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06T13:27:00Z">
        <w:r w:rsidR="004D34D6">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06T13:27:00Z">
        <w:r w:rsidR="004D34D6">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0"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2"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3" w:author="Eric Boisvert" w:date="2016-03-06T13:27:00Z"/>
          <w:rFonts w:ascii="Calibri" w:eastAsia="MS Mincho" w:hAnsi="Calibri"/>
          <w:noProof/>
          <w:sz w:val="22"/>
          <w:szCs w:val="22"/>
          <w:lang w:val="en-CA" w:eastAsia="en-CA"/>
        </w:rPr>
      </w:pPr>
      <w:ins w:id="1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5"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6" w:author="Eric Boisvert" w:date="2016-03-06T13:27:00Z"/>
          <w:rFonts w:ascii="Calibri" w:eastAsia="MS Mincho" w:hAnsi="Calibri"/>
          <w:noProof/>
          <w:sz w:val="22"/>
          <w:szCs w:val="22"/>
          <w:lang w:val="en-CA" w:eastAsia="en-CA"/>
        </w:rPr>
      </w:pPr>
      <w:ins w:id="1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8"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79" w:author="Eric Boisvert" w:date="2016-03-06T13:27:00Z"/>
          <w:rFonts w:ascii="Calibri" w:eastAsia="MS Mincho" w:hAnsi="Calibri"/>
          <w:noProof/>
          <w:sz w:val="22"/>
          <w:szCs w:val="22"/>
          <w:lang w:val="en-CA" w:eastAsia="en-CA"/>
        </w:rPr>
      </w:pPr>
      <w:ins w:id="1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1"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2" w:author="Eric Boisvert" w:date="2016-03-06T13:27:00Z"/>
          <w:rFonts w:ascii="Calibri" w:eastAsia="MS Mincho" w:hAnsi="Calibri"/>
          <w:noProof/>
          <w:sz w:val="22"/>
          <w:szCs w:val="22"/>
          <w:lang w:val="en-CA" w:eastAsia="en-CA"/>
        </w:rPr>
      </w:pPr>
      <w:ins w:id="1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4"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5" w:author="Eric Boisvert" w:date="2016-03-06T13:27:00Z"/>
          <w:rFonts w:ascii="Calibri" w:eastAsia="MS Mincho" w:hAnsi="Calibri"/>
          <w:noProof/>
          <w:sz w:val="22"/>
          <w:szCs w:val="22"/>
          <w:lang w:val="en-CA" w:eastAsia="en-CA"/>
        </w:rPr>
      </w:pPr>
      <w:ins w:id="1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7"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8" w:author="Eric Boisvert" w:date="2016-03-06T13:27:00Z"/>
          <w:rFonts w:ascii="Calibri" w:eastAsia="MS Mincho" w:hAnsi="Calibri"/>
          <w:noProof/>
          <w:sz w:val="22"/>
          <w:szCs w:val="22"/>
          <w:lang w:val="en-CA" w:eastAsia="en-CA"/>
        </w:rPr>
      </w:pPr>
      <w:ins w:id="1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0"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1" w:author="Eric Boisvert" w:date="2016-03-06T13:27:00Z"/>
          <w:rFonts w:ascii="Calibri" w:eastAsia="MS Mincho" w:hAnsi="Calibri"/>
          <w:noProof/>
          <w:sz w:val="22"/>
          <w:szCs w:val="22"/>
          <w:lang w:val="en-CA" w:eastAsia="en-CA"/>
        </w:rPr>
      </w:pPr>
      <w:ins w:id="1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3"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4" w:author="Eric Boisvert" w:date="2016-03-06T13:27:00Z"/>
          <w:rFonts w:ascii="Calibri" w:eastAsia="MS Mincho" w:hAnsi="Calibri"/>
          <w:noProof/>
          <w:sz w:val="22"/>
          <w:szCs w:val="22"/>
          <w:lang w:val="en-CA" w:eastAsia="en-CA"/>
        </w:rPr>
      </w:pPr>
      <w:ins w:id="1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6"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7" w:author="Eric Boisvert" w:date="2016-03-06T13:27:00Z"/>
          <w:rFonts w:ascii="Calibri" w:eastAsia="MS Mincho" w:hAnsi="Calibri"/>
          <w:noProof/>
          <w:sz w:val="22"/>
          <w:szCs w:val="22"/>
          <w:lang w:val="en-CA" w:eastAsia="en-CA"/>
        </w:rPr>
      </w:pPr>
      <w:ins w:id="1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199"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0" w:author="Eric Boisvert" w:date="2016-03-06T13:27:00Z"/>
          <w:rFonts w:ascii="Calibri" w:eastAsia="MS Mincho" w:hAnsi="Calibri"/>
          <w:noProof/>
          <w:sz w:val="22"/>
          <w:szCs w:val="22"/>
          <w:lang w:val="en-CA" w:eastAsia="en-CA"/>
        </w:rPr>
      </w:pPr>
      <w:ins w:id="2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2"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3" w:author="Eric Boisvert" w:date="2016-03-06T13:27:00Z"/>
          <w:rFonts w:ascii="Calibri" w:eastAsia="MS Mincho" w:hAnsi="Calibri"/>
          <w:noProof/>
          <w:sz w:val="22"/>
          <w:szCs w:val="22"/>
          <w:lang w:val="en-CA" w:eastAsia="en-CA"/>
        </w:rPr>
      </w:pPr>
      <w:ins w:id="2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5"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6" w:author="Eric Boisvert" w:date="2016-03-06T13:27:00Z"/>
          <w:rFonts w:ascii="Calibri" w:eastAsia="MS Mincho" w:hAnsi="Calibri"/>
          <w:noProof/>
          <w:sz w:val="22"/>
          <w:szCs w:val="22"/>
          <w:lang w:val="en-CA" w:eastAsia="en-CA"/>
        </w:rPr>
      </w:pPr>
      <w:ins w:id="2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8"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09" w:author="Eric Boisvert" w:date="2016-03-06T13:27:00Z"/>
          <w:rFonts w:ascii="Calibri" w:eastAsia="MS Mincho" w:hAnsi="Calibri"/>
          <w:noProof/>
          <w:sz w:val="22"/>
          <w:szCs w:val="22"/>
          <w:lang w:val="en-CA" w:eastAsia="en-CA"/>
        </w:rPr>
      </w:pPr>
      <w:ins w:id="2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1"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2" w:author="Eric Boisvert" w:date="2016-03-06T13:27:00Z"/>
          <w:rFonts w:ascii="Calibri" w:eastAsia="MS Mincho" w:hAnsi="Calibri"/>
          <w:noProof/>
          <w:sz w:val="22"/>
          <w:szCs w:val="22"/>
          <w:lang w:val="en-CA" w:eastAsia="en-CA"/>
        </w:rPr>
      </w:pPr>
      <w:ins w:id="2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4"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5" w:author="Eric Boisvert" w:date="2016-03-06T13:27:00Z"/>
          <w:rFonts w:ascii="Calibri" w:eastAsia="MS Mincho" w:hAnsi="Calibri"/>
          <w:noProof/>
          <w:sz w:val="22"/>
          <w:szCs w:val="22"/>
          <w:lang w:val="en-CA" w:eastAsia="en-CA"/>
        </w:rPr>
      </w:pPr>
      <w:ins w:id="2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7"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8" w:author="Eric Boisvert" w:date="2016-03-06T13:27:00Z"/>
          <w:rFonts w:ascii="Calibri" w:eastAsia="MS Mincho" w:hAnsi="Calibri"/>
          <w:noProof/>
          <w:sz w:val="22"/>
          <w:szCs w:val="22"/>
          <w:lang w:val="en-CA" w:eastAsia="en-CA"/>
        </w:rPr>
      </w:pPr>
      <w:ins w:id="2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0"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1" w:author="Eric Boisvert" w:date="2016-03-06T13:27:00Z"/>
          <w:rFonts w:ascii="Calibri" w:eastAsia="MS Mincho" w:hAnsi="Calibri"/>
          <w:noProof/>
          <w:sz w:val="22"/>
          <w:szCs w:val="22"/>
          <w:lang w:val="en-CA" w:eastAsia="en-CA"/>
        </w:rPr>
      </w:pPr>
      <w:ins w:id="2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3"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4" w:author="Eric Boisvert" w:date="2016-03-06T13:27:00Z"/>
          <w:rFonts w:ascii="Calibri" w:eastAsia="MS Mincho" w:hAnsi="Calibri"/>
          <w:noProof/>
          <w:sz w:val="22"/>
          <w:szCs w:val="22"/>
          <w:lang w:val="en-CA" w:eastAsia="en-CA"/>
        </w:rPr>
      </w:pPr>
      <w:ins w:id="2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6"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7" w:author="Eric Boisvert" w:date="2016-03-06T13:27:00Z"/>
          <w:rFonts w:ascii="Calibri" w:eastAsia="MS Mincho" w:hAnsi="Calibri"/>
          <w:noProof/>
          <w:sz w:val="22"/>
          <w:szCs w:val="22"/>
          <w:lang w:val="en-CA" w:eastAsia="en-CA"/>
        </w:rPr>
      </w:pPr>
      <w:ins w:id="2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29"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0" w:author="Eric Boisvert" w:date="2016-03-06T13:27:00Z"/>
          <w:rFonts w:ascii="Calibri" w:eastAsia="MS Mincho" w:hAnsi="Calibri"/>
          <w:noProof/>
          <w:sz w:val="22"/>
          <w:szCs w:val="22"/>
          <w:lang w:val="en-CA" w:eastAsia="en-CA"/>
        </w:rPr>
      </w:pPr>
      <w:ins w:id="23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2"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3" w:author="Eric Boisvert" w:date="2016-03-06T13:27:00Z"/>
          <w:rFonts w:ascii="Calibri" w:eastAsia="MS Mincho" w:hAnsi="Calibri"/>
          <w:noProof/>
          <w:sz w:val="22"/>
          <w:szCs w:val="22"/>
          <w:lang w:val="en-CA" w:eastAsia="en-CA"/>
        </w:rPr>
      </w:pPr>
      <w:ins w:id="2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5"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6" w:author="Eric Boisvert" w:date="2016-03-06T13:27:00Z"/>
          <w:rFonts w:ascii="Calibri" w:eastAsia="MS Mincho" w:hAnsi="Calibri"/>
          <w:noProof/>
          <w:sz w:val="22"/>
          <w:szCs w:val="22"/>
          <w:lang w:val="en-CA" w:eastAsia="en-CA"/>
        </w:rPr>
      </w:pPr>
      <w:ins w:id="2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8"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39" w:author="Eric Boisvert" w:date="2016-03-06T13:27:00Z"/>
          <w:rFonts w:ascii="Calibri" w:eastAsia="MS Mincho" w:hAnsi="Calibri"/>
          <w:noProof/>
          <w:sz w:val="22"/>
          <w:szCs w:val="22"/>
          <w:lang w:val="en-CA" w:eastAsia="en-CA"/>
        </w:rPr>
      </w:pPr>
      <w:ins w:id="2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1"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2" w:author="Eric Boisvert" w:date="2016-03-06T13:27:00Z"/>
          <w:rFonts w:ascii="Calibri" w:eastAsia="MS Mincho" w:hAnsi="Calibri"/>
          <w:noProof/>
          <w:sz w:val="22"/>
          <w:szCs w:val="22"/>
          <w:lang w:val="en-CA" w:eastAsia="en-CA"/>
        </w:rPr>
      </w:pPr>
      <w:ins w:id="2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4"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5" w:author="Eric Boisvert" w:date="2016-03-06T13:27:00Z"/>
          <w:rFonts w:ascii="Calibri" w:eastAsia="MS Mincho" w:hAnsi="Calibri"/>
          <w:noProof/>
          <w:sz w:val="22"/>
          <w:szCs w:val="22"/>
          <w:lang w:val="en-CA" w:eastAsia="en-CA"/>
        </w:rPr>
      </w:pPr>
      <w:ins w:id="2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7"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8" w:author="Eric Boisvert" w:date="2016-03-06T13:27:00Z"/>
          <w:rFonts w:ascii="Calibri" w:eastAsia="MS Mincho" w:hAnsi="Calibri"/>
          <w:noProof/>
          <w:sz w:val="22"/>
          <w:szCs w:val="22"/>
          <w:lang w:val="en-CA" w:eastAsia="en-CA"/>
        </w:rPr>
      </w:pPr>
      <w:ins w:id="2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0"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1" w:author="Eric Boisvert" w:date="2016-03-06T13:27:00Z"/>
          <w:rFonts w:ascii="Calibri" w:eastAsia="MS Mincho" w:hAnsi="Calibri"/>
          <w:noProof/>
          <w:sz w:val="22"/>
          <w:szCs w:val="22"/>
          <w:lang w:val="en-CA" w:eastAsia="en-CA"/>
        </w:rPr>
      </w:pPr>
      <w:ins w:id="2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3"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4" w:author="Eric Boisvert" w:date="2016-03-06T13:27:00Z"/>
          <w:rFonts w:ascii="Calibri" w:eastAsia="MS Mincho" w:hAnsi="Calibri"/>
          <w:noProof/>
          <w:sz w:val="22"/>
          <w:szCs w:val="22"/>
          <w:lang w:val="en-CA" w:eastAsia="en-CA"/>
        </w:rPr>
      </w:pPr>
      <w:ins w:id="2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6"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7" w:author="Eric Boisvert" w:date="2016-03-06T13:27:00Z"/>
          <w:rFonts w:ascii="Calibri" w:eastAsia="MS Mincho" w:hAnsi="Calibri"/>
          <w:noProof/>
          <w:sz w:val="22"/>
          <w:szCs w:val="22"/>
          <w:lang w:val="en-CA" w:eastAsia="en-CA"/>
        </w:rPr>
      </w:pPr>
      <w:ins w:id="2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59"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0" w:author="Eric Boisvert" w:date="2016-03-06T13:27:00Z"/>
          <w:rFonts w:ascii="Calibri" w:eastAsia="MS Mincho" w:hAnsi="Calibri"/>
          <w:noProof/>
          <w:sz w:val="22"/>
          <w:szCs w:val="22"/>
          <w:lang w:val="en-CA" w:eastAsia="en-CA"/>
        </w:rPr>
      </w:pPr>
      <w:ins w:id="2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2"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3" w:author="Eric Boisvert" w:date="2016-03-06T13:27:00Z"/>
          <w:rFonts w:ascii="Calibri" w:eastAsia="MS Mincho" w:hAnsi="Calibri"/>
          <w:noProof/>
          <w:sz w:val="22"/>
          <w:szCs w:val="22"/>
          <w:lang w:val="en-CA" w:eastAsia="en-CA"/>
        </w:rPr>
      </w:pPr>
      <w:ins w:id="2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5"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6" w:author="Eric Boisvert" w:date="2016-03-06T13:27:00Z"/>
          <w:rFonts w:ascii="Calibri" w:eastAsia="MS Mincho" w:hAnsi="Calibri"/>
          <w:noProof/>
          <w:sz w:val="22"/>
          <w:szCs w:val="22"/>
          <w:lang w:val="en-CA" w:eastAsia="en-CA"/>
        </w:rPr>
      </w:pPr>
      <w:ins w:id="2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8"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69" w:author="Eric Boisvert" w:date="2016-03-06T13:27:00Z"/>
          <w:rFonts w:ascii="Calibri" w:eastAsia="MS Mincho" w:hAnsi="Calibri"/>
          <w:noProof/>
          <w:sz w:val="22"/>
          <w:szCs w:val="22"/>
          <w:lang w:val="en-CA" w:eastAsia="en-CA"/>
        </w:rPr>
      </w:pPr>
      <w:ins w:id="2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1"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2" w:author="Eric Boisvert" w:date="2016-03-06T13:27:00Z"/>
          <w:rFonts w:ascii="Calibri" w:eastAsia="MS Mincho" w:hAnsi="Calibri"/>
          <w:noProof/>
          <w:sz w:val="22"/>
          <w:szCs w:val="22"/>
          <w:lang w:val="en-CA" w:eastAsia="en-CA"/>
        </w:rPr>
      </w:pPr>
      <w:ins w:id="2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4"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5" w:author="Eric Boisvert" w:date="2016-03-06T13:27:00Z"/>
          <w:rFonts w:ascii="Calibri" w:eastAsia="MS Mincho" w:hAnsi="Calibri"/>
          <w:noProof/>
          <w:sz w:val="22"/>
          <w:szCs w:val="22"/>
          <w:lang w:val="en-CA" w:eastAsia="en-CA"/>
        </w:rPr>
      </w:pPr>
      <w:ins w:id="2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7"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8" w:author="Eric Boisvert" w:date="2016-03-06T13:27:00Z"/>
          <w:rFonts w:ascii="Calibri" w:eastAsia="MS Mincho" w:hAnsi="Calibri"/>
          <w:noProof/>
          <w:sz w:val="22"/>
          <w:szCs w:val="22"/>
          <w:lang w:val="en-CA" w:eastAsia="en-CA"/>
        </w:rPr>
      </w:pPr>
      <w:ins w:id="2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0"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1" w:author="Eric Boisvert" w:date="2016-03-06T13:27:00Z"/>
          <w:rFonts w:ascii="Calibri" w:eastAsia="MS Mincho" w:hAnsi="Calibri"/>
          <w:noProof/>
          <w:sz w:val="22"/>
          <w:szCs w:val="22"/>
          <w:lang w:val="en-CA" w:eastAsia="en-CA"/>
        </w:rPr>
      </w:pPr>
      <w:ins w:id="2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3"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4" w:author="Eric Boisvert" w:date="2016-03-06T13:27:00Z"/>
          <w:rFonts w:ascii="Calibri" w:eastAsia="MS Mincho" w:hAnsi="Calibri"/>
          <w:noProof/>
          <w:sz w:val="22"/>
          <w:szCs w:val="22"/>
          <w:lang w:val="en-CA" w:eastAsia="en-CA"/>
        </w:rPr>
      </w:pPr>
      <w:ins w:id="2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6"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7" w:author="Eric Boisvert" w:date="2016-03-06T13:27:00Z"/>
          <w:rFonts w:ascii="Calibri" w:eastAsia="MS Mincho" w:hAnsi="Calibri"/>
          <w:noProof/>
          <w:sz w:val="22"/>
          <w:szCs w:val="22"/>
          <w:lang w:val="en-CA" w:eastAsia="en-CA"/>
        </w:rPr>
      </w:pPr>
      <w:ins w:id="2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89"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0" w:author="Eric Boisvert" w:date="2016-03-06T13:27:00Z"/>
          <w:rFonts w:ascii="Calibri" w:eastAsia="MS Mincho" w:hAnsi="Calibri"/>
          <w:noProof/>
          <w:sz w:val="22"/>
          <w:szCs w:val="22"/>
          <w:lang w:val="en-CA" w:eastAsia="en-CA"/>
        </w:rPr>
      </w:pPr>
      <w:ins w:id="2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2"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3" w:author="Eric Boisvert" w:date="2016-03-06T13:27:00Z"/>
          <w:rFonts w:ascii="Calibri" w:eastAsia="MS Mincho" w:hAnsi="Calibri"/>
          <w:noProof/>
          <w:sz w:val="22"/>
          <w:szCs w:val="22"/>
          <w:lang w:val="en-CA" w:eastAsia="en-CA"/>
        </w:rPr>
      </w:pPr>
      <w:ins w:id="2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5"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6" w:author="Eric Boisvert" w:date="2016-03-06T13:27:00Z"/>
          <w:rFonts w:ascii="Calibri" w:eastAsia="MS Mincho" w:hAnsi="Calibri"/>
          <w:noProof/>
          <w:sz w:val="22"/>
          <w:szCs w:val="22"/>
          <w:lang w:val="en-CA" w:eastAsia="en-CA"/>
        </w:rPr>
      </w:pPr>
      <w:ins w:id="2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8"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299" w:author="Eric Boisvert" w:date="2016-03-06T13:27:00Z"/>
          <w:rFonts w:ascii="Calibri" w:eastAsia="MS Mincho" w:hAnsi="Calibri"/>
          <w:noProof/>
          <w:sz w:val="22"/>
          <w:szCs w:val="22"/>
          <w:lang w:val="en-CA" w:eastAsia="en-CA"/>
        </w:rPr>
      </w:pPr>
      <w:ins w:id="3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1"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2" w:author="Eric Boisvert" w:date="2016-03-06T13:27:00Z"/>
          <w:rFonts w:ascii="Calibri" w:eastAsia="MS Mincho" w:hAnsi="Calibri"/>
          <w:noProof/>
          <w:sz w:val="22"/>
          <w:szCs w:val="22"/>
          <w:lang w:val="en-CA" w:eastAsia="en-CA"/>
        </w:rPr>
      </w:pPr>
      <w:ins w:id="3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4"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5" w:author="Eric Boisvert" w:date="2016-03-06T13:27:00Z"/>
          <w:rFonts w:ascii="Calibri" w:eastAsia="MS Mincho" w:hAnsi="Calibri"/>
          <w:noProof/>
          <w:sz w:val="22"/>
          <w:szCs w:val="22"/>
          <w:lang w:val="en-CA" w:eastAsia="en-CA"/>
        </w:rPr>
      </w:pPr>
      <w:ins w:id="30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7"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8" w:author="Eric Boisvert" w:date="2016-03-06T13:27:00Z"/>
          <w:rFonts w:ascii="Calibri" w:eastAsia="MS Mincho" w:hAnsi="Calibri"/>
          <w:noProof/>
          <w:sz w:val="22"/>
          <w:szCs w:val="22"/>
          <w:lang w:val="en-CA" w:eastAsia="en-CA"/>
        </w:rPr>
      </w:pPr>
      <w:ins w:id="3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0"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1" w:author="Eric Boisvert" w:date="2016-03-06T13:27:00Z"/>
          <w:rFonts w:ascii="Calibri" w:eastAsia="MS Mincho" w:hAnsi="Calibri"/>
          <w:noProof/>
          <w:sz w:val="22"/>
          <w:szCs w:val="22"/>
          <w:lang w:val="en-CA" w:eastAsia="en-CA"/>
        </w:rPr>
      </w:pPr>
      <w:ins w:id="3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3"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4" w:author="Eric Boisvert" w:date="2016-03-06T13:27:00Z"/>
          <w:rFonts w:ascii="Calibri" w:eastAsia="MS Mincho" w:hAnsi="Calibri"/>
          <w:noProof/>
          <w:sz w:val="22"/>
          <w:szCs w:val="22"/>
          <w:lang w:val="en-CA" w:eastAsia="en-CA"/>
        </w:rPr>
      </w:pPr>
      <w:ins w:id="3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6"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7" w:author="Eric Boisvert" w:date="2016-03-06T13:27:00Z"/>
          <w:rFonts w:ascii="Calibri" w:eastAsia="MS Mincho" w:hAnsi="Calibri"/>
          <w:noProof/>
          <w:sz w:val="22"/>
          <w:szCs w:val="22"/>
          <w:lang w:val="en-CA" w:eastAsia="en-CA"/>
        </w:rPr>
      </w:pPr>
      <w:ins w:id="3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19"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0" w:author="Eric Boisvert" w:date="2016-03-06T13:27:00Z"/>
          <w:rFonts w:ascii="Calibri" w:eastAsia="MS Mincho" w:hAnsi="Calibri"/>
          <w:noProof/>
          <w:sz w:val="22"/>
          <w:szCs w:val="22"/>
          <w:lang w:val="en-CA" w:eastAsia="en-CA"/>
        </w:rPr>
      </w:pPr>
      <w:ins w:id="3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2"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3" w:author="Eric Boisvert" w:date="2016-03-06T13:27:00Z"/>
          <w:rFonts w:ascii="Calibri" w:eastAsia="MS Mincho" w:hAnsi="Calibri"/>
          <w:noProof/>
          <w:sz w:val="22"/>
          <w:szCs w:val="22"/>
          <w:lang w:val="en-CA" w:eastAsia="en-CA"/>
        </w:rPr>
      </w:pPr>
      <w:ins w:id="3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5"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6" w:author="Eric Boisvert" w:date="2016-03-06T13:27:00Z"/>
          <w:rFonts w:ascii="Calibri" w:eastAsia="MS Mincho" w:hAnsi="Calibri"/>
          <w:noProof/>
          <w:sz w:val="22"/>
          <w:szCs w:val="22"/>
          <w:lang w:val="en-CA" w:eastAsia="en-CA"/>
        </w:rPr>
      </w:pPr>
      <w:ins w:id="3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8"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29" w:author="Eric Boisvert" w:date="2016-03-06T13:27:00Z"/>
          <w:rFonts w:ascii="Calibri" w:eastAsia="MS Mincho" w:hAnsi="Calibri"/>
          <w:noProof/>
          <w:sz w:val="22"/>
          <w:szCs w:val="22"/>
          <w:lang w:val="en-CA" w:eastAsia="en-CA"/>
        </w:rPr>
      </w:pPr>
      <w:ins w:id="3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1"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2" w:author="Eric Boisvert" w:date="2016-03-06T13:27:00Z"/>
          <w:rFonts w:ascii="Calibri" w:eastAsia="MS Mincho" w:hAnsi="Calibri"/>
          <w:noProof/>
          <w:sz w:val="22"/>
          <w:szCs w:val="22"/>
          <w:lang w:val="en-CA" w:eastAsia="en-CA"/>
        </w:rPr>
      </w:pPr>
      <w:ins w:id="3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4"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5" w:author="Eric Boisvert" w:date="2016-03-06T13:27:00Z"/>
          <w:rFonts w:ascii="Calibri" w:eastAsia="MS Mincho" w:hAnsi="Calibri"/>
          <w:noProof/>
          <w:sz w:val="22"/>
          <w:szCs w:val="22"/>
          <w:lang w:val="en-CA" w:eastAsia="en-CA"/>
        </w:rPr>
      </w:pPr>
      <w:ins w:id="3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7"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8" w:author="Eric Boisvert" w:date="2016-03-06T13:27:00Z"/>
          <w:rFonts w:ascii="Calibri" w:eastAsia="MS Mincho" w:hAnsi="Calibri"/>
          <w:noProof/>
          <w:sz w:val="22"/>
          <w:szCs w:val="22"/>
          <w:lang w:val="en-CA" w:eastAsia="en-CA"/>
        </w:rPr>
      </w:pPr>
      <w:ins w:id="3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0"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1" w:author="Eric Boisvert" w:date="2016-03-06T13:27:00Z"/>
          <w:rFonts w:ascii="Calibri" w:eastAsia="MS Mincho" w:hAnsi="Calibri"/>
          <w:noProof/>
          <w:sz w:val="22"/>
          <w:szCs w:val="22"/>
          <w:lang w:val="en-CA" w:eastAsia="en-CA"/>
        </w:rPr>
      </w:pPr>
      <w:ins w:id="3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3"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4" w:author="Eric Boisvert" w:date="2016-03-06T13:27:00Z"/>
          <w:rFonts w:ascii="Calibri" w:eastAsia="MS Mincho" w:hAnsi="Calibri"/>
          <w:noProof/>
          <w:sz w:val="22"/>
          <w:szCs w:val="22"/>
          <w:lang w:val="en-CA" w:eastAsia="en-CA"/>
        </w:rPr>
      </w:pPr>
      <w:ins w:id="3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6"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7" w:author="Eric Boisvert" w:date="2016-03-06T13:27:00Z"/>
          <w:rFonts w:ascii="Calibri" w:eastAsia="MS Mincho" w:hAnsi="Calibri"/>
          <w:noProof/>
          <w:sz w:val="22"/>
          <w:szCs w:val="22"/>
          <w:lang w:val="en-CA" w:eastAsia="en-CA"/>
        </w:rPr>
      </w:pPr>
      <w:ins w:id="3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49"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0" w:author="Eric Boisvert" w:date="2016-03-06T13:27:00Z"/>
          <w:rFonts w:ascii="Calibri" w:eastAsia="MS Mincho" w:hAnsi="Calibri"/>
          <w:noProof/>
          <w:sz w:val="22"/>
          <w:szCs w:val="22"/>
          <w:lang w:val="en-CA" w:eastAsia="en-CA"/>
        </w:rPr>
      </w:pPr>
      <w:ins w:id="3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2"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3" w:author="Eric Boisvert" w:date="2016-03-06T13:27:00Z"/>
          <w:rFonts w:ascii="Calibri" w:eastAsia="MS Mincho" w:hAnsi="Calibri"/>
          <w:noProof/>
          <w:sz w:val="22"/>
          <w:szCs w:val="22"/>
          <w:lang w:val="en-CA" w:eastAsia="en-CA"/>
        </w:rPr>
      </w:pPr>
      <w:ins w:id="3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5"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6" w:author="Eric Boisvert" w:date="2016-03-06T13:27:00Z"/>
          <w:rFonts w:ascii="Calibri" w:eastAsia="MS Mincho" w:hAnsi="Calibri"/>
          <w:noProof/>
          <w:sz w:val="22"/>
          <w:szCs w:val="22"/>
          <w:lang w:val="en-CA" w:eastAsia="en-CA"/>
        </w:rPr>
      </w:pPr>
      <w:ins w:id="3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8"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59" w:author="Eric Boisvert" w:date="2016-03-06T13:27:00Z"/>
          <w:rFonts w:ascii="Calibri" w:eastAsia="MS Mincho" w:hAnsi="Calibri"/>
          <w:noProof/>
          <w:sz w:val="22"/>
          <w:szCs w:val="22"/>
          <w:lang w:val="en-CA" w:eastAsia="en-CA"/>
        </w:rPr>
      </w:pPr>
      <w:ins w:id="3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1"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2" w:author="Eric Boisvert" w:date="2016-03-06T13:27:00Z"/>
          <w:rFonts w:ascii="Calibri" w:eastAsia="MS Mincho" w:hAnsi="Calibri"/>
          <w:noProof/>
          <w:sz w:val="22"/>
          <w:szCs w:val="22"/>
          <w:lang w:val="en-CA" w:eastAsia="en-CA"/>
        </w:rPr>
      </w:pPr>
      <w:ins w:id="3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4"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5" w:author="Eric Boisvert" w:date="2016-03-06T13:27:00Z"/>
          <w:rFonts w:ascii="Calibri" w:eastAsia="MS Mincho" w:hAnsi="Calibri"/>
          <w:noProof/>
          <w:sz w:val="22"/>
          <w:szCs w:val="22"/>
          <w:lang w:val="en-CA" w:eastAsia="en-CA"/>
        </w:rPr>
      </w:pPr>
      <w:ins w:id="3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7"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8" w:author="Eric Boisvert" w:date="2016-03-06T13:27:00Z"/>
          <w:rFonts w:ascii="Calibri" w:eastAsia="MS Mincho" w:hAnsi="Calibri"/>
          <w:noProof/>
          <w:sz w:val="22"/>
          <w:szCs w:val="22"/>
          <w:lang w:val="en-CA" w:eastAsia="en-CA"/>
        </w:rPr>
      </w:pPr>
      <w:ins w:id="3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0"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1" w:author="Eric Boisvert" w:date="2016-03-06T13:27:00Z"/>
          <w:rFonts w:ascii="Calibri" w:eastAsia="MS Mincho" w:hAnsi="Calibri"/>
          <w:noProof/>
          <w:sz w:val="22"/>
          <w:szCs w:val="22"/>
          <w:lang w:val="en-CA" w:eastAsia="en-CA"/>
        </w:rPr>
      </w:pPr>
      <w:ins w:id="3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3"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4" w:author="Eric Boisvert" w:date="2016-03-06T13:27:00Z"/>
          <w:rFonts w:ascii="Calibri" w:eastAsia="MS Mincho" w:hAnsi="Calibri"/>
          <w:noProof/>
          <w:sz w:val="22"/>
          <w:szCs w:val="22"/>
          <w:lang w:val="en-CA" w:eastAsia="en-CA"/>
        </w:rPr>
      </w:pPr>
      <w:ins w:id="3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6"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7" w:author="Eric Boisvert" w:date="2016-03-06T13:27:00Z"/>
          <w:rFonts w:ascii="Calibri" w:eastAsia="MS Mincho" w:hAnsi="Calibri"/>
          <w:noProof/>
          <w:sz w:val="22"/>
          <w:szCs w:val="22"/>
          <w:lang w:val="en-CA" w:eastAsia="en-CA"/>
        </w:rPr>
      </w:pPr>
      <w:ins w:id="3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79"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0" w:author="Eric Boisvert" w:date="2016-03-06T13:27:00Z"/>
          <w:rFonts w:ascii="Calibri" w:eastAsia="MS Mincho" w:hAnsi="Calibri"/>
          <w:noProof/>
          <w:sz w:val="22"/>
          <w:szCs w:val="22"/>
          <w:lang w:val="en-CA" w:eastAsia="en-CA"/>
        </w:rPr>
      </w:pPr>
      <w:ins w:id="38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2"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3" w:author="Eric Boisvert" w:date="2016-03-06T13:27:00Z"/>
          <w:rFonts w:ascii="Calibri" w:eastAsia="MS Mincho" w:hAnsi="Calibri"/>
          <w:noProof/>
          <w:sz w:val="22"/>
          <w:szCs w:val="22"/>
          <w:lang w:val="en-CA" w:eastAsia="en-CA"/>
        </w:rPr>
      </w:pPr>
      <w:ins w:id="3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5"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6" w:author="Eric Boisvert" w:date="2016-03-06T13:27:00Z"/>
          <w:rFonts w:ascii="Calibri" w:eastAsia="MS Mincho" w:hAnsi="Calibri"/>
          <w:noProof/>
          <w:sz w:val="22"/>
          <w:szCs w:val="22"/>
          <w:lang w:val="en-CA" w:eastAsia="en-CA"/>
        </w:rPr>
      </w:pPr>
      <w:ins w:id="3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8"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89" w:author="Eric Boisvert" w:date="2016-03-06T13:27:00Z"/>
          <w:rFonts w:ascii="Calibri" w:eastAsia="MS Mincho" w:hAnsi="Calibri"/>
          <w:noProof/>
          <w:sz w:val="22"/>
          <w:szCs w:val="22"/>
          <w:lang w:val="en-CA" w:eastAsia="en-CA"/>
        </w:rPr>
      </w:pPr>
      <w:ins w:id="3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1"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2" w:author="Eric Boisvert" w:date="2016-03-06T13:27:00Z"/>
          <w:rFonts w:ascii="Calibri" w:eastAsia="MS Mincho" w:hAnsi="Calibri"/>
          <w:noProof/>
          <w:sz w:val="22"/>
          <w:szCs w:val="22"/>
          <w:lang w:val="en-CA" w:eastAsia="en-CA"/>
        </w:rPr>
      </w:pPr>
      <w:ins w:id="3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4"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5" w:author="Eric Boisvert" w:date="2016-03-06T13:27:00Z"/>
          <w:rFonts w:ascii="Calibri" w:eastAsia="MS Mincho" w:hAnsi="Calibri"/>
          <w:noProof/>
          <w:sz w:val="22"/>
          <w:szCs w:val="22"/>
          <w:lang w:val="en-CA" w:eastAsia="en-CA"/>
        </w:rPr>
      </w:pPr>
      <w:ins w:id="3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7"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8" w:author="Eric Boisvert" w:date="2016-03-06T13:27:00Z"/>
          <w:rFonts w:ascii="Calibri" w:eastAsia="MS Mincho" w:hAnsi="Calibri"/>
          <w:noProof/>
          <w:sz w:val="22"/>
          <w:szCs w:val="22"/>
          <w:lang w:val="en-CA" w:eastAsia="en-CA"/>
        </w:rPr>
      </w:pPr>
      <w:ins w:id="3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0"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1" w:author="Eric Boisvert" w:date="2016-03-06T13:27:00Z"/>
          <w:rFonts w:ascii="Calibri" w:eastAsia="MS Mincho" w:hAnsi="Calibri"/>
          <w:noProof/>
          <w:sz w:val="22"/>
          <w:szCs w:val="22"/>
          <w:lang w:val="en-CA" w:eastAsia="en-CA"/>
        </w:rPr>
      </w:pPr>
      <w:ins w:id="4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3"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4" w:author="Eric Boisvert" w:date="2016-03-06T13:27:00Z"/>
          <w:rFonts w:ascii="Calibri" w:eastAsia="MS Mincho" w:hAnsi="Calibri"/>
          <w:noProof/>
          <w:sz w:val="22"/>
          <w:szCs w:val="22"/>
          <w:lang w:val="en-CA" w:eastAsia="en-CA"/>
        </w:rPr>
      </w:pPr>
      <w:ins w:id="4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6"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7" w:author="Eric Boisvert" w:date="2016-03-06T13:27:00Z"/>
          <w:rFonts w:ascii="Calibri" w:eastAsia="MS Mincho" w:hAnsi="Calibri"/>
          <w:noProof/>
          <w:sz w:val="22"/>
          <w:szCs w:val="22"/>
          <w:lang w:val="en-CA" w:eastAsia="en-CA"/>
        </w:rPr>
      </w:pPr>
      <w:ins w:id="4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09"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0" w:author="Eric Boisvert" w:date="2016-03-06T13:27:00Z"/>
          <w:rFonts w:ascii="Calibri" w:eastAsia="MS Mincho" w:hAnsi="Calibri"/>
          <w:noProof/>
          <w:sz w:val="22"/>
          <w:szCs w:val="22"/>
          <w:lang w:val="en-CA" w:eastAsia="en-CA"/>
        </w:rPr>
      </w:pPr>
      <w:ins w:id="4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2"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3" w:author="Eric Boisvert" w:date="2016-03-06T13:27:00Z"/>
          <w:rFonts w:ascii="Calibri" w:eastAsia="MS Mincho" w:hAnsi="Calibri"/>
          <w:noProof/>
          <w:sz w:val="22"/>
          <w:szCs w:val="22"/>
          <w:lang w:val="en-CA" w:eastAsia="en-CA"/>
        </w:rPr>
      </w:pPr>
      <w:ins w:id="4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5"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6" w:author="Eric Boisvert" w:date="2016-03-06T13:27:00Z"/>
          <w:rFonts w:ascii="Calibri" w:eastAsia="MS Mincho" w:hAnsi="Calibri"/>
          <w:noProof/>
          <w:sz w:val="22"/>
          <w:szCs w:val="22"/>
          <w:lang w:val="en-CA" w:eastAsia="en-CA"/>
        </w:rPr>
      </w:pPr>
      <w:ins w:id="4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8"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19" w:author="Eric Boisvert" w:date="2016-03-06T13:27:00Z"/>
          <w:rFonts w:ascii="Calibri" w:eastAsia="MS Mincho" w:hAnsi="Calibri"/>
          <w:noProof/>
          <w:sz w:val="22"/>
          <w:szCs w:val="22"/>
          <w:lang w:val="en-CA" w:eastAsia="en-CA"/>
        </w:rPr>
      </w:pPr>
      <w:ins w:id="4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1"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2" w:author="Eric Boisvert" w:date="2016-03-06T13:27:00Z"/>
          <w:rFonts w:ascii="Calibri" w:eastAsia="MS Mincho" w:hAnsi="Calibri"/>
          <w:noProof/>
          <w:sz w:val="22"/>
          <w:szCs w:val="22"/>
          <w:lang w:val="en-CA" w:eastAsia="en-CA"/>
        </w:rPr>
      </w:pPr>
      <w:ins w:id="4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4"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5" w:author="Eric Boisvert" w:date="2016-03-06T13:27:00Z"/>
          <w:rFonts w:ascii="Calibri" w:eastAsia="MS Mincho" w:hAnsi="Calibri"/>
          <w:noProof/>
          <w:sz w:val="22"/>
          <w:szCs w:val="22"/>
          <w:lang w:val="en-CA" w:eastAsia="en-CA"/>
        </w:rPr>
      </w:pPr>
      <w:ins w:id="4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7"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8" w:author="Eric Boisvert" w:date="2016-03-06T13:27:00Z"/>
          <w:rFonts w:ascii="Calibri" w:eastAsia="MS Mincho" w:hAnsi="Calibri"/>
          <w:noProof/>
          <w:sz w:val="22"/>
          <w:szCs w:val="22"/>
          <w:lang w:val="en-CA" w:eastAsia="en-CA"/>
        </w:rPr>
      </w:pPr>
      <w:ins w:id="4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0"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1" w:author="Eric Boisvert" w:date="2016-03-06T13:27:00Z"/>
          <w:rFonts w:ascii="Calibri" w:eastAsia="MS Mincho" w:hAnsi="Calibri"/>
          <w:noProof/>
          <w:sz w:val="22"/>
          <w:szCs w:val="22"/>
          <w:lang w:val="en-CA" w:eastAsia="en-CA"/>
        </w:rPr>
      </w:pPr>
      <w:ins w:id="4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3"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4" w:author="Eric Boisvert" w:date="2016-03-06T13:27:00Z"/>
          <w:rFonts w:ascii="Calibri" w:eastAsia="MS Mincho" w:hAnsi="Calibri"/>
          <w:noProof/>
          <w:sz w:val="22"/>
          <w:szCs w:val="22"/>
          <w:lang w:val="en-CA" w:eastAsia="en-CA"/>
        </w:rPr>
      </w:pPr>
      <w:ins w:id="4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6"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7" w:author="Eric Boisvert" w:date="2016-03-06T13:27:00Z"/>
          <w:rFonts w:ascii="Calibri" w:eastAsia="MS Mincho" w:hAnsi="Calibri"/>
          <w:noProof/>
          <w:sz w:val="22"/>
          <w:szCs w:val="22"/>
          <w:lang w:val="en-CA" w:eastAsia="en-CA"/>
        </w:rPr>
      </w:pPr>
      <w:ins w:id="4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39"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0" w:author="Eric Boisvert" w:date="2016-03-06T13:27:00Z"/>
          <w:rFonts w:ascii="Calibri" w:eastAsia="MS Mincho" w:hAnsi="Calibri"/>
          <w:noProof/>
          <w:sz w:val="22"/>
          <w:szCs w:val="22"/>
          <w:lang w:val="en-CA" w:eastAsia="en-CA"/>
        </w:rPr>
      </w:pPr>
      <w:ins w:id="4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2"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3" w:author="Eric Boisvert" w:date="2016-03-06T13:27:00Z"/>
          <w:rFonts w:ascii="Calibri" w:eastAsia="MS Mincho" w:hAnsi="Calibri"/>
          <w:noProof/>
          <w:sz w:val="22"/>
          <w:szCs w:val="22"/>
          <w:lang w:val="en-CA" w:eastAsia="en-CA"/>
        </w:rPr>
      </w:pPr>
      <w:ins w:id="4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5"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6" w:author="Eric Boisvert" w:date="2016-03-06T13:27:00Z"/>
          <w:rFonts w:ascii="Calibri" w:eastAsia="MS Mincho" w:hAnsi="Calibri"/>
          <w:noProof/>
          <w:sz w:val="22"/>
          <w:szCs w:val="22"/>
          <w:lang w:val="en-CA" w:eastAsia="en-CA"/>
        </w:rPr>
      </w:pPr>
      <w:ins w:id="4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8"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49" w:author="Eric Boisvert" w:date="2016-03-06T13:27:00Z"/>
          <w:rFonts w:ascii="Calibri" w:eastAsia="MS Mincho" w:hAnsi="Calibri"/>
          <w:noProof/>
          <w:sz w:val="22"/>
          <w:szCs w:val="22"/>
          <w:lang w:val="en-CA" w:eastAsia="en-CA"/>
        </w:rPr>
      </w:pPr>
      <w:ins w:id="4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1"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2" w:author="Eric Boisvert" w:date="2016-03-06T13:27:00Z"/>
          <w:rFonts w:ascii="Calibri" w:eastAsia="MS Mincho" w:hAnsi="Calibri"/>
          <w:noProof/>
          <w:sz w:val="22"/>
          <w:szCs w:val="22"/>
          <w:lang w:val="en-CA" w:eastAsia="en-CA"/>
        </w:rPr>
      </w:pPr>
      <w:ins w:id="4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4"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5" w:author="Eric Boisvert" w:date="2016-03-06T13:27:00Z"/>
          <w:rFonts w:ascii="Calibri" w:eastAsia="MS Mincho" w:hAnsi="Calibri"/>
          <w:noProof/>
          <w:sz w:val="22"/>
          <w:szCs w:val="22"/>
          <w:lang w:val="en-CA" w:eastAsia="en-CA"/>
        </w:rPr>
      </w:pPr>
      <w:ins w:id="45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7"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8" w:author="Eric Boisvert" w:date="2016-03-06T13:27:00Z"/>
          <w:rFonts w:ascii="Calibri" w:eastAsia="MS Mincho" w:hAnsi="Calibri"/>
          <w:noProof/>
          <w:sz w:val="22"/>
          <w:szCs w:val="22"/>
          <w:lang w:val="en-CA" w:eastAsia="en-CA"/>
        </w:rPr>
      </w:pPr>
      <w:ins w:id="4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0"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1" w:author="Eric Boisvert" w:date="2016-03-06T13:27:00Z"/>
          <w:rFonts w:ascii="Calibri" w:eastAsia="MS Mincho" w:hAnsi="Calibri"/>
          <w:noProof/>
          <w:sz w:val="22"/>
          <w:szCs w:val="22"/>
          <w:lang w:val="en-CA" w:eastAsia="en-CA"/>
        </w:rPr>
      </w:pPr>
      <w:ins w:id="4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3"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4" w:author="Eric Boisvert" w:date="2016-03-06T13:27:00Z"/>
          <w:rFonts w:ascii="Calibri" w:eastAsia="MS Mincho" w:hAnsi="Calibri"/>
          <w:noProof/>
          <w:sz w:val="22"/>
          <w:szCs w:val="22"/>
          <w:lang w:val="en-CA" w:eastAsia="en-CA"/>
        </w:rPr>
      </w:pPr>
      <w:ins w:id="4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6"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7" w:author="Eric Boisvert" w:date="2016-03-06T13:27:00Z"/>
          <w:rFonts w:ascii="Calibri" w:eastAsia="MS Mincho" w:hAnsi="Calibri"/>
          <w:noProof/>
          <w:sz w:val="22"/>
          <w:szCs w:val="22"/>
          <w:lang w:val="en-CA" w:eastAsia="en-CA"/>
        </w:rPr>
      </w:pPr>
      <w:ins w:id="4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69"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0" w:author="Eric Boisvert" w:date="2016-03-06T13:27:00Z"/>
          <w:rFonts w:ascii="Calibri" w:eastAsia="MS Mincho" w:hAnsi="Calibri"/>
          <w:noProof/>
          <w:sz w:val="22"/>
          <w:szCs w:val="22"/>
          <w:lang w:val="en-CA" w:eastAsia="en-CA"/>
        </w:rPr>
      </w:pPr>
      <w:ins w:id="4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2"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3" w:author="Eric Boisvert" w:date="2016-03-06T13:27:00Z"/>
          <w:rFonts w:ascii="Calibri" w:eastAsia="MS Mincho" w:hAnsi="Calibri"/>
          <w:noProof/>
          <w:sz w:val="22"/>
          <w:szCs w:val="22"/>
          <w:lang w:val="en-CA" w:eastAsia="en-CA"/>
        </w:rPr>
      </w:pPr>
      <w:ins w:id="4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5"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6" w:author="Eric Boisvert" w:date="2016-03-06T13:27:00Z"/>
          <w:rFonts w:ascii="Calibri" w:eastAsia="MS Mincho" w:hAnsi="Calibri"/>
          <w:noProof/>
          <w:sz w:val="22"/>
          <w:szCs w:val="22"/>
          <w:lang w:val="en-CA" w:eastAsia="en-CA"/>
        </w:rPr>
      </w:pPr>
      <w:ins w:id="4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8"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79" w:author="Eric Boisvert" w:date="2016-03-06T13:27:00Z"/>
          <w:rFonts w:ascii="Calibri" w:eastAsia="MS Mincho" w:hAnsi="Calibri"/>
          <w:noProof/>
          <w:sz w:val="22"/>
          <w:szCs w:val="22"/>
          <w:lang w:val="en-CA" w:eastAsia="en-CA"/>
        </w:rPr>
      </w:pPr>
      <w:ins w:id="4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1"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2" w:author="Eric Boisvert" w:date="2016-03-06T13:27:00Z"/>
          <w:rFonts w:ascii="Calibri" w:eastAsia="MS Mincho" w:hAnsi="Calibri"/>
          <w:noProof/>
          <w:sz w:val="22"/>
          <w:szCs w:val="22"/>
          <w:lang w:val="en-CA" w:eastAsia="en-CA"/>
        </w:rPr>
      </w:pPr>
      <w:ins w:id="4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4"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5" w:author="Eric Boisvert" w:date="2016-03-06T13:27:00Z"/>
          <w:rFonts w:ascii="Calibri" w:eastAsia="MS Mincho" w:hAnsi="Calibri"/>
          <w:noProof/>
          <w:sz w:val="22"/>
          <w:szCs w:val="22"/>
          <w:lang w:val="en-CA" w:eastAsia="en-CA"/>
        </w:rPr>
      </w:pPr>
      <w:ins w:id="4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7" w:author="Eric Boisvert" w:date="2016-03-06T13:27:00Z">
        <w:r>
          <w:rPr>
            <w:noProof/>
            <w:webHidden/>
          </w:rPr>
          <w:t>220</w:t>
        </w:r>
        <w:r>
          <w:rPr>
            <w:noProof/>
            <w:webHidden/>
          </w:rPr>
          <w:fldChar w:fldCharType="end"/>
        </w:r>
        <w:r w:rsidRPr="00C11CDB">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8" w:author="Eric Boisvert" w:date="2015-12-25T17:41:00Z"/>
          <w:lang w:val="en-CA"/>
        </w:rPr>
      </w:pPr>
      <w:ins w:id="489" w:author="Eric Boisvert" w:date="2015-12-25T17:30:00Z">
        <w:r>
          <w:rPr>
            <w:lang w:val="en-CA"/>
          </w:rPr>
          <w:t xml:space="preserve">GeoSciML (Geoscience Markup Language or Geoscience ModeL) is a model of geological features </w:t>
        </w:r>
      </w:ins>
      <w:ins w:id="490" w:author="Eric Boisvert" w:date="2015-12-25T17:38:00Z">
        <w:r>
          <w:rPr>
            <w:lang w:val="en-CA"/>
          </w:rPr>
          <w:t xml:space="preserve">commonly </w:t>
        </w:r>
      </w:ins>
      <w:ins w:id="491" w:author="Eric Boisvert" w:date="2015-12-25T17:43:00Z">
        <w:del w:id="492" w:author="Ollie Raymond" w:date="2016-02-03T09:47:00Z">
          <w:r w:rsidR="008B4BF7" w:rsidDel="008765D9">
            <w:rPr>
              <w:lang w:val="en-CA"/>
            </w:rPr>
            <w:delText>depicted</w:delText>
          </w:r>
        </w:del>
      </w:ins>
      <w:ins w:id="493" w:author="Eric Boisvert" w:date="2015-12-25T17:38:00Z">
        <w:del w:id="494" w:author="Ollie Raymond" w:date="2016-02-03T09:47:00Z">
          <w:r w:rsidDel="008765D9">
            <w:rPr>
              <w:lang w:val="en-CA"/>
            </w:rPr>
            <w:delText xml:space="preserve"> on</w:delText>
          </w:r>
        </w:del>
      </w:ins>
      <w:ins w:id="495" w:author="Ollie Raymond" w:date="2016-02-03T09:47:00Z">
        <w:r w:rsidR="008765D9">
          <w:rPr>
            <w:lang w:val="en-CA"/>
          </w:rPr>
          <w:t>described and portrayed in</w:t>
        </w:r>
      </w:ins>
      <w:ins w:id="496" w:author="Eric Boisvert" w:date="2015-12-25T17:38:00Z">
        <w:r>
          <w:rPr>
            <w:lang w:val="en-CA"/>
          </w:rPr>
          <w:t xml:space="preserve"> </w:t>
        </w:r>
        <w:r w:rsidR="008B4BF7">
          <w:rPr>
            <w:lang w:val="en-CA"/>
          </w:rPr>
          <w:t>geological maps, cross sections</w:t>
        </w:r>
      </w:ins>
      <w:ins w:id="497" w:author="Eric Boisvert" w:date="2015-12-25T17:44:00Z">
        <w:r w:rsidR="008B4BF7">
          <w:rPr>
            <w:lang w:val="en-CA"/>
          </w:rPr>
          <w:t xml:space="preserve">, </w:t>
        </w:r>
      </w:ins>
      <w:ins w:id="498" w:author="Eric Boisvert" w:date="2015-12-25T17:38:00Z">
        <w:r w:rsidR="008B4BF7">
          <w:rPr>
            <w:lang w:val="en-CA"/>
          </w:rPr>
          <w:t>geological reports</w:t>
        </w:r>
      </w:ins>
      <w:ins w:id="499" w:author="Eric Boisvert" w:date="2015-12-25T17:44:00Z">
        <w:r w:rsidR="008B4BF7">
          <w:rPr>
            <w:lang w:val="en-CA"/>
          </w:rPr>
          <w:t xml:space="preserve"> and databases.</w:t>
        </w:r>
      </w:ins>
      <w:ins w:id="500" w:author="Eric Boisvert" w:date="2015-12-25T17:38:00Z">
        <w:r>
          <w:rPr>
            <w:lang w:val="en-CA"/>
          </w:rPr>
          <w:t xml:space="preserve">  The model </w:t>
        </w:r>
      </w:ins>
      <w:ins w:id="501" w:author="Eric Boisvert" w:date="2015-12-25T17:39:00Z">
        <w:r>
          <w:rPr>
            <w:lang w:val="en-CA"/>
          </w:rPr>
          <w:t xml:space="preserve">was </w:t>
        </w:r>
        <w:r w:rsidRPr="00F25F3B">
          <w:rPr>
            <w:lang w:val="en-CA"/>
          </w:rPr>
          <w:t>developed by the</w:t>
        </w:r>
      </w:ins>
      <w:ins w:id="502" w:author="Ollie Raymond" w:date="2016-02-03T09:47:00Z">
        <w:r w:rsidR="008765D9">
          <w:rPr>
            <w:lang w:val="en-CA"/>
          </w:rPr>
          <w:t xml:space="preserve"> IUGS</w:t>
        </w:r>
      </w:ins>
      <w:ins w:id="503"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4" w:author="Eric Boisvert" w:date="2015-12-25T17:41:00Z">
        <w:r w:rsidR="008B4BF7">
          <w:rPr>
            <w:lang w:val="en-CA"/>
          </w:rPr>
          <w:t>.</w:t>
        </w:r>
      </w:ins>
      <w:ins w:id="505" w:author="Eric Boisvert" w:date="2015-12-25T17:39:00Z">
        <w:r w:rsidRPr="00F25F3B">
          <w:rPr>
            <w:lang w:val="en-CA"/>
          </w:rPr>
          <w:t xml:space="preserve"> </w:t>
        </w:r>
      </w:ins>
      <w:ins w:id="506" w:author="Eric Boisvert" w:date="2015-12-25T17:41:00Z">
        <w:r w:rsidR="008B4BF7">
          <w:rPr>
            <w:lang w:val="en-CA"/>
          </w:rPr>
          <w:t xml:space="preserve"> </w:t>
        </w:r>
      </w:ins>
      <w:r w:rsidR="001133B5" w:rsidRPr="00D12552">
        <w:rPr>
          <w:lang w:val="en-CA"/>
        </w:rPr>
        <w:t xml:space="preserve">This specification describes a </w:t>
      </w:r>
      <w:ins w:id="507" w:author="Eric Boisvert" w:date="2015-10-27T17:08:00Z">
        <w:r w:rsidR="00773E1B">
          <w:rPr>
            <w:lang w:val="en-CA"/>
          </w:rPr>
          <w:t>logical</w:t>
        </w:r>
      </w:ins>
      <w:ins w:id="508" w:author="Eric Boisvert" w:date="2015-12-25T17:26:00Z">
        <w:r w:rsidR="009E76CF">
          <w:rPr>
            <w:lang w:val="en-CA"/>
          </w:rPr>
          <w:t xml:space="preserve"> </w:t>
        </w:r>
      </w:ins>
      <w:r w:rsidR="001133B5" w:rsidRPr="00D12552">
        <w:rPr>
          <w:lang w:val="en-CA"/>
        </w:rPr>
        <w:t>model</w:t>
      </w:r>
      <w:ins w:id="509" w:author="Eric Boisvert" w:date="2015-10-28T08:33:00Z">
        <w:r w:rsidR="000E58BB">
          <w:rPr>
            <w:lang w:val="en-CA"/>
          </w:rPr>
          <w:t xml:space="preserve"> </w:t>
        </w:r>
      </w:ins>
      <w:r w:rsidR="001133B5" w:rsidRPr="00D12552">
        <w:rPr>
          <w:lang w:val="en-CA"/>
        </w:rPr>
        <w:t>and GML/XML encoding rules for the exchange of geological map data</w:t>
      </w:r>
      <w:ins w:id="510" w:author="Eric Boisvert" w:date="2015-12-25T16:36:00Z">
        <w:r w:rsidR="00C822F3">
          <w:rPr>
            <w:lang w:val="en-CA"/>
          </w:rPr>
          <w:t xml:space="preserve">, </w:t>
        </w:r>
      </w:ins>
      <w:ins w:id="511" w:author="Eric Boisvert" w:date="2015-12-25T16:41:00Z">
        <w:r w:rsidR="00C822F3">
          <w:rPr>
            <w:lang w:val="en-CA"/>
          </w:rPr>
          <w:t xml:space="preserve">geological time scales, </w:t>
        </w:r>
      </w:ins>
      <w:ins w:id="512" w:author="Eric Boisvert" w:date="2015-12-25T16:36:00Z">
        <w:r w:rsidR="00C822F3">
          <w:rPr>
            <w:lang w:val="en-CA"/>
          </w:rPr>
          <w:t>borehole</w:t>
        </w:r>
      </w:ins>
      <w:ins w:id="513" w:author="Ollie Raymond" w:date="2016-02-03T09:48:00Z">
        <w:r w:rsidR="00301315">
          <w:rPr>
            <w:lang w:val="en-CA"/>
          </w:rPr>
          <w:t>s,</w:t>
        </w:r>
      </w:ins>
      <w:ins w:id="514" w:author="Eric Boisvert" w:date="2015-12-25T16:41:00Z">
        <w:r w:rsidR="00C822F3">
          <w:rPr>
            <w:lang w:val="en-CA"/>
          </w:rPr>
          <w:t xml:space="preserve"> </w:t>
        </w:r>
        <w:del w:id="515" w:author="Ollie Raymond" w:date="2016-02-03T09:48:00Z">
          <w:r w:rsidR="00C822F3" w:rsidDel="00301315">
            <w:rPr>
              <w:lang w:val="en-CA"/>
            </w:rPr>
            <w:delText xml:space="preserve">data </w:delText>
          </w:r>
        </w:del>
      </w:ins>
      <w:ins w:id="516" w:author="Eric Boisvert" w:date="2015-12-25T16:36:00Z">
        <w:r w:rsidR="00C822F3">
          <w:rPr>
            <w:lang w:val="en-CA"/>
          </w:rPr>
          <w:t xml:space="preserve">and </w:t>
        </w:r>
      </w:ins>
      <w:ins w:id="517" w:author="Ollie Raymond" w:date="2016-02-03T09:49:00Z">
        <w:r w:rsidR="00301315">
          <w:rPr>
            <w:lang w:val="en-CA"/>
          </w:rPr>
          <w:t xml:space="preserve">metadata for </w:t>
        </w:r>
      </w:ins>
      <w:ins w:id="518" w:author="Eric Boisvert" w:date="2015-12-25T16:37:00Z">
        <w:r w:rsidR="00C822F3">
          <w:rPr>
            <w:lang w:val="en-CA"/>
          </w:rPr>
          <w:t>laboratory analys</w:t>
        </w:r>
      </w:ins>
      <w:ins w:id="519" w:author="Ollie Raymond" w:date="2016-02-03T09:49:00Z">
        <w:r w:rsidR="00301315">
          <w:rPr>
            <w:lang w:val="en-CA"/>
          </w:rPr>
          <w:t>e</w:t>
        </w:r>
      </w:ins>
      <w:ins w:id="520" w:author="Eric Boisvert" w:date="2015-12-25T16:37:00Z">
        <w:del w:id="521" w:author="Ollie Raymond" w:date="2016-02-03T09:49:00Z">
          <w:r w:rsidR="00C822F3" w:rsidDel="00301315">
            <w:rPr>
              <w:lang w:val="en-CA"/>
            </w:rPr>
            <w:delText>i</w:delText>
          </w:r>
        </w:del>
        <w:r w:rsidR="00C822F3">
          <w:rPr>
            <w:lang w:val="en-CA"/>
          </w:rPr>
          <w:t>s</w:t>
        </w:r>
      </w:ins>
      <w:r w:rsidR="001133B5" w:rsidRPr="00D12552">
        <w:rPr>
          <w:lang w:val="en-CA"/>
        </w:rPr>
        <w:t>.</w:t>
      </w:r>
      <w:ins w:id="522" w:author="Eric Boisvert" w:date="2015-12-25T16:37:00Z">
        <w:r w:rsidR="00C822F3">
          <w:rPr>
            <w:lang w:val="en-CA"/>
          </w:rPr>
          <w:t xml:space="preserve">  It provides</w:t>
        </w:r>
      </w:ins>
      <w:ins w:id="523" w:author="Eric Boisvert" w:date="2015-12-25T16:39:00Z">
        <w:r w:rsidR="00C822F3">
          <w:rPr>
            <w:lang w:val="en-CA"/>
          </w:rPr>
          <w:t xml:space="preserve"> a portrayal model, used for</w:t>
        </w:r>
        <w:r w:rsidR="009E76CF">
          <w:rPr>
            <w:lang w:val="en-CA"/>
          </w:rPr>
          <w:t xml:space="preserve"> simple map based application</w:t>
        </w:r>
      </w:ins>
      <w:ins w:id="524" w:author="Ollie Raymond" w:date="2016-02-03T09:53:00Z">
        <w:r w:rsidR="00384CB6">
          <w:rPr>
            <w:lang w:val="en-CA"/>
          </w:rPr>
          <w:t>s</w:t>
        </w:r>
      </w:ins>
      <w:ins w:id="525" w:author="Ollie Raymond" w:date="2016-02-03T09:54:00Z">
        <w:r w:rsidR="00384CB6">
          <w:rPr>
            <w:lang w:val="en-CA"/>
          </w:rPr>
          <w:t>;</w:t>
        </w:r>
      </w:ins>
      <w:ins w:id="526" w:author="Eric Boisvert" w:date="2015-12-25T16:39:00Z">
        <w:del w:id="527"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8" w:author="Eric Boisvert" w:date="2015-12-25T16:40:00Z">
        <w:r w:rsidR="00C822F3">
          <w:rPr>
            <w:lang w:val="en-CA"/>
          </w:rPr>
          <w:t>basic</w:t>
        </w:r>
      </w:ins>
      <w:ins w:id="529" w:author="Eric Boisvert" w:date="2015-12-25T16:39:00Z">
        <w:r w:rsidR="00C822F3">
          <w:rPr>
            <w:lang w:val="en-CA"/>
          </w:rPr>
          <w:t xml:space="preserve"> </w:t>
        </w:r>
      </w:ins>
      <w:ins w:id="530" w:author="Eric Boisvert" w:date="2015-12-25T16:40:00Z">
        <w:r w:rsidR="00C822F3">
          <w:rPr>
            <w:lang w:val="en-CA"/>
          </w:rPr>
          <w:t>data exchange</w:t>
        </w:r>
      </w:ins>
      <w:ins w:id="531" w:author="Ollie Raymond" w:date="2016-02-03T09:54:00Z">
        <w:r w:rsidR="00384CB6">
          <w:rPr>
            <w:lang w:val="en-CA"/>
          </w:rPr>
          <w:t>;</w:t>
        </w:r>
      </w:ins>
      <w:ins w:id="532" w:author="Eric Boisvert" w:date="2015-12-25T16:40:00Z">
        <w:r w:rsidR="00C822F3">
          <w:rPr>
            <w:lang w:val="en-CA"/>
          </w:rPr>
          <w:t xml:space="preserve"> and and extended model to address </w:t>
        </w:r>
        <w:del w:id="533" w:author="Ollie Raymond" w:date="2016-02-03T09:54:00Z">
          <w:r w:rsidR="00C822F3" w:rsidDel="00384CB6">
            <w:rPr>
              <w:lang w:val="en-CA"/>
            </w:rPr>
            <w:delText xml:space="preserve">more complex </w:delText>
          </w:r>
        </w:del>
        <w:r w:rsidR="00C822F3">
          <w:rPr>
            <w:lang w:val="en-CA"/>
          </w:rPr>
          <w:t>scenarios</w:t>
        </w:r>
      </w:ins>
      <w:ins w:id="534" w:author="Ollie Raymond" w:date="2016-02-03T09:54:00Z">
        <w:r w:rsidR="00384CB6">
          <w:rPr>
            <w:lang w:val="en-CA"/>
          </w:rPr>
          <w:t xml:space="preserve"> of more complex geological data</w:t>
        </w:r>
      </w:ins>
      <w:ins w:id="535"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6" w:author="Eric Boisvert" w:date="2015-12-25T17:26:00Z"/>
          <w:lang w:val="en-CA"/>
        </w:rPr>
      </w:pPr>
      <w:ins w:id="537" w:author="Eric Boisvert" w:date="2015-12-25T17:26:00Z">
        <w:r>
          <w:rPr>
            <w:lang w:val="en-CA"/>
          </w:rPr>
          <w:t>The speci</w:t>
        </w:r>
        <w:r w:rsidR="008B4BF7">
          <w:rPr>
            <w:lang w:val="en-CA"/>
          </w:rPr>
          <w:t>fication also provides patterns</w:t>
        </w:r>
      </w:ins>
      <w:ins w:id="538" w:author="Eric Boisvert" w:date="2015-12-25T17:43:00Z">
        <w:r w:rsidR="008B4BF7">
          <w:rPr>
            <w:lang w:val="en-CA"/>
          </w:rPr>
          <w:t xml:space="preserve">, </w:t>
        </w:r>
      </w:ins>
      <w:ins w:id="539" w:author="Eric Boisvert" w:date="2015-12-25T17:28:00Z">
        <w:r>
          <w:rPr>
            <w:lang w:val="en-CA"/>
          </w:rPr>
          <w:t>profiles</w:t>
        </w:r>
      </w:ins>
      <w:ins w:id="540" w:author="Ollie Raymond" w:date="2016-02-03T09:55:00Z">
        <w:r w:rsidR="00384CB6">
          <w:rPr>
            <w:lang w:val="en-CA"/>
          </w:rPr>
          <w:t xml:space="preserve"> (</w:t>
        </w:r>
      </w:ins>
      <w:ins w:id="541" w:author="Eric Boisvert" w:date="2015-12-25T17:41:00Z">
        <w:del w:id="542" w:author="Ollie Raymond" w:date="2016-02-03T09:55:00Z">
          <w:r w:rsidR="008B4BF7" w:rsidDel="00384CB6">
            <w:rPr>
              <w:lang w:val="en-CA"/>
            </w:rPr>
            <w:delText xml:space="preserve">, </w:delText>
          </w:r>
        </w:del>
        <w:r w:rsidR="008B4BF7">
          <w:rPr>
            <w:lang w:val="en-CA"/>
          </w:rPr>
          <w:t>most notably of Observations and Measurements</w:t>
        </w:r>
      </w:ins>
      <w:ins w:id="543" w:author="Ollie Raymond" w:date="2016-02-03T09:55:00Z">
        <w:r w:rsidR="00384CB6">
          <w:rPr>
            <w:lang w:val="en-CA"/>
          </w:rPr>
          <w:t xml:space="preserve"> -</w:t>
        </w:r>
      </w:ins>
      <w:ins w:id="544" w:author="Eric Boisvert" w:date="2015-12-25T17:41:00Z">
        <w:r w:rsidR="008B4BF7">
          <w:rPr>
            <w:lang w:val="en-CA"/>
          </w:rPr>
          <w:t xml:space="preserve"> </w:t>
        </w:r>
        <w:del w:id="545" w:author="Ollie Raymond" w:date="2016-02-03T09:55:00Z">
          <w:r w:rsidR="008B4BF7" w:rsidDel="00384CB6">
            <w:rPr>
              <w:lang w:val="en-CA"/>
            </w:rPr>
            <w:delText>(</w:delText>
          </w:r>
        </w:del>
        <w:r w:rsidR="008B4BF7">
          <w:rPr>
            <w:lang w:val="en-CA"/>
          </w:rPr>
          <w:t>ISO19156)</w:t>
        </w:r>
      </w:ins>
      <w:ins w:id="546"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7"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8"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49" w:author="Ollie Raymond" w:date="2016-02-03T09:57:00Z">
        <w:r w:rsidRPr="00D12552" w:rsidDel="002A2EF0">
          <w:rPr>
            <w:lang w:val="en-CA"/>
          </w:rPr>
          <w:delText xml:space="preserve">present </w:delText>
        </w:r>
      </w:del>
      <w:ins w:id="550" w:author="Ollie Raymond" w:date="2016-02-03T09:57:00Z">
        <w:r w:rsidR="002A2EF0">
          <w:rPr>
            <w:lang w:val="en-CA"/>
          </w:rPr>
          <w:t>described and portrayed</w:t>
        </w:r>
        <w:r w:rsidR="002A2EF0" w:rsidRPr="00D12552">
          <w:rPr>
            <w:lang w:val="en-CA"/>
          </w:rPr>
          <w:t xml:space="preserve"> </w:t>
        </w:r>
      </w:ins>
      <w:del w:id="551" w:author="Ollie Raymond" w:date="2016-02-03T09:57:00Z">
        <w:r w:rsidRPr="00D12552" w:rsidDel="002A2EF0">
          <w:rPr>
            <w:lang w:val="en-CA"/>
          </w:rPr>
          <w:delText xml:space="preserve">on </w:delText>
        </w:r>
      </w:del>
      <w:ins w:id="552"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3" w:name="_Toc165888229"/>
      <w:commentRangeStart w:id="554"/>
      <w:r w:rsidRPr="00D12552">
        <w:rPr>
          <w:lang w:val="en-CA"/>
        </w:rPr>
        <w:t>Submitting organizations</w:t>
      </w:r>
      <w:bookmarkEnd w:id="553"/>
      <w:commentRangeEnd w:id="554"/>
      <w:r w:rsidR="00AD3B07" w:rsidRPr="00D12552">
        <w:rPr>
          <w:rStyle w:val="CommentReference"/>
          <w:b w:val="0"/>
          <w:lang w:val="en-CA"/>
        </w:rPr>
        <w:commentReference w:id="55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173A4"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173A4"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6"/>
            <w:r>
              <w:rPr>
                <w:rStyle w:val="CommentReference"/>
              </w:rPr>
              <w:commentReference w:id="55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7" w:name="_Toc445034151"/>
      <w:r w:rsidRPr="00D12552">
        <w:rPr>
          <w:lang w:val="en-CA"/>
        </w:rPr>
        <w:t>Scope</w:t>
      </w:r>
      <w:bookmarkEnd w:id="557"/>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8" w:author="Ollie Raymond" w:date="2016-02-03T10:07:00Z">
        <w:r w:rsidR="00227147">
          <w:rPr>
            <w:lang w:val="en-CA"/>
          </w:rPr>
          <w:t>s</w:t>
        </w:r>
      </w:ins>
      <w:r w:rsidRPr="00761F44">
        <w:rPr>
          <w:lang w:val="en-CA"/>
        </w:rPr>
        <w:t>, geological units</w:t>
      </w:r>
      <w:ins w:id="559" w:author="Ollie Raymond" w:date="2016-02-03T10:06:00Z">
        <w:r w:rsidR="00227147">
          <w:rPr>
            <w:lang w:val="en-CA"/>
          </w:rPr>
          <w:t xml:space="preserve"> and stratigraphy</w:t>
        </w:r>
      </w:ins>
      <w:r w:rsidRPr="00761F44">
        <w:rPr>
          <w:lang w:val="en-CA"/>
        </w:rPr>
        <w:t xml:space="preserve">, </w:t>
      </w:r>
      <w:ins w:id="560" w:author="Ollie Raymond" w:date="2016-02-03T10:06:00Z">
        <w:r w:rsidR="00227147">
          <w:rPr>
            <w:lang w:val="en-CA"/>
          </w:rPr>
          <w:t xml:space="preserve">geological time, </w:t>
        </w:r>
      </w:ins>
      <w:del w:id="561" w:author="Ollie Raymond" w:date="2016-02-03T10:06:00Z">
        <w:r w:rsidR="002404CF" w:rsidRPr="00761F44" w:rsidDel="00227147">
          <w:rPr>
            <w:lang w:val="en-CA"/>
          </w:rPr>
          <w:delText>geochronology</w:delText>
        </w:r>
      </w:del>
      <w:r w:rsidR="005424AC">
        <w:rPr>
          <w:lang w:val="en-CA"/>
        </w:rPr>
        <w:t xml:space="preserve">, </w:t>
      </w:r>
      <w:del w:id="562"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3" w:author="Ollie Raymond" w:date="2016-02-03T10:07:00Z">
        <w:r w:rsidR="00227147">
          <w:rPr>
            <w:lang w:val="en-CA"/>
          </w:rPr>
          <w:t>, geochemistry</w:t>
        </w:r>
      </w:ins>
      <w:del w:id="564"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5" w:author="Eric Boisvert" w:date="2015-12-25T17:45:00Z">
        <w:r w:rsidR="003C0FEA">
          <w:rPr>
            <w:lang w:val="en-CA"/>
          </w:rPr>
          <w:t>s</w:t>
        </w:r>
      </w:ins>
      <w:r w:rsidR="002404CF" w:rsidRPr="00761F44">
        <w:rPr>
          <w:lang w:val="en-CA"/>
        </w:rPr>
        <w:t xml:space="preserve"> and geologic</w:t>
      </w:r>
      <w:ins w:id="566" w:author="Ollie Raymond" w:date="2016-02-03T10:08:00Z">
        <w:r w:rsidR="00227147">
          <w:rPr>
            <w:lang w:val="en-CA"/>
          </w:rPr>
          <w:t>al</w:t>
        </w:r>
      </w:ins>
      <w:r w:rsidR="002404CF" w:rsidRPr="00761F44">
        <w:rPr>
          <w:lang w:val="en-CA"/>
        </w:rPr>
        <w:t xml:space="preserve"> specimen</w:t>
      </w:r>
      <w:ins w:id="567" w:author="Eric Boisvert" w:date="2015-12-25T17:45:00Z">
        <w:r w:rsidR="003C0FEA">
          <w:rPr>
            <w:lang w:val="en-CA"/>
          </w:rPr>
          <w:t>s</w:t>
        </w:r>
      </w:ins>
      <w:r w:rsidR="002404CF" w:rsidRPr="00761F44">
        <w:rPr>
          <w:lang w:val="en-CA"/>
        </w:rPr>
        <w:t xml:space="preserve">.  The </w:t>
      </w:r>
      <w:del w:id="568" w:author="Eric Boisvert" w:date="2016-01-04T09:06:00Z">
        <w:r w:rsidR="002404CF" w:rsidRPr="00761F44" w:rsidDel="00122E1A">
          <w:rPr>
            <w:lang w:val="en-CA"/>
          </w:rPr>
          <w:delText>mode</w:delText>
        </w:r>
      </w:del>
      <w:ins w:id="569" w:author="Eric Boisvert" w:date="2016-01-04T09:06:00Z">
        <w:r w:rsidR="00122E1A">
          <w:rPr>
            <w:lang w:val="en-CA"/>
          </w:rPr>
          <w:t>specification</w:t>
        </w:r>
      </w:ins>
      <w:del w:id="570"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1" w:author="Ollie Raymond" w:date="2016-02-03T10:09:00Z">
        <w:r w:rsidR="002404CF" w:rsidRPr="00761F44" w:rsidDel="00047986">
          <w:rPr>
            <w:lang w:val="en-CA"/>
          </w:rPr>
          <w:delText xml:space="preserve">map </w:delText>
        </w:r>
      </w:del>
      <w:r w:rsidR="002404CF" w:rsidRPr="00761F44">
        <w:rPr>
          <w:lang w:val="en-CA"/>
        </w:rPr>
        <w:t>portrayal</w:t>
      </w:r>
      <w:ins w:id="572"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5" w:name="_Toc445034152"/>
      <w:r w:rsidRPr="00D12552">
        <w:rPr>
          <w:lang w:val="en-CA"/>
        </w:rPr>
        <w:lastRenderedPageBreak/>
        <w:t>Conformance</w:t>
      </w:r>
      <w:bookmarkEnd w:id="575"/>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6" w:author="Eric Boisvert" w:date="2015-12-25T17:48:00Z">
        <w:r w:rsidR="00A17543" w:rsidRPr="00D12552" w:rsidDel="003C0FEA">
          <w:rPr>
            <w:color w:val="FF0000"/>
            <w:lang w:val="en-CA"/>
          </w:rPr>
          <w:delText>following ISO 19136 (2007) specification</w:delText>
        </w:r>
      </w:del>
      <w:del w:id="577" w:author="Eric Boisvert" w:date="2015-10-28T18:27:00Z">
        <w:r w:rsidR="005424AC" w:rsidDel="00AE3B9C">
          <w:rPr>
            <w:color w:val="FF0000"/>
            <w:lang w:val="en-CA"/>
          </w:rPr>
          <w:delText xml:space="preserve">, with some exceptions, </w:delText>
        </w:r>
      </w:del>
      <w:del w:id="578" w:author="Eric Boisvert" w:date="2015-10-27T17:05:00Z">
        <w:r w:rsidR="00A17543" w:rsidRPr="00D12552" w:rsidDel="00773E1B">
          <w:rPr>
            <w:color w:val="FF0000"/>
            <w:lang w:val="en-CA"/>
          </w:rPr>
          <w:delText xml:space="preserve"> </w:delText>
        </w:r>
      </w:del>
      <w:del w:id="579" w:author="Eric Boisvert" w:date="2015-12-25T17:48:00Z">
        <w:r w:rsidR="00A17543" w:rsidRPr="00D12552" w:rsidDel="003C0FEA">
          <w:rPr>
            <w:color w:val="FF0000"/>
            <w:lang w:val="en-CA"/>
          </w:rPr>
          <w:delText>for GML applications</w:delText>
        </w:r>
      </w:del>
      <w:ins w:id="580" w:author="Eric Boisvert" w:date="2015-12-25T17:48:00Z">
        <w:r w:rsidR="003C0FEA">
          <w:rPr>
            <w:color w:val="FF0000"/>
            <w:lang w:val="en-CA"/>
          </w:rPr>
          <w:t xml:space="preserve"> </w:t>
        </w:r>
      </w:ins>
      <w:ins w:id="581" w:author="Ollie Raymond" w:date="2016-02-03T10:12:00Z">
        <w:r w:rsidR="00C6419D">
          <w:rPr>
            <w:color w:val="FF0000"/>
            <w:lang w:val="en-CA"/>
          </w:rPr>
          <w:t xml:space="preserve">which </w:t>
        </w:r>
      </w:ins>
      <w:ins w:id="582" w:author="Eric Boisvert" w:date="2015-12-25T17:48:00Z">
        <w:r w:rsidR="003C0FEA">
          <w:rPr>
            <w:color w:val="FF0000"/>
            <w:lang w:val="en-CA"/>
          </w:rPr>
          <w:t>conform to OGC GML 3.3 encoding rules</w:t>
        </w:r>
      </w:ins>
      <w:ins w:id="583" w:author="Eric Boisvert" w:date="2015-12-25T17:49:00Z">
        <w:r w:rsidR="003C0FEA">
          <w:rPr>
            <w:color w:val="FF0000"/>
            <w:lang w:val="en-CA"/>
          </w:rPr>
          <w:t xml:space="preserve">, </w:t>
        </w:r>
      </w:ins>
      <w:ins w:id="584" w:author="Eric Boisvert" w:date="2015-12-25T17:48:00Z">
        <w:r w:rsidR="003C0FEA">
          <w:rPr>
            <w:color w:val="FF0000"/>
            <w:lang w:val="en-CA"/>
          </w:rPr>
          <w:t xml:space="preserve">itself, an </w:t>
        </w:r>
      </w:ins>
      <w:ins w:id="585" w:author="Eric Boisvert" w:date="2015-12-25T17:49:00Z">
        <w:r w:rsidR="00122E1A">
          <w:rPr>
            <w:color w:val="FF0000"/>
            <w:lang w:val="en-CA"/>
          </w:rPr>
          <w:t xml:space="preserve">iteration </w:t>
        </w:r>
      </w:ins>
      <w:ins w:id="586" w:author="Eric Boisvert" w:date="2016-01-04T09:07:00Z">
        <w:r w:rsidR="00122E1A">
          <w:rPr>
            <w:color w:val="FF0000"/>
            <w:lang w:val="en-CA"/>
          </w:rPr>
          <w:t>over</w:t>
        </w:r>
      </w:ins>
      <w:ins w:id="587" w:author="Eric Boisvert" w:date="2015-12-25T17:49:00Z">
        <w:r w:rsidR="003C0FEA">
          <w:rPr>
            <w:color w:val="FF0000"/>
            <w:lang w:val="en-CA"/>
          </w:rPr>
          <w:t xml:space="preserve"> ISO 19136 (2007).</w:t>
        </w:r>
      </w:ins>
      <w:del w:id="588" w:author="Eric Boisvert" w:date="2015-12-25T17:48:00Z">
        <w:r w:rsidR="009A7B37" w:rsidRPr="00D12552" w:rsidDel="003C0FEA">
          <w:rPr>
            <w:lang w:val="en-CA"/>
          </w:rPr>
          <w:delText xml:space="preserve">. </w:delText>
        </w:r>
      </w:del>
      <w:ins w:id="589"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0"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1" w:author="Eric Boisvert" w:date="2015-10-28T18:28:00Z"/>
          <w:color w:val="000000"/>
          <w:lang w:val="en-CA"/>
        </w:rPr>
      </w:pPr>
      <w:del w:id="59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3"/>
        <w:r w:rsidRPr="00D12552" w:rsidDel="00AE3B9C">
          <w:rPr>
            <w:color w:val="000000"/>
            <w:lang w:val="en-CA"/>
          </w:rPr>
          <w:delText>interface standard,</w:delText>
        </w:r>
      </w:del>
      <w:commentRangeEnd w:id="593"/>
      <w:r w:rsidR="00483791">
        <w:rPr>
          <w:rStyle w:val="CommentReference"/>
        </w:rPr>
        <w:commentReference w:id="593"/>
      </w:r>
      <w:del w:id="594"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595" w:author="Eric Boisvert" w:date="2016-03-06T13:55:00Z"/>
          <w:lang w:val="en-CA"/>
        </w:rPr>
      </w:pPr>
      <w:del w:id="596" w:author="Eric Boisvert" w:date="2016-03-06T13:55:00Z">
        <w:r w:rsidRPr="00D12552" w:rsidDel="00483791">
          <w:rPr>
            <w:lang w:val="en-CA"/>
          </w:rPr>
          <w:delText xml:space="preserve">Any one of the conformance levels specified in </w:delText>
        </w:r>
        <w:commentRangeStart w:id="597"/>
        <w:r w:rsidRPr="00D12552" w:rsidDel="00483791">
          <w:rPr>
            <w:lang w:val="en-CA"/>
          </w:rPr>
          <w:delText xml:space="preserve">Annex </w:delText>
        </w:r>
      </w:del>
      <w:del w:id="598" w:author="Eric Boisvert" w:date="2016-03-06T13:53:00Z">
        <w:r w:rsidRPr="00D12552" w:rsidDel="00483791">
          <w:rPr>
            <w:lang w:val="en-CA"/>
          </w:rPr>
          <w:delText>B</w:delText>
        </w:r>
      </w:del>
      <w:del w:id="599" w:author="Eric Boisvert" w:date="2016-03-06T13:55:00Z">
        <w:r w:rsidRPr="00D12552" w:rsidDel="00483791">
          <w:rPr>
            <w:lang w:val="en-CA"/>
          </w:rPr>
          <w:delText xml:space="preserve"> </w:delText>
        </w:r>
        <w:commentRangeEnd w:id="597"/>
        <w:r w:rsidR="0057403B" w:rsidDel="00483791">
          <w:rPr>
            <w:rStyle w:val="CommentReference"/>
            <w:lang w:val="en-US"/>
          </w:rPr>
          <w:commentReference w:id="597"/>
        </w:r>
        <w:r w:rsidRPr="00D12552" w:rsidDel="00483791">
          <w:rPr>
            <w:lang w:val="en-CA"/>
          </w:rPr>
          <w:delText>(normative).</w:delText>
        </w:r>
      </w:del>
    </w:p>
    <w:p w14:paraId="137C54AC" w14:textId="14AB7ACE" w:rsidR="009A7B37" w:rsidRPr="00D12552" w:rsidDel="00483791" w:rsidRDefault="009A7B37">
      <w:pPr>
        <w:pStyle w:val="List1OGCletters"/>
        <w:rPr>
          <w:del w:id="600" w:author="Eric Boisvert" w:date="2016-03-06T13:55:00Z"/>
          <w:lang w:val="en-CA"/>
        </w:rPr>
      </w:pPr>
      <w:del w:id="601" w:author="Eric Boisvert" w:date="2016-03-06T13:55:00Z">
        <w:r w:rsidRPr="00D12552" w:rsidDel="00483791">
          <w:rPr>
            <w:lang w:val="en-CA"/>
          </w:rPr>
          <w:delText xml:space="preserve">Any one of the Distributed Computing Platform profiles specified in </w:delText>
        </w:r>
        <w:commentRangeStart w:id="602"/>
        <w:r w:rsidRPr="00D12552" w:rsidDel="00483791">
          <w:rPr>
            <w:lang w:val="en-CA"/>
          </w:rPr>
          <w:delText xml:space="preserve">Annexes TBD through TBD </w:delText>
        </w:r>
        <w:commentRangeEnd w:id="602"/>
        <w:r w:rsidR="0057403B" w:rsidDel="00483791">
          <w:rPr>
            <w:rStyle w:val="CommentReference"/>
            <w:lang w:val="en-US"/>
          </w:rPr>
          <w:commentReference w:id="602"/>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603" w:name="_Toc445034153"/>
      <w:r w:rsidRPr="00D12552">
        <w:rPr>
          <w:lang w:val="en-CA"/>
        </w:rPr>
        <w:t>References</w:t>
      </w:r>
      <w:bookmarkEnd w:id="60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604"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5" w:author="Ollie Raymond" w:date="2016-02-08T14:12:00Z"/>
          <w:lang w:val="en-CA"/>
        </w:rPr>
      </w:pPr>
      <w:ins w:id="606"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7" w:author="Ollie Raymond" w:date="2016-02-08T14:12:00Z">
        <w:r>
          <w:rPr>
            <w:lang w:val="en-CA"/>
          </w:rPr>
          <w:t xml:space="preserve">ISO 19108:2006 </w:t>
        </w:r>
      </w:ins>
      <w:ins w:id="608" w:author="Ollie Raymond" w:date="2016-02-08T14:14:00Z">
        <w:r>
          <w:rPr>
            <w:lang w:val="en-CA"/>
          </w:rPr>
          <w:t xml:space="preserve">- </w:t>
        </w:r>
      </w:ins>
      <w:ins w:id="609"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610" w:author="Eric Boisvert" w:date="2016-02-27T12:01:00Z"/>
          <w:lang w:val="en-CA"/>
        </w:rPr>
      </w:pPr>
      <w:del w:id="611"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2"/>
        <w:r w:rsidRPr="00BD7B2A" w:rsidDel="004725FE">
          <w:rPr>
            <w:lang w:val="en-CA"/>
          </w:rPr>
          <w:delText>ISO 19123:2005</w:delText>
        </w:r>
        <w:commentRangeEnd w:id="612"/>
        <w:r w:rsidR="0057403B" w:rsidDel="004725FE">
          <w:rPr>
            <w:rStyle w:val="CommentReference"/>
          </w:rPr>
          <w:commentReference w:id="612"/>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13" w:author="Ollie Raymond" w:date="2016-02-08T14:08:00Z">
        <w:r w:rsidR="007F26AE">
          <w:rPr>
            <w:lang w:val="en-CA"/>
          </w:rPr>
          <w:t>2.0.1</w:t>
        </w:r>
      </w:ins>
      <w:del w:id="614" w:author="Ollie Raymond" w:date="2016-02-08T14:08:00Z">
        <w:r w:rsidRPr="00BD7B2A" w:rsidDel="007F26AE">
          <w:rPr>
            <w:lang w:val="en-CA"/>
          </w:rPr>
          <w:delText>1.8</w:delText>
        </w:r>
      </w:del>
      <w:r w:rsidRPr="00BD7B2A">
        <w:rPr>
          <w:lang w:val="en-CA"/>
        </w:rPr>
        <w:t xml:space="preserve">, </w:t>
      </w:r>
      <w:del w:id="615" w:author="Ollie Raymond" w:date="2016-02-08T14:08:00Z">
        <w:r w:rsidRPr="00BD7B2A" w:rsidDel="007F26AE">
          <w:rPr>
            <w:lang w:val="en-CA"/>
          </w:rPr>
          <w:delText>July 2009</w:delText>
        </w:r>
      </w:del>
      <w:ins w:id="61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617" w:author="Eric Boisvert" w:date="2016-03-28T12:32:00Z"/>
          <w:lang w:val="en-CA"/>
        </w:rPr>
      </w:pPr>
      <w:r w:rsidRPr="00BD7B2A">
        <w:rPr>
          <w:lang w:val="en-CA"/>
        </w:rPr>
        <w:t xml:space="preserve">XML Schema – Version 1.0 (Second Edition), October 2004 </w:t>
      </w:r>
    </w:p>
    <w:p w14:paraId="08A18E36" w14:textId="5190FB9C" w:rsidR="00A173A4" w:rsidRPr="00BD7B2A" w:rsidRDefault="00A173A4" w:rsidP="00A173A4">
      <w:pPr>
        <w:pStyle w:val="ListParagraph"/>
        <w:numPr>
          <w:ilvl w:val="0"/>
          <w:numId w:val="13"/>
        </w:numPr>
        <w:spacing w:after="0" w:line="276" w:lineRule="auto"/>
        <w:rPr>
          <w:lang w:val="en-CA"/>
        </w:rPr>
      </w:pPr>
      <w:ins w:id="618" w:author="Eric Boisvert" w:date="2016-03-28T12:32:00Z">
        <w:r w:rsidRPr="00A173A4">
          <w:rPr>
            <w:lang w:val="en-CA"/>
          </w:rPr>
          <w:t>INSPIRE Data Specification for the spatial data theme Geology</w:t>
        </w:r>
        <w:r>
          <w:rPr>
            <w:lang w:val="en-CA"/>
          </w:rPr>
          <w:t xml:space="preserve"> Version 3.0</w:t>
        </w:r>
      </w:ins>
    </w:p>
    <w:p w14:paraId="36944A09" w14:textId="77777777" w:rsidR="009A7B37" w:rsidRPr="00D12552" w:rsidRDefault="009A7B37">
      <w:pPr>
        <w:pStyle w:val="Heading1"/>
        <w:rPr>
          <w:lang w:val="en-CA"/>
        </w:rPr>
      </w:pPr>
      <w:bookmarkStart w:id="619" w:name="_Toc445034154"/>
      <w:r w:rsidRPr="00D12552">
        <w:rPr>
          <w:lang w:val="en-CA"/>
        </w:rPr>
        <w:t>Terms and Definitions</w:t>
      </w:r>
      <w:bookmarkEnd w:id="61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lastRenderedPageBreak/>
        <w:t>For the purposes of this document, the following additional terms and definitions apply.</w:t>
      </w:r>
    </w:p>
    <w:p w14:paraId="454A5AC3" w14:textId="4319CCBE" w:rsidR="00D27E3C" w:rsidRPr="00D27E3C" w:rsidRDefault="00D27E3C" w:rsidP="00D27E3C">
      <w:pPr>
        <w:pStyle w:val="Heading2"/>
        <w:rPr>
          <w:rPrChange w:id="620" w:author="Eric Boisvert" w:date="2016-01-23T12:53:00Z">
            <w:rPr>
              <w:lang w:val="en-CA"/>
            </w:rPr>
          </w:rPrChange>
        </w:rPr>
      </w:pPr>
      <w:bookmarkStart w:id="621" w:name="_Toc445034155"/>
      <w:bookmarkStart w:id="622" w:name="_Toc428885175"/>
      <w:bookmarkStart w:id="623" w:name="Glossary_Feature"/>
      <w:r>
        <w:rPr>
          <w:lang w:val="en-CA"/>
        </w:rPr>
        <w:t>classifier</w:t>
      </w:r>
      <w:r w:rsidRPr="00D27E3C">
        <w:rPr>
          <w:lang w:val="en-CA"/>
        </w:rPr>
        <w:br/>
      </w:r>
      <w:r w:rsidRPr="00D27E3C">
        <w:rPr>
          <w:b w:val="0"/>
          <w:rPrChange w:id="624" w:author="Eric Boisvert" w:date="2016-01-23T12:53:00Z">
            <w:rPr/>
          </w:rPrChange>
        </w:rPr>
        <w:t xml:space="preserve">A classifier is an abstract UML metaclass which describes (classifies) </w:t>
      </w:r>
      <w:ins w:id="625" w:author="Ollie Raymond" w:date="2016-02-08T14:16:00Z">
        <w:r w:rsidR="007F26AE">
          <w:rPr>
            <w:b w:val="0"/>
          </w:rPr>
          <w:t xml:space="preserve">a </w:t>
        </w:r>
      </w:ins>
      <w:r w:rsidRPr="00D27E3C">
        <w:rPr>
          <w:b w:val="0"/>
          <w:rPrChange w:id="626" w:author="Eric Boisvert" w:date="2016-01-23T12:53:00Z">
            <w:rPr/>
          </w:rPrChange>
        </w:rPr>
        <w:t xml:space="preserve">set of instances having common features (not to </w:t>
      </w:r>
      <w:ins w:id="627" w:author="Ollie Raymond" w:date="2016-02-08T14:16:00Z">
        <w:r w:rsidR="007F26AE">
          <w:rPr>
            <w:b w:val="0"/>
          </w:rPr>
          <w:t xml:space="preserve">be </w:t>
        </w:r>
      </w:ins>
      <w:r w:rsidRPr="00D27E3C">
        <w:rPr>
          <w:b w:val="0"/>
          <w:rPrChange w:id="628" w:author="Eric Boisvert" w:date="2016-01-23T12:53:00Z">
            <w:rPr/>
          </w:rPrChange>
        </w:rPr>
        <w:t>confuse</w:t>
      </w:r>
      <w:ins w:id="629" w:author="Ollie Raymond" w:date="2016-02-08T14:16:00Z">
        <w:r w:rsidR="007F26AE">
          <w:rPr>
            <w:b w:val="0"/>
          </w:rPr>
          <w:t>d</w:t>
        </w:r>
      </w:ins>
      <w:r w:rsidRPr="00D27E3C">
        <w:rPr>
          <w:b w:val="0"/>
          <w:rPrChange w:id="630" w:author="Eric Boisvert" w:date="2016-01-23T12:53:00Z">
            <w:rPr/>
          </w:rPrChange>
        </w:rPr>
        <w:t xml:space="preserve"> with </w:t>
      </w:r>
      <w:ins w:id="631" w:author="Ollie Raymond" w:date="2016-02-08T14:16:00Z">
        <w:r w:rsidR="007F26AE">
          <w:rPr>
            <w:b w:val="0"/>
          </w:rPr>
          <w:t>the “</w:t>
        </w:r>
      </w:ins>
      <w:r w:rsidRPr="00D27E3C">
        <w:rPr>
          <w:b w:val="0"/>
          <w:rPrChange w:id="632" w:author="Eric Boisvert" w:date="2016-01-23T12:53:00Z">
            <w:rPr/>
          </w:rPrChange>
        </w:rPr>
        <w:t>Feature</w:t>
      </w:r>
      <w:ins w:id="633" w:author="Ollie Raymond" w:date="2016-02-08T14:16:00Z">
        <w:r w:rsidR="007F26AE">
          <w:rPr>
            <w:b w:val="0"/>
          </w:rPr>
          <w:t>”</w:t>
        </w:r>
      </w:ins>
      <w:r w:rsidRPr="00D27E3C">
        <w:rPr>
          <w:b w:val="0"/>
          <w:rPrChange w:id="634" w:author="Eric Boisvert" w:date="2016-01-23T12:53:00Z">
            <w:rPr/>
          </w:rPrChange>
        </w:rPr>
        <w:t xml:space="preserve"> stereotype from </w:t>
      </w:r>
      <w:ins w:id="635" w:author="Ollie Raymond" w:date="2016-02-08T14:16:00Z">
        <w:r w:rsidR="007F26AE">
          <w:rPr>
            <w:b w:val="0"/>
          </w:rPr>
          <w:t xml:space="preserve">the </w:t>
        </w:r>
      </w:ins>
      <w:r w:rsidRPr="00D27E3C">
        <w:rPr>
          <w:b w:val="0"/>
          <w:rPrChange w:id="636"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21"/>
    </w:p>
    <w:p w14:paraId="22C03DF2" w14:textId="7F807941" w:rsidR="00FA3D28" w:rsidRPr="00D12552" w:rsidDel="004725FE" w:rsidRDefault="00FA3D28" w:rsidP="00FA3D28">
      <w:pPr>
        <w:pStyle w:val="Heading2"/>
        <w:rPr>
          <w:del w:id="637" w:author="Eric Boisvert" w:date="2016-02-27T12:01:00Z"/>
          <w:lang w:val="en-CA"/>
        </w:rPr>
      </w:pPr>
      <w:bookmarkStart w:id="638" w:name="_Toc445034156"/>
      <w:commentRangeStart w:id="639"/>
      <w:del w:id="640" w:author="Eric Boisvert" w:date="2016-02-27T12:01:00Z">
        <w:r w:rsidRPr="00D12552" w:rsidDel="004725FE">
          <w:rPr>
            <w:lang w:val="en-CA"/>
          </w:rPr>
          <w:delText>coverage</w:delText>
        </w:r>
        <w:bookmarkEnd w:id="622"/>
        <w:bookmarkEnd w:id="638"/>
      </w:del>
    </w:p>
    <w:p w14:paraId="44153C30" w14:textId="6EBBB865" w:rsidR="00FA3D28" w:rsidRPr="00D12552" w:rsidDel="004725FE" w:rsidRDefault="00FA3D28" w:rsidP="00FA3D28">
      <w:pPr>
        <w:rPr>
          <w:del w:id="641" w:author="Eric Boisvert" w:date="2016-02-27T12:01:00Z"/>
          <w:bCs/>
          <w:lang w:val="en-CA"/>
        </w:rPr>
      </w:pPr>
      <w:del w:id="642"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43" w:author="Eric Boisvert" w:date="2016-02-27T12:01:00Z"/>
          <w:bCs/>
          <w:lang w:val="en-CA"/>
        </w:rPr>
      </w:pPr>
      <w:del w:id="644" w:author="Eric Boisvert" w:date="2016-02-27T12:01:00Z">
        <w:r w:rsidRPr="00D12552" w:rsidDel="004725FE">
          <w:rPr>
            <w:bCs/>
            <w:lang w:val="en-CA"/>
          </w:rPr>
          <w:delText>[ISO 19123:2005, definition 4.17]</w:delText>
        </w:r>
        <w:commentRangeEnd w:id="639"/>
        <w:r w:rsidR="0057403B" w:rsidDel="004725FE">
          <w:rPr>
            <w:rStyle w:val="CommentReference"/>
          </w:rPr>
          <w:commentReference w:id="639"/>
        </w:r>
      </w:del>
    </w:p>
    <w:p w14:paraId="51FC44D3" w14:textId="77777777" w:rsidR="00FA3D28" w:rsidRPr="00D12552" w:rsidRDefault="00FA3D28" w:rsidP="00FA3D28">
      <w:pPr>
        <w:pStyle w:val="Heading2"/>
        <w:rPr>
          <w:lang w:val="en-CA"/>
        </w:rPr>
      </w:pPr>
      <w:bookmarkStart w:id="645" w:name="_Toc428885176"/>
      <w:bookmarkStart w:id="646" w:name="_Toc445034157"/>
      <w:r w:rsidRPr="00D12552">
        <w:rPr>
          <w:lang w:val="en-CA"/>
        </w:rPr>
        <w:t>domain feature</w:t>
      </w:r>
      <w:bookmarkEnd w:id="645"/>
      <w:bookmarkEnd w:id="64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47" w:name="_Toc428885177"/>
      <w:bookmarkStart w:id="648" w:name="_Toc445034158"/>
      <w:r w:rsidRPr="00D12552">
        <w:rPr>
          <w:lang w:val="en-CA"/>
        </w:rPr>
        <w:t>element &lt;XML&gt;</w:t>
      </w:r>
      <w:bookmarkEnd w:id="647"/>
      <w:bookmarkEnd w:id="64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49" w:name="_Toc428885178"/>
      <w:bookmarkStart w:id="650" w:name="_Toc445034159"/>
      <w:r w:rsidRPr="00D12552">
        <w:rPr>
          <w:lang w:val="en-CA"/>
        </w:rPr>
        <w:t>feature</w:t>
      </w:r>
      <w:bookmarkEnd w:id="649"/>
      <w:bookmarkEnd w:id="650"/>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51" w:author="Eric Boisvert" w:date="2015-10-28T11:59:00Z">
          <w:pPr/>
        </w:pPrChange>
      </w:pPr>
      <w:bookmarkStart w:id="652" w:name="_Toc428885179"/>
      <w:bookmarkStart w:id="653" w:name="_Toc445034160"/>
      <w:r w:rsidRPr="00670D2F">
        <w:rPr>
          <w:lang w:val="en-CA"/>
          <w:rPrChange w:id="654" w:author="Ollie Raymond" w:date="2016-02-08T14:20:00Z">
            <w:rPr>
              <w:b/>
              <w:bCs/>
              <w:iCs/>
              <w:highlight w:val="yellow"/>
              <w:lang w:val="en-CA"/>
            </w:rPr>
          </w:rPrChange>
        </w:rPr>
        <w:t>GML application schema</w:t>
      </w:r>
      <w:bookmarkEnd w:id="652"/>
      <w:bookmarkEnd w:id="653"/>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55" w:author="Eric Boisvert" w:date="2015-12-25T17:50:00Z">
        <w:r w:rsidRPr="00D12552" w:rsidDel="00370D0D">
          <w:rPr>
            <w:lang w:val="en-CA"/>
          </w:rPr>
          <w:delText>ISO 19136:2007.</w:delText>
        </w:r>
      </w:del>
      <w:ins w:id="65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657" w:name="_Toc428885180"/>
      <w:bookmarkStart w:id="658" w:name="_Toc445034161"/>
      <w:r w:rsidRPr="00D12552">
        <w:rPr>
          <w:lang w:val="en-CA"/>
        </w:rPr>
        <w:lastRenderedPageBreak/>
        <w:t>GML document</w:t>
      </w:r>
      <w:bookmarkEnd w:id="657"/>
      <w:bookmarkEnd w:id="658"/>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59" w:name="_Toc428885181"/>
      <w:bookmarkStart w:id="660" w:name="_Toc445034162"/>
      <w:r w:rsidRPr="00D12552">
        <w:rPr>
          <w:lang w:val="en-CA"/>
        </w:rPr>
        <w:t>GML schema</w:t>
      </w:r>
      <w:bookmarkEnd w:id="659"/>
      <w:bookmarkEnd w:id="660"/>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61" w:author="Eric Boisvert" w:date="2015-10-28T12:00:00Z">
        <w:r w:rsidRPr="00D12552" w:rsidDel="005A74B6">
          <w:rPr>
            <w:lang w:val="en-CA"/>
          </w:rPr>
          <w:delText>http://www.opengis.net/gml/3.2</w:delText>
        </w:r>
      </w:del>
      <w:del w:id="662" w:author="Ollie Raymond" w:date="2016-02-08T14:22:00Z">
        <w:r w:rsidRPr="00D12552" w:rsidDel="00670D2F">
          <w:rPr>
            <w:lang w:val="en-CA"/>
          </w:rPr>
          <w:delText>‖</w:delText>
        </w:r>
      </w:del>
      <w:r w:rsidRPr="00D12552">
        <w:rPr>
          <w:lang w:val="en-CA"/>
        </w:rPr>
        <w:t xml:space="preserve"> as specified in </w:t>
      </w:r>
      <w:del w:id="663" w:author="Eric Boisvert" w:date="2015-12-25T17:50:00Z">
        <w:r w:rsidRPr="00D12552" w:rsidDel="00370D0D">
          <w:rPr>
            <w:lang w:val="en-CA"/>
          </w:rPr>
          <w:delText>ISO 19136:2007.</w:delText>
        </w:r>
      </w:del>
      <w:ins w:id="66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65" w:name="_Toc428885182"/>
      <w:bookmarkStart w:id="666" w:name="_Toc445034163"/>
      <w:r w:rsidRPr="00D12552">
        <w:rPr>
          <w:lang w:val="en-CA"/>
        </w:rPr>
        <w:t>measurement</w:t>
      </w:r>
      <w:bookmarkEnd w:id="665"/>
      <w:bookmarkEnd w:id="66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67" w:name="_Toc428885183"/>
      <w:bookmarkStart w:id="668" w:name="_Toc445034164"/>
      <w:r w:rsidRPr="00D12552">
        <w:rPr>
          <w:lang w:val="en-CA"/>
        </w:rPr>
        <w:t>observation</w:t>
      </w:r>
      <w:bookmarkEnd w:id="667"/>
      <w:bookmarkEnd w:id="66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69" w:name="_Toc428885184"/>
      <w:bookmarkStart w:id="670" w:name="_Toc445034165"/>
      <w:r w:rsidRPr="00D12552">
        <w:rPr>
          <w:lang w:val="en-CA"/>
        </w:rPr>
        <w:t>observation procedure</w:t>
      </w:r>
      <w:bookmarkEnd w:id="669"/>
      <w:bookmarkEnd w:id="67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71" w:name="_Toc428885185"/>
      <w:bookmarkStart w:id="672" w:name="_Toc445034166"/>
      <w:r w:rsidRPr="00D12552">
        <w:rPr>
          <w:lang w:val="en-CA"/>
        </w:rPr>
        <w:t>observation result</w:t>
      </w:r>
      <w:bookmarkEnd w:id="671"/>
      <w:bookmarkEnd w:id="67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73" w:name="_Toc428885186"/>
      <w:bookmarkStart w:id="674" w:name="_Toc445034167"/>
      <w:r w:rsidRPr="00D12552">
        <w:rPr>
          <w:lang w:val="en-CA"/>
        </w:rPr>
        <w:t>property &lt;General Feature Model&gt;</w:t>
      </w:r>
      <w:bookmarkEnd w:id="673"/>
      <w:bookmarkEnd w:id="67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75" w:name="_Toc428885187"/>
      <w:bookmarkStart w:id="676" w:name="_Toc445034168"/>
      <w:r w:rsidRPr="00D12552">
        <w:rPr>
          <w:lang w:val="en-CA"/>
        </w:rPr>
        <w:t>sampled feature</w:t>
      </w:r>
      <w:bookmarkEnd w:id="675"/>
      <w:bookmarkEnd w:id="676"/>
    </w:p>
    <w:p w14:paraId="25874CEE" w14:textId="43D26BDA" w:rsidR="00FA3D28" w:rsidRPr="00D12552" w:rsidRDefault="00FA3D28" w:rsidP="00FA3D28">
      <w:pPr>
        <w:rPr>
          <w:lang w:val="en-CA"/>
        </w:rPr>
      </w:pPr>
      <w:r w:rsidRPr="00D12552">
        <w:rPr>
          <w:lang w:val="en-CA"/>
        </w:rPr>
        <w:t xml:space="preserve">The real-world domain feature of interest, such as a </w:t>
      </w:r>
      <w:del w:id="677" w:author="Ollie Raymond" w:date="2016-02-08T14:23:00Z">
        <w:r w:rsidRPr="00D12552" w:rsidDel="00670D2F">
          <w:rPr>
            <w:lang w:val="en-CA"/>
          </w:rPr>
          <w:delText>groundwater body</w:delText>
        </w:r>
      </w:del>
      <w:ins w:id="678" w:author="Ollie Raymond" w:date="2016-02-08T14:23:00Z">
        <w:r w:rsidR="00670D2F">
          <w:rPr>
            <w:lang w:val="en-CA"/>
          </w:rPr>
          <w:t>geological unit</w:t>
        </w:r>
      </w:ins>
      <w:ins w:id="679" w:author="Ollie Raymond" w:date="2016-02-08T14:25:00Z">
        <w:r w:rsidR="00670D2F">
          <w:rPr>
            <w:lang w:val="en-CA"/>
          </w:rPr>
          <w:t xml:space="preserve"> or</w:t>
        </w:r>
      </w:ins>
      <w:del w:id="680" w:author="Ollie Raymond" w:date="2016-02-08T14:25:00Z">
        <w:r w:rsidRPr="00D12552" w:rsidDel="00670D2F">
          <w:rPr>
            <w:lang w:val="en-CA"/>
          </w:rPr>
          <w:delText>,</w:delText>
        </w:r>
      </w:del>
      <w:ins w:id="681" w:author="Ollie Raymond" w:date="2016-02-08T14:23:00Z">
        <w:r w:rsidR="00670D2F">
          <w:rPr>
            <w:lang w:val="en-CA"/>
          </w:rPr>
          <w:t xml:space="preserve"> </w:t>
        </w:r>
      </w:ins>
      <w:ins w:id="682" w:author="Ollie Raymond" w:date="2016-02-08T14:24:00Z">
        <w:r w:rsidR="00670D2F">
          <w:rPr>
            <w:lang w:val="en-CA"/>
          </w:rPr>
          <w:t xml:space="preserve">structure </w:t>
        </w:r>
      </w:ins>
      <w:del w:id="683"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684" w:name="_Toc428885188"/>
      <w:bookmarkStart w:id="685" w:name="_Toc445034169"/>
      <w:r w:rsidRPr="00D12552">
        <w:rPr>
          <w:lang w:val="en-CA"/>
        </w:rPr>
        <w:t>sampling feature</w:t>
      </w:r>
      <w:bookmarkEnd w:id="684"/>
      <w:bookmarkEnd w:id="685"/>
    </w:p>
    <w:p w14:paraId="4E5AFEE3" w14:textId="2AA73DA6" w:rsidR="00FA3D28" w:rsidRPr="00D12552" w:rsidRDefault="00FA3D28" w:rsidP="00FA3D28">
      <w:pPr>
        <w:rPr>
          <w:lang w:val="en-CA"/>
        </w:rPr>
      </w:pPr>
      <w:r w:rsidRPr="00D12552">
        <w:rPr>
          <w:lang w:val="en-CA"/>
        </w:rPr>
        <w:t>Feature, such as a station,</w:t>
      </w:r>
      <w:ins w:id="686" w:author="Ollie Raymond" w:date="2016-02-08T14:25:00Z">
        <w:r w:rsidR="00670D2F">
          <w:rPr>
            <w:lang w:val="en-CA"/>
          </w:rPr>
          <w:t xml:space="preserve"> borehole,</w:t>
        </w:r>
      </w:ins>
      <w:r w:rsidRPr="00D12552">
        <w:rPr>
          <w:lang w:val="en-CA"/>
        </w:rPr>
        <w:t xml:space="preserve"> </w:t>
      </w:r>
      <w:del w:id="687"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88" w:name="_Toc428885189"/>
      <w:bookmarkStart w:id="689" w:name="_Toc445034170"/>
      <w:r w:rsidRPr="00D12552">
        <w:rPr>
          <w:lang w:val="en-CA"/>
        </w:rPr>
        <w:t>schema &lt;XML Schema&gt;</w:t>
      </w:r>
      <w:bookmarkEnd w:id="688"/>
      <w:bookmarkEnd w:id="68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90" w:name="_Toc445034171"/>
      <w:bookmarkEnd w:id="623"/>
      <w:del w:id="691" w:author="Eric Boisvert" w:date="2015-10-27T17:08:00Z">
        <w:r w:rsidDel="00773E1B">
          <w:rPr>
            <w:lang w:val="en-CA"/>
          </w:rPr>
          <w:delText xml:space="preserve">Conceptual </w:delText>
        </w:r>
      </w:del>
      <w:ins w:id="692" w:author="Eric Boisvert" w:date="2015-10-27T17:08:00Z">
        <w:r w:rsidR="00773E1B">
          <w:rPr>
            <w:lang w:val="en-CA"/>
          </w:rPr>
          <w:t xml:space="preserve">Logical </w:t>
        </w:r>
      </w:ins>
      <w:r>
        <w:rPr>
          <w:lang w:val="en-CA"/>
        </w:rPr>
        <w:t>Model</w:t>
      </w:r>
      <w:bookmarkEnd w:id="690"/>
    </w:p>
    <w:p w14:paraId="78DE2759" w14:textId="191569BC" w:rsidR="0068258B" w:rsidRDefault="000F075C" w:rsidP="000D2F14">
      <w:pPr>
        <w:rPr>
          <w:ins w:id="693" w:author="Eric Boisvert" w:date="2015-10-30T04:04:00Z"/>
          <w:lang w:val="en-CA"/>
        </w:rPr>
      </w:pPr>
      <w:ins w:id="694" w:author="Ollie Raymond" w:date="2016-02-03T09:32:00Z">
        <w:r>
          <w:rPr>
            <w:lang w:val="en-CA"/>
          </w:rPr>
          <w:t xml:space="preserve">The </w:t>
        </w:r>
      </w:ins>
      <w:ins w:id="695" w:author="Eric Boisvert" w:date="2015-10-30T04:04:00Z">
        <w:r w:rsidR="0068258B">
          <w:rPr>
            <w:lang w:val="en-CA"/>
          </w:rPr>
          <w:t xml:space="preserve">GeoSciML 4.0 </w:t>
        </w:r>
      </w:ins>
      <w:ins w:id="696" w:author="Ollie Raymond" w:date="2016-02-03T09:32:00Z">
        <w:r>
          <w:rPr>
            <w:lang w:val="en-CA"/>
          </w:rPr>
          <w:t>l</w:t>
        </w:r>
      </w:ins>
      <w:ins w:id="697" w:author="Eric Boisvert" w:date="2015-10-30T04:04:00Z">
        <w:del w:id="698" w:author="Ollie Raymond" w:date="2016-02-03T09:32:00Z">
          <w:r w:rsidR="0068258B" w:rsidDel="000F075C">
            <w:rPr>
              <w:lang w:val="en-CA"/>
            </w:rPr>
            <w:delText>L</w:delText>
          </w:r>
        </w:del>
        <w:r w:rsidR="0068258B">
          <w:rPr>
            <w:lang w:val="en-CA"/>
          </w:rPr>
          <w:t xml:space="preserve">ogical model is an interpretation and repackaging of </w:t>
        </w:r>
      </w:ins>
      <w:ins w:id="699" w:author="Eric Boisvert" w:date="2015-10-30T04:07:00Z">
        <w:r w:rsidR="0068258B">
          <w:rPr>
            <w:lang w:val="en-CA"/>
          </w:rPr>
          <w:t xml:space="preserve">version 3.2 of </w:t>
        </w:r>
      </w:ins>
      <w:ins w:id="700" w:author="Eric Boisvert" w:date="2015-10-30T04:04:00Z">
        <w:r w:rsidR="0068258B">
          <w:rPr>
            <w:lang w:val="en-CA"/>
          </w:rPr>
          <w:t xml:space="preserve">the conceptual model published by </w:t>
        </w:r>
        <w:del w:id="701" w:author="Ollie Raymond" w:date="2016-02-03T09:33:00Z">
          <w:r w:rsidR="0068258B" w:rsidDel="000F075C">
            <w:rPr>
              <w:lang w:val="en-CA"/>
            </w:rPr>
            <w:delText>IUSG</w:delText>
          </w:r>
        </w:del>
      </w:ins>
      <w:ins w:id="702" w:author="Ollie Raymond" w:date="2016-02-03T09:33:00Z">
        <w:r>
          <w:rPr>
            <w:lang w:val="en-CA"/>
          </w:rPr>
          <w:t>IUGS</w:t>
        </w:r>
      </w:ins>
      <w:ins w:id="703" w:author="Eric Boisvert" w:date="2015-10-30T04:04:00Z">
        <w:r w:rsidR="0068258B">
          <w:rPr>
            <w:lang w:val="en-CA"/>
          </w:rPr>
          <w:t xml:space="preserve"> (</w:t>
        </w:r>
      </w:ins>
      <w:ins w:id="704"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705" w:author="Ollie Raymond" w:date="2016-02-08T10:41:00Z">
        <w:r w:rsidR="00B14110" w:rsidRPr="00B14110">
          <w:rPr>
            <w:lang w:val="en-CA"/>
          </w:rPr>
          <w:t>geosciml/3.2/documentation/html/</w:t>
        </w:r>
      </w:ins>
      <w:ins w:id="706" w:author="Eric Boisvert" w:date="2015-10-30T04:08:00Z">
        <w:r w:rsidR="0068258B">
          <w:rPr>
            <w:lang w:val="en-CA"/>
          </w:rPr>
          <w:t>).  The conceptual</w:t>
        </w:r>
        <w:r w:rsidR="007D2867">
          <w:rPr>
            <w:lang w:val="en-CA"/>
          </w:rPr>
          <w:t xml:space="preserve"> model is organised into 13 thematic packages</w:t>
        </w:r>
      </w:ins>
      <w:ins w:id="707"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708" w:author="Eric Boisvert" w:date="2016-03-06T13:27:00Z">
        <w:r w:rsidR="004D34D6">
          <w:rPr>
            <w:b/>
            <w:bCs/>
          </w:rPr>
          <w:t>Error! Reference source not found.</w:t>
        </w:r>
      </w:ins>
      <w:del w:id="709"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710"/>
      <w:r>
        <w:rPr>
          <w:lang w:val="en-CA"/>
        </w:rPr>
        <w:t>GeoSciML Portrayal : a simplified version for layer based application</w:t>
      </w:r>
      <w:commentRangeEnd w:id="710"/>
      <w:r w:rsidR="00A00D3D">
        <w:rPr>
          <w:rStyle w:val="CommentReference"/>
        </w:rPr>
        <w:commentReference w:id="710"/>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711" w:author="Ollie Raymond" w:date="2016-02-08T10:43:00Z">
        <w:r w:rsidR="00B14110">
          <w:rPr>
            <w:lang w:val="en-CA"/>
          </w:rPr>
          <w:t xml:space="preserve">the </w:t>
        </w:r>
      </w:ins>
      <w:r>
        <w:rPr>
          <w:lang w:val="en-CA"/>
        </w:rPr>
        <w:t xml:space="preserve">INSPIRE </w:t>
      </w:r>
      <w:ins w:id="712" w:author="Ollie Raymond" w:date="2016-02-08T10:47:00Z">
        <w:r w:rsidR="00B14110">
          <w:rPr>
            <w:lang w:val="en-CA"/>
          </w:rPr>
          <w:t>Data Specification on Geology</w:t>
        </w:r>
      </w:ins>
      <w:del w:id="713"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714" w:author="Steve Richard" w:date="2015-10-12T18:11:00Z">
        <w:r w:rsidDel="00A00D3D">
          <w:rPr>
            <w:lang w:val="en-CA"/>
          </w:rPr>
          <w:delText xml:space="preserve">provided </w:delText>
        </w:r>
      </w:del>
      <w:ins w:id="715" w:author="Steve Richard" w:date="2015-10-12T18:11:00Z">
        <w:r w:rsidR="00A00D3D">
          <w:rPr>
            <w:lang w:val="en-CA"/>
          </w:rPr>
          <w:t xml:space="preserve">providing </w:t>
        </w:r>
      </w:ins>
      <w:r>
        <w:rPr>
          <w:lang w:val="en-CA"/>
        </w:rPr>
        <w:t>detailed description of basic features</w:t>
      </w:r>
      <w:ins w:id="716" w:author="Ollie Raymond" w:date="2016-02-08T10:47:00Z">
        <w:r w:rsidR="00B14110">
          <w:rPr>
            <w:lang w:val="en-CA"/>
          </w:rPr>
          <w:t xml:space="preserve"> which </w:t>
        </w:r>
      </w:ins>
      <w:ins w:id="717" w:author="Steve Richard" w:date="2015-10-12T18:11:00Z">
        <w:del w:id="718" w:author="Ollie Raymond" w:date="2016-02-08T10:47:00Z">
          <w:r w:rsidR="00A00D3D" w:rsidDel="00B14110">
            <w:rPr>
              <w:lang w:val="en-CA"/>
            </w:rPr>
            <w:delText>. A</w:delText>
          </w:r>
        </w:del>
      </w:ins>
      <w:ins w:id="719" w:author="Ollie Raymond" w:date="2016-02-08T10:47:00Z">
        <w:r w:rsidR="00B14110">
          <w:rPr>
            <w:lang w:val="en-CA"/>
          </w:rPr>
          <w:t>a</w:t>
        </w:r>
      </w:ins>
      <w:ins w:id="720"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721" w:author="Steve Richard" w:date="2015-10-12T18:11:00Z">
        <w:r w:rsidDel="009367D1">
          <w:rPr>
            <w:lang w:val="en-CA"/>
          </w:rPr>
          <w:delText xml:space="preserve">of </w:delText>
        </w:r>
        <w:r w:rsidDel="00A00D3D">
          <w:rPr>
            <w:lang w:val="en-CA"/>
          </w:rPr>
          <w:delText>geochronoloy</w:delText>
        </w:r>
      </w:del>
      <w:ins w:id="722" w:author="Steve Richard" w:date="2015-10-12T18:11:00Z">
        <w:r w:rsidR="009367D1">
          <w:rPr>
            <w:lang w:val="en-CA"/>
          </w:rPr>
          <w:t>for the representation of geologic time using procedures adopted by the International Stratigraphic Commis</w:t>
        </w:r>
        <w:del w:id="723"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724" w:author="Steve Richard" w:date="2015-10-12T18:12:00Z">
        <w:r w:rsidR="009367D1">
          <w:rPr>
            <w:lang w:val="en-CA"/>
          </w:rPr>
          <w:t>s</w:t>
        </w:r>
      </w:ins>
      <w:r>
        <w:rPr>
          <w:lang w:val="en-CA"/>
        </w:rPr>
        <w:t xml:space="preserve"> </w:t>
      </w:r>
      <w:ins w:id="725" w:author="Steve Richard" w:date="2015-10-12T18:14:00Z">
        <w:r w:rsidR="009367D1">
          <w:rPr>
            <w:lang w:val="en-CA"/>
          </w:rPr>
          <w:t>and their properties as sampling features.</w:t>
        </w:r>
      </w:ins>
      <w:del w:id="726"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727" w:author="Steve Richard" w:date="2015-10-12T18:14:00Z">
        <w:r w:rsidDel="009367D1">
          <w:rPr>
            <w:lang w:val="en-CA"/>
          </w:rPr>
          <w:delText xml:space="preserve">laboratories </w:delText>
        </w:r>
      </w:del>
      <w:ins w:id="728" w:author="Steve Richard" w:date="2015-10-12T18:14:00Z">
        <w:r w:rsidR="009367D1">
          <w:rPr>
            <w:lang w:val="en-CA"/>
          </w:rPr>
          <w:t xml:space="preserve">laboratory </w:t>
        </w:r>
      </w:ins>
      <w:del w:id="729" w:author="Steve Richard" w:date="2015-10-12T18:15:00Z">
        <w:r w:rsidDel="009367D1">
          <w:rPr>
            <w:lang w:val="en-CA"/>
          </w:rPr>
          <w:delText>assays</w:delText>
        </w:r>
      </w:del>
      <w:ins w:id="730" w:author="Steve Richard" w:date="2015-10-12T18:15:00Z">
        <w:r w:rsidR="009367D1">
          <w:rPr>
            <w:lang w:val="en-CA"/>
          </w:rPr>
          <w:t xml:space="preserve">analytical </w:t>
        </w:r>
      </w:ins>
      <w:ins w:id="731" w:author="Ollie Raymond" w:date="2016-02-08T10:48:00Z">
        <w:r w:rsidR="00B14110">
          <w:rPr>
            <w:lang w:val="en-CA"/>
          </w:rPr>
          <w:t>meta</w:t>
        </w:r>
      </w:ins>
      <w:ins w:id="732" w:author="Steve Richard" w:date="2015-10-12T18:15:00Z">
        <w:r w:rsidR="009367D1">
          <w:rPr>
            <w:lang w:val="en-CA"/>
          </w:rPr>
          <w:t xml:space="preserve">data, </w:t>
        </w:r>
      </w:ins>
      <w:ins w:id="733" w:author="Ollie Raymond" w:date="2016-02-08T10:48:00Z">
        <w:r w:rsidR="00B14110">
          <w:rPr>
            <w:lang w:val="en-CA"/>
          </w:rPr>
          <w:t xml:space="preserve">geological </w:t>
        </w:r>
      </w:ins>
      <w:ins w:id="734" w:author="Ollie Raymond" w:date="2016-02-08T14:27:00Z">
        <w:r w:rsidR="004D2ACB">
          <w:rPr>
            <w:lang w:val="en-CA"/>
          </w:rPr>
          <w:t xml:space="preserve">sampling and </w:t>
        </w:r>
      </w:ins>
      <w:ins w:id="735" w:author="Steve Richard" w:date="2015-10-12T18:15:00Z">
        <w:r w:rsidR="009367D1">
          <w:rPr>
            <w:lang w:val="en-CA"/>
          </w:rPr>
          <w:t>specimens</w:t>
        </w:r>
      </w:ins>
      <w:ins w:id="736" w:author="Ollie Raymond" w:date="2016-02-08T10:48:00Z">
        <w:r w:rsidR="00B14110">
          <w:rPr>
            <w:lang w:val="en-CA"/>
          </w:rPr>
          <w:t>,</w:t>
        </w:r>
      </w:ins>
      <w:ins w:id="737"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A173A4" w:rsidP="007D2867">
      <w:pPr>
        <w:keepNext/>
        <w:rPr>
          <w:ins w:id="738" w:author="Eric Boisvert" w:date="2015-10-30T04:23:00Z"/>
        </w:rPr>
      </w:pPr>
      <w:ins w:id="739"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740" w:author="Eric Boisvert" w:date="2015-10-30T04:23:00Z"/>
          <w:color w:val="auto"/>
        </w:rPr>
      </w:pPr>
      <w:ins w:id="741"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42" w:author="Eric Boisvert" w:date="2016-03-26T14:06:00Z">
        <w:r w:rsidR="005960FA">
          <w:rPr>
            <w:noProof/>
            <w:color w:val="auto"/>
          </w:rPr>
          <w:t>1</w:t>
        </w:r>
      </w:ins>
      <w:ins w:id="743" w:author="Eric Boisvert" w:date="2015-10-30T04:23:00Z">
        <w:r w:rsidRPr="00690C3D">
          <w:rPr>
            <w:color w:val="auto"/>
          </w:rPr>
          <w:fldChar w:fldCharType="end"/>
        </w:r>
      </w:ins>
      <w:r w:rsidR="00690C3D">
        <w:rPr>
          <w:color w:val="auto"/>
        </w:rPr>
        <w:t xml:space="preserve"> -</w:t>
      </w:r>
      <w:ins w:id="744" w:author="Eric Boisvert" w:date="2015-10-30T04:23:00Z">
        <w:r w:rsidRPr="00690C3D">
          <w:rPr>
            <w:color w:val="auto"/>
          </w:rPr>
          <w:t xml:space="preserve"> GeoSciML 4.0 </w:t>
        </w:r>
        <w:del w:id="745"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46"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47" w:author="Eric Boisvert" w:date="2015-10-27T16:54:00Z">
        <w:r w:rsidR="005424AC">
          <w:rPr>
            <w:lang w:val="en-CA"/>
          </w:rPr>
          <w:t>t least one</w:t>
        </w:r>
      </w:ins>
      <w:r>
        <w:rPr>
          <w:lang w:val="en-CA"/>
        </w:rPr>
        <w:t xml:space="preserve"> requirements class (to conform to </w:t>
      </w:r>
      <w:ins w:id="748"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49" w:name="_Toc445034172"/>
      <w:r>
        <w:rPr>
          <w:lang w:val="en-CA"/>
        </w:rPr>
        <w:t xml:space="preserve">GeoSciML </w:t>
      </w:r>
      <w:r w:rsidR="000D2F14">
        <w:rPr>
          <w:lang w:val="en-CA"/>
        </w:rPr>
        <w:t>Portrayal</w:t>
      </w:r>
      <w:bookmarkEnd w:id="749"/>
    </w:p>
    <w:p w14:paraId="56C550D5" w14:textId="77777777" w:rsidR="00865F5F" w:rsidRDefault="00865F5F" w:rsidP="009459BF">
      <w:pPr>
        <w:rPr>
          <w:ins w:id="750" w:author="Eric Boisvert" w:date="2016-01-06T09:40:00Z"/>
          <w:lang w:val="en-CA"/>
        </w:rPr>
      </w:pPr>
    </w:p>
    <w:p w14:paraId="7BE63CEC" w14:textId="4CBBF503"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751" w:author="Steve Richard" w:date="2015-10-12T18:16:00Z">
        <w:r w:rsidR="009367D1">
          <w:rPr>
            <w:lang w:val="en-CA"/>
          </w:rPr>
          <w:t>, particularly ad</w:t>
        </w:r>
      </w:ins>
      <w:ins w:id="752" w:author="Eric Boisvert" w:date="2015-10-27T16:54:00Z">
        <w:r w:rsidR="005424AC">
          <w:rPr>
            <w:lang w:val="en-CA"/>
          </w:rPr>
          <w:t>a</w:t>
        </w:r>
      </w:ins>
      <w:ins w:id="753" w:author="Steve Richard" w:date="2015-10-12T18:16:00Z">
        <w:del w:id="754" w:author="Eric Boisvert" w:date="2015-10-27T16:54:00Z">
          <w:r w:rsidR="009367D1" w:rsidDel="005424AC">
            <w:rPr>
              <w:lang w:val="en-CA"/>
            </w:rPr>
            <w:delText>o</w:delText>
          </w:r>
        </w:del>
        <w:r w:rsidR="009367D1">
          <w:rPr>
            <w:lang w:val="en-CA"/>
          </w:rPr>
          <w:t xml:space="preserve">pted </w:t>
        </w:r>
        <w:del w:id="755" w:author="Eric Boisvert" w:date="2015-10-27T16:54:00Z">
          <w:r w:rsidR="009367D1" w:rsidDel="005424AC">
            <w:rPr>
              <w:lang w:val="en-CA"/>
            </w:rPr>
            <w:delText>for</w:delText>
          </w:r>
        </w:del>
      </w:ins>
      <w:ins w:id="756" w:author="Eric Boisvert" w:date="2015-10-27T16:54:00Z">
        <w:r w:rsidR="005424AC">
          <w:rPr>
            <w:lang w:val="en-CA"/>
          </w:rPr>
          <w:t>to</w:t>
        </w:r>
      </w:ins>
      <w:ins w:id="757" w:author="Steve Richard" w:date="2015-10-12T18:16:00Z">
        <w:r w:rsidR="009367D1">
          <w:rPr>
            <w:lang w:val="en-CA"/>
          </w:rPr>
          <w:t xml:space="preserve"> geographic visualization</w:t>
        </w:r>
      </w:ins>
      <w:ins w:id="758" w:author="Steve Richard" w:date="2015-10-12T18:17:00Z">
        <w:r w:rsidR="009367D1">
          <w:rPr>
            <w:lang w:val="en-CA"/>
          </w:rPr>
          <w:t xml:space="preserve"> with key reporting properties</w:t>
        </w:r>
      </w:ins>
      <w:r>
        <w:rPr>
          <w:lang w:val="en-CA"/>
        </w:rPr>
        <w:t xml:space="preserve">.  The use case </w:t>
      </w:r>
      <w:del w:id="759" w:author="Steve Richard" w:date="2015-10-12T18:17:00Z">
        <w:r w:rsidDel="009367D1">
          <w:rPr>
            <w:lang w:val="en-CA"/>
          </w:rPr>
          <w:delText xml:space="preserve">sought </w:delText>
        </w:r>
      </w:del>
      <w:ins w:id="760" w:author="Steve Richard" w:date="2015-10-12T18:17:00Z">
        <w:r w:rsidR="009367D1">
          <w:rPr>
            <w:lang w:val="en-CA"/>
          </w:rPr>
          <w:t xml:space="preserve">target </w:t>
        </w:r>
      </w:ins>
      <w:r>
        <w:rPr>
          <w:lang w:val="en-CA"/>
        </w:rPr>
        <w:t>for portrayal is</w:t>
      </w:r>
      <w:ins w:id="761" w:author="Steve Richard" w:date="2015-10-12T18:17:00Z">
        <w:r w:rsidR="009367D1">
          <w:rPr>
            <w:lang w:val="en-CA"/>
          </w:rPr>
          <w:t xml:space="preserve"> a</w:t>
        </w:r>
      </w:ins>
      <w:r>
        <w:rPr>
          <w:lang w:val="en-CA"/>
        </w:rPr>
        <w:t xml:space="preserve"> simple </w:t>
      </w:r>
      <w:del w:id="762" w:author="Steve Richard" w:date="2015-10-12T18:17:00Z">
        <w:r w:rsidDel="009367D1">
          <w:rPr>
            <w:lang w:val="en-CA"/>
          </w:rPr>
          <w:delText xml:space="preserve">layer </w:delText>
        </w:r>
      </w:del>
      <w:ins w:id="763" w:author="Steve Richard" w:date="2015-10-12T18:17:00Z">
        <w:r w:rsidR="009367D1">
          <w:rPr>
            <w:lang w:val="en-CA"/>
          </w:rPr>
          <w:t>layer-</w:t>
        </w:r>
      </w:ins>
      <w:r>
        <w:rPr>
          <w:lang w:val="en-CA"/>
        </w:rPr>
        <w:t xml:space="preserve">based application, such as web map application or GIS where the key functionality is </w:t>
      </w:r>
      <w:ins w:id="764" w:author="Eric Boisvert" w:date="2016-01-06T09:42:00Z">
        <w:r w:rsidR="00865F5F">
          <w:rPr>
            <w:lang w:val="en-CA"/>
          </w:rPr>
          <w:t xml:space="preserve">to </w:t>
        </w:r>
      </w:ins>
      <w:r>
        <w:rPr>
          <w:lang w:val="en-CA"/>
        </w:rPr>
        <w:t xml:space="preserve">display a map layer and perform simple </w:t>
      </w:r>
      <w:ins w:id="765" w:author="Eric Boisvert" w:date="2015-10-27T16:55:00Z">
        <w:r w:rsidR="005424AC">
          <w:rPr>
            <w:lang w:val="en-CA"/>
          </w:rPr>
          <w:t>identify</w:t>
        </w:r>
      </w:ins>
      <w:del w:id="766" w:author="Eric Boisvert" w:date="2015-10-27T16:55:00Z">
        <w:r w:rsidDel="005424AC">
          <w:rPr>
            <w:lang w:val="en-CA"/>
          </w:rPr>
          <w:delText>“</w:delText>
        </w:r>
      </w:del>
      <w:del w:id="767" w:author="Eric Boisvert" w:date="2015-10-27T16:54:00Z">
        <w:r w:rsidDel="005424AC">
          <w:rPr>
            <w:lang w:val="en-CA"/>
          </w:rPr>
          <w:delText>identify”</w:delText>
        </w:r>
      </w:del>
      <w:r>
        <w:rPr>
          <w:lang w:val="en-CA"/>
        </w:rPr>
        <w:t xml:space="preserve"> operations.  The classes are model</w:t>
      </w:r>
      <w:ins w:id="768" w:author="Eric Boisvert" w:date="2016-01-06T09:42:00Z">
        <w:r w:rsidR="00865F5F">
          <w:rPr>
            <w:lang w:val="en-CA"/>
          </w:rPr>
          <w:t>led</w:t>
        </w:r>
      </w:ins>
      <w:r>
        <w:rPr>
          <w:lang w:val="en-CA"/>
        </w:rPr>
        <w:t xml:space="preserve"> to be easily implementable in any GIS or web mapping application</w:t>
      </w:r>
      <w:del w:id="769" w:author="Ollie Raymond" w:date="2016-02-08T14:31:00Z">
        <w:r w:rsidDel="00201C6A">
          <w:rPr>
            <w:lang w:val="en-CA"/>
          </w:rPr>
          <w:delText>s</w:delText>
        </w:r>
      </w:del>
      <w:r>
        <w:rPr>
          <w:lang w:val="en-CA"/>
        </w:rPr>
        <w:t xml:space="preserve">.  One </w:t>
      </w:r>
      <w:del w:id="770" w:author="Eric Boisvert" w:date="2016-03-28T12:33:00Z">
        <w:r w:rsidDel="00A173A4">
          <w:rPr>
            <w:lang w:val="en-CA"/>
          </w:rPr>
          <w:delText>class</w:delText>
        </w:r>
        <w:r w:rsidR="00276AD3" w:rsidDel="00A173A4">
          <w:rPr>
            <w:lang w:val="en-CA"/>
          </w:rPr>
          <w:delText xml:space="preserve"> </w:delText>
        </w:r>
      </w:del>
      <w:ins w:id="771"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72" w:author="Ollie Raymond" w:date="2016-02-08T14:32:00Z">
        <w:r w:rsidR="00201C6A">
          <w:rPr>
            <w:lang w:val="en-CA"/>
          </w:rPr>
          <w:t xml:space="preserve">denormalised </w:t>
        </w:r>
      </w:ins>
      <w:r>
        <w:rPr>
          <w:lang w:val="en-CA"/>
        </w:rPr>
        <w:t>RDBMS tables</w:t>
      </w:r>
      <w:ins w:id="773" w:author="Ollie Raymond" w:date="2016-02-08T14:32:00Z">
        <w:r w:rsidR="00201C6A">
          <w:rPr>
            <w:lang w:val="en-CA"/>
          </w:rPr>
          <w:t>.</w:t>
        </w:r>
      </w:ins>
      <w:ins w:id="774" w:author="Eric Boisvert" w:date="2016-01-06T09:43:00Z">
        <w:r w:rsidR="00865F5F">
          <w:rPr>
            <w:lang w:val="en-CA"/>
          </w:rPr>
          <w:t xml:space="preserve"> </w:t>
        </w:r>
      </w:ins>
      <w:ins w:id="775" w:author="Ollie Raymond" w:date="2016-02-08T14:32:00Z">
        <w:r w:rsidR="00201C6A">
          <w:rPr>
            <w:lang w:val="en-CA"/>
          </w:rPr>
          <w:t xml:space="preserve"> </w:t>
        </w:r>
      </w:ins>
      <w:ins w:id="776" w:author="Eric Boisvert" w:date="2016-01-06T09:44:00Z">
        <w:r w:rsidR="00865F5F">
          <w:rPr>
            <w:lang w:val="en-CA"/>
          </w:rPr>
          <w:t>The XML implementation (</w:t>
        </w:r>
      </w:ins>
      <w:ins w:id="77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78" w:author="Eric Boisvert" w:date="2016-03-06T13:27:00Z">
        <w:r w:rsidR="004D34D6">
          <w:rPr>
            <w:lang w:val="en-CA"/>
          </w:rPr>
          <w:t>9.4</w:t>
        </w:r>
      </w:ins>
      <w:ins w:id="779" w:author="Eric Boisvert" w:date="2016-01-06T09:45:00Z">
        <w:r w:rsidR="00865F5F">
          <w:rPr>
            <w:lang w:val="en-CA"/>
          </w:rPr>
          <w:fldChar w:fldCharType="end"/>
        </w:r>
      </w:ins>
      <w:ins w:id="780" w:author="Eric Boisvert" w:date="2016-01-06T09:44:00Z">
        <w:r w:rsidR="00865F5F">
          <w:rPr>
            <w:lang w:val="en-CA"/>
          </w:rPr>
          <w:t>) is conforma</w:t>
        </w:r>
      </w:ins>
      <w:ins w:id="781" w:author="Eric Boisvert" w:date="2016-01-06T09:45:00Z">
        <w:r w:rsidR="00926101">
          <w:rPr>
            <w:lang w:val="en-CA"/>
          </w:rPr>
          <w:t>n</w:t>
        </w:r>
      </w:ins>
      <w:ins w:id="782" w:author="Eric Boisvert" w:date="2016-01-06T09:44:00Z">
        <w:r w:rsidR="00865F5F">
          <w:rPr>
            <w:lang w:val="en-CA"/>
          </w:rPr>
          <w:t>t with</w:t>
        </w:r>
      </w:ins>
      <w:ins w:id="783" w:author="Eric Boisvert" w:date="2016-01-06T09:43:00Z">
        <w:r w:rsidR="00865F5F">
          <w:rPr>
            <w:lang w:val="en-CA"/>
          </w:rPr>
          <w:t xml:space="preserve"> GML Simple Feature</w:t>
        </w:r>
      </w:ins>
      <w:ins w:id="784" w:author="Eric Boisvert" w:date="2016-01-06T09:45:00Z">
        <w:r w:rsidR="00926101">
          <w:rPr>
            <w:lang w:val="en-CA"/>
          </w:rPr>
          <w:t xml:space="preserve"> (</w:t>
        </w:r>
      </w:ins>
      <w:ins w:id="78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86" w:author="Steve Richard" w:date="2015-10-12T18:19:00Z">
        <w:del w:id="787" w:author="Eric Boisvert" w:date="2016-01-06T09:46:00Z">
          <w:r w:rsidDel="00926101">
            <w:rPr>
              <w:lang w:val="en-CA"/>
            </w:rPr>
            <w:delText>The p</w:delText>
          </w:r>
        </w:del>
      </w:ins>
      <w:del w:id="788" w:author="Eric Boisvert" w:date="2016-01-06T09:46:00Z">
        <w:r w:rsidR="00DE0FD0" w:rsidDel="00926101">
          <w:rPr>
            <w:lang w:val="en-CA"/>
          </w:rPr>
          <w:delText>Portrayal data model provides several “pointers”,</w:delText>
        </w:r>
      </w:del>
      <w:ins w:id="789" w:author="Eric Boisvert" w:date="2016-01-06T09:46:00Z">
        <w:del w:id="790" w:author="Ollie Raymond" w:date="2016-02-08T14:34:00Z">
          <w:r w:rsidR="00926101" w:rsidDel="00201C6A">
            <w:rPr>
              <w:lang w:val="en-CA"/>
            </w:rPr>
            <w:delText>Several</w:delText>
          </w:r>
        </w:del>
      </w:ins>
      <w:ins w:id="791" w:author="Ollie Raymond" w:date="2016-02-08T14:34:00Z">
        <w:r w:rsidR="00201C6A">
          <w:rPr>
            <w:lang w:val="en-CA"/>
          </w:rPr>
          <w:t>Some</w:t>
        </w:r>
      </w:ins>
      <w:ins w:id="792" w:author="Eric Boisvert" w:date="2016-01-06T09:46:00Z">
        <w:r w:rsidR="00926101">
          <w:rPr>
            <w:lang w:val="en-CA"/>
          </w:rPr>
          <w:t xml:space="preserve"> fields are external references,</w:t>
        </w:r>
      </w:ins>
      <w:r w:rsidR="00DE0FD0">
        <w:rPr>
          <w:lang w:val="en-CA"/>
        </w:rPr>
        <w:t xml:space="preserve"> in the form of HTTP URI, to </w:t>
      </w:r>
      <w:ins w:id="793" w:author="Ollie Raymond" w:date="2016-02-08T14:35:00Z">
        <w:r w:rsidR="00201C6A">
          <w:rPr>
            <w:lang w:val="en-CA"/>
          </w:rPr>
          <w:t xml:space="preserve">provide </w:t>
        </w:r>
      </w:ins>
      <w:ins w:id="794" w:author="Ollie Raymond" w:date="2016-02-08T14:36:00Z">
        <w:r w:rsidR="00201C6A">
          <w:rPr>
            <w:lang w:val="en-CA"/>
          </w:rPr>
          <w:t>hyper</w:t>
        </w:r>
      </w:ins>
      <w:ins w:id="795" w:author="Ollie Raymond" w:date="2016-02-08T14:35:00Z">
        <w:r w:rsidR="00201C6A">
          <w:rPr>
            <w:lang w:val="en-CA"/>
          </w:rPr>
          <w:t xml:space="preserve">links for </w:t>
        </w:r>
      </w:ins>
      <w:del w:id="796" w:author="Ollie Raymond" w:date="2016-02-08T14:35:00Z">
        <w:r w:rsidR="00DE0FD0" w:rsidDel="00201C6A">
          <w:rPr>
            <w:lang w:val="en-CA"/>
          </w:rPr>
          <w:delText xml:space="preserve">form a sort of “switchboard” where application operating on </w:delText>
        </w:r>
      </w:del>
      <w:ins w:id="797" w:author="Eric Boisvert" w:date="2015-10-28T18:33:00Z">
        <w:del w:id="798" w:author="Ollie Raymond" w:date="2016-02-08T14:35:00Z">
          <w:r w:rsidR="00AE3B9C" w:rsidDel="00201C6A">
            <w:rPr>
              <w:lang w:val="en-CA"/>
            </w:rPr>
            <w:delText xml:space="preserve">instances of the </w:delText>
          </w:r>
        </w:del>
      </w:ins>
      <w:del w:id="799" w:author="Ollie Raymond" w:date="2016-02-08T14:35:00Z">
        <w:r w:rsidR="00DE0FD0" w:rsidDel="00201C6A">
          <w:rPr>
            <w:lang w:val="en-CA"/>
          </w:rPr>
          <w:delText xml:space="preserve">portrayal model can </w:delText>
        </w:r>
      </w:del>
      <w:ins w:id="800" w:author="Eric Boisvert" w:date="2016-01-06T09:48:00Z">
        <w:del w:id="801" w:author="Ollie Raymond" w:date="2016-02-08T14:35:00Z">
          <w:r w:rsidR="00926101" w:rsidDel="00201C6A">
            <w:rPr>
              <w:lang w:val="en-CA"/>
            </w:rPr>
            <w:delText>could</w:delText>
          </w:r>
        </w:del>
      </w:ins>
      <w:ins w:id="802" w:author="Ollie Raymond" w:date="2016-02-08T14:35:00Z">
        <w:r w:rsidR="00201C6A">
          <w:rPr>
            <w:lang w:val="en-CA"/>
          </w:rPr>
          <w:t>applications to</w:t>
        </w:r>
      </w:ins>
      <w:ins w:id="803" w:author="Eric Boisvert" w:date="2016-01-06T09:48:00Z">
        <w:r w:rsidR="00926101">
          <w:rPr>
            <w:lang w:val="en-CA"/>
          </w:rPr>
          <w:t xml:space="preserve"> </w:t>
        </w:r>
      </w:ins>
      <w:del w:id="804" w:author="Eric Boisvert" w:date="2015-10-28T18:33:00Z">
        <w:r w:rsidR="00DE0FD0" w:rsidDel="00AE3B9C">
          <w:rPr>
            <w:lang w:val="en-CA"/>
          </w:rPr>
          <w:delText xml:space="preserve">extract </w:delText>
        </w:r>
      </w:del>
      <w:ins w:id="805" w:author="Eric Boisvert" w:date="2015-10-28T18:33:00Z">
        <w:r w:rsidR="00AE3B9C">
          <w:rPr>
            <w:lang w:val="en-CA"/>
          </w:rPr>
          <w:t xml:space="preserve">access </w:t>
        </w:r>
      </w:ins>
      <w:ins w:id="80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807" w:author="Eric Boisvert" w:date="2016-03-06T13:27:00Z">
        <w:r w:rsidR="004D34D6">
          <w:rPr>
            <w:b/>
            <w:bCs/>
          </w:rPr>
          <w:t>Error! Reference source not found.</w:t>
        </w:r>
      </w:ins>
      <w:del w:id="808"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809" w:author="Eric Boisvert" w:date="2016-01-06T09:58:00Z"/>
          <w:noProof/>
          <w:lang w:val="en-CA" w:eastAsia="en-CA"/>
        </w:rPr>
      </w:pPr>
    </w:p>
    <w:p w14:paraId="3B9A29C6" w14:textId="23294079" w:rsidR="00094557" w:rsidRDefault="00A173A4" w:rsidP="00094557">
      <w:pPr>
        <w:keepNext/>
        <w:rPr>
          <w:ins w:id="810" w:author="Eric Boisvert" w:date="2016-01-06T09:59:00Z"/>
        </w:rPr>
      </w:pPr>
      <w:ins w:id="811"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812" w:author="Ollie Raymond" w:date="2016-02-08T15:18:00Z">
            <w:rPr/>
          </w:rPrChange>
        </w:rPr>
        <w:pPrChange w:id="813" w:author="Eric Boisvert" w:date="2016-01-06T09:59:00Z">
          <w:pPr>
            <w:keepNext/>
          </w:pPr>
        </w:pPrChange>
      </w:pPr>
      <w:ins w:id="814" w:author="Eric Boisvert" w:date="2016-01-06T09:59:00Z">
        <w:r w:rsidRPr="009F4AF5">
          <w:rPr>
            <w:color w:val="000000"/>
            <w:rPrChange w:id="815" w:author="Ollie Raymond" w:date="2016-02-08T15:18:00Z">
              <w:rPr>
                <w:b/>
                <w:bCs/>
              </w:rPr>
            </w:rPrChange>
          </w:rPr>
          <w:t xml:space="preserve">Figure </w:t>
        </w:r>
        <w:r w:rsidRPr="009F4AF5">
          <w:rPr>
            <w:color w:val="000000"/>
            <w:rPrChange w:id="816" w:author="Ollie Raymond" w:date="2016-02-08T15:18:00Z">
              <w:rPr>
                <w:b/>
                <w:bCs/>
              </w:rPr>
            </w:rPrChange>
          </w:rPr>
          <w:fldChar w:fldCharType="begin"/>
        </w:r>
        <w:r w:rsidRPr="009F4AF5">
          <w:rPr>
            <w:color w:val="000000"/>
            <w:rPrChange w:id="817" w:author="Ollie Raymond" w:date="2016-02-08T15:18:00Z">
              <w:rPr>
                <w:b/>
                <w:bCs/>
              </w:rPr>
            </w:rPrChange>
          </w:rPr>
          <w:instrText xml:space="preserve"> SEQ Figure \* ARABIC </w:instrText>
        </w:r>
      </w:ins>
      <w:r w:rsidRPr="009F4AF5">
        <w:rPr>
          <w:color w:val="000000"/>
          <w:rPrChange w:id="818" w:author="Ollie Raymond" w:date="2016-02-08T15:18:00Z">
            <w:rPr>
              <w:b/>
              <w:bCs/>
            </w:rPr>
          </w:rPrChange>
        </w:rPr>
        <w:fldChar w:fldCharType="separate"/>
      </w:r>
      <w:ins w:id="819" w:author="Eric Boisvert" w:date="2016-03-26T14:06:00Z">
        <w:r w:rsidR="005960FA">
          <w:rPr>
            <w:noProof/>
            <w:color w:val="000000"/>
          </w:rPr>
          <w:t>2</w:t>
        </w:r>
      </w:ins>
      <w:ins w:id="820" w:author="Eric Boisvert" w:date="2016-01-06T09:59:00Z">
        <w:r w:rsidRPr="009F4AF5">
          <w:rPr>
            <w:color w:val="000000"/>
            <w:rPrChange w:id="821" w:author="Ollie Raymond" w:date="2016-02-08T15:18:00Z">
              <w:rPr>
                <w:b/>
                <w:bCs/>
              </w:rPr>
            </w:rPrChange>
          </w:rPr>
          <w:fldChar w:fldCharType="end"/>
        </w:r>
        <w:r w:rsidRPr="009F4AF5">
          <w:rPr>
            <w:color w:val="000000"/>
            <w:rPrChange w:id="822" w:author="Ollie Raymond" w:date="2016-02-08T15:18:00Z">
              <w:rPr>
                <w:b/>
                <w:bCs/>
              </w:rPr>
            </w:rPrChange>
          </w:rPr>
          <w:t xml:space="preserve"> </w:t>
        </w:r>
      </w:ins>
      <w:r w:rsidR="00690C3D" w:rsidRPr="009F4AF5">
        <w:rPr>
          <w:color w:val="000000"/>
        </w:rPr>
        <w:t xml:space="preserve">- </w:t>
      </w:r>
      <w:ins w:id="823" w:author="Eric Boisvert" w:date="2016-01-06T09:59:00Z">
        <w:del w:id="824" w:author="Ollie Raymond" w:date="2016-02-08T14:56:00Z">
          <w:r w:rsidRPr="009F4AF5" w:rsidDel="00C17E97">
            <w:rPr>
              <w:color w:val="000000"/>
              <w:rPrChange w:id="825" w:author="Ollie Raymond" w:date="2016-02-08T15:18:00Z">
                <w:rPr>
                  <w:b/>
                  <w:bCs/>
                </w:rPr>
              </w:rPrChange>
            </w:rPr>
            <w:delText>L</w:delText>
          </w:r>
        </w:del>
      </w:ins>
      <w:ins w:id="826" w:author="Ollie Raymond" w:date="2016-02-08T14:56:00Z">
        <w:r w:rsidR="00C17E97" w:rsidRPr="009F4AF5">
          <w:rPr>
            <w:color w:val="000000"/>
            <w:rPrChange w:id="827" w:author="Ollie Raymond" w:date="2016-02-08T15:18:00Z">
              <w:rPr>
                <w:b/>
                <w:bCs/>
              </w:rPr>
            </w:rPrChange>
          </w:rPr>
          <w:t>Example of l</w:t>
        </w:r>
      </w:ins>
      <w:ins w:id="828" w:author="Eric Boisvert" w:date="2016-01-06T09:59:00Z">
        <w:r w:rsidRPr="009F4AF5">
          <w:rPr>
            <w:color w:val="000000"/>
            <w:rPrChange w:id="829" w:author="Ollie Raymond" w:date="2016-02-08T15:18:00Z">
              <w:rPr>
                <w:b/>
                <w:bCs/>
              </w:rPr>
            </w:rPrChange>
          </w:rPr>
          <w:t xml:space="preserve">inkage between </w:t>
        </w:r>
        <w:del w:id="830" w:author="Ollie Raymond" w:date="2016-02-08T14:56:00Z">
          <w:r w:rsidRPr="009F4AF5" w:rsidDel="00C17E97">
            <w:rPr>
              <w:color w:val="000000"/>
              <w:rPrChange w:id="831" w:author="Ollie Raymond" w:date="2016-02-08T15:18:00Z">
                <w:rPr>
                  <w:b/>
                  <w:bCs/>
                </w:rPr>
              </w:rPrChange>
            </w:rPr>
            <w:delText>p</w:delText>
          </w:r>
        </w:del>
      </w:ins>
      <w:ins w:id="832" w:author="Ollie Raymond" w:date="2016-02-08T14:56:00Z">
        <w:r w:rsidR="00C17E97" w:rsidRPr="009F4AF5">
          <w:rPr>
            <w:color w:val="000000"/>
            <w:rPrChange w:id="833" w:author="Ollie Raymond" w:date="2016-02-08T15:18:00Z">
              <w:rPr>
                <w:b/>
                <w:bCs/>
              </w:rPr>
            </w:rPrChange>
          </w:rPr>
          <w:t>P</w:t>
        </w:r>
      </w:ins>
      <w:ins w:id="834" w:author="Eric Boisvert" w:date="2016-01-06T09:59:00Z">
        <w:r w:rsidRPr="009F4AF5">
          <w:rPr>
            <w:color w:val="000000"/>
            <w:rPrChange w:id="835" w:author="Ollie Raymond" w:date="2016-02-08T15:18:00Z">
              <w:rPr>
                <w:b/>
                <w:bCs/>
              </w:rPr>
            </w:rPrChange>
          </w:rPr>
          <w:t>ortrayal</w:t>
        </w:r>
      </w:ins>
      <w:ins w:id="836" w:author="Ollie Raymond" w:date="2016-02-08T14:56:00Z">
        <w:r w:rsidR="00C17E97" w:rsidRPr="009F4AF5">
          <w:rPr>
            <w:color w:val="000000"/>
            <w:rPrChange w:id="837" w:author="Ollie Raymond" w:date="2016-02-08T15:18:00Z">
              <w:rPr>
                <w:b/>
                <w:bCs/>
              </w:rPr>
            </w:rPrChange>
          </w:rPr>
          <w:t xml:space="preserve"> </w:t>
        </w:r>
        <w:del w:id="838" w:author="Eric Boisvert" w:date="2016-03-28T12:33:00Z">
          <w:r w:rsidR="00C17E97" w:rsidRPr="009F4AF5" w:rsidDel="00A173A4">
            <w:rPr>
              <w:color w:val="000000"/>
              <w:rPrChange w:id="839" w:author="Ollie Raymond" w:date="2016-02-08T15:18:00Z">
                <w:rPr>
                  <w:b/>
                  <w:bCs/>
                </w:rPr>
              </w:rPrChange>
            </w:rPr>
            <w:delText>classes</w:delText>
          </w:r>
        </w:del>
      </w:ins>
      <w:ins w:id="840" w:author="Eric Boisvert" w:date="2016-03-28T12:33:00Z">
        <w:r w:rsidR="00A173A4">
          <w:rPr>
            <w:color w:val="000000"/>
          </w:rPr>
          <w:t>feature</w:t>
        </w:r>
      </w:ins>
      <w:ins w:id="841" w:author="Eric Boisvert" w:date="2016-01-06T09:59:00Z">
        <w:r w:rsidRPr="009F4AF5">
          <w:rPr>
            <w:color w:val="000000"/>
            <w:rPrChange w:id="842" w:author="Ollie Raymond" w:date="2016-02-08T15:18:00Z">
              <w:rPr>
                <w:b/>
                <w:bCs/>
              </w:rPr>
            </w:rPrChange>
          </w:rPr>
          <w:t xml:space="preserve"> and other GeoSciML packages</w:t>
        </w:r>
      </w:ins>
      <w:ins w:id="843" w:author="Ollie Raymond" w:date="2016-02-08T14:56:00Z">
        <w:r w:rsidR="00C17E97" w:rsidRPr="009F4AF5">
          <w:rPr>
            <w:color w:val="000000"/>
            <w:rPrChange w:id="844" w:author="Ollie Raymond" w:date="2016-02-08T15:18:00Z">
              <w:rPr>
                <w:b/>
                <w:bCs/>
              </w:rPr>
            </w:rPrChange>
          </w:rPr>
          <w:t xml:space="preserve"> and vocabular</w:t>
        </w:r>
      </w:ins>
      <w:ins w:id="845" w:author="Ollie Raymond" w:date="2016-02-12T09:48:00Z">
        <w:r w:rsidR="00C3605D" w:rsidRPr="009F4AF5">
          <w:rPr>
            <w:color w:val="000000"/>
          </w:rPr>
          <w:t>y term URI’s</w:t>
        </w:r>
      </w:ins>
      <w:ins w:id="846" w:author="Eric Boisvert" w:date="2016-01-06T09:59:00Z">
        <w:r w:rsidRPr="009F4AF5">
          <w:rPr>
            <w:color w:val="000000"/>
            <w:rPrChange w:id="847"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48" w:name="_Ref432754283"/>
      <w:bookmarkStart w:id="849" w:name="_Toc445034173"/>
      <w:r>
        <w:rPr>
          <w:lang w:val="en-CA"/>
        </w:rPr>
        <w:lastRenderedPageBreak/>
        <w:t>GeoSciML Basic and Extension</w:t>
      </w:r>
      <w:bookmarkEnd w:id="848"/>
      <w:bookmarkEnd w:id="849"/>
    </w:p>
    <w:p w14:paraId="159EBC38" w14:textId="77777777" w:rsidR="00681747" w:rsidRDefault="00681747" w:rsidP="00681747">
      <w:pPr>
        <w:rPr>
          <w:lang w:val="en-CA"/>
        </w:rPr>
      </w:pPr>
    </w:p>
    <w:p w14:paraId="639F925B" w14:textId="5623F8F5" w:rsidR="00230CDE" w:rsidRDefault="00681747" w:rsidP="00681747">
      <w:pPr>
        <w:rPr>
          <w:ins w:id="850" w:author="Eric Boisvert" w:date="2016-01-16T17:26:00Z"/>
          <w:lang w:val="en-CA"/>
        </w:rPr>
      </w:pPr>
      <w:r>
        <w:rPr>
          <w:lang w:val="en-CA"/>
        </w:rPr>
        <w:t xml:space="preserve">GeoSciML describes geological features </w:t>
      </w:r>
      <w:del w:id="851" w:author="Eric Boisvert" w:date="2016-01-06T10:02:00Z">
        <w:r w:rsidDel="00D318C0">
          <w:rPr>
            <w:lang w:val="en-CA"/>
          </w:rPr>
          <w:delText>in a</w:delText>
        </w:r>
      </w:del>
      <w:ins w:id="852" w:author="Eric Boisvert" w:date="2016-01-06T10:02:00Z">
        <w:r w:rsidR="00D318C0">
          <w:rPr>
            <w:lang w:val="en-CA"/>
          </w:rPr>
          <w:t>from the</w:t>
        </w:r>
      </w:ins>
      <w:r>
        <w:rPr>
          <w:lang w:val="en-CA"/>
        </w:rPr>
        <w:t xml:space="preserve"> mapping perspective, articulated around the concept of a Map</w:t>
      </w:r>
      <w:ins w:id="853" w:author="Ollie Raymond" w:date="2016-02-08T15:56:00Z">
        <w:r w:rsidR="005F5C63">
          <w:rPr>
            <w:lang w:val="en-CA"/>
          </w:rPr>
          <w:t>ped</w:t>
        </w:r>
      </w:ins>
      <w:r>
        <w:rPr>
          <w:lang w:val="en-CA"/>
        </w:rPr>
        <w:t>Feature – the cartographic element shown on a map, and the Geologic</w:t>
      </w:r>
      <w:del w:id="854" w:author="Ollie Raymond" w:date="2016-02-08T16:42:00Z">
        <w:r w:rsidDel="00A96A3A">
          <w:rPr>
            <w:lang w:val="en-CA"/>
          </w:rPr>
          <w:delText>al</w:delText>
        </w:r>
      </w:del>
      <w:r>
        <w:rPr>
          <w:lang w:val="en-CA"/>
        </w:rPr>
        <w:t xml:space="preserve">Feature it represents.  All </w:t>
      </w:r>
      <w:ins w:id="855" w:author="Eric Boisvert" w:date="2016-01-06T10:02:00Z">
        <w:r w:rsidR="00D318C0">
          <w:rPr>
            <w:lang w:val="en-CA"/>
          </w:rPr>
          <w:t xml:space="preserve">geologic </w:t>
        </w:r>
      </w:ins>
      <w:r>
        <w:rPr>
          <w:lang w:val="en-CA"/>
        </w:rPr>
        <w:t>concepts that can be represented on a map are subtypes of Geologic</w:t>
      </w:r>
      <w:del w:id="856" w:author="Ollie Raymond" w:date="2016-02-08T16:42:00Z">
        <w:r w:rsidDel="00A96A3A">
          <w:rPr>
            <w:lang w:val="en-CA"/>
          </w:rPr>
          <w:delText>al</w:delText>
        </w:r>
      </w:del>
      <w:r>
        <w:rPr>
          <w:lang w:val="en-CA"/>
        </w:rPr>
        <w:t>Feature</w:t>
      </w:r>
      <w:del w:id="857" w:author="Eric Boisvert" w:date="2016-01-06T10:02:00Z">
        <w:r w:rsidDel="00D318C0">
          <w:rPr>
            <w:lang w:val="en-CA"/>
          </w:rPr>
          <w:delText>s</w:delText>
        </w:r>
      </w:del>
      <w:del w:id="858" w:author="Eric Boisvert" w:date="2016-01-16T17:26:00Z">
        <w:r w:rsidDel="00230CDE">
          <w:rPr>
            <w:lang w:val="en-CA"/>
          </w:rPr>
          <w:delText xml:space="preserve">.   </w:delText>
        </w:r>
      </w:del>
      <w:ins w:id="859" w:author="Eric Boisvert" w:date="2016-01-16T17:26:00Z">
        <w:r w:rsidR="00230CDE">
          <w:rPr>
            <w:lang w:val="en-CA"/>
          </w:rPr>
          <w:t xml:space="preserve">.  </w:t>
        </w:r>
      </w:ins>
    </w:p>
    <w:p w14:paraId="56FEBB16" w14:textId="009B2E8A" w:rsidR="00230CDE" w:rsidRDefault="005F5C63">
      <w:pPr>
        <w:keepNext/>
        <w:rPr>
          <w:ins w:id="860" w:author="Eric Boisvert" w:date="2016-01-16T17:26:00Z"/>
        </w:rPr>
        <w:pPrChange w:id="861" w:author="Eric Boisvert" w:date="2016-01-16T17:26:00Z">
          <w:pPr/>
        </w:pPrChange>
      </w:pPr>
      <w:ins w:id="862" w:author="Ollie Raymond" w:date="2016-02-08T15:54:00Z">
        <w:r w:rsidRPr="005F5C63">
          <w:rPr>
            <w:noProof/>
            <w:lang w:val="en-AU" w:eastAsia="en-AU"/>
          </w:rPr>
          <w:t xml:space="preserve"> </w:t>
        </w:r>
        <w:r w:rsidR="00A173A4">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863" w:author="Eric Boisvert" w:date="2016-01-16T17:26:00Z"/>
          <w:color w:val="000000"/>
          <w:lang w:val="en-CA"/>
          <w:rPrChange w:id="864" w:author="Ollie Raymond" w:date="2016-02-08T15:54:00Z">
            <w:rPr>
              <w:ins w:id="865" w:author="Eric Boisvert" w:date="2016-01-16T17:26:00Z"/>
              <w:lang w:val="en-CA"/>
            </w:rPr>
          </w:rPrChange>
        </w:rPr>
        <w:pPrChange w:id="866" w:author="Eric Boisvert" w:date="2016-01-16T17:26:00Z">
          <w:pPr/>
        </w:pPrChange>
      </w:pPr>
      <w:ins w:id="867" w:author="Eric Boisvert" w:date="2016-01-16T17:26:00Z">
        <w:r w:rsidRPr="009F4AF5">
          <w:rPr>
            <w:color w:val="000000"/>
            <w:rPrChange w:id="868" w:author="Ollie Raymond" w:date="2016-02-08T15:54:00Z">
              <w:rPr>
                <w:b/>
                <w:bCs/>
              </w:rPr>
            </w:rPrChange>
          </w:rPr>
          <w:t xml:space="preserve">Figure </w:t>
        </w:r>
        <w:r w:rsidRPr="009F4AF5">
          <w:rPr>
            <w:color w:val="000000"/>
            <w:rPrChange w:id="869" w:author="Ollie Raymond" w:date="2016-02-08T15:54:00Z">
              <w:rPr>
                <w:b/>
                <w:bCs/>
              </w:rPr>
            </w:rPrChange>
          </w:rPr>
          <w:fldChar w:fldCharType="begin"/>
        </w:r>
        <w:r w:rsidRPr="009F4AF5">
          <w:rPr>
            <w:color w:val="000000"/>
            <w:rPrChange w:id="870" w:author="Ollie Raymond" w:date="2016-02-08T15:54:00Z">
              <w:rPr>
                <w:b/>
                <w:bCs/>
              </w:rPr>
            </w:rPrChange>
          </w:rPr>
          <w:instrText xml:space="preserve"> SEQ Figure \* ARABIC </w:instrText>
        </w:r>
      </w:ins>
      <w:r w:rsidRPr="009F4AF5">
        <w:rPr>
          <w:color w:val="000000"/>
          <w:rPrChange w:id="871" w:author="Ollie Raymond" w:date="2016-02-08T15:54:00Z">
            <w:rPr>
              <w:b/>
              <w:bCs/>
            </w:rPr>
          </w:rPrChange>
        </w:rPr>
        <w:fldChar w:fldCharType="separate"/>
      </w:r>
      <w:ins w:id="872" w:author="Eric Boisvert" w:date="2016-03-26T14:06:00Z">
        <w:r w:rsidR="005960FA">
          <w:rPr>
            <w:noProof/>
            <w:color w:val="000000"/>
          </w:rPr>
          <w:t>3</w:t>
        </w:r>
      </w:ins>
      <w:ins w:id="873" w:author="Eric Boisvert" w:date="2016-01-16T17:26:00Z">
        <w:r w:rsidRPr="009F4AF5">
          <w:rPr>
            <w:color w:val="000000"/>
            <w:rPrChange w:id="874" w:author="Ollie Raymond" w:date="2016-02-08T15:54:00Z">
              <w:rPr>
                <w:b/>
                <w:bCs/>
              </w:rPr>
            </w:rPrChange>
          </w:rPr>
          <w:fldChar w:fldCharType="end"/>
        </w:r>
        <w:r w:rsidRPr="009F4AF5">
          <w:rPr>
            <w:color w:val="000000"/>
            <w:rPrChange w:id="875" w:author="Ollie Raymond" w:date="2016-02-08T15:54:00Z">
              <w:rPr>
                <w:b/>
                <w:bCs/>
              </w:rPr>
            </w:rPrChange>
          </w:rPr>
          <w:t xml:space="preserve"> </w:t>
        </w:r>
      </w:ins>
      <w:r w:rsidR="00690C3D" w:rsidRPr="009F4AF5">
        <w:rPr>
          <w:color w:val="000000"/>
        </w:rPr>
        <w:t>-</w:t>
      </w:r>
      <w:ins w:id="876" w:author="Eric Boisvert" w:date="2016-01-16T17:26:00Z">
        <w:r w:rsidRPr="009F4AF5">
          <w:rPr>
            <w:color w:val="000000"/>
            <w:rPrChange w:id="877" w:author="Ollie Raymond" w:date="2016-02-08T15:54:00Z">
              <w:rPr>
                <w:b/>
                <w:bCs/>
              </w:rPr>
            </w:rPrChange>
          </w:rPr>
          <w:t xml:space="preserve"> </w:t>
        </w:r>
      </w:ins>
      <w:ins w:id="878" w:author="Ollie Raymond" w:date="2016-02-09T10:45:00Z">
        <w:r w:rsidR="00690C3D" w:rsidRPr="009F4AF5">
          <w:rPr>
            <w:color w:val="000000"/>
          </w:rPr>
          <w:t>High-level c</w:t>
        </w:r>
      </w:ins>
      <w:ins w:id="879" w:author="Eric Boisvert" w:date="2016-01-16T17:26:00Z">
        <w:del w:id="880" w:author="Ollie Raymond" w:date="2016-02-09T10:45:00Z">
          <w:r w:rsidRPr="009F4AF5" w:rsidDel="00690C3D">
            <w:rPr>
              <w:color w:val="000000"/>
              <w:rPrChange w:id="881" w:author="Ollie Raymond" w:date="2016-02-08T15:54:00Z">
                <w:rPr>
                  <w:b/>
                  <w:bCs/>
                </w:rPr>
              </w:rPrChange>
            </w:rPr>
            <w:delText>C</w:delText>
          </w:r>
        </w:del>
        <w:r w:rsidRPr="009F4AF5">
          <w:rPr>
            <w:color w:val="000000"/>
            <w:rPrChange w:id="882" w:author="Ollie Raymond" w:date="2016-02-08T15:54:00Z">
              <w:rPr>
                <w:b/>
                <w:bCs/>
              </w:rPr>
            </w:rPrChange>
          </w:rPr>
          <w:t>onceptual model</w:t>
        </w:r>
      </w:ins>
    </w:p>
    <w:p w14:paraId="15B6D491" w14:textId="77777777" w:rsidR="00230CDE" w:rsidRDefault="00230CDE" w:rsidP="00681747">
      <w:pPr>
        <w:rPr>
          <w:ins w:id="883"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84" w:author="Eric Boisvert" w:date="2016-03-06T13:27:00Z">
        <w:r w:rsidR="004D34D6" w:rsidRPr="00690C3D">
          <w:t xml:space="preserve">Figure </w:t>
        </w:r>
        <w:r w:rsidR="004D34D6">
          <w:rPr>
            <w:noProof/>
          </w:rPr>
          <w:t>4</w:t>
        </w:r>
      </w:ins>
      <w:del w:id="885" w:author="Eric Boisvert" w:date="2016-03-06T13:27:00Z">
        <w:r w:rsidDel="004D34D6">
          <w:delText xml:space="preserve">Figure </w:delText>
        </w:r>
        <w:r w:rsidDel="004D34D6">
          <w:rPr>
            <w:noProof/>
          </w:rPr>
          <w:delText>1</w:delText>
        </w:r>
      </w:del>
      <w:r>
        <w:rPr>
          <w:lang w:val="en-CA"/>
        </w:rPr>
        <w:fldChar w:fldCharType="end"/>
      </w:r>
      <w:ins w:id="886"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87" w:author="Eric Boisvert" w:date="2016-01-06T10:03:00Z">
        <w:r w:rsidDel="00D318C0">
          <w:rPr>
            <w:lang w:val="en-CA"/>
          </w:rPr>
          <w:delText>s</w:delText>
        </w:r>
      </w:del>
      <w:r>
        <w:rPr>
          <w:lang w:val="en-CA"/>
        </w:rPr>
        <w:t xml:space="preserve"> (O&amp;M) subtypes.</w:t>
      </w:r>
    </w:p>
    <w:p w14:paraId="057035A4" w14:textId="5137847E" w:rsidR="00681747" w:rsidRDefault="00A173A4"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888"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89" w:author="Eric Boisvert" w:date="2016-03-26T14:06:00Z">
        <w:r w:rsidR="005960FA">
          <w:rPr>
            <w:noProof/>
            <w:color w:val="auto"/>
          </w:rPr>
          <w:t>4</w:t>
        </w:r>
      </w:ins>
      <w:del w:id="890" w:author="Eric Boisvert" w:date="2015-10-30T04:23:00Z">
        <w:r w:rsidR="00090DCF" w:rsidRPr="00690C3D" w:rsidDel="007D2867">
          <w:rPr>
            <w:noProof/>
            <w:color w:val="auto"/>
          </w:rPr>
          <w:delText>3</w:delText>
        </w:r>
      </w:del>
      <w:r w:rsidR="00673E83" w:rsidRPr="00690C3D">
        <w:rPr>
          <w:noProof/>
          <w:color w:val="auto"/>
        </w:rPr>
        <w:fldChar w:fldCharType="end"/>
      </w:r>
      <w:bookmarkEnd w:id="888"/>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91" w:author="Eric Boisvert" w:date="2015-10-27T17:03:00Z">
        <w:r w:rsidDel="00B33100">
          <w:rPr>
            <w:lang w:val="en-CA"/>
          </w:rPr>
          <w:delText xml:space="preserve">Relation </w:delText>
        </w:r>
      </w:del>
      <w:ins w:id="89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9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94" w:author="Eric Boisvert" w:date="2016-01-09T01:16:00Z"/>
          <w:lang w:val="en-CA"/>
        </w:rPr>
        <w:pPrChange w:id="895" w:author="Eric Boisvert" w:date="2016-01-09T01:16:00Z">
          <w:pPr/>
        </w:pPrChange>
      </w:pPr>
      <w:bookmarkStart w:id="896" w:name="_Ref440065627"/>
      <w:bookmarkStart w:id="897" w:name="_Toc445034174"/>
      <w:ins w:id="898" w:author="Eric Boisvert" w:date="2016-01-09T01:15:00Z">
        <w:r>
          <w:rPr>
            <w:lang w:val="en-CA"/>
          </w:rPr>
          <w:t>AbstractDescription classes</w:t>
        </w:r>
      </w:ins>
      <w:bookmarkEnd w:id="896"/>
      <w:bookmarkEnd w:id="897"/>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899"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A173A4">
      <w:pPr>
        <w:keepNext/>
        <w:jc w:val="center"/>
        <w:pPrChange w:id="900"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01" w:author="Eric Boisvert" w:date="2016-03-26T14:06:00Z">
        <w:r w:rsidR="005960FA">
          <w:rPr>
            <w:noProof/>
            <w:color w:val="auto"/>
          </w:rPr>
          <w:t>5</w:t>
        </w:r>
      </w:ins>
      <w:del w:id="902"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03DC08E1" w:rsidR="00861954" w:rsidRDefault="00EA50E7" w:rsidP="00861954">
      <w:r>
        <w:rPr>
          <w:lang w:val="en-CA"/>
        </w:rPr>
        <w:t xml:space="preserve">But this only works </w:t>
      </w:r>
      <w:r w:rsidR="00861954">
        <w:rPr>
          <w:lang w:val="en-CA"/>
        </w:rPr>
        <w:t xml:space="preserve">when properties </w:t>
      </w:r>
      <w:commentRangeStart w:id="903"/>
      <w:r w:rsidR="00861954">
        <w:rPr>
          <w:lang w:val="en-CA"/>
        </w:rPr>
        <w:t xml:space="preserve">need to be added to a leaf class.  Properties added </w:t>
      </w:r>
      <w:del w:id="904" w:author="Eric Boisvert" w:date="2016-02-27T12:04:00Z">
        <w:r w:rsidR="00861954" w:rsidDel="004725FE">
          <w:rPr>
            <w:lang w:val="en-CA"/>
          </w:rPr>
          <w:delText>to a</w:delText>
        </w:r>
      </w:del>
      <w:ins w:id="905"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03"/>
      <w:r w:rsidR="00690C3D">
        <w:rPr>
          <w:rStyle w:val="CommentReference"/>
        </w:rPr>
        <w:commentReference w:id="903"/>
      </w:r>
      <w:r w:rsidR="00DA2FDF">
        <w:rPr>
          <w:lang w:val="en-CA"/>
        </w:rPr>
        <w:t>G</w:t>
      </w:r>
      <w:r w:rsidR="00861954">
        <w:t>eoSciML uses a</w:t>
      </w:r>
      <w:ins w:id="906" w:author="Boisvert, Eric" w:date="2015-10-16T08:01:00Z">
        <w:r w:rsidR="000077DC">
          <w:t>n</w:t>
        </w:r>
      </w:ins>
      <w:r w:rsidR="00861954">
        <w:t xml:space="preserve"> </w:t>
      </w:r>
      <w:ins w:id="907" w:author="Boisvert, Eric" w:date="2015-10-16T08:01:00Z">
        <w:r w:rsidR="000077DC">
          <w:t xml:space="preserve">extension </w:t>
        </w:r>
      </w:ins>
      <w:r w:rsidR="00861954">
        <w:t xml:space="preserve">pattern </w:t>
      </w:r>
      <w:del w:id="908" w:author="Boisvert, Eric" w:date="2015-10-16T08:01:00Z">
        <w:r w:rsidR="00861954" w:rsidDel="000077DC">
          <w:delText xml:space="preserve">extension </w:delText>
        </w:r>
      </w:del>
      <w:r w:rsidR="00861954">
        <w:t xml:space="preserve">by </w:t>
      </w:r>
      <w:ins w:id="909" w:author="Eric Boisvert" w:date="2016-01-09T01:16:00Z">
        <w:r w:rsidR="00895888">
          <w:t xml:space="preserve">abstract </w:t>
        </w:r>
      </w:ins>
      <w:r w:rsidR="00861954">
        <w:t>property blocks</w:t>
      </w:r>
      <w:r w:rsidR="00690C3D">
        <w:t xml:space="preserve"> or ‘</w:t>
      </w:r>
      <w:ins w:id="910" w:author="Eric Boisvert" w:date="2016-01-09T01:16:00Z">
        <w:r w:rsidR="00895888">
          <w:t>AbstractDescription</w:t>
        </w:r>
      </w:ins>
      <w:r w:rsidR="00690C3D">
        <w:t>’</w:t>
      </w:r>
      <w:ins w:id="911" w:author="Eric Boisvert" w:date="2016-01-09T01:16:00Z">
        <w:r w:rsidR="00895888">
          <w:t xml:space="preserve"> classes</w:t>
        </w:r>
      </w:ins>
      <w:r w:rsidR="00690C3D">
        <w:t xml:space="preserve"> (Fig. 6</w:t>
      </w:r>
      <w:ins w:id="912" w:author="Eric Boisvert" w:date="2016-01-09T01:16:00Z">
        <w:r w:rsidR="00895888">
          <w:t>)</w:t>
        </w:r>
      </w:ins>
      <w:r w:rsidR="00861954">
        <w:t xml:space="preserve">.  Blocks of properties are organized in their own </w:t>
      </w:r>
      <w:del w:id="913" w:author="Eric Boisvert" w:date="2016-03-28T12:35:00Z">
        <w:r w:rsidR="00861954" w:rsidDel="00A173A4">
          <w:delText xml:space="preserve">type </w:delText>
        </w:r>
      </w:del>
      <w:ins w:id="914" w:author="Eric Boisvert" w:date="2016-03-28T12:35:00Z">
        <w:r w:rsidR="00A173A4">
          <w:t xml:space="preserve">Datatype </w:t>
        </w:r>
      </w:ins>
      <w:ins w:id="915" w:author="Ollie Raymond" w:date="2016-02-09T10:57:00Z">
        <w:del w:id="916" w:author="Eric Boisvert" w:date="2016-03-28T12:35:00Z">
          <w:r w:rsidR="00A75711" w:rsidDel="00A173A4">
            <w:delText xml:space="preserve">class </w:delText>
          </w:r>
        </w:del>
      </w:ins>
      <w:del w:id="917" w:author="Eric Boisvert" w:date="2016-03-28T12:35:00Z">
        <w:r w:rsidR="00861954" w:rsidDel="00A173A4">
          <w:delText>and associated to the</w:delText>
        </w:r>
      </w:del>
      <w:ins w:id="918" w:author="Eric Boisvert" w:date="2016-03-28T12:35:00Z">
        <w:r w:rsidR="00A173A4">
          <w:t xml:space="preserve"> subtyping</w:t>
        </w:r>
      </w:ins>
      <w:r w:rsidR="00861954">
        <w:t xml:space="preserve"> </w:t>
      </w:r>
      <w:ins w:id="919" w:author="Ollie Raymond" w:date="2016-02-09T11:06:00Z">
        <w:r w:rsidR="00EF48A6">
          <w:t>AbstractDescription</w:t>
        </w:r>
        <w:del w:id="920" w:author="Eric Boisvert" w:date="2016-03-28T12:35:00Z">
          <w:r w:rsidR="00EF48A6" w:rsidDel="00A173A4">
            <w:delText xml:space="preserve"> </w:delText>
          </w:r>
        </w:del>
      </w:ins>
      <w:del w:id="921" w:author="Eric Boisvert" w:date="2016-03-28T12:35:00Z">
        <w:r w:rsidR="00861954" w:rsidDel="00A173A4">
          <w:delText>class</w:delText>
        </w:r>
      </w:del>
      <w:r w:rsidR="00690C3D">
        <w:t>.</w:t>
      </w:r>
    </w:p>
    <w:p w14:paraId="2A48355A" w14:textId="1A619957" w:rsidR="00DA2FDF" w:rsidRDefault="00A173A4"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922" w:author="Ollie Raymond" w:date="2016-02-09T11:07:00Z">
            <w:rPr/>
          </w:rPrChange>
        </w:rPr>
        <w:pPrChange w:id="923" w:author="Ollie Raymond" w:date="2016-02-09T11:07:00Z">
          <w:pPr>
            <w:pStyle w:val="Caption"/>
          </w:pPr>
        </w:pPrChange>
      </w:pPr>
      <w:r w:rsidRPr="00EF48A6">
        <w:rPr>
          <w:color w:val="auto"/>
          <w:rPrChange w:id="924" w:author="Ollie Raymond" w:date="2016-02-09T11:07:00Z">
            <w:rPr/>
          </w:rPrChange>
        </w:rPr>
        <w:t xml:space="preserve">Figure </w:t>
      </w:r>
      <w:r w:rsidR="00673E83" w:rsidRPr="00EF48A6">
        <w:rPr>
          <w:color w:val="auto"/>
          <w:rPrChange w:id="925" w:author="Ollie Raymond" w:date="2016-02-09T11:07:00Z">
            <w:rPr/>
          </w:rPrChange>
        </w:rPr>
        <w:fldChar w:fldCharType="begin"/>
      </w:r>
      <w:r w:rsidR="00673E83" w:rsidRPr="00EF48A6">
        <w:rPr>
          <w:color w:val="auto"/>
          <w:rPrChange w:id="926" w:author="Ollie Raymond" w:date="2016-02-09T11:07:00Z">
            <w:rPr/>
          </w:rPrChange>
        </w:rPr>
        <w:instrText xml:space="preserve"> SEQ Figure \* ARABIC </w:instrText>
      </w:r>
      <w:r w:rsidR="00673E83" w:rsidRPr="00EF48A6">
        <w:rPr>
          <w:color w:val="auto"/>
          <w:rPrChange w:id="927" w:author="Ollie Raymond" w:date="2016-02-09T11:07:00Z">
            <w:rPr>
              <w:noProof/>
            </w:rPr>
          </w:rPrChange>
        </w:rPr>
        <w:fldChar w:fldCharType="separate"/>
      </w:r>
      <w:ins w:id="928" w:author="Eric Boisvert" w:date="2016-03-26T14:06:00Z">
        <w:r w:rsidR="005960FA">
          <w:rPr>
            <w:noProof/>
            <w:color w:val="auto"/>
          </w:rPr>
          <w:t>6</w:t>
        </w:r>
      </w:ins>
      <w:del w:id="929" w:author="Eric Boisvert" w:date="2015-10-30T04:23:00Z">
        <w:r w:rsidR="00090DCF" w:rsidRPr="00EF48A6" w:rsidDel="007D2867">
          <w:rPr>
            <w:noProof/>
            <w:color w:val="auto"/>
            <w:rPrChange w:id="930" w:author="Ollie Raymond" w:date="2016-02-09T11:07:00Z">
              <w:rPr>
                <w:noProof/>
              </w:rPr>
            </w:rPrChange>
          </w:rPr>
          <w:delText>5</w:delText>
        </w:r>
      </w:del>
      <w:r w:rsidR="00673E83" w:rsidRPr="00EF48A6">
        <w:rPr>
          <w:noProof/>
          <w:color w:val="auto"/>
          <w:rPrChange w:id="931" w:author="Ollie Raymond" w:date="2016-02-09T11:07:00Z">
            <w:rPr>
              <w:noProof/>
            </w:rPr>
          </w:rPrChange>
        </w:rPr>
        <w:fldChar w:fldCharType="end"/>
      </w:r>
      <w:r w:rsidRPr="00EF48A6">
        <w:rPr>
          <w:color w:val="auto"/>
          <w:rPrChange w:id="932" w:author="Ollie Raymond" w:date="2016-02-09T11:07:00Z">
            <w:rPr/>
          </w:rPrChange>
        </w:rPr>
        <w:t xml:space="preserve"> </w:t>
      </w:r>
      <w:ins w:id="933" w:author="Ollie Raymond" w:date="2016-02-09T11:07:00Z">
        <w:r w:rsidR="00EF48A6">
          <w:rPr>
            <w:color w:val="auto"/>
          </w:rPr>
          <w:t>-</w:t>
        </w:r>
      </w:ins>
      <w:del w:id="934" w:author="Ollie Raymond" w:date="2016-02-09T11:07:00Z">
        <w:r w:rsidRPr="00EF48A6" w:rsidDel="00EF48A6">
          <w:rPr>
            <w:color w:val="auto"/>
            <w:rPrChange w:id="935" w:author="Ollie Raymond" w:date="2016-02-09T11:07:00Z">
              <w:rPr/>
            </w:rPrChange>
          </w:rPr>
          <w:delText>:</w:delText>
        </w:r>
      </w:del>
      <w:r w:rsidRPr="00EF48A6">
        <w:rPr>
          <w:color w:val="auto"/>
          <w:rPrChange w:id="936" w:author="Ollie Raymond" w:date="2016-02-09T11:07:00Z">
            <w:rPr/>
          </w:rPrChange>
        </w:rPr>
        <w:t xml:space="preserve"> Extension pattern using a property block (</w:t>
      </w:r>
      <w:ins w:id="937" w:author="Eric Boisvert" w:date="2016-01-09T01:17:00Z">
        <w:r w:rsidR="00895888" w:rsidRPr="00EF48A6">
          <w:rPr>
            <w:color w:val="auto"/>
            <w:rPrChange w:id="938" w:author="Ollie Raymond" w:date="2016-02-09T11:07:00Z">
              <w:rPr/>
            </w:rPrChange>
          </w:rPr>
          <w:t>Abstract</w:t>
        </w:r>
      </w:ins>
      <w:r w:rsidRPr="00EF48A6">
        <w:rPr>
          <w:color w:val="auto"/>
          <w:rPrChange w:id="939"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40" w:author="Ollie Raymond" w:date="2016-02-09T11:07:00Z">
        <w:r>
          <w:t>It d</w:t>
        </w:r>
      </w:ins>
      <w:del w:id="94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42" w:author="Ollie Raymond" w:date="2016-02-09T11:08:00Z">
        <w:r w:rsidR="00EF48A6">
          <w:t xml:space="preserve">and used </w:t>
        </w:r>
      </w:ins>
      <w:r>
        <w:t xml:space="preserve">by a </w:t>
      </w:r>
      <w:ins w:id="943" w:author="Ollie Raymond" w:date="2016-02-09T11:08:00Z">
        <w:r w:rsidR="00EF48A6">
          <w:t xml:space="preserve">other user </w:t>
        </w:r>
      </w:ins>
      <w:r>
        <w:t>communit</w:t>
      </w:r>
      <w:del w:id="944" w:author="Ollie Raymond" w:date="2016-02-09T11:08:00Z">
        <w:r w:rsidDel="00EF48A6">
          <w:delText>y</w:delText>
        </w:r>
      </w:del>
      <w:ins w:id="945" w:author="Ollie Raymond" w:date="2016-02-09T11:08:00Z">
        <w:r w:rsidR="00EF48A6">
          <w:t>ies</w:t>
        </w:r>
      </w:ins>
      <w:r>
        <w:t xml:space="preserve"> </w:t>
      </w:r>
      <w:del w:id="946" w:author="Ollie Raymond" w:date="2016-02-09T11:08:00Z">
        <w:r w:rsidDel="00EF48A6">
          <w:delText>and use by another one</w:delText>
        </w:r>
        <w:r w:rsidR="00595C96" w:rsidDel="00EF48A6">
          <w:delText xml:space="preserve"> </w:delText>
        </w:r>
      </w:del>
      <w:r w:rsidR="00595C96">
        <w:t>(</w:t>
      </w:r>
      <w:del w:id="947" w:author="Ollie Raymond" w:date="2016-02-09T11:08:00Z">
        <w:r w:rsidR="00595C96" w:rsidDel="00EF48A6">
          <w:delText>for example</w:delText>
        </w:r>
      </w:del>
      <w:ins w:id="948" w:author="Ollie Raymond" w:date="2016-02-09T11:08:00Z">
        <w:r w:rsidR="00EF48A6">
          <w:t>e.g.</w:t>
        </w:r>
      </w:ins>
      <w:r w:rsidR="00595C96">
        <w:t xml:space="preserve">, properties added by </w:t>
      </w:r>
      <w:ins w:id="949" w:author="Ollie Raymond" w:date="2016-02-09T11:08:00Z">
        <w:r w:rsidR="00EF48A6">
          <w:t xml:space="preserve">a </w:t>
        </w:r>
      </w:ins>
      <w:r w:rsidR="00595C96">
        <w:t>geophysic</w:t>
      </w:r>
      <w:ins w:id="950"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51" w:author="Boisvert, Eric" w:date="2015-10-16T08:08:00Z"/>
        </w:rPr>
      </w:pPr>
      <w:ins w:id="952" w:author="Boisvert, Eric" w:date="2015-10-16T08:00:00Z">
        <w:r>
          <w:t xml:space="preserve">GeoSciML Basic contains </w:t>
        </w:r>
      </w:ins>
      <w:ins w:id="953" w:author="Ollie Raymond" w:date="2016-02-09T11:09:00Z">
        <w:r w:rsidR="00EF48A6">
          <w:t>nine</w:t>
        </w:r>
      </w:ins>
      <w:ins w:id="954" w:author="Boisvert, Eric" w:date="2015-10-16T08:19:00Z">
        <w:del w:id="955" w:author="Ollie Raymond" w:date="2016-02-09T11:09:00Z">
          <w:r w:rsidDel="00EF48A6">
            <w:delText>9</w:delText>
          </w:r>
        </w:del>
      </w:ins>
      <w:ins w:id="956" w:author="Boisvert, Eric" w:date="2015-10-16T08:00:00Z">
        <w:r>
          <w:t xml:space="preserve"> </w:t>
        </w:r>
      </w:ins>
      <w:ins w:id="957" w:author="Boisvert, Eric" w:date="2015-10-16T08:06:00Z">
        <w:r>
          <w:t>stu</w:t>
        </w:r>
      </w:ins>
      <w:ins w:id="958" w:author="Boisvert, Eric" w:date="2015-10-16T08:07:00Z">
        <w:r>
          <w:t>b</w:t>
        </w:r>
      </w:ins>
      <w:ins w:id="959" w:author="Boisvert, Eric" w:date="2015-10-16T08:06:00Z">
        <w:r>
          <w:t xml:space="preserve"> </w:t>
        </w:r>
      </w:ins>
      <w:ins w:id="960" w:author="Boisvert, Eric" w:date="2015-10-16T08:07:00Z">
        <w:del w:id="961" w:author="Ollie Raymond" w:date="2016-02-09T11:09:00Z">
          <w:r w:rsidDel="00EF48A6">
            <w:delText>a</w:delText>
          </w:r>
        </w:del>
      </w:ins>
      <w:ins w:id="962" w:author="Ollie Raymond" w:date="2016-02-09T11:09:00Z">
        <w:r w:rsidR="00EF48A6">
          <w:t>A</w:t>
        </w:r>
      </w:ins>
      <w:ins w:id="963" w:author="Boisvert, Eric" w:date="2015-10-16T08:07:00Z">
        <w:r>
          <w:t>bstract</w:t>
        </w:r>
      </w:ins>
      <w:ins w:id="964" w:author="Ollie Raymond" w:date="2016-02-09T11:09:00Z">
        <w:r w:rsidR="00EF48A6">
          <w:t>Description</w:t>
        </w:r>
      </w:ins>
      <w:ins w:id="965" w:author="Boisvert, Eric" w:date="2015-10-16T08:07:00Z">
        <w:r>
          <w:t xml:space="preserve"> </w:t>
        </w:r>
      </w:ins>
      <w:ins w:id="966" w:author="Boisvert, Eric" w:date="2015-10-16T08:06:00Z">
        <w:r>
          <w:t>classes</w:t>
        </w:r>
      </w:ins>
      <w:ins w:id="967" w:author="Boisvert, Eric" w:date="2015-10-16T08:19:00Z">
        <w:r>
          <w:t xml:space="preserve"> </w:t>
        </w:r>
      </w:ins>
      <w:del w:id="968" w:author="Eric Boisvert" w:date="2016-01-09T01:17:00Z">
        <w:r w:rsidR="00595C96" w:rsidDel="00895888">
          <w:delText>concretised</w:delText>
        </w:r>
      </w:del>
      <w:ins w:id="969" w:author="Boisvert, Eric" w:date="2015-10-16T08:19:00Z">
        <w:del w:id="970" w:author="Eric Boisvert" w:date="2016-01-09T01:17:00Z">
          <w:r w:rsidDel="00895888">
            <w:delText xml:space="preserve"> </w:delText>
          </w:r>
        </w:del>
      </w:ins>
      <w:ins w:id="971" w:author="Eric Boisvert" w:date="2016-01-09T01:17:00Z">
        <w:r w:rsidR="00895888">
          <w:t xml:space="preserve">materialised </w:t>
        </w:r>
      </w:ins>
      <w:ins w:id="972" w:author="Boisvert, Eric" w:date="2015-10-16T08:19:00Z">
        <w:r>
          <w:t xml:space="preserve">in GeoSciML </w:t>
        </w:r>
      </w:ins>
      <w:ins w:id="973" w:author="Ollie Raymond" w:date="2016-02-09T11:09:00Z">
        <w:r w:rsidR="00EF48A6">
          <w:t>E</w:t>
        </w:r>
      </w:ins>
      <w:ins w:id="974" w:author="Boisvert, Eric" w:date="2015-10-16T08:19:00Z">
        <w:del w:id="975" w:author="Ollie Raymond" w:date="2016-02-09T11:09:00Z">
          <w:r w:rsidDel="00EF48A6">
            <w:delText>e</w:delText>
          </w:r>
        </w:del>
        <w:r>
          <w:t>xtension</w:t>
        </w:r>
      </w:ins>
      <w:ins w:id="976" w:author="Boisvert, Eric" w:date="2015-10-16T08:20:00Z">
        <w:r>
          <w:t xml:space="preserve"> (</w:t>
        </w:r>
        <w:r>
          <w:fldChar w:fldCharType="begin"/>
        </w:r>
        <w:r>
          <w:instrText xml:space="preserve"> REF _Ref432746974 \h </w:instrText>
        </w:r>
      </w:ins>
      <w:r>
        <w:fldChar w:fldCharType="separate"/>
      </w:r>
      <w:ins w:id="977" w:author="Eric Boisvert" w:date="2016-03-06T13:27:00Z">
        <w:r w:rsidR="004D34D6" w:rsidRPr="004D34D6">
          <w:t xml:space="preserve">Table </w:t>
        </w:r>
        <w:r w:rsidR="004D34D6">
          <w:rPr>
            <w:noProof/>
          </w:rPr>
          <w:t>1</w:t>
        </w:r>
      </w:ins>
      <w:ins w:id="978" w:author="Boisvert, Eric" w:date="2015-10-16T08:20:00Z">
        <w:del w:id="979" w:author="Eric Boisvert" w:date="2016-03-06T13:27:00Z">
          <w:r w:rsidDel="004D34D6">
            <w:delText xml:space="preserve">Table </w:delText>
          </w:r>
          <w:r w:rsidDel="004D34D6">
            <w:rPr>
              <w:noProof/>
            </w:rPr>
            <w:delText>1</w:delText>
          </w:r>
        </w:del>
        <w:r>
          <w:fldChar w:fldCharType="end"/>
        </w:r>
        <w:r>
          <w:t>)</w:t>
        </w:r>
      </w:ins>
      <w:ins w:id="980" w:author="Boisvert, Eric" w:date="2015-10-16T08:19:00Z">
        <w:r>
          <w:t>.</w:t>
        </w:r>
      </w:ins>
    </w:p>
    <w:p w14:paraId="434C3884" w14:textId="58CD3A07" w:rsidR="000077DC" w:rsidRPr="00EF48A6" w:rsidRDefault="000077DC" w:rsidP="004D3EF3">
      <w:pPr>
        <w:pStyle w:val="Caption"/>
        <w:keepNext/>
        <w:rPr>
          <w:ins w:id="981" w:author="Boisvert, Eric" w:date="2015-10-16T08:20:00Z"/>
          <w:color w:val="auto"/>
          <w:rPrChange w:id="982" w:author="Ollie Raymond" w:date="2016-02-09T11:09:00Z">
            <w:rPr>
              <w:ins w:id="983" w:author="Boisvert, Eric" w:date="2015-10-16T08:20:00Z"/>
            </w:rPr>
          </w:rPrChange>
        </w:rPr>
      </w:pPr>
      <w:bookmarkStart w:id="984" w:name="_Ref432746974"/>
      <w:ins w:id="985" w:author="Boisvert, Eric" w:date="2015-10-16T08:20:00Z">
        <w:r w:rsidRPr="00EF48A6">
          <w:rPr>
            <w:color w:val="auto"/>
            <w:rPrChange w:id="986" w:author="Ollie Raymond" w:date="2016-02-09T11:09:00Z">
              <w:rPr/>
            </w:rPrChange>
          </w:rPr>
          <w:t xml:space="preserve">Table </w:t>
        </w:r>
      </w:ins>
      <w:ins w:id="987"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88" w:author="Eric Boisvert" w:date="2016-03-06T13:27:00Z">
        <w:r w:rsidR="004D34D6">
          <w:rPr>
            <w:noProof/>
            <w:color w:val="auto"/>
          </w:rPr>
          <w:t>1</w:t>
        </w:r>
      </w:ins>
      <w:ins w:id="989" w:author="Eric Boisvert" w:date="2016-02-14T13:33:00Z">
        <w:r w:rsidR="00415E41">
          <w:rPr>
            <w:color w:val="auto"/>
          </w:rPr>
          <w:fldChar w:fldCharType="end"/>
        </w:r>
      </w:ins>
      <w:ins w:id="990" w:author="Boisvert, Eric" w:date="2015-10-16T08:20:00Z">
        <w:del w:id="991" w:author="Eric Boisvert" w:date="2016-01-24T14:33:00Z">
          <w:r w:rsidRPr="00EF48A6" w:rsidDel="007F17CE">
            <w:rPr>
              <w:color w:val="auto"/>
              <w:rPrChange w:id="992" w:author="Ollie Raymond" w:date="2016-02-09T11:09:00Z">
                <w:rPr/>
              </w:rPrChange>
            </w:rPr>
            <w:fldChar w:fldCharType="begin"/>
          </w:r>
          <w:r w:rsidRPr="00EF48A6" w:rsidDel="007F17CE">
            <w:rPr>
              <w:color w:val="auto"/>
              <w:rPrChange w:id="993" w:author="Ollie Raymond" w:date="2016-02-09T11:09:00Z">
                <w:rPr/>
              </w:rPrChange>
            </w:rPr>
            <w:delInstrText xml:space="preserve"> SEQ Table \* ARABIC </w:delInstrText>
          </w:r>
        </w:del>
      </w:ins>
      <w:del w:id="994" w:author="Eric Boisvert" w:date="2016-01-24T14:33:00Z">
        <w:r w:rsidRPr="00EF48A6" w:rsidDel="007F17CE">
          <w:rPr>
            <w:color w:val="auto"/>
            <w:rPrChange w:id="995" w:author="Ollie Raymond" w:date="2016-02-09T11:09:00Z">
              <w:rPr/>
            </w:rPrChange>
          </w:rPr>
          <w:fldChar w:fldCharType="separate"/>
        </w:r>
        <w:r w:rsidR="00292781" w:rsidRPr="00EF48A6" w:rsidDel="007F17CE">
          <w:rPr>
            <w:noProof/>
            <w:color w:val="auto"/>
            <w:rPrChange w:id="996" w:author="Ollie Raymond" w:date="2016-02-09T11:09:00Z">
              <w:rPr>
                <w:noProof/>
              </w:rPr>
            </w:rPrChange>
          </w:rPr>
          <w:delText>1</w:delText>
        </w:r>
      </w:del>
      <w:ins w:id="997" w:author="Boisvert, Eric" w:date="2015-10-16T08:20:00Z">
        <w:del w:id="998" w:author="Eric Boisvert" w:date="2016-01-24T14:33:00Z">
          <w:r w:rsidRPr="00EF48A6" w:rsidDel="007F17CE">
            <w:rPr>
              <w:color w:val="auto"/>
              <w:rPrChange w:id="999" w:author="Ollie Raymond" w:date="2016-02-09T11:09:00Z">
                <w:rPr/>
              </w:rPrChange>
            </w:rPr>
            <w:fldChar w:fldCharType="end"/>
          </w:r>
        </w:del>
        <w:bookmarkEnd w:id="984"/>
        <w:r w:rsidRPr="00EF48A6">
          <w:rPr>
            <w:color w:val="auto"/>
            <w:rPrChange w:id="1000" w:author="Ollie Raymond" w:date="2016-02-09T11:09:00Z">
              <w:rPr/>
            </w:rPrChange>
          </w:rPr>
          <w:t xml:space="preserve"> </w:t>
        </w:r>
      </w:ins>
      <w:ins w:id="1001" w:author="Ollie Raymond" w:date="2016-02-09T11:09:00Z">
        <w:r w:rsidR="00EF48A6">
          <w:rPr>
            <w:color w:val="auto"/>
          </w:rPr>
          <w:t xml:space="preserve">- </w:t>
        </w:r>
      </w:ins>
      <w:ins w:id="1002" w:author="Boisvert, Eric" w:date="2015-10-16T08:20:00Z">
        <w:r w:rsidRPr="00EF48A6">
          <w:rPr>
            <w:color w:val="auto"/>
            <w:rPrChange w:id="1003" w:author="Ollie Raymond" w:date="2016-02-09T11:09:00Z">
              <w:rPr/>
            </w:rPrChange>
          </w:rPr>
          <w:t xml:space="preserve">GeoSciML </w:t>
        </w:r>
        <w:del w:id="1004" w:author="Ollie Raymond" w:date="2016-02-09T11:09:00Z">
          <w:r w:rsidRPr="00EF48A6" w:rsidDel="00EF48A6">
            <w:rPr>
              <w:color w:val="auto"/>
              <w:rPrChange w:id="1005" w:author="Ollie Raymond" w:date="2016-02-09T11:09:00Z">
                <w:rPr/>
              </w:rPrChange>
            </w:rPr>
            <w:delText>b</w:delText>
          </w:r>
        </w:del>
      </w:ins>
      <w:ins w:id="1006" w:author="Ollie Raymond" w:date="2016-02-09T11:09:00Z">
        <w:r w:rsidR="00EF48A6">
          <w:rPr>
            <w:color w:val="auto"/>
          </w:rPr>
          <w:t>B</w:t>
        </w:r>
      </w:ins>
      <w:ins w:id="1007" w:author="Boisvert, Eric" w:date="2015-10-16T08:20:00Z">
        <w:r w:rsidRPr="00EF48A6">
          <w:rPr>
            <w:color w:val="auto"/>
            <w:rPrChange w:id="1008" w:author="Ollie Raymond" w:date="2016-02-09T11:09:00Z">
              <w:rPr/>
            </w:rPrChange>
          </w:rPr>
          <w:t xml:space="preserve">asic stub </w:t>
        </w:r>
      </w:ins>
      <w:ins w:id="1009" w:author="Ollie Raymond" w:date="2016-02-09T11:09:00Z">
        <w:r w:rsidR="00EF48A6">
          <w:rPr>
            <w:color w:val="auto"/>
          </w:rPr>
          <w:t xml:space="preserve">AbstractDescription </w:t>
        </w:r>
      </w:ins>
      <w:ins w:id="1010" w:author="Boisvert, Eric" w:date="2015-10-16T08:20:00Z">
        <w:r w:rsidRPr="00EF48A6">
          <w:rPr>
            <w:color w:val="auto"/>
            <w:rPrChange w:id="1011"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1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13" w:author="Boisvert, Eric" w:date="2015-10-16T08:08:00Z"/>
                <w:rFonts w:ascii="Calibri" w:hAnsi="Calibri"/>
                <w:b/>
                <w:bCs/>
                <w:color w:val="000000"/>
                <w:sz w:val="20"/>
                <w:szCs w:val="20"/>
              </w:rPr>
            </w:pPr>
            <w:ins w:id="101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15" w:author="Boisvert, Eric" w:date="2015-10-16T08:08:00Z"/>
                <w:rFonts w:ascii="Calibri" w:hAnsi="Calibri"/>
                <w:b/>
                <w:bCs/>
                <w:color w:val="000000"/>
                <w:sz w:val="20"/>
                <w:szCs w:val="20"/>
              </w:rPr>
            </w:pPr>
            <w:ins w:id="101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1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18" w:author="Boisvert, Eric" w:date="2015-10-16T08:08:00Z"/>
                <w:rFonts w:ascii="Calibri" w:hAnsi="Calibri"/>
                <w:b/>
                <w:bCs/>
                <w:color w:val="000000"/>
                <w:sz w:val="20"/>
                <w:szCs w:val="20"/>
              </w:rPr>
            </w:pPr>
            <w:ins w:id="101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020" w:author="Boisvert, Eric" w:date="2015-10-16T08:08:00Z"/>
                <w:rFonts w:ascii="Calibri" w:hAnsi="Calibri"/>
                <w:color w:val="000000"/>
                <w:sz w:val="20"/>
                <w:szCs w:val="20"/>
              </w:rPr>
            </w:pPr>
            <w:ins w:id="1021" w:author="Boisvert, Eric" w:date="2015-10-16T08:10:00Z">
              <w:r w:rsidRPr="00D970E9">
                <w:rPr>
                  <w:rFonts w:ascii="Calibri" w:hAnsi="Calibri"/>
                  <w:color w:val="000000"/>
                  <w:sz w:val="20"/>
                  <w:szCs w:val="20"/>
                </w:rPr>
                <w:t>Association class p</w:t>
              </w:r>
            </w:ins>
            <w:ins w:id="1022" w:author="Boisvert, Eric" w:date="2015-10-16T08:09:00Z">
              <w:r w:rsidRPr="000A793F">
                <w:rPr>
                  <w:rFonts w:ascii="Calibri" w:hAnsi="Calibri"/>
                  <w:color w:val="000000"/>
                  <w:sz w:val="20"/>
                  <w:szCs w:val="20"/>
                </w:rPr>
                <w:t xml:space="preserve">laceholder to </w:t>
              </w:r>
              <w:del w:id="1023" w:author="Ollie Raymond" w:date="2016-02-09T11:11:00Z">
                <w:r w:rsidRPr="000A793F" w:rsidDel="00EF48A6">
                  <w:rPr>
                    <w:rFonts w:ascii="Calibri" w:hAnsi="Calibri"/>
                    <w:color w:val="000000"/>
                    <w:sz w:val="20"/>
                    <w:szCs w:val="20"/>
                  </w:rPr>
                  <w:delText>implement</w:delText>
                </w:r>
              </w:del>
            </w:ins>
            <w:ins w:id="1024" w:author="Ollie Raymond" w:date="2016-02-09T11:11:00Z">
              <w:r w:rsidR="00EF48A6">
                <w:rPr>
                  <w:rFonts w:ascii="Calibri" w:hAnsi="Calibri"/>
                  <w:color w:val="000000"/>
                  <w:sz w:val="20"/>
                  <w:szCs w:val="20"/>
                </w:rPr>
                <w:t>describe</w:t>
              </w:r>
            </w:ins>
            <w:ins w:id="1025" w:author="Boisvert, Eric" w:date="2015-10-16T08:09:00Z">
              <w:r w:rsidRPr="000A793F">
                <w:rPr>
                  <w:rFonts w:ascii="Calibri" w:hAnsi="Calibri"/>
                  <w:color w:val="000000"/>
                  <w:sz w:val="20"/>
                  <w:szCs w:val="20"/>
                </w:rPr>
                <w:t xml:space="preserve"> relation</w:t>
              </w:r>
            </w:ins>
            <w:ins w:id="1026" w:author="Ollie Raymond" w:date="2016-02-09T11:11:00Z">
              <w:r w:rsidR="00EF48A6">
                <w:rPr>
                  <w:rFonts w:ascii="Calibri" w:hAnsi="Calibri"/>
                  <w:color w:val="000000"/>
                  <w:sz w:val="20"/>
                  <w:szCs w:val="20"/>
                </w:rPr>
                <w:t>s</w:t>
              </w:r>
            </w:ins>
            <w:ins w:id="1027"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028" w:author="Boisvert, Eric" w:date="2015-10-16T08:08:00Z"/>
        </w:trPr>
        <w:tc>
          <w:tcPr>
            <w:tcW w:w="4361" w:type="dxa"/>
            <w:shd w:val="clear" w:color="auto" w:fill="auto"/>
          </w:tcPr>
          <w:p w14:paraId="58414791" w14:textId="3AD58F04" w:rsidR="000077DC" w:rsidRPr="000A793F" w:rsidRDefault="000077DC" w:rsidP="00DA2FDF">
            <w:pPr>
              <w:rPr>
                <w:ins w:id="1029" w:author="Boisvert, Eric" w:date="2015-10-16T08:08:00Z"/>
                <w:rFonts w:ascii="Calibri" w:hAnsi="Calibri"/>
                <w:b/>
                <w:bCs/>
                <w:color w:val="000000"/>
                <w:sz w:val="20"/>
                <w:szCs w:val="20"/>
              </w:rPr>
            </w:pPr>
            <w:ins w:id="103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31" w:author="Boisvert, Eric" w:date="2015-10-16T08:08:00Z"/>
                <w:rFonts w:ascii="Calibri" w:hAnsi="Calibri"/>
                <w:color w:val="000000"/>
                <w:sz w:val="20"/>
                <w:szCs w:val="20"/>
              </w:rPr>
            </w:pPr>
            <w:ins w:id="1032" w:author="Boisvert, Eric" w:date="2015-10-16T08:14:00Z">
              <w:r w:rsidRPr="00D970E9">
                <w:rPr>
                  <w:rFonts w:ascii="Calibri" w:hAnsi="Calibri"/>
                  <w:color w:val="000000"/>
                  <w:sz w:val="20"/>
                  <w:szCs w:val="20"/>
                </w:rPr>
                <w:t>Detailed</w:t>
              </w:r>
            </w:ins>
            <w:ins w:id="1033" w:author="Boisvert, Eric" w:date="2015-10-16T08:11:00Z">
              <w:r w:rsidRPr="00D970E9">
                <w:rPr>
                  <w:rFonts w:ascii="Calibri" w:hAnsi="Calibri"/>
                  <w:color w:val="000000"/>
                  <w:sz w:val="20"/>
                  <w:szCs w:val="20"/>
                </w:rPr>
                <w:t xml:space="preserve"> earth material description </w:t>
              </w:r>
            </w:ins>
            <w:ins w:id="1034" w:author="Boisvert, Eric" w:date="2015-10-16T08:14:00Z">
              <w:r w:rsidRPr="00D970E9">
                <w:rPr>
                  <w:rFonts w:ascii="Calibri" w:hAnsi="Calibri"/>
                  <w:color w:val="000000"/>
                  <w:sz w:val="20"/>
                  <w:szCs w:val="20"/>
                </w:rPr>
                <w:t xml:space="preserve">placeholder </w:t>
              </w:r>
            </w:ins>
            <w:ins w:id="1035" w:author="Boisvert, Eric" w:date="2015-10-16T08:11:00Z">
              <w:r w:rsidRPr="00D970E9">
                <w:rPr>
                  <w:rFonts w:ascii="Calibri" w:hAnsi="Calibri"/>
                  <w:color w:val="000000"/>
                  <w:sz w:val="20"/>
                  <w:szCs w:val="20"/>
                </w:rPr>
                <w:t>for GeologicUnit and EarthM</w:t>
              </w:r>
            </w:ins>
            <w:ins w:id="103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3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38" w:author="Boisvert, Eric" w:date="2015-10-16T08:08:00Z"/>
                <w:rFonts w:ascii="Calibri" w:hAnsi="Calibri"/>
                <w:b/>
                <w:bCs/>
                <w:color w:val="000000"/>
                <w:sz w:val="20"/>
                <w:szCs w:val="20"/>
              </w:rPr>
            </w:pPr>
            <w:ins w:id="103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40" w:author="Boisvert, Eric" w:date="2015-10-16T08:08:00Z"/>
                <w:rFonts w:ascii="Calibri" w:hAnsi="Calibri"/>
                <w:color w:val="000000"/>
                <w:sz w:val="20"/>
                <w:szCs w:val="20"/>
              </w:rPr>
            </w:pPr>
            <w:ins w:id="1041" w:author="Boisvert, Eric" w:date="2015-10-16T08:14:00Z">
              <w:r w:rsidRPr="00D970E9">
                <w:rPr>
                  <w:rFonts w:ascii="Calibri" w:hAnsi="Calibri"/>
                  <w:color w:val="000000"/>
                  <w:sz w:val="20"/>
                  <w:szCs w:val="20"/>
                </w:rPr>
                <w:t>Detailed</w:t>
              </w:r>
            </w:ins>
            <w:ins w:id="1042" w:author="Boisvert, Eric" w:date="2015-10-16T08:12:00Z">
              <w:r w:rsidRPr="00D970E9">
                <w:rPr>
                  <w:rFonts w:ascii="Calibri" w:hAnsi="Calibri"/>
                  <w:color w:val="000000"/>
                  <w:sz w:val="20"/>
                  <w:szCs w:val="20"/>
                </w:rPr>
                <w:t xml:space="preserve"> </w:t>
              </w:r>
              <w:del w:id="104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44" w:author="Boisvert, Eric" w:date="2015-10-16T08:14:00Z">
              <w:r w:rsidRPr="00D970E9">
                <w:rPr>
                  <w:rFonts w:ascii="Calibri" w:hAnsi="Calibri"/>
                  <w:color w:val="000000"/>
                  <w:sz w:val="20"/>
                  <w:szCs w:val="20"/>
                </w:rPr>
                <w:t xml:space="preserve"> placeholder</w:t>
              </w:r>
            </w:ins>
            <w:ins w:id="1045"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46" w:author="Boisvert, Eric" w:date="2015-10-16T08:13:00Z"/>
        </w:trPr>
        <w:tc>
          <w:tcPr>
            <w:tcW w:w="4361" w:type="dxa"/>
            <w:shd w:val="clear" w:color="auto" w:fill="auto"/>
          </w:tcPr>
          <w:p w14:paraId="744760CE" w14:textId="2D65AB9E" w:rsidR="000077DC" w:rsidRPr="00D970E9" w:rsidRDefault="000077DC" w:rsidP="00DA2FDF">
            <w:pPr>
              <w:rPr>
                <w:ins w:id="1047" w:author="Boisvert, Eric" w:date="2015-10-16T08:13:00Z"/>
                <w:rFonts w:ascii="Calibri" w:hAnsi="Calibri"/>
                <w:b/>
                <w:bCs/>
                <w:color w:val="000000"/>
                <w:sz w:val="20"/>
                <w:szCs w:val="20"/>
              </w:rPr>
            </w:pPr>
            <w:ins w:id="104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49" w:author="Boisvert, Eric" w:date="2015-10-16T08:13:00Z"/>
                <w:rFonts w:ascii="Calibri" w:hAnsi="Calibri"/>
                <w:color w:val="000000"/>
                <w:sz w:val="20"/>
                <w:szCs w:val="20"/>
              </w:rPr>
            </w:pPr>
            <w:ins w:id="1050" w:author="Boisvert, Eric" w:date="2015-10-16T08:14:00Z">
              <w:r w:rsidRPr="00D970E9">
                <w:rPr>
                  <w:rFonts w:ascii="Calibri" w:hAnsi="Calibri"/>
                  <w:color w:val="000000"/>
                  <w:sz w:val="20"/>
                  <w:szCs w:val="20"/>
                </w:rPr>
                <w:t xml:space="preserve">Detailed </w:t>
              </w:r>
              <w:del w:id="105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5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5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54" w:author="Boisvert, Eric" w:date="2015-10-16T08:13:00Z"/>
                <w:rFonts w:ascii="Calibri" w:hAnsi="Calibri"/>
                <w:b/>
                <w:bCs/>
                <w:color w:val="000000"/>
                <w:sz w:val="20"/>
                <w:szCs w:val="20"/>
              </w:rPr>
            </w:pPr>
            <w:ins w:id="105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56" w:author="Boisvert, Eric" w:date="2015-10-16T08:13:00Z"/>
                <w:rFonts w:ascii="Calibri" w:hAnsi="Calibri"/>
                <w:color w:val="000000"/>
                <w:sz w:val="20"/>
                <w:szCs w:val="20"/>
              </w:rPr>
            </w:pPr>
            <w:ins w:id="1057" w:author="Boisvert, Eric" w:date="2015-10-16T08:16:00Z">
              <w:r w:rsidRPr="00D970E9">
                <w:rPr>
                  <w:rFonts w:ascii="Calibri" w:hAnsi="Calibri"/>
                  <w:color w:val="000000"/>
                  <w:sz w:val="20"/>
                  <w:szCs w:val="20"/>
                </w:rPr>
                <w:t xml:space="preserve">Detailed </w:t>
              </w:r>
              <w:del w:id="105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59" w:author="Boisvert, Eric" w:date="2015-10-16T08:13:00Z"/>
        </w:trPr>
        <w:tc>
          <w:tcPr>
            <w:tcW w:w="4361" w:type="dxa"/>
            <w:shd w:val="clear" w:color="auto" w:fill="auto"/>
          </w:tcPr>
          <w:p w14:paraId="2AAB0063" w14:textId="611519DF" w:rsidR="000077DC" w:rsidRPr="00D970E9" w:rsidRDefault="000077DC" w:rsidP="00DA2FDF">
            <w:pPr>
              <w:rPr>
                <w:ins w:id="1060" w:author="Boisvert, Eric" w:date="2015-10-16T08:13:00Z"/>
                <w:rFonts w:ascii="Calibri" w:hAnsi="Calibri"/>
                <w:b/>
                <w:bCs/>
                <w:color w:val="000000"/>
                <w:sz w:val="20"/>
                <w:szCs w:val="20"/>
              </w:rPr>
            </w:pPr>
            <w:ins w:id="106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62" w:author="Boisvert, Eric" w:date="2015-10-16T08:13:00Z"/>
                <w:rFonts w:ascii="Calibri" w:hAnsi="Calibri"/>
                <w:color w:val="000000"/>
                <w:sz w:val="20"/>
                <w:szCs w:val="20"/>
              </w:rPr>
            </w:pPr>
            <w:ins w:id="1063" w:author="Boisvert, Eric" w:date="2015-10-16T08:16:00Z">
              <w:r w:rsidRPr="00D970E9">
                <w:rPr>
                  <w:rFonts w:ascii="Calibri" w:hAnsi="Calibri"/>
                  <w:color w:val="000000"/>
                  <w:sz w:val="20"/>
                  <w:szCs w:val="20"/>
                </w:rPr>
                <w:t xml:space="preserve">Detailed </w:t>
              </w:r>
              <w:del w:id="1064"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6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6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67" w:author="Boisvert, Eric" w:date="2015-10-16T08:16:00Z"/>
                <w:rFonts w:ascii="Calibri" w:hAnsi="Calibri"/>
                <w:b/>
                <w:bCs/>
                <w:color w:val="000000"/>
                <w:sz w:val="20"/>
                <w:szCs w:val="20"/>
              </w:rPr>
            </w:pPr>
            <w:ins w:id="106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69" w:author="Boisvert, Eric" w:date="2015-10-16T08:16:00Z"/>
                <w:rFonts w:ascii="Calibri" w:hAnsi="Calibri"/>
                <w:color w:val="000000"/>
                <w:sz w:val="20"/>
                <w:szCs w:val="20"/>
              </w:rPr>
            </w:pPr>
            <w:ins w:id="1070" w:author="Boisvert, Eric" w:date="2015-10-16T08:17:00Z">
              <w:r w:rsidRPr="00D970E9">
                <w:rPr>
                  <w:rFonts w:ascii="Calibri" w:hAnsi="Calibri"/>
                  <w:color w:val="000000"/>
                  <w:sz w:val="20"/>
                  <w:szCs w:val="20"/>
                </w:rPr>
                <w:t xml:space="preserve">Detailed </w:t>
              </w:r>
              <w:del w:id="1071"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72" w:author="Boisvert, Eric" w:date="2015-10-16T08:16:00Z"/>
        </w:trPr>
        <w:tc>
          <w:tcPr>
            <w:tcW w:w="4361" w:type="dxa"/>
            <w:shd w:val="clear" w:color="auto" w:fill="auto"/>
          </w:tcPr>
          <w:p w14:paraId="31DE7313" w14:textId="534D15EA" w:rsidR="000077DC" w:rsidRPr="00D970E9" w:rsidRDefault="000077DC" w:rsidP="00DA2FDF">
            <w:pPr>
              <w:rPr>
                <w:ins w:id="1073" w:author="Boisvert, Eric" w:date="2015-10-16T08:16:00Z"/>
                <w:rFonts w:ascii="Calibri" w:hAnsi="Calibri"/>
                <w:b/>
                <w:bCs/>
                <w:color w:val="000000"/>
                <w:sz w:val="20"/>
                <w:szCs w:val="20"/>
              </w:rPr>
            </w:pPr>
            <w:ins w:id="107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75" w:author="Boisvert, Eric" w:date="2015-10-16T08:16:00Z"/>
                <w:rFonts w:ascii="Calibri" w:hAnsi="Calibri"/>
                <w:color w:val="000000"/>
                <w:sz w:val="20"/>
                <w:szCs w:val="20"/>
              </w:rPr>
            </w:pPr>
            <w:ins w:id="1076" w:author="Boisvert, Eric" w:date="2015-10-16T08:17:00Z">
              <w:r w:rsidRPr="00D970E9">
                <w:rPr>
                  <w:rFonts w:ascii="Calibri" w:hAnsi="Calibri"/>
                  <w:color w:val="000000"/>
                  <w:sz w:val="20"/>
                  <w:szCs w:val="20"/>
                </w:rPr>
                <w:t xml:space="preserve">Detailed </w:t>
              </w:r>
              <w:del w:id="1077"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7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79" w:author="Boisvert, Eric" w:date="2015-10-16T08:16:00Z"/>
                <w:rFonts w:ascii="Calibri" w:hAnsi="Calibri"/>
                <w:b/>
                <w:bCs/>
                <w:color w:val="000000"/>
                <w:sz w:val="20"/>
                <w:szCs w:val="20"/>
              </w:rPr>
            </w:pPr>
            <w:ins w:id="1080" w:author="Boisvert, Eric" w:date="2015-10-16T08:17:00Z">
              <w:r w:rsidRPr="00D970E9">
                <w:rPr>
                  <w:rFonts w:ascii="Calibri" w:hAnsi="Calibri"/>
                  <w:b/>
                  <w:bCs/>
                  <w:color w:val="000000"/>
                  <w:sz w:val="20"/>
                  <w:szCs w:val="20"/>
                </w:rPr>
                <w:t>Geomorphologic</w:t>
              </w:r>
            </w:ins>
            <w:ins w:id="108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82" w:author="Boisvert, Eric" w:date="2015-10-16T08:16:00Z"/>
                <w:rFonts w:ascii="Calibri" w:hAnsi="Calibri"/>
                <w:color w:val="000000"/>
                <w:sz w:val="20"/>
                <w:szCs w:val="20"/>
              </w:rPr>
            </w:pPr>
            <w:ins w:id="1083" w:author="Boisvert, Eric" w:date="2015-10-16T08:18:00Z">
              <w:r w:rsidRPr="00D970E9">
                <w:rPr>
                  <w:rFonts w:ascii="Calibri" w:hAnsi="Calibri"/>
                  <w:color w:val="000000"/>
                  <w:sz w:val="20"/>
                  <w:szCs w:val="20"/>
                </w:rPr>
                <w:t xml:space="preserve">Detailed </w:t>
              </w:r>
              <w:del w:id="108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85"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86"/>
      <w:ins w:id="1087" w:author="Ollie Raymond" w:date="2016-02-09T11:11:00Z">
        <w:del w:id="1088" w:author="Eric Boisvert" w:date="2016-02-27T12:05:00Z">
          <w:r w:rsidRPr="009F4AF5" w:rsidDel="004725FE">
            <w:rPr>
              <w:color w:val="BFBFBF"/>
              <w:rPrChange w:id="1089" w:author="Ollie Raymond" w:date="2016-02-09T11:14:00Z">
                <w:rPr/>
              </w:rPrChange>
            </w:rPr>
            <w:delText>s</w:delText>
          </w:r>
        </w:del>
      </w:ins>
      <w:commentRangeEnd w:id="1086"/>
      <w:del w:id="1090" w:author="Eric Boisvert" w:date="2016-02-27T12:05:00Z">
        <w:r w:rsidRPr="009F4AF5" w:rsidDel="004725FE">
          <w:rPr>
            <w:rStyle w:val="CommentReference"/>
            <w:color w:val="BFBFBF"/>
            <w:rPrChange w:id="1091" w:author="Ollie Raymond" w:date="2016-02-09T11:14:00Z">
              <w:rPr>
                <w:rStyle w:val="CommentReference"/>
              </w:rPr>
            </w:rPrChange>
          </w:rPr>
          <w:commentReference w:id="1086"/>
        </w:r>
      </w:del>
      <w:ins w:id="1092" w:author="Eric Boisvert" w:date="2016-01-09T14:42:00Z">
        <w:del w:id="1093" w:author="Ollie Raymond" w:date="2016-02-09T11:14:00Z">
          <w:r w:rsidR="000466A0" w:rsidDel="00EF48A6">
            <w:delText>Because of the restriction</w:delText>
          </w:r>
        </w:del>
      </w:ins>
      <w:ins w:id="1094" w:author="Eric Boisvert" w:date="2016-01-09T14:43:00Z">
        <w:del w:id="1095" w:author="Ollie Raymond" w:date="2016-02-09T11:14:00Z">
          <w:r w:rsidR="000466A0" w:rsidDel="00EF48A6">
            <w:delText>s</w:delText>
          </w:r>
        </w:del>
      </w:ins>
      <w:ins w:id="1096" w:author="Eric Boisvert" w:date="2016-01-09T14:42:00Z">
        <w:del w:id="1097" w:author="Ollie Raymond" w:date="2016-02-09T11:14:00Z">
          <w:r w:rsidR="000466A0" w:rsidDel="00EF48A6">
            <w:delText xml:space="preserve"> of UML and XSD,</w:delText>
          </w:r>
        </w:del>
      </w:ins>
      <w:ins w:id="1098" w:author="Eric Boisvert" w:date="2016-01-09T14:43:00Z">
        <w:del w:id="1099" w:author="Ollie Raymond" w:date="2016-02-09T11:14:00Z">
          <w:r w:rsidR="000466A0" w:rsidDel="00EF48A6">
            <w:delText xml:space="preserve"> it is felt that this pattern is the only usable extension pattern available.  It should be noted that </w:delText>
          </w:r>
        </w:del>
      </w:ins>
      <w:ins w:id="1100" w:author="Ollie Raymond" w:date="2016-02-09T11:14:00Z">
        <w:r>
          <w:t>T</w:t>
        </w:r>
      </w:ins>
      <w:ins w:id="1101" w:author="Eric Boisvert" w:date="2016-01-09T14:43:00Z">
        <w:del w:id="1102" w:author="Ollie Raymond" w:date="2016-02-09T11:14:00Z">
          <w:r w:rsidR="000466A0" w:rsidDel="00EF48A6">
            <w:delText>t</w:delText>
          </w:r>
        </w:del>
        <w:r w:rsidR="000466A0">
          <w:t xml:space="preserve">his </w:t>
        </w:r>
      </w:ins>
      <w:ins w:id="1103" w:author="Ollie Raymond" w:date="2016-02-09T11:14:00Z">
        <w:r>
          <w:t xml:space="preserve">modelling </w:t>
        </w:r>
      </w:ins>
      <w:ins w:id="1104" w:author="Eric Boisvert" w:date="2016-01-09T14:43:00Z">
        <w:r w:rsidR="000466A0">
          <w:t xml:space="preserve">pattern </w:t>
        </w:r>
        <w:commentRangeStart w:id="1105"/>
        <w:r w:rsidR="000466A0">
          <w:t xml:space="preserve">is </w:t>
        </w:r>
      </w:ins>
      <w:ins w:id="1106" w:author="Ollie Raymond" w:date="2016-02-09T11:15:00Z">
        <w:r w:rsidR="000B617A">
          <w:t>als</w:t>
        </w:r>
      </w:ins>
      <w:ins w:id="1107" w:author="Ollie Raymond" w:date="2016-02-09T11:16:00Z">
        <w:r w:rsidR="00DD3C2B">
          <w:t>o</w:t>
        </w:r>
      </w:ins>
      <w:ins w:id="1108" w:author="Ollie Raymond" w:date="2016-02-09T11:15:00Z">
        <w:r w:rsidR="000B617A">
          <w:t xml:space="preserve"> </w:t>
        </w:r>
      </w:ins>
      <w:ins w:id="1109" w:author="Eric Boisvert" w:date="2016-01-09T14:43:00Z">
        <w:r w:rsidR="000466A0">
          <w:t xml:space="preserve">used by other </w:t>
        </w:r>
      </w:ins>
      <w:ins w:id="1110" w:author="Ollie Raymond" w:date="2016-02-09T11:14:00Z">
        <w:r>
          <w:t>standards</w:t>
        </w:r>
      </w:ins>
      <w:ins w:id="1111" w:author="Ollie Raymond" w:date="2016-02-09T11:13:00Z">
        <w:r>
          <w:t xml:space="preserve"> </w:t>
        </w:r>
      </w:ins>
      <w:ins w:id="1112" w:author="Eric Boisvert" w:date="2016-01-09T14:43:00Z">
        <w:r w:rsidR="000466A0">
          <w:t>communities</w:t>
        </w:r>
      </w:ins>
      <w:ins w:id="1113" w:author="Ollie Raymond" w:date="2016-02-09T11:13:00Z">
        <w:r>
          <w:t xml:space="preserve"> (eg, ISO 19115-3</w:t>
        </w:r>
      </w:ins>
      <w:ins w:id="1114" w:author="Ollie Raymond" w:date="2016-02-09T11:14:00Z">
        <w:r w:rsidR="000B617A">
          <w:t>)</w:t>
        </w:r>
      </w:ins>
      <w:ins w:id="1115" w:author="Eric Boisvert" w:date="2016-01-09T14:43:00Z">
        <w:r w:rsidR="000466A0">
          <w:t>.</w:t>
        </w:r>
      </w:ins>
      <w:ins w:id="1116" w:author="Eric Boisvert" w:date="2016-01-09T14:42:00Z">
        <w:r w:rsidR="000466A0">
          <w:t xml:space="preserve"> </w:t>
        </w:r>
      </w:ins>
      <w:commentRangeEnd w:id="1105"/>
      <w:ins w:id="1117" w:author="Eric Boisvert" w:date="2016-01-09T14:44:00Z">
        <w:r w:rsidR="000466A0">
          <w:rPr>
            <w:rStyle w:val="CommentReference"/>
          </w:rPr>
          <w:commentReference w:id="1105"/>
        </w:r>
      </w:ins>
    </w:p>
    <w:p w14:paraId="79B93D23" w14:textId="77777777" w:rsidR="009459BF" w:rsidRPr="009459BF" w:rsidRDefault="009A7B37" w:rsidP="009459BF">
      <w:pPr>
        <w:pStyle w:val="Heading1"/>
        <w:rPr>
          <w:lang w:val="en-CA"/>
        </w:rPr>
      </w:pPr>
      <w:bookmarkStart w:id="1118" w:name="_Toc445034175"/>
      <w:r w:rsidRPr="00D12552">
        <w:rPr>
          <w:lang w:val="en-CA"/>
        </w:rPr>
        <w:t>Conventions</w:t>
      </w:r>
      <w:bookmarkEnd w:id="1118"/>
    </w:p>
    <w:p w14:paraId="526B5110" w14:textId="63D4D11C" w:rsidR="00695378" w:rsidRPr="00D12552" w:rsidRDefault="00695378" w:rsidP="00695378">
      <w:pPr>
        <w:pStyle w:val="Heading2"/>
        <w:rPr>
          <w:lang w:val="en-CA"/>
        </w:rPr>
      </w:pPr>
      <w:bookmarkStart w:id="1119" w:name="_Ref439663710"/>
      <w:bookmarkStart w:id="1120" w:name="_Toc445034176"/>
      <w:r w:rsidRPr="00D12552">
        <w:rPr>
          <w:lang w:val="en-CA"/>
        </w:rPr>
        <w:t>Requirement class</w:t>
      </w:r>
      <w:del w:id="1121" w:author="Ollie Raymond" w:date="2016-02-03T09:30:00Z">
        <w:r w:rsidRPr="00D12552" w:rsidDel="000F075C">
          <w:rPr>
            <w:lang w:val="en-CA"/>
          </w:rPr>
          <w:delText>e</w:delText>
        </w:r>
      </w:del>
      <w:bookmarkEnd w:id="1119"/>
      <w:bookmarkEnd w:id="112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22" w:name="_Toc377112004"/>
      <w:bookmarkStart w:id="1123" w:name="_Toc428885193"/>
      <w:bookmarkStart w:id="1124" w:name="_Ref439663763"/>
      <w:bookmarkStart w:id="1125" w:name="_Toc445034177"/>
      <w:r w:rsidRPr="00D12552">
        <w:rPr>
          <w:lang w:val="en-CA"/>
        </w:rPr>
        <w:t>Requirement</w:t>
      </w:r>
      <w:bookmarkEnd w:id="1122"/>
      <w:bookmarkEnd w:id="1123"/>
      <w:bookmarkEnd w:id="1124"/>
      <w:bookmarkEnd w:id="112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26" w:name="_Toc356480502"/>
      <w:bookmarkStart w:id="1127" w:name="_Toc377112005"/>
      <w:bookmarkStart w:id="1128" w:name="_Toc428885194"/>
      <w:bookmarkStart w:id="1129" w:name="_Toc445034178"/>
      <w:bookmarkStart w:id="1130" w:name="_Toc356480505"/>
      <w:r w:rsidRPr="00D12552">
        <w:rPr>
          <w:lang w:val="en-CA"/>
        </w:rPr>
        <w:t>Conformance class</w:t>
      </w:r>
      <w:bookmarkEnd w:id="1126"/>
      <w:bookmarkEnd w:id="1127"/>
      <w:bookmarkEnd w:id="1128"/>
      <w:bookmarkEnd w:id="112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31"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3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33" w:author="Ollie Raymond" w:date="2016-02-09T13:27:00Z">
        <w:del w:id="1134"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35"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36"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37" w:author="Ollie Raymond" w:date="2016-02-09T13:28:00Z">
        <w:r w:rsidR="00DF5C09" w:rsidRPr="00DF5C09">
          <w:rPr>
            <w:rFonts w:ascii="Courier New" w:hAnsi="Courier New" w:cs="Courier New"/>
            <w:color w:val="000000"/>
            <w:sz w:val="16"/>
            <w:szCs w:val="16"/>
            <w:lang w:val="en-CA"/>
          </w:rPr>
          <w:t>Test requirement: /req/gsml4xsd/unit-of-measure</w:t>
        </w:r>
      </w:ins>
      <w:del w:id="1138"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39" w:author="Ollie Raymond" w:date="2016-02-09T13:28:00Z">
        <w:r w:rsidR="00DF5C09" w:rsidRPr="00DF5C09">
          <w:rPr>
            <w:rFonts w:ascii="Courier New" w:hAnsi="Courier New" w:cs="Courier New"/>
            <w:color w:val="000000"/>
            <w:sz w:val="16"/>
            <w:szCs w:val="16"/>
            <w:lang w:val="en-CA"/>
          </w:rPr>
          <w:t>swe:Quantity</w:t>
        </w:r>
      </w:ins>
      <w:del w:id="1140"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41" w:author="Ollie Raymond" w:date="2016-02-09T13:29:00Z">
        <w:r w:rsidR="00DF5C09" w:rsidRPr="00DF5C09">
          <w:rPr>
            <w:rFonts w:ascii="Courier New" w:hAnsi="Courier New" w:cs="Courier New"/>
            <w:color w:val="0000FF"/>
            <w:sz w:val="16"/>
            <w:szCs w:val="16"/>
            <w:lang w:val="en-CA"/>
          </w:rPr>
          <w:t>swe:Quantity</w:t>
        </w:r>
      </w:ins>
      <w:del w:id="1142"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43" w:author="Ollie Raymond" w:date="2016-02-09T13:29:00Z">
        <w:r w:rsidR="00DF5C09" w:rsidRPr="00DF5C09">
          <w:rPr>
            <w:rFonts w:ascii="Courier New" w:hAnsi="Courier New" w:cs="Courier New"/>
            <w:color w:val="000000"/>
            <w:sz w:val="16"/>
            <w:szCs w:val="16"/>
            <w:lang w:val="en-CA"/>
          </w:rPr>
          <w:t>Quantity must have a UOM</w:t>
        </w:r>
      </w:ins>
      <w:del w:id="1144"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45" w:author="Ollie Raymond" w:date="2016-02-09T13:27:00Z"/>
          <w:rFonts w:ascii="Courier New" w:hAnsi="Courier New" w:cs="Courier New"/>
          <w:color w:val="0000FF"/>
          <w:sz w:val="16"/>
          <w:szCs w:val="16"/>
          <w:lang w:val="en-CA"/>
        </w:rPr>
      </w:pPr>
      <w:del w:id="1146"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32"/>
      <w:r w:rsidR="00A17543" w:rsidRPr="00D12552">
        <w:rPr>
          <w:rStyle w:val="CommentReference"/>
          <w:lang w:val="en-CA"/>
        </w:rPr>
        <w:commentReference w:id="1132"/>
      </w:r>
    </w:p>
    <w:p w14:paraId="535C50C0" w14:textId="63484900" w:rsidR="00DF5C09" w:rsidRPr="00D12552" w:rsidRDefault="00DF5C09" w:rsidP="00695378">
      <w:pPr>
        <w:rPr>
          <w:lang w:val="en-CA"/>
        </w:rPr>
      </w:pPr>
      <w:ins w:id="1147"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48" w:name="_Toc377112006"/>
      <w:bookmarkStart w:id="1149" w:name="_Toc428885195"/>
      <w:bookmarkStart w:id="1150" w:name="_Toc445034179"/>
      <w:r w:rsidRPr="00D12552">
        <w:rPr>
          <w:lang w:val="en-CA"/>
        </w:rPr>
        <w:t>Identifiers</w:t>
      </w:r>
      <w:bookmarkEnd w:id="1130"/>
      <w:bookmarkEnd w:id="1148"/>
      <w:bookmarkEnd w:id="1149"/>
      <w:bookmarkEnd w:id="1150"/>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51" w:author="Eric Boisvert" w:date="2016-01-23T11:38:00Z"/>
          <w:lang w:val="en-CA"/>
        </w:rPr>
        <w:pPrChange w:id="1152" w:author="Eric Boisvert" w:date="2016-01-23T11:38:00Z">
          <w:pPr/>
        </w:pPrChange>
      </w:pPr>
      <w:bookmarkStart w:id="1153" w:name="_Toc445034180"/>
      <w:ins w:id="1154" w:author="Eric Boisvert" w:date="2016-01-24T11:23:00Z">
        <w:r>
          <w:rPr>
            <w:lang w:val="en-CA"/>
          </w:rPr>
          <w:t>Classifiers</w:t>
        </w:r>
      </w:ins>
      <w:bookmarkEnd w:id="1153"/>
    </w:p>
    <w:p w14:paraId="31BFEA3F" w14:textId="334B3770" w:rsidR="005F3FAD" w:rsidDel="00D63684" w:rsidRDefault="005F3FAD" w:rsidP="00695378">
      <w:pPr>
        <w:rPr>
          <w:ins w:id="1155" w:author="Eric Boisvert" w:date="2016-01-23T11:38:00Z"/>
          <w:del w:id="1156" w:author="Ollie Raymond" w:date="2016-02-09T13:32:00Z"/>
          <w:lang w:val="en-CA"/>
        </w:rPr>
      </w:pPr>
    </w:p>
    <w:p w14:paraId="285DCE72" w14:textId="5FBA2932" w:rsidR="00004359" w:rsidRDefault="005F3FAD" w:rsidP="00695378">
      <w:pPr>
        <w:rPr>
          <w:ins w:id="1157" w:author="Eric Boisvert" w:date="2016-01-23T11:47:00Z"/>
          <w:lang w:val="en-CA"/>
        </w:rPr>
      </w:pPr>
      <w:ins w:id="1158" w:author="Eric Boisvert" w:date="2016-01-23T11:38:00Z">
        <w:r>
          <w:rPr>
            <w:lang w:val="en-CA"/>
          </w:rPr>
          <w:t xml:space="preserve">In the text, </w:t>
        </w:r>
      </w:ins>
      <w:ins w:id="1159" w:author="Eric Boisvert" w:date="2016-01-23T11:46:00Z">
        <w:r>
          <w:rPr>
            <w:lang w:val="en-CA"/>
          </w:rPr>
          <w:t>classifiers</w:t>
        </w:r>
      </w:ins>
      <w:ins w:id="1160" w:author="Eric Boisvert" w:date="2016-01-23T11:38:00Z">
        <w:r>
          <w:rPr>
            <w:lang w:val="en-CA"/>
          </w:rPr>
          <w:t xml:space="preserve"> of the logical model or XSD often need to be refe</w:t>
        </w:r>
      </w:ins>
      <w:ins w:id="1161" w:author="Eric Boisvert" w:date="2016-01-23T11:39:00Z">
        <w:r w:rsidR="00004359">
          <w:rPr>
            <w:lang w:val="en-CA"/>
          </w:rPr>
          <w:t>rred</w:t>
        </w:r>
      </w:ins>
      <w:ins w:id="1162" w:author="Ollie Raymond" w:date="2016-02-12T10:05:00Z">
        <w:r w:rsidR="00C5081E">
          <w:rPr>
            <w:lang w:val="en-CA"/>
          </w:rPr>
          <w:t xml:space="preserve"> to</w:t>
        </w:r>
      </w:ins>
      <w:ins w:id="1163" w:author="Eric Boisvert" w:date="2016-01-23T11:39:00Z">
        <w:r>
          <w:rPr>
            <w:lang w:val="en-CA"/>
          </w:rPr>
          <w:t xml:space="preserve">.  Classes and packages are simply referred </w:t>
        </w:r>
        <w:del w:id="1164" w:author="Ollie Raymond" w:date="2016-02-12T10:05:00Z">
          <w:r w:rsidDel="00C5081E">
            <w:rPr>
              <w:lang w:val="en-CA"/>
            </w:rPr>
            <w:delText>using</w:delText>
          </w:r>
        </w:del>
      </w:ins>
      <w:ins w:id="1165" w:author="Ollie Raymond" w:date="2016-02-12T10:05:00Z">
        <w:r w:rsidR="00C5081E">
          <w:rPr>
            <w:lang w:val="en-CA"/>
          </w:rPr>
          <w:t>by</w:t>
        </w:r>
      </w:ins>
      <w:ins w:id="1166" w:author="Eric Boisvert" w:date="2016-01-23T11:39:00Z">
        <w:r>
          <w:rPr>
            <w:lang w:val="en-CA"/>
          </w:rPr>
          <w:t xml:space="preserve"> their name formed </w:t>
        </w:r>
      </w:ins>
      <w:ins w:id="1167" w:author="Eric Boisvert" w:date="2016-01-24T11:25:00Z">
        <w:r w:rsidR="009F09E7">
          <w:rPr>
            <w:lang w:val="en-CA"/>
          </w:rPr>
          <w:t>using</w:t>
        </w:r>
      </w:ins>
      <w:ins w:id="1168" w:author="Eric Boisvert" w:date="2016-01-23T11:39:00Z">
        <w:r>
          <w:rPr>
            <w:lang w:val="en-CA"/>
          </w:rPr>
          <w:t xml:space="preserve"> </w:t>
        </w:r>
      </w:ins>
      <w:ins w:id="1169"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70" w:author="Eric Boisvert" w:date="2016-01-23T11:55:00Z"/>
          <w:lang w:val="en-CA"/>
        </w:rPr>
      </w:pPr>
      <w:ins w:id="1171" w:author="Eric Boisvert" w:date="2016-01-23T11:48:00Z">
        <w:r>
          <w:rPr>
            <w:lang w:val="en-CA"/>
          </w:rPr>
          <w:t>OCL syntax will be used to identify logical model classifier from the UML model ()</w:t>
        </w:r>
      </w:ins>
    </w:p>
    <w:p w14:paraId="61B412C3" w14:textId="59F936CA" w:rsidR="00004359" w:rsidRDefault="00906350" w:rsidP="00695378">
      <w:pPr>
        <w:rPr>
          <w:ins w:id="1172" w:author="Eric Boisvert" w:date="2016-01-23T12:04:00Z"/>
          <w:lang w:val="en-CA"/>
        </w:rPr>
      </w:pPr>
      <w:ins w:id="1173" w:author="Eric Boisvert" w:date="2016-01-23T12:12:00Z">
        <w:r>
          <w:rPr>
            <w:lang w:val="en-CA"/>
          </w:rPr>
          <w:t>Package::{</w:t>
        </w:r>
      </w:ins>
      <w:ins w:id="1174" w:author="Eric Boisvert" w:date="2016-01-23T12:13:00Z">
        <w:r>
          <w:rPr>
            <w:lang w:val="en-CA"/>
          </w:rPr>
          <w:t>…}</w:t>
        </w:r>
      </w:ins>
      <w:ins w:id="1175" w:author="Eric Boisvert" w:date="2016-01-23T11:55:00Z">
        <w:r w:rsidR="00004359">
          <w:rPr>
            <w:lang w:val="en-CA"/>
          </w:rPr>
          <w:t>Package::Classifier</w:t>
        </w:r>
      </w:ins>
      <w:ins w:id="1176" w:author="Eric Boisvert" w:date="2016-01-23T12:12:00Z">
        <w:r>
          <w:rPr>
            <w:lang w:val="en-CA"/>
          </w:rPr>
          <w:t>::Property:Type</w:t>
        </w:r>
      </w:ins>
      <w:ins w:id="1177" w:author="Eric Boisvert" w:date="2016-01-23T11:55:00Z">
        <w:r w:rsidR="00004359">
          <w:rPr>
            <w:lang w:val="en-CA"/>
          </w:rPr>
          <w:t xml:space="preserve"> </w:t>
        </w:r>
      </w:ins>
    </w:p>
    <w:p w14:paraId="5717F95D" w14:textId="2ADE33C6" w:rsidR="00906350" w:rsidRDefault="00906350" w:rsidP="00695378">
      <w:pPr>
        <w:rPr>
          <w:ins w:id="1178" w:author="Eric Boisvert" w:date="2016-01-23T12:23:00Z"/>
          <w:lang w:val="en-CA"/>
        </w:rPr>
      </w:pPr>
      <w:ins w:id="1179" w:author="Eric Boisvert" w:date="2016-01-23T12:16:00Z">
        <w:r>
          <w:rPr>
            <w:lang w:val="en-CA"/>
          </w:rPr>
          <w:lastRenderedPageBreak/>
          <w:t>Package names are not formal</w:t>
        </w:r>
      </w:ins>
      <w:ins w:id="1180" w:author="Eric Boisvert" w:date="2016-01-23T12:23:00Z">
        <w:r w:rsidR="00B40027">
          <w:rPr>
            <w:lang w:val="en-CA"/>
          </w:rPr>
          <w:t xml:space="preserve"> </w:t>
        </w:r>
      </w:ins>
      <w:ins w:id="1181" w:author="Eric Boisvert" w:date="2016-01-24T12:38:00Z">
        <w:r w:rsidR="00D87A01">
          <w:rPr>
            <w:lang w:val="en-CA"/>
          </w:rPr>
          <w:t xml:space="preserve">in UML </w:t>
        </w:r>
      </w:ins>
      <w:ins w:id="1182" w:author="Eric Boisvert" w:date="2016-01-23T12:23:00Z">
        <w:r w:rsidR="00B40027">
          <w:rPr>
            <w:lang w:val="en-CA"/>
          </w:rPr>
          <w:t>and can change from one implementation to another.  The reference model used by GeoSciML, and most OGC SWGs</w:t>
        </w:r>
      </w:ins>
      <w:ins w:id="1183" w:author="Eric Boisvert" w:date="2016-01-23T12:46:00Z">
        <w:r w:rsidR="007D01E7">
          <w:rPr>
            <w:lang w:val="en-CA"/>
          </w:rPr>
          <w:t xml:space="preserve">, </w:t>
        </w:r>
      </w:ins>
      <w:ins w:id="1184" w:author="Eric Boisvert" w:date="2016-01-23T12:23:00Z">
        <w:r w:rsidR="00B40027">
          <w:rPr>
            <w:lang w:val="en-CA"/>
          </w:rPr>
          <w:t xml:space="preserve">is HollowWorld.  </w:t>
        </w:r>
      </w:ins>
      <w:ins w:id="1185" w:author="Ollie Raymond" w:date="2016-02-12T10:06:00Z">
        <w:r w:rsidR="00C5081E">
          <w:rPr>
            <w:lang w:val="en-CA"/>
          </w:rPr>
          <w:t>For example, a</w:t>
        </w:r>
      </w:ins>
      <w:ins w:id="1186" w:author="Eric Boisvert" w:date="2016-01-23T12:23:00Z">
        <w:del w:id="1187" w:author="Ollie Raymond" w:date="2016-02-12T10:06:00Z">
          <w:r w:rsidR="00B40027" w:rsidDel="00C5081E">
            <w:rPr>
              <w:lang w:val="en-CA"/>
            </w:rPr>
            <w:delText>A</w:delText>
          </w:r>
        </w:del>
        <w:r w:rsidR="00B40027">
          <w:rPr>
            <w:lang w:val="en-CA"/>
          </w:rPr>
          <w:t xml:space="preserve"> complete path </w:t>
        </w:r>
      </w:ins>
      <w:ins w:id="1188" w:author="Ollie Raymond" w:date="2016-02-12T10:06:00Z">
        <w:r w:rsidR="00C5081E">
          <w:rPr>
            <w:lang w:val="en-CA"/>
          </w:rPr>
          <w:t xml:space="preserve">for </w:t>
        </w:r>
      </w:ins>
      <w:ins w:id="1189" w:author="Eric Boisvert" w:date="2016-01-23T12:23:00Z">
        <w:r w:rsidR="00B40027">
          <w:rPr>
            <w:lang w:val="en-CA"/>
          </w:rPr>
          <w:t>a SF_Sampling</w:t>
        </w:r>
      </w:ins>
      <w:ins w:id="1190" w:author="Eric Boisvert" w:date="2016-01-23T12:26:00Z">
        <w:r w:rsidR="00B40027">
          <w:rPr>
            <w:lang w:val="en-CA"/>
          </w:rPr>
          <w:t>Point</w:t>
        </w:r>
      </w:ins>
      <w:ins w:id="1191" w:author="Eric Boisvert" w:date="2016-01-23T12:23:00Z">
        <w:r w:rsidR="00D87A01">
          <w:rPr>
            <w:lang w:val="en-CA"/>
          </w:rPr>
          <w:t xml:space="preserve"> in HollowWorld (from</w:t>
        </w:r>
        <w:r w:rsidR="00B40027">
          <w:rPr>
            <w:lang w:val="en-CA"/>
          </w:rPr>
          <w:t xml:space="preserve"> </w:t>
        </w:r>
      </w:ins>
      <w:ins w:id="1192" w:author="Eric Boisvert" w:date="2016-01-24T12:38:00Z">
        <w:r w:rsidR="00D87A01">
          <w:rPr>
            <w:lang w:val="en-CA"/>
          </w:rPr>
          <w:t>HollowWorld root</w:t>
        </w:r>
      </w:ins>
      <w:ins w:id="1193" w:author="Eric Boisvert" w:date="2016-01-23T12:23:00Z">
        <w:r w:rsidR="00B40027">
          <w:rPr>
            <w:lang w:val="en-CA"/>
          </w:rPr>
          <w:t xml:space="preserve">) </w:t>
        </w:r>
      </w:ins>
      <w:ins w:id="1194" w:author="Eric Boisvert" w:date="2016-01-24T12:39:00Z">
        <w:r w:rsidR="00D87A01">
          <w:rPr>
            <w:lang w:val="en-CA"/>
          </w:rPr>
          <w:t>is</w:t>
        </w:r>
      </w:ins>
    </w:p>
    <w:p w14:paraId="6FC32B19" w14:textId="5013EFE1" w:rsidR="00B40027" w:rsidRPr="0058466D" w:rsidRDefault="00B40027" w:rsidP="00695378">
      <w:pPr>
        <w:rPr>
          <w:ins w:id="1195" w:author="Eric Boisvert" w:date="2016-01-23T12:28:00Z"/>
          <w:rFonts w:ascii="Courier New" w:hAnsi="Courier New" w:cs="Courier New"/>
          <w:sz w:val="20"/>
          <w:szCs w:val="20"/>
          <w:lang w:val="en-CA"/>
          <w:rPrChange w:id="1196" w:author="Eric Boisvert" w:date="2016-01-23T12:29:00Z">
            <w:rPr>
              <w:ins w:id="1197" w:author="Eric Boisvert" w:date="2016-01-23T12:28:00Z"/>
              <w:lang w:val="en-CA"/>
            </w:rPr>
          </w:rPrChange>
        </w:rPr>
      </w:pPr>
      <w:ins w:id="1198" w:author="Eric Boisvert" w:date="2016-01-23T12:25:00Z">
        <w:r w:rsidRPr="0058466D">
          <w:rPr>
            <w:rFonts w:ascii="Courier New" w:hAnsi="Courier New" w:cs="Courier New"/>
            <w:sz w:val="20"/>
            <w:szCs w:val="20"/>
            <w:lang w:val="en-CA"/>
            <w:rPrChange w:id="1199" w:author="Eric Boisvert" w:date="2016-01-23T12:29:00Z">
              <w:rPr>
                <w:lang w:val="en-CA"/>
              </w:rPr>
            </w:rPrChange>
          </w:rPr>
          <w:t>ISO TC211</w:t>
        </w:r>
      </w:ins>
      <w:ins w:id="1200" w:author="Eric Boisvert" w:date="2016-01-23T12:26:00Z">
        <w:r w:rsidRPr="0058466D">
          <w:rPr>
            <w:rFonts w:ascii="Courier New" w:hAnsi="Courier New" w:cs="Courier New"/>
            <w:sz w:val="20"/>
            <w:szCs w:val="20"/>
            <w:lang w:val="en-CA"/>
            <w:rPrChange w:id="1201" w:author="Eric Boisvert" w:date="2016-01-23T12:29:00Z">
              <w:rPr>
                <w:lang w:val="en-CA"/>
              </w:rPr>
            </w:rPrChange>
          </w:rPr>
          <w:t>::</w:t>
        </w:r>
      </w:ins>
      <w:ins w:id="1202" w:author="Eric Boisvert" w:date="2016-01-23T12:25:00Z">
        <w:r w:rsidRPr="0058466D">
          <w:rPr>
            <w:rFonts w:ascii="Courier New" w:hAnsi="Courier New" w:cs="Courier New"/>
            <w:sz w:val="20"/>
            <w:szCs w:val="20"/>
            <w:lang w:val="en-CA"/>
            <w:rPrChange w:id="1203" w:author="Eric Boisvert" w:date="2016-01-23T12:29:00Z">
              <w:rPr>
                <w:lang w:val="en-CA"/>
              </w:rPr>
            </w:rPrChange>
          </w:rPr>
          <w:t>ISO 19156 All</w:t>
        </w:r>
      </w:ins>
      <w:ins w:id="1204" w:author="Eric Boisvert" w:date="2016-01-23T12:26:00Z">
        <w:r w:rsidRPr="0058466D">
          <w:rPr>
            <w:rFonts w:ascii="Courier New" w:hAnsi="Courier New" w:cs="Courier New"/>
            <w:sz w:val="20"/>
            <w:szCs w:val="20"/>
            <w:lang w:val="en-CA"/>
            <w:rPrChange w:id="1205" w:author="Eric Boisvert" w:date="2016-01-23T12:29:00Z">
              <w:rPr>
                <w:lang w:val="en-CA"/>
              </w:rPr>
            </w:rPrChange>
          </w:rPr>
          <w:t>::</w:t>
        </w:r>
      </w:ins>
      <w:ins w:id="1206" w:author="Eric Boisvert" w:date="2016-01-23T12:25:00Z">
        <w:r w:rsidRPr="0058466D">
          <w:rPr>
            <w:rFonts w:ascii="Courier New" w:hAnsi="Courier New" w:cs="Courier New"/>
            <w:sz w:val="20"/>
            <w:szCs w:val="20"/>
            <w:lang w:val="en-CA"/>
            <w:rPrChange w:id="1207" w:author="Eric Boisvert" w:date="2016-01-23T12:29:00Z">
              <w:rPr>
                <w:lang w:val="en-CA"/>
              </w:rPr>
            </w:rPrChange>
          </w:rPr>
          <w:t>ISO 19156:2011 Observations and Measurements</w:t>
        </w:r>
      </w:ins>
      <w:ins w:id="1208" w:author="Eric Boisvert" w:date="2016-01-23T12:26:00Z">
        <w:r w:rsidRPr="0058466D">
          <w:rPr>
            <w:rFonts w:ascii="Courier New" w:hAnsi="Courier New" w:cs="Courier New"/>
            <w:sz w:val="20"/>
            <w:szCs w:val="20"/>
            <w:lang w:val="en-CA"/>
            <w:rPrChange w:id="1209" w:author="Eric Boisvert" w:date="2016-01-23T12:29:00Z">
              <w:rPr>
                <w:lang w:val="en-CA"/>
              </w:rPr>
            </w:rPrChange>
          </w:rPr>
          <w:t>::</w:t>
        </w:r>
      </w:ins>
      <w:ins w:id="1210" w:author="Eric Boisvert" w:date="2016-01-23T12:25:00Z">
        <w:r w:rsidRPr="0058466D">
          <w:rPr>
            <w:rFonts w:ascii="Courier New" w:hAnsi="Courier New" w:cs="Courier New"/>
            <w:sz w:val="20"/>
            <w:szCs w:val="20"/>
            <w:lang w:val="en-CA"/>
            <w:rPrChange w:id="1211" w:author="Eric Boisvert" w:date="2016-01-23T12:29:00Z">
              <w:rPr>
                <w:lang w:val="en-CA"/>
              </w:rPr>
            </w:rPrChange>
          </w:rPr>
          <w:t>Sampling Features</w:t>
        </w:r>
      </w:ins>
      <w:ins w:id="1212" w:author="Eric Boisvert" w:date="2016-01-23T12:26:00Z">
        <w:r w:rsidRPr="0058466D">
          <w:rPr>
            <w:rFonts w:ascii="Courier New" w:hAnsi="Courier New" w:cs="Courier New"/>
            <w:sz w:val="20"/>
            <w:szCs w:val="20"/>
            <w:lang w:val="en-CA"/>
            <w:rPrChange w:id="1213" w:author="Eric Boisvert" w:date="2016-01-23T12:29:00Z">
              <w:rPr>
                <w:lang w:val="en-CA"/>
              </w:rPr>
            </w:rPrChange>
          </w:rPr>
          <w:t>::</w:t>
        </w:r>
      </w:ins>
      <w:ins w:id="1214" w:author="Eric Boisvert" w:date="2016-01-23T12:25:00Z">
        <w:r w:rsidRPr="0058466D">
          <w:rPr>
            <w:rFonts w:ascii="Courier New" w:hAnsi="Courier New" w:cs="Courier New"/>
            <w:sz w:val="20"/>
            <w:szCs w:val="20"/>
            <w:lang w:val="en-CA"/>
            <w:rPrChange w:id="1215" w:author="Eric Boisvert" w:date="2016-01-23T12:29:00Z">
              <w:rPr>
                <w:lang w:val="en-CA"/>
              </w:rPr>
            </w:rPrChange>
          </w:rPr>
          <w:t>samplingPoint</w:t>
        </w:r>
      </w:ins>
      <w:ins w:id="1216" w:author="Eric Boisvert" w:date="2016-01-23T12:26:00Z">
        <w:r w:rsidRPr="0058466D">
          <w:rPr>
            <w:rFonts w:ascii="Courier New" w:hAnsi="Courier New" w:cs="Courier New"/>
            <w:sz w:val="20"/>
            <w:szCs w:val="20"/>
            <w:lang w:val="en-CA"/>
            <w:rPrChange w:id="1217" w:author="Eric Boisvert" w:date="2016-01-23T12:29:00Z">
              <w:rPr>
                <w:lang w:val="en-CA"/>
              </w:rPr>
            </w:rPrChange>
          </w:rPr>
          <w:t>::</w:t>
        </w:r>
      </w:ins>
      <w:ins w:id="1218" w:author="Eric Boisvert" w:date="2016-01-23T12:25:00Z">
        <w:r w:rsidRPr="0058466D">
          <w:rPr>
            <w:rFonts w:ascii="Courier New" w:hAnsi="Courier New" w:cs="Courier New"/>
            <w:sz w:val="20"/>
            <w:szCs w:val="20"/>
            <w:lang w:val="en-CA"/>
            <w:rPrChange w:id="1219" w:author="Eric Boisvert" w:date="2016-01-23T12:29:00Z">
              <w:rPr>
                <w:lang w:val="en-CA"/>
              </w:rPr>
            </w:rPrChange>
          </w:rPr>
          <w:t>SF_SamplingPoint</w:t>
        </w:r>
      </w:ins>
    </w:p>
    <w:p w14:paraId="085DB1BD" w14:textId="3530548A" w:rsidR="00D87A01" w:rsidRDefault="0058466D" w:rsidP="00695378">
      <w:pPr>
        <w:rPr>
          <w:ins w:id="1220" w:author="Eric Boisvert" w:date="2016-01-23T11:47:00Z"/>
          <w:lang w:val="en-CA"/>
        </w:rPr>
      </w:pPr>
      <w:ins w:id="1221" w:author="Eric Boisvert" w:date="2016-01-23T12:28:00Z">
        <w:r>
          <w:rPr>
            <w:lang w:val="en-CA"/>
          </w:rPr>
          <w:t xml:space="preserve">For </w:t>
        </w:r>
      </w:ins>
      <w:ins w:id="1222" w:author="Ollie Raymond" w:date="2016-02-12T10:07:00Z">
        <w:r w:rsidR="00C5081E">
          <w:rPr>
            <w:lang w:val="en-CA"/>
          </w:rPr>
          <w:t xml:space="preserve">the </w:t>
        </w:r>
      </w:ins>
      <w:ins w:id="1223" w:author="Eric Boisvert" w:date="2016-01-23T12:28:00Z">
        <w:r>
          <w:rPr>
            <w:lang w:val="en-CA"/>
          </w:rPr>
          <w:t>sake of read</w:t>
        </w:r>
      </w:ins>
      <w:ins w:id="1224" w:author="Eric Boisvert" w:date="2016-01-23T12:29:00Z">
        <w:r>
          <w:rPr>
            <w:lang w:val="en-CA"/>
          </w:rPr>
          <w:t>a</w:t>
        </w:r>
      </w:ins>
      <w:ins w:id="1225" w:author="Eric Boisvert" w:date="2016-01-23T12:42:00Z">
        <w:r w:rsidR="007D01E7">
          <w:rPr>
            <w:lang w:val="en-CA"/>
          </w:rPr>
          <w:t>bi</w:t>
        </w:r>
      </w:ins>
      <w:ins w:id="1226" w:author="Eric Boisvert" w:date="2016-01-23T12:28:00Z">
        <w:r>
          <w:rPr>
            <w:lang w:val="en-CA"/>
          </w:rPr>
          <w:t xml:space="preserve">lity, this </w:t>
        </w:r>
      </w:ins>
      <w:ins w:id="1227" w:author="Eric Boisvert" w:date="2016-01-23T12:30:00Z">
        <w:r>
          <w:rPr>
            <w:lang w:val="en-CA"/>
          </w:rPr>
          <w:t>document</w:t>
        </w:r>
      </w:ins>
      <w:ins w:id="1228" w:author="Eric Boisvert" w:date="2016-01-23T12:28:00Z">
        <w:r>
          <w:rPr>
            <w:lang w:val="en-CA"/>
          </w:rPr>
          <w:t xml:space="preserve"> will use shortcuts</w:t>
        </w:r>
      </w:ins>
      <w:ins w:id="1229" w:author="Eric Boisvert" w:date="2016-01-23T12:29:00Z">
        <w:r>
          <w:rPr>
            <w:lang w:val="en-CA"/>
          </w:rPr>
          <w:t xml:space="preserve"> to identify packages.</w:t>
        </w:r>
      </w:ins>
      <w:ins w:id="1230" w:author="Eric Boisvert" w:date="2016-01-23T12:30:00Z">
        <w:r w:rsidR="007D01E7">
          <w:rPr>
            <w:lang w:val="en-CA"/>
          </w:rPr>
          <w:t xml:space="preserve">  For example </w:t>
        </w:r>
      </w:ins>
      <w:ins w:id="1231" w:author="Eric Boisvert" w:date="2016-01-23T12:42:00Z">
        <w:r w:rsidR="007D01E7">
          <w:rPr>
            <w:lang w:val="en-CA"/>
          </w:rPr>
          <w:t>OM</w:t>
        </w:r>
      </w:ins>
      <w:ins w:id="1232" w:author="Eric Boisvert" w:date="2016-01-23T12:30:00Z">
        <w:r w:rsidR="007D01E7">
          <w:rPr>
            <w:lang w:val="en-CA"/>
          </w:rPr>
          <w:t>::SF_SamplingPoint</w:t>
        </w:r>
      </w:ins>
      <w:ins w:id="1233" w:author="Eric Boisvert" w:date="2016-01-24T12:40:00Z">
        <w:r w:rsidR="00D87A01">
          <w:rPr>
            <w:lang w:val="en-CA"/>
          </w:rPr>
          <w:t xml:space="preserve">, </w:t>
        </w:r>
      </w:ins>
      <w:ins w:id="1234" w:author="Eric Boisvert" w:date="2016-01-23T12:30:00Z">
        <w:r w:rsidR="007D01E7">
          <w:rPr>
            <w:lang w:val="en-CA"/>
          </w:rPr>
          <w:t xml:space="preserve">OM </w:t>
        </w:r>
      </w:ins>
      <w:ins w:id="1235" w:author="Eric Boisvert" w:date="2016-01-24T12:40:00Z">
        <w:r w:rsidR="00D87A01">
          <w:rPr>
            <w:lang w:val="en-CA"/>
          </w:rPr>
          <w:t xml:space="preserve">acts </w:t>
        </w:r>
      </w:ins>
      <w:ins w:id="1236" w:author="Eric Boisvert" w:date="2016-01-23T12:47:00Z">
        <w:r w:rsidR="007D01E7">
          <w:rPr>
            <w:lang w:val="en-CA"/>
          </w:rPr>
          <w:t>a</w:t>
        </w:r>
      </w:ins>
      <w:ins w:id="1237" w:author="Eric Boisvert" w:date="2016-01-23T12:30:00Z">
        <w:r w:rsidR="007D01E7">
          <w:rPr>
            <w:lang w:val="en-CA"/>
          </w:rPr>
          <w:t xml:space="preserve">s a </w:t>
        </w:r>
      </w:ins>
      <w:ins w:id="1238" w:author="Eric Boisvert" w:date="2016-01-23T12:42:00Z">
        <w:r w:rsidR="007D01E7">
          <w:rPr>
            <w:lang w:val="en-CA"/>
          </w:rPr>
          <w:t xml:space="preserve">shortcut for </w:t>
        </w:r>
      </w:ins>
      <w:ins w:id="123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40" w:author="Ollie Raymond" w:date="2016-02-12T10:07:00Z">
        <w:r w:rsidR="00C5081E">
          <w:rPr>
            <w:lang w:val="en-CA"/>
          </w:rPr>
          <w:t xml:space="preserve">the need to </w:t>
        </w:r>
      </w:ins>
      <w:ins w:id="1241" w:author="Eric Boisvert" w:date="2016-01-23T12:43:00Z">
        <w:r w:rsidR="007D01E7">
          <w:rPr>
            <w:lang w:val="en-CA"/>
          </w:rPr>
          <w:t>creat</w:t>
        </w:r>
        <w:del w:id="1242" w:author="Ollie Raymond" w:date="2016-02-12T10:07:00Z">
          <w:r w:rsidR="007D01E7" w:rsidDel="00C5081E">
            <w:rPr>
              <w:lang w:val="en-CA"/>
            </w:rPr>
            <w:delText>ion</w:delText>
          </w:r>
        </w:del>
      </w:ins>
      <w:ins w:id="1243" w:author="Ollie Raymond" w:date="2016-02-12T10:07:00Z">
        <w:r w:rsidR="00C5081E">
          <w:rPr>
            <w:lang w:val="en-CA"/>
          </w:rPr>
          <w:t>e</w:t>
        </w:r>
      </w:ins>
      <w:ins w:id="1244" w:author="Eric Boisvert" w:date="2016-01-23T12:43:00Z">
        <w:del w:id="1245" w:author="Ollie Raymond" w:date="2016-02-12T10:07:00Z">
          <w:r w:rsidR="007D01E7" w:rsidDel="00C5081E">
            <w:rPr>
              <w:lang w:val="en-CA"/>
            </w:rPr>
            <w:delText xml:space="preserve"> of</w:delText>
          </w:r>
        </w:del>
        <w:r w:rsidR="007D01E7">
          <w:rPr>
            <w:lang w:val="en-CA"/>
          </w:rPr>
          <w:t xml:space="preserve"> </w:t>
        </w:r>
      </w:ins>
      <w:ins w:id="1246" w:author="Ollie Raymond" w:date="2016-02-12T10:07:00Z">
        <w:r w:rsidR="00C5081E">
          <w:rPr>
            <w:lang w:val="en-CA"/>
          </w:rPr>
          <w:t xml:space="preserve">a </w:t>
        </w:r>
      </w:ins>
      <w:ins w:id="1247" w:author="Eric Boisvert" w:date="2016-01-23T12:43:00Z">
        <w:r w:rsidR="007D01E7">
          <w:rPr>
            <w:lang w:val="en-CA"/>
          </w:rPr>
          <w:t>shortcut for al</w:t>
        </w:r>
        <w:r w:rsidR="00D27E3C">
          <w:rPr>
            <w:lang w:val="en-CA"/>
          </w:rPr>
          <w:t>l those sub packages.</w:t>
        </w:r>
      </w:ins>
      <w:ins w:id="1248"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49" w:author="Eric Boisvert" w:date="2016-01-23T11:49:00Z"/>
          <w:lang w:val="en-CA"/>
        </w:rPr>
      </w:pPr>
      <w:ins w:id="1250" w:author="Eric Boisvert" w:date="2016-01-23T11:48:00Z">
        <w:r>
          <w:rPr>
            <w:lang w:val="en-CA"/>
          </w:rPr>
          <w:t xml:space="preserve">W3C XPath will be </w:t>
        </w:r>
      </w:ins>
      <w:ins w:id="1251" w:author="Eric Boisvert" w:date="2016-03-28T12:39:00Z">
        <w:r w:rsidR="00A173A4">
          <w:rPr>
            <w:lang w:val="en-CA"/>
          </w:rPr>
          <w:t>used</w:t>
        </w:r>
      </w:ins>
      <w:ins w:id="1252" w:author="Eric Boisvert" w:date="2016-01-24T12:41:00Z">
        <w:r w:rsidR="00A173A4">
          <w:rPr>
            <w:lang w:val="en-CA"/>
          </w:rPr>
          <w:t xml:space="preserve"> </w:t>
        </w:r>
      </w:ins>
      <w:ins w:id="1253" w:author="Eric Boisvert" w:date="2016-03-28T12:39:00Z">
        <w:r w:rsidR="00A173A4">
          <w:rPr>
            <w:lang w:val="en-CA"/>
          </w:rPr>
          <w:t>in</w:t>
        </w:r>
      </w:ins>
      <w:ins w:id="1254" w:author="Eric Boisvert" w:date="2016-01-24T12:41:00Z">
        <w:r>
          <w:rPr>
            <w:lang w:val="en-CA"/>
          </w:rPr>
          <w:t xml:space="preserve"> </w:t>
        </w:r>
      </w:ins>
      <w:ins w:id="1255" w:author="Eric Boisvert" w:date="2016-01-23T11:48:00Z">
        <w:r w:rsidR="00C9582A">
          <w:rPr>
            <w:lang w:val="en-CA"/>
          </w:rPr>
          <w:t>XML instances</w:t>
        </w:r>
      </w:ins>
      <w:ins w:id="1256" w:author="Eric Boisvert" w:date="2016-01-24T12:58:00Z">
        <w:r w:rsidR="00C9582A">
          <w:rPr>
            <w:lang w:val="en-CA"/>
          </w:rPr>
          <w:t xml:space="preserve">, since requirement targets are instances (XSD itself is a conformance </w:t>
        </w:r>
      </w:ins>
      <w:ins w:id="1257" w:author="Eric Boisvert" w:date="2016-01-24T12:59:00Z">
        <w:r w:rsidR="00C9582A">
          <w:rPr>
            <w:lang w:val="en-CA"/>
          </w:rPr>
          <w:t>artefact).</w:t>
        </w:r>
      </w:ins>
      <w:ins w:id="1258" w:author="Eric Boisvert" w:date="2016-01-24T13:00:00Z">
        <w:r w:rsidR="00C9582A">
          <w:rPr>
            <w:lang w:val="en-CA"/>
          </w:rPr>
          <w:t xml:space="preserve">  XML entities will be identified using their full qualified name (namespace, </w:t>
        </w:r>
      </w:ins>
      <w:ins w:id="1259"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60" w:author="Eric Boisvert" w:date="2016-01-23T11:53:00Z"/>
        </w:rPr>
        <w:pPrChange w:id="1261" w:author="Eric Boisvert" w:date="2016-01-24T13:08:00Z">
          <w:pPr/>
        </w:pPrChange>
      </w:pPr>
      <w:ins w:id="1262" w:author="Eric Boisvert" w:date="2016-01-23T11:50:00Z">
        <w:r w:rsidRPr="00C9582A">
          <w:rPr>
            <w:rStyle w:val="xmlChar"/>
            <w:rPrChange w:id="1263" w:author="Eric Boisvert" w:date="2016-01-24T13:06:00Z">
              <w:rPr/>
            </w:rPrChange>
          </w:rPr>
          <w:t>gsml</w:t>
        </w:r>
      </w:ins>
      <w:ins w:id="1264" w:author="Eric Boisvert" w:date="2016-01-24T13:01:00Z">
        <w:r w:rsidRPr="00C9582A">
          <w:rPr>
            <w:rStyle w:val="xmlChar"/>
            <w:rPrChange w:id="1265" w:author="Eric Boisvert" w:date="2016-01-24T13:06:00Z">
              <w:rPr/>
            </w:rPrChange>
          </w:rPr>
          <w:t>b</w:t>
        </w:r>
      </w:ins>
      <w:ins w:id="1266" w:author="Eric Boisvert" w:date="2016-01-23T11:50:00Z">
        <w:r w:rsidRPr="00C9582A">
          <w:rPr>
            <w:rStyle w:val="xmlChar"/>
            <w:rPrChange w:id="1267" w:author="Eric Boisvert" w:date="2016-01-24T13:06:00Z">
              <w:rPr/>
            </w:rPrChange>
          </w:rPr>
          <w:t xml:space="preserve">:GeologicUnit </w:t>
        </w:r>
        <w:r w:rsidRPr="00C9582A">
          <w:t>refers to</w:t>
        </w:r>
      </w:ins>
      <w:ins w:id="1268" w:author="Eric Boisvert" w:date="2016-01-24T12:59:00Z">
        <w:r w:rsidRPr="00C9582A">
          <w:t xml:space="preserve"> an instance of Geo</w:t>
        </w:r>
        <w:del w:id="1269" w:author="Ollie Raymond" w:date="2016-02-12T10:08:00Z">
          <w:r w:rsidRPr="00C9582A" w:rsidDel="00C5081E">
            <w:delText>SciML</w:delText>
          </w:r>
        </w:del>
      </w:ins>
      <w:ins w:id="1270" w:author="Ollie Raymond" w:date="2016-02-12T10:08:00Z">
        <w:r w:rsidR="00C5081E">
          <w:t>logic</w:t>
        </w:r>
      </w:ins>
      <w:ins w:id="1271" w:author="Eric Boisvert" w:date="2016-01-24T12:59:00Z">
        <w:r w:rsidRPr="00C9582A">
          <w:t>Unit</w:t>
        </w:r>
      </w:ins>
      <w:ins w:id="1272" w:author="Eric Boisvert" w:date="2016-01-24T13:01:00Z">
        <w:r w:rsidRPr="00C9582A">
          <w:t xml:space="preserve">, from namespace </w:t>
        </w:r>
      </w:ins>
      <w:ins w:id="1273" w:author="Eric Boisvert" w:date="2016-01-24T13:02:00Z">
        <w:r w:rsidRPr="00C9582A">
          <w:rPr>
            <w:rStyle w:val="xmlChar"/>
            <w:rPrChange w:id="1274" w:author="Eric Boisvert" w:date="2016-01-24T13:06:00Z">
              <w:rPr/>
            </w:rPrChange>
          </w:rPr>
          <w:t>xmlns:gsmlb=</w:t>
        </w:r>
      </w:ins>
      <w:ins w:id="1275" w:author="Ollie Raymond" w:date="2016-02-12T10:08:00Z">
        <w:r w:rsidR="00C5081E">
          <w:rPr>
            <w:rStyle w:val="xmlChar"/>
          </w:rPr>
          <w:t>"</w:t>
        </w:r>
      </w:ins>
      <w:ins w:id="1276" w:author="Eric Boisvert" w:date="2016-01-24T13:02:00Z">
        <w:del w:id="1277" w:author="Ollie Raymond" w:date="2016-02-12T10:08:00Z">
          <w:r w:rsidRPr="00C9582A" w:rsidDel="00C5081E">
            <w:rPr>
              <w:rStyle w:val="xmlChar"/>
              <w:rPrChange w:id="1278" w:author="Eric Boisvert" w:date="2016-01-24T13:06:00Z">
                <w:rPr/>
              </w:rPrChange>
            </w:rPr>
            <w:delText>”</w:delText>
          </w:r>
        </w:del>
        <w:r w:rsidRPr="00C9582A">
          <w:rPr>
            <w:rStyle w:val="xmlChar"/>
            <w:rPrChange w:id="1279" w:author="Eric Boisvert" w:date="2016-01-24T13:06:00Z">
              <w:rPr/>
            </w:rPrChange>
          </w:rPr>
          <w:t>http://xmlns.geosciml.org/GeoSciML-Basic/4.0</w:t>
        </w:r>
        <w:del w:id="1280" w:author="Ollie Raymond" w:date="2016-02-12T10:08:00Z">
          <w:r w:rsidRPr="00C9582A" w:rsidDel="00C5081E">
            <w:rPr>
              <w:rStyle w:val="xmlChar"/>
              <w:rPrChange w:id="1281" w:author="Eric Boisvert" w:date="2016-01-24T13:06:00Z">
                <w:rPr/>
              </w:rPrChange>
            </w:rPr>
            <w:delText>”</w:delText>
          </w:r>
        </w:del>
      </w:ins>
      <w:ins w:id="1282" w:author="Ollie Raymond" w:date="2016-02-12T10:08:00Z">
        <w:r w:rsidR="00C5081E">
          <w:rPr>
            <w:rStyle w:val="xmlChar"/>
          </w:rPr>
          <w:t>"</w:t>
        </w:r>
      </w:ins>
    </w:p>
    <w:p w14:paraId="6CE7B955" w14:textId="65106FEF" w:rsidR="00004359" w:rsidRDefault="00C9582A">
      <w:pPr>
        <w:numPr>
          <w:ilvl w:val="0"/>
          <w:numId w:val="38"/>
        </w:numPr>
        <w:rPr>
          <w:ins w:id="1283" w:author="Eric Boisvert" w:date="2016-01-23T11:52:00Z"/>
          <w:lang w:val="en-CA"/>
        </w:rPr>
        <w:pPrChange w:id="1284" w:author="Eric Boisvert" w:date="2016-01-24T13:08:00Z">
          <w:pPr/>
        </w:pPrChange>
      </w:pPr>
      <w:ins w:id="1285" w:author="Eric Boisvert" w:date="2016-01-24T13:07:00Z">
        <w:r w:rsidRPr="00C9582A">
          <w:rPr>
            <w:rStyle w:val="xmlChar"/>
            <w:rPrChange w:id="1286" w:author="Eric Boisvert" w:date="2016-01-24T13:07:00Z">
              <w:rPr>
                <w:lang w:val="en-CA"/>
              </w:rPr>
            </w:rPrChange>
          </w:rPr>
          <w:t>g</w:t>
        </w:r>
      </w:ins>
      <w:ins w:id="1287" w:author="Eric Boisvert" w:date="2016-01-23T11:52:00Z">
        <w:r w:rsidR="00004359" w:rsidRPr="00C9582A">
          <w:rPr>
            <w:rStyle w:val="xmlChar"/>
            <w:rPrChange w:id="1288" w:author="Eric Boisvert" w:date="2016-01-24T13:07:00Z">
              <w:rPr>
                <w:lang w:val="en-CA"/>
              </w:rPr>
            </w:rPrChange>
          </w:rPr>
          <w:t>sml:GeologicUnit/gml:name</w:t>
        </w:r>
        <w:r w:rsidR="00004359">
          <w:rPr>
            <w:lang w:val="en-CA"/>
          </w:rPr>
          <w:t xml:space="preserve"> </w:t>
        </w:r>
      </w:ins>
      <w:ins w:id="1289" w:author="Eric Boisvert" w:date="2016-01-24T13:07:00Z">
        <w:r>
          <w:rPr>
            <w:lang w:val="en-CA"/>
          </w:rPr>
          <w:t>refers to</w:t>
        </w:r>
      </w:ins>
      <w:ins w:id="1290" w:author="Eric Boisvert" w:date="2016-01-23T11:52:00Z">
        <w:r w:rsidR="00004359">
          <w:rPr>
            <w:lang w:val="en-CA"/>
          </w:rPr>
          <w:t xml:space="preserve"> the </w:t>
        </w:r>
      </w:ins>
      <w:ins w:id="1291" w:author="Eric Boisvert" w:date="2016-01-24T13:07:00Z">
        <w:r w:rsidRPr="00C9582A">
          <w:rPr>
            <w:b/>
            <w:lang w:val="en-CA"/>
            <w:rPrChange w:id="1292" w:author="Eric Boisvert" w:date="2016-01-24T13:07:00Z">
              <w:rPr>
                <w:lang w:val="en-CA"/>
              </w:rPr>
            </w:rPrChange>
          </w:rPr>
          <w:t>n</w:t>
        </w:r>
      </w:ins>
      <w:ins w:id="1293" w:author="Eric Boisvert" w:date="2016-01-23T11:52:00Z">
        <w:r w:rsidR="00004359" w:rsidRPr="00C9582A">
          <w:rPr>
            <w:b/>
            <w:lang w:val="en-CA"/>
            <w:rPrChange w:id="1294" w:author="Eric Boisvert" w:date="2016-01-24T13:07:00Z">
              <w:rPr>
                <w:lang w:val="en-CA"/>
              </w:rPr>
            </w:rPrChange>
          </w:rPr>
          <w:t>ame</w:t>
        </w:r>
        <w:r w:rsidR="00004359">
          <w:rPr>
            <w:lang w:val="en-CA"/>
          </w:rPr>
          <w:t xml:space="preserve"> property</w:t>
        </w:r>
      </w:ins>
      <w:ins w:id="1295" w:author="Eric Boisvert" w:date="2016-01-23T11:53:00Z">
        <w:r w:rsidR="00004359">
          <w:rPr>
            <w:lang w:val="en-CA"/>
          </w:rPr>
          <w:t xml:space="preserve"> of GeologicUnit</w:t>
        </w:r>
      </w:ins>
    </w:p>
    <w:p w14:paraId="4BC79CCE" w14:textId="7737BBA9" w:rsidR="00004359" w:rsidRDefault="00C9582A">
      <w:pPr>
        <w:numPr>
          <w:ilvl w:val="0"/>
          <w:numId w:val="38"/>
        </w:numPr>
        <w:rPr>
          <w:ins w:id="1296" w:author="Eric Boisvert" w:date="2016-01-23T11:53:00Z"/>
          <w:lang w:val="en-CA"/>
        </w:rPr>
        <w:pPrChange w:id="1297" w:author="Eric Boisvert" w:date="2016-01-24T13:08:00Z">
          <w:pPr/>
        </w:pPrChange>
      </w:pPr>
      <w:ins w:id="1298" w:author="Eric Boisvert" w:date="2016-01-24T13:07:00Z">
        <w:r w:rsidRPr="00C9582A">
          <w:rPr>
            <w:rStyle w:val="xmlChar"/>
            <w:rPrChange w:id="1299" w:author="Eric Boisvert" w:date="2016-01-24T13:07:00Z">
              <w:rPr>
                <w:lang w:val="en-CA"/>
              </w:rPr>
            </w:rPrChange>
          </w:rPr>
          <w:t>g</w:t>
        </w:r>
      </w:ins>
      <w:ins w:id="1300" w:author="Eric Boisvert" w:date="2016-01-23T11:52:00Z">
        <w:r w:rsidR="00004359" w:rsidRPr="00C9582A">
          <w:rPr>
            <w:rStyle w:val="xmlChar"/>
            <w:rPrChange w:id="1301" w:author="Eric Boisvert" w:date="2016-01-24T13:07:00Z">
              <w:rPr>
                <w:lang w:val="en-CA"/>
              </w:rPr>
            </w:rPrChange>
          </w:rPr>
          <w:t>sml:GeologicUnit/gml:name/@codeName</w:t>
        </w:r>
        <w:r w:rsidR="00004359">
          <w:rPr>
            <w:lang w:val="en-CA"/>
          </w:rPr>
          <w:t xml:space="preserve"> </w:t>
        </w:r>
      </w:ins>
      <w:ins w:id="1302" w:author="Eric Boisvert" w:date="2016-01-24T13:07:00Z">
        <w:r>
          <w:rPr>
            <w:lang w:val="en-CA"/>
          </w:rPr>
          <w:t xml:space="preserve">refers to the </w:t>
        </w:r>
      </w:ins>
      <w:ins w:id="1303"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Heading1"/>
        <w:rPr>
          <w:del w:id="1304" w:author="Eric Boisvert" w:date="2016-03-28T12:37:00Z"/>
          <w:lang w:val="en-CA"/>
        </w:rPr>
      </w:pPr>
      <w:bookmarkStart w:id="1305" w:name="_Toc445034181"/>
      <w:commentRangeStart w:id="1306"/>
      <w:del w:id="1307" w:author="Eric Boisvert" w:date="2016-03-28T12:37:00Z">
        <w:r w:rsidRPr="00D12552" w:rsidDel="00A173A4">
          <w:rPr>
            <w:lang w:val="en-CA"/>
          </w:rPr>
          <w:delText xml:space="preserve">Clauses not Containing Normative </w:delText>
        </w:r>
        <w:commentRangeStart w:id="1308"/>
        <w:r w:rsidRPr="00D12552" w:rsidDel="00A173A4">
          <w:rPr>
            <w:lang w:val="en-CA"/>
          </w:rPr>
          <w:delText>Material</w:delText>
        </w:r>
        <w:commentRangeEnd w:id="1306"/>
        <w:r w:rsidR="00F85F80" w:rsidDel="00A173A4">
          <w:rPr>
            <w:rStyle w:val="CommentReference"/>
            <w:b w:val="0"/>
            <w:bCs w:val="0"/>
          </w:rPr>
          <w:commentReference w:id="1306"/>
        </w:r>
        <w:commentRangeEnd w:id="1308"/>
        <w:r w:rsidR="00B14110" w:rsidDel="00A173A4">
          <w:rPr>
            <w:rStyle w:val="CommentReference"/>
            <w:b w:val="0"/>
            <w:bCs w:val="0"/>
          </w:rPr>
          <w:commentReference w:id="1308"/>
        </w:r>
        <w:bookmarkEnd w:id="1305"/>
      </w:del>
    </w:p>
    <w:p w14:paraId="1279C72D" w14:textId="67C7ADD0" w:rsidR="009A7B37" w:rsidRPr="000B4F44" w:rsidDel="00A173A4" w:rsidRDefault="009A7B37">
      <w:pPr>
        <w:rPr>
          <w:del w:id="1309" w:author="Eric Boisvert" w:date="2016-03-28T12:37:00Z"/>
          <w:color w:val="FF0000"/>
          <w:lang w:val="en-CA"/>
        </w:rPr>
      </w:pPr>
      <w:del w:id="1310"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Heading2"/>
        <w:rPr>
          <w:del w:id="1311" w:author="Eric Boisvert" w:date="2016-03-28T12:37:00Z"/>
          <w:color w:val="FF0000"/>
          <w:lang w:val="en-CA"/>
        </w:rPr>
      </w:pPr>
      <w:bookmarkStart w:id="1312" w:name="_Toc445034182"/>
      <w:del w:id="1313" w:author="Eric Boisvert" w:date="2016-03-28T12:37:00Z">
        <w:r w:rsidRPr="000B4F44" w:rsidDel="00A173A4">
          <w:rPr>
            <w:color w:val="FF0000"/>
            <w:lang w:val="en-CA"/>
          </w:rPr>
          <w:delText>Clauses not containing normative material sub-clause 1</w:delText>
        </w:r>
        <w:bookmarkEnd w:id="1312"/>
      </w:del>
    </w:p>
    <w:p w14:paraId="38E0A16D" w14:textId="0354F027" w:rsidR="009A7B37" w:rsidRPr="000B4F44" w:rsidDel="00A173A4" w:rsidRDefault="009A7B37">
      <w:pPr>
        <w:rPr>
          <w:del w:id="1314" w:author="Eric Boisvert" w:date="2016-03-28T12:37:00Z"/>
          <w:color w:val="FF0000"/>
          <w:lang w:val="en-CA"/>
        </w:rPr>
      </w:pPr>
      <w:del w:id="1315"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Heading3"/>
        <w:rPr>
          <w:del w:id="1316" w:author="Eric Boisvert" w:date="2016-03-28T12:37:00Z"/>
          <w:color w:val="FF0000"/>
        </w:rPr>
      </w:pPr>
      <w:bookmarkStart w:id="1317" w:name="_Toc445034183"/>
      <w:del w:id="1318" w:author="Eric Boisvert" w:date="2016-03-28T12:37:00Z">
        <w:r w:rsidRPr="000B4F44" w:rsidDel="00A173A4">
          <w:rPr>
            <w:color w:val="FF0000"/>
          </w:rPr>
          <w:delText>Clauses not containing normative material sub-clause 2</w:delText>
        </w:r>
        <w:bookmarkEnd w:id="1317"/>
      </w:del>
    </w:p>
    <w:p w14:paraId="65E1EDE5" w14:textId="77777777" w:rsidR="009A7B37" w:rsidRPr="00D12552" w:rsidRDefault="00A6445A">
      <w:pPr>
        <w:pStyle w:val="Heading1"/>
        <w:rPr>
          <w:lang w:val="en-CA"/>
        </w:rPr>
      </w:pPr>
      <w:bookmarkStart w:id="1319" w:name="_Toc445034184"/>
      <w:r>
        <w:rPr>
          <w:lang w:val="en-CA"/>
        </w:rPr>
        <w:t>Logical Model</w:t>
      </w:r>
      <w:bookmarkEnd w:id="1319"/>
    </w:p>
    <w:p w14:paraId="277058B6" w14:textId="5B0192F2" w:rsidR="009A7B37" w:rsidRDefault="00A17543" w:rsidP="004A5507">
      <w:pPr>
        <w:rPr>
          <w:ins w:id="1320"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21"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22"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23" w:author="Ollie Raymond" w:date="2016-02-12T10:10:00Z">
        <w:r w:rsidR="00753A5A" w:rsidRPr="00D12552" w:rsidDel="00C5081E">
          <w:rPr>
            <w:lang w:val="en-CA"/>
          </w:rPr>
          <w:delText xml:space="preserve">won’t </w:delText>
        </w:r>
      </w:del>
      <w:ins w:id="1324"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25" w:author="Eric Boisvert" w:date="2016-01-04T11:42:00Z">
        <w:r w:rsidR="00753A5A" w:rsidRPr="00D12552" w:rsidDel="00D404D2">
          <w:rPr>
            <w:lang w:val="en-CA"/>
          </w:rPr>
          <w:delText xml:space="preserve">an </w:delText>
        </w:r>
      </w:del>
      <w:r w:rsidR="00753A5A" w:rsidRPr="00D12552">
        <w:rPr>
          <w:lang w:val="en-CA"/>
        </w:rPr>
        <w:t>explicit requirement</w:t>
      </w:r>
      <w:ins w:id="1326" w:author="Eric Boisvert" w:date="2016-01-04T11:42:00Z">
        <w:r w:rsidR="00D404D2">
          <w:rPr>
            <w:lang w:val="en-CA"/>
          </w:rPr>
          <w:t>s</w:t>
        </w:r>
      </w:ins>
      <w:r w:rsidR="00753A5A" w:rsidRPr="00D12552">
        <w:rPr>
          <w:lang w:val="en-CA"/>
        </w:rPr>
        <w:t xml:space="preserve"> </w:t>
      </w:r>
      <w:del w:id="132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28" w:author="Eric Boisvert" w:date="2015-10-29T04:35:00Z"/>
          <w:lang w:val="en-CA"/>
        </w:rPr>
      </w:pPr>
      <w:ins w:id="1329" w:author="Ollie Raymond" w:date="2016-02-12T10:10:00Z">
        <w:r>
          <w:rPr>
            <w:lang w:val="en-CA"/>
          </w:rPr>
          <w:t>The logical model contain</w:t>
        </w:r>
      </w:ins>
      <w:ins w:id="1330" w:author="Ollie Raymond" w:date="2016-02-12T10:11:00Z">
        <w:r>
          <w:rPr>
            <w:lang w:val="en-CA"/>
          </w:rPr>
          <w:t>s almost no</w:t>
        </w:r>
      </w:ins>
      <w:ins w:id="1331" w:author="Ollie Raymond" w:date="2016-02-12T10:10:00Z">
        <w:r>
          <w:rPr>
            <w:lang w:val="en-CA"/>
          </w:rPr>
          <w:t xml:space="preserve"> semantic</w:t>
        </w:r>
      </w:ins>
      <w:ins w:id="1332" w:author="Ollie Raymond" w:date="2016-02-12T10:11:00Z">
        <w:r>
          <w:rPr>
            <w:lang w:val="en-CA"/>
          </w:rPr>
          <w:t xml:space="preserve"> </w:t>
        </w:r>
      </w:ins>
      <w:ins w:id="1333" w:author="Ollie Raymond" w:date="2016-02-12T10:10:00Z">
        <w:r>
          <w:rPr>
            <w:lang w:val="en-CA"/>
          </w:rPr>
          <w:t>requirements</w:t>
        </w:r>
      </w:ins>
      <w:ins w:id="1334" w:author="Ollie Raymond" w:date="2016-02-12T10:11:00Z">
        <w:r>
          <w:rPr>
            <w:lang w:val="en-CA"/>
          </w:rPr>
          <w:t xml:space="preserve"> (ie, vocabularies</w:t>
        </w:r>
      </w:ins>
      <w:ins w:id="1335" w:author="Ollie Raymond" w:date="2016-02-12T11:22:00Z">
        <w:r w:rsidR="003D39A1">
          <w:rPr>
            <w:lang w:val="en-CA"/>
          </w:rPr>
          <w:t>, enumerations</w:t>
        </w:r>
      </w:ins>
      <w:ins w:id="1336" w:author="Ollie Raymond" w:date="2016-02-12T10:11:00Z">
        <w:r>
          <w:rPr>
            <w:lang w:val="en-CA"/>
          </w:rPr>
          <w:t>).</w:t>
        </w:r>
      </w:ins>
      <w:ins w:id="1337" w:author="Ollie Raymond" w:date="2016-02-12T11:22:00Z">
        <w:r w:rsidR="003D39A1">
          <w:rPr>
            <w:lang w:val="en-CA"/>
          </w:rPr>
          <w:t xml:space="preserve">  It is expected that user</w:t>
        </w:r>
      </w:ins>
      <w:ins w:id="1338" w:author="Ollie Raymond" w:date="2016-02-12T11:24:00Z">
        <w:r w:rsidR="003D39A1">
          <w:rPr>
            <w:lang w:val="en-CA"/>
          </w:rPr>
          <w:t xml:space="preserve">s </w:t>
        </w:r>
      </w:ins>
      <w:ins w:id="1339" w:author="Ollie Raymond" w:date="2016-02-12T11:22:00Z">
        <w:r w:rsidR="003D39A1">
          <w:rPr>
            <w:lang w:val="en-CA"/>
          </w:rPr>
          <w:t xml:space="preserve">will </w:t>
        </w:r>
      </w:ins>
      <w:ins w:id="1340" w:author="Ollie Raymond" w:date="2016-02-12T11:24:00Z">
        <w:r w:rsidR="003D39A1">
          <w:rPr>
            <w:lang w:val="en-CA"/>
          </w:rPr>
          <w:t>employ</w:t>
        </w:r>
      </w:ins>
      <w:ins w:id="1341" w:author="Ollie Raymond" w:date="2016-02-12T11:22:00Z">
        <w:r w:rsidR="003D39A1">
          <w:rPr>
            <w:lang w:val="en-CA"/>
          </w:rPr>
          <w:t xml:space="preserve"> controlled vocabularies of terms</w:t>
        </w:r>
      </w:ins>
      <w:ins w:id="1342" w:author="Ollie Raymond" w:date="2016-02-12T11:23:00Z">
        <w:r w:rsidR="003D39A1">
          <w:rPr>
            <w:lang w:val="en-CA"/>
          </w:rPr>
          <w:t xml:space="preserve"> </w:t>
        </w:r>
      </w:ins>
      <w:ins w:id="1343" w:author="Ollie Raymond" w:date="2016-02-12T11:24:00Z">
        <w:r w:rsidR="003D39A1">
          <w:rPr>
            <w:lang w:val="en-CA"/>
          </w:rPr>
          <w:t xml:space="preserve">which are developed </w:t>
        </w:r>
        <w:del w:id="1344" w:author="Eric Boisvert" w:date="2016-03-28T12:38:00Z">
          <w:r w:rsidR="003D39A1" w:rsidDel="00A173A4">
            <w:rPr>
              <w:lang w:val="en-CA"/>
            </w:rPr>
            <w:delText>and governed outside of the GeoSciML model</w:delText>
          </w:r>
        </w:del>
      </w:ins>
      <w:ins w:id="1345" w:author="Eric Boisvert" w:date="2016-03-28T12:38:00Z">
        <w:r w:rsidR="00A173A4">
          <w:rPr>
            <w:lang w:val="en-CA"/>
          </w:rPr>
          <w:t>by user communities</w:t>
        </w:r>
      </w:ins>
      <w:ins w:id="1346" w:author="Ollie Raymond" w:date="2016-02-12T11:23:00Z">
        <w:r w:rsidR="003D39A1">
          <w:rPr>
            <w:lang w:val="en-CA"/>
          </w:rPr>
          <w:t>.</w:t>
        </w:r>
      </w:ins>
      <w:ins w:id="1347" w:author="Ollie Raymond" w:date="2016-02-12T11:34:00Z">
        <w:r w:rsidR="00B2217A">
          <w:rPr>
            <w:lang w:val="en-CA"/>
          </w:rPr>
          <w:t xml:space="preserve">  The model provides mechanisms for delivering </w:t>
        </w:r>
      </w:ins>
      <w:ins w:id="1348" w:author="Ollie Raymond" w:date="2016-02-12T11:35:00Z">
        <w:r w:rsidR="00B2217A">
          <w:rPr>
            <w:lang w:val="en-CA"/>
          </w:rPr>
          <w:t>concepts from c</w:t>
        </w:r>
      </w:ins>
      <w:ins w:id="1349" w:author="Ollie Raymond" w:date="2016-02-12T11:34:00Z">
        <w:r w:rsidR="00B2217A">
          <w:rPr>
            <w:lang w:val="en-CA"/>
          </w:rPr>
          <w:t>ontrolled voca</w:t>
        </w:r>
      </w:ins>
      <w:ins w:id="1350" w:author="Ollie Raymond" w:date="2016-02-12T11:35:00Z">
        <w:r w:rsidR="00B2217A">
          <w:rPr>
            <w:lang w:val="en-CA"/>
          </w:rPr>
          <w:t>bularies via</w:t>
        </w:r>
      </w:ins>
      <w:ins w:id="1351" w:author="Ollie Raymond" w:date="2016-02-12T11:36:00Z">
        <w:r w:rsidR="00B2217A">
          <w:rPr>
            <w:lang w:val="en-CA"/>
          </w:rPr>
          <w:t xml:space="preserve"> URI’s and</w:t>
        </w:r>
      </w:ins>
      <w:ins w:id="1352"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53" w:author="Ollie Raymond" w:date="2016-02-12T11:34:00Z"/>
          <w:color w:val="000000"/>
          <w:lang w:val="en-CA"/>
          <w:rPrChange w:id="1354" w:author="Ollie Raymond" w:date="2016-02-12T12:48:00Z">
            <w:rPr>
              <w:del w:id="1355" w:author="Ollie Raymond" w:date="2016-02-12T11:34:00Z"/>
              <w:lang w:val="en-CA"/>
            </w:rPr>
          </w:rPrChange>
        </w:rPr>
      </w:pPr>
      <w:ins w:id="1356" w:author="Eric Boisvert" w:date="2015-10-29T04:35:00Z">
        <w:del w:id="1357" w:author="Ollie Raymond" w:date="2016-02-12T11:34:00Z">
          <w:r w:rsidRPr="009F4AF5" w:rsidDel="00B2217A">
            <w:rPr>
              <w:color w:val="000000"/>
              <w:highlight w:val="yellow"/>
              <w:lang w:val="en-CA"/>
              <w:rPrChange w:id="1358"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359" w:author="Ollie Raymond" w:date="2016-02-12T12:48:00Z">
            <w:rPr>
              <w:color w:val="FF0000"/>
              <w:lang w:val="en-CA"/>
            </w:rPr>
          </w:rPrChange>
        </w:rPr>
      </w:pPr>
      <w:r w:rsidRPr="009F4AF5">
        <w:rPr>
          <w:color w:val="000000"/>
          <w:lang w:val="en-CA"/>
          <w:rPrChange w:id="1360" w:author="Ollie Raymond" w:date="2016-02-12T12:48:00Z">
            <w:rPr>
              <w:color w:val="FF0000"/>
              <w:lang w:val="en-CA"/>
            </w:rPr>
          </w:rPrChange>
        </w:rPr>
        <w:t xml:space="preserve">The UML model provides name, structure and cardinality for </w:t>
      </w:r>
      <w:del w:id="1361" w:author="Ollie Raymond" w:date="2016-02-12T11:37:00Z">
        <w:r w:rsidRPr="009F4AF5" w:rsidDel="00B2217A">
          <w:rPr>
            <w:color w:val="000000"/>
            <w:lang w:val="en-CA"/>
            <w:rPrChange w:id="1362" w:author="Ollie Raymond" w:date="2016-02-12T12:48:00Z">
              <w:rPr>
                <w:color w:val="FF0000"/>
                <w:lang w:val="en-CA"/>
              </w:rPr>
            </w:rPrChange>
          </w:rPr>
          <w:delText xml:space="preserve">the </w:delText>
        </w:r>
      </w:del>
      <w:r w:rsidRPr="009F4AF5">
        <w:rPr>
          <w:color w:val="000000"/>
          <w:lang w:val="en-CA"/>
          <w:rPrChange w:id="1363" w:author="Ollie Raymond" w:date="2016-02-12T12:48:00Z">
            <w:rPr>
              <w:color w:val="FF0000"/>
              <w:lang w:val="en-CA"/>
            </w:rPr>
          </w:rPrChange>
        </w:rPr>
        <w:t>data element</w:t>
      </w:r>
      <w:ins w:id="1364" w:author="Ollie Raymond" w:date="2016-02-12T11:37:00Z">
        <w:r w:rsidR="00B2217A" w:rsidRPr="009F4AF5">
          <w:rPr>
            <w:color w:val="000000"/>
            <w:lang w:val="en-CA"/>
            <w:rPrChange w:id="1365" w:author="Ollie Raymond" w:date="2016-02-12T12:48:00Z">
              <w:rPr>
                <w:color w:val="FF0000"/>
                <w:lang w:val="en-CA"/>
              </w:rPr>
            </w:rPrChange>
          </w:rPr>
          <w:t>s</w:t>
        </w:r>
      </w:ins>
      <w:r w:rsidRPr="009F4AF5">
        <w:rPr>
          <w:color w:val="000000"/>
          <w:lang w:val="en-CA"/>
          <w:rPrChange w:id="1366"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67" w:author="Ollie Raymond" w:date="2016-02-12T11:37:00Z">
        <w:r w:rsidRPr="009F4AF5" w:rsidDel="00B2217A">
          <w:rPr>
            <w:color w:val="000000"/>
            <w:lang w:val="en-CA"/>
            <w:rPrChange w:id="1368" w:author="Ollie Raymond" w:date="2016-02-12T12:48:00Z">
              <w:rPr>
                <w:color w:val="FF0000"/>
                <w:lang w:val="en-CA"/>
              </w:rPr>
            </w:rPrChange>
          </w:rPr>
          <w:delText>s</w:delText>
        </w:r>
      </w:del>
      <w:r w:rsidRPr="009F4AF5">
        <w:rPr>
          <w:color w:val="000000"/>
          <w:lang w:val="en-CA"/>
          <w:rPrChange w:id="1369" w:author="Ollie Raymond" w:date="2016-02-12T12:48:00Z">
            <w:rPr>
              <w:color w:val="FF0000"/>
              <w:lang w:val="en-CA"/>
            </w:rPr>
          </w:rPrChange>
        </w:rPr>
        <w:t xml:space="preserve"> for mapping UML to RDBMS.  Although it is assumed that UML is technologically neutral, in reality</w:t>
      </w:r>
      <w:del w:id="1370" w:author="Ollie Raymond" w:date="2016-02-12T11:37:00Z">
        <w:r w:rsidRPr="009F4AF5" w:rsidDel="00B2217A">
          <w:rPr>
            <w:color w:val="000000"/>
            <w:lang w:val="en-CA"/>
            <w:rPrChange w:id="1371" w:author="Ollie Raymond" w:date="2016-02-12T12:48:00Z">
              <w:rPr>
                <w:color w:val="FF0000"/>
                <w:lang w:val="en-CA"/>
              </w:rPr>
            </w:rPrChange>
          </w:rPr>
          <w:delText>,</w:delText>
        </w:r>
      </w:del>
      <w:r w:rsidRPr="009F4AF5">
        <w:rPr>
          <w:color w:val="000000"/>
          <w:lang w:val="en-CA"/>
          <w:rPrChange w:id="1372" w:author="Ollie Raymond" w:date="2016-02-12T12:48:00Z">
            <w:rPr>
              <w:color w:val="FF0000"/>
              <w:lang w:val="en-CA"/>
            </w:rPr>
          </w:rPrChange>
        </w:rPr>
        <w:t xml:space="preserve"> UML models always end up addressing some of the physical model details.  The current </w:t>
      </w:r>
      <w:ins w:id="1373" w:author="Ollie Raymond" w:date="2016-02-12T11:38:00Z">
        <w:r w:rsidR="00B2217A" w:rsidRPr="009F4AF5">
          <w:rPr>
            <w:color w:val="000000"/>
            <w:lang w:val="en-CA"/>
            <w:rPrChange w:id="1374" w:author="Ollie Raymond" w:date="2016-02-12T12:48:00Z">
              <w:rPr>
                <w:color w:val="FF0000"/>
                <w:lang w:val="en-CA"/>
              </w:rPr>
            </w:rPrChange>
          </w:rPr>
          <w:t xml:space="preserve">GeoSciML </w:t>
        </w:r>
      </w:ins>
      <w:r w:rsidRPr="009F4AF5">
        <w:rPr>
          <w:color w:val="000000"/>
          <w:lang w:val="en-CA"/>
          <w:rPrChange w:id="1375" w:author="Ollie Raymond" w:date="2016-02-12T12:48:00Z">
            <w:rPr>
              <w:color w:val="FF0000"/>
              <w:lang w:val="en-CA"/>
            </w:rPr>
          </w:rPrChange>
        </w:rPr>
        <w:t>UML model has been designed as a GML application</w:t>
      </w:r>
      <w:ins w:id="1376" w:author="Eric Boisvert" w:date="2016-01-04T11:43:00Z">
        <w:r w:rsidR="00D404D2" w:rsidRPr="009F4AF5">
          <w:rPr>
            <w:color w:val="000000"/>
            <w:lang w:val="en-CA"/>
            <w:rPrChange w:id="1377" w:author="Ollie Raymond" w:date="2016-02-12T12:48:00Z">
              <w:rPr>
                <w:color w:val="FF0000"/>
                <w:lang w:val="en-CA"/>
              </w:rPr>
            </w:rPrChange>
          </w:rPr>
          <w:t xml:space="preserve"> according to ISO 19109</w:t>
        </w:r>
      </w:ins>
      <w:r w:rsidRPr="009F4AF5">
        <w:rPr>
          <w:color w:val="000000"/>
          <w:lang w:val="en-CA"/>
          <w:rPrChange w:id="1378" w:author="Ollie Raymond" w:date="2016-02-12T12:48:00Z">
            <w:rPr>
              <w:color w:val="FF0000"/>
              <w:lang w:val="en-CA"/>
            </w:rPr>
          </w:rPrChange>
        </w:rPr>
        <w:t xml:space="preserve"> and borrows some of artefacts of GML</w:t>
      </w:r>
      <w:ins w:id="1379" w:author="Eric Boisvert" w:date="2016-01-04T11:43:00Z">
        <w:r w:rsidR="00D404D2" w:rsidRPr="009F4AF5">
          <w:rPr>
            <w:color w:val="000000"/>
            <w:lang w:val="en-CA"/>
            <w:rPrChange w:id="1380" w:author="Ollie Raymond" w:date="2016-02-12T12:48:00Z">
              <w:rPr>
                <w:color w:val="FF0000"/>
                <w:lang w:val="en-CA"/>
              </w:rPr>
            </w:rPrChange>
          </w:rPr>
          <w:t>.</w:t>
        </w:r>
      </w:ins>
      <w:r w:rsidRPr="009F4AF5">
        <w:rPr>
          <w:color w:val="000000"/>
          <w:lang w:val="en-CA"/>
          <w:rPrChange w:id="1381" w:author="Ollie Raymond" w:date="2016-02-12T12:48:00Z">
            <w:rPr>
              <w:color w:val="FF0000"/>
              <w:lang w:val="en-CA"/>
            </w:rPr>
          </w:rPrChange>
        </w:rPr>
        <w:t xml:space="preserve"> </w:t>
      </w:r>
      <w:del w:id="1382" w:author="Eric Boisvert" w:date="2016-01-04T11:43:00Z">
        <w:r w:rsidRPr="009F4AF5" w:rsidDel="00D404D2">
          <w:rPr>
            <w:color w:val="000000"/>
            <w:lang w:val="en-CA"/>
            <w:rPrChange w:id="1383" w:author="Ollie Raymond" w:date="2016-02-12T12:48:00Z">
              <w:rPr>
                <w:color w:val="FF0000"/>
                <w:lang w:val="en-CA"/>
              </w:rPr>
            </w:rPrChange>
          </w:rPr>
          <w:delText xml:space="preserve">and </w:delText>
        </w:r>
      </w:del>
      <w:ins w:id="1384" w:author="Eric Boisvert" w:date="2016-01-04T11:44:00Z">
        <w:r w:rsidR="00D404D2" w:rsidRPr="009F4AF5">
          <w:rPr>
            <w:color w:val="000000"/>
            <w:lang w:val="en-CA"/>
            <w:rPrChange w:id="1385" w:author="Ollie Raymond" w:date="2016-02-12T12:48:00Z">
              <w:rPr>
                <w:color w:val="FF0000"/>
                <w:lang w:val="en-CA"/>
              </w:rPr>
            </w:rPrChange>
          </w:rPr>
          <w:t>S</w:t>
        </w:r>
      </w:ins>
      <w:del w:id="1386" w:author="Eric Boisvert" w:date="2016-01-04T11:44:00Z">
        <w:r w:rsidRPr="009F4AF5" w:rsidDel="00D404D2">
          <w:rPr>
            <w:color w:val="000000"/>
            <w:lang w:val="en-CA"/>
            <w:rPrChange w:id="1387" w:author="Ollie Raymond" w:date="2016-02-12T12:48:00Z">
              <w:rPr>
                <w:color w:val="FF0000"/>
                <w:lang w:val="en-CA"/>
              </w:rPr>
            </w:rPrChange>
          </w:rPr>
          <w:delText>s</w:delText>
        </w:r>
      </w:del>
      <w:r w:rsidRPr="009F4AF5">
        <w:rPr>
          <w:color w:val="000000"/>
          <w:lang w:val="en-CA"/>
          <w:rPrChange w:id="1388" w:author="Ollie Raymond" w:date="2016-02-12T12:48:00Z">
            <w:rPr>
              <w:color w:val="FF0000"/>
              <w:lang w:val="en-CA"/>
            </w:rPr>
          </w:rPrChange>
        </w:rPr>
        <w:t>everal design decisions were guided by limitations of UML (eg. single inheritance) and XSD (package dependencies artefacts)</w:t>
      </w:r>
      <w:ins w:id="1389" w:author="Eric Boisvert" w:date="2016-01-04T11:44:00Z">
        <w:r w:rsidR="00D404D2" w:rsidRPr="009F4AF5">
          <w:rPr>
            <w:color w:val="000000"/>
            <w:lang w:val="en-CA"/>
            <w:rPrChange w:id="1390" w:author="Ollie Raymond" w:date="2016-02-12T12:48:00Z">
              <w:rPr>
                <w:color w:val="FF0000"/>
                <w:lang w:val="en-CA"/>
              </w:rPr>
            </w:rPrChange>
          </w:rPr>
          <w:t xml:space="preserve"> and some constrain</w:t>
        </w:r>
      </w:ins>
      <w:ins w:id="1391" w:author="Ollie Raymond" w:date="2016-02-12T11:38:00Z">
        <w:r w:rsidR="00B2217A" w:rsidRPr="009F4AF5">
          <w:rPr>
            <w:color w:val="000000"/>
            <w:lang w:val="en-CA"/>
            <w:rPrChange w:id="1392" w:author="Ollie Raymond" w:date="2016-02-12T12:48:00Z">
              <w:rPr>
                <w:color w:val="FF0000"/>
                <w:lang w:val="en-CA"/>
              </w:rPr>
            </w:rPrChange>
          </w:rPr>
          <w:t>t</w:t>
        </w:r>
      </w:ins>
      <w:ins w:id="1393" w:author="Eric Boisvert" w:date="2016-01-04T11:44:00Z">
        <w:r w:rsidR="00D404D2" w:rsidRPr="009F4AF5">
          <w:rPr>
            <w:color w:val="000000"/>
            <w:lang w:val="en-CA"/>
            <w:rPrChange w:id="1394" w:author="Ollie Raymond" w:date="2016-02-12T12:48:00Z">
              <w:rPr>
                <w:color w:val="FF0000"/>
                <w:lang w:val="en-CA"/>
              </w:rPr>
            </w:rPrChange>
          </w:rPr>
          <w:t xml:space="preserve">s of GML delivery </w:t>
        </w:r>
        <w:del w:id="1395" w:author="Ollie Raymond" w:date="2016-02-12T11:38:00Z">
          <w:r w:rsidR="00D404D2" w:rsidRPr="009F4AF5" w:rsidDel="00B2217A">
            <w:rPr>
              <w:color w:val="000000"/>
              <w:lang w:val="en-CA"/>
              <w:rPrChange w:id="1396" w:author="Ollie Raymond" w:date="2016-02-12T12:48:00Z">
                <w:rPr>
                  <w:color w:val="FF0000"/>
                  <w:lang w:val="en-CA"/>
                </w:rPr>
              </w:rPrChange>
            </w:rPr>
            <w:delText>over</w:delText>
          </w:r>
        </w:del>
      </w:ins>
      <w:ins w:id="1397" w:author="Ollie Raymond" w:date="2016-02-12T11:38:00Z">
        <w:r w:rsidR="00B2217A" w:rsidRPr="009F4AF5">
          <w:rPr>
            <w:color w:val="000000"/>
            <w:lang w:val="en-CA"/>
            <w:rPrChange w:id="1398" w:author="Ollie Raymond" w:date="2016-02-12T12:48:00Z">
              <w:rPr>
                <w:color w:val="FF0000"/>
                <w:lang w:val="en-CA"/>
              </w:rPr>
            </w:rPrChange>
          </w:rPr>
          <w:t>using</w:t>
        </w:r>
      </w:ins>
      <w:ins w:id="1399" w:author="Eric Boisvert" w:date="2016-01-04T11:44:00Z">
        <w:r w:rsidR="00D404D2" w:rsidRPr="009F4AF5">
          <w:rPr>
            <w:color w:val="000000"/>
            <w:lang w:val="en-CA"/>
            <w:rPrChange w:id="1400" w:author="Ollie Raymond" w:date="2016-02-12T12:48:00Z">
              <w:rPr>
                <w:color w:val="FF0000"/>
                <w:lang w:val="en-CA"/>
              </w:rPr>
            </w:rPrChange>
          </w:rPr>
          <w:t xml:space="preserve"> </w:t>
        </w:r>
      </w:ins>
      <w:ins w:id="1401" w:author="Eric Boisvert" w:date="2016-03-28T12:40:00Z">
        <w:r w:rsidR="00A173A4">
          <w:rPr>
            <w:color w:val="000000"/>
            <w:lang w:val="en-CA"/>
          </w:rPr>
          <w:t xml:space="preserve">ISO19142 </w:t>
        </w:r>
      </w:ins>
      <w:ins w:id="1402" w:author="Eric Boisvert" w:date="2016-01-04T11:44:00Z">
        <w:r w:rsidR="00D404D2" w:rsidRPr="009F4AF5">
          <w:rPr>
            <w:color w:val="000000"/>
            <w:lang w:val="en-CA"/>
            <w:rPrChange w:id="1403" w:author="Ollie Raymond" w:date="2016-02-12T12:48:00Z">
              <w:rPr>
                <w:color w:val="FF0000"/>
                <w:lang w:val="en-CA"/>
              </w:rPr>
            </w:rPrChange>
          </w:rPr>
          <w:t>WFS (for instance, some XSD encoding</w:t>
        </w:r>
      </w:ins>
      <w:ins w:id="1404" w:author="Ollie Raymond" w:date="2016-02-12T11:38:00Z">
        <w:r w:rsidR="00B2217A" w:rsidRPr="009F4AF5">
          <w:rPr>
            <w:color w:val="000000"/>
            <w:lang w:val="en-CA"/>
            <w:rPrChange w:id="1405" w:author="Ollie Raymond" w:date="2016-02-12T12:48:00Z">
              <w:rPr>
                <w:color w:val="FF0000"/>
                <w:lang w:val="en-CA"/>
              </w:rPr>
            </w:rPrChange>
          </w:rPr>
          <w:t>s</w:t>
        </w:r>
      </w:ins>
      <w:ins w:id="1406" w:author="Eric Boisvert" w:date="2016-01-04T11:44:00Z">
        <w:r w:rsidR="00D404D2" w:rsidRPr="009F4AF5">
          <w:rPr>
            <w:color w:val="000000"/>
            <w:lang w:val="en-CA"/>
            <w:rPrChange w:id="1407" w:author="Ollie Raymond" w:date="2016-02-12T12:48:00Z">
              <w:rPr>
                <w:color w:val="FF0000"/>
                <w:lang w:val="en-CA"/>
              </w:rPr>
            </w:rPrChange>
          </w:rPr>
          <w:t xml:space="preserve"> are not queryable easily with </w:t>
        </w:r>
      </w:ins>
      <w:ins w:id="1408" w:author="Eric Boisvert" w:date="2016-03-28T12:40:00Z">
        <w:r w:rsidR="00A173A4">
          <w:rPr>
            <w:color w:val="000000"/>
            <w:lang w:val="en-CA"/>
          </w:rPr>
          <w:t xml:space="preserve">ISO19143 </w:t>
        </w:r>
      </w:ins>
      <w:ins w:id="1409" w:author="Eric Boisvert" w:date="2016-01-04T11:44:00Z">
        <w:r w:rsidR="00D404D2" w:rsidRPr="009F4AF5">
          <w:rPr>
            <w:color w:val="000000"/>
            <w:lang w:val="en-CA"/>
            <w:rPrChange w:id="1410" w:author="Ollie Raymond" w:date="2016-02-12T12:48:00Z">
              <w:rPr>
                <w:color w:val="FF0000"/>
                <w:lang w:val="en-CA"/>
              </w:rPr>
            </w:rPrChange>
          </w:rPr>
          <w:t>FES)</w:t>
        </w:r>
      </w:ins>
      <w:r w:rsidRPr="009F4AF5">
        <w:rPr>
          <w:color w:val="000000"/>
          <w:lang w:val="en-CA"/>
          <w:rPrChange w:id="1411" w:author="Ollie Raymond" w:date="2016-02-12T12:48:00Z">
            <w:rPr>
              <w:color w:val="FF0000"/>
              <w:lang w:val="en-CA"/>
            </w:rPr>
          </w:rPrChange>
        </w:rPr>
        <w:t>.  But the UML model is detailed enough to constrain the main elements of any encoding; the name</w:t>
      </w:r>
      <w:ins w:id="1412" w:author="Ollie Raymond" w:date="2016-02-12T11:39:00Z">
        <w:r w:rsidR="00B2217A" w:rsidRPr="009F4AF5">
          <w:rPr>
            <w:color w:val="000000"/>
            <w:lang w:val="en-CA"/>
            <w:rPrChange w:id="1413" w:author="Ollie Raymond" w:date="2016-02-12T12:48:00Z">
              <w:rPr>
                <w:color w:val="FF0000"/>
                <w:lang w:val="en-CA"/>
              </w:rPr>
            </w:rPrChange>
          </w:rPr>
          <w:t>s</w:t>
        </w:r>
      </w:ins>
      <w:r w:rsidRPr="009F4AF5">
        <w:rPr>
          <w:color w:val="000000"/>
          <w:lang w:val="en-CA"/>
          <w:rPrChange w:id="1414" w:author="Ollie Raymond" w:date="2016-02-12T12:48:00Z">
            <w:rPr>
              <w:color w:val="FF0000"/>
              <w:lang w:val="en-CA"/>
            </w:rPr>
          </w:rPrChange>
        </w:rPr>
        <w:t xml:space="preserve"> of </w:t>
      </w:r>
      <w:del w:id="1415" w:author="Ollie Raymond" w:date="2016-02-12T11:39:00Z">
        <w:r w:rsidRPr="009F4AF5" w:rsidDel="00B2217A">
          <w:rPr>
            <w:color w:val="000000"/>
            <w:lang w:val="en-CA"/>
            <w:rPrChange w:id="1416" w:author="Ollie Raymond" w:date="2016-02-12T12:48:00Z">
              <w:rPr>
                <w:color w:val="FF0000"/>
                <w:lang w:val="en-CA"/>
              </w:rPr>
            </w:rPrChange>
          </w:rPr>
          <w:delText xml:space="preserve">the </w:delText>
        </w:r>
      </w:del>
      <w:r w:rsidRPr="009F4AF5">
        <w:rPr>
          <w:color w:val="000000"/>
          <w:lang w:val="en-CA"/>
          <w:rPrChange w:id="1417" w:author="Ollie Raymond" w:date="2016-02-12T12:48:00Z">
            <w:rPr>
              <w:color w:val="FF0000"/>
              <w:lang w:val="en-CA"/>
            </w:rPr>
          </w:rPrChange>
        </w:rPr>
        <w:t xml:space="preserve">entities and the cardinality of </w:t>
      </w:r>
      <w:del w:id="1418" w:author="Ollie Raymond" w:date="2016-02-12T11:39:00Z">
        <w:r w:rsidRPr="009F4AF5" w:rsidDel="00B2217A">
          <w:rPr>
            <w:color w:val="000000"/>
            <w:lang w:val="en-CA"/>
            <w:rPrChange w:id="1419" w:author="Ollie Raymond" w:date="2016-02-12T12:48:00Z">
              <w:rPr>
                <w:color w:val="FF0000"/>
                <w:lang w:val="en-CA"/>
              </w:rPr>
            </w:rPrChange>
          </w:rPr>
          <w:delText xml:space="preserve">the </w:delText>
        </w:r>
      </w:del>
      <w:r w:rsidRPr="009F4AF5">
        <w:rPr>
          <w:color w:val="000000"/>
          <w:lang w:val="en-CA"/>
          <w:rPrChange w:id="1420"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21" w:author="Ollie Raymond" w:date="2016-02-12T11:39:00Z">
        <w:r w:rsidR="00B2217A" w:rsidRPr="009F4AF5">
          <w:rPr>
            <w:color w:val="000000"/>
            <w:lang w:val="en-CA"/>
            <w:rPrChange w:id="1422" w:author="Ollie Raymond" w:date="2016-02-12T12:48:00Z">
              <w:rPr>
                <w:color w:val="FF0000"/>
                <w:lang w:val="en-CA"/>
              </w:rPr>
            </w:rPrChange>
          </w:rPr>
          <w:t>,</w:t>
        </w:r>
      </w:ins>
      <w:r w:rsidRPr="009F4AF5">
        <w:rPr>
          <w:color w:val="000000"/>
          <w:lang w:val="en-CA"/>
          <w:rPrChange w:id="1423"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24" w:author="Ollie Raymond" w:date="2016-02-12T12:48:00Z">
            <w:rPr>
              <w:color w:val="FF0000"/>
              <w:lang w:val="en-CA"/>
            </w:rPr>
          </w:rPrChange>
        </w:rPr>
      </w:pPr>
      <w:r w:rsidRPr="009F4AF5">
        <w:rPr>
          <w:color w:val="000000"/>
          <w:lang w:val="en-CA"/>
          <w:rPrChange w:id="1425"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426" w:name="_Toc445034185"/>
      <w:r>
        <w:rPr>
          <w:lang w:val="en-CA"/>
        </w:rPr>
        <w:t>Property cardinality</w:t>
      </w:r>
      <w:bookmarkEnd w:id="1426"/>
    </w:p>
    <w:p w14:paraId="68C34312" w14:textId="32D98CA0" w:rsidR="00A6445A" w:rsidRDefault="009C3567" w:rsidP="004A5507">
      <w:pPr>
        <w:rPr>
          <w:lang w:val="en-CA"/>
        </w:rPr>
      </w:pPr>
      <w:r>
        <w:rPr>
          <w:lang w:val="en-CA"/>
        </w:rPr>
        <w:t xml:space="preserve">All properties that could be made optional are optional in GeoSciML 4.0.  This is a </w:t>
      </w:r>
      <w:del w:id="1427" w:author="Ollie Raymond" w:date="2016-02-12T11:40:00Z">
        <w:r w:rsidDel="00B2217A">
          <w:rPr>
            <w:lang w:val="en-CA"/>
          </w:rPr>
          <w:delText xml:space="preserve">complete </w:delText>
        </w:r>
      </w:del>
      <w:r>
        <w:rPr>
          <w:lang w:val="en-CA"/>
        </w:rPr>
        <w:t xml:space="preserve">reversal of </w:t>
      </w:r>
      <w:ins w:id="1428" w:author="Ollie Raymond" w:date="2016-02-12T11:40:00Z">
        <w:r w:rsidR="00B2217A">
          <w:rPr>
            <w:lang w:val="en-CA"/>
          </w:rPr>
          <w:t xml:space="preserve">the pattern used in GeoSciML </w:t>
        </w:r>
      </w:ins>
      <w:ins w:id="1429"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30" w:author="Eric Boisvert" w:date="2016-01-04T11:47:00Z">
        <w:r w:rsidDel="00D404D2">
          <w:rPr>
            <w:lang w:val="en-CA"/>
          </w:rPr>
          <w:delText>“nillables”</w:delText>
        </w:r>
      </w:del>
      <w:ins w:id="1431" w:author="Eric Boisvert" w:date="2016-01-04T11:49:00Z">
        <w:r w:rsidR="00D404D2">
          <w:rPr>
            <w:lang w:val="en-CA"/>
          </w:rPr>
          <w:t>nillable properties</w:t>
        </w:r>
      </w:ins>
      <w:r>
        <w:rPr>
          <w:lang w:val="en-CA"/>
        </w:rPr>
        <w:t xml:space="preserve">.  This design attracted a lot of criticism (not </w:t>
      </w:r>
      <w:del w:id="1432" w:author="Eric Boisvert" w:date="2016-01-04T11:50:00Z">
        <w:r w:rsidDel="00D404D2">
          <w:rPr>
            <w:lang w:val="en-CA"/>
          </w:rPr>
          <w:delText xml:space="preserve">necessary </w:delText>
        </w:r>
      </w:del>
      <w:ins w:id="1433" w:author="Eric Boisvert" w:date="2016-01-04T11:50:00Z">
        <w:r w:rsidR="00D404D2">
          <w:rPr>
            <w:lang w:val="en-CA"/>
          </w:rPr>
          <w:t xml:space="preserve">only </w:t>
        </w:r>
      </w:ins>
      <w:r>
        <w:rPr>
          <w:lang w:val="en-CA"/>
        </w:rPr>
        <w:t xml:space="preserve">for GeoSciML but </w:t>
      </w:r>
      <w:ins w:id="1434"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35" w:author="Eric Boisvert" w:date="2015-10-27T17:06:00Z">
        <w:r w:rsidDel="00773E1B">
          <w:rPr>
            <w:lang w:val="en-CA"/>
          </w:rPr>
          <w:delText xml:space="preserve">the </w:delText>
        </w:r>
      </w:del>
      <w:ins w:id="1436" w:author="Eric Boisvert" w:date="2015-10-27T17:06:00Z">
        <w:r w:rsidR="00773E1B">
          <w:rPr>
            <w:lang w:val="en-CA"/>
          </w:rPr>
          <w:t xml:space="preserve"> </w:t>
        </w:r>
      </w:ins>
      <w:r>
        <w:rPr>
          <w:lang w:val="en-CA"/>
        </w:rPr>
        <w:t xml:space="preserve">filling the instance with nil properties </w:t>
      </w:r>
      <w:del w:id="1437" w:author="Eric Boisvert" w:date="2015-10-27T17:06:00Z">
        <w:r w:rsidDel="00773E1B">
          <w:rPr>
            <w:lang w:val="en-CA"/>
          </w:rPr>
          <w:delText xml:space="preserve">as </w:delText>
        </w:r>
      </w:del>
      <w:ins w:id="1438" w:author="Eric Boisvert" w:date="2015-10-27T17:06:00Z">
        <w:r w:rsidR="00773E1B">
          <w:rPr>
            <w:lang w:val="en-CA"/>
          </w:rPr>
          <w:t xml:space="preserve">is </w:t>
        </w:r>
      </w:ins>
      <w:r>
        <w:rPr>
          <w:lang w:val="en-CA"/>
        </w:rPr>
        <w:t>“unnecessa</w:t>
      </w:r>
      <w:ins w:id="1439" w:author="Eric Boisvert" w:date="2015-10-27T17:06:00Z">
        <w:r w:rsidR="00773E1B">
          <w:rPr>
            <w:lang w:val="en-CA"/>
          </w:rPr>
          <w:t>re</w:t>
        </w:r>
      </w:ins>
      <w:del w:id="1440" w:author="Eric Boisvert" w:date="2015-10-27T17:06:00Z">
        <w:r w:rsidDel="00773E1B">
          <w:rPr>
            <w:lang w:val="en-CA"/>
          </w:rPr>
          <w:delText>r</w:delText>
        </w:r>
      </w:del>
      <w:ins w:id="1441" w:author="Eric Boisvert" w:date="2015-10-27T17:06:00Z">
        <w:r w:rsidR="00773E1B">
          <w:rPr>
            <w:lang w:val="en-CA"/>
          </w:rPr>
          <w:t>l</w:t>
        </w:r>
      </w:ins>
      <w:r>
        <w:rPr>
          <w:lang w:val="en-CA"/>
        </w:rPr>
        <w:t xml:space="preserve">y verbose” and a waste of bandwidth.  </w:t>
      </w:r>
      <w:ins w:id="1442"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43" w:author="Eric Boisvert" w:date="2016-01-04T12:00:00Z"/>
          <w:lang w:val="en-CA"/>
        </w:rPr>
      </w:pPr>
      <w:del w:id="1444" w:author="Eric Boisvert" w:date="2016-01-04T11:51:00Z">
        <w:r w:rsidDel="00EC644A">
          <w:rPr>
            <w:lang w:val="en-CA"/>
          </w:rPr>
          <w:delText>It has been argued that nillable properties are just a verbose absent value, but</w:delText>
        </w:r>
      </w:del>
      <w:r>
        <w:rPr>
          <w:lang w:val="en-CA"/>
        </w:rPr>
        <w:t xml:space="preserve"> </w:t>
      </w:r>
      <w:ins w:id="1445" w:author="Eric Boisvert" w:date="2016-01-04T11:51:00Z">
        <w:r w:rsidR="00EC644A">
          <w:rPr>
            <w:lang w:val="en-CA"/>
          </w:rPr>
          <w:t>N</w:t>
        </w:r>
      </w:ins>
      <w:del w:id="1446" w:author="Eric Boisvert" w:date="2016-01-04T11:51:00Z">
        <w:r w:rsidDel="00EC644A">
          <w:rPr>
            <w:lang w:val="en-CA"/>
          </w:rPr>
          <w:delText>n</w:delText>
        </w:r>
      </w:del>
      <w:r>
        <w:rPr>
          <w:lang w:val="en-CA"/>
        </w:rPr>
        <w:t>illable properties actually carry useful or even required information</w:t>
      </w:r>
      <w:del w:id="1447"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48" w:author="Eric Boisvert" w:date="2016-01-04T11:41:00Z">
        <w:r w:rsidR="00D404D2">
          <w:rPr>
            <w:lang w:val="en-CA"/>
          </w:rPr>
          <w:t>s</w:t>
        </w:r>
      </w:ins>
      <w:r>
        <w:rPr>
          <w:lang w:val="en-CA"/>
        </w:rPr>
        <w:t xml:space="preserve"> legally bounded data exchange scenarios</w:t>
      </w:r>
      <w:del w:id="1449" w:author="Eric Boisvert" w:date="2016-01-04T11:54:00Z">
        <w:r w:rsidDel="00EC644A">
          <w:rPr>
            <w:lang w:val="en-CA"/>
          </w:rPr>
          <w:delText xml:space="preserve">. </w:delText>
        </w:r>
      </w:del>
      <w:ins w:id="1450" w:author="Eric Boisvert" w:date="2016-01-04T11:54:00Z">
        <w:r w:rsidR="00EC644A">
          <w:rPr>
            <w:lang w:val="en-CA"/>
          </w:rPr>
          <w:t xml:space="preserve">.  </w:t>
        </w:r>
      </w:ins>
      <w:ins w:id="1451" w:author="Eric Boisvert" w:date="2016-01-04T11:56:00Z">
        <w:r w:rsidR="00EC644A">
          <w:rPr>
            <w:lang w:val="en-CA"/>
          </w:rPr>
          <w:t>Some</w:t>
        </w:r>
      </w:ins>
      <w:ins w:id="1452" w:author="Eric Boisvert" w:date="2016-01-04T11:54:00Z">
        <w:r w:rsidR="00EC644A">
          <w:rPr>
            <w:lang w:val="en-CA"/>
          </w:rPr>
          <w:t xml:space="preserve"> communities using GeoSciML </w:t>
        </w:r>
        <w:del w:id="1453" w:author="Ollie Raymond" w:date="2016-02-12T11:41:00Z">
          <w:r w:rsidR="00EC644A" w:rsidDel="00B2217A">
            <w:rPr>
              <w:lang w:val="en-CA"/>
            </w:rPr>
            <w:delText>might</w:delText>
          </w:r>
        </w:del>
      </w:ins>
      <w:ins w:id="1454" w:author="Ollie Raymond" w:date="2016-02-12T11:41:00Z">
        <w:r w:rsidR="00B2217A">
          <w:rPr>
            <w:lang w:val="en-CA"/>
          </w:rPr>
          <w:t>may</w:t>
        </w:r>
      </w:ins>
      <w:ins w:id="1455" w:author="Eric Boisvert" w:date="2016-01-04T11:54:00Z">
        <w:r w:rsidR="00EC644A">
          <w:rPr>
            <w:lang w:val="en-CA"/>
          </w:rPr>
          <w:t xml:space="preserve"> still want to force usage of nilled properties </w:t>
        </w:r>
      </w:ins>
      <w:ins w:id="1456" w:author="Eric Boisvert" w:date="2016-01-04T11:56:00Z">
        <w:r w:rsidR="00EC644A">
          <w:rPr>
            <w:lang w:val="en-CA"/>
          </w:rPr>
          <w:t>and the SWG recognised that different communit</w:t>
        </w:r>
      </w:ins>
      <w:ins w:id="1457" w:author="Eric Boisvert" w:date="2016-01-04T11:57:00Z">
        <w:r w:rsidR="00EC644A">
          <w:rPr>
            <w:lang w:val="en-CA"/>
          </w:rPr>
          <w:t xml:space="preserve">ies might want to enforce different sets of properties.  </w:t>
        </w:r>
      </w:ins>
      <w:ins w:id="1458" w:author="Eric Boisvert" w:date="2016-01-04T11:58:00Z">
        <w:r w:rsidR="00EC644A">
          <w:rPr>
            <w:lang w:val="en-CA"/>
          </w:rPr>
          <w:t>To</w:t>
        </w:r>
      </w:ins>
      <w:ins w:id="1459" w:author="Eric Boisvert" w:date="2016-01-04T11:57:00Z">
        <w:r w:rsidR="00EC644A">
          <w:rPr>
            <w:lang w:val="en-CA"/>
          </w:rPr>
          <w:t xml:space="preserve"> meet this requirements and to offer flexibility to various communities want</w:t>
        </w:r>
      </w:ins>
      <w:ins w:id="1460" w:author="Eric Boisvert" w:date="2016-01-04T11:58:00Z">
        <w:r w:rsidR="00EC644A">
          <w:rPr>
            <w:lang w:val="en-CA"/>
          </w:rPr>
          <w:t>ing</w:t>
        </w:r>
      </w:ins>
      <w:ins w:id="1461" w:author="Eric Boisvert" w:date="2016-01-04T11:57:00Z">
        <w:r w:rsidR="00EC644A">
          <w:rPr>
            <w:lang w:val="en-CA"/>
          </w:rPr>
          <w:t xml:space="preserve"> to use (or extend) GeoSciML, </w:t>
        </w:r>
      </w:ins>
      <w:ins w:id="1462" w:author="Eric Boisvert" w:date="2016-01-04T11:58:00Z">
        <w:r w:rsidR="00EC644A">
          <w:rPr>
            <w:lang w:val="en-CA"/>
          </w:rPr>
          <w:t>properties are optional, but can still be nilled.  A data provider is offered two options when a value is missin</w:t>
        </w:r>
      </w:ins>
      <w:ins w:id="1463" w:author="Eric Boisvert" w:date="2016-01-04T12:00:00Z">
        <w:r w:rsidR="00EC644A">
          <w:rPr>
            <w:lang w:val="en-CA"/>
          </w:rPr>
          <w:t>g:</w:t>
        </w:r>
      </w:ins>
    </w:p>
    <w:p w14:paraId="5C6B93DB" w14:textId="6F5A4FB6" w:rsidR="00EC644A" w:rsidRDefault="00EC644A">
      <w:pPr>
        <w:numPr>
          <w:ilvl w:val="0"/>
          <w:numId w:val="30"/>
        </w:numPr>
        <w:rPr>
          <w:ins w:id="1464" w:author="Eric Boisvert" w:date="2016-01-04T12:00:00Z"/>
          <w:lang w:val="en-CA"/>
        </w:rPr>
        <w:pPrChange w:id="1465" w:author="Eric Boisvert" w:date="2016-01-04T12:00:00Z">
          <w:pPr/>
        </w:pPrChange>
      </w:pPr>
      <w:ins w:id="1466" w:author="Eric Boisvert" w:date="2016-01-04T12:00:00Z">
        <w:r>
          <w:rPr>
            <w:lang w:val="en-CA"/>
          </w:rPr>
          <w:t>Omit the property</w:t>
        </w:r>
      </w:ins>
    </w:p>
    <w:p w14:paraId="7284E536" w14:textId="7CEBEA09" w:rsidR="00EC644A" w:rsidRDefault="00EC644A">
      <w:pPr>
        <w:numPr>
          <w:ilvl w:val="0"/>
          <w:numId w:val="30"/>
        </w:numPr>
        <w:rPr>
          <w:ins w:id="1467" w:author="Eric Boisvert" w:date="2016-01-04T12:00:00Z"/>
          <w:lang w:val="en-CA"/>
        </w:rPr>
        <w:pPrChange w:id="1468" w:author="Eric Boisvert" w:date="2016-01-04T12:00:00Z">
          <w:pPr/>
        </w:pPrChange>
      </w:pPr>
      <w:ins w:id="1469" w:author="Eric Boisvert" w:date="2016-01-04T12:00:00Z">
        <w:del w:id="1470" w:author="Ollie Raymond" w:date="2016-02-12T11:42:00Z">
          <w:r w:rsidDel="00B2217A">
            <w:rPr>
              <w:lang w:val="en-CA"/>
            </w:rPr>
            <w:delText>Emit</w:delText>
          </w:r>
        </w:del>
      </w:ins>
      <w:ins w:id="1471" w:author="Ollie Raymond" w:date="2016-02-12T11:42:00Z">
        <w:r w:rsidR="00B2217A">
          <w:rPr>
            <w:lang w:val="en-CA"/>
          </w:rPr>
          <w:t>Deliver</w:t>
        </w:r>
      </w:ins>
      <w:ins w:id="1472" w:author="Eric Boisvert" w:date="2016-01-04T12:00:00Z">
        <w:r>
          <w:rPr>
            <w:lang w:val="en-CA"/>
          </w:rPr>
          <w:t xml:space="preserve"> a nilled property with </w:t>
        </w:r>
        <w:r w:rsidR="00D3219D">
          <w:rPr>
            <w:lang w:val="en-CA"/>
          </w:rPr>
          <w:t>relevant justification</w:t>
        </w:r>
        <w:del w:id="1473"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74" w:author="Eric Boisvert" w:date="2016-01-04T11:52:00Z"/>
          <w:lang w:val="en-CA"/>
        </w:rPr>
      </w:pPr>
      <w:ins w:id="1475" w:author="Eric Boisvert" w:date="2016-01-04T12:02:00Z">
        <w:del w:id="1476" w:author="Ollie Raymond" w:date="2016-02-12T11:42:00Z">
          <w:r w:rsidDel="00B2217A">
            <w:rPr>
              <w:lang w:val="en-CA"/>
            </w:rPr>
            <w:delText>What</w:delText>
          </w:r>
        </w:del>
      </w:ins>
      <w:ins w:id="1477" w:author="Ollie Raymond" w:date="2016-02-12T11:42:00Z">
        <w:r w:rsidR="00B2217A">
          <w:rPr>
            <w:lang w:val="en-CA"/>
          </w:rPr>
          <w:t>Which</w:t>
        </w:r>
      </w:ins>
      <w:ins w:id="1478" w:author="Eric Boisvert" w:date="2016-01-04T12:02:00Z">
        <w:r>
          <w:rPr>
            <w:lang w:val="en-CA"/>
          </w:rPr>
          <w:t xml:space="preserve"> option is </w:t>
        </w:r>
      </w:ins>
      <w:ins w:id="1479" w:author="Ollie Raymond" w:date="2016-02-12T12:42:00Z">
        <w:r w:rsidR="00704C86">
          <w:rPr>
            <w:lang w:val="en-CA"/>
          </w:rPr>
          <w:t xml:space="preserve">most </w:t>
        </w:r>
      </w:ins>
      <w:ins w:id="1480" w:author="Eric Boisvert" w:date="2016-01-04T12:02:00Z">
        <w:r>
          <w:rPr>
            <w:lang w:val="en-CA"/>
          </w:rPr>
          <w:t>useful for a community is left to that community</w:t>
        </w:r>
      </w:ins>
      <w:ins w:id="1481" w:author="Ollie Raymond" w:date="2016-02-12T11:42:00Z">
        <w:r w:rsidR="00B2217A">
          <w:rPr>
            <w:lang w:val="en-CA"/>
          </w:rPr>
          <w:t xml:space="preserve"> to decide. Their decision</w:t>
        </w:r>
      </w:ins>
      <w:ins w:id="1482" w:author="Eric Boisvert" w:date="2016-01-04T12:02:00Z">
        <w:del w:id="1483" w:author="Ollie Raymond" w:date="2016-02-12T11:42:00Z">
          <w:r w:rsidDel="00B2217A">
            <w:rPr>
              <w:lang w:val="en-CA"/>
            </w:rPr>
            <w:delText xml:space="preserve"> that</w:delText>
          </w:r>
        </w:del>
        <w:r>
          <w:rPr>
            <w:lang w:val="en-CA"/>
          </w:rPr>
          <w:t xml:space="preserve"> can </w:t>
        </w:r>
      </w:ins>
      <w:ins w:id="1484" w:author="Ollie Raymond" w:date="2016-02-12T11:43:00Z">
        <w:r w:rsidR="00B2217A">
          <w:rPr>
            <w:lang w:val="en-CA"/>
          </w:rPr>
          <w:t xml:space="preserve">be </w:t>
        </w:r>
      </w:ins>
      <w:ins w:id="1485" w:author="Eric Boisvert" w:date="2016-01-04T12:02:00Z">
        <w:r>
          <w:rPr>
            <w:lang w:val="en-CA"/>
          </w:rPr>
          <w:t>enforce</w:t>
        </w:r>
      </w:ins>
      <w:ins w:id="1486" w:author="Ollie Raymond" w:date="2016-02-12T11:43:00Z">
        <w:r w:rsidR="00B2217A">
          <w:rPr>
            <w:lang w:val="en-CA"/>
          </w:rPr>
          <w:t>d</w:t>
        </w:r>
      </w:ins>
      <w:ins w:id="1487" w:author="Eric Boisvert" w:date="2016-01-04T12:02:00Z">
        <w:del w:id="1488" w:author="Ollie Raymond" w:date="2016-02-12T11:43:00Z">
          <w:r w:rsidDel="00B2217A">
            <w:rPr>
              <w:lang w:val="en-CA"/>
            </w:rPr>
            <w:delText xml:space="preserve"> the rule</w:delText>
          </w:r>
        </w:del>
      </w:ins>
      <w:ins w:id="1489" w:author="Eric Boisvert" w:date="2016-01-04T12:03:00Z">
        <w:del w:id="1490" w:author="Ollie Raymond" w:date="2016-02-12T11:43:00Z">
          <w:r w:rsidDel="00B2217A">
            <w:rPr>
              <w:lang w:val="en-CA"/>
            </w:rPr>
            <w:delText>s</w:delText>
          </w:r>
        </w:del>
      </w:ins>
      <w:ins w:id="1491" w:author="Eric Boisvert" w:date="2016-01-04T12:02:00Z">
        <w:r>
          <w:rPr>
            <w:lang w:val="en-CA"/>
          </w:rPr>
          <w:t xml:space="preserve"> using Schematron.  </w:t>
        </w:r>
      </w:ins>
      <w:ins w:id="1492" w:author="Eric Boisvert" w:date="2016-01-04T12:03:00Z">
        <w:r>
          <w:rPr>
            <w:lang w:val="en-CA"/>
          </w:rPr>
          <w:t xml:space="preserve">Therefore </w:t>
        </w:r>
        <w:del w:id="1493" w:author="Ollie Raymond" w:date="2016-02-12T11:43:00Z">
          <w:r w:rsidDel="00B2217A">
            <w:rPr>
              <w:lang w:val="en-CA"/>
            </w:rPr>
            <w:delText xml:space="preserve">what </w:delText>
          </w:r>
        </w:del>
        <w:r>
          <w:rPr>
            <w:lang w:val="en-CA"/>
          </w:rPr>
          <w:t xml:space="preserve">we foresee </w:t>
        </w:r>
        <w:del w:id="1494" w:author="Ollie Raymond" w:date="2016-02-12T11:43:00Z">
          <w:r w:rsidDel="00B2217A">
            <w:rPr>
              <w:lang w:val="en-CA"/>
            </w:rPr>
            <w:delText xml:space="preserve">is </w:delText>
          </w:r>
        </w:del>
        <w:r>
          <w:rPr>
            <w:lang w:val="en-CA"/>
          </w:rPr>
          <w:t xml:space="preserve">a) GeoSciML </w:t>
        </w:r>
      </w:ins>
      <w:ins w:id="1495" w:author="Eric Boisvert" w:date="2016-03-06T11:03:00Z">
        <w:r w:rsidR="009F2680">
          <w:rPr>
            <w:lang w:val="en-CA"/>
          </w:rPr>
          <w:t>data model</w:t>
        </w:r>
      </w:ins>
      <w:ins w:id="1496" w:author="Eric Boisvert" w:date="2016-01-04T12:03:00Z">
        <w:r>
          <w:rPr>
            <w:lang w:val="en-CA"/>
          </w:rPr>
          <w:t>, defined by this specification providing naming and structure and b) a series of community</w:t>
        </w:r>
      </w:ins>
      <w:r w:rsidR="00B2217A">
        <w:rPr>
          <w:lang w:val="en-CA"/>
        </w:rPr>
        <w:t>-</w:t>
      </w:r>
      <w:ins w:id="1497" w:author="Eric Boisvert" w:date="2016-01-04T12:03:00Z">
        <w:r>
          <w:rPr>
            <w:lang w:val="en-CA"/>
          </w:rPr>
          <w:t>defined rule</w:t>
        </w:r>
      </w:ins>
      <w:ins w:id="1498" w:author="Ollie Raymond" w:date="2016-02-12T11:44:00Z">
        <w:r w:rsidR="00B2217A">
          <w:rPr>
            <w:lang w:val="en-CA"/>
          </w:rPr>
          <w:t>s</w:t>
        </w:r>
      </w:ins>
      <w:ins w:id="1499" w:author="Eric Boisvert" w:date="2016-01-04T12:03:00Z">
        <w:r>
          <w:rPr>
            <w:lang w:val="en-CA"/>
          </w:rPr>
          <w:t xml:space="preserve"> to enforce </w:t>
        </w:r>
      </w:ins>
      <w:ins w:id="1500" w:author="Ollie Raymond" w:date="2016-02-12T11:45:00Z">
        <w:r w:rsidR="003266F1">
          <w:rPr>
            <w:lang w:val="en-CA"/>
          </w:rPr>
          <w:t xml:space="preserve">the </w:t>
        </w:r>
      </w:ins>
      <w:ins w:id="1501" w:author="Eric Boisvert" w:date="2016-01-04T12:03:00Z">
        <w:r>
          <w:rPr>
            <w:lang w:val="en-CA"/>
          </w:rPr>
          <w:t>presence of certain properties relevant to their use cases.  For XML, this translate</w:t>
        </w:r>
      </w:ins>
      <w:ins w:id="1502" w:author="Eric Boisvert" w:date="2016-01-04T12:07:00Z">
        <w:r>
          <w:rPr>
            <w:lang w:val="en-CA"/>
          </w:rPr>
          <w:t>s</w:t>
        </w:r>
      </w:ins>
      <w:ins w:id="1503" w:author="Eric Boisvert" w:date="2016-01-04T12:03:00Z">
        <w:r>
          <w:rPr>
            <w:lang w:val="en-CA"/>
          </w:rPr>
          <w:t xml:space="preserve"> into a set of common XSD and SCH to </w:t>
        </w:r>
        <w:del w:id="1504" w:author="Ollie Raymond" w:date="2016-02-12T12:45:00Z">
          <w:r w:rsidDel="00704C86">
            <w:rPr>
              <w:lang w:val="en-CA"/>
            </w:rPr>
            <w:delText>anyone claiming</w:delText>
          </w:r>
        </w:del>
      </w:ins>
      <w:ins w:id="1505" w:author="Ollie Raymond" w:date="2016-02-12T12:45:00Z">
        <w:r w:rsidR="00704C86">
          <w:rPr>
            <w:lang w:val="en-CA"/>
          </w:rPr>
          <w:t>govern</w:t>
        </w:r>
      </w:ins>
      <w:ins w:id="1506" w:author="Eric Boisvert" w:date="2016-01-04T12:03:00Z">
        <w:r>
          <w:rPr>
            <w:lang w:val="en-CA"/>
          </w:rPr>
          <w:t xml:space="preserve"> conformance to GeoSciML</w:t>
        </w:r>
      </w:ins>
      <w:ins w:id="1507" w:author="Ollie Raymond" w:date="2016-02-12T12:45:00Z">
        <w:r w:rsidR="00704C86">
          <w:rPr>
            <w:lang w:val="en-CA"/>
          </w:rPr>
          <w:t>,</w:t>
        </w:r>
      </w:ins>
      <w:ins w:id="1508" w:author="Eric Boisvert" w:date="2016-01-04T12:03:00Z">
        <w:r>
          <w:rPr>
            <w:lang w:val="en-CA"/>
          </w:rPr>
          <w:t xml:space="preserve"> and community</w:t>
        </w:r>
      </w:ins>
      <w:ins w:id="1509" w:author="Ollie Raymond" w:date="2016-02-12T12:45:00Z">
        <w:r w:rsidR="00704C86">
          <w:rPr>
            <w:lang w:val="en-CA"/>
          </w:rPr>
          <w:t>-</w:t>
        </w:r>
      </w:ins>
      <w:ins w:id="1510" w:author="Eric Boisvert" w:date="2016-01-04T12:03:00Z">
        <w:del w:id="1511" w:author="Ollie Raymond" w:date="2016-02-12T12:45:00Z">
          <w:r w:rsidDel="00704C86">
            <w:rPr>
              <w:lang w:val="en-CA"/>
            </w:rPr>
            <w:delText xml:space="preserve"> </w:delText>
          </w:r>
        </w:del>
        <w:r>
          <w:rPr>
            <w:lang w:val="en-CA"/>
          </w:rPr>
          <w:t>specific SCH to enforce specific use cases</w:t>
        </w:r>
      </w:ins>
      <w:ins w:id="1512" w:author="Eric Boisvert" w:date="2016-01-04T12:08:00Z">
        <w:r>
          <w:rPr>
            <w:lang w:val="en-CA"/>
          </w:rPr>
          <w:t>, such as INSPIRE</w:t>
        </w:r>
      </w:ins>
      <w:ins w:id="1513" w:author="Eric Boisvert" w:date="2016-01-04T12:03:00Z">
        <w:r>
          <w:rPr>
            <w:lang w:val="en-CA"/>
          </w:rPr>
          <w:t>.</w:t>
        </w:r>
      </w:ins>
    </w:p>
    <w:p w14:paraId="0AA94133" w14:textId="548DEFB9" w:rsidR="00EC644A" w:rsidDel="00EC644A" w:rsidRDefault="00EC644A" w:rsidP="000B4F44">
      <w:pPr>
        <w:rPr>
          <w:del w:id="1514" w:author="Eric Boisvert" w:date="2016-01-04T11:57:00Z"/>
          <w:lang w:val="en-CA"/>
        </w:rPr>
      </w:pPr>
    </w:p>
    <w:p w14:paraId="279757A9" w14:textId="6260115C" w:rsidR="009B64F8" w:rsidDel="009F2680" w:rsidRDefault="009B64F8" w:rsidP="000B4F44">
      <w:pPr>
        <w:pStyle w:val="Heading3"/>
        <w:spacing w:after="240"/>
        <w:rPr>
          <w:del w:id="1515" w:author="Eric Boisvert" w:date="2016-03-06T11:05:00Z"/>
          <w:lang w:val="en-CA"/>
        </w:rPr>
      </w:pPr>
      <w:bookmarkStart w:id="1516" w:name="_Toc445034186"/>
      <w:commentRangeStart w:id="1517"/>
      <w:del w:id="1518" w:author="Eric Boisvert" w:date="2016-03-06T11:05:00Z">
        <w:r w:rsidDel="009F2680">
          <w:rPr>
            <w:lang w:val="en-CA"/>
          </w:rPr>
          <w:delText>Observed absence</w:delText>
        </w:r>
        <w:commentRangeEnd w:id="1517"/>
        <w:r w:rsidR="009D3533" w:rsidRPr="000B4F44" w:rsidDel="009F2680">
          <w:rPr>
            <w:lang w:val="en-CA"/>
          </w:rPr>
          <w:commentReference w:id="1517"/>
        </w:r>
        <w:bookmarkEnd w:id="1516"/>
      </w:del>
    </w:p>
    <w:p w14:paraId="740AA8D6" w14:textId="4A4021BA" w:rsidR="009B64F8" w:rsidDel="009F2680" w:rsidRDefault="009B64F8" w:rsidP="004A5507">
      <w:pPr>
        <w:rPr>
          <w:del w:id="1519" w:author="Eric Boisvert" w:date="2016-03-06T11:05:00Z"/>
          <w:lang w:val="en-CA"/>
        </w:rPr>
      </w:pPr>
      <w:commentRangeStart w:id="1520"/>
      <w:del w:id="1521" w:author="Eric Boisvert" w:date="2016-03-06T11:05:00Z">
        <w:r w:rsidDel="009F2680">
          <w:rPr>
            <w:lang w:val="en-CA"/>
          </w:rPr>
          <w:delText>There are situation</w:delText>
        </w:r>
      </w:del>
      <w:ins w:id="1522" w:author="Ollie Raymond" w:date="2016-02-12T12:45:00Z">
        <w:del w:id="1523" w:author="Eric Boisvert" w:date="2016-03-06T11:05:00Z">
          <w:r w:rsidR="00704C86" w:rsidDel="009F2680">
            <w:rPr>
              <w:lang w:val="en-CA"/>
            </w:rPr>
            <w:delText>s</w:delText>
          </w:r>
        </w:del>
      </w:ins>
      <w:del w:id="1524"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25" w:author="Ollie Raymond" w:date="2016-02-12T12:46:00Z">
        <w:del w:id="1526" w:author="Eric Boisvert" w:date="2016-03-06T11:05:00Z">
          <w:r w:rsidR="00704C86" w:rsidDel="009F2680">
            <w:rPr>
              <w:lang w:val="en-CA"/>
            </w:rPr>
            <w:delText>For example,c</w:delText>
          </w:r>
        </w:del>
      </w:ins>
      <w:del w:id="1527"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28" w:author="Eric Boisvert" w:date="2016-03-06T11:05:00Z"/>
          <w:i/>
        </w:rPr>
      </w:pPr>
      <w:del w:id="1529"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30"/>
        <w:r w:rsidRPr="00D3219D" w:rsidDel="009F2680">
          <w:rPr>
            <w:b/>
            <w:i/>
            <w:rPrChange w:id="1531" w:author="Eric Boisvert" w:date="2016-01-04T12:08:00Z">
              <w:rPr>
                <w:i/>
              </w:rPr>
            </w:rPrChange>
          </w:rPr>
          <w:delText>absence</w:delText>
        </w:r>
        <w:r w:rsidRPr="009B64F8" w:rsidDel="009F2680">
          <w:rPr>
            <w:i/>
          </w:rPr>
          <w:delText xml:space="preserve"> of fossils</w:delText>
        </w:r>
        <w:commentRangeEnd w:id="1530"/>
        <w:r w:rsidR="009D3533" w:rsidDel="009F2680">
          <w:rPr>
            <w:rStyle w:val="CommentReference"/>
          </w:rPr>
          <w:commentReference w:id="1530"/>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32" w:author="Eric Boisvert" w:date="2016-03-06T11:05:00Z"/>
          <w:i/>
        </w:rPr>
      </w:pPr>
      <w:del w:id="153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520"/>
        <w:r w:rsidR="0020685A" w:rsidDel="009F2680">
          <w:rPr>
            <w:rStyle w:val="CommentReference"/>
          </w:rPr>
          <w:commentReference w:id="1520"/>
        </w:r>
      </w:del>
    </w:p>
    <w:p w14:paraId="7A619FAE" w14:textId="1473931C" w:rsidR="009C3567" w:rsidDel="009F2680" w:rsidRDefault="004E5F43" w:rsidP="004A5507">
      <w:pPr>
        <w:rPr>
          <w:del w:id="1534" w:author="Eric Boisvert" w:date="2016-03-06T11:05:00Z"/>
          <w:lang w:val="en-CA"/>
        </w:rPr>
      </w:pPr>
      <w:del w:id="1535" w:author="Eric Boisvert" w:date="2016-03-06T11:05:00Z">
        <w:r w:rsidDel="009F2680">
          <w:rPr>
            <w:lang w:val="en-CA"/>
          </w:rPr>
          <w:delText xml:space="preserve">Another example lies in </w:delText>
        </w:r>
      </w:del>
      <w:ins w:id="1536" w:author="Ollie Raymond" w:date="2016-02-12T12:46:00Z">
        <w:del w:id="1537" w:author="Eric Boisvert" w:date="2016-03-06T11:05:00Z">
          <w:r w:rsidR="00704C86" w:rsidDel="009F2680">
            <w:rPr>
              <w:lang w:val="en-CA"/>
            </w:rPr>
            <w:delText xml:space="preserve">the </w:delText>
          </w:r>
        </w:del>
      </w:ins>
      <w:del w:id="1538"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39" w:author="Ollie Raymond" w:date="2016-02-12T12:46:00Z">
        <w:del w:id="1540" w:author="Eric Boisvert" w:date="2016-03-06T11:05:00Z">
          <w:r w:rsidR="00704C86" w:rsidDel="009F2680">
            <w:rPr>
              <w:lang w:val="en-CA"/>
            </w:rPr>
            <w:delText xml:space="preserve">the </w:delText>
          </w:r>
        </w:del>
      </w:ins>
      <w:del w:id="1541"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42" w:author="Ollie Raymond" w:date="2016-02-12T12:46:00Z">
        <w:del w:id="1543" w:author="Eric Boisvert" w:date="2016-03-06T11:05:00Z">
          <w:r w:rsidR="00704C86" w:rsidDel="009F2680">
            <w:rPr>
              <w:lang w:val="en-CA"/>
            </w:rPr>
            <w:delText>of metamorphism</w:delText>
          </w:r>
        </w:del>
      </w:ins>
      <w:del w:id="1544" w:author="Eric Boisvert" w:date="2016-03-06T11:05:00Z">
        <w:r w:rsidR="009D3533" w:rsidDel="009F2680">
          <w:rPr>
            <w:lang w:val="en-CA"/>
          </w:rPr>
          <w:delText xml:space="preserve"> (eg, kyanite for high pressure and low temperature).  </w:delText>
        </w:r>
        <w:commentRangeStart w:id="1545"/>
        <w:r w:rsidR="009D3533" w:rsidDel="009F2680">
          <w:rPr>
            <w:lang w:val="en-CA"/>
          </w:rPr>
          <w:delText>There is a</w:delText>
        </w:r>
      </w:del>
      <w:del w:id="1546" w:author="Eric Boisvert" w:date="2015-10-28T12:07:00Z">
        <w:r w:rsidR="009D3533" w:rsidDel="005A74B6">
          <w:rPr>
            <w:lang w:val="en-CA"/>
          </w:rPr>
          <w:delText xml:space="preserve">n obvious </w:delText>
        </w:r>
      </w:del>
      <w:del w:id="1547" w:author="Eric Boisvert" w:date="2016-03-06T11:05:00Z">
        <w:r w:rsidR="009D3533" w:rsidDel="009F2680">
          <w:rPr>
            <w:lang w:val="en-CA"/>
          </w:rPr>
          <w:delText>difference between reporting conf</w:delText>
        </w:r>
      </w:del>
      <w:del w:id="1548" w:author="Eric Boisvert" w:date="2015-10-27T17:07:00Z">
        <w:r w:rsidR="009D3533" w:rsidDel="00773E1B">
          <w:rPr>
            <w:lang w:val="en-CA"/>
          </w:rPr>
          <w:delText>o</w:delText>
        </w:r>
      </w:del>
      <w:del w:id="1549" w:author="Eric Boisvert" w:date="2016-03-06T11:05:00Z">
        <w:r w:rsidR="009D3533" w:rsidDel="009F2680">
          <w:rPr>
            <w:lang w:val="en-CA"/>
          </w:rPr>
          <w:delText>rmed absence of kyanite and the presence of kyanite i</w:delText>
        </w:r>
      </w:del>
      <w:del w:id="1550" w:author="Eric Boisvert" w:date="2016-01-04T12:09:00Z">
        <w:r w:rsidR="009D3533" w:rsidDel="00D3219D">
          <w:rPr>
            <w:lang w:val="en-CA"/>
          </w:rPr>
          <w:delText>f</w:delText>
        </w:r>
      </w:del>
      <w:del w:id="1551" w:author="Eric Boisvert" w:date="2016-03-06T11:05:00Z">
        <w:r w:rsidR="009D3533" w:rsidDel="009F2680">
          <w:rPr>
            <w:lang w:val="en-CA"/>
          </w:rPr>
          <w:delText xml:space="preserve"> not known.</w:delText>
        </w:r>
        <w:commentRangeEnd w:id="1545"/>
        <w:r w:rsidR="00864A36" w:rsidDel="009F2680">
          <w:rPr>
            <w:rStyle w:val="CommentReference"/>
          </w:rPr>
          <w:commentReference w:id="1545"/>
        </w:r>
      </w:del>
    </w:p>
    <w:p w14:paraId="0E37D61E" w14:textId="14586D57" w:rsidR="009D3533" w:rsidRDefault="003A580A">
      <w:pPr>
        <w:pStyle w:val="Heading3"/>
        <w:spacing w:after="240"/>
        <w:rPr>
          <w:ins w:id="1552" w:author="Eric Boisvert" w:date="2016-01-24T13:13:00Z"/>
          <w:lang w:val="en-CA"/>
        </w:rPr>
        <w:pPrChange w:id="1553" w:author="Eric Boisvert" w:date="2016-01-24T13:13:00Z">
          <w:pPr/>
        </w:pPrChange>
      </w:pPr>
      <w:bookmarkStart w:id="1554" w:name="_Toc445034187"/>
      <w:ins w:id="1555" w:author="Eric Boisvert" w:date="2016-01-24T13:13:00Z">
        <w:r>
          <w:rPr>
            <w:lang w:val="en-CA"/>
          </w:rPr>
          <w:t>Package shortcut</w:t>
        </w:r>
      </w:ins>
      <w:ins w:id="1556" w:author="Eric Boisvert" w:date="2016-02-27T12:19:00Z">
        <w:r w:rsidR="008B7992">
          <w:rPr>
            <w:lang w:val="en-CA"/>
          </w:rPr>
          <w:t>s</w:t>
        </w:r>
      </w:ins>
      <w:bookmarkEnd w:id="1554"/>
    </w:p>
    <w:p w14:paraId="7F65CCE8" w14:textId="31803EA0" w:rsidR="003A580A" w:rsidRDefault="003A580A" w:rsidP="004A5507">
      <w:pPr>
        <w:rPr>
          <w:ins w:id="1557" w:author="Eric Boisvert" w:date="2016-01-24T13:14:00Z"/>
          <w:lang w:val="en-CA"/>
        </w:rPr>
      </w:pPr>
      <w:ins w:id="1558" w:author="Eric Boisvert" w:date="2016-01-24T13:13:00Z">
        <w:r>
          <w:rPr>
            <w:lang w:val="en-CA"/>
          </w:rPr>
          <w:t>The following shortcut</w:t>
        </w:r>
      </w:ins>
      <w:ins w:id="1559" w:author="Eric Boisvert" w:date="2016-01-24T13:15:00Z">
        <w:r>
          <w:rPr>
            <w:lang w:val="en-CA"/>
          </w:rPr>
          <w:t>s</w:t>
        </w:r>
      </w:ins>
      <w:ins w:id="1560" w:author="Eric Boisvert" w:date="2016-01-24T13:13:00Z">
        <w:r>
          <w:rPr>
            <w:lang w:val="en-CA"/>
          </w:rPr>
          <w:t xml:space="preserve"> are used to </w:t>
        </w:r>
      </w:ins>
      <w:ins w:id="1561" w:author="Eric Boisvert" w:date="2016-01-24T13:14:00Z">
        <w:r>
          <w:rPr>
            <w:lang w:val="en-CA"/>
          </w:rPr>
          <w:t>refer to</w:t>
        </w:r>
      </w:ins>
      <w:ins w:id="1562" w:author="Eric Boisvert" w:date="2016-01-24T13:13:00Z">
        <w:r>
          <w:rPr>
            <w:lang w:val="en-CA"/>
          </w:rPr>
          <w:t xml:space="preserve"> </w:t>
        </w:r>
      </w:ins>
      <w:ins w:id="1563"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Change w:id="1564">
          <w:tblGrid>
            <w:gridCol w:w="1242"/>
            <w:gridCol w:w="7614"/>
          </w:tblGrid>
        </w:tblGridChange>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Change w:id="1565" w:author="Eric Boisvert" w:date="2016-03-28T12:42:00Z">
                  <w:rPr>
                    <w:b/>
                    <w:bCs/>
                    <w:lang w:val="en-CA"/>
                  </w:rPr>
                </w:rPrChange>
              </w:rPr>
            </w:pPr>
            <w:commentRangeStart w:id="1566"/>
            <w:r w:rsidRPr="00295FF9">
              <w:rPr>
                <w:b/>
                <w:bCs/>
                <w:lang w:val="en-CA"/>
                <w:rPrChange w:id="1567" w:author="Eric Boisvert" w:date="2016-03-28T12:42:00Z">
                  <w:rPr>
                    <w:b/>
                    <w:bCs/>
                    <w:lang w:val="en-CA"/>
                  </w:rPr>
                </w:rPrChange>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Change w:id="1568" w:author="Eric Boisvert" w:date="2016-03-28T12:42:00Z">
                  <w:rPr>
                    <w:b/>
                    <w:bCs/>
                    <w:lang w:val="en-CA"/>
                  </w:rPr>
                </w:rPrChange>
              </w:rPr>
            </w:pPr>
            <w:r w:rsidRPr="00295FF9">
              <w:rPr>
                <w:b/>
                <w:bCs/>
                <w:lang w:val="en-CA"/>
                <w:rPrChange w:id="1569" w:author="Eric Boisvert" w:date="2016-03-28T12:42:00Z">
                  <w:rPr>
                    <w:b/>
                    <w:bCs/>
                    <w:lang w:val="en-CA"/>
                  </w:rPr>
                </w:rPrChange>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66"/>
            <w:r w:rsidR="007E67EB">
              <w:rPr>
                <w:rStyle w:val="CommentReference"/>
              </w:rPr>
              <w:commentReference w:id="1566"/>
            </w:r>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70"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70"/>
    </w:p>
    <w:p w14:paraId="563904A3" w14:textId="77777777" w:rsidR="006A7DD0" w:rsidRPr="009F4AF5" w:rsidRDefault="006A7DD0">
      <w:pPr>
        <w:rPr>
          <w:color w:val="000000"/>
          <w:lang w:val="en-CA"/>
        </w:rPr>
      </w:pPr>
    </w:p>
    <w:p w14:paraId="0AF76069" w14:textId="63165F1E" w:rsidR="009A7B37" w:rsidRPr="009F4AF5" w:rsidRDefault="00A6445A">
      <w:pPr>
        <w:rPr>
          <w:ins w:id="1571" w:author="Eric Boisvert" w:date="2016-01-04T09:44:00Z"/>
          <w:color w:val="000000"/>
          <w:lang w:val="en-CA"/>
          <w:rPrChange w:id="1572" w:author="Ollie Raymond" w:date="2016-02-12T12:48:00Z">
            <w:rPr>
              <w:ins w:id="1573" w:author="Eric Boisvert" w:date="2016-01-04T09:44:00Z"/>
              <w:color w:val="FF0000"/>
              <w:lang w:val="en-CA"/>
            </w:rPr>
          </w:rPrChange>
        </w:rPr>
      </w:pPr>
      <w:r w:rsidRPr="009F4AF5">
        <w:rPr>
          <w:color w:val="000000"/>
          <w:lang w:val="en-CA"/>
          <w:rPrChange w:id="1574" w:author="Ollie Raymond" w:date="2016-02-12T12:48:00Z">
            <w:rPr>
              <w:color w:val="FF0000"/>
              <w:lang w:val="en-CA"/>
            </w:rPr>
          </w:rPrChange>
        </w:rPr>
        <w:t xml:space="preserve">This section </w:t>
      </w:r>
      <w:r w:rsidR="00BA6B31" w:rsidRPr="009F4AF5">
        <w:rPr>
          <w:color w:val="000000"/>
          <w:lang w:val="en-CA"/>
          <w:rPrChange w:id="1575" w:author="Ollie Raymond" w:date="2016-02-12T12:48:00Z">
            <w:rPr>
              <w:color w:val="FF0000"/>
              <w:lang w:val="en-CA"/>
            </w:rPr>
          </w:rPrChange>
        </w:rPr>
        <w:t xml:space="preserve">presents requirements </w:t>
      </w:r>
      <w:del w:id="1576" w:author="Ollie Raymond" w:date="2016-02-12T12:48:00Z">
        <w:r w:rsidR="00BA6B31" w:rsidRPr="009F4AF5" w:rsidDel="00704C86">
          <w:rPr>
            <w:color w:val="000000"/>
            <w:lang w:val="en-CA"/>
            <w:rPrChange w:id="1577" w:author="Ollie Raymond" w:date="2016-02-12T12:48:00Z">
              <w:rPr>
                <w:color w:val="FF0000"/>
                <w:lang w:val="en-CA"/>
              </w:rPr>
            </w:rPrChange>
          </w:rPr>
          <w:delText xml:space="preserve">that </w:delText>
        </w:r>
      </w:del>
      <w:ins w:id="1578" w:author="Ollie Raymond" w:date="2016-02-12T12:48:00Z">
        <w:r w:rsidR="00704C86" w:rsidRPr="009F4AF5">
          <w:rPr>
            <w:color w:val="000000"/>
            <w:lang w:val="en-CA"/>
            <w:rPrChange w:id="1579" w:author="Ollie Raymond" w:date="2016-02-12T12:48:00Z">
              <w:rPr>
                <w:color w:val="FF0000"/>
                <w:lang w:val="en-CA"/>
              </w:rPr>
            </w:rPrChange>
          </w:rPr>
          <w:t xml:space="preserve">to which </w:t>
        </w:r>
      </w:ins>
      <w:r w:rsidR="00BA6B31" w:rsidRPr="009F4AF5">
        <w:rPr>
          <w:color w:val="000000"/>
          <w:lang w:val="en-CA"/>
          <w:rPrChange w:id="1580" w:author="Ollie Raymond" w:date="2016-02-12T12:48:00Z">
            <w:rPr>
              <w:color w:val="FF0000"/>
              <w:lang w:val="en-CA"/>
            </w:rPr>
          </w:rPrChange>
        </w:rPr>
        <w:t xml:space="preserve">all targets must conform </w:t>
      </w:r>
      <w:del w:id="1581" w:author="Ollie Raymond" w:date="2016-02-12T12:48:00Z">
        <w:r w:rsidR="00BA6B31" w:rsidRPr="009F4AF5" w:rsidDel="00704C86">
          <w:rPr>
            <w:color w:val="000000"/>
            <w:lang w:val="en-CA"/>
            <w:rPrChange w:id="1582" w:author="Ollie Raymond" w:date="2016-02-12T12:48:00Z">
              <w:rPr>
                <w:color w:val="FF0000"/>
                <w:lang w:val="en-CA"/>
              </w:rPr>
            </w:rPrChange>
          </w:rPr>
          <w:delText xml:space="preserve">to </w:delText>
        </w:r>
      </w:del>
      <w:r w:rsidR="006A7DD0" w:rsidRPr="009F4AF5">
        <w:rPr>
          <w:color w:val="000000"/>
          <w:lang w:val="en-CA"/>
          <w:rPrChange w:id="1583" w:author="Ollie Raymond" w:date="2016-02-12T12:48:00Z">
            <w:rPr>
              <w:color w:val="FF0000"/>
              <w:lang w:val="en-CA"/>
            </w:rPr>
          </w:rPrChange>
        </w:rPr>
        <w:t xml:space="preserve">in to order to </w:t>
      </w:r>
      <w:r w:rsidR="00BA6B31" w:rsidRPr="009F4AF5">
        <w:rPr>
          <w:color w:val="000000"/>
          <w:lang w:val="en-CA"/>
          <w:rPrChange w:id="1584"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85" w:name="_Toc445034189"/>
      <w:commentRangeStart w:id="1586"/>
      <w:r w:rsidRPr="00D12552">
        <w:rPr>
          <w:lang w:val="en-CA"/>
        </w:rPr>
        <w:t>Naming of entities</w:t>
      </w:r>
      <w:commentRangeEnd w:id="1586"/>
      <w:r w:rsidR="00FA21EA">
        <w:rPr>
          <w:rStyle w:val="CommentReference"/>
          <w:rFonts w:cs="Times New Roman"/>
          <w:b w:val="0"/>
          <w:bCs w:val="0"/>
        </w:rPr>
        <w:commentReference w:id="1586"/>
      </w:r>
      <w:bookmarkEnd w:id="158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87"/>
            <w:del w:id="1588" w:author="Eric Boisvert" w:date="2015-10-29T04:08:00Z">
              <w:r w:rsidRPr="00D12552" w:rsidDel="00FA21EA">
                <w:rPr>
                  <w:rStyle w:val="reqtext"/>
                  <w:lang w:val="en-CA"/>
                </w:rPr>
                <w:delText xml:space="preserve">classifier </w:delText>
              </w:r>
            </w:del>
            <w:ins w:id="1589" w:author="Eric Boisvert" w:date="2015-10-29T04:10:00Z">
              <w:r w:rsidR="00FA21EA">
                <w:rPr>
                  <w:rStyle w:val="reqtext"/>
                  <w:lang w:val="en-CA"/>
                </w:rPr>
                <w:t>entity</w:t>
              </w:r>
            </w:ins>
            <w:ins w:id="1590" w:author="Eric Boisvert" w:date="2015-10-29T04:08:00Z">
              <w:r w:rsidR="00FA21EA" w:rsidRPr="00D12552">
                <w:rPr>
                  <w:rStyle w:val="reqtext"/>
                  <w:lang w:val="en-CA"/>
                </w:rPr>
                <w:t xml:space="preserve"> </w:t>
              </w:r>
              <w:commentRangeEnd w:id="1587"/>
              <w:r w:rsidR="00FA21EA">
                <w:rPr>
                  <w:rStyle w:val="CommentReference"/>
                  <w:rFonts w:ascii="Times New Roman" w:eastAsia="Times New Roman" w:hAnsi="Times New Roman"/>
                  <w:lang w:val="en-US" w:eastAsia="en-US"/>
                </w:rPr>
                <w:commentReference w:id="1587"/>
              </w:r>
            </w:ins>
            <w:del w:id="1591" w:author="Eric Boisvert" w:date="2015-10-29T04:07:00Z">
              <w:r w:rsidRPr="00D12552" w:rsidDel="00FA21EA">
                <w:rPr>
                  <w:rStyle w:val="reqtext"/>
                  <w:lang w:val="en-CA"/>
                </w:rPr>
                <w:delText xml:space="preserve">shall </w:delText>
              </w:r>
            </w:del>
            <w:ins w:id="159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93" w:author="Ollie Raymond" w:date="2016-02-12T12:49:00Z">
            <w:rPr>
              <w:color w:val="FF0000"/>
              <w:lang w:val="en-CA"/>
            </w:rPr>
          </w:rPrChange>
        </w:rPr>
      </w:pPr>
    </w:p>
    <w:p w14:paraId="2C0BE7B8" w14:textId="0E76E5F7" w:rsidR="004635D8" w:rsidRPr="009F4AF5" w:rsidRDefault="004635D8" w:rsidP="00DB1F99">
      <w:pPr>
        <w:rPr>
          <w:color w:val="000000"/>
          <w:lang w:val="en-CA"/>
          <w:rPrChange w:id="1594" w:author="Ollie Raymond" w:date="2016-02-12T12:49:00Z">
            <w:rPr>
              <w:color w:val="FF0000"/>
              <w:lang w:val="en-CA"/>
            </w:rPr>
          </w:rPrChange>
        </w:rPr>
      </w:pPr>
      <w:r w:rsidRPr="009F4AF5">
        <w:rPr>
          <w:color w:val="000000"/>
          <w:lang w:val="en-CA"/>
          <w:rPrChange w:id="1595" w:author="Ollie Raymond" w:date="2016-02-12T12:49:00Z">
            <w:rPr>
              <w:color w:val="FF0000"/>
              <w:lang w:val="en-CA"/>
            </w:rPr>
          </w:rPrChange>
        </w:rPr>
        <w:t>If a</w:t>
      </w:r>
      <w:r w:rsidR="00641AE8" w:rsidRPr="009F4AF5">
        <w:rPr>
          <w:color w:val="000000"/>
          <w:lang w:val="en-CA"/>
          <w:rPrChange w:id="1596" w:author="Ollie Raymond" w:date="2016-02-12T12:49:00Z">
            <w:rPr>
              <w:color w:val="FF0000"/>
              <w:lang w:val="en-CA"/>
            </w:rPr>
          </w:rPrChange>
        </w:rPr>
        <w:t xml:space="preserve"> target implementation is capable of encoding </w:t>
      </w:r>
      <w:ins w:id="1597" w:author="Eric Boisvert" w:date="2016-03-06T11:05:00Z">
        <w:r w:rsidR="001E3746">
          <w:rPr>
            <w:color w:val="000000"/>
            <w:lang w:val="en-CA"/>
          </w:rPr>
          <w:t>all th</w:t>
        </w:r>
        <w:r w:rsidR="009F2680">
          <w:rPr>
            <w:color w:val="000000"/>
            <w:lang w:val="en-CA"/>
          </w:rPr>
          <w:t xml:space="preserve">e artefacts (classes and properties) using the same </w:t>
        </w:r>
      </w:ins>
      <w:del w:id="1598" w:author="Eric Boisvert" w:date="2016-03-06T11:06:00Z">
        <w:r w:rsidR="00641AE8" w:rsidRPr="009F4AF5" w:rsidDel="009F2680">
          <w:rPr>
            <w:color w:val="000000"/>
            <w:lang w:val="en-CA"/>
            <w:rPrChange w:id="1599" w:author="Ollie Raymond" w:date="2016-02-12T12:49:00Z">
              <w:rPr>
                <w:color w:val="FF0000"/>
                <w:lang w:val="en-CA"/>
              </w:rPr>
            </w:rPrChange>
          </w:rPr>
          <w:delText xml:space="preserve">all the </w:delText>
        </w:r>
      </w:del>
      <w:r w:rsidR="00641AE8" w:rsidRPr="009F4AF5">
        <w:rPr>
          <w:color w:val="000000"/>
          <w:lang w:val="en-CA"/>
          <w:rPrChange w:id="1600" w:author="Ollie Raymond" w:date="2016-02-12T12:49:00Z">
            <w:rPr>
              <w:color w:val="FF0000"/>
              <w:lang w:val="en-CA"/>
            </w:rPr>
          </w:rPrChange>
        </w:rPr>
        <w:t>names used in UML</w:t>
      </w:r>
      <w:r w:rsidRPr="009F4AF5">
        <w:rPr>
          <w:color w:val="000000"/>
          <w:lang w:val="en-CA"/>
          <w:rPrChange w:id="1601" w:author="Ollie Raymond" w:date="2016-02-12T12:49:00Z">
            <w:rPr>
              <w:color w:val="FF0000"/>
              <w:lang w:val="en-CA"/>
            </w:rPr>
          </w:rPrChange>
        </w:rPr>
        <w:t xml:space="preserve">, </w:t>
      </w:r>
      <w:r w:rsidR="00641AE8" w:rsidRPr="009F4AF5">
        <w:rPr>
          <w:color w:val="000000"/>
          <w:lang w:val="en-CA"/>
          <w:rPrChange w:id="1602" w:author="Ollie Raymond" w:date="2016-02-12T12:49:00Z">
            <w:rPr>
              <w:color w:val="FF0000"/>
              <w:lang w:val="en-CA"/>
            </w:rPr>
          </w:rPrChange>
        </w:rPr>
        <w:t>it shall do so</w:t>
      </w:r>
      <w:r w:rsidRPr="009F4AF5">
        <w:rPr>
          <w:color w:val="000000"/>
          <w:lang w:val="en-CA"/>
          <w:rPrChange w:id="1603" w:author="Ollie Raymond" w:date="2016-02-12T12:49:00Z">
            <w:rPr>
              <w:color w:val="FF0000"/>
              <w:lang w:val="en-CA"/>
            </w:rPr>
          </w:rPrChange>
        </w:rPr>
        <w:t>.  Some target i</w:t>
      </w:r>
      <w:r w:rsidR="00BA6B31" w:rsidRPr="009F4AF5">
        <w:rPr>
          <w:color w:val="000000"/>
          <w:lang w:val="en-CA"/>
          <w:rPrChange w:id="1604" w:author="Ollie Raymond" w:date="2016-02-12T12:49:00Z">
            <w:rPr>
              <w:color w:val="FF0000"/>
              <w:lang w:val="en-CA"/>
            </w:rPr>
          </w:rPrChange>
        </w:rPr>
        <w:t>mplementation</w:t>
      </w:r>
      <w:ins w:id="1605" w:author="Eric Boisvert" w:date="2015-10-29T04:09:00Z">
        <w:r w:rsidR="00FA21EA" w:rsidRPr="009F4AF5">
          <w:rPr>
            <w:color w:val="000000"/>
            <w:lang w:val="en-CA"/>
            <w:rPrChange w:id="1606" w:author="Ollie Raymond" w:date="2016-02-12T12:49:00Z">
              <w:rPr>
                <w:color w:val="FF0000"/>
                <w:lang w:val="en-CA"/>
              </w:rPr>
            </w:rPrChange>
          </w:rPr>
          <w:t>s</w:t>
        </w:r>
      </w:ins>
      <w:r w:rsidR="00BA6B31" w:rsidRPr="009F4AF5">
        <w:rPr>
          <w:color w:val="000000"/>
          <w:lang w:val="en-CA"/>
          <w:rPrChange w:id="1607" w:author="Ollie Raymond" w:date="2016-02-12T12:49:00Z">
            <w:rPr>
              <w:color w:val="FF0000"/>
              <w:lang w:val="en-CA"/>
            </w:rPr>
          </w:rPrChange>
        </w:rPr>
        <w:t xml:space="preserve"> might prevent it; </w:t>
      </w:r>
      <w:r w:rsidRPr="009F4AF5">
        <w:rPr>
          <w:color w:val="000000"/>
          <w:lang w:val="en-CA"/>
          <w:rPrChange w:id="1608" w:author="Ollie Raymond" w:date="2016-02-12T12:49:00Z">
            <w:rPr>
              <w:color w:val="FF0000"/>
              <w:lang w:val="en-CA"/>
            </w:rPr>
          </w:rPrChange>
        </w:rPr>
        <w:t xml:space="preserve">for example, </w:t>
      </w:r>
      <w:del w:id="1609" w:author="Eric Boisvert" w:date="2016-03-06T11:06:00Z">
        <w:r w:rsidRPr="009F4AF5" w:rsidDel="009F2680">
          <w:rPr>
            <w:color w:val="000000"/>
            <w:lang w:val="en-CA"/>
            <w:rPrChange w:id="1610" w:author="Ollie Raymond" w:date="2016-02-12T12:49:00Z">
              <w:rPr>
                <w:color w:val="FF0000"/>
                <w:lang w:val="en-CA"/>
              </w:rPr>
            </w:rPrChange>
          </w:rPr>
          <w:delText xml:space="preserve">DBF </w:delText>
        </w:r>
      </w:del>
      <w:ins w:id="1611" w:author="Eric Boisvert" w:date="2016-03-06T11:06:00Z">
        <w:r w:rsidR="009F2680">
          <w:rPr>
            <w:color w:val="000000"/>
            <w:lang w:val="en-CA"/>
          </w:rPr>
          <w:t>dBase (DBF files)</w:t>
        </w:r>
        <w:r w:rsidR="009F2680" w:rsidRPr="009F4AF5">
          <w:rPr>
            <w:color w:val="000000"/>
            <w:lang w:val="en-CA"/>
            <w:rPrChange w:id="1612" w:author="Ollie Raymond" w:date="2016-02-12T12:49:00Z">
              <w:rPr>
                <w:color w:val="FF0000"/>
                <w:lang w:val="en-CA"/>
              </w:rPr>
            </w:rPrChange>
          </w:rPr>
          <w:t xml:space="preserve"> </w:t>
        </w:r>
      </w:ins>
      <w:r w:rsidRPr="009F4AF5">
        <w:rPr>
          <w:color w:val="000000"/>
          <w:lang w:val="en-CA"/>
          <w:rPrChange w:id="1613" w:author="Ollie Raymond" w:date="2016-02-12T12:49:00Z">
            <w:rPr>
              <w:color w:val="FF0000"/>
              <w:lang w:val="en-CA"/>
            </w:rPr>
          </w:rPrChange>
        </w:rPr>
        <w:t xml:space="preserve">column names </w:t>
      </w:r>
      <w:r w:rsidR="00BA6B31" w:rsidRPr="009F4AF5">
        <w:rPr>
          <w:color w:val="000000"/>
          <w:lang w:val="en-CA"/>
          <w:rPrChange w:id="1614" w:author="Ollie Raymond" w:date="2016-02-12T12:49:00Z">
            <w:rPr>
              <w:color w:val="FF0000"/>
              <w:lang w:val="en-CA"/>
            </w:rPr>
          </w:rPrChange>
        </w:rPr>
        <w:t>are restricted to 10 characters</w:t>
      </w:r>
      <w:r w:rsidRPr="009F4AF5">
        <w:rPr>
          <w:color w:val="000000"/>
          <w:lang w:val="en-CA"/>
          <w:rPrChange w:id="1615"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16" w:author="Ollie Raymond" w:date="2016-02-12T12:49:00Z">
            <w:rPr>
              <w:color w:val="FF0000"/>
              <w:lang w:val="en-CA"/>
            </w:rPr>
          </w:rPrChange>
        </w:rPr>
        <w:t>s</w:t>
      </w:r>
      <w:r w:rsidRPr="009F4AF5">
        <w:rPr>
          <w:color w:val="000000"/>
          <w:lang w:val="en-CA"/>
          <w:rPrChange w:id="1617"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618" w:name="_Toc445034190"/>
      <w:r w:rsidRPr="00D12552">
        <w:rPr>
          <w:lang w:val="en-CA"/>
        </w:rPr>
        <w:t>Cardinality</w:t>
      </w:r>
      <w:bookmarkEnd w:id="161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619" w:author="Eric Boisvert" w:date="2015-10-29T04:28:00Z">
              <w:r>
                <w:rPr>
                  <w:rStyle w:val="reqtext"/>
                  <w:lang w:val="en-CA"/>
                </w:rPr>
                <w:t xml:space="preserve">If the </w:t>
              </w:r>
            </w:ins>
            <w:ins w:id="1620" w:author="Ollie Raymond" w:date="2016-02-12T12:49:00Z">
              <w:r w:rsidR="00704C86">
                <w:rPr>
                  <w:rStyle w:val="reqtext"/>
                  <w:lang w:val="en-CA"/>
                </w:rPr>
                <w:t>t</w:t>
              </w:r>
            </w:ins>
            <w:del w:id="1621"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22" w:author="Eric Boisvert" w:date="2015-10-29T04:28:00Z">
              <w:r>
                <w:rPr>
                  <w:rStyle w:val="reqtext"/>
                  <w:lang w:val="en-CA"/>
                </w:rPr>
                <w:t xml:space="preserve"> allows it, it</w:t>
              </w:r>
            </w:ins>
            <w:r w:rsidR="00641AE8" w:rsidRPr="00D12552">
              <w:rPr>
                <w:rStyle w:val="reqtext"/>
                <w:lang w:val="en-CA"/>
              </w:rPr>
              <w:t xml:space="preserve"> </w:t>
            </w:r>
            <w:del w:id="1623" w:author="Eric Boisvert" w:date="2015-10-29T04:27:00Z">
              <w:r w:rsidR="00641AE8" w:rsidRPr="00D12552" w:rsidDel="001571AE">
                <w:rPr>
                  <w:rStyle w:val="reqtext"/>
                  <w:lang w:val="en-CA"/>
                </w:rPr>
                <w:delText xml:space="preserve">shall </w:delText>
              </w:r>
            </w:del>
            <w:ins w:id="1624" w:author="Eric Boisvert" w:date="2015-10-29T04:27:00Z">
              <w:r w:rsidR="001571AE">
                <w:rPr>
                  <w:rStyle w:val="reqtext"/>
                  <w:lang w:val="en-CA"/>
                </w:rPr>
                <w:t>SHALL</w:t>
              </w:r>
              <w:r w:rsidR="001571AE" w:rsidRPr="00D12552">
                <w:rPr>
                  <w:rStyle w:val="reqtext"/>
                  <w:lang w:val="en-CA"/>
                </w:rPr>
                <w:t xml:space="preserve"> </w:t>
              </w:r>
            </w:ins>
            <w:del w:id="1625" w:author="Eric Boisvert" w:date="2015-10-29T04:26:00Z">
              <w:r w:rsidR="00641AE8" w:rsidRPr="00D12552" w:rsidDel="001571AE">
                <w:rPr>
                  <w:rStyle w:val="reqtext"/>
                  <w:lang w:val="en-CA"/>
                </w:rPr>
                <w:delText xml:space="preserve">constrain </w:delText>
              </w:r>
            </w:del>
            <w:ins w:id="162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27" w:author="Eric Boisvert" w:date="2015-10-29T04:26:00Z">
              <w:r w:rsidR="001571AE">
                <w:rPr>
                  <w:rStyle w:val="reqtext"/>
                  <w:lang w:val="en-CA"/>
                </w:rPr>
                <w:t>s</w:t>
              </w:r>
            </w:ins>
            <w:r w:rsidR="00641AE8" w:rsidRPr="00D12552">
              <w:rPr>
                <w:rStyle w:val="reqtext"/>
                <w:lang w:val="en-CA"/>
              </w:rPr>
              <w:t xml:space="preserve"> </w:t>
            </w:r>
            <w:ins w:id="1628" w:author="Eric Boisvert" w:date="2015-10-29T04:26:00Z">
              <w:r w:rsidR="001571AE">
                <w:rPr>
                  <w:rStyle w:val="reqtext"/>
                  <w:lang w:val="en-CA"/>
                </w:rPr>
                <w:t xml:space="preserve">as defined in the </w:t>
              </w:r>
            </w:ins>
            <w:del w:id="162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630" w:author="Eric Boisvert" w:date="2015-10-29T04:29:00Z"/>
          <w:color w:val="000000"/>
          <w:lang w:val="en-CA"/>
        </w:rPr>
      </w:pPr>
    </w:p>
    <w:p w14:paraId="7C3E2A57" w14:textId="1823F8A8" w:rsidR="00946727" w:rsidRPr="009F4AF5" w:rsidDel="00FB508F" w:rsidRDefault="00946727" w:rsidP="00FB508F">
      <w:pPr>
        <w:rPr>
          <w:del w:id="1631" w:author="Eric Boisvert" w:date="2016-01-04T12:14:00Z"/>
          <w:color w:val="000000"/>
          <w:lang w:val="en-CA"/>
          <w:rPrChange w:id="1632" w:author="Ollie Raymond" w:date="2016-02-12T12:54:00Z">
            <w:rPr>
              <w:del w:id="1633" w:author="Eric Boisvert" w:date="2016-01-04T12:14:00Z"/>
              <w:color w:val="FF0000"/>
              <w:lang w:val="en-CA"/>
            </w:rPr>
          </w:rPrChange>
        </w:rPr>
      </w:pPr>
      <w:ins w:id="1634" w:author="Eric Boisvert" w:date="2015-10-29T04:29:00Z">
        <w:r w:rsidRPr="009F4AF5">
          <w:rPr>
            <w:color w:val="000000"/>
            <w:lang w:val="en-CA"/>
            <w:rPrChange w:id="1635" w:author="Ollie Raymond" w:date="2016-02-12T12:54:00Z">
              <w:rPr>
                <w:color w:val="FF0000"/>
                <w:lang w:val="en-CA"/>
              </w:rPr>
            </w:rPrChange>
          </w:rPr>
          <w:t>Cardinality shall be the same as defined in UML model.</w:t>
        </w:r>
      </w:ins>
      <w:ins w:id="1636" w:author="Eric Boisvert" w:date="2016-01-04T12:11:00Z">
        <w:r w:rsidR="00ED5267" w:rsidRPr="009F4AF5">
          <w:rPr>
            <w:color w:val="000000"/>
            <w:lang w:val="en-CA"/>
            <w:rPrChange w:id="1637"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38" w:author="Eric Boisvert" w:date="2016-01-04T12:11:00Z">
        <w:r w:rsidR="00ED5267" w:rsidRPr="009F4AF5">
          <w:rPr>
            <w:color w:val="000000"/>
            <w:lang w:val="en-CA"/>
            <w:rPrChange w:id="1639" w:author="Ollie Raymond" w:date="2016-02-12T12:54:00Z">
              <w:rPr>
                <w:color w:val="FF0000"/>
                <w:lang w:val="en-CA"/>
              </w:rPr>
            </w:rPrChange>
          </w:rPr>
          <w:t xml:space="preserve"> the upper bound</w:t>
        </w:r>
      </w:ins>
      <w:r w:rsidR="00B12ECA" w:rsidRPr="009F4AF5">
        <w:rPr>
          <w:color w:val="000000"/>
          <w:lang w:val="en-CA"/>
        </w:rPr>
        <w:t>s of cardinality</w:t>
      </w:r>
      <w:ins w:id="1640" w:author="Eric Boisvert" w:date="2016-01-04T12:11:00Z">
        <w:r w:rsidR="00ED5267" w:rsidRPr="009F4AF5">
          <w:rPr>
            <w:color w:val="000000"/>
            <w:lang w:val="en-CA"/>
            <w:rPrChange w:id="1641" w:author="Ollie Raymond" w:date="2016-02-12T12:54:00Z">
              <w:rPr>
                <w:color w:val="FF0000"/>
                <w:lang w:val="en-CA"/>
              </w:rPr>
            </w:rPrChange>
          </w:rPr>
          <w:t xml:space="preserve">: </w:t>
        </w:r>
      </w:ins>
      <w:ins w:id="1642" w:author="Eric Boisvert" w:date="2016-01-04T12:13:00Z">
        <w:r w:rsidR="00ED5267" w:rsidRPr="009F4AF5">
          <w:rPr>
            <w:color w:val="000000"/>
            <w:lang w:val="en-CA"/>
            <w:rPrChange w:id="1643" w:author="Ollie Raymond" w:date="2016-02-12T12:54:00Z">
              <w:rPr>
                <w:color w:val="FF0000"/>
                <w:lang w:val="en-CA"/>
              </w:rPr>
            </w:rPrChange>
          </w:rPr>
          <w:t>“1”</w:t>
        </w:r>
      </w:ins>
      <w:ins w:id="1644" w:author="Eric Boisvert" w:date="2016-01-04T12:11:00Z">
        <w:r w:rsidR="00ED5267" w:rsidRPr="009F4AF5">
          <w:rPr>
            <w:color w:val="000000"/>
            <w:lang w:val="en-CA"/>
            <w:rPrChange w:id="1645" w:author="Ollie Raymond" w:date="2016-02-12T12:54:00Z">
              <w:rPr>
                <w:color w:val="FF0000"/>
                <w:lang w:val="en-CA"/>
              </w:rPr>
            </w:rPrChange>
          </w:rPr>
          <w:t xml:space="preserve"> or </w:t>
        </w:r>
      </w:ins>
      <w:ins w:id="1646" w:author="Eric Boisvert" w:date="2016-01-04T12:13:00Z">
        <w:r w:rsidR="00ED5267" w:rsidRPr="009F4AF5">
          <w:rPr>
            <w:color w:val="000000"/>
            <w:lang w:val="en-CA"/>
            <w:rPrChange w:id="1647" w:author="Ollie Raymond" w:date="2016-02-12T12:54:00Z">
              <w:rPr>
                <w:color w:val="FF0000"/>
                <w:lang w:val="en-CA"/>
              </w:rPr>
            </w:rPrChange>
          </w:rPr>
          <w:t>“</w:t>
        </w:r>
      </w:ins>
      <w:ins w:id="1648" w:author="Eric Boisvert" w:date="2016-01-04T12:11:00Z">
        <w:r w:rsidR="00ED5267" w:rsidRPr="009F4AF5">
          <w:rPr>
            <w:color w:val="000000"/>
            <w:lang w:val="en-CA"/>
            <w:rPrChange w:id="1649" w:author="Ollie Raymond" w:date="2016-02-12T12:54:00Z">
              <w:rPr>
                <w:color w:val="FF0000"/>
                <w:lang w:val="en-CA"/>
              </w:rPr>
            </w:rPrChange>
          </w:rPr>
          <w:t>many</w:t>
        </w:r>
      </w:ins>
      <w:ins w:id="1650" w:author="Eric Boisvert" w:date="2016-01-04T12:13:00Z">
        <w:r w:rsidR="00ED5267" w:rsidRPr="009F4AF5">
          <w:rPr>
            <w:color w:val="000000"/>
            <w:lang w:val="en-CA"/>
            <w:rPrChange w:id="1651" w:author="Ollie Raymond" w:date="2016-02-12T12:54:00Z">
              <w:rPr>
                <w:color w:val="FF0000"/>
                <w:lang w:val="en-CA"/>
              </w:rPr>
            </w:rPrChange>
          </w:rPr>
          <w:t>”</w:t>
        </w:r>
      </w:ins>
      <w:ins w:id="1652" w:author="Eric Boisvert" w:date="2016-01-04T12:11:00Z">
        <w:r w:rsidR="00ED5267" w:rsidRPr="009F4AF5">
          <w:rPr>
            <w:color w:val="000000"/>
            <w:lang w:val="en-CA"/>
            <w:rPrChange w:id="1653" w:author="Ollie Raymond" w:date="2016-02-12T12:54:00Z">
              <w:rPr>
                <w:color w:val="FF0000"/>
                <w:lang w:val="en-CA"/>
              </w:rPr>
            </w:rPrChange>
          </w:rPr>
          <w:t xml:space="preserve"> in almost all cases.</w:t>
        </w:r>
      </w:ins>
      <w:ins w:id="1654" w:author="Eric Boisvert" w:date="2016-01-04T12:13:00Z">
        <w:r w:rsidR="00ED5267" w:rsidRPr="009F4AF5">
          <w:rPr>
            <w:color w:val="000000"/>
            <w:lang w:val="en-CA"/>
            <w:rPrChange w:id="1655" w:author="Ollie Raymond" w:date="2016-02-12T12:54:00Z">
              <w:rPr>
                <w:color w:val="FF0000"/>
                <w:lang w:val="en-CA"/>
              </w:rPr>
            </w:rPrChange>
          </w:rPr>
          <w:t xml:space="preserve">  </w:t>
        </w:r>
      </w:ins>
      <w:r w:rsidR="00B12ECA" w:rsidRPr="009F4AF5">
        <w:rPr>
          <w:color w:val="000000"/>
          <w:lang w:val="en-CA"/>
        </w:rPr>
        <w:t>I</w:t>
      </w:r>
      <w:ins w:id="1656" w:author="Eric Boisvert" w:date="2016-01-04T12:13:00Z">
        <w:r w:rsidR="00ED5267" w:rsidRPr="009F4AF5">
          <w:rPr>
            <w:color w:val="000000"/>
            <w:lang w:val="en-CA"/>
            <w:rPrChange w:id="1657" w:author="Ollie Raymond" w:date="2016-02-12T12:54:00Z">
              <w:rPr>
                <w:color w:val="FF0000"/>
                <w:lang w:val="en-CA"/>
              </w:rPr>
            </w:rPrChange>
          </w:rPr>
          <w:t>f the UML</w:t>
        </w:r>
      </w:ins>
      <w:r w:rsidR="00B12ECA" w:rsidRPr="009F4AF5">
        <w:rPr>
          <w:color w:val="000000"/>
          <w:lang w:val="en-CA"/>
        </w:rPr>
        <w:t xml:space="preserve"> model</w:t>
      </w:r>
      <w:ins w:id="1658" w:author="Eric Boisvert" w:date="2016-01-04T12:13:00Z">
        <w:r w:rsidR="00ED5267" w:rsidRPr="009F4AF5">
          <w:rPr>
            <w:color w:val="000000"/>
            <w:lang w:val="en-CA"/>
            <w:rPrChange w:id="1659" w:author="Ollie Raymond" w:date="2016-02-12T12:54:00Z">
              <w:rPr>
                <w:color w:val="FF0000"/>
                <w:lang w:val="en-CA"/>
              </w:rPr>
            </w:rPrChange>
          </w:rPr>
          <w:t xml:space="preserve"> limits a property</w:t>
        </w:r>
      </w:ins>
      <w:r w:rsidR="00B12ECA" w:rsidRPr="009F4AF5">
        <w:rPr>
          <w:color w:val="000000"/>
          <w:lang w:val="en-CA"/>
        </w:rPr>
        <w:t>’s maximum cardinality</w:t>
      </w:r>
      <w:ins w:id="1660" w:author="Eric Boisvert" w:date="2016-01-04T12:13:00Z">
        <w:r w:rsidR="00ED5267" w:rsidRPr="009F4AF5">
          <w:rPr>
            <w:color w:val="000000"/>
            <w:lang w:val="en-CA"/>
            <w:rPrChange w:id="1661" w:author="Ollie Raymond" w:date="2016-02-12T12:54:00Z">
              <w:rPr>
                <w:color w:val="FF0000"/>
                <w:lang w:val="en-CA"/>
              </w:rPr>
            </w:rPrChange>
          </w:rPr>
          <w:t xml:space="preserve"> to “1”, the</w:t>
        </w:r>
      </w:ins>
      <w:r w:rsidR="00B12ECA" w:rsidRPr="009F4AF5">
        <w:rPr>
          <w:color w:val="000000"/>
          <w:lang w:val="en-CA"/>
        </w:rPr>
        <w:t>n the</w:t>
      </w:r>
      <w:ins w:id="1662" w:author="Eric Boisvert" w:date="2016-01-04T12:13:00Z">
        <w:r w:rsidR="00ED5267" w:rsidRPr="009F4AF5">
          <w:rPr>
            <w:color w:val="000000"/>
            <w:lang w:val="en-CA"/>
            <w:rPrChange w:id="1663" w:author="Ollie Raymond" w:date="2016-02-12T12:54:00Z">
              <w:rPr>
                <w:color w:val="FF0000"/>
                <w:lang w:val="en-CA"/>
              </w:rPr>
            </w:rPrChange>
          </w:rPr>
          <w:t xml:space="preserve"> target implementation can</w:t>
        </w:r>
      </w:ins>
      <w:r w:rsidR="00B12ECA" w:rsidRPr="009F4AF5">
        <w:rPr>
          <w:color w:val="000000"/>
          <w:lang w:val="en-CA"/>
        </w:rPr>
        <w:t>no</w:t>
      </w:r>
      <w:ins w:id="1664" w:author="Eric Boisvert" w:date="2016-01-04T12:13:00Z">
        <w:r w:rsidR="00ED5267" w:rsidRPr="009F4AF5">
          <w:rPr>
            <w:color w:val="000000"/>
            <w:lang w:val="en-CA"/>
            <w:rPrChange w:id="1665" w:author="Ollie Raymond" w:date="2016-02-12T12:54:00Z">
              <w:rPr>
                <w:color w:val="FF0000"/>
                <w:lang w:val="en-CA"/>
              </w:rPr>
            </w:rPrChange>
          </w:rPr>
          <w:t>t be “many</w:t>
        </w:r>
      </w:ins>
      <w:ins w:id="1666" w:author="Eric Boisvert" w:date="2016-01-04T12:14:00Z">
        <w:r w:rsidR="00ED5267" w:rsidRPr="009F4AF5">
          <w:rPr>
            <w:color w:val="000000"/>
            <w:lang w:val="en-CA"/>
            <w:rPrChange w:id="1667" w:author="Ollie Raymond" w:date="2016-02-12T12:54:00Z">
              <w:rPr>
                <w:color w:val="FF0000"/>
                <w:lang w:val="en-CA"/>
              </w:rPr>
            </w:rPrChange>
          </w:rPr>
          <w:t>”.</w:t>
        </w:r>
      </w:ins>
    </w:p>
    <w:p w14:paraId="46D9A84E" w14:textId="77777777" w:rsidR="00FB508F" w:rsidRPr="009F4AF5" w:rsidRDefault="00FB508F" w:rsidP="00DB1F99">
      <w:pPr>
        <w:rPr>
          <w:ins w:id="1668" w:author="Ollie Raymond" w:date="2016-02-12T12:54:00Z"/>
          <w:color w:val="000000"/>
          <w:lang w:val="en-CA"/>
        </w:rPr>
      </w:pPr>
    </w:p>
    <w:p w14:paraId="4412BB3D" w14:textId="77777777" w:rsidR="00FB508F" w:rsidRPr="00D12552" w:rsidRDefault="00FB508F" w:rsidP="000B4F44">
      <w:pPr>
        <w:pStyle w:val="Heading3"/>
        <w:spacing w:after="240"/>
        <w:rPr>
          <w:ins w:id="1669" w:author="Ollie Raymond" w:date="2016-02-12T12:54:00Z"/>
          <w:lang w:val="en-CA"/>
        </w:rPr>
      </w:pPr>
      <w:bookmarkStart w:id="1670" w:name="_Toc445034191"/>
      <w:ins w:id="1671" w:author="Ollie Raymond" w:date="2016-02-12T12:54:00Z">
        <w:r>
          <w:rPr>
            <w:lang w:val="en-CA"/>
          </w:rPr>
          <w:lastRenderedPageBreak/>
          <w:t>Abstract classes</w:t>
        </w:r>
        <w:bookmarkEnd w:id="1670"/>
      </w:ins>
    </w:p>
    <w:p w14:paraId="67ABAA99" w14:textId="2DFC6A1F" w:rsidR="000F4D17" w:rsidDel="00FB508F" w:rsidRDefault="00641AE8" w:rsidP="00FB508F">
      <w:pPr>
        <w:rPr>
          <w:ins w:id="1672" w:author="Eric Boisvert" w:date="2015-10-29T04:46:00Z"/>
          <w:del w:id="1673" w:author="Ollie Raymond" w:date="2016-02-12T12:53:00Z"/>
          <w:lang w:val="en-CA"/>
        </w:rPr>
      </w:pPr>
      <w:del w:id="1674" w:author="Eric Boisvert" w:date="2015-10-29T04:46:00Z">
        <w:r w:rsidRPr="00FB508F" w:rsidDel="000F4D17">
          <w:rPr>
            <w:lang w:val="en-CA"/>
          </w:rPr>
          <w:delText>.</w:delText>
        </w:r>
      </w:del>
      <w:del w:id="1675" w:author="Eric Boisvert" w:date="2016-01-04T12:14:00Z">
        <w:r w:rsidRPr="00FB508F" w:rsidDel="00ED5267">
          <w:rPr>
            <w:lang w:val="en-CA"/>
          </w:rPr>
          <w:delText xml:space="preserve"> </w:delText>
        </w:r>
      </w:del>
      <w:ins w:id="1676" w:author="Eric Boisvert" w:date="2015-10-29T04:46:00Z">
        <w:del w:id="1677"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78" w:author="Eric Boisvert" w:date="2015-10-29T04:46:00Z"/>
          <w:del w:id="167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8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81" w:author="Eric Boisvert" w:date="2015-10-29T04:46:00Z"/>
                <w:rStyle w:val="requri"/>
                <w:lang w:val="en-CA"/>
              </w:rPr>
            </w:pPr>
            <w:ins w:id="168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1683" w:author="Eric Boisvert" w:date="2015-10-29T04:46:00Z"/>
                <w:rStyle w:val="reqtext"/>
                <w:lang w:val="en-CA"/>
              </w:rPr>
            </w:pPr>
            <w:ins w:id="1684" w:author="Eric Boisvert" w:date="2015-10-29T04:46:00Z">
              <w:r>
                <w:rPr>
                  <w:rStyle w:val="reqtext"/>
                  <w:lang w:val="en-CA"/>
                </w:rPr>
                <w:t xml:space="preserve">Abstract classes SHALL </w:t>
              </w:r>
            </w:ins>
            <w:ins w:id="1685" w:author="Eric Boisvert" w:date="2016-03-06T11:09:00Z">
              <w:r w:rsidR="009F2680">
                <w:rPr>
                  <w:rStyle w:val="reqtext"/>
                  <w:lang w:val="en-CA"/>
                </w:rPr>
                <w:t>NOT</w:t>
              </w:r>
            </w:ins>
            <w:ins w:id="1686"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1687" w:author="Eric Boisvert" w:date="2016-01-04T12:14:00Z"/>
          <w:color w:val="000000"/>
          <w:lang w:val="en-CA"/>
          <w:rPrChange w:id="1688" w:author="Ollie Raymond" w:date="2016-02-12T12:51:00Z">
            <w:rPr>
              <w:ins w:id="1689" w:author="Eric Boisvert" w:date="2016-01-04T12:14:00Z"/>
              <w:color w:val="FF0000"/>
              <w:lang w:val="en-CA"/>
            </w:rPr>
          </w:rPrChange>
        </w:rPr>
      </w:pPr>
    </w:p>
    <w:p w14:paraId="3177864D" w14:textId="5E5F40E5" w:rsidR="00ED5267" w:rsidRPr="009F4AF5" w:rsidRDefault="00396863" w:rsidP="000F4D17">
      <w:pPr>
        <w:rPr>
          <w:ins w:id="1690" w:author="Ollie Raymond" w:date="2016-02-12T12:54:00Z"/>
          <w:color w:val="000000"/>
          <w:lang w:val="en-CA"/>
        </w:rPr>
      </w:pPr>
      <w:ins w:id="1691" w:author="Eric Boisvert" w:date="2016-01-04T13:05:00Z">
        <w:r w:rsidRPr="009F4AF5">
          <w:rPr>
            <w:color w:val="000000"/>
            <w:lang w:val="en-CA"/>
            <w:rPrChange w:id="1692" w:author="Ollie Raymond" w:date="2016-02-12T12:51:00Z">
              <w:rPr>
                <w:color w:val="FF0000"/>
                <w:lang w:val="en-CA"/>
              </w:rPr>
            </w:rPrChange>
          </w:rPr>
          <w:t>Not all physical implementation</w:t>
        </w:r>
      </w:ins>
      <w:ins w:id="1693" w:author="Ollie Raymond" w:date="2016-02-12T12:50:00Z">
        <w:r w:rsidR="00704C86" w:rsidRPr="009F4AF5">
          <w:rPr>
            <w:color w:val="000000"/>
            <w:lang w:val="en-CA"/>
            <w:rPrChange w:id="1694" w:author="Ollie Raymond" w:date="2016-02-12T12:51:00Z">
              <w:rPr>
                <w:color w:val="FF0000"/>
                <w:lang w:val="en-CA"/>
              </w:rPr>
            </w:rPrChange>
          </w:rPr>
          <w:t>s</w:t>
        </w:r>
      </w:ins>
      <w:ins w:id="1695" w:author="Eric Boisvert" w:date="2016-01-04T13:05:00Z">
        <w:r w:rsidRPr="009F4AF5">
          <w:rPr>
            <w:color w:val="000000"/>
            <w:lang w:val="en-CA"/>
            <w:rPrChange w:id="1696" w:author="Ollie Raymond" w:date="2016-02-12T12:51:00Z">
              <w:rPr>
                <w:color w:val="FF0000"/>
                <w:lang w:val="en-CA"/>
              </w:rPr>
            </w:rPrChange>
          </w:rPr>
          <w:t xml:space="preserve"> support the concept of </w:t>
        </w:r>
      </w:ins>
      <w:ins w:id="1697" w:author="Ollie Raymond" w:date="2016-02-12T12:50:00Z">
        <w:r w:rsidR="00704C86" w:rsidRPr="009F4AF5">
          <w:rPr>
            <w:color w:val="000000"/>
            <w:lang w:val="en-CA"/>
            <w:rPrChange w:id="1698" w:author="Ollie Raymond" w:date="2016-02-12T12:51:00Z">
              <w:rPr>
                <w:color w:val="FF0000"/>
                <w:lang w:val="en-CA"/>
              </w:rPr>
            </w:rPrChange>
          </w:rPr>
          <w:t xml:space="preserve">an </w:t>
        </w:r>
      </w:ins>
      <w:ins w:id="1699" w:author="Eric Boisvert" w:date="2016-01-04T13:06:00Z">
        <w:r w:rsidRPr="009F4AF5">
          <w:rPr>
            <w:color w:val="000000"/>
            <w:lang w:val="en-CA"/>
            <w:rPrChange w:id="1700" w:author="Ollie Raymond" w:date="2016-02-12T12:51:00Z">
              <w:rPr>
                <w:color w:val="FF0000"/>
                <w:lang w:val="en-CA"/>
              </w:rPr>
            </w:rPrChange>
          </w:rPr>
          <w:t>abstract class</w:t>
        </w:r>
      </w:ins>
      <w:ins w:id="1701" w:author="Ollie Raymond" w:date="2016-02-12T12:50:00Z">
        <w:r w:rsidR="00704C86" w:rsidRPr="009F4AF5">
          <w:rPr>
            <w:color w:val="000000"/>
            <w:lang w:val="en-CA"/>
            <w:rPrChange w:id="1702" w:author="Ollie Raymond" w:date="2016-02-12T12:51:00Z">
              <w:rPr>
                <w:color w:val="FF0000"/>
                <w:lang w:val="en-CA"/>
              </w:rPr>
            </w:rPrChange>
          </w:rPr>
          <w:t>,</w:t>
        </w:r>
      </w:ins>
      <w:ins w:id="1703" w:author="Eric Boisvert" w:date="2016-01-04T13:06:00Z">
        <w:r w:rsidRPr="009F4AF5">
          <w:rPr>
            <w:color w:val="000000"/>
            <w:lang w:val="en-CA"/>
            <w:rPrChange w:id="1704" w:author="Ollie Raymond" w:date="2016-02-12T12:51:00Z">
              <w:rPr>
                <w:color w:val="FF0000"/>
                <w:lang w:val="en-CA"/>
              </w:rPr>
            </w:rPrChange>
          </w:rPr>
          <w:t xml:space="preserve"> or even inheritance and polymorphism.  XSD does support that concept</w:t>
        </w:r>
      </w:ins>
      <w:ins w:id="1705" w:author="Eric Boisvert" w:date="2016-01-04T13:08:00Z">
        <w:r w:rsidRPr="009F4AF5">
          <w:rPr>
            <w:color w:val="000000"/>
            <w:lang w:val="en-CA"/>
            <w:rPrChange w:id="1706" w:author="Ollie Raymond" w:date="2016-02-12T12:51:00Z">
              <w:rPr>
                <w:color w:val="FF0000"/>
                <w:lang w:val="en-CA"/>
              </w:rPr>
            </w:rPrChange>
          </w:rPr>
          <w:t xml:space="preserve"> and all its implications</w:t>
        </w:r>
      </w:ins>
      <w:ins w:id="1707" w:author="Eric Boisvert" w:date="2016-01-04T13:06:00Z">
        <w:r w:rsidRPr="009F4AF5">
          <w:rPr>
            <w:color w:val="000000"/>
            <w:lang w:val="en-CA"/>
            <w:rPrChange w:id="1708" w:author="Ollie Raymond" w:date="2016-02-12T12:51:00Z">
              <w:rPr>
                <w:color w:val="FF0000"/>
                <w:lang w:val="en-CA"/>
              </w:rPr>
            </w:rPrChange>
          </w:rPr>
          <w:t>, but JSON does not</w:t>
        </w:r>
      </w:ins>
      <w:ins w:id="1709" w:author="Eric Boisvert" w:date="2016-03-06T11:08:00Z">
        <w:r w:rsidR="009F2680">
          <w:rPr>
            <w:color w:val="000000"/>
            <w:lang w:val="en-CA"/>
          </w:rPr>
          <w:t xml:space="preserve"> – although Javascript somewhat can</w:t>
        </w:r>
      </w:ins>
      <w:ins w:id="1710" w:author="Eric Boisvert" w:date="2016-01-04T13:06:00Z">
        <w:r w:rsidRPr="009F4AF5">
          <w:rPr>
            <w:color w:val="000000"/>
            <w:lang w:val="en-CA"/>
            <w:rPrChange w:id="1711" w:author="Ollie Raymond" w:date="2016-02-12T12:51:00Z">
              <w:rPr>
                <w:color w:val="FF0000"/>
                <w:lang w:val="en-CA"/>
              </w:rPr>
            </w:rPrChange>
          </w:rPr>
          <w:t>.  This requirement specifies that the physical model shall not allow materialisation of a</w:t>
        </w:r>
      </w:ins>
      <w:ins w:id="1712" w:author="Eric Boisvert" w:date="2016-01-04T13:08:00Z">
        <w:r w:rsidRPr="009F4AF5">
          <w:rPr>
            <w:color w:val="000000"/>
            <w:lang w:val="en-CA"/>
            <w:rPrChange w:id="1713" w:author="Ollie Raymond" w:date="2016-02-12T12:51:00Z">
              <w:rPr>
                <w:color w:val="FF0000"/>
                <w:lang w:val="en-CA"/>
              </w:rPr>
            </w:rPrChange>
          </w:rPr>
          <w:t>n</w:t>
        </w:r>
      </w:ins>
      <w:ins w:id="1714" w:author="Eric Boisvert" w:date="2016-01-04T13:06:00Z">
        <w:r w:rsidRPr="009F4AF5">
          <w:rPr>
            <w:color w:val="000000"/>
            <w:lang w:val="en-CA"/>
            <w:rPrChange w:id="1715" w:author="Ollie Raymond" w:date="2016-02-12T12:51:00Z">
              <w:rPr>
                <w:color w:val="FF0000"/>
                <w:lang w:val="en-CA"/>
              </w:rPr>
            </w:rPrChange>
          </w:rPr>
          <w:t xml:space="preserve"> </w:t>
        </w:r>
      </w:ins>
      <w:ins w:id="1716" w:author="Eric Boisvert" w:date="2016-01-04T13:07:00Z">
        <w:r w:rsidRPr="009F4AF5">
          <w:rPr>
            <w:color w:val="000000"/>
            <w:lang w:val="en-CA"/>
            <w:rPrChange w:id="1717" w:author="Ollie Raymond" w:date="2016-02-12T12:51:00Z">
              <w:rPr>
                <w:color w:val="FF0000"/>
                <w:lang w:val="en-CA"/>
              </w:rPr>
            </w:rPrChange>
          </w:rPr>
          <w:t>insta</w:t>
        </w:r>
      </w:ins>
      <w:ins w:id="1718" w:author="Ollie Raymond" w:date="2016-02-12T12:51:00Z">
        <w:r w:rsidR="00704C86" w:rsidRPr="009F4AF5">
          <w:rPr>
            <w:color w:val="000000"/>
            <w:lang w:val="en-CA"/>
            <w:rPrChange w:id="1719" w:author="Ollie Raymond" w:date="2016-02-12T12:51:00Z">
              <w:rPr>
                <w:color w:val="FF0000"/>
                <w:lang w:val="en-CA"/>
              </w:rPr>
            </w:rPrChange>
          </w:rPr>
          <w:t>n</w:t>
        </w:r>
      </w:ins>
      <w:ins w:id="1720" w:author="Eric Boisvert" w:date="2016-01-04T13:07:00Z">
        <w:r w:rsidRPr="009F4AF5">
          <w:rPr>
            <w:color w:val="000000"/>
            <w:lang w:val="en-CA"/>
            <w:rPrChange w:id="1721" w:author="Ollie Raymond" w:date="2016-02-12T12:51:00Z">
              <w:rPr>
                <w:color w:val="FF0000"/>
                <w:lang w:val="en-CA"/>
              </w:rPr>
            </w:rPrChange>
          </w:rPr>
          <w:t xml:space="preserve">ce of a </w:t>
        </w:r>
      </w:ins>
      <w:ins w:id="1722" w:author="Eric Boisvert" w:date="2016-01-04T13:06:00Z">
        <w:r w:rsidRPr="009F4AF5">
          <w:rPr>
            <w:color w:val="000000"/>
            <w:lang w:val="en-CA"/>
            <w:rPrChange w:id="1723" w:author="Ollie Raymond" w:date="2016-02-12T12:51:00Z">
              <w:rPr>
                <w:color w:val="FF0000"/>
                <w:lang w:val="en-CA"/>
              </w:rPr>
            </w:rPrChange>
          </w:rPr>
          <w:t xml:space="preserve">class </w:t>
        </w:r>
      </w:ins>
      <w:ins w:id="1724" w:author="Eric Boisvert" w:date="2016-03-28T12:43:00Z">
        <w:r w:rsidR="001E3746">
          <w:rPr>
            <w:color w:val="000000"/>
            <w:lang w:val="en-CA"/>
          </w:rPr>
          <w:t>stereotyped</w:t>
        </w:r>
      </w:ins>
      <w:ins w:id="1725" w:author="Eric Boisvert" w:date="2016-01-04T13:06:00Z">
        <w:r w:rsidRPr="009F4AF5">
          <w:rPr>
            <w:color w:val="000000"/>
            <w:lang w:val="en-CA"/>
            <w:rPrChange w:id="1726"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727" w:author="Ollie Raymond" w:date="2016-02-12T12:54:00Z"/>
          <w:lang w:val="en-CA"/>
        </w:rPr>
      </w:pPr>
      <w:bookmarkStart w:id="1728" w:name="_Toc445034192"/>
      <w:r>
        <w:rPr>
          <w:lang w:val="en-CA"/>
        </w:rPr>
        <w:t>Polymorphism</w:t>
      </w:r>
      <w:bookmarkEnd w:id="172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29"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30" w:author="Eric Boisvert" w:date="2016-01-04T13:09:00Z"/>
                <w:rStyle w:val="requri"/>
                <w:lang w:val="en-CA"/>
              </w:rPr>
            </w:pPr>
            <w:ins w:id="1731"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732" w:author="Eric Boisvert" w:date="2016-01-04T13:09:00Z"/>
                <w:rStyle w:val="reqtext"/>
                <w:lang w:val="en-CA"/>
              </w:rPr>
            </w:pPr>
            <w:ins w:id="1733" w:author="Eric Boisvert" w:date="2016-01-04T13:24:00Z">
              <w:r>
                <w:rPr>
                  <w:rStyle w:val="reqtext"/>
                  <w:lang w:val="en-CA"/>
                </w:rPr>
                <w:t>Target implementation</w:t>
              </w:r>
            </w:ins>
            <w:ins w:id="1734" w:author="Eric Boisvert" w:date="2016-01-04T13:09:00Z">
              <w:r w:rsidR="00396863">
                <w:rPr>
                  <w:rStyle w:val="reqtext"/>
                  <w:lang w:val="en-CA"/>
                </w:rPr>
                <w:t xml:space="preserve"> </w:t>
              </w:r>
            </w:ins>
            <w:ins w:id="1735" w:author="Eric Boisvert" w:date="2016-01-04T13:24:00Z">
              <w:r>
                <w:rPr>
                  <w:rStyle w:val="reqtext"/>
                  <w:lang w:val="en-CA"/>
                </w:rPr>
                <w:t>SHALL</w:t>
              </w:r>
            </w:ins>
            <w:ins w:id="1736" w:author="Eric Boisvert" w:date="2016-01-04T13:09:00Z">
              <w:r w:rsidR="00396863">
                <w:rPr>
                  <w:rStyle w:val="reqtext"/>
                  <w:lang w:val="en-CA"/>
                </w:rPr>
                <w:t xml:space="preserve"> implements </w:t>
              </w:r>
            </w:ins>
            <w:ins w:id="1737" w:author="Eric Boisvert" w:date="2016-01-04T13:24:00Z">
              <w:r>
                <w:rPr>
                  <w:rStyle w:val="reqtext"/>
                  <w:lang w:val="en-CA"/>
                </w:rPr>
                <w:t>type substitutions</w:t>
              </w:r>
            </w:ins>
            <w:ins w:id="1738" w:author="Eric Boisvert" w:date="2016-01-04T13:09:00Z">
              <w:r w:rsidR="00396863">
                <w:rPr>
                  <w:rStyle w:val="reqtext"/>
                  <w:lang w:val="en-CA"/>
                </w:rPr>
                <w:t xml:space="preserve"> </w:t>
              </w:r>
            </w:ins>
            <w:ins w:id="1739" w:author="Eric Boisvert" w:date="2016-01-04T13:10:00Z">
              <w:r w:rsidR="00396863">
                <w:rPr>
                  <w:rStyle w:val="reqtext"/>
                  <w:lang w:val="en-CA"/>
                </w:rPr>
                <w:t>inferred</w:t>
              </w:r>
            </w:ins>
            <w:ins w:id="1740" w:author="Eric Boisvert" w:date="2016-01-04T13:09:00Z">
              <w:r w:rsidR="00396863">
                <w:rPr>
                  <w:rStyle w:val="reqtext"/>
                  <w:lang w:val="en-CA"/>
                </w:rPr>
                <w:t xml:space="preserve"> </w:t>
              </w:r>
            </w:ins>
            <w:ins w:id="1741"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742" w:author="Eric Boisvert" w:date="2016-01-04T13:09:00Z"/>
          <w:color w:val="000000"/>
          <w:lang w:val="en-CA"/>
        </w:rPr>
      </w:pPr>
    </w:p>
    <w:p w14:paraId="41D6450C" w14:textId="65F098A5" w:rsidR="00396863" w:rsidRPr="009F4AF5" w:rsidRDefault="00396863" w:rsidP="000F4D17">
      <w:pPr>
        <w:rPr>
          <w:ins w:id="1743" w:author="Eric Boisvert" w:date="2016-01-04T13:26:00Z"/>
          <w:color w:val="000000"/>
          <w:lang w:val="en-CA"/>
        </w:rPr>
      </w:pPr>
      <w:ins w:id="1744" w:author="Eric Boisvert" w:date="2016-01-04T13:10:00Z">
        <w:r w:rsidRPr="009F4AF5">
          <w:rPr>
            <w:color w:val="000000"/>
            <w:lang w:val="en-CA"/>
          </w:rPr>
          <w:t xml:space="preserve">The type hierarchy of the UML model implies type substitutions </w:t>
        </w:r>
      </w:ins>
      <w:ins w:id="1745" w:author="Eric Boisvert" w:date="2016-03-28T12:43:00Z">
        <w:r w:rsidR="001E3746">
          <w:rPr>
            <w:color w:val="000000"/>
            <w:lang w:val="en-CA"/>
          </w:rPr>
          <w:t>for</w:t>
        </w:r>
      </w:ins>
      <w:ins w:id="1746"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47" w:author="Eric Boisvert" w:date="2016-01-04T13:17:00Z">
        <w:r w:rsidR="00057138" w:rsidRPr="009F4AF5">
          <w:rPr>
            <w:color w:val="000000"/>
            <w:lang w:val="en-CA"/>
          </w:rPr>
          <w:t xml:space="preserve"> because DisplacementEvent is a sub type of GeologicEvent</w:t>
        </w:r>
      </w:ins>
      <w:ins w:id="1748" w:author="Eric Boisvert" w:date="2016-01-04T13:23:00Z">
        <w:r w:rsidR="000578C2" w:rsidRPr="009F4AF5">
          <w:rPr>
            <w:color w:val="000000"/>
            <w:lang w:val="en-CA"/>
          </w:rPr>
          <w:t xml:space="preserve"> (</w:t>
        </w:r>
      </w:ins>
      <w:ins w:id="1749"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50" w:author="Eric Boisvert" w:date="2016-03-28T12:44:00Z">
        <w:r w:rsidR="001E3746">
          <w:rPr>
            <w:color w:val="000000"/>
          </w:rPr>
          <w:fldChar w:fldCharType="begin"/>
        </w:r>
        <w:r w:rsidR="001E3746">
          <w:rPr>
            <w:color w:val="000000"/>
            <w:lang w:val="en-CA"/>
          </w:rPr>
          <w:instrText xml:space="preserve"> REF _Ref446932377 \h </w:instrText>
        </w:r>
        <w:r w:rsidR="001E3746">
          <w:rPr>
            <w:color w:val="000000"/>
          </w:rPr>
        </w:r>
      </w:ins>
      <w:r w:rsidR="001E3746">
        <w:rPr>
          <w:color w:val="000000"/>
        </w:rPr>
        <w:fldChar w:fldCharType="separate"/>
      </w:r>
      <w:ins w:id="1751" w:author="Eric Boisvert" w:date="2016-03-28T12:44:00Z">
        <w:r w:rsidR="001E3746">
          <w:t xml:space="preserve">Figure </w:t>
        </w:r>
        <w:r w:rsidR="001E3746">
          <w:rPr>
            <w:noProof/>
          </w:rPr>
          <w:t>58</w:t>
        </w:r>
        <w:r w:rsidR="001E3746" w:rsidDel="004D34D6">
          <w:rPr>
            <w:noProof/>
          </w:rPr>
          <w:t>60</w:t>
        </w:r>
        <w:r w:rsidR="001E3746">
          <w:rPr>
            <w:color w:val="000000"/>
          </w:rPr>
          <w:fldChar w:fldCharType="end"/>
        </w:r>
      </w:ins>
      <w:ins w:id="1752" w:author="Eric Boisvert" w:date="2016-03-06T13:27:00Z">
        <w:r w:rsidR="004D34D6" w:rsidRPr="004D34D6">
          <w:rPr>
            <w:color w:val="000000"/>
            <w:rPrChange w:id="1753" w:author="Eric Boisvert" w:date="2016-03-06T13:27:00Z">
              <w:rPr/>
            </w:rPrChange>
          </w:rPr>
          <w:t xml:space="preserve">igure </w:t>
        </w:r>
        <w:r w:rsidR="004D34D6" w:rsidRPr="004D34D6">
          <w:rPr>
            <w:noProof/>
            <w:color w:val="000000"/>
            <w:rPrChange w:id="1754" w:author="Eric Boisvert" w:date="2016-03-06T13:27:00Z">
              <w:rPr>
                <w:noProof/>
              </w:rPr>
            </w:rPrChange>
          </w:rPr>
          <w:t>7</w:t>
        </w:r>
      </w:ins>
      <w:ins w:id="1755" w:author="Eric Boisvert" w:date="2016-01-04T13:24:00Z">
        <w:r w:rsidR="000578C2" w:rsidRPr="009F4AF5">
          <w:rPr>
            <w:color w:val="000000"/>
            <w:lang w:val="en-CA"/>
          </w:rPr>
          <w:fldChar w:fldCharType="end"/>
        </w:r>
      </w:ins>
      <w:ins w:id="1756" w:author="Eric Boisvert" w:date="2016-01-04T13:23:00Z">
        <w:r w:rsidR="000578C2" w:rsidRPr="009F4AF5">
          <w:rPr>
            <w:color w:val="000000"/>
            <w:lang w:val="en-CA"/>
          </w:rPr>
          <w:t>)</w:t>
        </w:r>
      </w:ins>
      <w:ins w:id="1757" w:author="Eric Boisvert" w:date="2016-01-04T13:24:00Z">
        <w:r w:rsidR="000578C2" w:rsidRPr="009F4AF5">
          <w:rPr>
            <w:color w:val="000000"/>
            <w:lang w:val="en-CA"/>
          </w:rPr>
          <w:t xml:space="preserve">. </w:t>
        </w:r>
      </w:ins>
      <w:ins w:id="1758" w:author="Eric Boisvert" w:date="2016-01-04T13:25:00Z">
        <w:r w:rsidR="000578C2" w:rsidRPr="009F4AF5">
          <w:rPr>
            <w:color w:val="000000"/>
            <w:lang w:val="en-CA"/>
          </w:rPr>
          <w:t xml:space="preserve"> A lot of property type</w:t>
        </w:r>
      </w:ins>
      <w:r w:rsidR="00DF50C1" w:rsidRPr="009F4AF5">
        <w:rPr>
          <w:color w:val="000000"/>
          <w:lang w:val="en-CA"/>
        </w:rPr>
        <w:t>s</w:t>
      </w:r>
      <w:ins w:id="1759" w:author="Eric Boisvert" w:date="2016-01-04T13:25:00Z">
        <w:r w:rsidR="000578C2" w:rsidRPr="009F4AF5">
          <w:rPr>
            <w:color w:val="000000"/>
            <w:lang w:val="en-CA"/>
          </w:rPr>
          <w:t xml:space="preserve"> are abstract type</w:t>
        </w:r>
      </w:ins>
      <w:ins w:id="1760" w:author="Eric Boisvert" w:date="2016-03-06T11:11:00Z">
        <w:r w:rsidR="009F2680">
          <w:rPr>
            <w:color w:val="000000"/>
            <w:lang w:val="en-CA"/>
          </w:rPr>
          <w:t>s</w:t>
        </w:r>
      </w:ins>
      <w:ins w:id="1761"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62" w:author="Eric Boisvert" w:date="2016-01-04T13:25:00Z">
        <w:r w:rsidR="000578C2" w:rsidRPr="009F4AF5">
          <w:rPr>
            <w:color w:val="000000"/>
            <w:lang w:val="en-CA"/>
          </w:rPr>
          <w:t xml:space="preserve"> be materialised (as per </w:t>
        </w:r>
      </w:ins>
      <w:ins w:id="1763" w:author="Eric Boisvert" w:date="2016-01-04T13:26:00Z">
        <w:r w:rsidR="000578C2" w:rsidRPr="009F4AF5">
          <w:rPr>
            <w:rStyle w:val="requri"/>
            <w:color w:val="000000"/>
            <w:lang w:val="en-CA"/>
          </w:rPr>
          <w:t>/req/gsml4-core/uml-abstract</w:t>
        </w:r>
      </w:ins>
      <w:ins w:id="1764" w:author="Eric Boisvert" w:date="2016-01-04T13:25:00Z">
        <w:r w:rsidR="000578C2" w:rsidRPr="009F4AF5">
          <w:rPr>
            <w:color w:val="000000"/>
            <w:lang w:val="en-CA"/>
          </w:rPr>
          <w:t>)</w:t>
        </w:r>
      </w:ins>
      <w:ins w:id="1765"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766" w:name="_Toc445034193"/>
      <w:r w:rsidRPr="00D12552">
        <w:rPr>
          <w:lang w:val="en-CA"/>
        </w:rPr>
        <w:t>Quantities</w:t>
      </w:r>
      <w:bookmarkEnd w:id="176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6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68"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69"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70" w:author="Eric Boisvert" w:date="2015-10-29T04:29:00Z">
        <w:r>
          <w:rPr>
            <w:lang w:val="en-CA"/>
          </w:rPr>
          <w:t xml:space="preserve">, for </w:t>
        </w:r>
      </w:ins>
      <w:ins w:id="1771" w:author="Eric Boisvert" w:date="2015-10-29T04:30:00Z">
        <w:r>
          <w:rPr>
            <w:lang w:val="en-CA"/>
          </w:rPr>
          <w:t>example</w:t>
        </w:r>
      </w:ins>
      <w:ins w:id="1772"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73" w:author="Eric Boisvert" w:date="2015-10-29T04:29:00Z">
        <w:r>
          <w:rPr>
            <w:lang w:val="en-CA"/>
          </w:rPr>
          <w:t>UCUM</w:t>
        </w:r>
      </w:ins>
      <w:r w:rsidR="007A4792">
        <w:rPr>
          <w:lang w:val="en-CA"/>
        </w:rPr>
        <w:t>)</w:t>
      </w:r>
      <w:ins w:id="1774" w:author="Eric Boisvert" w:date="2015-10-29T04:29:00Z">
        <w:r>
          <w:rPr>
            <w:lang w:val="en-CA"/>
          </w:rPr>
          <w:t>.</w:t>
        </w:r>
      </w:ins>
      <w:del w:id="1775"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76" w:author="Ollie Raymond" w:date="2016-02-12T17:39:00Z">
          <w:pPr>
            <w:pStyle w:val="Heading3"/>
          </w:pPr>
        </w:pPrChange>
      </w:pPr>
      <w:bookmarkStart w:id="1777" w:name="_Toc445034194"/>
      <w:r w:rsidRPr="00D12552">
        <w:rPr>
          <w:lang w:val="en-CA"/>
        </w:rPr>
        <w:t>Code lists</w:t>
      </w:r>
      <w:bookmarkEnd w:id="177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78"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w:t>
      </w:r>
      <w:ins w:id="1779"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80" w:author="Eric Boisvert" w:date="2016-01-04T13:17:00Z"/>
          <w:del w:id="1781" w:author="Ollie Raymond" w:date="2016-02-12T12:52:00Z"/>
          <w:color w:val="FF0000"/>
          <w:lang w:val="en-CA"/>
        </w:rPr>
      </w:pPr>
    </w:p>
    <w:p w14:paraId="75F96929" w14:textId="46B5D6DC" w:rsidR="00057138" w:rsidDel="00704C86" w:rsidRDefault="00A173A4" w:rsidP="000F4D17">
      <w:pPr>
        <w:rPr>
          <w:ins w:id="1782" w:author="Eric Boisvert" w:date="2015-10-29T04:46:00Z"/>
          <w:del w:id="1783" w:author="Ollie Raymond" w:date="2016-02-12T12:52:00Z"/>
          <w:color w:val="FF0000"/>
          <w:lang w:val="en-CA"/>
        </w:rPr>
      </w:pPr>
      <w:ins w:id="1784" w:author="Eric Boisvert" w:date="2016-01-04T13:23:00Z">
        <w:del w:id="1785"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A173A4" w:rsidRPr="000150DE" w:rsidRDefault="00A173A4">
                      <w:pPr>
                        <w:pStyle w:val="Caption"/>
                        <w:rPr>
                          <w:color w:val="FF0000"/>
                        </w:rPr>
                        <w:pPrChange w:id="1786" w:author="Eric Boisvert" w:date="2016-01-04T13:23:00Z">
                          <w:pPr/>
                        </w:pPrChange>
                      </w:pPr>
                      <w:bookmarkStart w:id="1787" w:name="_Ref439677176"/>
                      <w:ins w:id="1788" w:author="Eric Boisvert" w:date="2016-01-04T13:23:00Z">
                        <w:r>
                          <w:t xml:space="preserve">Figure </w:t>
                        </w:r>
                        <w:r>
                          <w:fldChar w:fldCharType="begin"/>
                        </w:r>
                        <w:r>
                          <w:instrText xml:space="preserve"> SEQ Figure \* ARABIC </w:instrText>
                        </w:r>
                      </w:ins>
                      <w:r>
                        <w:fldChar w:fldCharType="separate"/>
                      </w:r>
                      <w:ins w:id="1789" w:author="Eric Boisvert" w:date="2016-03-26T14:06:00Z">
                        <w:r>
                          <w:rPr>
                            <w:noProof/>
                          </w:rPr>
                          <w:t>7</w:t>
                        </w:r>
                      </w:ins>
                      <w:ins w:id="1790" w:author="Eric Boisvert" w:date="2016-01-04T13:23:00Z">
                        <w:r>
                          <w:fldChar w:fldCharType="end"/>
                        </w:r>
                        <w:bookmarkEnd w:id="1787"/>
                        <w:r>
                          <w:t xml:space="preserve"> : DisplacementEvent as subtype of GeologicEvent</w:t>
                        </w:r>
                      </w:ins>
                    </w:p>
                  </w:txbxContent>
                </v:textbox>
              </v:shape>
            </w:pict>
          </w:r>
        </w:del>
      </w:ins>
      <w:del w:id="1791"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792" w:name="_Ref432861735"/>
      <w:bookmarkStart w:id="1793" w:name="_Toc445034195"/>
      <w:bookmarkStart w:id="1794" w:name="_Ref446671865"/>
      <w:commentRangeStart w:id="1795"/>
      <w:r w:rsidRPr="00D12552">
        <w:rPr>
          <w:lang w:val="en-CA"/>
        </w:rPr>
        <w:t>Code lists URI</w:t>
      </w:r>
      <w:bookmarkEnd w:id="1792"/>
      <w:commentRangeEnd w:id="1795"/>
      <w:r w:rsidR="00773E1B">
        <w:rPr>
          <w:rStyle w:val="CommentReference"/>
          <w:rFonts w:cs="Times New Roman"/>
          <w:b w:val="0"/>
          <w:bCs w:val="0"/>
        </w:rPr>
        <w:commentReference w:id="1795"/>
      </w:r>
      <w:bookmarkEnd w:id="1793"/>
      <w:bookmarkEnd w:id="1794"/>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96"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797"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798" w:author="Eric Boisvert" w:date="2016-03-06T11:13:00Z">
        <w:r w:rsidRPr="00D12552" w:rsidDel="0098452A">
          <w:rPr>
            <w:lang w:val="en-CA"/>
          </w:rPr>
          <w:delText xml:space="preserve">for </w:delText>
        </w:r>
      </w:del>
      <w:ins w:id="1799" w:author="Eric Boisvert" w:date="2016-03-06T11:13:00Z">
        <w:r w:rsidR="0098452A">
          <w:rPr>
            <w:lang w:val="en-CA"/>
          </w:rPr>
          <w:t>of</w:t>
        </w:r>
        <w:r w:rsidR="0098452A" w:rsidRPr="00D12552">
          <w:rPr>
            <w:lang w:val="en-CA"/>
          </w:rPr>
          <w:t xml:space="preserve"> </w:t>
        </w:r>
      </w:ins>
      <w:r w:rsidRPr="00D12552">
        <w:rPr>
          <w:lang w:val="en-CA"/>
        </w:rPr>
        <w:t>the term</w:t>
      </w:r>
      <w:del w:id="1800" w:author="Eric Boisvert" w:date="2016-03-06T11:13:00Z">
        <w:r w:rsidRPr="00D12552" w:rsidDel="0098452A">
          <w:rPr>
            <w:lang w:val="en-CA"/>
          </w:rPr>
          <w:delText xml:space="preserve"> using HTTP content, MIME-type and language negotiation mechanisms.</w:delText>
        </w:r>
      </w:del>
      <w:ins w:id="1801"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802" w:name="_Toc445034196"/>
      <w:commentRangeStart w:id="1803"/>
      <w:r w:rsidRPr="00D12552">
        <w:rPr>
          <w:lang w:val="en-CA"/>
        </w:rPr>
        <w:t>Identifier</w:t>
      </w:r>
      <w:commentRangeEnd w:id="1803"/>
      <w:r w:rsidR="000F4D17">
        <w:rPr>
          <w:rStyle w:val="CommentReference"/>
          <w:rFonts w:cs="Times New Roman"/>
          <w:b w:val="0"/>
          <w:bCs w:val="0"/>
        </w:rPr>
        <w:commentReference w:id="1803"/>
      </w:r>
      <w:bookmarkEnd w:id="1802"/>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04" w:author="Ollie Raymond" w:date="2016-02-15T09:36:00Z">
              <w:r w:rsidRPr="00D12552" w:rsidDel="004F288E">
                <w:rPr>
                  <w:rStyle w:val="reqtext"/>
                  <w:lang w:val="en-CA"/>
                </w:rPr>
                <w:delText xml:space="preserve">SHALL </w:delText>
              </w:r>
            </w:del>
            <w:ins w:id="1805"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06" w:author="Eric Boisvert" w:date="2016-01-04T13:09:00Z"/>
          <w:color w:val="000000"/>
          <w:lang w:val="en-CA"/>
        </w:rPr>
      </w:pPr>
    </w:p>
    <w:p w14:paraId="720215C8" w14:textId="29DF5BB0" w:rsidR="003D0B50" w:rsidRPr="00D12552" w:rsidDel="00610E7E" w:rsidRDefault="004F288E" w:rsidP="003D0B50">
      <w:pPr>
        <w:rPr>
          <w:del w:id="1807" w:author="Ollie Raymond" w:date="2016-02-12T14:03:00Z"/>
          <w:lang w:val="en-CA"/>
        </w:rPr>
      </w:pPr>
      <w:ins w:id="1808" w:author="Ollie Raymond" w:date="2016-02-15T09:36:00Z">
        <w:r>
          <w:rPr>
            <w:lang w:val="en-CA"/>
          </w:rPr>
          <w:t xml:space="preserve">Wherever possible, </w:t>
        </w:r>
      </w:ins>
      <w:del w:id="1809" w:author="Ollie Raymond" w:date="2016-02-15T09:36:00Z">
        <w:r w:rsidR="003D0B50" w:rsidRPr="00D12552" w:rsidDel="004F288E">
          <w:rPr>
            <w:lang w:val="en-CA"/>
          </w:rPr>
          <w:delText>F</w:delText>
        </w:r>
      </w:del>
      <w:ins w:id="1810" w:author="Ollie Raymond" w:date="2016-02-15T09:36:00Z">
        <w:r>
          <w:rPr>
            <w:lang w:val="en-CA"/>
          </w:rPr>
          <w:t>f</w:t>
        </w:r>
      </w:ins>
      <w:r w:rsidR="003D0B50" w:rsidRPr="00D12552">
        <w:rPr>
          <w:lang w:val="en-CA"/>
        </w:rPr>
        <w:t xml:space="preserve">eatures that use an HTTP URI as their identifier </w:t>
      </w:r>
      <w:del w:id="1811" w:author="Ollie Raymond" w:date="2016-02-15T09:36:00Z">
        <w:r w:rsidR="003D0B50" w:rsidRPr="00D12552" w:rsidDel="004F288E">
          <w:rPr>
            <w:lang w:val="en-CA"/>
          </w:rPr>
          <w:delText xml:space="preserve">SHALL </w:delText>
        </w:r>
      </w:del>
      <w:ins w:id="1812"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13" w:author="Ollie Raymond" w:date="2016-02-12T14:03:00Z">
        <w:r w:rsidR="00050DA2">
          <w:rPr>
            <w:lang w:val="en-CA"/>
          </w:rPr>
          <w:t xml:space="preserve"> </w:t>
        </w:r>
      </w:ins>
    </w:p>
    <w:p w14:paraId="036CBE7B" w14:textId="298E589A" w:rsidR="0048717F" w:rsidRPr="00610E7E" w:rsidRDefault="00B770B7" w:rsidP="00DB1F99">
      <w:pPr>
        <w:rPr>
          <w:lang w:val="en-CA"/>
          <w:rPrChange w:id="1814" w:author="Ollie Raymond" w:date="2016-02-12T14:03:00Z">
            <w:rPr>
              <w:color w:val="FF0000"/>
              <w:lang w:val="en-CA"/>
            </w:rPr>
          </w:rPrChange>
        </w:rPr>
      </w:pPr>
      <w:ins w:id="1815" w:author="Ollie Raymond" w:date="2016-02-15T09:42:00Z">
        <w:r>
          <w:rPr>
            <w:lang w:val="en-CA"/>
          </w:rPr>
          <w:lastRenderedPageBreak/>
          <w:t>A resolveable</w:t>
        </w:r>
      </w:ins>
      <w:ins w:id="1816" w:author="Eric Boisvert" w:date="2016-01-04T13:38:00Z">
        <w:del w:id="1817" w:author="Ollie Raymond" w:date="2016-02-15T09:42:00Z">
          <w:r w:rsidR="001A08DE" w:rsidRPr="00610E7E" w:rsidDel="00B770B7">
            <w:rPr>
              <w:lang w:val="en-CA"/>
              <w:rPrChange w:id="1818" w:author="Ollie Raymond" w:date="2016-02-12T14:03:00Z">
                <w:rPr>
                  <w:color w:val="FF0000"/>
                  <w:lang w:val="en-CA"/>
                </w:rPr>
              </w:rPrChange>
            </w:rPr>
            <w:delText>The</w:delText>
          </w:r>
        </w:del>
        <w:r w:rsidR="001A08DE" w:rsidRPr="00610E7E">
          <w:rPr>
            <w:lang w:val="en-CA"/>
            <w:rPrChange w:id="1819" w:author="Ollie Raymond" w:date="2016-02-12T14:03:00Z">
              <w:rPr>
                <w:color w:val="FF0000"/>
                <w:lang w:val="en-CA"/>
              </w:rPr>
            </w:rPrChange>
          </w:rPr>
          <w:t xml:space="preserve"> URI </w:t>
        </w:r>
        <w:del w:id="1820" w:author="Ollie Raymond" w:date="2016-02-15T09:42:00Z">
          <w:r w:rsidR="001A08DE" w:rsidRPr="00610E7E" w:rsidDel="00B770B7">
            <w:rPr>
              <w:lang w:val="en-CA"/>
              <w:rPrChange w:id="1821" w:author="Ollie Raymond" w:date="2016-02-12T14:03:00Z">
                <w:rPr>
                  <w:color w:val="FF0000"/>
                  <w:lang w:val="en-CA"/>
                </w:rPr>
              </w:rPrChange>
            </w:rPr>
            <w:delText>shall</w:delText>
          </w:r>
        </w:del>
      </w:ins>
      <w:ins w:id="1822" w:author="Ollie Raymond" w:date="2016-02-15T09:42:00Z">
        <w:r>
          <w:rPr>
            <w:lang w:val="en-CA"/>
          </w:rPr>
          <w:t>shall</w:t>
        </w:r>
      </w:ins>
      <w:ins w:id="1823" w:author="Eric Boisvert" w:date="2016-01-04T13:38:00Z">
        <w:r w:rsidR="001A08DE" w:rsidRPr="00610E7E">
          <w:rPr>
            <w:lang w:val="en-CA"/>
            <w:rPrChange w:id="1824" w:author="Ollie Raymond" w:date="2016-02-12T14:03:00Z">
              <w:rPr>
                <w:color w:val="FF0000"/>
                <w:lang w:val="en-CA"/>
              </w:rPr>
            </w:rPrChange>
          </w:rPr>
          <w:t xml:space="preserve"> point to one or more representation</w:t>
        </w:r>
      </w:ins>
      <w:ins w:id="1825" w:author="Eric Boisvert" w:date="2016-01-04T13:40:00Z">
        <w:r w:rsidR="001A08DE" w:rsidRPr="00610E7E">
          <w:rPr>
            <w:lang w:val="en-CA"/>
            <w:rPrChange w:id="1826" w:author="Ollie Raymond" w:date="2016-02-12T14:03:00Z">
              <w:rPr>
                <w:color w:val="FF0000"/>
                <w:lang w:val="en-CA"/>
              </w:rPr>
            </w:rPrChange>
          </w:rPr>
          <w:t>s</w:t>
        </w:r>
      </w:ins>
      <w:ins w:id="1827" w:author="Eric Boisvert" w:date="2016-01-04T13:38:00Z">
        <w:r w:rsidR="001A08DE" w:rsidRPr="00610E7E">
          <w:rPr>
            <w:lang w:val="en-CA"/>
            <w:rPrChange w:id="1828" w:author="Ollie Raymond" w:date="2016-02-12T14:03:00Z">
              <w:rPr>
                <w:color w:val="FF0000"/>
                <w:lang w:val="en-CA"/>
              </w:rPr>
            </w:rPrChange>
          </w:rPr>
          <w:t xml:space="preserve"> of the feature it identifies</w:t>
        </w:r>
      </w:ins>
      <w:ins w:id="1829" w:author="Eric Boisvert" w:date="2016-01-04T13:40:00Z">
        <w:r w:rsidR="001A08DE" w:rsidRPr="00610E7E">
          <w:rPr>
            <w:lang w:val="en-CA"/>
            <w:rPrChange w:id="1830" w:author="Ollie Raymond" w:date="2016-02-12T14:03:00Z">
              <w:rPr>
                <w:color w:val="FF0000"/>
                <w:lang w:val="en-CA"/>
              </w:rPr>
            </w:rPrChange>
          </w:rPr>
          <w:t xml:space="preserve">. </w:t>
        </w:r>
        <w:del w:id="1831" w:author="Ollie Raymond" w:date="2016-02-15T10:06:00Z">
          <w:r w:rsidR="001A08DE" w:rsidRPr="00610E7E" w:rsidDel="00050DA2">
            <w:rPr>
              <w:lang w:val="en-CA"/>
              <w:rPrChange w:id="1832" w:author="Ollie Raymond" w:date="2016-02-12T14:03:00Z">
                <w:rPr>
                  <w:color w:val="FF0000"/>
                  <w:lang w:val="en-CA"/>
                </w:rPr>
              </w:rPrChange>
            </w:rPr>
            <w:delText xml:space="preserve"> </w:delText>
          </w:r>
        </w:del>
      </w:ins>
      <w:commentRangeStart w:id="1833"/>
      <w:ins w:id="1834" w:author="Eric Boisvert" w:date="2016-01-04T13:41:00Z">
        <w:r w:rsidR="001A08DE" w:rsidRPr="00610E7E">
          <w:rPr>
            <w:lang w:val="en-CA"/>
            <w:rPrChange w:id="1835" w:author="Ollie Raymond" w:date="2016-02-12T14:03:00Z">
              <w:rPr>
                <w:color w:val="FF0000"/>
                <w:lang w:val="en-CA"/>
              </w:rPr>
            </w:rPrChange>
          </w:rPr>
          <w:t>It is expected that one of the representations should be a XML</w:t>
        </w:r>
      </w:ins>
      <w:r w:rsidR="00610E7E" w:rsidRPr="00610E7E">
        <w:rPr>
          <w:lang w:val="en-CA"/>
          <w:rPrChange w:id="1836" w:author="Ollie Raymond" w:date="2016-02-12T14:03:00Z">
            <w:rPr>
              <w:color w:val="FF0000"/>
              <w:lang w:val="en-CA"/>
            </w:rPr>
          </w:rPrChange>
        </w:rPr>
        <w:t xml:space="preserve"> </w:t>
      </w:r>
      <w:ins w:id="1837" w:author="Eric Boisvert" w:date="2016-01-04T13:41:00Z">
        <w:r w:rsidR="001A08DE" w:rsidRPr="00610E7E">
          <w:rPr>
            <w:lang w:val="en-CA"/>
            <w:rPrChange w:id="1838" w:author="Ollie Raymond" w:date="2016-02-12T14:03:00Z">
              <w:rPr>
                <w:color w:val="FF0000"/>
                <w:lang w:val="en-CA"/>
              </w:rPr>
            </w:rPrChange>
          </w:rPr>
          <w:t>(GML) representation.</w:t>
        </w:r>
      </w:ins>
      <w:commentRangeEnd w:id="1833"/>
      <w:ins w:id="1839" w:author="Eric Boisvert" w:date="2016-01-04T13:42:00Z">
        <w:r w:rsidR="001A08DE" w:rsidRPr="00610E7E">
          <w:rPr>
            <w:rStyle w:val="CommentReference"/>
          </w:rPr>
          <w:commentReference w:id="1833"/>
        </w:r>
      </w:ins>
      <w:ins w:id="1840" w:author="Ollie Raymond" w:date="2016-02-15T09:37:00Z">
        <w:r w:rsidR="004F288E">
          <w:rPr>
            <w:lang w:val="en-CA"/>
          </w:rPr>
          <w:t xml:space="preserve"> It is recognised that entry-level providers of GeoSciML data, notably users of the GeoSciML Portrayal schema, may not be able </w:t>
        </w:r>
      </w:ins>
      <w:ins w:id="1841" w:author="Ollie Raymond" w:date="2016-02-15T09:43:00Z">
        <w:r>
          <w:rPr>
            <w:lang w:val="en-CA"/>
          </w:rPr>
          <w:t xml:space="preserve">always </w:t>
        </w:r>
      </w:ins>
      <w:ins w:id="1842" w:author="Ollie Raymond" w:date="2016-02-15T09:37:00Z">
        <w:r w:rsidR="004F288E">
          <w:rPr>
            <w:lang w:val="en-CA"/>
          </w:rPr>
          <w:t>to provide resolvable</w:t>
        </w:r>
      </w:ins>
      <w:ins w:id="1843" w:author="Ollie Raymond" w:date="2016-02-15T09:41:00Z">
        <w:r>
          <w:rPr>
            <w:lang w:val="en-CA"/>
          </w:rPr>
          <w:t xml:space="preserve"> URI identifiers</w:t>
        </w:r>
      </w:ins>
      <w:ins w:id="1844"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845" w:name="_Toc445034197"/>
      <w:commentRangeStart w:id="1846"/>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46"/>
      <w:r w:rsidR="00762332">
        <w:rPr>
          <w:rStyle w:val="CommentReference"/>
          <w:rFonts w:cs="Times New Roman"/>
          <w:b w:val="0"/>
          <w:bCs w:val="0"/>
          <w:iCs w:val="0"/>
        </w:rPr>
        <w:commentReference w:id="1846"/>
      </w:r>
      <w:bookmarkEnd w:id="1845"/>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47"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A173A4">
      <w:pPr>
        <w:pStyle w:val="Caption"/>
        <w:jc w:val="center"/>
        <w:rPr>
          <w:noProof/>
          <w:lang w:val="en-AU" w:eastAsia="en-AU"/>
        </w:rPr>
        <w:pPrChange w:id="1848"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1849" w:author="Ollie Raymond" w:date="2016-02-09T18:12:00Z">
            <w:rPr>
              <w:lang w:val="en-CA"/>
            </w:rPr>
          </w:rPrChange>
        </w:rPr>
      </w:pPr>
      <w:r w:rsidRPr="009F4AF5">
        <w:rPr>
          <w:color w:val="000000"/>
          <w:rPrChange w:id="1850" w:author="Ollie Raymond" w:date="2016-02-09T18:12:00Z">
            <w:rPr/>
          </w:rPrChange>
        </w:rPr>
        <w:t xml:space="preserve">Figure </w:t>
      </w:r>
      <w:r w:rsidR="00673E83" w:rsidRPr="009F4AF5">
        <w:rPr>
          <w:color w:val="000000"/>
          <w:rPrChange w:id="1851" w:author="Ollie Raymond" w:date="2016-02-09T18:12:00Z">
            <w:rPr/>
          </w:rPrChange>
        </w:rPr>
        <w:fldChar w:fldCharType="begin"/>
      </w:r>
      <w:r w:rsidR="00673E83" w:rsidRPr="009F4AF5">
        <w:rPr>
          <w:color w:val="000000"/>
          <w:rPrChange w:id="1852" w:author="Ollie Raymond" w:date="2016-02-09T18:12:00Z">
            <w:rPr/>
          </w:rPrChange>
        </w:rPr>
        <w:instrText xml:space="preserve"> SEQ Figure \* ARABIC </w:instrText>
      </w:r>
      <w:r w:rsidR="00673E83" w:rsidRPr="009F4AF5">
        <w:rPr>
          <w:color w:val="000000"/>
          <w:rPrChange w:id="1853" w:author="Ollie Raymond" w:date="2016-02-09T18:12:00Z">
            <w:rPr>
              <w:noProof/>
            </w:rPr>
          </w:rPrChange>
        </w:rPr>
        <w:fldChar w:fldCharType="separate"/>
      </w:r>
      <w:ins w:id="1854" w:author="Eric Boisvert" w:date="2016-03-26T14:06:00Z">
        <w:r w:rsidR="005960FA">
          <w:rPr>
            <w:noProof/>
            <w:color w:val="000000"/>
          </w:rPr>
          <w:t>8</w:t>
        </w:r>
      </w:ins>
      <w:del w:id="1855" w:author="Eric Boisvert" w:date="2016-01-16T17:26:00Z">
        <w:r w:rsidR="0043586C" w:rsidRPr="009F4AF5" w:rsidDel="00230CDE">
          <w:rPr>
            <w:noProof/>
            <w:color w:val="000000"/>
            <w:rPrChange w:id="1856" w:author="Ollie Raymond" w:date="2016-02-09T18:12:00Z">
              <w:rPr>
                <w:noProof/>
              </w:rPr>
            </w:rPrChange>
          </w:rPr>
          <w:delText>7</w:delText>
        </w:r>
      </w:del>
      <w:r w:rsidR="00673E83" w:rsidRPr="009F4AF5">
        <w:rPr>
          <w:noProof/>
          <w:color w:val="000000"/>
          <w:rPrChange w:id="1857" w:author="Ollie Raymond" w:date="2016-02-09T18:12:00Z">
            <w:rPr>
              <w:noProof/>
            </w:rPr>
          </w:rPrChange>
        </w:rPr>
        <w:fldChar w:fldCharType="end"/>
      </w:r>
      <w:r w:rsidRPr="009F4AF5">
        <w:rPr>
          <w:color w:val="000000"/>
          <w:rPrChange w:id="1858" w:author="Ollie Raymond" w:date="2016-02-09T18:12:00Z">
            <w:rPr/>
          </w:rPrChange>
        </w:rPr>
        <w:t xml:space="preserve"> </w:t>
      </w:r>
      <w:ins w:id="1859" w:author="Ollie Raymond" w:date="2016-02-09T18:12:00Z">
        <w:r w:rsidR="0032243C" w:rsidRPr="009F4AF5">
          <w:rPr>
            <w:color w:val="000000"/>
            <w:rPrChange w:id="1860" w:author="Ollie Raymond" w:date="2016-02-09T18:12:00Z">
              <w:rPr/>
            </w:rPrChange>
          </w:rPr>
          <w:t>-</w:t>
        </w:r>
      </w:ins>
      <w:del w:id="1861" w:author="Ollie Raymond" w:date="2016-02-09T18:12:00Z">
        <w:r w:rsidRPr="009F4AF5" w:rsidDel="0032243C">
          <w:rPr>
            <w:color w:val="000000"/>
            <w:rPrChange w:id="1862" w:author="Ollie Raymond" w:date="2016-02-09T18:12:00Z">
              <w:rPr/>
            </w:rPrChange>
          </w:rPr>
          <w:delText>:</w:delText>
        </w:r>
      </w:del>
      <w:r w:rsidRPr="009F4AF5">
        <w:rPr>
          <w:color w:val="000000"/>
          <w:rPrChange w:id="1863"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864" w:author="Ollie Raymond" w:date="2016-02-15T10:06:00Z">
        <w:r w:rsidR="00050DA2">
          <w:rPr>
            <w:lang w:val="en-CA"/>
          </w:rPr>
          <w:t>L</w:t>
        </w:r>
      </w:ins>
      <w:del w:id="1865"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66" w:author="Eric Boisvert" w:date="2016-01-24T13:23:00Z">
        <w:r w:rsidRPr="00762332" w:rsidDel="00253146">
          <w:rPr>
            <w:lang w:val="en-CA"/>
          </w:rPr>
          <w:delText>gml</w:delText>
        </w:r>
      </w:del>
      <w:ins w:id="1867" w:author="Eric Boisvert" w:date="2016-01-24T13:23:00Z">
        <w:r w:rsidR="00253146">
          <w:rPr>
            <w:lang w:val="en-CA"/>
          </w:rPr>
          <w:t>GEO:</w:t>
        </w:r>
      </w:ins>
      <w:r w:rsidRPr="00762332">
        <w:rPr>
          <w:lang w:val="en-CA"/>
        </w:rPr>
        <w:t xml:space="preserve">:Point, </w:t>
      </w:r>
      <w:del w:id="1868" w:author="Eric Boisvert" w:date="2016-01-24T13:23:00Z">
        <w:r w:rsidRPr="00762332" w:rsidDel="00253146">
          <w:rPr>
            <w:lang w:val="en-CA"/>
          </w:rPr>
          <w:delText>gml</w:delText>
        </w:r>
      </w:del>
      <w:ins w:id="1869" w:author="Eric Boisvert" w:date="2016-01-24T13:23:00Z">
        <w:r w:rsidR="00253146">
          <w:rPr>
            <w:lang w:val="en-CA"/>
          </w:rPr>
          <w:t>GEO:</w:t>
        </w:r>
      </w:ins>
      <w:r w:rsidRPr="00762332">
        <w:rPr>
          <w:lang w:val="en-CA"/>
        </w:rPr>
        <w:t>:LineString</w:t>
      </w:r>
      <w:ins w:id="1870" w:author="Ollie Raymond" w:date="2016-02-15T10:06:00Z">
        <w:r w:rsidR="00050DA2">
          <w:rPr>
            <w:lang w:val="en-CA"/>
          </w:rPr>
          <w:t xml:space="preserve">, </w:t>
        </w:r>
      </w:ins>
      <w:del w:id="1871" w:author="Eric Boisvert" w:date="2016-01-24T13:23:00Z">
        <w:r w:rsidRPr="00762332" w:rsidDel="00253146">
          <w:rPr>
            <w:lang w:val="en-CA"/>
          </w:rPr>
          <w:delText xml:space="preserve">, </w:delText>
        </w:r>
      </w:del>
      <w:del w:id="1872" w:author="Eric Boisvert" w:date="2016-01-24T13:24:00Z">
        <w:r w:rsidRPr="00762332" w:rsidDel="00253146">
          <w:rPr>
            <w:lang w:val="en-CA"/>
          </w:rPr>
          <w:delText>gml</w:delText>
        </w:r>
      </w:del>
      <w:ins w:id="1873" w:author="Eric Boisvert" w:date="2016-01-24T13:24:00Z">
        <w:r w:rsidR="00253146">
          <w:rPr>
            <w:lang w:val="en-CA"/>
          </w:rPr>
          <w:t>GEO:</w:t>
        </w:r>
      </w:ins>
      <w:r w:rsidRPr="00762332">
        <w:rPr>
          <w:lang w:val="en-CA"/>
        </w:rPr>
        <w:t xml:space="preserve">:Curve, </w:t>
      </w:r>
      <w:ins w:id="1874" w:author="Eric Boisvert" w:date="2016-01-24T13:24:00Z">
        <w:r w:rsidR="00253146">
          <w:rPr>
            <w:lang w:val="en-CA"/>
          </w:rPr>
          <w:t>GEO</w:t>
        </w:r>
      </w:ins>
      <w:del w:id="1875" w:author="Eric Boisvert" w:date="2016-01-24T13:24:00Z">
        <w:r w:rsidRPr="00762332" w:rsidDel="00253146">
          <w:rPr>
            <w:lang w:val="en-CA"/>
          </w:rPr>
          <w:delText>gml</w:delText>
        </w:r>
      </w:del>
      <w:r w:rsidRPr="00762332">
        <w:rPr>
          <w:lang w:val="en-CA"/>
        </w:rPr>
        <w:t>:</w:t>
      </w:r>
      <w:ins w:id="1876" w:author="Ollie Raymond" w:date="2016-02-15T10:19:00Z">
        <w:r w:rsidR="008465E6">
          <w:rPr>
            <w:lang w:val="en-CA"/>
          </w:rPr>
          <w:t>:</w:t>
        </w:r>
      </w:ins>
      <w:r w:rsidRPr="00762332">
        <w:rPr>
          <w:lang w:val="en-CA"/>
        </w:rPr>
        <w:t xml:space="preserve">Polygon, </w:t>
      </w:r>
      <w:ins w:id="1877" w:author="Eric Boisvert" w:date="2016-01-24T13:24:00Z">
        <w:r w:rsidR="00253146">
          <w:rPr>
            <w:lang w:val="en-CA"/>
          </w:rPr>
          <w:t>GEO</w:t>
        </w:r>
      </w:ins>
      <w:ins w:id="1878" w:author="Ollie Raymond" w:date="2016-02-15T10:21:00Z">
        <w:r w:rsidR="008465E6">
          <w:rPr>
            <w:lang w:val="en-CA"/>
          </w:rPr>
          <w:t>:</w:t>
        </w:r>
      </w:ins>
      <w:del w:id="1879" w:author="Eric Boisvert" w:date="2016-01-24T13:24:00Z">
        <w:r w:rsidRPr="00762332" w:rsidDel="00253146">
          <w:rPr>
            <w:lang w:val="en-CA"/>
          </w:rPr>
          <w:delText>gml</w:delText>
        </w:r>
      </w:del>
      <w:r w:rsidRPr="00762332">
        <w:rPr>
          <w:lang w:val="en-CA"/>
        </w:rPr>
        <w:t xml:space="preserve">:Surface, </w:t>
      </w:r>
      <w:del w:id="1880" w:author="Eric Boisvert" w:date="2016-01-24T13:24:00Z">
        <w:r w:rsidRPr="00762332" w:rsidDel="00253146">
          <w:rPr>
            <w:lang w:val="en-CA"/>
          </w:rPr>
          <w:delText>gml</w:delText>
        </w:r>
      </w:del>
      <w:ins w:id="1881" w:author="Eric Boisvert" w:date="2016-01-24T13:24:00Z">
        <w:r w:rsidR="00253146">
          <w:rPr>
            <w:lang w:val="en-CA"/>
          </w:rPr>
          <w:t>GEO</w:t>
        </w:r>
      </w:ins>
      <w:ins w:id="1882" w:author="Ollie Raymond" w:date="2016-02-15T10:21:00Z">
        <w:r w:rsidR="008465E6">
          <w:rPr>
            <w:lang w:val="en-CA"/>
          </w:rPr>
          <w:t>:</w:t>
        </w:r>
      </w:ins>
      <w:r w:rsidRPr="00762332">
        <w:rPr>
          <w:lang w:val="en-CA"/>
        </w:rPr>
        <w:t xml:space="preserve">:MultiPoint, </w:t>
      </w:r>
      <w:del w:id="1883" w:author="Eric Boisvert" w:date="2016-01-24T13:24:00Z">
        <w:r w:rsidRPr="00762332" w:rsidDel="00253146">
          <w:rPr>
            <w:lang w:val="en-CA"/>
          </w:rPr>
          <w:delText>gml</w:delText>
        </w:r>
      </w:del>
      <w:ins w:id="1884" w:author="Eric Boisvert" w:date="2016-01-24T13:24:00Z">
        <w:r w:rsidR="00253146">
          <w:rPr>
            <w:lang w:val="en-CA"/>
          </w:rPr>
          <w:t>GEO</w:t>
        </w:r>
      </w:ins>
      <w:r w:rsidRPr="00762332">
        <w:rPr>
          <w:lang w:val="en-CA"/>
        </w:rPr>
        <w:t>:</w:t>
      </w:r>
      <w:ins w:id="1885" w:author="Ollie Raymond" w:date="2016-02-15T10:21:00Z">
        <w:r w:rsidR="008465E6">
          <w:rPr>
            <w:lang w:val="en-CA"/>
          </w:rPr>
          <w:t>:</w:t>
        </w:r>
      </w:ins>
      <w:r w:rsidRPr="00762332">
        <w:rPr>
          <w:lang w:val="en-CA"/>
        </w:rPr>
        <w:t xml:space="preserve">MultiCurve, </w:t>
      </w:r>
      <w:ins w:id="1886" w:author="Eric Boisvert" w:date="2016-01-24T13:24:00Z">
        <w:r w:rsidR="00253146">
          <w:rPr>
            <w:lang w:val="en-CA"/>
          </w:rPr>
          <w:t>GEO</w:t>
        </w:r>
      </w:ins>
      <w:del w:id="1887" w:author="Eric Boisvert" w:date="2016-01-24T13:24:00Z">
        <w:r w:rsidRPr="00762332" w:rsidDel="00253146">
          <w:rPr>
            <w:lang w:val="en-CA"/>
          </w:rPr>
          <w:delText>gml</w:delText>
        </w:r>
      </w:del>
      <w:r w:rsidRPr="00762332">
        <w:rPr>
          <w:lang w:val="en-CA"/>
        </w:rPr>
        <w:t>:</w:t>
      </w:r>
      <w:ins w:id="1888"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889" w:author="Ollie Raymond" w:date="2016-02-15T10:07:00Z">
        <w:r w:rsidR="00050DA2">
          <w:rPr>
            <w:lang w:val="en-CA"/>
          </w:rPr>
          <w:t>M</w:t>
        </w:r>
      </w:ins>
      <w:del w:id="1890" w:author="Ollie Raymond" w:date="2016-02-15T10:07:00Z">
        <w:r w:rsidRPr="00B9320B" w:rsidDel="00050DA2">
          <w:rPr>
            <w:lang w:val="en-CA"/>
          </w:rPr>
          <w:delText>m</w:delText>
        </w:r>
      </w:del>
      <w:r w:rsidRPr="00B9320B">
        <w:rPr>
          <w:lang w:val="en-CA"/>
        </w:rPr>
        <w:t>apped</w:t>
      </w:r>
      <w:ins w:id="1891" w:author="Ollie Raymond" w:date="2016-02-15T10:07:00Z">
        <w:r w:rsidR="00050DA2">
          <w:rPr>
            <w:lang w:val="en-CA"/>
          </w:rPr>
          <w:t>F</w:t>
        </w:r>
      </w:ins>
      <w:del w:id="1892"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93"/>
      <w:r w:rsidRPr="00B9320B">
        <w:rPr>
          <w:lang w:val="en-CA"/>
        </w:rPr>
        <w:t>In robust services</w:t>
      </w:r>
      <w:commentRangeEnd w:id="1893"/>
      <w:r>
        <w:rPr>
          <w:rStyle w:val="CommentReference"/>
        </w:rPr>
        <w:commentReference w:id="1893"/>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894"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895" w:author="Ollie Raymond" w:date="2016-02-15T10:24:00Z">
        <w:r w:rsidRPr="00B9320B" w:rsidDel="008465E6">
          <w:rPr>
            <w:lang w:val="en-CA"/>
          </w:rPr>
          <w:delText xml:space="preserve">dereferenced </w:delText>
        </w:r>
      </w:del>
      <w:ins w:id="1896"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897" w:author="Eric Boisvert" w:date="2016-03-28T12:45:00Z">
        <w:r w:rsidRPr="00B9320B" w:rsidDel="001E3746">
          <w:rPr>
            <w:lang w:val="en-CA"/>
          </w:rPr>
          <w:delText xml:space="preserve">polygons </w:delText>
        </w:r>
      </w:del>
      <w:ins w:id="1898"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899" w:author="Ollie Raymond" w:date="2016-02-15T10:24:00Z">
        <w:r w:rsidRPr="00B9320B" w:rsidDel="008465E6">
          <w:rPr>
            <w:lang w:val="en-CA"/>
          </w:rPr>
          <w:delText xml:space="preserve">dereferenceable </w:delText>
        </w:r>
      </w:del>
      <w:ins w:id="1900"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01" w:author="Ollie Raymond" w:date="2016-02-15T10:25:00Z">
        <w:r w:rsidRPr="00B9320B" w:rsidDel="008465E6">
          <w:rPr>
            <w:lang w:val="en-CA"/>
          </w:rPr>
          <w:delText xml:space="preserve">full </w:delText>
        </w:r>
      </w:del>
      <w:ins w:id="1902" w:author="Ollie Raymond" w:date="2016-02-15T10:25:00Z">
        <w:r w:rsidR="008465E6">
          <w:rPr>
            <w:lang w:val="en-CA"/>
          </w:rPr>
          <w:t>the</w:t>
        </w:r>
        <w:r w:rsidR="008465E6" w:rsidRPr="00B9320B">
          <w:rPr>
            <w:lang w:val="en-CA"/>
          </w:rPr>
          <w:t xml:space="preserve"> </w:t>
        </w:r>
      </w:ins>
      <w:r w:rsidRPr="00B9320B">
        <w:rPr>
          <w:lang w:val="en-CA"/>
        </w:rPr>
        <w:t>GeoSciML</w:t>
      </w:r>
      <w:ins w:id="1903"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04" w:author="Ollie Raymond" w:date="2016-02-15T10:37:00Z">
                  <w:rPr>
                    <w:rFonts w:eastAsia="MS Mincho"/>
                    <w:b/>
                    <w:color w:val="FF0000"/>
                    <w:sz w:val="22"/>
                    <w:lang w:val="en-CA"/>
                  </w:rPr>
                </w:rPrChange>
              </w:rPr>
            </w:pPr>
            <w:r w:rsidRPr="006D73F0">
              <w:rPr>
                <w:rFonts w:eastAsia="MS Mincho"/>
                <w:b/>
                <w:color w:val="0D0D0D"/>
                <w:sz w:val="22"/>
                <w:lang w:val="en-CA"/>
                <w:rPrChange w:id="1905"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06" w:author="Ollie Raymond" w:date="2016-02-15T10:38:00Z">
                  <w:rPr>
                    <w:rFonts w:eastAsia="MS Mincho"/>
                    <w:b/>
                    <w:color w:val="FF0000"/>
                    <w:sz w:val="22"/>
                    <w:lang w:val="en-CA"/>
                  </w:rPr>
                </w:rPrChange>
              </w:rPr>
            </w:pPr>
            <w:r w:rsidRPr="006D73F0">
              <w:rPr>
                <w:rFonts w:eastAsia="MS Mincho"/>
                <w:b/>
                <w:color w:val="0D0D0D"/>
                <w:lang w:val="en-CA"/>
                <w:rPrChange w:id="1907"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08" w:author="Ollie Raymond" w:date="2016-02-15T10:38:00Z">
                  <w:rPr>
                    <w:rFonts w:eastAsia="MS Mincho"/>
                    <w:lang w:val="en-CA"/>
                  </w:rPr>
                </w:rPrChange>
              </w:rPr>
            </w:pPr>
            <w:r w:rsidRPr="006D73F0">
              <w:rPr>
                <w:rFonts w:eastAsia="MS Mincho"/>
                <w:color w:val="0D0D0D"/>
                <w:lang w:val="en-CA"/>
                <w:rPrChange w:id="1909"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10" w:author="Ollie Raymond" w:date="2016-02-15T10:38:00Z">
                  <w:rPr>
                    <w:rFonts w:eastAsia="MS Mincho"/>
                    <w:lang w:val="en-CA"/>
                  </w:rPr>
                </w:rPrChange>
              </w:rPr>
            </w:pPr>
            <w:r w:rsidRPr="006D73F0">
              <w:rPr>
                <w:rFonts w:eastAsia="MS Mincho"/>
                <w:b/>
                <w:color w:val="0D0D0D"/>
                <w:lang w:val="en-CA"/>
                <w:rPrChange w:id="1911"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12" w:author="Ollie Raymond" w:date="2016-02-15T10:38:00Z">
                  <w:rPr>
                    <w:rFonts w:eastAsia="MS Mincho"/>
                    <w:b/>
                    <w:color w:val="FF0000"/>
                    <w:sz w:val="22"/>
                    <w:lang w:val="en-CA"/>
                  </w:rPr>
                </w:rPrChange>
              </w:rPr>
            </w:pPr>
            <w:r w:rsidRPr="006D73F0">
              <w:rPr>
                <w:rFonts w:eastAsia="MS Mincho"/>
                <w:color w:val="0D0D0D"/>
                <w:sz w:val="22"/>
                <w:lang w:val="en-CA"/>
                <w:rPrChange w:id="1913"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14" w:author="Ollie Raymond" w:date="2016-02-15T10:38:00Z">
                  <w:rPr>
                    <w:rFonts w:eastAsia="MS Mincho"/>
                    <w:lang w:val="en-CA"/>
                  </w:rPr>
                </w:rPrChange>
              </w:rPr>
            </w:pPr>
            <w:r w:rsidRPr="006D73F0">
              <w:rPr>
                <w:rFonts w:eastAsia="MS Mincho"/>
                <w:b/>
                <w:color w:val="0D0D0D"/>
                <w:lang w:val="en-CA"/>
                <w:rPrChange w:id="191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16" w:author="Ollie Raymond" w:date="2016-02-15T10:38:00Z">
                  <w:rPr>
                    <w:rFonts w:eastAsia="MS Mincho"/>
                    <w:b/>
                    <w:color w:val="FF0000"/>
                    <w:sz w:val="22"/>
                    <w:lang w:val="en-CA"/>
                  </w:rPr>
                </w:rPrChange>
              </w:rPr>
            </w:pPr>
            <w:r w:rsidRPr="006D73F0">
              <w:rPr>
                <w:rFonts w:eastAsia="MS Mincho"/>
                <w:color w:val="0D0D0D"/>
                <w:sz w:val="22"/>
                <w:lang w:val="en-CA"/>
                <w:rPrChange w:id="1917"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18" w:author="Ollie Raymond" w:date="2016-02-15T10:38:00Z">
                  <w:rPr>
                    <w:rFonts w:eastAsia="MS Mincho"/>
                    <w:b/>
                    <w:color w:val="FF0000"/>
                    <w:sz w:val="22"/>
                    <w:lang w:val="en-CA"/>
                  </w:rPr>
                </w:rPrChange>
              </w:rPr>
              <w:t>0</w:t>
            </w:r>
            <w:r w:rsidRPr="006D73F0">
              <w:rPr>
                <w:rFonts w:eastAsia="MS Mincho"/>
                <w:color w:val="0D0D0D"/>
                <w:sz w:val="22"/>
                <w:lang w:val="en-CA"/>
                <w:rPrChange w:id="1919"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20" w:author="Ollie Raymond" w:date="2016-02-15T10:38:00Z">
                  <w:rPr>
                    <w:rFonts w:eastAsia="MS Mincho"/>
                    <w:lang w:val="en-CA"/>
                  </w:rPr>
                </w:rPrChange>
              </w:rPr>
            </w:pPr>
            <w:r w:rsidRPr="006D73F0">
              <w:rPr>
                <w:rFonts w:eastAsia="MS Mincho"/>
                <w:b/>
                <w:color w:val="0D0D0D"/>
                <w:lang w:val="en-CA"/>
                <w:rPrChange w:id="192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22" w:author="Ollie Raymond" w:date="2016-02-15T10:38:00Z">
                  <w:rPr>
                    <w:rFonts w:eastAsia="MS Mincho"/>
                    <w:b/>
                    <w:color w:val="FF0000"/>
                    <w:sz w:val="22"/>
                    <w:lang w:val="en-CA"/>
                  </w:rPr>
                </w:rPrChange>
              </w:rPr>
            </w:pPr>
            <w:r w:rsidRPr="006D73F0">
              <w:rPr>
                <w:rFonts w:eastAsia="MS Mincho"/>
                <w:color w:val="0D0D0D"/>
                <w:sz w:val="22"/>
                <w:lang w:val="en-CA"/>
                <w:rPrChange w:id="1923"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24" w:author="Ollie Raymond" w:date="2016-02-15T10:38:00Z">
                  <w:rPr>
                    <w:rFonts w:eastAsia="MS Mincho"/>
                    <w:lang w:val="en-CA"/>
                  </w:rPr>
                </w:rPrChange>
              </w:rPr>
            </w:pPr>
            <w:r w:rsidRPr="006D73F0">
              <w:rPr>
                <w:rFonts w:eastAsia="MS Mincho"/>
                <w:b/>
                <w:color w:val="0D0D0D"/>
                <w:lang w:val="en-CA"/>
                <w:rPrChange w:id="192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26" w:author="Ollie Raymond" w:date="2016-02-15T10:38:00Z">
                  <w:rPr>
                    <w:rFonts w:eastAsia="MS Mincho"/>
                    <w:b/>
                    <w:color w:val="0000FF"/>
                    <w:sz w:val="22"/>
                    <w:lang w:val="en-CA"/>
                  </w:rPr>
                </w:rPrChange>
              </w:rPr>
            </w:pPr>
            <w:r w:rsidRPr="006D73F0">
              <w:rPr>
                <w:rFonts w:eastAsia="MS Mincho"/>
                <w:color w:val="0D0D0D"/>
                <w:sz w:val="22"/>
                <w:lang w:val="en-CA"/>
                <w:rPrChange w:id="1927"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28" w:author="Ollie Raymond" w:date="2016-02-15T10:38:00Z">
                  <w:rPr>
                    <w:rFonts w:eastAsia="MS Mincho"/>
                    <w:lang w:val="en-CA"/>
                  </w:rPr>
                </w:rPrChange>
              </w:rPr>
            </w:pPr>
            <w:r w:rsidRPr="006D73F0">
              <w:rPr>
                <w:rFonts w:eastAsia="MS Mincho"/>
                <w:b/>
                <w:color w:val="0D0D0D"/>
                <w:lang w:val="en-CA"/>
                <w:rPrChange w:id="192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30" w:author="Ollie Raymond" w:date="2016-02-15T10:38:00Z">
                  <w:rPr>
                    <w:rFonts w:eastAsia="MS Mincho"/>
                    <w:b/>
                    <w:color w:val="0000FF"/>
                    <w:sz w:val="22"/>
                    <w:lang w:val="en-CA"/>
                  </w:rPr>
                </w:rPrChange>
              </w:rPr>
            </w:pPr>
            <w:r w:rsidRPr="006D73F0">
              <w:rPr>
                <w:rFonts w:eastAsia="MS Mincho"/>
                <w:color w:val="0D0D0D"/>
                <w:sz w:val="22"/>
                <w:lang w:val="en-CA"/>
                <w:rPrChange w:id="1931"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932" w:name="_Toc445034198"/>
      <w:r>
        <w:rPr>
          <w:lang w:val="en-CA"/>
        </w:rPr>
        <w:t>Portrayal views</w:t>
      </w:r>
      <w:bookmarkEnd w:id="1932"/>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33"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34" w:author="Ollie Raymond" w:date="2016-02-15T10:44:00Z"/>
                <w:rStyle w:val="requri"/>
                <w:lang w:val="en-CA"/>
              </w:rPr>
            </w:pPr>
            <w:ins w:id="1935"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06D55060" w:rsidR="00C246C0" w:rsidRPr="00D12552" w:rsidRDefault="00C246C0" w:rsidP="001E3746">
            <w:pPr>
              <w:pStyle w:val="Tabletext10"/>
              <w:jc w:val="left"/>
              <w:rPr>
                <w:ins w:id="1936" w:author="Ollie Raymond" w:date="2016-02-15T10:44:00Z"/>
                <w:rStyle w:val="reqtext"/>
                <w:lang w:val="en-CA"/>
              </w:rPr>
            </w:pPr>
            <w:ins w:id="1937" w:author="Ollie Raymond" w:date="2016-02-15T10:44:00Z">
              <w:r>
                <w:rPr>
                  <w:rStyle w:val="reqtext"/>
                  <w:lang w:val="en-CA"/>
                </w:rPr>
                <w:t xml:space="preserve">A </w:t>
              </w:r>
              <w:del w:id="1938" w:author="Eric Boisvert" w:date="2016-03-28T12:45:00Z">
                <w:r w:rsidDel="001E3746">
                  <w:rPr>
                    <w:rStyle w:val="reqtext"/>
                    <w:lang w:val="en-CA"/>
                  </w:rPr>
                  <w:delText>data instance</w:delText>
                </w:r>
              </w:del>
            </w:ins>
            <w:ins w:id="1939" w:author="Eric Boisvert" w:date="2016-03-28T12:45:00Z">
              <w:r w:rsidR="001E3746">
                <w:rPr>
                  <w:rStyle w:val="reqtext"/>
                  <w:lang w:val="en-CA"/>
                </w:rPr>
                <w:t>dataset</w:t>
              </w:r>
            </w:ins>
            <w:ins w:id="1940" w:author="Ollie Raymond" w:date="2016-02-15T10:44:00Z">
              <w:r>
                <w:rPr>
                  <w:rStyle w:val="reqtext"/>
                  <w:lang w:val="en-CA"/>
                </w:rPr>
                <w:t xml:space="preserve"> SHALL use a single geometry type (Point, Line, Polygon, etc.)  </w:t>
              </w:r>
            </w:ins>
          </w:p>
        </w:tc>
      </w:tr>
    </w:tbl>
    <w:p w14:paraId="1F838F99" w14:textId="77777777" w:rsidR="00C246C0" w:rsidRDefault="00C246C0">
      <w:pPr>
        <w:spacing w:after="120"/>
        <w:rPr>
          <w:ins w:id="1941" w:author="Ollie Raymond" w:date="2016-02-15T10:45:00Z"/>
          <w:lang w:val="en-CA"/>
        </w:rPr>
        <w:pPrChange w:id="1942"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43" w:author="Eric Boisvert" w:date="2016-03-28T12:47:00Z">
        <w:r w:rsidR="001E3746">
          <w:rPr>
            <w:lang w:val="en-CA"/>
          </w:rPr>
          <w:t xml:space="preserve"> or a ESRI shapefile</w:t>
        </w:r>
      </w:ins>
      <w:r>
        <w:rPr>
          <w:lang w:val="en-CA"/>
        </w:rPr>
        <w:t xml:space="preserve">) </w:t>
      </w:r>
      <w:del w:id="1944" w:author="Ollie Raymond" w:date="2016-02-15T10:46:00Z">
        <w:r w:rsidDel="00C246C0">
          <w:rPr>
            <w:lang w:val="en-CA"/>
          </w:rPr>
          <w:delText xml:space="preserve">shall </w:delText>
        </w:r>
      </w:del>
      <w:ins w:id="1945" w:author="Ollie Raymond" w:date="2016-02-15T10:46:00Z">
        <w:r w:rsidR="00C246C0">
          <w:rPr>
            <w:lang w:val="en-CA"/>
          </w:rPr>
          <w:t xml:space="preserve">SHALL </w:t>
        </w:r>
      </w:ins>
      <w:r>
        <w:rPr>
          <w:lang w:val="en-CA"/>
        </w:rPr>
        <w:t xml:space="preserve">use a single geometry type. </w:t>
      </w:r>
      <w:del w:id="1946" w:author="Ollie Raymond" w:date="2016-02-15T10:47:00Z">
        <w:r w:rsidDel="00C246C0">
          <w:rPr>
            <w:lang w:val="en-CA"/>
          </w:rPr>
          <w:delText xml:space="preserve"> </w:delText>
        </w:r>
      </w:del>
      <w:r>
        <w:rPr>
          <w:lang w:val="en-CA"/>
        </w:rPr>
        <w:t xml:space="preserve">Most GIS </w:t>
      </w:r>
      <w:ins w:id="1947" w:author="Ollie Raymond" w:date="2016-02-15T10:46:00Z">
        <w:r w:rsidR="00C246C0">
          <w:rPr>
            <w:lang w:val="en-CA"/>
          </w:rPr>
          <w:t xml:space="preserve">applications </w:t>
        </w:r>
      </w:ins>
      <w:r>
        <w:rPr>
          <w:lang w:val="en-CA"/>
        </w:rPr>
        <w:t xml:space="preserve">and software </w:t>
      </w:r>
      <w:ins w:id="1948" w:author="Ollie Raymond" w:date="2016-02-15T10:46:00Z">
        <w:r w:rsidR="00C246C0">
          <w:rPr>
            <w:lang w:val="en-CA"/>
          </w:rPr>
          <w:t xml:space="preserve">which </w:t>
        </w:r>
      </w:ins>
      <w:r>
        <w:rPr>
          <w:lang w:val="en-CA"/>
        </w:rPr>
        <w:t>render</w:t>
      </w:r>
      <w:del w:id="1949" w:author="Ollie Raymond" w:date="2016-02-15T10:46:00Z">
        <w:r w:rsidDel="00C246C0">
          <w:rPr>
            <w:lang w:val="en-CA"/>
          </w:rPr>
          <w:delText>ing</w:delText>
        </w:r>
      </w:del>
      <w:r>
        <w:rPr>
          <w:lang w:val="en-CA"/>
        </w:rPr>
        <w:t xml:space="preserve"> a dataset containing geometry do</w:t>
      </w:r>
      <w:ins w:id="1950" w:author="Ollie Raymond" w:date="2016-02-15T10:46:00Z">
        <w:r w:rsidR="00C246C0">
          <w:rPr>
            <w:lang w:val="en-CA"/>
          </w:rPr>
          <w:t xml:space="preserve"> </w:t>
        </w:r>
      </w:ins>
      <w:r>
        <w:rPr>
          <w:lang w:val="en-CA"/>
        </w:rPr>
        <w:t>n</w:t>
      </w:r>
      <w:del w:id="1951" w:author="Ollie Raymond" w:date="2016-02-15T10:46:00Z">
        <w:r w:rsidDel="00C246C0">
          <w:rPr>
            <w:lang w:val="en-CA"/>
          </w:rPr>
          <w:delText>’</w:delText>
        </w:r>
      </w:del>
      <w:ins w:id="1952"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95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954" w:author="Ollie Raymond" w:date="2016-02-15T10:44:00Z"/>
                <w:rStyle w:val="requri"/>
                <w:lang w:val="en-CA"/>
              </w:rPr>
            </w:pPr>
            <w:del w:id="195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956" w:author="Ollie Raymond" w:date="2016-02-15T10:44:00Z"/>
                <w:rStyle w:val="reqtext"/>
                <w:lang w:val="en-CA"/>
              </w:rPr>
            </w:pPr>
            <w:del w:id="195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958"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5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60" w:author="Ollie Raymond" w:date="2016-02-15T10:45:00Z"/>
                <w:rStyle w:val="requri"/>
                <w:lang w:val="en-CA"/>
              </w:rPr>
            </w:pPr>
            <w:ins w:id="196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62" w:author="Ollie Raymond" w:date="2016-02-15T10:45:00Z"/>
                <w:rStyle w:val="reqtext"/>
                <w:lang w:val="en-CA"/>
              </w:rPr>
            </w:pPr>
            <w:ins w:id="196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64" w:author="Ollie Raymond" w:date="2016-02-15T10:46:00Z"/>
          <w:lang w:val="en-CA"/>
        </w:rPr>
        <w:pPrChange w:id="196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66" w:author="Ollie Raymond" w:date="2016-02-15T10:04:00Z">
        <w:r w:rsidDel="00050DA2">
          <w:rPr>
            <w:lang w:val="en-CA"/>
          </w:rPr>
          <w:delText xml:space="preserve">should </w:delText>
        </w:r>
      </w:del>
      <w:ins w:id="1967" w:author="Ollie Raymond" w:date="2016-02-15T10:46:00Z">
        <w:r w:rsidR="00C246C0">
          <w:rPr>
            <w:lang w:val="en-CA"/>
          </w:rPr>
          <w:t>SHALL</w:t>
        </w:r>
      </w:ins>
      <w:ins w:id="196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6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70" w:author="Ollie Raymond" w:date="2016-02-15T10:47:00Z">
        <w:r w:rsidR="00263FE6" w:rsidDel="00C246C0">
          <w:rPr>
            <w:lang w:val="en-CA"/>
          </w:rPr>
          <w:delText xml:space="preserve"> </w:delText>
        </w:r>
      </w:del>
      <w:ins w:id="1971" w:author="Ollie Raymond" w:date="2016-02-15T10:47:00Z">
        <w:r w:rsidR="00C246C0">
          <w:rPr>
            <w:lang w:val="en-CA"/>
          </w:rPr>
          <w:t xml:space="preserve"> </w:t>
        </w:r>
      </w:ins>
      <w:r w:rsidR="00263FE6">
        <w:rPr>
          <w:lang w:val="en-CA"/>
        </w:rPr>
        <w:t xml:space="preserve">URI </w:t>
      </w:r>
      <w:ins w:id="197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7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74" w:author="Ollie Raymond" w:date="2016-02-15T10:45:00Z"/>
                <w:rStyle w:val="requri"/>
                <w:lang w:val="en-CA"/>
              </w:rPr>
            </w:pPr>
            <w:del w:id="197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76" w:author="Ollie Raymond" w:date="2016-02-15T10:45:00Z"/>
                <w:rStyle w:val="reqtext"/>
                <w:lang w:val="en-CA"/>
              </w:rPr>
            </w:pPr>
            <w:del w:id="1977" w:author="Ollie Raymond" w:date="2016-02-15T10:45:00Z">
              <w:r w:rsidDel="00C246C0">
                <w:rPr>
                  <w:rStyle w:val="reqtext"/>
                  <w:lang w:val="en-CA"/>
                </w:rPr>
                <w:delText xml:space="preserve">Properties of type “CharacterString” </w:delText>
              </w:r>
            </w:del>
            <w:del w:id="1978" w:author="Ollie Raymond" w:date="2016-02-15T10:04:00Z">
              <w:r w:rsidDel="00050DA2">
                <w:rPr>
                  <w:rStyle w:val="reqtext"/>
                  <w:lang w:val="en-CA"/>
                </w:rPr>
                <w:delText xml:space="preserve">SHOULD </w:delText>
              </w:r>
            </w:del>
            <w:del w:id="197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80" w:name="_Ref439853500"/>
      <w:r w:rsidRPr="00A12606">
        <w:t>Formal Syntax</w:t>
      </w:r>
      <w:bookmarkEnd w:id="198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8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82" w:author="Ollie Raymond" w:date="2016-02-15T10:48:00Z"/>
                <w:rStyle w:val="requri"/>
                <w:lang w:val="en-CA"/>
              </w:rPr>
            </w:pPr>
            <w:ins w:id="198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84" w:author="Ollie Raymond" w:date="2016-02-15T10:48:00Z"/>
                <w:rStyle w:val="reqtext"/>
                <w:lang w:val="en-CA"/>
              </w:rPr>
            </w:pPr>
            <w:ins w:id="1985" w:author="Ollie Raymond" w:date="2016-02-15T10:49:00Z">
              <w:r>
                <w:rPr>
                  <w:rStyle w:val="reqtext"/>
                  <w:lang w:val="en-CA"/>
                </w:rPr>
                <w:t xml:space="preserve">Syntax of </w:t>
              </w:r>
            </w:ins>
            <w:ins w:id="1986" w:author="Ollie Raymond" w:date="2016-02-15T10:48:00Z">
              <w:r>
                <w:rPr>
                  <w:rStyle w:val="reqtext"/>
                  <w:lang w:val="en-CA"/>
                </w:rPr>
                <w:t>text</w:t>
              </w:r>
            </w:ins>
            <w:ins w:id="1987" w:author="Ollie Raymond" w:date="2016-02-15T10:49:00Z">
              <w:r>
                <w:rPr>
                  <w:rStyle w:val="reqtext"/>
                  <w:lang w:val="en-CA"/>
                </w:rPr>
                <w:t xml:space="preserve"> in character string properties SHOULD be formalised</w:t>
              </w:r>
            </w:ins>
            <w:ins w:id="1988" w:author="Ollie Raymond" w:date="2016-02-15T10:51:00Z">
              <w:r>
                <w:rPr>
                  <w:rStyle w:val="reqtext"/>
                  <w:lang w:val="en-CA"/>
                </w:rPr>
                <w:t>.</w:t>
              </w:r>
            </w:ins>
          </w:p>
        </w:tc>
      </w:tr>
    </w:tbl>
    <w:p w14:paraId="4867D790" w14:textId="3E9790FF" w:rsidR="00CD1A35" w:rsidRPr="006D73F0" w:rsidDel="00C246C0" w:rsidRDefault="00CD1A35" w:rsidP="00A90399">
      <w:pPr>
        <w:rPr>
          <w:del w:id="1989" w:author="Ollie Raymond" w:date="2016-02-12T17:38:00Z"/>
          <w:color w:val="000000"/>
          <w:lang w:val="en-CA"/>
        </w:rPr>
      </w:pPr>
    </w:p>
    <w:p w14:paraId="6235DA13" w14:textId="77777777" w:rsidR="00C246C0" w:rsidRPr="006D73F0" w:rsidRDefault="00C246C0">
      <w:pPr>
        <w:spacing w:after="120"/>
        <w:rPr>
          <w:ins w:id="1990" w:author="Ollie Raymond" w:date="2016-02-15T10:48:00Z"/>
          <w:color w:val="000000"/>
          <w:lang w:val="en-CA"/>
          <w:rPrChange w:id="1991" w:author="Ollie Raymond" w:date="2016-02-15T10:47:00Z">
            <w:rPr>
              <w:ins w:id="1992" w:author="Ollie Raymond" w:date="2016-02-15T10:48:00Z"/>
              <w:color w:val="FF0000"/>
              <w:lang w:val="en-CA"/>
            </w:rPr>
          </w:rPrChange>
        </w:rPr>
        <w:pPrChange w:id="1993" w:author="Ollie Raymond" w:date="2016-02-15T10:48:00Z">
          <w:pPr/>
        </w:pPrChange>
      </w:pPr>
    </w:p>
    <w:p w14:paraId="3D58555F" w14:textId="1108E273" w:rsidR="00CD1A35" w:rsidRDefault="00CD1A35" w:rsidP="00A90399">
      <w:pPr>
        <w:rPr>
          <w:ins w:id="1994" w:author="Eric Boisvert" w:date="2016-03-28T12:47:00Z"/>
          <w:color w:val="000000"/>
          <w:lang w:val="en-CA"/>
        </w:rPr>
      </w:pPr>
      <w:r w:rsidRPr="006D73F0">
        <w:rPr>
          <w:color w:val="000000"/>
          <w:lang w:val="en-CA"/>
          <w:rPrChange w:id="1995" w:author="Ollie Raymond" w:date="2016-02-15T10:47:00Z">
            <w:rPr>
              <w:color w:val="FF0000"/>
              <w:lang w:val="en-CA"/>
            </w:rPr>
          </w:rPrChange>
        </w:rPr>
        <w:t xml:space="preserve">Some string properties can be constructed using formal syntax, such as comma delimited list or any other text based structure (JSON for example).  </w:t>
      </w:r>
      <w:ins w:id="1996" w:author="Ollie Raymond" w:date="2016-02-15T10:50:00Z">
        <w:r w:rsidR="00C246C0" w:rsidRPr="006D73F0">
          <w:rPr>
            <w:color w:val="000000"/>
            <w:lang w:val="en-CA"/>
          </w:rPr>
          <w:t>Where possible, t</w:t>
        </w:r>
      </w:ins>
      <w:del w:id="1997" w:author="Ollie Raymond" w:date="2016-02-15T10:50:00Z">
        <w:r w:rsidRPr="006D73F0" w:rsidDel="00C246C0">
          <w:rPr>
            <w:color w:val="000000"/>
            <w:lang w:val="en-CA"/>
            <w:rPrChange w:id="1998" w:author="Ollie Raymond" w:date="2016-02-15T10:47:00Z">
              <w:rPr>
                <w:color w:val="FF0000"/>
                <w:lang w:val="en-CA"/>
              </w:rPr>
            </w:rPrChange>
          </w:rPr>
          <w:delText>T</w:delText>
        </w:r>
      </w:del>
      <w:r w:rsidRPr="006D73F0">
        <w:rPr>
          <w:color w:val="000000"/>
          <w:lang w:val="en-CA"/>
          <w:rPrChange w:id="1999" w:author="Ollie Raymond" w:date="2016-02-15T10:47:00Z">
            <w:rPr>
              <w:color w:val="FF0000"/>
              <w:lang w:val="en-CA"/>
            </w:rPr>
          </w:rPrChange>
        </w:rPr>
        <w:t xml:space="preserve">he </w:t>
      </w:r>
      <w:del w:id="2000" w:author="Ollie Raymond" w:date="2016-02-15T10:50:00Z">
        <w:r w:rsidRPr="006D73F0" w:rsidDel="00C246C0">
          <w:rPr>
            <w:color w:val="000000"/>
            <w:lang w:val="en-CA"/>
            <w:rPrChange w:id="2001" w:author="Ollie Raymond" w:date="2016-02-15T10:47:00Z">
              <w:rPr>
                <w:color w:val="FF0000"/>
                <w:lang w:val="en-CA"/>
              </w:rPr>
            </w:rPrChange>
          </w:rPr>
          <w:delText>use of such</w:delText>
        </w:r>
      </w:del>
      <w:ins w:id="2002" w:author="Ollie Raymond" w:date="2016-02-15T10:50:00Z">
        <w:r w:rsidR="00C246C0" w:rsidRPr="006D73F0">
          <w:rPr>
            <w:color w:val="000000"/>
            <w:lang w:val="en-CA"/>
          </w:rPr>
          <w:t>this</w:t>
        </w:r>
      </w:ins>
      <w:r w:rsidRPr="006D73F0">
        <w:rPr>
          <w:color w:val="000000"/>
          <w:lang w:val="en-CA"/>
          <w:rPrChange w:id="2003" w:author="Ollie Raymond" w:date="2016-02-15T10:47:00Z">
            <w:rPr>
              <w:color w:val="FF0000"/>
              <w:lang w:val="en-CA"/>
            </w:rPr>
          </w:rPrChange>
        </w:rPr>
        <w:t xml:space="preserve"> syntax </w:t>
      </w:r>
      <w:del w:id="2004" w:author="Ollie Raymond" w:date="2016-02-15T10:47:00Z">
        <w:r w:rsidRPr="006D73F0" w:rsidDel="00C246C0">
          <w:rPr>
            <w:color w:val="000000"/>
            <w:lang w:val="en-CA"/>
            <w:rPrChange w:id="2005" w:author="Ollie Raymond" w:date="2016-02-15T10:47:00Z">
              <w:rPr>
                <w:color w:val="FF0000"/>
                <w:lang w:val="en-CA"/>
              </w:rPr>
            </w:rPrChange>
          </w:rPr>
          <w:delText xml:space="preserve">should </w:delText>
        </w:r>
      </w:del>
      <w:ins w:id="2006" w:author="Ollie Raymond" w:date="2016-02-15T10:47:00Z">
        <w:r w:rsidR="00C246C0" w:rsidRPr="006D73F0">
          <w:rPr>
            <w:color w:val="000000"/>
            <w:lang w:val="en-CA"/>
            <w:rPrChange w:id="2007" w:author="Ollie Raymond" w:date="2016-02-15T10:47:00Z">
              <w:rPr>
                <w:color w:val="FF0000"/>
                <w:lang w:val="en-CA"/>
              </w:rPr>
            </w:rPrChange>
          </w:rPr>
          <w:t xml:space="preserve">SHOULD </w:t>
        </w:r>
      </w:ins>
      <w:r w:rsidRPr="006D73F0">
        <w:rPr>
          <w:color w:val="000000"/>
          <w:lang w:val="en-CA"/>
          <w:rPrChange w:id="2008"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09"/>
      <w:r w:rsidR="00A10684">
        <w:rPr>
          <w:lang w:val="en-CA"/>
        </w:rPr>
        <w:t>3986</w:t>
      </w:r>
      <w:commentRangeEnd w:id="2009"/>
      <w:r w:rsidR="00A10684">
        <w:rPr>
          <w:rStyle w:val="CommentReference"/>
        </w:rPr>
        <w:commentReference w:id="2009"/>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10" w:author="Eric Boisvert" w:date="2016-03-23T20:51:00Z">
              <w:r w:rsidR="0073219F" w:rsidDel="006559DD">
                <w:rPr>
                  <w:rStyle w:val="reqtext"/>
                  <w:lang w:val="en-CA"/>
                </w:rPr>
                <w:delText>shall</w:delText>
              </w:r>
              <w:r w:rsidDel="006559DD">
                <w:rPr>
                  <w:rStyle w:val="reqtext"/>
                  <w:lang w:val="en-CA"/>
                </w:rPr>
                <w:delText xml:space="preserve"> </w:delText>
              </w:r>
            </w:del>
            <w:ins w:id="2011"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12"/>
      <w:r>
        <w:rPr>
          <w:lang w:val="en-CA"/>
        </w:rPr>
        <w:lastRenderedPageBreak/>
        <w:t xml:space="preserve">Properties </w:t>
      </w:r>
      <w:r w:rsidR="00157E57">
        <w:rPr>
          <w:lang w:val="en-CA"/>
        </w:rPr>
        <w:t>containing a URI should resolve following Linked Open Data principles.</w:t>
      </w:r>
      <w:commentRangeEnd w:id="2012"/>
      <w:r w:rsidR="00157E57">
        <w:rPr>
          <w:rStyle w:val="CommentReference"/>
        </w:rPr>
        <w:commentReference w:id="201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A173A4"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013" w:author="Eric Boisvert" w:date="2016-03-26T14:06:00Z">
        <w:r w:rsidR="005960FA">
          <w:rPr>
            <w:noProof/>
          </w:rPr>
          <w:t>9</w:t>
        </w:r>
      </w:ins>
      <w:del w:id="201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015" w:author="Eric Boisvert" w:date="2016-03-06T13:27:00Z">
        <w:r w:rsidR="004D34D6">
          <w:rPr>
            <w:b/>
            <w:bCs/>
          </w:rPr>
          <w:t>Error! Reference source not found.</w:t>
        </w:r>
      </w:ins>
      <w:del w:id="2016"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017" w:name="_Toc445034199"/>
      <w:r w:rsidRPr="00D14AF0">
        <w:t>GeologicUnitView</w:t>
      </w:r>
      <w:bookmarkEnd w:id="2017"/>
    </w:p>
    <w:p w14:paraId="2D64ED5C" w14:textId="77777777" w:rsidR="00176E9E" w:rsidRDefault="00176E9E" w:rsidP="00176E9E">
      <w:pPr>
        <w:rPr>
          <w:lang w:val="en-CA"/>
        </w:rPr>
      </w:pPr>
    </w:p>
    <w:p w14:paraId="13F2B898" w14:textId="7B2333EC" w:rsidR="00176E9E" w:rsidDel="002050B2" w:rsidRDefault="00176E9E" w:rsidP="00176E9E">
      <w:pPr>
        <w:keepNext/>
        <w:rPr>
          <w:del w:id="2018" w:author="Ollie Raymond" w:date="2016-02-12T17:38:00Z"/>
          <w:noProof/>
          <w:lang w:val="en-CA" w:eastAsia="en-CA"/>
        </w:rPr>
      </w:pPr>
    </w:p>
    <w:p w14:paraId="61A04E59" w14:textId="77777777" w:rsidR="00176E9E" w:rsidRDefault="00A173A4">
      <w:pPr>
        <w:keepNext/>
        <w:jc w:val="center"/>
        <w:pPrChange w:id="2019"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020" w:author="Ollie Raymond" w:date="2016-02-12T17:38:00Z">
            <w:rPr/>
          </w:rPrChange>
        </w:rPr>
        <w:pPrChange w:id="2021" w:author="Ollie Raymond" w:date="2016-02-12T17:38:00Z">
          <w:pPr>
            <w:pStyle w:val="Caption"/>
          </w:pPr>
        </w:pPrChange>
      </w:pPr>
      <w:r w:rsidRPr="002050B2">
        <w:rPr>
          <w:color w:val="auto"/>
          <w:rPrChange w:id="2022" w:author="Ollie Raymond" w:date="2016-02-12T17:38:00Z">
            <w:rPr/>
          </w:rPrChange>
        </w:rPr>
        <w:t xml:space="preserve">Figure </w:t>
      </w:r>
      <w:r w:rsidRPr="002050B2">
        <w:rPr>
          <w:color w:val="auto"/>
          <w:rPrChange w:id="2023" w:author="Ollie Raymond" w:date="2016-02-12T17:38:00Z">
            <w:rPr/>
          </w:rPrChange>
        </w:rPr>
        <w:fldChar w:fldCharType="begin"/>
      </w:r>
      <w:r w:rsidRPr="002050B2">
        <w:rPr>
          <w:color w:val="auto"/>
          <w:rPrChange w:id="2024" w:author="Ollie Raymond" w:date="2016-02-12T17:38:00Z">
            <w:rPr/>
          </w:rPrChange>
        </w:rPr>
        <w:instrText xml:space="preserve"> SEQ Figure \* ARABIC </w:instrText>
      </w:r>
      <w:r w:rsidRPr="002050B2">
        <w:rPr>
          <w:color w:val="auto"/>
          <w:rPrChange w:id="2025" w:author="Ollie Raymond" w:date="2016-02-12T17:38:00Z">
            <w:rPr/>
          </w:rPrChange>
        </w:rPr>
        <w:fldChar w:fldCharType="separate"/>
      </w:r>
      <w:ins w:id="2026" w:author="Eric Boisvert" w:date="2016-03-26T14:06:00Z">
        <w:r w:rsidR="005960FA">
          <w:rPr>
            <w:noProof/>
            <w:color w:val="auto"/>
          </w:rPr>
          <w:t>10</w:t>
        </w:r>
      </w:ins>
      <w:del w:id="2027" w:author="Eric Boisvert" w:date="2016-01-16T17:26:00Z">
        <w:r w:rsidR="0043586C" w:rsidRPr="002050B2" w:rsidDel="00230CDE">
          <w:rPr>
            <w:noProof/>
            <w:color w:val="auto"/>
            <w:rPrChange w:id="2028" w:author="Ollie Raymond" w:date="2016-02-12T17:38:00Z">
              <w:rPr>
                <w:noProof/>
              </w:rPr>
            </w:rPrChange>
          </w:rPr>
          <w:delText>9</w:delText>
        </w:r>
      </w:del>
      <w:r w:rsidRPr="002050B2">
        <w:rPr>
          <w:color w:val="auto"/>
          <w:rPrChange w:id="2029" w:author="Ollie Raymond" w:date="2016-02-12T17:38:00Z">
            <w:rPr/>
          </w:rPrChange>
        </w:rPr>
        <w:fldChar w:fldCharType="end"/>
      </w:r>
      <w:r w:rsidRPr="002050B2">
        <w:rPr>
          <w:color w:val="auto"/>
          <w:rPrChange w:id="2030"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lastRenderedPageBreak/>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031" w:author="Eric Boisvert" w:date="2016-01-24T13:25:00Z">
        <w:r w:rsidR="00253146">
          <w:t>:</w:t>
        </w:r>
      </w:ins>
      <w:del w:id="2032" w:author="Eric Boisvert" w:date="2016-01-24T13:30:00Z">
        <w:r w:rsidDel="00253146">
          <w:delText>CharacterString</w:delText>
        </w:r>
      </w:del>
      <w:ins w:id="2033"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34"/>
      <w:r w:rsidR="00D96958">
        <w:rPr>
          <w:lang w:val="en-CA"/>
        </w:rPr>
        <w:t>3986</w:t>
      </w:r>
      <w:commentRangeEnd w:id="2034"/>
      <w:r w:rsidR="00D96958">
        <w:rPr>
          <w:rStyle w:val="CommentReference"/>
        </w:rPr>
        <w:commentReference w:id="2034"/>
      </w:r>
      <w:r w:rsidR="00D96958">
        <w:rPr>
          <w:lang w:val="en-CA"/>
        </w:rPr>
        <w:t xml:space="preserve">. </w:t>
      </w:r>
    </w:p>
    <w:p w14:paraId="7B541338" w14:textId="7DBF8240" w:rsidR="00176E9E" w:rsidDel="002050B2" w:rsidRDefault="00176E9E" w:rsidP="00176E9E">
      <w:pPr>
        <w:rPr>
          <w:del w:id="203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036" w:author="Eric Boisvert" w:date="2016-03-06T11:23:00Z">
        <w:r w:rsidDel="00416BC2">
          <w:delText xml:space="preserve">It </w:delText>
        </w:r>
      </w:del>
      <w:ins w:id="2037"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38"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039"/>
            <w:r>
              <w:rPr>
                <w:rStyle w:val="reqtext"/>
                <w:lang w:val="en-CA"/>
              </w:rPr>
              <w:t>GeologicUnitView identifier SHOULD correspond to and instance of MappedFeature</w:t>
            </w:r>
            <w:commentRangeEnd w:id="2039"/>
            <w:r>
              <w:rPr>
                <w:rStyle w:val="CommentReference"/>
                <w:rFonts w:ascii="Times New Roman" w:eastAsia="Times New Roman" w:hAnsi="Times New Roman"/>
                <w:lang w:val="en-US" w:eastAsia="en-US"/>
              </w:rPr>
              <w:commentReference w:id="2039"/>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040" w:author="Eric Boisvert" w:date="2016-03-28T13:05:00Z">
        <w:r>
          <w:t xml:space="preserve">If present, </w:t>
        </w:r>
      </w:ins>
      <w:ins w:id="2041" w:author="Eric Boisvert" w:date="2016-03-28T13:06:00Z">
        <w:r>
          <w:t>t</w:t>
        </w:r>
      </w:ins>
      <w:ins w:id="2042" w:author="Eric Boisvert" w:date="2016-03-06T11:24:00Z">
        <w:r w:rsidR="00416BC2">
          <w:t xml:space="preserve">he property </w:t>
        </w:r>
      </w:ins>
      <w:r w:rsidR="00176E9E">
        <w:t>name:</w:t>
      </w:r>
      <w:ins w:id="2043"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2044" w:author="Eric Boisvert" w:date="2016-03-28T13:06:00Z">
        <w:r>
          <w:t>If present, t</w:t>
        </w:r>
      </w:ins>
      <w:ins w:id="2045" w:author="Eric Boisvert" w:date="2016-03-06T11:24:00Z">
        <w:r w:rsidR="00416BC2">
          <w:t>he property</w:t>
        </w:r>
      </w:ins>
      <w:del w:id="2046" w:author="Eric Boisvert" w:date="2016-03-06T11:24:00Z">
        <w:r w:rsidR="00176E9E" w:rsidRPr="00F4750B" w:rsidDel="00416BC2">
          <w:delText>Text</w:delText>
        </w:r>
      </w:del>
      <w:r w:rsidR="00176E9E" w:rsidRPr="00F4750B">
        <w:t xml:space="preserve"> description</w:t>
      </w:r>
      <w:r w:rsidR="00176E9E">
        <w:t>:</w:t>
      </w:r>
      <w:ins w:id="2047" w:author="Eric Boisvert" w:date="2016-01-24T13:25:00Z">
        <w:r w:rsidR="00253146">
          <w:t>Primitive::</w:t>
        </w:r>
      </w:ins>
      <w:r w:rsidR="00176E9E">
        <w:t>CharacterString</w:t>
      </w:r>
      <w:r w:rsidR="00176E9E" w:rsidRPr="00F4750B">
        <w:t xml:space="preserve"> </w:t>
      </w:r>
      <w:ins w:id="2048"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2049" w:author="Eric Boisvert" w:date="2016-03-28T13:06:00Z">
        <w:r>
          <w:t>If present, t</w:t>
        </w:r>
      </w:ins>
      <w:ins w:id="2050" w:author="Eric Boisvert" w:date="2016-03-06T11:25:00Z">
        <w:r w:rsidR="00416BC2">
          <w:t xml:space="preserve">he property </w:t>
        </w:r>
      </w:ins>
      <w:del w:id="2051" w:author="Eric Boisvert" w:date="2016-03-06T11:25:00Z">
        <w:r w:rsidR="00176E9E" w:rsidDel="00416BC2">
          <w:delText>Label</w:delText>
        </w:r>
      </w:del>
      <w:ins w:id="2052" w:author="Eric Boisvert" w:date="2016-03-06T11:25:00Z">
        <w:r w:rsidR="00416BC2">
          <w:t>geologicUnitType</w:t>
        </w:r>
      </w:ins>
      <w:r w:rsidR="00176E9E">
        <w:t xml:space="preserve"> (</w:t>
      </w:r>
      <w:ins w:id="2053" w:author="Eric Boisvert" w:date="2016-01-24T13:25:00Z">
        <w:r w:rsidR="00253146">
          <w:t>Primitive::CharacterString</w:t>
        </w:r>
      </w:ins>
      <w:del w:id="2054" w:author="Eric Boisvert" w:date="2016-01-24T13:25:00Z">
        <w:r w:rsidR="00176E9E" w:rsidDel="00253146">
          <w:delText>CharacterString</w:delText>
        </w:r>
      </w:del>
      <w:r w:rsidR="00176E9E">
        <w:t xml:space="preserve">) </w:t>
      </w:r>
      <w:ins w:id="2055" w:author="Eric Boisvert" w:date="2016-03-06T11:26:00Z">
        <w:r w:rsidR="00416BC2">
          <w:t xml:space="preserve">contains </w:t>
        </w:r>
      </w:ins>
      <w:del w:id="2056" w:author="Eric Boisvert" w:date="2016-03-06T11:26:00Z">
        <w:r w:rsidR="00176E9E" w:rsidDel="00416BC2">
          <w:delText>of</w:delText>
        </w:r>
      </w:del>
      <w:r w:rsidR="00176E9E">
        <w:t xml:space="preserve"> the t</w:t>
      </w:r>
      <w:r w:rsidR="00176E9E" w:rsidRPr="00263FE6">
        <w:t>ype of GeologicUnit</w:t>
      </w:r>
      <w:ins w:id="2057" w:author="Eric Boisvert" w:date="2016-03-06T11:26:00Z">
        <w:r w:rsidR="00416BC2">
          <w:t>Type</w:t>
        </w:r>
      </w:ins>
      <w:r w:rsidR="00176E9E" w:rsidRPr="00263FE6">
        <w:t xml:space="preserve"> (as defined in GeoSciML).</w:t>
      </w:r>
      <w:r w:rsidR="00176E9E">
        <w:t xml:space="preserve"> </w:t>
      </w:r>
      <w:r w:rsidR="00D41C9A">
        <w:t>To report a</w:t>
      </w:r>
      <w:ins w:id="2058"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B3C5A78" w:rsidR="00176E9E" w:rsidRDefault="00176E9E" w:rsidP="00176E9E">
      <w:del w:id="2059" w:author="Eric Boisvert" w:date="2016-03-06T13:18:00Z">
        <w:r w:rsidDel="00D05564">
          <w:delText xml:space="preserve">Label </w:delText>
        </w:r>
      </w:del>
      <w:ins w:id="2060" w:author="Eric Boisvert" w:date="2016-03-28T13:06:00Z">
        <w:r w:rsidR="00A41623">
          <w:t>If present, t</w:t>
        </w:r>
      </w:ins>
      <w:ins w:id="2061" w:author="Eric Boisvert" w:date="2016-03-06T13:18:00Z">
        <w:r w:rsidR="00D05564">
          <w:t xml:space="preserve">he property </w:t>
        </w:r>
      </w:ins>
      <w:r>
        <w:t>r</w:t>
      </w:r>
      <w:r w:rsidRPr="00F24B15">
        <w:t>ank</w:t>
      </w:r>
      <w:r>
        <w:t>:</w:t>
      </w:r>
      <w:ins w:id="2062" w:author="Eric Boisvert" w:date="2016-01-24T13:26:00Z">
        <w:r w:rsidR="00253146">
          <w:t>Primitive::CharacterString</w:t>
        </w:r>
        <w:r w:rsidR="00253146" w:rsidDel="00253146">
          <w:t xml:space="preserve"> </w:t>
        </w:r>
      </w:ins>
      <w:del w:id="2063" w:author="Eric Boisvert" w:date="2016-01-24T13:26:00Z">
        <w:r w:rsidDel="00253146">
          <w:delText>CharacterString</w:delText>
        </w:r>
        <w:r w:rsidRPr="00F24B15" w:rsidDel="00253146">
          <w:delText xml:space="preserve"> </w:delText>
        </w:r>
      </w:del>
      <w:ins w:id="2064"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065" w:author="Eric Boisvert" w:date="2016-03-28T13:06:00Z">
        <w:r>
          <w:t xml:space="preserve">If present, </w:t>
        </w:r>
        <w:r>
          <w:t>co</w:t>
        </w:r>
      </w:ins>
      <w:ins w:id="2066" w:author="Eric Boisvert" w:date="2016-03-06T13:18:00Z">
        <w:r w:rsidR="00D05564">
          <w:t>ntains a h</w:t>
        </w:r>
      </w:ins>
      <w:del w:id="2067" w:author="Eric Boisvert" w:date="2016-03-06T13:18:00Z">
        <w:r w:rsidR="00176E9E" w:rsidDel="00D05564">
          <w:delText>H</w:delText>
        </w:r>
      </w:del>
      <w:r w:rsidR="00176E9E">
        <w:t xml:space="preserve">uman readable description as </w:t>
      </w:r>
      <w:ins w:id="2068" w:author="Eric Boisvert" w:date="2016-01-24T13:26:00Z">
        <w:r w:rsidR="00253146">
          <w:t>Primitive::CharacterString</w:t>
        </w:r>
        <w:r w:rsidR="00253146" w:rsidDel="00253146">
          <w:t xml:space="preserve"> </w:t>
        </w:r>
      </w:ins>
      <w:del w:id="2069"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70" w:author="Eric Boisvert" w:date="2016-03-06T13:27:00Z">
        <w:r w:rsidR="004D34D6">
          <w:t>8.3.1.3</w:t>
        </w:r>
      </w:ins>
      <w:del w:id="2071"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2072" w:author="Eric Boisvert" w:date="2016-03-28T13:06:00Z">
        <w:r>
          <w:t xml:space="preserve">If present, </w:t>
        </w:r>
      </w:ins>
      <w:ins w:id="2073" w:author="Eric Boisvert" w:date="2016-03-28T13:07:00Z">
        <w:r>
          <w:t>c</w:t>
        </w:r>
      </w:ins>
      <w:ins w:id="2074" w:author="Eric Boisvert" w:date="2016-03-06T13:18:00Z">
        <w:r w:rsidR="00D05564">
          <w:t>ontains a h</w:t>
        </w:r>
      </w:ins>
      <w:del w:id="2075" w:author="Eric Boisvert" w:date="2016-03-06T13:18:00Z">
        <w:r w:rsidR="00176E9E" w:rsidDel="00D05564">
          <w:delText>H</w:delText>
        </w:r>
      </w:del>
      <w:r w:rsidR="00176E9E">
        <w:t xml:space="preserve">uman readable description in </w:t>
      </w:r>
      <w:ins w:id="2076" w:author="Eric Boisvert" w:date="2016-01-24T13:26:00Z">
        <w:r w:rsidR="00253146">
          <w:t>Primitive::CharacterString</w:t>
        </w:r>
      </w:ins>
      <w:del w:id="2077"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78" w:author="Eric Boisvert" w:date="2016-03-06T13:27:00Z">
        <w:r w:rsidR="004D34D6">
          <w:t>8.3.1.3</w:t>
        </w:r>
      </w:ins>
      <w:del w:id="2079"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2080" w:author="Eric Boisvert" w:date="2016-03-28T13:07:00Z">
        <w:r>
          <w:t>If present, t</w:t>
        </w:r>
      </w:ins>
      <w:ins w:id="2081" w:author="Eric Boisvert" w:date="2016-03-06T13:19:00Z">
        <w:r w:rsidR="00D05564">
          <w:t xml:space="preserve">he property numericOlderAge </w:t>
        </w:r>
      </w:ins>
      <w:del w:id="2082"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083"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44687865" w:rsidR="00176E9E" w:rsidRDefault="00A41623" w:rsidP="00176E9E">
      <w:ins w:id="2084" w:author="Eric Boisvert" w:date="2016-03-28T13:07:00Z">
        <w:r>
          <w:t>If present, t</w:t>
        </w:r>
      </w:ins>
      <w:ins w:id="2085" w:author="Eric Boisvert" w:date="2016-03-06T13:20:00Z">
        <w:r w:rsidR="00D05564">
          <w:t>he property numeric</w:t>
        </w:r>
      </w:ins>
      <w:r w:rsidR="00176E9E">
        <w:t xml:space="preserve">Younger age is a </w:t>
      </w:r>
      <w:r w:rsidR="00176E9E" w:rsidRPr="00D970E9">
        <w:t>numerical representation</w:t>
      </w:r>
      <w:r w:rsidR="00176E9E">
        <w:t xml:space="preserve"> (</w:t>
      </w:r>
      <w:ins w:id="2086"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2087" w:author="Eric Boisvert" w:date="2016-03-28T13:07:00Z">
        <w:r>
          <w:t>If present, t</w:t>
        </w:r>
      </w:ins>
      <w:del w:id="2088" w:author="Eric Boisvert" w:date="2016-03-28T13:07:00Z">
        <w:r w:rsidR="00176E9E" w:rsidDel="00A41623">
          <w:delText>T</w:delText>
        </w:r>
      </w:del>
      <w:r w:rsidR="00176E9E">
        <w:t>he property</w:t>
      </w:r>
      <w:r w:rsidR="00176E9E" w:rsidRPr="009A0449">
        <w:t xml:space="preserve"> observationMethod</w:t>
      </w:r>
      <w:r w:rsidR="00176E9E">
        <w:t>:</w:t>
      </w:r>
      <w:ins w:id="2089" w:author="Eric Boisvert" w:date="2016-01-24T13:26:00Z">
        <w:r w:rsidR="00253146" w:rsidRPr="00253146">
          <w:t xml:space="preserve"> </w:t>
        </w:r>
        <w:r w:rsidR="00253146">
          <w:t>Primitive::CharacterString</w:t>
        </w:r>
        <w:r w:rsidR="00253146" w:rsidDel="00253146">
          <w:t xml:space="preserve"> </w:t>
        </w:r>
      </w:ins>
      <w:del w:id="2090"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79270486" w:rsidR="00176E9E" w:rsidRDefault="00A41623" w:rsidP="00176E9E">
      <w:ins w:id="2091" w:author="Eric Boisvert" w:date="2016-03-28T13:07:00Z">
        <w:r>
          <w:t>If present, t</w:t>
        </w:r>
      </w:ins>
      <w:del w:id="2092" w:author="Eric Boisvert" w:date="2016-03-28T13:07:00Z">
        <w:r w:rsidR="00176E9E" w:rsidDel="00A41623">
          <w:delText>T</w:delText>
        </w:r>
      </w:del>
      <w:r w:rsidR="00176E9E">
        <w:t xml:space="preserve">he property </w:t>
      </w:r>
      <w:r w:rsidR="00176E9E" w:rsidRPr="009A0449">
        <w:t>positionalAccuracy:</w:t>
      </w:r>
      <w:ins w:id="2093" w:author="Eric Boisvert" w:date="2016-01-24T13:26:00Z">
        <w:r w:rsidR="00253146">
          <w:t>Primitive::CharacterString</w:t>
        </w:r>
        <w:r w:rsidR="00253146" w:rsidRPr="009A0449" w:rsidDel="00253146">
          <w:t xml:space="preserve"> </w:t>
        </w:r>
      </w:ins>
      <w:del w:id="2094" w:author="Eric Boisvert" w:date="2016-01-24T13:26:00Z">
        <w:r w:rsidR="00176E9E" w:rsidRPr="009A0449" w:rsidDel="00253146">
          <w:delText xml:space="preserve">CharacterString </w:delText>
        </w:r>
      </w:del>
      <w:r w:rsidR="00AB423B">
        <w:t xml:space="preserve">is </w:t>
      </w:r>
      <w:r w:rsidR="00176E9E">
        <w:t>q</w:t>
      </w:r>
      <w:commentRangeStart w:id="2095"/>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095"/>
      <w:r w:rsidR="00176E9E">
        <w:rPr>
          <w:rStyle w:val="CommentReference"/>
        </w:rPr>
        <w:commentReference w:id="2095"/>
      </w:r>
    </w:p>
    <w:p w14:paraId="649CD2B9" w14:textId="77777777" w:rsidR="00176E9E" w:rsidRDefault="00176E9E" w:rsidP="00176E9E">
      <w:pPr>
        <w:pStyle w:val="Heading4"/>
      </w:pPr>
      <w:r>
        <w:lastRenderedPageBreak/>
        <w:t>source</w:t>
      </w:r>
    </w:p>
    <w:p w14:paraId="6F4CF505" w14:textId="68E58F2C" w:rsidR="00176E9E" w:rsidRDefault="00A41623" w:rsidP="00176E9E">
      <w:ins w:id="2096" w:author="Eric Boisvert" w:date="2016-03-28T13:07:00Z">
        <w:r>
          <w:t>If present, t</w:t>
        </w:r>
      </w:ins>
      <w:del w:id="2097" w:author="Eric Boisvert" w:date="2016-03-28T13:07:00Z">
        <w:r w:rsidR="00176E9E" w:rsidDel="00A41623">
          <w:delText>T</w:delText>
        </w:r>
      </w:del>
      <w:r w:rsidR="00176E9E">
        <w:t>he property source:</w:t>
      </w:r>
      <w:ins w:id="2098" w:author="Eric Boisvert" w:date="2016-01-24T13:26:00Z">
        <w:r w:rsidR="00253146">
          <w:t>Primitive::CharacterString</w:t>
        </w:r>
        <w:r w:rsidR="00253146" w:rsidDel="00253146">
          <w:t xml:space="preserve"> </w:t>
        </w:r>
      </w:ins>
      <w:del w:id="2099"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00" w:author="Eric Boisvert" w:date="2016-03-28T12:49:00Z">
        <w:r w:rsidR="00176E9E" w:rsidRPr="009A0449" w:rsidDel="001E3746">
          <w:delText>a</w:delText>
        </w:r>
      </w:del>
      <w:r w:rsidR="00176E9E" w:rsidRPr="009A0449">
        <w:t>m</w:t>
      </w:r>
      <w:ins w:id="2101"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02" w:author="Eric Boisvert" w:date="2016-01-24T13:26:00Z">
        <w:r w:rsidR="00253146">
          <w:t>Primitive::CharacterString</w:t>
        </w:r>
        <w:r w:rsidR="00253146" w:rsidDel="00253146">
          <w:t xml:space="preserve"> </w:t>
        </w:r>
      </w:ins>
      <w:del w:id="2103"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04" w:author="Eric Boisvert" w:date="2016-01-24T13:27:00Z">
        <w:r w:rsidR="00253146">
          <w:t>Primitive::CharacterString</w:t>
        </w:r>
        <w:r w:rsidR="00253146" w:rsidDel="00253146">
          <w:rPr>
            <w:lang w:val="en-CA"/>
          </w:rPr>
          <w:t xml:space="preserve"> </w:t>
        </w:r>
      </w:ins>
      <w:del w:id="210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06" w:author="Eric Boisvert" w:date="2016-01-24T13:27:00Z">
        <w:r w:rsidR="00253146">
          <w:t>Primitive::CharacterString</w:t>
        </w:r>
        <w:r w:rsidR="00253146" w:rsidDel="00253146">
          <w:rPr>
            <w:lang w:val="en-CA"/>
          </w:rPr>
          <w:t xml:space="preserve"> </w:t>
        </w:r>
      </w:ins>
      <w:del w:id="210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08" w:author="Eric Boisvert" w:date="2016-01-24T13:27:00Z">
        <w:r w:rsidR="00253146">
          <w:t>Primitive::CharacterString</w:t>
        </w:r>
        <w:r w:rsidR="00253146" w:rsidDel="00253146">
          <w:rPr>
            <w:lang w:val="en-CA"/>
          </w:rPr>
          <w:t xml:space="preserve"> </w:t>
        </w:r>
      </w:ins>
      <w:del w:id="2109"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10"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11" w:author="Eric Boisvert" w:date="2016-01-24T13:27:00Z">
        <w:r w:rsidR="00253146">
          <w:t>Primitive::CharacterString</w:t>
        </w:r>
        <w:r w:rsidR="00253146" w:rsidDel="00253146">
          <w:rPr>
            <w:lang w:val="en-CA"/>
          </w:rPr>
          <w:t xml:space="preserve"> </w:t>
        </w:r>
      </w:ins>
      <w:del w:id="2112"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113" w:author="Eric Boisvert" w:date="2016-03-28T13:08:00Z">
        <w:r>
          <w:t>If present, t</w:t>
        </w:r>
      </w:ins>
      <w:del w:id="2114" w:author="Eric Boisvert" w:date="2016-03-28T13:08:00Z">
        <w:r w:rsidR="00176E9E" w:rsidDel="00A41623">
          <w:delText>T</w:delText>
        </w:r>
      </w:del>
      <w:r w:rsidR="00176E9E">
        <w:t xml:space="preserve">he property </w:t>
      </w:r>
      <w:r w:rsidR="00176E9E" w:rsidRPr="00C17A19">
        <w:t>specification_uri</w:t>
      </w:r>
      <w:r w:rsidR="00176E9E">
        <w:t>:</w:t>
      </w:r>
      <w:ins w:id="2115" w:author="Eric Boisvert" w:date="2016-01-24T13:27:00Z">
        <w:r w:rsidR="00253146">
          <w:t>Primitive::CharacterString</w:t>
        </w:r>
        <w:r w:rsidR="00253146" w:rsidDel="00253146">
          <w:t xml:space="preserve"> </w:t>
        </w:r>
      </w:ins>
      <w:del w:id="2116"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17"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1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18"/>
            <w:r>
              <w:rPr>
                <w:rStyle w:val="CommentReference"/>
                <w:rFonts w:ascii="Times New Roman" w:eastAsia="Times New Roman" w:hAnsi="Times New Roman"/>
                <w:lang w:val="en-US" w:eastAsia="en-US"/>
              </w:rPr>
              <w:commentReference w:id="211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119" w:author="Eric Boisvert" w:date="2016-03-28T13:08:00Z">
        <w:r>
          <w:t>If present, t</w:t>
        </w:r>
      </w:ins>
      <w:del w:id="2120" w:author="Eric Boisvert" w:date="2016-03-28T13:08:00Z">
        <w:r w:rsidR="009E36A6" w:rsidRPr="009E36A6" w:rsidDel="00A41623">
          <w:delText>T</w:delText>
        </w:r>
      </w:del>
      <w:r w:rsidR="009E36A6" w:rsidRPr="009E36A6">
        <w:t>he property metadata_uri:</w:t>
      </w:r>
      <w:ins w:id="2121" w:author="Eric Boisvert" w:date="2016-01-24T13:27:00Z">
        <w:r w:rsidR="00253146">
          <w:t>Primitive::CharacterString</w:t>
        </w:r>
        <w:r w:rsidR="00253146" w:rsidRPr="009E36A6" w:rsidDel="00253146">
          <w:t xml:space="preserve"> </w:t>
        </w:r>
      </w:ins>
      <w:del w:id="2122"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1B224F8E" w:rsidR="009E36A6" w:rsidRDefault="00A41623" w:rsidP="00176E9E">
      <w:ins w:id="2123" w:author="Eric Boisvert" w:date="2016-03-28T13:08:00Z">
        <w:r>
          <w:t>If present, t</w:t>
        </w:r>
      </w:ins>
      <w:del w:id="2124"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125" w:author="Eric Boisvert" w:date="2016-01-24T13:27:00Z">
        <w:r w:rsidDel="00253146">
          <w:delText>GM</w:delText>
        </w:r>
      </w:del>
      <w:ins w:id="2126"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127" w:name="_Toc445034200"/>
      <w:r w:rsidRPr="00D14AF0">
        <w:rPr>
          <w:lang w:val="en-CA"/>
        </w:rPr>
        <w:lastRenderedPageBreak/>
        <w:t>B</w:t>
      </w:r>
      <w:bookmarkStart w:id="2128" w:name="BKM_03A20E93_D10C_455A_8888_4A83A8C62628"/>
      <w:bookmarkEnd w:id="2128"/>
      <w:r w:rsidRPr="00D14AF0">
        <w:rPr>
          <w:lang w:val="en-CA"/>
        </w:rPr>
        <w:t>oreholeView</w:t>
      </w:r>
      <w:bookmarkEnd w:id="212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A173A4">
      <w:pPr>
        <w:keepNext/>
        <w:autoSpaceDE w:val="0"/>
        <w:autoSpaceDN w:val="0"/>
        <w:adjustRightInd w:val="0"/>
        <w:spacing w:after="0" w:line="240" w:lineRule="atLeast"/>
        <w:jc w:val="center"/>
        <w:pPrChange w:id="2129"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130" w:author="Ollie Raymond" w:date="2016-02-12T17:37:00Z">
            <w:rPr/>
          </w:rPrChange>
        </w:rPr>
        <w:pPrChange w:id="2131" w:author="Ollie Raymond" w:date="2016-02-12T17:37:00Z">
          <w:pPr>
            <w:pStyle w:val="Caption"/>
          </w:pPr>
        </w:pPrChange>
      </w:pPr>
      <w:r w:rsidRPr="002050B2">
        <w:rPr>
          <w:color w:val="auto"/>
          <w:rPrChange w:id="2132" w:author="Ollie Raymond" w:date="2016-02-12T17:37:00Z">
            <w:rPr/>
          </w:rPrChange>
        </w:rPr>
        <w:t xml:space="preserve">Figure </w:t>
      </w:r>
      <w:r w:rsidRPr="002050B2">
        <w:rPr>
          <w:color w:val="auto"/>
          <w:rPrChange w:id="2133" w:author="Ollie Raymond" w:date="2016-02-12T17:37:00Z">
            <w:rPr/>
          </w:rPrChange>
        </w:rPr>
        <w:fldChar w:fldCharType="begin"/>
      </w:r>
      <w:r w:rsidRPr="002050B2">
        <w:rPr>
          <w:color w:val="auto"/>
          <w:rPrChange w:id="2134" w:author="Ollie Raymond" w:date="2016-02-12T17:37:00Z">
            <w:rPr/>
          </w:rPrChange>
        </w:rPr>
        <w:instrText xml:space="preserve"> SEQ Figure \* ARABIC </w:instrText>
      </w:r>
      <w:r w:rsidRPr="002050B2">
        <w:rPr>
          <w:color w:val="auto"/>
          <w:rPrChange w:id="2135" w:author="Ollie Raymond" w:date="2016-02-12T17:37:00Z">
            <w:rPr/>
          </w:rPrChange>
        </w:rPr>
        <w:fldChar w:fldCharType="separate"/>
      </w:r>
      <w:ins w:id="2136" w:author="Eric Boisvert" w:date="2016-03-26T14:06:00Z">
        <w:r w:rsidR="005960FA">
          <w:rPr>
            <w:noProof/>
            <w:color w:val="auto"/>
          </w:rPr>
          <w:t>11</w:t>
        </w:r>
      </w:ins>
      <w:del w:id="2137" w:author="Eric Boisvert" w:date="2016-01-16T17:26:00Z">
        <w:r w:rsidR="0043586C" w:rsidRPr="002050B2" w:rsidDel="00230CDE">
          <w:rPr>
            <w:noProof/>
            <w:color w:val="auto"/>
            <w:rPrChange w:id="2138" w:author="Ollie Raymond" w:date="2016-02-12T17:37:00Z">
              <w:rPr>
                <w:noProof/>
              </w:rPr>
            </w:rPrChange>
          </w:rPr>
          <w:delText>10</w:delText>
        </w:r>
      </w:del>
      <w:r w:rsidRPr="002050B2">
        <w:rPr>
          <w:color w:val="auto"/>
          <w:rPrChange w:id="2139" w:author="Ollie Raymond" w:date="2016-02-12T17:37:00Z">
            <w:rPr/>
          </w:rPrChange>
        </w:rPr>
        <w:fldChar w:fldCharType="end"/>
      </w:r>
      <w:r w:rsidRPr="002050B2">
        <w:rPr>
          <w:color w:val="auto"/>
          <w:rPrChange w:id="2140"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141" w:author="Eric Boisvert" w:date="2016-01-24T13:28:00Z">
        <w:r w:rsidR="00253146">
          <w:t>Primitive::CharacterString</w:t>
        </w:r>
        <w:r w:rsidR="00253146" w:rsidDel="00253146">
          <w:rPr>
            <w:rFonts w:cs="Arial"/>
            <w:color w:val="000000"/>
            <w:lang w:val="en-CA"/>
          </w:rPr>
          <w:t xml:space="preserve"> </w:t>
        </w:r>
      </w:ins>
      <w:del w:id="2142"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43"/>
      <w:r w:rsidR="00D96958">
        <w:t xml:space="preserve">and be formatted as an </w:t>
      </w:r>
      <w:r w:rsidR="00D96958">
        <w:rPr>
          <w:lang w:val="en-CA"/>
        </w:rPr>
        <w:t xml:space="preserve">absolute URI conformant to RFC </w:t>
      </w:r>
      <w:commentRangeStart w:id="2144"/>
      <w:r w:rsidR="00D96958">
        <w:rPr>
          <w:lang w:val="en-CA"/>
        </w:rPr>
        <w:t>3986</w:t>
      </w:r>
      <w:commentRangeEnd w:id="2144"/>
      <w:r w:rsidR="00D96958">
        <w:rPr>
          <w:rStyle w:val="CommentReference"/>
        </w:rPr>
        <w:commentReference w:id="2144"/>
      </w:r>
      <w:ins w:id="2145" w:author="Eric Boisvert" w:date="2016-03-28T12:50:00Z">
        <w:r w:rsidR="001E3746">
          <w:rPr>
            <w:lang w:val="en-CA"/>
          </w:rPr>
          <w:t>.</w:t>
        </w:r>
      </w:ins>
      <w:del w:id="2146" w:author="Eric Boisvert" w:date="2016-03-28T12:50:00Z">
        <w:r w:rsidR="00D96958" w:rsidDel="001E3746">
          <w:rPr>
            <w:lang w:val="en-CA"/>
          </w:rPr>
          <w:delText>.</w:delText>
        </w:r>
        <w:r w:rsidDel="001E3746">
          <w:rPr>
            <w:rFonts w:cs="Arial"/>
            <w:color w:val="000000"/>
            <w:lang w:val="en-CA"/>
          </w:rPr>
          <w:delText xml:space="preserve">.  </w:delText>
        </w:r>
      </w:del>
      <w:del w:id="2147"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43"/>
      <w:r w:rsidR="00673C75">
        <w:rPr>
          <w:rStyle w:val="CommentReference"/>
        </w:rPr>
        <w:commentReference w:id="2143"/>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148"/>
            <w:r>
              <w:rPr>
                <w:rStyle w:val="reqtext"/>
                <w:lang w:val="en-CA"/>
              </w:rPr>
              <w:t xml:space="preserve">Identifier </w:t>
            </w:r>
            <w:commentRangeStart w:id="2149"/>
            <w:r>
              <w:rPr>
                <w:rStyle w:val="reqtext"/>
                <w:lang w:val="en-CA"/>
              </w:rPr>
              <w:t xml:space="preserve">SHOULD </w:t>
            </w:r>
            <w:commentRangeEnd w:id="2149"/>
            <w:r w:rsidR="00415E41">
              <w:rPr>
                <w:rStyle w:val="CommentReference"/>
                <w:rFonts w:ascii="Times New Roman" w:eastAsia="Times New Roman" w:hAnsi="Times New Roman"/>
                <w:lang w:val="en-US" w:eastAsia="en-US"/>
              </w:rPr>
              <w:commentReference w:id="2149"/>
            </w:r>
            <w:r>
              <w:rPr>
                <w:rStyle w:val="reqtext"/>
                <w:lang w:val="en-CA"/>
              </w:rPr>
              <w:t>resolve to a representation of a GeoSciML Borehole</w:t>
            </w:r>
            <w:commentRangeEnd w:id="2148"/>
            <w:r w:rsidR="00673C75">
              <w:rPr>
                <w:rStyle w:val="CommentReference"/>
                <w:rFonts w:ascii="Times New Roman" w:eastAsia="Times New Roman" w:hAnsi="Times New Roman"/>
                <w:lang w:val="en-US" w:eastAsia="en-US"/>
              </w:rPr>
              <w:commentReference w:id="2148"/>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1622DF85" w:rsidR="00510FBF" w:rsidRDefault="00A41623" w:rsidP="00D14AF0">
      <w:pPr>
        <w:autoSpaceDE w:val="0"/>
        <w:autoSpaceDN w:val="0"/>
        <w:adjustRightInd w:val="0"/>
        <w:spacing w:after="0" w:line="240" w:lineRule="atLeast"/>
        <w:rPr>
          <w:rFonts w:cs="Arial"/>
          <w:color w:val="000000"/>
          <w:lang w:val="en-CA"/>
        </w:rPr>
      </w:pPr>
      <w:ins w:id="2150" w:author="Eric Boisvert" w:date="2016-03-28T13:08:00Z">
        <w:r>
          <w:lastRenderedPageBreak/>
          <w:t>If present, t</w:t>
        </w:r>
      </w:ins>
      <w:del w:id="2151" w:author="Eric Boisvert" w:date="2016-03-28T13:08:00Z">
        <w:r w:rsidR="00FD56B7" w:rsidDel="00A41623">
          <w:rPr>
            <w:rFonts w:cs="Arial"/>
            <w:color w:val="000000"/>
            <w:lang w:val="en-CA"/>
          </w:rPr>
          <w:delText>T</w:delText>
        </w:r>
      </w:del>
      <w:r w:rsidR="00FD56B7">
        <w:rPr>
          <w:rFonts w:cs="Arial"/>
          <w:color w:val="000000"/>
          <w:lang w:val="en-CA"/>
        </w:rPr>
        <w:t>he property name:</w:t>
      </w:r>
      <w:ins w:id="2152" w:author="Eric Boisvert" w:date="2016-01-24T13:28:00Z">
        <w:r w:rsidR="00253146">
          <w:t>Primitive::CharacterString</w:t>
        </w:r>
        <w:r w:rsidR="00253146" w:rsidDel="00253146">
          <w:rPr>
            <w:rFonts w:cs="Arial"/>
            <w:color w:val="000000"/>
            <w:lang w:val="en-CA"/>
          </w:rPr>
          <w:t xml:space="preserve"> </w:t>
        </w:r>
      </w:ins>
      <w:del w:id="2153"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54" w:author="Ollie Raymond" w:date="2016-02-12T17:22:00Z">
        <w:r w:rsidR="00FD56B7" w:rsidDel="00786781">
          <w:rPr>
            <w:rFonts w:cs="Arial"/>
            <w:color w:val="000000"/>
            <w:lang w:val="en-CA"/>
          </w:rPr>
          <w:delText xml:space="preserve">human </w:delText>
        </w:r>
      </w:del>
      <w:ins w:id="2155"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56" w:author="Eric Boisvert" w:date="2016-03-28T13:08:00Z">
        <w:r>
          <w:t>If present, t</w:t>
        </w:r>
      </w:ins>
      <w:del w:id="2157"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158" w:author="Eric Boisvert" w:date="2016-01-24T13:28:00Z">
        <w:r w:rsidR="00253146">
          <w:t>Primitive::CharacterString</w:t>
        </w:r>
        <w:r w:rsidR="00253146" w:rsidDel="00253146">
          <w:rPr>
            <w:rFonts w:cs="Arial"/>
            <w:color w:val="000000"/>
            <w:lang w:val="en-CA"/>
          </w:rPr>
          <w:t xml:space="preserve"> </w:t>
        </w:r>
      </w:ins>
      <w:del w:id="215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60" w:author="Ollie Raymond" w:date="2016-02-12T17:22:00Z">
        <w:r w:rsidR="00FD56B7" w:rsidDel="00786781">
          <w:rPr>
            <w:rFonts w:cs="Arial"/>
            <w:color w:val="000000"/>
            <w:lang w:val="en-CA"/>
          </w:rPr>
          <w:delText xml:space="preserve">human </w:delText>
        </w:r>
      </w:del>
      <w:ins w:id="216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8F7D0" w:rsidR="00FD56B7" w:rsidRDefault="00A41623" w:rsidP="00D14AF0">
      <w:pPr>
        <w:autoSpaceDE w:val="0"/>
        <w:autoSpaceDN w:val="0"/>
        <w:adjustRightInd w:val="0"/>
        <w:spacing w:after="0" w:line="240" w:lineRule="atLeast"/>
        <w:rPr>
          <w:rFonts w:cs="Arial"/>
          <w:color w:val="000000"/>
          <w:lang w:val="en-CA"/>
        </w:rPr>
      </w:pPr>
      <w:ins w:id="2162" w:author="Eric Boisvert" w:date="2016-03-28T13:08:00Z">
        <w:r>
          <w:t>If present, t</w:t>
        </w:r>
      </w:ins>
      <w:del w:id="216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164" w:author="Eric Boisvert" w:date="2016-01-24T13:28:00Z">
        <w:r w:rsidR="00253146">
          <w:t>Primitive::CharacterString</w:t>
        </w:r>
        <w:r w:rsidR="00253146" w:rsidDel="00253146">
          <w:rPr>
            <w:rFonts w:cs="Arial"/>
            <w:color w:val="000000"/>
            <w:lang w:val="en-CA"/>
          </w:rPr>
          <w:t xml:space="preserve"> </w:t>
        </w:r>
      </w:ins>
      <w:del w:id="216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6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2BB7B59D" w:rsidR="00FD56B7" w:rsidRDefault="00A41623" w:rsidP="00D14AF0">
      <w:pPr>
        <w:autoSpaceDE w:val="0"/>
        <w:autoSpaceDN w:val="0"/>
        <w:adjustRightInd w:val="0"/>
        <w:spacing w:after="0" w:line="240" w:lineRule="atLeast"/>
        <w:rPr>
          <w:rFonts w:cs="Arial"/>
          <w:color w:val="000000"/>
          <w:lang w:val="en-CA"/>
        </w:rPr>
      </w:pPr>
      <w:ins w:id="2167" w:author="Eric Boisvert" w:date="2016-03-28T13:08:00Z">
        <w:r>
          <w:t>If present, t</w:t>
        </w:r>
      </w:ins>
      <w:del w:id="2168"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169" w:author="Eric Boisvert" w:date="2016-01-24T13:28:00Z">
        <w:r w:rsidR="00253146">
          <w:t>Primitive::CharacterString</w:t>
        </w:r>
        <w:r w:rsidR="00253146" w:rsidDel="00253146">
          <w:rPr>
            <w:rFonts w:cs="Arial"/>
            <w:color w:val="000000"/>
            <w:lang w:val="en-CA"/>
          </w:rPr>
          <w:t xml:space="preserve"> </w:t>
        </w:r>
      </w:ins>
      <w:del w:id="2170"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71"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41BF13B7" w:rsidR="00FD56B7" w:rsidRDefault="00A41623" w:rsidP="00D14AF0">
      <w:pPr>
        <w:autoSpaceDE w:val="0"/>
        <w:autoSpaceDN w:val="0"/>
        <w:adjustRightInd w:val="0"/>
        <w:spacing w:after="0" w:line="240" w:lineRule="atLeast"/>
        <w:rPr>
          <w:rFonts w:cs="Arial"/>
          <w:color w:val="000000"/>
          <w:lang w:val="en-CA"/>
        </w:rPr>
      </w:pPr>
      <w:ins w:id="2172" w:author="Eric Boisvert" w:date="2016-03-28T13:08:00Z">
        <w:r>
          <w:t>If present, t</w:t>
        </w:r>
      </w:ins>
      <w:del w:id="2173"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174" w:author="Eric Boisvert" w:date="2016-01-24T13:28:00Z">
        <w:r w:rsidR="00253146">
          <w:t>Primitive::CharacterString</w:t>
        </w:r>
        <w:r w:rsidR="00253146" w:rsidDel="00253146">
          <w:rPr>
            <w:rFonts w:cs="Arial"/>
            <w:color w:val="000000"/>
            <w:lang w:val="en-CA"/>
          </w:rPr>
          <w:t xml:space="preserve"> </w:t>
        </w:r>
      </w:ins>
      <w:del w:id="2175"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176" w:author="Eric Boisvert" w:date="2016-03-28T13:08:00Z">
        <w:r>
          <w:t>If present, t</w:t>
        </w:r>
      </w:ins>
      <w:del w:id="2177"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178" w:author="Eric Boisvert" w:date="2016-01-24T13:28:00Z">
        <w:r w:rsidR="00253146">
          <w:t>Primitive::CharacterString</w:t>
        </w:r>
        <w:r w:rsidR="00253146" w:rsidDel="00253146">
          <w:rPr>
            <w:rFonts w:cs="Arial"/>
            <w:color w:val="000000"/>
            <w:lang w:val="en-CA"/>
          </w:rPr>
          <w:t xml:space="preserve"> </w:t>
        </w:r>
      </w:ins>
      <w:del w:id="2179"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180" w:author="Eric Boisvert" w:date="2016-03-28T13:09:00Z">
        <w:r>
          <w:t>If present, t</w:t>
        </w:r>
      </w:ins>
      <w:del w:id="2181" w:author="Eric Boisvert" w:date="2016-03-28T13:09:00Z">
        <w:r w:rsidR="00FD56B7" w:rsidDel="00A41623">
          <w:rPr>
            <w:rFonts w:cs="Arial"/>
            <w:color w:val="000000"/>
            <w:lang w:val="en-CA"/>
          </w:rPr>
          <w:delText>T</w:delText>
        </w:r>
      </w:del>
      <w:r w:rsidR="00FD56B7">
        <w:rPr>
          <w:rFonts w:cs="Arial"/>
          <w:color w:val="000000"/>
          <w:lang w:val="en-CA"/>
        </w:rPr>
        <w:t>he property driller:</w:t>
      </w:r>
      <w:ins w:id="2182" w:author="Eric Boisvert" w:date="2016-01-24T13:28:00Z">
        <w:r w:rsidR="00253146">
          <w:t>Primitive::CharacterString</w:t>
        </w:r>
        <w:r w:rsidR="00253146" w:rsidDel="00253146">
          <w:rPr>
            <w:rFonts w:cs="Arial"/>
            <w:color w:val="000000"/>
            <w:lang w:val="en-CA"/>
          </w:rPr>
          <w:t xml:space="preserve"> </w:t>
        </w:r>
      </w:ins>
      <w:del w:id="2183"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lastRenderedPageBreak/>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184" w:author="Eric Boisvert" w:date="2016-03-28T13:09:00Z">
        <w:r>
          <w:t>If present, t</w:t>
        </w:r>
      </w:ins>
      <w:del w:id="2185"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186" w:author="Eric Boisvert" w:date="2016-01-24T13:29:00Z">
        <w:r w:rsidR="002E1163" w:rsidDel="00253146">
          <w:rPr>
            <w:rFonts w:cs="Arial"/>
            <w:color w:val="000000"/>
            <w:lang w:val="en-CA"/>
          </w:rPr>
          <w:delText>:CharacterString</w:delText>
        </w:r>
      </w:del>
      <w:ins w:id="2187"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188" w:author="Eric Boisvert" w:date="2016-03-28T13:09:00Z">
        <w:r>
          <w:t>If present, t</w:t>
        </w:r>
      </w:ins>
      <w:del w:id="2189" w:author="Eric Boisvert" w:date="2016-03-28T13:09:00Z">
        <w:r w:rsidR="00E341D3" w:rsidDel="00A41623">
          <w:rPr>
            <w:lang w:val="en-CA"/>
          </w:rPr>
          <w:delText>T</w:delText>
        </w:r>
      </w:del>
      <w:r w:rsidR="00E341D3">
        <w:rPr>
          <w:lang w:val="en-CA"/>
        </w:rPr>
        <w:t>he property drillEndData</w:t>
      </w:r>
      <w:del w:id="2190" w:author="Eric Boisvert" w:date="2016-01-24T13:29:00Z">
        <w:r w:rsidR="00E341D3" w:rsidDel="00253146">
          <w:rPr>
            <w:lang w:val="en-CA"/>
          </w:rPr>
          <w:delText>:CharacterString</w:delText>
        </w:r>
      </w:del>
      <w:ins w:id="2191"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192"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193" w:author="Eric Boisvert" w:date="2016-03-28T13:09:00Z">
        <w:r>
          <w:t>If present, t</w:t>
        </w:r>
      </w:ins>
      <w:del w:id="2194"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195" w:author="Eric Boisvert" w:date="2016-01-24T13:29:00Z">
        <w:r w:rsidR="00E341D3" w:rsidDel="00253146">
          <w:rPr>
            <w:rFonts w:cs="Arial"/>
            <w:color w:val="000000"/>
            <w:lang w:val="en-CA"/>
          </w:rPr>
          <w:delText>:CharacterString</w:delText>
        </w:r>
      </w:del>
      <w:ins w:id="2196"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197" w:author="Eric Boisvert" w:date="2016-03-28T13:09:00Z">
        <w:r>
          <w:t>If present, t</w:t>
        </w:r>
      </w:ins>
      <w:del w:id="2198"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199" w:author="Eric Boisvert" w:date="2016-01-24T13:29:00Z">
        <w:r w:rsidR="00E341D3" w:rsidDel="00253146">
          <w:rPr>
            <w:rFonts w:cs="Arial"/>
            <w:color w:val="000000"/>
            <w:lang w:val="en-CA"/>
          </w:rPr>
          <w:delText>:CharacterString</w:delText>
        </w:r>
      </w:del>
      <w:ins w:id="2200"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01"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02" w:author="Eric Boisvert" w:date="2016-03-28T13:09:00Z">
        <w:r>
          <w:t>If present, t</w:t>
        </w:r>
      </w:ins>
      <w:del w:id="2203"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04" w:author="Ollie Raymond" w:date="2016-02-12T17:25:00Z">
        <w:r w:rsidR="00786781">
          <w:rPr>
            <w:rFonts w:cs="Arial"/>
            <w:color w:val="000000"/>
            <w:lang w:val="en-CA"/>
          </w:rPr>
          <w:t>Primitive::</w:t>
        </w:r>
      </w:ins>
      <w:del w:id="2205"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AFD74CE" w:rsidR="0061478E" w:rsidRDefault="00A41623" w:rsidP="00D14AF0">
      <w:pPr>
        <w:autoSpaceDE w:val="0"/>
        <w:autoSpaceDN w:val="0"/>
        <w:adjustRightInd w:val="0"/>
        <w:spacing w:after="0" w:line="240" w:lineRule="atLeast"/>
        <w:rPr>
          <w:rFonts w:cs="Arial"/>
          <w:color w:val="000000"/>
          <w:lang w:val="en-CA"/>
        </w:rPr>
      </w:pPr>
      <w:ins w:id="2206" w:author="Eric Boisvert" w:date="2016-03-28T13:09:00Z">
        <w:r>
          <w:t>If present, t</w:t>
        </w:r>
      </w:ins>
      <w:del w:id="2207"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08" w:author="Ollie Raymond" w:date="2016-02-12T17:26:00Z">
        <w:r w:rsidR="0061478E" w:rsidDel="00786781">
          <w:rPr>
            <w:rFonts w:cs="Arial"/>
            <w:color w:val="000000"/>
            <w:lang w:val="en-CA"/>
          </w:rPr>
          <w:delText>h</w:delText>
        </w:r>
      </w:del>
      <w:r w:rsidR="0061478E">
        <w:rPr>
          <w:rFonts w:cs="Arial"/>
          <w:color w:val="000000"/>
          <w:lang w:val="en-CA"/>
        </w:rPr>
        <w:t>t</w:t>
      </w:r>
      <w:ins w:id="2209" w:author="Ollie Raymond" w:date="2016-02-12T17:26:00Z">
        <w:r w:rsidR="00786781">
          <w:rPr>
            <w:rFonts w:cs="Arial"/>
            <w:color w:val="000000"/>
            <w:lang w:val="en-CA"/>
          </w:rPr>
          <w:t>h</w:t>
        </w:r>
      </w:ins>
      <w:r w:rsidR="0061478E">
        <w:rPr>
          <w:rFonts w:cs="Arial"/>
          <w:color w:val="000000"/>
          <w:lang w:val="en-CA"/>
        </w:rPr>
        <w:t>_m</w:t>
      </w:r>
      <w:del w:id="2210" w:author="Eric Boisvert" w:date="2016-01-24T13:31:00Z">
        <w:r w:rsidR="0061478E" w:rsidDel="00253146">
          <w:rPr>
            <w:rFonts w:cs="Arial"/>
            <w:color w:val="000000"/>
            <w:lang w:val="en-CA"/>
          </w:rPr>
          <w:delText>:Number</w:delText>
        </w:r>
      </w:del>
      <w:ins w:id="2211"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12"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13"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14" w:author="Eric Boisvert" w:date="2016-03-28T13:09:00Z">
        <w:r>
          <w:t>If present, t</w:t>
        </w:r>
      </w:ins>
      <w:del w:id="2215"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16" w:author="Eric Boisvert" w:date="2016-01-24T13:31:00Z">
        <w:r w:rsidR="0061478E" w:rsidDel="00253146">
          <w:rPr>
            <w:rFonts w:cs="Arial"/>
            <w:color w:val="000000"/>
            <w:lang w:val="en-CA"/>
          </w:rPr>
          <w:delText>:Number</w:delText>
        </w:r>
      </w:del>
      <w:ins w:id="2217"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18"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19"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lastRenderedPageBreak/>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20" w:author="Eric Boisvert" w:date="2016-03-28T13:09:00Z">
        <w:r>
          <w:t>If present, t</w:t>
        </w:r>
      </w:ins>
      <w:del w:id="2221"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22" w:author="Eric Boisvert" w:date="2016-01-24T13:29:00Z">
        <w:r w:rsidR="0061478E" w:rsidDel="00253146">
          <w:rPr>
            <w:rFonts w:cs="Arial"/>
            <w:color w:val="000000"/>
            <w:lang w:val="en-CA"/>
          </w:rPr>
          <w:delText>:CharacterString</w:delText>
        </w:r>
      </w:del>
      <w:ins w:id="2223"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24"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25" w:author="Ollie Raymond" w:date="2016-02-12T17:30:00Z">
              <w:r>
                <w:rPr>
                  <w:rStyle w:val="reqtext"/>
                  <w:lang w:val="en-CA"/>
                </w:rPr>
                <w:t xml:space="preserve">If present, </w:t>
              </w:r>
            </w:ins>
            <w:del w:id="2226" w:author="Ollie Raymond" w:date="2016-02-12T17:30:00Z">
              <w:r w:rsidR="00BE718C" w:rsidDel="00786781">
                <w:rPr>
                  <w:rStyle w:val="reqtext"/>
                  <w:lang w:val="en-CA"/>
                </w:rPr>
                <w:delText>E</w:delText>
              </w:r>
            </w:del>
            <w:ins w:id="2227" w:author="Ollie Raymond" w:date="2016-02-12T17:30:00Z">
              <w:r>
                <w:rPr>
                  <w:rStyle w:val="reqtext"/>
                  <w:lang w:val="en-CA"/>
                </w:rPr>
                <w:t>e</w:t>
              </w:r>
            </w:ins>
            <w:r w:rsidR="00BE718C">
              <w:rPr>
                <w:rStyle w:val="reqtext"/>
                <w:lang w:val="en-CA"/>
              </w:rPr>
              <w:t xml:space="preserve">levation_srs SHALL </w:t>
            </w:r>
            <w:commentRangeStart w:id="2228"/>
            <w:r w:rsidR="00BE718C">
              <w:rPr>
                <w:rStyle w:val="reqtext"/>
                <w:lang w:val="en-CA"/>
              </w:rPr>
              <w:t xml:space="preserve">resolve </w:t>
            </w:r>
            <w:commentRangeEnd w:id="2228"/>
            <w:r w:rsidR="00BE718C">
              <w:rPr>
                <w:rStyle w:val="CommentReference"/>
                <w:rFonts w:ascii="Times New Roman" w:eastAsia="Times New Roman" w:hAnsi="Times New Roman"/>
                <w:lang w:val="en-US" w:eastAsia="en-US"/>
              </w:rPr>
              <w:commentReference w:id="2228"/>
            </w:r>
            <w:r w:rsidR="00BE718C">
              <w:rPr>
                <w:rStyle w:val="reqtext"/>
                <w:lang w:val="en-CA"/>
              </w:rPr>
              <w:t>to a valid EPSG vertical datum</w:t>
            </w:r>
            <w:ins w:id="2229"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30"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31" w:author="Ollie Raymond" w:date="2016-02-12T17:28:00Z"/>
          <w:rFonts w:cs="Arial"/>
          <w:color w:val="000000"/>
          <w:lang w:val="en-CA"/>
        </w:rPr>
      </w:pPr>
      <w:r>
        <w:rPr>
          <w:rFonts w:cs="Arial"/>
          <w:color w:val="000000"/>
          <w:lang w:val="en-CA"/>
        </w:rPr>
        <w:t>Example</w:t>
      </w:r>
      <w:ins w:id="2232"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33"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34"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35"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236"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37" w:author="Eric Boisvert" w:date="2016-03-28T13:09:00Z">
        <w:r>
          <w:t>If present, t</w:t>
        </w:r>
      </w:ins>
      <w:del w:id="2238"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39" w:author="Eric Boisvert" w:date="2016-01-24T13:29:00Z">
        <w:r w:rsidR="00A0347F" w:rsidDel="00253146">
          <w:rPr>
            <w:rFonts w:cs="Arial"/>
            <w:color w:val="000000"/>
            <w:lang w:val="en-CA"/>
          </w:rPr>
          <w:delText>:CharacterString</w:delText>
        </w:r>
      </w:del>
      <w:ins w:id="2240"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41"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42" w:author="Eric Boisvert" w:date="2016-03-28T13:09:00Z">
        <w:r w:rsidDel="00A41623">
          <w:rPr>
            <w:rFonts w:cs="Arial"/>
            <w:color w:val="000000"/>
            <w:lang w:val="en-CA"/>
          </w:rPr>
          <w:delText>T</w:delText>
        </w:r>
      </w:del>
      <w:ins w:id="2243" w:author="Eric Boisvert" w:date="2016-03-28T13:09:00Z">
        <w:r w:rsidR="00A41623">
          <w:t>If present, t</w:t>
        </w:r>
      </w:ins>
      <w:r>
        <w:rPr>
          <w:rFonts w:cs="Arial"/>
          <w:color w:val="000000"/>
          <w:lang w:val="en-CA"/>
        </w:rPr>
        <w:t>he source</w:t>
      </w:r>
      <w:del w:id="2244" w:author="Eric Boisvert" w:date="2016-01-24T13:29:00Z">
        <w:r w:rsidDel="00253146">
          <w:rPr>
            <w:rFonts w:cs="Arial"/>
            <w:color w:val="000000"/>
            <w:lang w:val="en-CA"/>
          </w:rPr>
          <w:delText>:CharacterString</w:delText>
        </w:r>
      </w:del>
      <w:ins w:id="2245"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46" w:author="Eric Boisvert" w:date="2016-01-24T13:29:00Z">
        <w:r w:rsidDel="00253146">
          <w:rPr>
            <w:rFonts w:cs="Arial"/>
            <w:color w:val="000000"/>
            <w:lang w:val="en-CA"/>
          </w:rPr>
          <w:delText>:CharacterString</w:delText>
        </w:r>
      </w:del>
      <w:ins w:id="2247" w:author="Eric Boisvert" w:date="2016-01-24T13:29:00Z">
        <w:r w:rsidR="00253146">
          <w:rPr>
            <w:rFonts w:cs="Arial"/>
            <w:color w:val="000000"/>
            <w:lang w:val="en-CA"/>
          </w:rPr>
          <w:t>:Primitive::CharacterString</w:t>
        </w:r>
      </w:ins>
      <w:r>
        <w:rPr>
          <w:rFonts w:cs="Arial"/>
          <w:color w:val="000000"/>
          <w:lang w:val="en-CA"/>
        </w:rPr>
        <w:t xml:space="preserve"> shall contain</w:t>
      </w:r>
      <w:del w:id="2248"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49" w:author="Ollie Raymond" w:date="2016-02-12T17:36:00Z">
        <w:r w:rsidR="007A60C8">
          <w:rPr>
            <w:rFonts w:cs="Arial"/>
            <w:color w:val="000000"/>
            <w:lang w:val="en-CA"/>
          </w:rPr>
          <w:t xml:space="preserve">to </w:t>
        </w:r>
      </w:ins>
      <w:r>
        <w:rPr>
          <w:rFonts w:cs="Arial"/>
          <w:color w:val="000000"/>
          <w:lang w:val="en-CA"/>
        </w:rPr>
        <w:t xml:space="preserve">one or </w:t>
      </w:r>
      <w:del w:id="2250" w:author="Ollie Raymond" w:date="2016-02-12T17:36:00Z">
        <w:r w:rsidDel="007A60C8">
          <w:rPr>
            <w:rFonts w:cs="Arial"/>
            <w:color w:val="000000"/>
            <w:lang w:val="en-CA"/>
          </w:rPr>
          <w:delText xml:space="preserve">many </w:delText>
        </w:r>
      </w:del>
      <w:ins w:id="2251" w:author="Ollie Raymond" w:date="2016-02-12T17:36:00Z">
        <w:r w:rsidR="007A60C8">
          <w:rPr>
            <w:rFonts w:cs="Arial"/>
            <w:color w:val="000000"/>
            <w:lang w:val="en-CA"/>
          </w:rPr>
          <w:t xml:space="preserve">more </w:t>
        </w:r>
      </w:ins>
      <w:r>
        <w:rPr>
          <w:rFonts w:cs="Arial"/>
          <w:color w:val="000000"/>
          <w:lang w:val="en-CA"/>
        </w:rPr>
        <w:t>representation</w:t>
      </w:r>
      <w:ins w:id="2252" w:author="Ollie Raymond" w:date="2016-02-12T17:36:00Z">
        <w:r w:rsidR="007A60C8">
          <w:rPr>
            <w:rFonts w:cs="Arial"/>
            <w:color w:val="000000"/>
            <w:lang w:val="en-CA"/>
          </w:rPr>
          <w:t>s</w:t>
        </w:r>
      </w:ins>
      <w:r w:rsidRPr="00BE718C">
        <w:rPr>
          <w:rFonts w:cs="Arial"/>
          <w:color w:val="000000"/>
          <w:lang w:val="en-CA"/>
        </w:rPr>
        <w:t xml:space="preserve"> of a parent borehole (eg, </w:t>
      </w:r>
      <w:ins w:id="2253"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54"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lastRenderedPageBreak/>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55" w:author="Eric Boisvert" w:date="2016-03-28T13:09:00Z">
        <w:r>
          <w:t>If present, t</w:t>
        </w:r>
      </w:ins>
      <w:del w:id="2256"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57" w:author="Eric Boisvert" w:date="2016-01-24T13:29:00Z">
        <w:r w:rsidR="00BE718C" w:rsidDel="00253146">
          <w:rPr>
            <w:rFonts w:cs="Arial"/>
            <w:color w:val="000000"/>
            <w:lang w:val="en-CA"/>
          </w:rPr>
          <w:delText>:CharacterString</w:delText>
        </w:r>
      </w:del>
      <w:ins w:id="2258"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777DFFD4" w:rsidR="00BE718C" w:rsidRDefault="00A41623" w:rsidP="00BE718C">
      <w:ins w:id="2259" w:author="Eric Boisvert" w:date="2016-03-28T13:09:00Z">
        <w:r>
          <w:t>If present, t</w:t>
        </w:r>
      </w:ins>
      <w:del w:id="2260" w:author="Eric Boisvert" w:date="2016-03-28T13:09:00Z">
        <w:r w:rsidR="00BE718C" w:rsidDel="00A41623">
          <w:delText>T</w:delText>
        </w:r>
      </w:del>
      <w:r w:rsidR="00BE718C">
        <w:t xml:space="preserve">he property </w:t>
      </w:r>
      <w:r w:rsidR="00BE718C" w:rsidRPr="00C17A19">
        <w:t>genericSymbolizer</w:t>
      </w:r>
      <w:del w:id="2261" w:author="Eric Boisvert" w:date="2016-01-24T13:29:00Z">
        <w:r w:rsidR="00BE718C" w:rsidDel="00253146">
          <w:delText>:CharacterString</w:delText>
        </w:r>
      </w:del>
      <w:ins w:id="2262"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63" w:author="Ollie Raymond" w:date="2016-02-12T17:37:00Z">
        <w:r w:rsidDel="007A60C8">
          <w:delText xml:space="preserve">can </w:delText>
        </w:r>
      </w:del>
      <w:ins w:id="2264"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65"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66" w:name="BKM_82E84894_826F_4479_973A_CBC44C2E6336"/>
      <w:bookmarkStart w:id="2267" w:name="BKM_2AC44CB2_D8AD_4710_965F_8C3E8A778226"/>
      <w:bookmarkStart w:id="2268" w:name="BKM_1CCAFBF2_5AEE_4D8D_970F_45B148E97DED"/>
      <w:bookmarkStart w:id="2269" w:name="BKM_988B3B2F_E5F0_47AC_B40B_3E7EB1B7F6A8"/>
      <w:bookmarkStart w:id="2270" w:name="BKM_D4489C08_74CE_4704_A313_E3DE8D8C2C02"/>
      <w:bookmarkStart w:id="2271" w:name="BKM_3CED884F_4F1D_42D8_9256_BF8F325D7BF9"/>
      <w:bookmarkStart w:id="2272" w:name="BKM_4D00B287_AF58_4181_BBC5_8A25643F2ECB"/>
      <w:bookmarkStart w:id="2273" w:name="BKM_8130FE65_F0ED_41F2_ABFA_924F7CBE3C44"/>
      <w:bookmarkStart w:id="2274" w:name="BKM_44DAEF74_D7B7_4FE5_8CBB_636851476829"/>
      <w:bookmarkStart w:id="2275" w:name="BKM_3338A6EC_8A76_4151_9BBE_AF6AA6E7ABA5"/>
      <w:bookmarkStart w:id="2276" w:name="BKM_0695D395_0E6D_4C80_885E_54CD7307213E"/>
      <w:bookmarkStart w:id="2277" w:name="BKM_83AB4886_B40B_45D9_93A6_9A7A11A1DB22"/>
      <w:bookmarkStart w:id="2278" w:name="BKM_18DECF87_EACF_4237_B14D_5CBA397C8B9F"/>
      <w:bookmarkStart w:id="2279" w:name="BKM_A2513DE4_90C9_4111_97A5_8AB9734CC788"/>
      <w:bookmarkStart w:id="2280" w:name="BKM_C29B4A43_BD79_4426_A200_1B1C1E4E23DB"/>
      <w:bookmarkStart w:id="2281" w:name="BKM_D6389F0E_EB92_428D_B31C_62B7B2DE2191"/>
      <w:bookmarkStart w:id="2282" w:name="BKM_44662CA4_810A_46C1_8CCE_D899E8B34841"/>
      <w:bookmarkStart w:id="2283" w:name="BKM_A4ADBA47_2A66_4D31_B98E_429D2187557A"/>
      <w:bookmarkStart w:id="2284" w:name="BKM_6A453B7D_E05C_442A_9729_07602A0CE53F"/>
      <w:bookmarkStart w:id="2285" w:name="BKM_B674F95F_8259_4A18_BB9A_C7004F238C58"/>
      <w:bookmarkStart w:id="2286" w:name="BKM_99FA56C9_DF26_4FF5_AF2C_A1CA27033687"/>
      <w:bookmarkStart w:id="2287" w:name="BKM_10DBF70D_6106_40F3_9F20_6815C31BFF23"/>
      <w:bookmarkStart w:id="2288" w:name="BKM_156BACFD_61FB_4C7D_8E17_15915D5DC1EB"/>
      <w:bookmarkStart w:id="2289" w:name="BKM_660451F7_6344_4A08_8AF1_55EA34BAFC1E"/>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p>
    <w:p w14:paraId="31B29BD6" w14:textId="77777777" w:rsidR="00D14AF0" w:rsidRDefault="00D14AF0" w:rsidP="00401D4D">
      <w:pPr>
        <w:pStyle w:val="Heading3"/>
        <w:rPr>
          <w:lang w:val="en-CA"/>
        </w:rPr>
      </w:pPr>
      <w:bookmarkStart w:id="2290" w:name="_Toc445034201"/>
      <w:r w:rsidRPr="00D14AF0">
        <w:rPr>
          <w:lang w:val="en-CA"/>
        </w:rPr>
        <w:t>C</w:t>
      </w:r>
      <w:bookmarkStart w:id="2291" w:name="BKM_6A5667C6_1461_4AA7_BA98_1583B82E247C"/>
      <w:bookmarkEnd w:id="2291"/>
      <w:r w:rsidRPr="00D14AF0">
        <w:rPr>
          <w:lang w:val="en-CA"/>
        </w:rPr>
        <w:t>ontactView</w:t>
      </w:r>
      <w:bookmarkEnd w:id="229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A173A4">
      <w:pPr>
        <w:keepNext/>
        <w:autoSpaceDE w:val="0"/>
        <w:autoSpaceDN w:val="0"/>
        <w:adjustRightInd w:val="0"/>
        <w:spacing w:after="0" w:line="240" w:lineRule="atLeast"/>
        <w:jc w:val="center"/>
        <w:pPrChange w:id="2292"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7" o:title=""/>
          </v:shape>
        </w:pict>
      </w:r>
    </w:p>
    <w:p w14:paraId="202EF08B" w14:textId="5D1EF9F6" w:rsidR="00BA190F" w:rsidRPr="002050B2" w:rsidRDefault="00BA190F">
      <w:pPr>
        <w:pStyle w:val="Caption"/>
        <w:jc w:val="center"/>
        <w:rPr>
          <w:color w:val="auto"/>
          <w:rPrChange w:id="2293" w:author="Ollie Raymond" w:date="2016-02-12T17:37:00Z">
            <w:rPr/>
          </w:rPrChange>
        </w:rPr>
        <w:pPrChange w:id="2294" w:author="Ollie Raymond" w:date="2016-02-12T17:37:00Z">
          <w:pPr>
            <w:pStyle w:val="Caption"/>
          </w:pPr>
        </w:pPrChange>
      </w:pPr>
      <w:r w:rsidRPr="002050B2">
        <w:rPr>
          <w:color w:val="auto"/>
          <w:rPrChange w:id="2295" w:author="Ollie Raymond" w:date="2016-02-12T17:37:00Z">
            <w:rPr/>
          </w:rPrChange>
        </w:rPr>
        <w:t xml:space="preserve">Figure </w:t>
      </w:r>
      <w:r w:rsidRPr="002050B2">
        <w:rPr>
          <w:color w:val="auto"/>
          <w:rPrChange w:id="2296" w:author="Ollie Raymond" w:date="2016-02-12T17:37:00Z">
            <w:rPr/>
          </w:rPrChange>
        </w:rPr>
        <w:fldChar w:fldCharType="begin"/>
      </w:r>
      <w:r w:rsidRPr="002050B2">
        <w:rPr>
          <w:color w:val="auto"/>
          <w:rPrChange w:id="2297" w:author="Ollie Raymond" w:date="2016-02-12T17:37:00Z">
            <w:rPr/>
          </w:rPrChange>
        </w:rPr>
        <w:instrText xml:space="preserve"> SEQ Figure \* ARABIC </w:instrText>
      </w:r>
      <w:r w:rsidRPr="002050B2">
        <w:rPr>
          <w:color w:val="auto"/>
          <w:rPrChange w:id="2298" w:author="Ollie Raymond" w:date="2016-02-12T17:37:00Z">
            <w:rPr/>
          </w:rPrChange>
        </w:rPr>
        <w:fldChar w:fldCharType="separate"/>
      </w:r>
      <w:ins w:id="2299" w:author="Eric Boisvert" w:date="2016-03-26T14:06:00Z">
        <w:r w:rsidR="005960FA">
          <w:rPr>
            <w:noProof/>
            <w:color w:val="auto"/>
          </w:rPr>
          <w:t>12</w:t>
        </w:r>
      </w:ins>
      <w:del w:id="2300" w:author="Eric Boisvert" w:date="2016-01-16T17:26:00Z">
        <w:r w:rsidR="0043586C" w:rsidRPr="002050B2" w:rsidDel="00230CDE">
          <w:rPr>
            <w:noProof/>
            <w:color w:val="auto"/>
            <w:rPrChange w:id="2301" w:author="Ollie Raymond" w:date="2016-02-12T17:37:00Z">
              <w:rPr>
                <w:noProof/>
              </w:rPr>
            </w:rPrChange>
          </w:rPr>
          <w:delText>11</w:delText>
        </w:r>
      </w:del>
      <w:r w:rsidRPr="002050B2">
        <w:rPr>
          <w:color w:val="auto"/>
          <w:rPrChange w:id="2302" w:author="Ollie Raymond" w:date="2016-02-12T17:37:00Z">
            <w:rPr/>
          </w:rPrChange>
        </w:rPr>
        <w:fldChar w:fldCharType="end"/>
      </w:r>
      <w:ins w:id="2303" w:author="Ollie Raymond" w:date="2016-02-12T17:37:00Z">
        <w:r w:rsidR="002050B2">
          <w:rPr>
            <w:color w:val="auto"/>
          </w:rPr>
          <w:t xml:space="preserve"> -</w:t>
        </w:r>
      </w:ins>
      <w:r w:rsidRPr="002050B2">
        <w:rPr>
          <w:color w:val="auto"/>
          <w:rPrChange w:id="2304"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lastRenderedPageBreak/>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05" w:author="Eric Boisvert" w:date="2016-01-24T13:29:00Z">
        <w:r w:rsidDel="00253146">
          <w:delText>:CharacterString</w:delText>
        </w:r>
      </w:del>
      <w:ins w:id="230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07"/>
      <w:r w:rsidR="00D96958">
        <w:rPr>
          <w:lang w:val="en-CA"/>
        </w:rPr>
        <w:t>3986</w:t>
      </w:r>
      <w:commentRangeEnd w:id="2307"/>
      <w:r w:rsidR="00D96958">
        <w:rPr>
          <w:rStyle w:val="CommentReference"/>
        </w:rPr>
        <w:commentReference w:id="230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2308" w:author="Eric Boisvert" w:date="2016-03-28T13:10:00Z">
        <w:r>
          <w:t>If present, t</w:t>
        </w:r>
      </w:ins>
      <w:del w:id="2309" w:author="Eric Boisvert" w:date="2016-03-28T13:10:00Z">
        <w:r w:rsidR="00176E9E" w:rsidDel="00A41623">
          <w:delText>T</w:delText>
        </w:r>
      </w:del>
      <w:r w:rsidR="00176E9E">
        <w:t>he property name</w:t>
      </w:r>
      <w:del w:id="2310" w:author="Eric Boisvert" w:date="2016-01-24T13:29:00Z">
        <w:r w:rsidR="00176E9E" w:rsidDel="00253146">
          <w:delText>:CharacterString</w:delText>
        </w:r>
      </w:del>
      <w:ins w:id="2311"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12" w:author="Eric Boisvert" w:date="2016-03-28T13:10:00Z">
        <w:r>
          <w:t>If present, t</w:t>
        </w:r>
      </w:ins>
      <w:del w:id="2313"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14" w:author="Eric Boisvert" w:date="2016-01-24T13:29:00Z">
        <w:r w:rsidR="00176E9E" w:rsidDel="00253146">
          <w:rPr>
            <w:rFonts w:cs="Arial"/>
            <w:color w:val="000000"/>
            <w:lang w:val="en-CA"/>
          </w:rPr>
          <w:delText>:CharacterString</w:delText>
        </w:r>
      </w:del>
      <w:ins w:id="2315"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16" w:author="Eric Boisvert" w:date="2016-03-28T13:10:00Z">
        <w:r>
          <w:t>If present, t</w:t>
        </w:r>
      </w:ins>
      <w:del w:id="2317"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18" w:author="Eric Boisvert" w:date="2016-01-24T13:29:00Z">
        <w:r w:rsidR="00176E9E" w:rsidDel="00253146">
          <w:rPr>
            <w:rFonts w:cs="Arial"/>
            <w:color w:val="000000"/>
            <w:lang w:val="en-CA"/>
          </w:rPr>
          <w:delText>:CharacterString</w:delText>
        </w:r>
      </w:del>
      <w:ins w:id="2319"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20" w:author="Eric Boisvert" w:date="2016-03-28T13:10:00Z">
        <w:r>
          <w:lastRenderedPageBreak/>
          <w:t>If present, t</w:t>
        </w:r>
      </w:ins>
      <w:del w:id="2321"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22" w:author="Eric Boisvert" w:date="2016-01-24T13:29:00Z">
        <w:r w:rsidR="00176E9E" w:rsidDel="00253146">
          <w:rPr>
            <w:rFonts w:cs="Arial"/>
            <w:color w:val="000000"/>
            <w:lang w:val="en-CA"/>
          </w:rPr>
          <w:delText>:CharacterString</w:delText>
        </w:r>
      </w:del>
      <w:ins w:id="2323"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24" w:author="Eric Boisvert" w:date="2016-03-28T13:10:00Z">
        <w:r>
          <w:t>If present, t</w:t>
        </w:r>
      </w:ins>
      <w:del w:id="2325" w:author="Eric Boisvert" w:date="2016-03-28T13:10:00Z">
        <w:r w:rsidR="00176E9E" w:rsidDel="00A41623">
          <w:rPr>
            <w:lang w:val="en-CA"/>
          </w:rPr>
          <w:delText>T</w:delText>
        </w:r>
      </w:del>
      <w:r w:rsidR="00176E9E">
        <w:rPr>
          <w:lang w:val="en-CA"/>
        </w:rPr>
        <w:t>he property positionalAccuracy</w:t>
      </w:r>
      <w:del w:id="2326" w:author="Eric Boisvert" w:date="2016-01-24T13:29:00Z">
        <w:r w:rsidR="00AB423B" w:rsidDel="00253146">
          <w:rPr>
            <w:lang w:val="en-CA"/>
          </w:rPr>
          <w:delText>:CharacterString</w:delText>
        </w:r>
      </w:del>
      <w:ins w:id="2327"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28" w:author="Eric Boisvert" w:date="2016-03-28T13:10:00Z">
        <w:r w:rsidDel="00A41623">
          <w:rPr>
            <w:rFonts w:cs="Arial"/>
            <w:color w:val="000000"/>
            <w:lang w:val="en-CA"/>
          </w:rPr>
          <w:delText>T</w:delText>
        </w:r>
      </w:del>
      <w:ins w:id="2329" w:author="Eric Boisvert" w:date="2016-03-28T13:10:00Z">
        <w:r w:rsidR="00A41623">
          <w:t>If present, t</w:t>
        </w:r>
      </w:ins>
      <w:r>
        <w:rPr>
          <w:rFonts w:cs="Arial"/>
          <w:color w:val="000000"/>
          <w:lang w:val="en-CA"/>
        </w:rPr>
        <w:t>he property source</w:t>
      </w:r>
      <w:del w:id="2330" w:author="Eric Boisvert" w:date="2016-01-24T13:29:00Z">
        <w:r w:rsidDel="00253146">
          <w:rPr>
            <w:rFonts w:cs="Arial"/>
            <w:color w:val="000000"/>
            <w:lang w:val="en-CA"/>
          </w:rPr>
          <w:delText>:CharacterString</w:delText>
        </w:r>
      </w:del>
      <w:ins w:id="2331"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32" w:author="Eric Boisvert" w:date="2016-03-28T12:51:00Z">
        <w:r w:rsidRPr="00176E9E" w:rsidDel="008A53EB">
          <w:rPr>
            <w:rFonts w:cs="Arial"/>
            <w:color w:val="000000"/>
            <w:lang w:val="en-CA"/>
          </w:rPr>
          <w:delText xml:space="preserve">geologic </w:delText>
        </w:r>
      </w:del>
      <w:ins w:id="2333"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34" w:author="Eric Boisvert" w:date="2016-01-24T13:29:00Z">
        <w:r w:rsidDel="00253146">
          <w:rPr>
            <w:rFonts w:cs="Arial"/>
            <w:color w:val="000000"/>
            <w:lang w:val="en-CA"/>
          </w:rPr>
          <w:delText>:CharacterString</w:delText>
        </w:r>
      </w:del>
      <w:ins w:id="2335"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36" w:author="Eric Boisvert" w:date="2016-03-28T13:10:00Z">
        <w:r>
          <w:t>If present, t</w:t>
        </w:r>
      </w:ins>
      <w:del w:id="2337"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38" w:author="Eric Boisvert" w:date="2016-01-24T13:29:00Z">
        <w:r w:rsidR="005E4970" w:rsidDel="00253146">
          <w:rPr>
            <w:rFonts w:cs="Arial"/>
            <w:color w:val="000000"/>
            <w:lang w:val="en-CA"/>
          </w:rPr>
          <w:delText>:CharacterString</w:delText>
        </w:r>
      </w:del>
      <w:ins w:id="2339"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40"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341" w:author="Eric Boisvert" w:date="2016-03-23T21:10:00Z">
              <w:r w:rsidDel="006559DD">
                <w:rPr>
                  <w:rStyle w:val="reqtext"/>
                  <w:lang w:val="en-CA"/>
                </w:rPr>
                <w:delText xml:space="preserve">SHALL </w:delText>
              </w:r>
            </w:del>
            <w:ins w:id="2342"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lastRenderedPageBreak/>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43" w:author="Eric Boisvert" w:date="2016-03-28T13:10:00Z">
        <w:r>
          <w:t>If present, t</w:t>
        </w:r>
      </w:ins>
      <w:del w:id="2344"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45" w:author="Eric Boisvert" w:date="2016-01-24T13:29:00Z">
        <w:r w:rsidR="003E0DCA" w:rsidDel="00253146">
          <w:rPr>
            <w:rFonts w:cs="Arial"/>
            <w:color w:val="000000"/>
            <w:lang w:val="en-CA"/>
          </w:rPr>
          <w:delText>:CharacterString</w:delText>
        </w:r>
      </w:del>
      <w:ins w:id="2346"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47" w:author="Eric Boisvert" w:date="2016-03-28T13:10:00Z">
        <w:r>
          <w:t>If present, t</w:t>
        </w:r>
      </w:ins>
      <w:del w:id="2348"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49" w:author="Eric Boisvert" w:date="2016-01-24T13:29:00Z">
        <w:r w:rsidR="003E0DCA" w:rsidDel="00253146">
          <w:rPr>
            <w:rFonts w:cs="Arial"/>
            <w:color w:val="000000"/>
            <w:lang w:val="en-CA"/>
          </w:rPr>
          <w:delText>:CharacterString</w:delText>
        </w:r>
      </w:del>
      <w:ins w:id="2350"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351" w:name="BKM_DAD0F5C5_7ECC_4F46_8F23_D5FDAEC9FFF1"/>
      <w:bookmarkStart w:id="2352" w:name="BKM_29C4138F_4CAD_4B96_B0DF_B91BA8041A62"/>
      <w:bookmarkStart w:id="2353" w:name="BKM_6AE23AB8_B6A5_4B32_A803_62E099830E93"/>
      <w:bookmarkStart w:id="2354" w:name="BKM_66D56F45_5196_424F_92CB_6CB6778933A2"/>
      <w:bookmarkStart w:id="2355" w:name="BKM_B569925A_5C18_4226_AFA5_D6C44B29D688"/>
      <w:bookmarkStart w:id="2356" w:name="BKM_20CF274F_94C7_43D3_9CCE_945071187259"/>
      <w:bookmarkStart w:id="2357" w:name="BKM_64FA9120_8C79_470F_A4AB_510E7868EC43"/>
      <w:bookmarkStart w:id="2358" w:name="BKM_2D4CA786_8199_42B1_BAEE_B9D15F83512C"/>
      <w:bookmarkStart w:id="2359" w:name="BKM_E1914A18_F58F_4042_930D_7562E211135B"/>
      <w:bookmarkStart w:id="2360" w:name="BKM_C97D1AD7_F437_45EE_9855_97FF220828AF"/>
      <w:bookmarkStart w:id="2361" w:name="BKM_66E2F147_939A_42E7_9DA7_BB7F5E616224"/>
      <w:bookmarkStart w:id="2362" w:name="BKM_7A6AD652_753B_433E_B947_78BAF8E8FFBB"/>
      <w:bookmarkStart w:id="2363" w:name="BKM_D64DC56C_F70A_4224_BA0C_96AAF9B173C3"/>
      <w:bookmarkStart w:id="2364" w:name="_Toc445034202"/>
      <w:bookmarkEnd w:id="2351"/>
      <w:bookmarkEnd w:id="2352"/>
      <w:bookmarkEnd w:id="2353"/>
      <w:bookmarkEnd w:id="2354"/>
      <w:bookmarkEnd w:id="2355"/>
      <w:bookmarkEnd w:id="2356"/>
      <w:bookmarkEnd w:id="2357"/>
      <w:bookmarkEnd w:id="2358"/>
      <w:bookmarkEnd w:id="2359"/>
      <w:bookmarkEnd w:id="2360"/>
      <w:bookmarkEnd w:id="2361"/>
      <w:bookmarkEnd w:id="2362"/>
      <w:bookmarkEnd w:id="2363"/>
      <w:r w:rsidRPr="00D14AF0">
        <w:rPr>
          <w:lang w:val="en-CA"/>
        </w:rPr>
        <w:t>G</w:t>
      </w:r>
      <w:bookmarkStart w:id="2365" w:name="BKM_F594CD9C_5617_46AE_9ABE_FE6C018DDEAF"/>
      <w:bookmarkEnd w:id="2365"/>
      <w:r w:rsidRPr="00D14AF0">
        <w:rPr>
          <w:lang w:val="en-CA"/>
        </w:rPr>
        <w:t>eologicSpecimenView</w:t>
      </w:r>
      <w:bookmarkEnd w:id="2364"/>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A173A4"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366" w:author="Eric Boisvert" w:date="2016-03-26T14:06:00Z">
        <w:r w:rsidR="005960FA">
          <w:rPr>
            <w:noProof/>
          </w:rPr>
          <w:t>13</w:t>
        </w:r>
      </w:ins>
      <w:del w:id="2367"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368" w:author="Eric Boisvert" w:date="2016-01-24T13:29:00Z">
        <w:r w:rsidDel="00253146">
          <w:delText>:CharacterString</w:delText>
        </w:r>
      </w:del>
      <w:ins w:id="2369"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70"/>
      <w:r>
        <w:rPr>
          <w:lang w:val="en-CA"/>
        </w:rPr>
        <w:t>3986</w:t>
      </w:r>
      <w:commentRangeEnd w:id="2370"/>
      <w:r>
        <w:rPr>
          <w:rStyle w:val="CommentReference"/>
        </w:rPr>
        <w:commentReference w:id="237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371" w:author="Eric Boisvert" w:date="2016-03-23T21:11:00Z">
              <w:r w:rsidDel="001822D9">
                <w:rPr>
                  <w:rStyle w:val="reqtext"/>
                  <w:lang w:val="en-CA"/>
                </w:rPr>
                <w:delText xml:space="preserve">SHALL </w:delText>
              </w:r>
            </w:del>
            <w:ins w:id="2372" w:author="Eric Boisvert" w:date="2016-03-23T21:11:00Z">
              <w:r w:rsidR="001822D9">
                <w:rPr>
                  <w:rStyle w:val="reqtext"/>
                  <w:lang w:val="en-CA"/>
                </w:rPr>
                <w:t xml:space="preserve">SHOULD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373" w:author="Eric Boisvert" w:date="2016-03-28T13:10:00Z">
        <w:r>
          <w:t>If present, t</w:t>
        </w:r>
      </w:ins>
      <w:del w:id="2374"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375" w:author="Eric Boisvert" w:date="2016-03-28T12:52:00Z">
        <w:r w:rsidR="008A53EB">
          <w:rPr>
            <w:rFonts w:cs="Arial"/>
            <w:color w:val="000000"/>
            <w:lang w:val="en-CA"/>
          </w:rPr>
          <w:t xml:space="preserve"> to a representation</w:t>
        </w:r>
      </w:ins>
      <w:del w:id="2376"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377"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378"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1C56B094" w:rsidR="00984F9B" w:rsidRDefault="00A41623" w:rsidP="00D14AF0">
      <w:pPr>
        <w:autoSpaceDE w:val="0"/>
        <w:autoSpaceDN w:val="0"/>
        <w:adjustRightInd w:val="0"/>
        <w:spacing w:after="0" w:line="240" w:lineRule="atLeast"/>
        <w:rPr>
          <w:rFonts w:cs="Arial"/>
          <w:color w:val="000000"/>
          <w:lang w:val="en-CA"/>
        </w:rPr>
      </w:pPr>
      <w:ins w:id="2379" w:author="Eric Boisvert" w:date="2016-03-28T13:10:00Z">
        <w:r>
          <w:t>If present, t</w:t>
        </w:r>
      </w:ins>
      <w:del w:id="2380" w:author="Eric Boisvert" w:date="2016-03-28T13:10:00Z">
        <w:r w:rsidR="00984F9B" w:rsidDel="00A41623">
          <w:rPr>
            <w:rFonts w:cs="Arial"/>
            <w:color w:val="000000"/>
            <w:lang w:val="en-CA"/>
          </w:rPr>
          <w:delText>T</w:delText>
        </w:r>
      </w:del>
      <w:r w:rsidR="00984F9B">
        <w:rPr>
          <w:rFonts w:cs="Arial"/>
          <w:color w:val="000000"/>
          <w:lang w:val="en-CA"/>
        </w:rPr>
        <w:t>he property label</w:t>
      </w:r>
      <w:del w:id="2381" w:author="Eric Boisvert" w:date="2016-01-24T13:29:00Z">
        <w:r w:rsidR="00984F9B" w:rsidDel="00253146">
          <w:rPr>
            <w:rFonts w:cs="Arial"/>
            <w:color w:val="000000"/>
            <w:lang w:val="en-CA"/>
          </w:rPr>
          <w:delText>:CharacterString</w:delText>
        </w:r>
      </w:del>
      <w:ins w:id="2382"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383" w:author="Eric Boisvert" w:date="2016-03-28T13:10:00Z">
        <w:r>
          <w:t>If present, t</w:t>
        </w:r>
      </w:ins>
      <w:del w:id="2384" w:author="Eric Boisvert" w:date="2016-03-28T13:10:00Z">
        <w:r w:rsidR="00B506A1" w:rsidDel="00A41623">
          <w:rPr>
            <w:lang w:val="en-CA"/>
          </w:rPr>
          <w:delText>T</w:delText>
        </w:r>
      </w:del>
      <w:r w:rsidR="00B506A1">
        <w:rPr>
          <w:lang w:val="en-CA"/>
        </w:rPr>
        <w:t>he property description</w:t>
      </w:r>
      <w:del w:id="2385" w:author="Eric Boisvert" w:date="2016-01-24T13:29:00Z">
        <w:r w:rsidR="00B506A1" w:rsidDel="00253146">
          <w:rPr>
            <w:lang w:val="en-CA"/>
          </w:rPr>
          <w:delText>:CharacterString</w:delText>
        </w:r>
      </w:del>
      <w:ins w:id="2386"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lang w:val="en-CA"/>
        </w:rPr>
      </w:pPr>
      <w:ins w:id="2387" w:author="Eric Boisvert" w:date="2016-03-28T13:11:00Z">
        <w:r>
          <w:t>If present, t</w:t>
        </w:r>
      </w:ins>
      <w:del w:id="2388" w:author="Eric Boisvert" w:date="2016-03-28T13:11:00Z">
        <w:r w:rsidR="00B506A1" w:rsidDel="00A41623">
          <w:rPr>
            <w:lang w:val="en-CA"/>
          </w:rPr>
          <w:delText>T</w:delText>
        </w:r>
      </w:del>
      <w:r w:rsidR="00B506A1">
        <w:rPr>
          <w:lang w:val="en-CA"/>
        </w:rPr>
        <w:t>he property specimentType</w:t>
      </w:r>
      <w:del w:id="2389" w:author="Eric Boisvert" w:date="2016-01-24T13:29:00Z">
        <w:r w:rsidR="00B506A1" w:rsidDel="00253146">
          <w:rPr>
            <w:lang w:val="en-CA"/>
          </w:rPr>
          <w:delText>:CharacterString</w:delText>
        </w:r>
      </w:del>
      <w:ins w:id="2390"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391" w:author="Eric Boisvert" w:date="2016-03-23T21:12:00Z">
              <w:r w:rsidDel="001822D9">
                <w:rPr>
                  <w:rStyle w:val="reqtext"/>
                  <w:lang w:val="en-CA"/>
                </w:rPr>
                <w:delText xml:space="preserve">SHALL </w:delText>
              </w:r>
            </w:del>
            <w:ins w:id="2392" w:author="Eric Boisvert" w:date="2016-03-23T21:12:00Z">
              <w:r w:rsidR="001822D9">
                <w:rPr>
                  <w:rStyle w:val="reqtext"/>
                  <w:lang w:val="en-CA"/>
                </w:rPr>
                <w:t xml:space="preserve">SHOULD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393" w:author="Eric Boisvert" w:date="2016-03-28T13:11:00Z">
        <w:r>
          <w:t>If present, t</w:t>
        </w:r>
      </w:ins>
      <w:del w:id="2394" w:author="Eric Boisvert" w:date="2016-03-28T13:11:00Z">
        <w:r w:rsidR="00B506A1" w:rsidDel="00A41623">
          <w:rPr>
            <w:lang w:val="en-CA"/>
          </w:rPr>
          <w:delText>T</w:delText>
        </w:r>
      </w:del>
      <w:r w:rsidR="00B506A1">
        <w:rPr>
          <w:lang w:val="en-CA"/>
        </w:rPr>
        <w:t>he property materialClass</w:t>
      </w:r>
      <w:del w:id="2395" w:author="Eric Boisvert" w:date="2016-01-24T13:29:00Z">
        <w:r w:rsidR="00B506A1" w:rsidDel="00253146">
          <w:rPr>
            <w:lang w:val="en-CA"/>
          </w:rPr>
          <w:delText>:CharacterString</w:delText>
        </w:r>
      </w:del>
      <w:ins w:id="2396"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397" w:author="Eric Boisvert" w:date="2016-03-23T21:12:00Z">
              <w:r w:rsidDel="001822D9">
                <w:rPr>
                  <w:rStyle w:val="reqtext"/>
                  <w:lang w:val="en-CA"/>
                </w:rPr>
                <w:delText xml:space="preserve">SHALL </w:delText>
              </w:r>
            </w:del>
            <w:ins w:id="2398" w:author="Eric Boisvert" w:date="2016-03-23T21:12:00Z">
              <w:r w:rsidR="001822D9">
                <w:rPr>
                  <w:rStyle w:val="reqtext"/>
                  <w:lang w:val="en-CA"/>
                </w:rPr>
                <w:t xml:space="preserve">SHOULD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399" w:author="Eric Boisvert" w:date="2016-03-28T13:11:00Z">
        <w:r>
          <w:t>If present, t</w:t>
        </w:r>
      </w:ins>
      <w:del w:id="2400"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01" w:author="Eric Boisvert" w:date="2016-01-24T13:29:00Z">
        <w:r w:rsidR="00B506A1" w:rsidDel="00253146">
          <w:rPr>
            <w:rFonts w:cs="Arial"/>
            <w:color w:val="000000"/>
            <w:lang w:val="en-CA"/>
          </w:rPr>
          <w:delText>:CharacterString</w:delText>
        </w:r>
      </w:del>
      <w:ins w:id="2402"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4AF4EF4C" w:rsidR="00B506A1" w:rsidRDefault="00A41623" w:rsidP="00D14AF0">
      <w:pPr>
        <w:autoSpaceDE w:val="0"/>
        <w:autoSpaceDN w:val="0"/>
        <w:adjustRightInd w:val="0"/>
        <w:spacing w:after="0" w:line="240" w:lineRule="atLeast"/>
        <w:rPr>
          <w:rFonts w:cs="Arial"/>
          <w:color w:val="000000"/>
          <w:lang w:val="en-CA"/>
        </w:rPr>
      </w:pPr>
      <w:ins w:id="2403" w:author="Eric Boisvert" w:date="2016-03-28T13:11:00Z">
        <w:r>
          <w:t>If present, t</w:t>
        </w:r>
      </w:ins>
      <w:del w:id="2404"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05" w:author="Eric Boisvert" w:date="2016-01-24T13:29:00Z">
        <w:r w:rsidR="00B506A1" w:rsidDel="00253146">
          <w:rPr>
            <w:rFonts w:cs="Arial"/>
            <w:color w:val="000000"/>
            <w:lang w:val="en-CA"/>
          </w:rPr>
          <w:delText>:CharacterString</w:delText>
        </w:r>
      </w:del>
      <w:ins w:id="2406"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318D0091" w:rsidR="001B3235" w:rsidRDefault="00A41623" w:rsidP="00A12606">
      <w:pPr>
        <w:rPr>
          <w:lang w:val="en-CA"/>
        </w:rPr>
      </w:pPr>
      <w:ins w:id="2407" w:author="Eric Boisvert" w:date="2016-03-28T13:11:00Z">
        <w:r>
          <w:t>If present, t</w:t>
        </w:r>
      </w:ins>
      <w:del w:id="2408" w:author="Eric Boisvert" w:date="2016-03-28T13:11:00Z">
        <w:r w:rsidR="001B3235" w:rsidDel="00A41623">
          <w:rPr>
            <w:lang w:val="en-CA"/>
          </w:rPr>
          <w:delText>T</w:delText>
        </w:r>
      </w:del>
      <w:r w:rsidR="001B3235">
        <w:rPr>
          <w:lang w:val="en-CA"/>
        </w:rPr>
        <w:t>he property samplingMethod</w:t>
      </w:r>
      <w:del w:id="2409" w:author="Eric Boisvert" w:date="2016-01-24T13:29:00Z">
        <w:r w:rsidR="001B3235" w:rsidDel="00253146">
          <w:rPr>
            <w:lang w:val="en-CA"/>
          </w:rPr>
          <w:delText>:CharacterString</w:delText>
        </w:r>
      </w:del>
      <w:ins w:id="2410"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95B78DF" w:rsidR="00BF1958" w:rsidRDefault="00A41623" w:rsidP="00A12606">
      <w:pPr>
        <w:rPr>
          <w:lang w:val="en-CA"/>
        </w:rPr>
      </w:pPr>
      <w:ins w:id="2411" w:author="Eric Boisvert" w:date="2016-03-28T13:11:00Z">
        <w:r>
          <w:lastRenderedPageBreak/>
          <w:t>If present, t</w:t>
        </w:r>
      </w:ins>
      <w:del w:id="2412" w:author="Eric Boisvert" w:date="2016-03-28T13:11:00Z">
        <w:r w:rsidR="00BF1958" w:rsidDel="00A41623">
          <w:rPr>
            <w:lang w:val="en-CA"/>
          </w:rPr>
          <w:delText>T</w:delText>
        </w:r>
      </w:del>
      <w:r w:rsidR="00BF1958">
        <w:rPr>
          <w:lang w:val="en-CA"/>
        </w:rPr>
        <w:t>he property currentLocation</w:t>
      </w:r>
      <w:del w:id="2413" w:author="Eric Boisvert" w:date="2016-01-24T13:29:00Z">
        <w:r w:rsidR="00BF1958" w:rsidDel="00253146">
          <w:rPr>
            <w:lang w:val="en-CA"/>
          </w:rPr>
          <w:delText>:CharacterString</w:delText>
        </w:r>
      </w:del>
      <w:ins w:id="2414"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68CAA75B" w:rsidR="00BF1958" w:rsidRDefault="00A41623" w:rsidP="00A12606">
      <w:pPr>
        <w:rPr>
          <w:lang w:val="en-CA"/>
        </w:rPr>
      </w:pPr>
      <w:ins w:id="2415" w:author="Eric Boisvert" w:date="2016-03-28T13:11:00Z">
        <w:r>
          <w:t>If present, t</w:t>
        </w:r>
      </w:ins>
      <w:del w:id="2416" w:author="Eric Boisvert" w:date="2016-03-28T13:11:00Z">
        <w:r w:rsidR="00BF1958" w:rsidDel="00A41623">
          <w:rPr>
            <w:lang w:val="en-CA"/>
          </w:rPr>
          <w:delText>T</w:delText>
        </w:r>
      </w:del>
      <w:r w:rsidR="00BF1958">
        <w:rPr>
          <w:lang w:val="en-CA"/>
        </w:rPr>
        <w:t>he property source</w:t>
      </w:r>
      <w:del w:id="2417" w:author="Eric Boisvert" w:date="2016-01-24T13:29:00Z">
        <w:r w:rsidR="00BF1958" w:rsidDel="00253146">
          <w:rPr>
            <w:lang w:val="en-CA"/>
          </w:rPr>
          <w:delText>:CharacterString</w:delText>
        </w:r>
      </w:del>
      <w:ins w:id="2418"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19" w:author="Eric Boisvert" w:date="2016-01-24T13:29:00Z">
        <w:r w:rsidDel="00253146">
          <w:rPr>
            <w:lang w:val="en-CA"/>
          </w:rPr>
          <w:delText>:CharacterString</w:delText>
        </w:r>
      </w:del>
      <w:ins w:id="2420"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21" w:author="Eric Boisvert" w:date="2016-03-28T13:11:00Z">
        <w:r>
          <w:t>If present, t</w:t>
        </w:r>
      </w:ins>
      <w:del w:id="2422" w:author="Eric Boisvert" w:date="2016-03-28T13:11:00Z">
        <w:r w:rsidR="00BF1958" w:rsidDel="00A41623">
          <w:rPr>
            <w:lang w:val="en-CA"/>
          </w:rPr>
          <w:delText>T</w:delText>
        </w:r>
      </w:del>
      <w:r w:rsidR="00BF1958">
        <w:rPr>
          <w:lang w:val="en-CA"/>
        </w:rPr>
        <w:t>he property metadata_uri</w:t>
      </w:r>
      <w:del w:id="2423" w:author="Eric Boisvert" w:date="2016-01-24T13:29:00Z">
        <w:r w:rsidR="00BF1958" w:rsidDel="00253146">
          <w:rPr>
            <w:lang w:val="en-CA"/>
          </w:rPr>
          <w:delText>:CharacterString</w:delText>
        </w:r>
      </w:del>
      <w:ins w:id="2424"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25" w:author="Eric Boisvert" w:date="2016-03-28T13:11:00Z">
        <w:r>
          <w:t>If present, t</w:t>
        </w:r>
      </w:ins>
      <w:del w:id="2426"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27" w:author="Eric Boisvert" w:date="2016-01-24T13:29:00Z">
        <w:r w:rsidR="00BF1958" w:rsidDel="00253146">
          <w:rPr>
            <w:rFonts w:cs="Arial"/>
            <w:color w:val="000000"/>
            <w:lang w:val="en-CA"/>
          </w:rPr>
          <w:delText>:CharacterString</w:delText>
        </w:r>
      </w:del>
      <w:ins w:id="2428"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429" w:name="BKM_5A4D9120_600F_4C3C_8ECF_EE7CFDB01C45"/>
      <w:bookmarkStart w:id="2430" w:name="BKM_411869C6_5FE7_4B45_A018_FC87FC6F1504"/>
      <w:bookmarkStart w:id="2431" w:name="BKM_9EE66924_CD8E_4920_8D93_B7C8D67F28AF"/>
      <w:bookmarkStart w:id="2432" w:name="BKM_49C23F9C_9DFE_434E_9876_B253C73E5E08"/>
      <w:bookmarkStart w:id="2433" w:name="BKM_2D0F9355_1BA8_4B21_A211_5DBDE6101308"/>
      <w:bookmarkStart w:id="2434" w:name="BKM_025812DF_B2DB_4EF8_8BE9_FB08934C1BD4"/>
      <w:bookmarkStart w:id="2435" w:name="BKM_C09529C8_28D2_45E7_B66E_ADF87048EE54"/>
      <w:bookmarkStart w:id="2436" w:name="BKM_3857FAF2_09B8_4E47_AE1C_AD54C52DAF81"/>
      <w:bookmarkStart w:id="2437" w:name="BKM_35F2F785_32E6_4D58_9212_E4C493DD93AB"/>
      <w:bookmarkStart w:id="2438" w:name="BKM_8A8A8512_0518_43B4_8296_5C183491EEB7"/>
      <w:bookmarkStart w:id="2439" w:name="BKM_A37D3138_5144_4AAA_A9A8_F88DEC203EC5"/>
      <w:bookmarkStart w:id="2440" w:name="BKM_9BCC0C7E_CEE8_4167_9510_B24983CC44B9"/>
      <w:bookmarkStart w:id="2441" w:name="BKM_A818D66D_DB16_46C0_A0B3_E9039F2CD8CD"/>
      <w:bookmarkStart w:id="2442" w:name="BKM_AEAFFBCA_2559_4CDB_AFA9_8A341843B51F"/>
      <w:bookmarkStart w:id="2443" w:name="BKM_691007BD_4B41_46AF_9BC3_D27B06E1FB54"/>
      <w:bookmarkStart w:id="2444" w:name="BKM_98D7F43A_2FA6_489F_A1A5_B915D069258B"/>
      <w:bookmarkStart w:id="2445" w:name="BKM_B197BD01_D7EB_4B2D_B744_060A34418883"/>
      <w:bookmarkStart w:id="2446" w:name="_Toc445034203"/>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r w:rsidRPr="00D14AF0">
        <w:rPr>
          <w:lang w:val="en-CA"/>
        </w:rPr>
        <w:t>G</w:t>
      </w:r>
      <w:bookmarkStart w:id="2447" w:name="BKM_9A8B07A1_6F7C_49A9_AE39_CC80241F45D8"/>
      <w:bookmarkEnd w:id="2447"/>
      <w:r w:rsidRPr="00D14AF0">
        <w:rPr>
          <w:lang w:val="en-CA"/>
        </w:rPr>
        <w:t>eomorphologicUnitView</w:t>
      </w:r>
      <w:bookmarkEnd w:id="244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A173A4"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448" w:author="Eric Boisvert" w:date="2016-03-26T14:06:00Z">
        <w:r w:rsidR="005960FA">
          <w:rPr>
            <w:noProof/>
          </w:rPr>
          <w:t>14</w:t>
        </w:r>
      </w:ins>
      <w:del w:id="2449"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450" w:author="Eric Boisvert" w:date="2016-01-24T13:29:00Z">
        <w:r w:rsidDel="00253146">
          <w:delText>:CharacterString</w:delText>
        </w:r>
      </w:del>
      <w:ins w:id="245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52"/>
      <w:r>
        <w:rPr>
          <w:lang w:val="en-CA"/>
        </w:rPr>
        <w:t>3986</w:t>
      </w:r>
      <w:commentRangeEnd w:id="2452"/>
      <w:r>
        <w:rPr>
          <w:rStyle w:val="CommentReference"/>
        </w:rPr>
        <w:commentReference w:id="245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136B67A3" w:rsidR="00DF2985" w:rsidRDefault="00F13D40" w:rsidP="00DF2985">
      <w:pPr>
        <w:autoSpaceDE w:val="0"/>
        <w:autoSpaceDN w:val="0"/>
        <w:adjustRightInd w:val="0"/>
        <w:spacing w:after="0" w:line="240" w:lineRule="atLeast"/>
        <w:rPr>
          <w:rFonts w:cs="Arial"/>
          <w:color w:val="000000"/>
          <w:lang w:val="en-CA"/>
        </w:rPr>
      </w:pPr>
      <w:ins w:id="2453" w:author="Eric Boisvert" w:date="2016-03-28T13:11:00Z">
        <w:r>
          <w:lastRenderedPageBreak/>
          <w:t>If present, t</w:t>
        </w:r>
      </w:ins>
      <w:del w:id="2454"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455"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456"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457"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458" w:author="Eric Boisvert" w:date="2016-03-28T13:11:00Z">
        <w:r>
          <w:t>If present, t</w:t>
        </w:r>
        <w:r>
          <w:t xml:space="preserve">he </w:t>
        </w:r>
        <w:r>
          <w:rPr>
            <w:rFonts w:cs="Arial"/>
            <w:color w:val="000000"/>
            <w:lang w:val="en-CA"/>
          </w:rPr>
          <w:t>p</w:t>
        </w:r>
      </w:ins>
      <w:del w:id="2459" w:author="Eric Boisvert" w:date="2016-03-28T13:11:00Z">
        <w:r w:rsidR="001A4D2E" w:rsidDel="00F13D40">
          <w:rPr>
            <w:rFonts w:cs="Arial"/>
            <w:color w:val="000000"/>
            <w:lang w:val="en-CA"/>
          </w:rPr>
          <w:delText>P</w:delText>
        </w:r>
      </w:del>
      <w:r w:rsidR="001A4D2E">
        <w:rPr>
          <w:rFonts w:cs="Arial"/>
          <w:color w:val="000000"/>
          <w:lang w:val="en-CA"/>
        </w:rPr>
        <w:t>roperty name</w:t>
      </w:r>
      <w:del w:id="2460" w:author="Eric Boisvert" w:date="2016-01-24T13:29:00Z">
        <w:r w:rsidR="001A4D2E" w:rsidDel="00253146">
          <w:rPr>
            <w:rFonts w:cs="Arial"/>
            <w:color w:val="000000"/>
            <w:lang w:val="en-CA"/>
          </w:rPr>
          <w:delText>:CharacterString</w:delText>
        </w:r>
      </w:del>
      <w:ins w:id="2461"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462" w:author="Eric Boisvert" w:date="2016-03-28T13:12:00Z">
        <w:r>
          <w:t>If present, t</w:t>
        </w:r>
      </w:ins>
      <w:del w:id="2463"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464" w:author="Eric Boisvert" w:date="2016-01-24T13:29:00Z">
        <w:r w:rsidR="001A4D2E" w:rsidDel="00253146">
          <w:rPr>
            <w:rFonts w:cs="Arial"/>
            <w:color w:val="000000"/>
            <w:lang w:val="en-CA"/>
          </w:rPr>
          <w:delText>:CharacterString</w:delText>
        </w:r>
      </w:del>
      <w:ins w:id="2465"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466" w:author="Eric Boisvert" w:date="2016-03-28T13:12:00Z">
        <w:r>
          <w:t>If present, t</w:t>
        </w:r>
      </w:ins>
      <w:del w:id="2467"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468" w:author="Eric Boisvert" w:date="2016-01-24T13:29:00Z">
        <w:r w:rsidR="001A4D2E" w:rsidDel="00253146">
          <w:rPr>
            <w:rFonts w:cs="Arial"/>
            <w:color w:val="000000"/>
            <w:lang w:val="en-CA"/>
          </w:rPr>
          <w:delText>:CharacterString</w:delText>
        </w:r>
      </w:del>
      <w:ins w:id="2469"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39A4F18E" w:rsidR="00D41C9A" w:rsidRDefault="00F13D40" w:rsidP="001A4D2E">
      <w:pPr>
        <w:autoSpaceDE w:val="0"/>
        <w:autoSpaceDN w:val="0"/>
        <w:adjustRightInd w:val="0"/>
        <w:spacing w:after="0" w:line="240" w:lineRule="atLeast"/>
        <w:rPr>
          <w:rFonts w:cs="Arial"/>
          <w:color w:val="000000"/>
          <w:lang w:val="en-CA"/>
        </w:rPr>
      </w:pPr>
      <w:ins w:id="2470" w:author="Eric Boisvert" w:date="2016-03-28T13:12:00Z">
        <w:r>
          <w:t>If present, t</w:t>
        </w:r>
      </w:ins>
      <w:del w:id="2471"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472" w:author="Eric Boisvert" w:date="2016-01-24T13:29:00Z">
        <w:r w:rsidR="00D41C9A" w:rsidDel="00253146">
          <w:rPr>
            <w:rFonts w:cs="Arial"/>
            <w:color w:val="000000"/>
            <w:lang w:val="en-CA"/>
          </w:rPr>
          <w:delText>:CharacterString</w:delText>
        </w:r>
      </w:del>
      <w:ins w:id="2473"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474" w:author="Eric Boisvert" w:date="2016-03-28T13:12:00Z">
        <w:r>
          <w:t>If present, t</w:t>
        </w:r>
      </w:ins>
      <w:del w:id="2475"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476" w:author="Eric Boisvert" w:date="2016-01-24T13:29:00Z">
        <w:r w:rsidR="00D41C9A" w:rsidDel="00253146">
          <w:rPr>
            <w:rFonts w:cs="Arial"/>
            <w:color w:val="000000"/>
            <w:lang w:val="en-CA"/>
          </w:rPr>
          <w:delText>:CharacterString</w:delText>
        </w:r>
      </w:del>
      <w:ins w:id="2477"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478"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EDD2AA5" w:rsidR="00D41C9A" w:rsidRDefault="00F13D40" w:rsidP="001A4D2E">
      <w:pPr>
        <w:autoSpaceDE w:val="0"/>
        <w:autoSpaceDN w:val="0"/>
        <w:adjustRightInd w:val="0"/>
        <w:spacing w:after="0" w:line="240" w:lineRule="atLeast"/>
        <w:rPr>
          <w:rFonts w:cs="Arial"/>
          <w:color w:val="000000"/>
          <w:lang w:val="en-CA"/>
        </w:rPr>
      </w:pPr>
      <w:ins w:id="2479" w:author="Eric Boisvert" w:date="2016-03-28T13:12:00Z">
        <w:r>
          <w:t>If present, t</w:t>
        </w:r>
      </w:ins>
      <w:del w:id="2480"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481" w:author="Eric Boisvert" w:date="2016-01-24T13:29:00Z">
        <w:r w:rsidR="00D41C9A" w:rsidDel="00253146">
          <w:rPr>
            <w:rFonts w:cs="Arial"/>
            <w:color w:val="000000"/>
            <w:lang w:val="en-CA"/>
          </w:rPr>
          <w:delText>:CharacterString</w:delText>
        </w:r>
      </w:del>
      <w:ins w:id="2482"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483" w:author="Eric Boisvert" w:date="2016-03-06T13:27:00Z">
        <w:r w:rsidR="004D34D6">
          <w:rPr>
            <w:rFonts w:cs="Arial"/>
            <w:color w:val="000000"/>
            <w:lang w:val="en-CA"/>
          </w:rPr>
          <w:t>8.3.1.3</w:t>
        </w:r>
      </w:ins>
      <w:del w:id="2484"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lastRenderedPageBreak/>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485" w:author="Eric Boisvert" w:date="2016-03-28T13:12:00Z">
        <w:r>
          <w:t>If present, t</w:t>
        </w:r>
      </w:ins>
      <w:del w:id="2486"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487" w:author="Eric Boisvert" w:date="2016-01-24T13:29:00Z">
        <w:r w:rsidR="00C50276" w:rsidDel="00253146">
          <w:rPr>
            <w:rFonts w:cs="Arial"/>
            <w:color w:val="000000"/>
            <w:lang w:val="en-CA"/>
          </w:rPr>
          <w:delText>:CharacterString</w:delText>
        </w:r>
      </w:del>
      <w:ins w:id="2488"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489" w:author="Eric Boisvert" w:date="2016-03-06T13:27:00Z">
        <w:r w:rsidR="004D34D6">
          <w:rPr>
            <w:rFonts w:cs="Arial"/>
            <w:color w:val="000000"/>
            <w:lang w:val="en-CA"/>
          </w:rPr>
          <w:t>8.3.1.3</w:t>
        </w:r>
      </w:ins>
      <w:del w:id="2490"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491" w:author="Eric Boisvert" w:date="2016-03-28T13:12:00Z">
        <w:r>
          <w:t>If present, t</w:t>
        </w:r>
      </w:ins>
      <w:del w:id="2492"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493" w:author="Eric Boisvert" w:date="2016-01-24T13:31:00Z">
        <w:r w:rsidR="00AB423B" w:rsidDel="00253146">
          <w:rPr>
            <w:rFonts w:cs="Arial"/>
            <w:color w:val="000000"/>
            <w:lang w:val="en-CA"/>
          </w:rPr>
          <w:delText>:Number</w:delText>
        </w:r>
      </w:del>
      <w:ins w:id="2494"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495" w:author="Eric Boisvert" w:date="2016-03-28T13:12:00Z">
        <w:r>
          <w:t>If present, t</w:t>
        </w:r>
      </w:ins>
      <w:del w:id="2496"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497" w:author="Eric Boisvert" w:date="2016-01-24T13:29:00Z">
        <w:r w:rsidR="00AB423B" w:rsidDel="00253146">
          <w:rPr>
            <w:rFonts w:cs="Arial"/>
            <w:color w:val="000000"/>
            <w:lang w:val="en-CA"/>
          </w:rPr>
          <w:delText>:CharacterString</w:delText>
        </w:r>
      </w:del>
      <w:ins w:id="2498"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499" w:author="Eric Boisvert" w:date="2016-03-28T13:12:00Z">
        <w:r w:rsidDel="00F13D40">
          <w:rPr>
            <w:rFonts w:cs="Arial"/>
            <w:color w:val="000000"/>
            <w:lang w:val="en-CA"/>
          </w:rPr>
          <w:delText>T</w:delText>
        </w:r>
      </w:del>
      <w:ins w:id="2500" w:author="Eric Boisvert" w:date="2016-03-28T13:12:00Z">
        <w:r w:rsidR="00F13D40">
          <w:t>If present, t</w:t>
        </w:r>
      </w:ins>
      <w:r>
        <w:rPr>
          <w:rFonts w:cs="Arial"/>
          <w:color w:val="000000"/>
          <w:lang w:val="en-CA"/>
        </w:rPr>
        <w:t>he property positionAccuracy</w:t>
      </w:r>
      <w:del w:id="2501" w:author="Eric Boisvert" w:date="2016-01-24T13:29:00Z">
        <w:r w:rsidDel="00253146">
          <w:rPr>
            <w:rFonts w:cs="Arial"/>
            <w:color w:val="000000"/>
            <w:lang w:val="en-CA"/>
          </w:rPr>
          <w:delText>:CharacterString</w:delText>
        </w:r>
      </w:del>
      <w:ins w:id="2502"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03" w:author="Eric Boisvert" w:date="2016-03-28T13:12:00Z">
        <w:r>
          <w:t>If present, t</w:t>
        </w:r>
      </w:ins>
      <w:del w:id="2504" w:author="Eric Boisvert" w:date="2016-03-28T13:12:00Z">
        <w:r w:rsidR="00AB423B" w:rsidDel="00F13D40">
          <w:rPr>
            <w:rFonts w:cs="Arial"/>
            <w:color w:val="000000"/>
            <w:lang w:val="en-CA"/>
          </w:rPr>
          <w:delText>T</w:delText>
        </w:r>
      </w:del>
      <w:r w:rsidR="00AB423B">
        <w:rPr>
          <w:rFonts w:cs="Arial"/>
          <w:color w:val="000000"/>
          <w:lang w:val="en-CA"/>
        </w:rPr>
        <w:t>he source</w:t>
      </w:r>
      <w:del w:id="2505" w:author="Eric Boisvert" w:date="2016-01-24T13:29:00Z">
        <w:r w:rsidR="00AB423B" w:rsidDel="00253146">
          <w:rPr>
            <w:rFonts w:cs="Arial"/>
            <w:color w:val="000000"/>
            <w:lang w:val="en-CA"/>
          </w:rPr>
          <w:delText>:CharacterString</w:delText>
        </w:r>
      </w:del>
      <w:ins w:id="2506"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07" w:author="Eric Boisvert" w:date="2016-03-28T13:12:00Z">
        <w:r>
          <w:t>If present, t</w:t>
        </w:r>
      </w:ins>
      <w:del w:id="2508" w:author="Eric Boisvert" w:date="2016-03-28T13:12:00Z">
        <w:r w:rsidR="00447C82" w:rsidDel="00F13D40">
          <w:rPr>
            <w:rFonts w:cs="Arial"/>
            <w:color w:val="000000"/>
            <w:lang w:val="en-CA"/>
          </w:rPr>
          <w:delText>T</w:delText>
        </w:r>
      </w:del>
      <w:r w:rsidR="00447C82">
        <w:rPr>
          <w:rFonts w:cs="Arial"/>
          <w:color w:val="000000"/>
          <w:lang w:val="en-CA"/>
        </w:rPr>
        <w:t>he activity_uri</w:t>
      </w:r>
      <w:del w:id="2509" w:author="Eric Boisvert" w:date="2016-01-24T13:29:00Z">
        <w:r w:rsidR="00447C82" w:rsidDel="00253146">
          <w:rPr>
            <w:rFonts w:cs="Arial"/>
            <w:color w:val="000000"/>
            <w:lang w:val="en-CA"/>
          </w:rPr>
          <w:delText>:CharacterString</w:delText>
        </w:r>
      </w:del>
      <w:ins w:id="2510"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511" w:author="Eric Boisvert" w:date="2016-03-23T21:12:00Z">
              <w:r w:rsidDel="001822D9">
                <w:rPr>
                  <w:rStyle w:val="reqtext"/>
                  <w:lang w:val="en-CA"/>
                </w:rPr>
                <w:delText xml:space="preserve">SHALL </w:delText>
              </w:r>
            </w:del>
            <w:ins w:id="2512" w:author="Eric Boisvert" w:date="2016-03-23T21:12:00Z">
              <w:r w:rsidR="001822D9">
                <w:rPr>
                  <w:rStyle w:val="reqtext"/>
                  <w:lang w:val="en-CA"/>
                </w:rPr>
                <w:t xml:space="preserve">SHOULD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13" w:author="Eric Boisvert" w:date="2016-03-28T13:12:00Z">
        <w:r>
          <w:t>If present, t</w:t>
        </w:r>
      </w:ins>
      <w:del w:id="2514"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15" w:author="Eric Boisvert" w:date="2016-01-24T13:29:00Z">
        <w:r w:rsidR="00447C82" w:rsidDel="00253146">
          <w:rPr>
            <w:rFonts w:cs="Arial"/>
            <w:color w:val="000000"/>
            <w:lang w:val="en-CA"/>
          </w:rPr>
          <w:delText>:CharacterString</w:delText>
        </w:r>
      </w:del>
      <w:ins w:id="2516"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517" w:author="Eric Boisvert" w:date="2016-03-23T21:12:00Z">
              <w:r w:rsidDel="001822D9">
                <w:rPr>
                  <w:rStyle w:val="reqtext"/>
                  <w:lang w:val="en-CA"/>
                </w:rPr>
                <w:delText xml:space="preserve">SHALL </w:delText>
              </w:r>
            </w:del>
            <w:ins w:id="2518" w:author="Eric Boisvert" w:date="2016-03-23T21:12:00Z">
              <w:r w:rsidR="001822D9">
                <w:rPr>
                  <w:rStyle w:val="reqtext"/>
                  <w:lang w:val="en-CA"/>
                </w:rPr>
                <w:t xml:space="preserve">SHOULD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19" w:author="Eric Boisvert" w:date="2016-03-28T13:12:00Z">
        <w:r>
          <w:t>If present, t</w:t>
        </w:r>
      </w:ins>
      <w:del w:id="2520"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21"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522" w:author="Eric Boisvert" w:date="2016-03-23T21:12:00Z">
              <w:r w:rsidDel="001822D9">
                <w:rPr>
                  <w:rStyle w:val="reqtext"/>
                  <w:lang w:val="en-CA"/>
                </w:rPr>
                <w:delText xml:space="preserve">SHALL </w:delText>
              </w:r>
            </w:del>
            <w:ins w:id="2523"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24" w:author="Eric Boisvert" w:date="2016-01-24T13:29:00Z">
        <w:r w:rsidDel="00253146">
          <w:rPr>
            <w:rFonts w:cs="Arial"/>
            <w:color w:val="000000"/>
            <w:lang w:val="en-CA"/>
          </w:rPr>
          <w:delText>:CharacterString</w:delText>
        </w:r>
      </w:del>
      <w:ins w:id="2525"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526" w:author="Eric Boisvert" w:date="2016-03-23T21:12:00Z">
              <w:r w:rsidDel="001822D9">
                <w:rPr>
                  <w:rStyle w:val="reqtext"/>
                  <w:lang w:val="en-CA"/>
                </w:rPr>
                <w:delText xml:space="preserve">SHALL </w:delText>
              </w:r>
            </w:del>
            <w:ins w:id="2527" w:author="Eric Boisvert" w:date="2016-03-23T21:12:00Z">
              <w:r w:rsidR="001822D9">
                <w:rPr>
                  <w:rStyle w:val="reqtext"/>
                  <w:lang w:val="en-CA"/>
                </w:rPr>
                <w:t xml:space="preserve">SHOULD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28" w:author="Eric Boisvert" w:date="2016-01-24T13:29:00Z">
        <w:r w:rsidDel="00253146">
          <w:rPr>
            <w:rFonts w:cs="Arial"/>
            <w:color w:val="000000"/>
            <w:lang w:val="en-CA"/>
          </w:rPr>
          <w:delText>:CharacterString</w:delText>
        </w:r>
      </w:del>
      <w:ins w:id="252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27F444BA" w:rsidR="009E36A6" w:rsidRPr="00D12552" w:rsidRDefault="009E36A6" w:rsidP="00037BE7">
            <w:pPr>
              <w:pStyle w:val="Tabletext10"/>
              <w:jc w:val="left"/>
              <w:rPr>
                <w:rStyle w:val="reqtext"/>
                <w:lang w:val="en-CA"/>
              </w:rPr>
            </w:pPr>
            <w:r>
              <w:rPr>
                <w:rStyle w:val="reqtext"/>
                <w:lang w:val="en-CA"/>
              </w:rPr>
              <w:t xml:space="preserve">If present, representativeAge_uri </w:t>
            </w:r>
            <w:del w:id="2530" w:author="Eric Boisvert" w:date="2016-03-25T09:36:00Z">
              <w:r w:rsidDel="00037BE7">
                <w:rPr>
                  <w:rStyle w:val="reqtext"/>
                  <w:lang w:val="en-CA"/>
                </w:rPr>
                <w:delText xml:space="preserve">SHALL </w:delText>
              </w:r>
            </w:del>
            <w:ins w:id="2531"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32" w:author="Eric Boisvert" w:date="2016-03-28T13:12:00Z">
        <w:r>
          <w:t>If present, t</w:t>
        </w:r>
      </w:ins>
      <w:del w:id="2533"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34" w:author="Eric Boisvert" w:date="2016-01-24T13:29:00Z">
        <w:r w:rsidR="009E36A6" w:rsidDel="00253146">
          <w:rPr>
            <w:rFonts w:cs="Arial"/>
            <w:color w:val="000000"/>
            <w:lang w:val="en-CA"/>
          </w:rPr>
          <w:delText>:CharacterString</w:delText>
        </w:r>
      </w:del>
      <w:ins w:id="2535"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36"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537" w:author="Eric Boisvert" w:date="2016-03-25T09:36:00Z">
              <w:r w:rsidDel="00037BE7">
                <w:rPr>
                  <w:rStyle w:val="reqtext"/>
                  <w:lang w:val="en-CA"/>
                </w:rPr>
                <w:delText xml:space="preserve">SHALL </w:delText>
              </w:r>
            </w:del>
            <w:ins w:id="2538"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39" w:author="Eric Boisvert" w:date="2016-03-28T13:12:00Z">
        <w:r>
          <w:t>If present, t</w:t>
        </w:r>
      </w:ins>
      <w:del w:id="2540"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41" w:author="Eric Boisvert" w:date="2016-01-24T13:29:00Z">
        <w:r w:rsidR="009E36A6" w:rsidDel="00253146">
          <w:rPr>
            <w:rFonts w:cs="Arial"/>
            <w:color w:val="000000"/>
            <w:lang w:val="en-CA"/>
          </w:rPr>
          <w:delText>:CharacterString</w:delText>
        </w:r>
      </w:del>
      <w:ins w:id="254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3E9BE26A" w:rsidR="009E36A6" w:rsidRDefault="00F13D40" w:rsidP="009E36A6">
      <w:ins w:id="2543" w:author="Eric Boisvert" w:date="2016-03-28T13:12:00Z">
        <w:r>
          <w:t>If present, t</w:t>
        </w:r>
      </w:ins>
      <w:del w:id="2544" w:author="Eric Boisvert" w:date="2016-03-28T13:12:00Z">
        <w:r w:rsidR="009E36A6" w:rsidDel="00F13D40">
          <w:delText>T</w:delText>
        </w:r>
      </w:del>
      <w:r w:rsidR="009E36A6">
        <w:t xml:space="preserve">he property </w:t>
      </w:r>
      <w:r w:rsidR="009E36A6" w:rsidRPr="00C17A19">
        <w:t>genericSymbolizer</w:t>
      </w:r>
      <w:del w:id="2545" w:author="Eric Boisvert" w:date="2016-01-24T13:29:00Z">
        <w:r w:rsidR="009E36A6" w:rsidDel="00253146">
          <w:delText>:CharacterString</w:delText>
        </w:r>
      </w:del>
      <w:ins w:id="2546"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lastRenderedPageBreak/>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47" w:name="BKM_75AF76F0_4AFF_4758_AA5C_4DD9A3A326DF"/>
      <w:bookmarkStart w:id="2548" w:name="BKM_AD80CBD8_BB55_4F42_B330_20E3957181FD"/>
      <w:bookmarkStart w:id="2549" w:name="BKM_B608D83A_BCB7_40BE_B5B4_7C18680327EF"/>
      <w:bookmarkStart w:id="2550" w:name="BKM_BB7DE53B_2076_4732_85CB_314A0C996CFE"/>
      <w:bookmarkStart w:id="2551" w:name="BKM_0F33C868_B8F6_4CD9_B1BE_D64AF7054352"/>
      <w:bookmarkStart w:id="2552" w:name="BKM_858F77A8_91BC_4E92_9873_3DE29220EA84"/>
      <w:bookmarkStart w:id="2553" w:name="BKM_6C47293B_9B00_4958_AE14_E2FF8C6503C9"/>
      <w:bookmarkStart w:id="2554" w:name="BKM_4798819D_722E_4089_880A_68AA29864E45"/>
      <w:bookmarkStart w:id="2555" w:name="BKM_FB28CC82_D6AA_481A_BA03_BB82515D05CD"/>
      <w:bookmarkStart w:id="2556" w:name="BKM_81066ECA_2108_4DF2_B25E_F440E68432B7"/>
      <w:bookmarkStart w:id="2557" w:name="BKM_E37CFBB1_57FD_4CA3_9961_34992E857685"/>
      <w:bookmarkStart w:id="2558" w:name="BKM_2EFAD6D8_0A90_47E6_A3AC_B0F503630287"/>
      <w:bookmarkStart w:id="2559" w:name="BKM_21524384_B208_4A32_A2E5_0FFB4D6E8D7C"/>
      <w:bookmarkStart w:id="2560" w:name="BKM_E5DB8674_7F07_4817_BA2B_997C684B521D"/>
      <w:bookmarkStart w:id="2561" w:name="BKM_B79C058B_F1A5_47C5_B3E2_CD87F62870F2"/>
      <w:bookmarkStart w:id="2562" w:name="BKM_A559EAAB_B89D_43D3_B221_4C6D46321258"/>
      <w:bookmarkStart w:id="2563" w:name="BKM_234AE185_16BA_4884_8974_68DBF37A4B28"/>
      <w:bookmarkStart w:id="2564" w:name="BKM_B342A581_116B_4A14_8384_0F4F6231BFC6"/>
      <w:bookmarkStart w:id="2565" w:name="BKM_CE5055FF_94D8_42AD_B46A_0041AB28334E"/>
      <w:bookmarkStart w:id="2566" w:name="BKM_F34DEFBD_2300_4BCD_9500_6FD1B9CE045E"/>
      <w:bookmarkStart w:id="2567" w:name="BKM_C0E26832_94FE_4E03_98DE_F2986912ECBC"/>
      <w:bookmarkStart w:id="2568" w:name="BKM_04EE2E72_5511_48AE_9048_CF9126C4A13D"/>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7C9BAB4B" w14:textId="77777777" w:rsidR="00D14AF0" w:rsidRDefault="00D14AF0" w:rsidP="00D14AF0">
      <w:pPr>
        <w:pStyle w:val="Heading3"/>
        <w:rPr>
          <w:lang w:val="en-CA"/>
        </w:rPr>
      </w:pPr>
      <w:bookmarkStart w:id="2569" w:name="_Toc445034204"/>
      <w:r w:rsidRPr="00D14AF0">
        <w:rPr>
          <w:lang w:val="en-CA"/>
        </w:rPr>
        <w:t>S</w:t>
      </w:r>
      <w:bookmarkStart w:id="2570" w:name="BKM_CE5E700D_EBA4_44CA_83C8_617C916DF033"/>
      <w:bookmarkEnd w:id="2570"/>
      <w:r w:rsidRPr="00D14AF0">
        <w:rPr>
          <w:lang w:val="en-CA"/>
        </w:rPr>
        <w:t>hearDisplacementStructureView</w:t>
      </w:r>
      <w:bookmarkEnd w:id="256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A173A4"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571" w:author="Eric Boisvert" w:date="2016-03-26T14:06:00Z">
        <w:r w:rsidR="005960FA">
          <w:rPr>
            <w:noProof/>
          </w:rPr>
          <w:t>15</w:t>
        </w:r>
      </w:ins>
      <w:del w:id="257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573" w:author="Eric Boisvert" w:date="2016-01-24T13:30:00Z">
        <w:r w:rsidDel="00253146">
          <w:delText>:CharacterString</w:delText>
        </w:r>
      </w:del>
      <w:ins w:id="2574"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575"/>
      <w:r>
        <w:rPr>
          <w:lang w:val="en-CA"/>
        </w:rPr>
        <w:t>3986</w:t>
      </w:r>
      <w:commentRangeEnd w:id="2575"/>
      <w:r>
        <w:rPr>
          <w:rStyle w:val="CommentReference"/>
        </w:rPr>
        <w:commentReference w:id="257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1F82F428" w:rsidR="00D27756" w:rsidRPr="00D12552" w:rsidRDefault="00D27756" w:rsidP="00037BE7">
            <w:pPr>
              <w:pStyle w:val="Tabletext10"/>
              <w:jc w:val="left"/>
              <w:rPr>
                <w:rStyle w:val="reqtext"/>
                <w:lang w:val="en-CA"/>
              </w:rPr>
            </w:pPr>
            <w:r>
              <w:rPr>
                <w:rStyle w:val="reqtext"/>
                <w:lang w:val="en-CA"/>
              </w:rPr>
              <w:t xml:space="preserve">Identifier </w:t>
            </w:r>
            <w:del w:id="2576" w:author="Eric Boisvert" w:date="2016-03-25T09:36:00Z">
              <w:r w:rsidDel="00037BE7">
                <w:rPr>
                  <w:rStyle w:val="reqtext"/>
                  <w:lang w:val="en-CA"/>
                </w:rPr>
                <w:delText xml:space="preserve">SHALL </w:delText>
              </w:r>
            </w:del>
            <w:ins w:id="2577" w:author="Eric Boisvert" w:date="2016-03-25T09:36:00Z">
              <w:r w:rsidR="00037BE7">
                <w:rPr>
                  <w:rStyle w:val="reqtext"/>
                  <w:lang w:val="en-CA"/>
                </w:rPr>
                <w:t xml:space="preserve">SHOULD </w:t>
              </w:r>
            </w:ins>
            <w:r>
              <w:rPr>
                <w:rStyle w:val="reqtext"/>
                <w:lang w:val="en-CA"/>
              </w:rPr>
              <w:t>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578" w:author="Eric Boisvert" w:date="2016-03-28T13:13:00Z">
        <w:r>
          <w:t>If present, t</w:t>
        </w:r>
      </w:ins>
      <w:del w:id="2579" w:author="Eric Boisvert" w:date="2016-03-28T13:13:00Z">
        <w:r w:rsidR="002E6F45" w:rsidDel="00F13D40">
          <w:rPr>
            <w:rFonts w:cs="Arial"/>
            <w:color w:val="000000"/>
            <w:lang w:val="en-CA"/>
          </w:rPr>
          <w:delText>T</w:delText>
        </w:r>
      </w:del>
      <w:r w:rsidR="002E6F45">
        <w:rPr>
          <w:rFonts w:cs="Arial"/>
          <w:color w:val="000000"/>
          <w:lang w:val="en-CA"/>
        </w:rPr>
        <w:t>he property name</w:t>
      </w:r>
      <w:del w:id="2580" w:author="Eric Boisvert" w:date="2016-01-24T13:30:00Z">
        <w:r w:rsidR="002E6F45" w:rsidDel="00253146">
          <w:rPr>
            <w:rFonts w:cs="Arial"/>
            <w:color w:val="000000"/>
            <w:lang w:val="en-CA"/>
          </w:rPr>
          <w:delText>:CharacterString</w:delText>
        </w:r>
      </w:del>
      <w:ins w:id="2581"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582" w:author="Eric Boisvert" w:date="2016-03-28T13:13:00Z">
        <w:r>
          <w:t>If present, t</w:t>
        </w:r>
      </w:ins>
      <w:del w:id="2583" w:author="Eric Boisvert" w:date="2016-03-28T13:13:00Z">
        <w:r w:rsidR="002E6F45" w:rsidDel="00F13D40">
          <w:rPr>
            <w:lang w:val="en-CA"/>
          </w:rPr>
          <w:delText>T</w:delText>
        </w:r>
      </w:del>
      <w:r w:rsidR="002E6F45">
        <w:rPr>
          <w:lang w:val="en-CA"/>
        </w:rPr>
        <w:t>he property description</w:t>
      </w:r>
      <w:del w:id="2584" w:author="Eric Boisvert" w:date="2016-01-24T13:30:00Z">
        <w:r w:rsidR="002E6F45" w:rsidDel="00253146">
          <w:rPr>
            <w:lang w:val="en-CA"/>
          </w:rPr>
          <w:delText>:CharacterString</w:delText>
        </w:r>
      </w:del>
      <w:ins w:id="2585"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586" w:author="Eric Boisvert" w:date="2016-03-28T13:13:00Z">
        <w:r>
          <w:t>If present, t</w:t>
        </w:r>
      </w:ins>
      <w:del w:id="2587"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588" w:author="Eric Boisvert" w:date="2016-01-24T13:30:00Z">
        <w:r w:rsidR="002E6F45" w:rsidDel="00253146">
          <w:rPr>
            <w:rFonts w:cs="Arial"/>
            <w:color w:val="000000"/>
            <w:lang w:val="en-CA"/>
          </w:rPr>
          <w:delText>:CharacterString</w:delText>
        </w:r>
      </w:del>
      <w:ins w:id="2589"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590"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591" w:author="Eric Boisvert" w:date="2016-03-28T13:13:00Z">
        <w:r>
          <w:lastRenderedPageBreak/>
          <w:t>If present, t</w:t>
        </w:r>
      </w:ins>
      <w:del w:id="2592" w:author="Eric Boisvert" w:date="2016-03-28T13:13:00Z">
        <w:r w:rsidR="002E6F45" w:rsidDel="00F13D40">
          <w:rPr>
            <w:lang w:val="en-CA"/>
          </w:rPr>
          <w:delText>T</w:delText>
        </w:r>
      </w:del>
      <w:r w:rsidR="002E6F45">
        <w:rPr>
          <w:lang w:val="en-CA"/>
        </w:rPr>
        <w:t>he property movementType</w:t>
      </w:r>
      <w:del w:id="2593" w:author="Eric Boisvert" w:date="2016-01-24T13:30:00Z">
        <w:r w:rsidR="002E6F45" w:rsidDel="00253146">
          <w:rPr>
            <w:lang w:val="en-CA"/>
          </w:rPr>
          <w:delText>:CharacterString</w:delText>
        </w:r>
      </w:del>
      <w:ins w:id="2594"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595" w:author="Eric Boisvert" w:date="2016-03-28T13:13:00Z">
        <w:r>
          <w:t>If present, t</w:t>
        </w:r>
      </w:ins>
      <w:del w:id="2596" w:author="Eric Boisvert" w:date="2016-03-28T13:13:00Z">
        <w:r w:rsidR="002E6F45" w:rsidDel="00F13D40">
          <w:rPr>
            <w:lang w:val="en-CA"/>
          </w:rPr>
          <w:delText>T</w:delText>
        </w:r>
      </w:del>
      <w:r w:rsidR="002E6F45">
        <w:rPr>
          <w:lang w:val="en-CA"/>
        </w:rPr>
        <w:t>he property deformationStyle</w:t>
      </w:r>
      <w:del w:id="2597" w:author="Eric Boisvert" w:date="2016-01-24T13:30:00Z">
        <w:r w:rsidR="002E6F45" w:rsidDel="00253146">
          <w:rPr>
            <w:lang w:val="en-CA"/>
          </w:rPr>
          <w:delText>:CharacterString</w:delText>
        </w:r>
      </w:del>
      <w:ins w:id="2598"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599" w:author="Eric Boisvert" w:date="2016-03-28T13:13:00Z">
        <w:r>
          <w:t>If present, t</w:t>
        </w:r>
      </w:ins>
      <w:del w:id="2600" w:author="Eric Boisvert" w:date="2016-03-28T13:13:00Z">
        <w:r w:rsidR="002E6F45" w:rsidDel="00F13D40">
          <w:rPr>
            <w:lang w:val="en-CA"/>
          </w:rPr>
          <w:delText>T</w:delText>
        </w:r>
      </w:del>
      <w:r w:rsidR="002E6F45">
        <w:rPr>
          <w:lang w:val="en-CA"/>
        </w:rPr>
        <w:t>he property displacement</w:t>
      </w:r>
      <w:del w:id="2601" w:author="Eric Boisvert" w:date="2016-01-24T13:30:00Z">
        <w:r w:rsidR="002E6F45" w:rsidDel="00253146">
          <w:rPr>
            <w:lang w:val="en-CA"/>
          </w:rPr>
          <w:delText>:CharacterString</w:delText>
        </w:r>
      </w:del>
      <w:ins w:id="2602"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03" w:author="Eric Boisvert" w:date="2016-03-28T13:13:00Z">
        <w:r>
          <w:t>If present, t</w:t>
        </w:r>
      </w:ins>
      <w:del w:id="2604" w:author="Eric Boisvert" w:date="2016-03-28T13:13:00Z">
        <w:r w:rsidR="002E6F45" w:rsidDel="00F13D40">
          <w:rPr>
            <w:lang w:val="en-CA"/>
          </w:rPr>
          <w:delText>T</w:delText>
        </w:r>
      </w:del>
      <w:r w:rsidR="002E6F45">
        <w:rPr>
          <w:lang w:val="en-CA"/>
        </w:rPr>
        <w:t>he property geologicHistory</w:t>
      </w:r>
      <w:del w:id="2605" w:author="Eric Boisvert" w:date="2016-01-24T13:30:00Z">
        <w:r w:rsidR="002E6F45" w:rsidDel="00253146">
          <w:rPr>
            <w:lang w:val="en-CA"/>
          </w:rPr>
          <w:delText>:CharacterString</w:delText>
        </w:r>
      </w:del>
      <w:ins w:id="2606"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4D34D6">
        <w:rPr>
          <w:lang w:val="en-CA"/>
        </w:rPr>
        <w:t>8.3.1.3</w:t>
      </w:r>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07" w:author="Eric Boisvert" w:date="2016-03-28T13:13:00Z">
        <w:r>
          <w:t>If present, t</w:t>
        </w:r>
      </w:ins>
      <w:del w:id="2608" w:author="Eric Boisvert" w:date="2016-03-28T13:13:00Z">
        <w:r w:rsidR="00393486" w:rsidDel="00F13D40">
          <w:rPr>
            <w:lang w:val="en-CA"/>
          </w:rPr>
          <w:delText>T</w:delText>
        </w:r>
      </w:del>
      <w:r w:rsidR="00393486">
        <w:rPr>
          <w:lang w:val="en-CA"/>
        </w:rPr>
        <w:t>he property numericOlderAge</w:t>
      </w:r>
      <w:del w:id="2609" w:author="Eric Boisvert" w:date="2016-01-24T13:31:00Z">
        <w:r w:rsidR="00393486" w:rsidDel="00253146">
          <w:rPr>
            <w:lang w:val="en-CA"/>
          </w:rPr>
          <w:delText>:Number</w:delText>
        </w:r>
      </w:del>
      <w:ins w:id="2610"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611" w:author="Eric Boisvert" w:date="2016-03-28T13:13:00Z">
        <w:r>
          <w:t>If present, t</w:t>
        </w:r>
      </w:ins>
      <w:del w:id="2612" w:author="Eric Boisvert" w:date="2016-03-28T13:13:00Z">
        <w:r w:rsidR="00393486" w:rsidDel="00F13D40">
          <w:rPr>
            <w:lang w:val="en-CA"/>
          </w:rPr>
          <w:delText>T</w:delText>
        </w:r>
      </w:del>
      <w:r w:rsidR="00393486">
        <w:rPr>
          <w:lang w:val="en-CA"/>
        </w:rPr>
        <w:t>he property numericYoungerAge</w:t>
      </w:r>
      <w:del w:id="2613" w:author="Eric Boisvert" w:date="2016-01-24T13:31:00Z">
        <w:r w:rsidR="00393486" w:rsidDel="00253146">
          <w:rPr>
            <w:lang w:val="en-CA"/>
          </w:rPr>
          <w:delText>:Number</w:delText>
        </w:r>
      </w:del>
      <w:ins w:id="2614"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15" w:author="Eric Boisvert" w:date="2016-03-28T13:13:00Z">
        <w:r>
          <w:t>If present, t</w:t>
        </w:r>
      </w:ins>
      <w:del w:id="2616" w:author="Eric Boisvert" w:date="2016-03-28T13:13:00Z">
        <w:r w:rsidR="00393486" w:rsidDel="00F13D40">
          <w:rPr>
            <w:lang w:val="en-CA"/>
          </w:rPr>
          <w:delText>T</w:delText>
        </w:r>
      </w:del>
      <w:r w:rsidR="00393486">
        <w:rPr>
          <w:lang w:val="en-CA"/>
        </w:rPr>
        <w:t>he property observationMethod</w:t>
      </w:r>
      <w:del w:id="2617" w:author="Eric Boisvert" w:date="2016-01-24T13:30:00Z">
        <w:r w:rsidR="00393486" w:rsidDel="00253146">
          <w:rPr>
            <w:lang w:val="en-CA"/>
          </w:rPr>
          <w:delText>:CharacterString</w:delText>
        </w:r>
      </w:del>
      <w:ins w:id="2618" w:author="Eric Boisvert" w:date="2016-01-24T13:30:00Z">
        <w:r w:rsidR="00253146">
          <w:rPr>
            <w:lang w:val="en-CA"/>
          </w:rPr>
          <w:t>:Primitive::CharacterString</w:t>
        </w:r>
      </w:ins>
      <w:r w:rsidR="00393486">
        <w:rPr>
          <w:lang w:val="en-CA"/>
        </w:rPr>
        <w:t xml:space="preserve"> shall contain a m</w:t>
      </w:r>
      <w:r w:rsidR="00393486" w:rsidRPr="00393486">
        <w:rPr>
          <w:lang w:val="en-CA"/>
        </w:rPr>
        <w:t xml:space="preserve">etadata snippet indicating how the spatial extent of the feature was determined. ObservationMethod is a convenience property that provides a quick and dirty </w:t>
      </w:r>
      <w:r w:rsidR="00393486" w:rsidRPr="00393486">
        <w:rPr>
          <w:lang w:val="en-CA"/>
        </w:rPr>
        <w:lastRenderedPageBreak/>
        <w:t>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19" w:author="Eric Boisvert" w:date="2016-03-28T13:13:00Z">
        <w:r>
          <w:t>If present, t</w:t>
        </w:r>
      </w:ins>
      <w:del w:id="2620" w:author="Eric Boisvert" w:date="2016-03-28T13:13:00Z">
        <w:r w:rsidR="00393486" w:rsidDel="00F13D40">
          <w:rPr>
            <w:lang w:val="en-CA"/>
          </w:rPr>
          <w:delText>T</w:delText>
        </w:r>
      </w:del>
      <w:r w:rsidR="00393486">
        <w:rPr>
          <w:lang w:val="en-CA"/>
        </w:rPr>
        <w:t>he property positionAccuracy</w:t>
      </w:r>
      <w:del w:id="2621" w:author="Eric Boisvert" w:date="2016-01-24T13:30:00Z">
        <w:r w:rsidR="00393486" w:rsidDel="00253146">
          <w:rPr>
            <w:lang w:val="en-CA"/>
          </w:rPr>
          <w:delText>:CharacterString</w:delText>
        </w:r>
      </w:del>
      <w:ins w:id="2622"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623" w:author="Eric Boisvert" w:date="2016-03-28T13:13:00Z">
        <w:r>
          <w:t>If present, t</w:t>
        </w:r>
      </w:ins>
      <w:del w:id="2624"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25" w:author="Eric Boisvert" w:date="2016-03-28T12:56:00Z">
        <w:r w:rsidR="00393486" w:rsidRPr="00393486" w:rsidDel="008A53EB">
          <w:rPr>
            <w:lang w:val="en-CA"/>
          </w:rPr>
          <w:delText>a</w:delText>
        </w:r>
      </w:del>
      <w:r w:rsidR="00393486" w:rsidRPr="00393486">
        <w:rPr>
          <w:lang w:val="en-CA"/>
        </w:rPr>
        <w:t>m</w:t>
      </w:r>
      <w:ins w:id="2626"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27" w:author="Eric Boisvert" w:date="2016-01-24T13:30:00Z">
        <w:r w:rsidDel="00253146">
          <w:rPr>
            <w:lang w:val="en-CA"/>
          </w:rPr>
          <w:delText>:CharacterString</w:delText>
        </w:r>
      </w:del>
      <w:ins w:id="262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629" w:author="Eric Boisvert" w:date="2016-03-25T09:36:00Z">
              <w:r w:rsidDel="00037BE7">
                <w:rPr>
                  <w:rStyle w:val="reqtext"/>
                  <w:lang w:val="en-CA"/>
                </w:rPr>
                <w:delText xml:space="preserve">SHALL </w:delText>
              </w:r>
            </w:del>
            <w:ins w:id="2630"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31" w:author="Eric Boisvert" w:date="2016-01-24T13:30:00Z">
        <w:r w:rsidDel="00253146">
          <w:rPr>
            <w:lang w:val="en-CA"/>
          </w:rPr>
          <w:delText>:CharacterString</w:delText>
        </w:r>
      </w:del>
      <w:ins w:id="263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3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634" w:author="Eric Boisvert" w:date="2016-03-25T09:36:00Z">
              <w:r w:rsidDel="00037BE7">
                <w:rPr>
                  <w:rStyle w:val="reqtext"/>
                  <w:lang w:val="en-CA"/>
                </w:rPr>
                <w:delText xml:space="preserve">SHALL </w:delText>
              </w:r>
            </w:del>
            <w:ins w:id="2635"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3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637" w:author="Eric Boisvert" w:date="2016-03-25T09:36:00Z">
              <w:r w:rsidDel="00037BE7">
                <w:rPr>
                  <w:rStyle w:val="reqtext"/>
                  <w:lang w:val="en-CA"/>
                </w:rPr>
                <w:delText xml:space="preserve">SHALL </w:delText>
              </w:r>
            </w:del>
            <w:ins w:id="263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39" w:author="Eric Boisvert" w:date="2016-01-24T13:30:00Z">
        <w:r w:rsidDel="00253146">
          <w:rPr>
            <w:lang w:val="en-CA"/>
          </w:rPr>
          <w:delText>:CharacterString</w:delText>
        </w:r>
      </w:del>
      <w:ins w:id="264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41"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1A52CEF4" w:rsidR="00D27756" w:rsidRPr="00D12552" w:rsidRDefault="00D27756" w:rsidP="00037BE7">
            <w:pPr>
              <w:pStyle w:val="Tabletext10"/>
              <w:jc w:val="left"/>
              <w:rPr>
                <w:rStyle w:val="reqtext"/>
                <w:lang w:val="en-CA"/>
              </w:rPr>
            </w:pPr>
            <w:r>
              <w:rPr>
                <w:rStyle w:val="reqtext"/>
                <w:lang w:val="en-CA"/>
              </w:rPr>
              <w:t xml:space="preserve">If present, representativeAge_uri </w:t>
            </w:r>
            <w:del w:id="2642" w:author="Eric Boisvert" w:date="2016-03-25T09:36:00Z">
              <w:r w:rsidDel="00037BE7">
                <w:rPr>
                  <w:rStyle w:val="reqtext"/>
                  <w:lang w:val="en-CA"/>
                </w:rPr>
                <w:delText xml:space="preserve">SHALL </w:delText>
              </w:r>
            </w:del>
            <w:ins w:id="2643"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44"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C4BD3E9"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645" w:author="Eric Boisvert" w:date="2016-03-25T09:36:00Z">
              <w:r w:rsidDel="00037BE7">
                <w:rPr>
                  <w:rStyle w:val="reqtext"/>
                  <w:lang w:val="en-CA"/>
                </w:rPr>
                <w:delText xml:space="preserve">SHALL </w:delText>
              </w:r>
            </w:del>
            <w:ins w:id="2646"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647" w:author="Eric Boisvert" w:date="2016-01-24T13:30:00Z">
        <w:r w:rsidDel="00253146">
          <w:rPr>
            <w:lang w:val="en-CA"/>
          </w:rPr>
          <w:delText>:CharacterString</w:delText>
        </w:r>
      </w:del>
      <w:ins w:id="264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49"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51458B84"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650" w:author="Eric Boisvert" w:date="2016-03-25T09:36:00Z">
              <w:r w:rsidDel="00037BE7">
                <w:rPr>
                  <w:rStyle w:val="reqtext"/>
                  <w:lang w:val="en-CA"/>
                </w:rPr>
                <w:delText xml:space="preserve">SHALL </w:delText>
              </w:r>
            </w:del>
            <w:ins w:id="2651"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2C98C26E" w:rsidR="007433DB" w:rsidRPr="007433DB" w:rsidDel="00F13D40" w:rsidRDefault="00F13D40" w:rsidP="00A12606">
      <w:pPr>
        <w:rPr>
          <w:del w:id="2652" w:author="Eric Boisvert" w:date="2016-03-28T13:13:00Z"/>
          <w:lang w:val="en-CA"/>
        </w:rPr>
      </w:pPr>
      <w:ins w:id="2653" w:author="Eric Boisvert" w:date="2016-03-28T13:13:00Z">
        <w:r>
          <w:t>If present, t</w:t>
        </w:r>
      </w:ins>
    </w:p>
    <w:p w14:paraId="6FF6366E" w14:textId="2D4912B8" w:rsidR="007433DB" w:rsidRDefault="007433DB" w:rsidP="00A12606">
      <w:pPr>
        <w:rPr>
          <w:lang w:val="en-CA"/>
        </w:rPr>
      </w:pPr>
      <w:r>
        <w:rPr>
          <w:lang w:val="en-CA"/>
        </w:rPr>
        <w:t>The property specification_uri</w:t>
      </w:r>
      <w:del w:id="2654" w:author="Eric Boisvert" w:date="2016-01-24T13:30:00Z">
        <w:r w:rsidDel="00253146">
          <w:rPr>
            <w:lang w:val="en-CA"/>
          </w:rPr>
          <w:delText>:CharacterString</w:delText>
        </w:r>
      </w:del>
      <w:ins w:id="2655"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656"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657" w:author="Eric Boisvert" w:date="2016-03-25T09:36:00Z">
              <w:r w:rsidDel="00037BE7">
                <w:rPr>
                  <w:rStyle w:val="reqtext"/>
                  <w:lang w:val="en-CA"/>
                </w:rPr>
                <w:delText xml:space="preserve">SHALL </w:delText>
              </w:r>
            </w:del>
            <w:ins w:id="2658"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659" w:author="Eric Boisvert" w:date="2016-03-28T13:13:00Z">
        <w:r>
          <w:t>If present, t</w:t>
        </w:r>
      </w:ins>
      <w:del w:id="2660" w:author="Eric Boisvert" w:date="2016-03-28T13:13:00Z">
        <w:r w:rsidR="007433DB" w:rsidDel="00F13D40">
          <w:rPr>
            <w:lang w:val="en-CA"/>
          </w:rPr>
          <w:delText>T</w:delText>
        </w:r>
      </w:del>
      <w:r w:rsidR="007433DB">
        <w:rPr>
          <w:lang w:val="en-CA"/>
        </w:rPr>
        <w:t>he property metadata_uri</w:t>
      </w:r>
      <w:del w:id="2661" w:author="Eric Boisvert" w:date="2016-01-24T13:30:00Z">
        <w:r w:rsidR="007433DB" w:rsidDel="00253146">
          <w:rPr>
            <w:lang w:val="en-CA"/>
          </w:rPr>
          <w:delText>:CharacterString</w:delText>
        </w:r>
      </w:del>
      <w:ins w:id="266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664297DC" w:rsidR="007433DB" w:rsidRDefault="00F13D40" w:rsidP="007433DB">
      <w:ins w:id="2663" w:author="Eric Boisvert" w:date="2016-03-28T13:14:00Z">
        <w:r>
          <w:lastRenderedPageBreak/>
          <w:t>If present, t</w:t>
        </w:r>
      </w:ins>
      <w:del w:id="2664" w:author="Eric Boisvert" w:date="2016-03-28T13:14:00Z">
        <w:r w:rsidR="007433DB" w:rsidDel="00F13D40">
          <w:delText>T</w:delText>
        </w:r>
      </w:del>
      <w:r w:rsidR="007433DB">
        <w:t xml:space="preserve">he property </w:t>
      </w:r>
      <w:r w:rsidR="007433DB" w:rsidRPr="00C17A19">
        <w:t>genericSymbolizer</w:t>
      </w:r>
      <w:del w:id="2665" w:author="Eric Boisvert" w:date="2016-01-24T13:30:00Z">
        <w:r w:rsidR="007433DB" w:rsidDel="00253146">
          <w:delText>:CharacterString</w:delText>
        </w:r>
      </w:del>
      <w:ins w:id="2666"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667" w:name="BKM_11E20CA8_2344_4418_A9F9_325A11426D44"/>
      <w:bookmarkStart w:id="2668" w:name="BKM_20A123B5_7607_4A2B_A3F4_2BA8EEA3BD6E"/>
      <w:bookmarkStart w:id="2669" w:name="BKM_62E65A70_EB75_497A_886F_BAAEBB60A5EC"/>
      <w:bookmarkStart w:id="2670" w:name="BKM_3F13203C_BEB3_44A2_B8B9_417C5D453C67"/>
      <w:bookmarkStart w:id="2671" w:name="BKM_D9E97001_975E_4E48_B383_84E3B817A9D6"/>
      <w:bookmarkStart w:id="2672" w:name="BKM_ABD8F88A_D6D5_49E8_B4C4_6E53A78AD465"/>
      <w:bookmarkStart w:id="2673" w:name="BKM_7660FDA3_AB42_45F9_86AB_19287D13C566"/>
      <w:bookmarkStart w:id="2674" w:name="BKM_28FFF6C1_C18B_4629_BB75_27AFBE7647AB"/>
      <w:bookmarkStart w:id="2675" w:name="BKM_DE525394_F288_4E7F_AF29_CF676A7FB892"/>
      <w:bookmarkStart w:id="2676" w:name="BKM_BDA40AB6_6C56_4E4F_9588_C051912996DC"/>
      <w:bookmarkStart w:id="2677" w:name="BKM_2209CF72_C0AB_47F3_BB22_4A2E8334027A"/>
      <w:bookmarkStart w:id="2678" w:name="BKM_BD7868DF_0409_467D_8844_EE4674C50774"/>
      <w:bookmarkStart w:id="2679" w:name="BKM_674A1294_59BE_4203_9B03_BC5D6023992F"/>
      <w:bookmarkStart w:id="2680" w:name="BKM_A1B86BC0_3316_46AB_8D32_7786DFA0771F"/>
      <w:bookmarkStart w:id="2681" w:name="BKM_5ED9FA7F_347C_499C_BF86_2B88071AD840"/>
      <w:bookmarkStart w:id="2682" w:name="BKM_EC7555C0_681D_45F5_BEFB_0F7BFDEF3CFB"/>
      <w:bookmarkStart w:id="2683" w:name="BKM_36C08EC9_BB32_4BDE_99FD_336AAA2512BB"/>
      <w:bookmarkStart w:id="2684" w:name="BKM_34B08950_B320_4DCA_B7B3_801822442BA1"/>
      <w:bookmarkStart w:id="2685" w:name="BKM_1D369827_5E0B_4F3B_99DE_498DE4F4D001"/>
      <w:bookmarkStart w:id="2686" w:name="BKM_42115B02_1C56_42D6_B0AA_D6174F756E65"/>
      <w:bookmarkStart w:id="2687" w:name="BKM_401A0B2C_FBFD_43E2_BC4F_F4876D6A55A5"/>
      <w:bookmarkStart w:id="2688" w:name="BKM_AA3C91BB_B0F8_4E56_A1E5_9C3530C146AE"/>
      <w:bookmarkStart w:id="2689" w:name="BKM_C202EED3_CA3B_4848_8F51_4E4216E311CB"/>
      <w:bookmarkStart w:id="2690" w:name="BKM_F61C54B5_53A3_4B3D_8747_890B595FF05F"/>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p>
    <w:p w14:paraId="54D90096" w14:textId="77777777" w:rsidR="00D14AF0" w:rsidRDefault="00D14AF0" w:rsidP="00CA3AC5">
      <w:pPr>
        <w:pStyle w:val="Heading3"/>
        <w:rPr>
          <w:lang w:val="en-CA"/>
        </w:rPr>
      </w:pPr>
      <w:bookmarkStart w:id="2691" w:name="_Toc445034205"/>
      <w:r w:rsidRPr="00D14AF0">
        <w:rPr>
          <w:lang w:val="en-CA"/>
        </w:rPr>
        <w:t>S</w:t>
      </w:r>
      <w:bookmarkStart w:id="2692" w:name="BKM_A518DA4F_2CA4_4758_BC7A_4790DC092913"/>
      <w:bookmarkEnd w:id="2692"/>
      <w:r w:rsidRPr="00D14AF0">
        <w:rPr>
          <w:lang w:val="en-CA"/>
        </w:rPr>
        <w:t>iteObservationView</w:t>
      </w:r>
      <w:bookmarkEnd w:id="269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A173A4"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693" w:author="Eric Boisvert" w:date="2016-03-26T14:06:00Z">
        <w:r w:rsidR="005960FA">
          <w:rPr>
            <w:noProof/>
          </w:rPr>
          <w:t>16</w:t>
        </w:r>
      </w:ins>
      <w:del w:id="269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695"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696" w:author="Eric Boisvert" w:date="2016-03-28T12:57:00Z">
        <w:r w:rsidR="00D14AF0" w:rsidRPr="00D14AF0" w:rsidDel="008A53EB">
          <w:rPr>
            <w:rFonts w:cs="Arial"/>
            <w:color w:val="000000"/>
            <w:lang w:val="en-CA"/>
          </w:rPr>
          <w:delText xml:space="preserve">point </w:delText>
        </w:r>
      </w:del>
      <w:ins w:id="2697"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w:t>
      </w:r>
      <w:r w:rsidR="00D14AF0" w:rsidRPr="00D14AF0">
        <w:rPr>
          <w:rFonts w:cs="Arial"/>
          <w:color w:val="000000"/>
          <w:lang w:val="en-CA"/>
        </w:rPr>
        <w:lastRenderedPageBreak/>
        <w:t>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698" w:author="Eric Boisvert" w:date="2016-01-24T13:30:00Z">
        <w:r w:rsidDel="00253146">
          <w:delText>:CharacterString</w:delText>
        </w:r>
      </w:del>
      <w:ins w:id="2699"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0"/>
      <w:r>
        <w:rPr>
          <w:lang w:val="en-CA"/>
        </w:rPr>
        <w:t>3986</w:t>
      </w:r>
      <w:commentRangeEnd w:id="2700"/>
      <w:r>
        <w:rPr>
          <w:rStyle w:val="CommentReference"/>
        </w:rPr>
        <w:commentReference w:id="270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481496EE" w:rsidR="00637CC9" w:rsidRPr="00D12552" w:rsidRDefault="00637CC9" w:rsidP="00037BE7">
            <w:pPr>
              <w:pStyle w:val="Tabletext10"/>
              <w:jc w:val="left"/>
              <w:rPr>
                <w:rStyle w:val="reqtext"/>
                <w:lang w:val="en-CA"/>
              </w:rPr>
            </w:pPr>
            <w:commentRangeStart w:id="2701"/>
            <w:r>
              <w:rPr>
                <w:rStyle w:val="reqtext"/>
                <w:lang w:val="en-CA"/>
              </w:rPr>
              <w:t xml:space="preserve">Identifier </w:t>
            </w:r>
            <w:del w:id="2702" w:author="Eric Boisvert" w:date="2016-03-25T09:37:00Z">
              <w:r w:rsidDel="00037BE7">
                <w:rPr>
                  <w:rStyle w:val="reqtext"/>
                  <w:lang w:val="en-CA"/>
                </w:rPr>
                <w:delText xml:space="preserve">SHOULD </w:delText>
              </w:r>
            </w:del>
            <w:ins w:id="2703"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701"/>
            <w:r>
              <w:rPr>
                <w:rStyle w:val="CommentReference"/>
                <w:rFonts w:ascii="Times New Roman" w:eastAsia="Times New Roman" w:hAnsi="Times New Roman"/>
                <w:lang w:val="en-US" w:eastAsia="en-US"/>
              </w:rPr>
              <w:commentReference w:id="2701"/>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C8B1A2" w:rsidR="00006FB0" w:rsidRDefault="00F13D40" w:rsidP="00D14AF0">
      <w:pPr>
        <w:autoSpaceDE w:val="0"/>
        <w:autoSpaceDN w:val="0"/>
        <w:adjustRightInd w:val="0"/>
        <w:spacing w:after="0" w:line="240" w:lineRule="atLeast"/>
        <w:rPr>
          <w:rFonts w:cs="Arial"/>
          <w:color w:val="000000"/>
          <w:lang w:val="en-CA"/>
        </w:rPr>
      </w:pPr>
      <w:ins w:id="2704" w:author="Eric Boisvert" w:date="2016-03-28T13:14:00Z">
        <w:r>
          <w:t>If present, t</w:t>
        </w:r>
      </w:ins>
      <w:del w:id="2705"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06" w:author="Eric Boisvert" w:date="2016-01-24T13:30:00Z">
        <w:r w:rsidR="00006FB0" w:rsidDel="00253146">
          <w:rPr>
            <w:rFonts w:cs="Arial"/>
            <w:color w:val="000000"/>
            <w:lang w:val="en-CA"/>
          </w:rPr>
          <w:delText>:CharacterString</w:delText>
        </w:r>
      </w:del>
      <w:ins w:id="2707"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08" w:author="Eric Boisvert" w:date="2016-03-28T13:14:00Z">
        <w:r>
          <w:t>If present, t</w:t>
        </w:r>
      </w:ins>
      <w:del w:id="2709" w:author="Eric Boisvert" w:date="2016-03-28T13:14:00Z">
        <w:r w:rsidR="00006FB0" w:rsidDel="00F13D40">
          <w:delText>T</w:delText>
        </w:r>
      </w:del>
      <w:r w:rsidR="00006FB0">
        <w:t>he property observationName</w:t>
      </w:r>
      <w:ins w:id="2710"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A4E0BDF" w:rsidR="00B228FF" w:rsidRDefault="00F13D40" w:rsidP="00D14AF0">
      <w:pPr>
        <w:autoSpaceDE w:val="0"/>
        <w:autoSpaceDN w:val="0"/>
        <w:adjustRightInd w:val="0"/>
        <w:spacing w:after="0" w:line="240" w:lineRule="atLeast"/>
        <w:rPr>
          <w:rFonts w:cs="Arial"/>
          <w:color w:val="000000"/>
          <w:lang w:val="en-CA"/>
        </w:rPr>
      </w:pPr>
      <w:ins w:id="2711" w:author="Eric Boisvert" w:date="2016-03-28T13:14:00Z">
        <w:r>
          <w:t>If present, t</w:t>
        </w:r>
      </w:ins>
      <w:del w:id="2712" w:author="Eric Boisvert" w:date="2016-03-28T13:14:00Z">
        <w:r w:rsidR="00B228FF" w:rsidDel="00F13D40">
          <w:rPr>
            <w:rFonts w:cs="Arial"/>
            <w:color w:val="000000"/>
            <w:lang w:val="en-CA"/>
          </w:rPr>
          <w:delText>T</w:delText>
        </w:r>
      </w:del>
      <w:r w:rsidR="00B228FF">
        <w:rPr>
          <w:rFonts w:cs="Arial"/>
          <w:color w:val="000000"/>
          <w:lang w:val="en-CA"/>
        </w:rPr>
        <w:t>he propery label</w:t>
      </w:r>
      <w:del w:id="2713" w:author="Eric Boisvert" w:date="2016-01-24T13:30:00Z">
        <w:r w:rsidR="00B228FF" w:rsidDel="00253146">
          <w:rPr>
            <w:rFonts w:cs="Arial"/>
            <w:color w:val="000000"/>
            <w:lang w:val="en-CA"/>
          </w:rPr>
          <w:delText>:CharacterString</w:delText>
        </w:r>
      </w:del>
      <w:ins w:id="2714"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15" w:author="Eric Boisvert" w:date="2016-03-28T13:14:00Z">
        <w:r>
          <w:t>If present, t</w:t>
        </w:r>
      </w:ins>
      <w:del w:id="2716"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17" w:author="Eric Boisvert" w:date="2016-01-24T13:30:00Z">
        <w:r w:rsidR="00B228FF" w:rsidDel="00253146">
          <w:rPr>
            <w:rFonts w:cs="Arial"/>
            <w:color w:val="000000"/>
            <w:lang w:val="en-CA"/>
          </w:rPr>
          <w:delText>:CharacterString</w:delText>
        </w:r>
      </w:del>
      <w:ins w:id="2718"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lastRenderedPageBreak/>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19" w:author="Eric Boisvert" w:date="2016-03-28T13:14:00Z">
        <w:r>
          <w:t>If present, t</w:t>
        </w:r>
      </w:ins>
      <w:del w:id="2720"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21" w:author="Eric Boisvert" w:date="2016-01-24T13:30:00Z">
        <w:r w:rsidR="00B228FF" w:rsidDel="00253146">
          <w:rPr>
            <w:rFonts w:cs="Arial"/>
            <w:color w:val="000000"/>
            <w:lang w:val="en-CA"/>
          </w:rPr>
          <w:delText>:CharacterString</w:delText>
        </w:r>
      </w:del>
      <w:ins w:id="2722"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23" w:author="Eric Boisvert" w:date="2016-03-28T13:14:00Z">
        <w:r>
          <w:t>If present, t</w:t>
        </w:r>
      </w:ins>
      <w:del w:id="2724"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25" w:author="Eric Boisvert" w:date="2016-01-24T13:30:00Z">
        <w:r w:rsidR="00B228FF" w:rsidDel="00253146">
          <w:rPr>
            <w:rFonts w:cs="Arial"/>
            <w:color w:val="000000"/>
            <w:lang w:val="en-CA"/>
          </w:rPr>
          <w:delText>:CharacterString</w:delText>
        </w:r>
      </w:del>
      <w:ins w:id="272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27" w:author="Eric Boisvert" w:date="2016-03-28T13:14:00Z">
        <w:r>
          <w:t>If present, t</w:t>
        </w:r>
      </w:ins>
      <w:del w:id="2728"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29" w:author="Eric Boisvert" w:date="2016-01-24T13:30:00Z">
        <w:r w:rsidR="00793913" w:rsidDel="00253146">
          <w:rPr>
            <w:rFonts w:cs="Arial"/>
            <w:color w:val="000000"/>
            <w:lang w:val="en-CA"/>
          </w:rPr>
          <w:delText>:CharacterString</w:delText>
        </w:r>
      </w:del>
      <w:ins w:id="2730"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731"/>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3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731"/>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32" w:author="Eric Boisvert" w:date="2016-03-28T12:58:00Z">
        <w:r>
          <w:rPr>
            <w:lang w:val="en-CA"/>
          </w:rPr>
          <w:t>If relevant, t</w:t>
        </w:r>
      </w:ins>
      <w:del w:id="2733" w:author="Eric Boisvert" w:date="2016-03-28T12:58:00Z">
        <w:r w:rsidR="005679BA" w:rsidDel="008A53EB">
          <w:rPr>
            <w:lang w:val="en-CA"/>
          </w:rPr>
          <w:delText>T</w:delText>
        </w:r>
      </w:del>
      <w:r w:rsidR="005679BA">
        <w:rPr>
          <w:lang w:val="en-CA"/>
        </w:rPr>
        <w:t>he property observedValueUom</w:t>
      </w:r>
      <w:del w:id="2734" w:author="Eric Boisvert" w:date="2016-01-24T13:30:00Z">
        <w:r w:rsidR="005679BA" w:rsidDel="00253146">
          <w:rPr>
            <w:lang w:val="en-CA"/>
          </w:rPr>
          <w:delText>:CharacterString</w:delText>
        </w:r>
      </w:del>
      <w:ins w:id="2735"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36" w:author="Eric Boisvert" w:date="2016-03-28T12:58:00Z">
        <w:r>
          <w:rPr>
            <w:lang w:val="en-CA"/>
          </w:rPr>
          <w:t>y</w:t>
        </w:r>
      </w:ins>
      <w:del w:id="2737"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38" w:author="Eric Boisvert" w:date="2016-03-28T13:14:00Z">
        <w:r>
          <w:t>If present, t</w:t>
        </w:r>
      </w:ins>
      <w:del w:id="2739"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40" w:author="Eric Boisvert" w:date="2016-01-24T13:30:00Z">
        <w:r w:rsidR="005679BA" w:rsidDel="00253146">
          <w:rPr>
            <w:rFonts w:cs="Arial"/>
            <w:color w:val="000000"/>
            <w:lang w:val="en-CA"/>
          </w:rPr>
          <w:delText>:CharacterString</w:delText>
        </w:r>
      </w:del>
      <w:ins w:id="2741"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42" w:author="Eric Boisvert" w:date="2016-03-28T13:14:00Z">
        <w:r>
          <w:t>If present, t</w:t>
        </w:r>
      </w:ins>
      <w:del w:id="2743"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44" w:author="Eric Boisvert" w:date="2016-01-24T13:30:00Z">
        <w:r w:rsidR="005679BA" w:rsidDel="00253146">
          <w:rPr>
            <w:rFonts w:cs="Arial"/>
            <w:color w:val="000000"/>
            <w:lang w:val="en-CA"/>
          </w:rPr>
          <w:delText>:CharacterString</w:delText>
        </w:r>
      </w:del>
      <w:ins w:id="2745"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46" w:author="Eric Boisvert" w:date="2016-03-28T13:14:00Z">
        <w:r>
          <w:t>If present, t</w:t>
        </w:r>
      </w:ins>
      <w:del w:id="2747" w:author="Eric Boisvert" w:date="2016-03-28T13:14:00Z">
        <w:r w:rsidR="005679BA" w:rsidDel="00F13D40">
          <w:rPr>
            <w:rFonts w:cs="Arial"/>
            <w:color w:val="000000"/>
            <w:lang w:val="en-CA"/>
          </w:rPr>
          <w:delText>T</w:delText>
        </w:r>
      </w:del>
      <w:r w:rsidR="005679BA">
        <w:rPr>
          <w:rFonts w:cs="Arial"/>
          <w:color w:val="000000"/>
          <w:lang w:val="en-CA"/>
        </w:rPr>
        <w:t>he property source</w:t>
      </w:r>
      <w:del w:id="2748" w:author="Eric Boisvert" w:date="2016-01-24T13:30:00Z">
        <w:r w:rsidR="005679BA" w:rsidDel="00253146">
          <w:rPr>
            <w:rFonts w:cs="Arial"/>
            <w:color w:val="000000"/>
            <w:lang w:val="en-CA"/>
          </w:rPr>
          <w:delText>:CharacterString</w:delText>
        </w:r>
      </w:del>
      <w:ins w:id="2749"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50" w:author="Eric Boisvert" w:date="2016-01-24T13:30:00Z">
        <w:r w:rsidDel="00253146">
          <w:rPr>
            <w:rFonts w:cs="Arial"/>
            <w:color w:val="000000"/>
            <w:lang w:val="en-CA"/>
          </w:rPr>
          <w:delText>:CharacterString</w:delText>
        </w:r>
      </w:del>
      <w:ins w:id="2751"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1143B77F" w:rsidR="00637CC9" w:rsidRPr="00D12552" w:rsidRDefault="00637CC9" w:rsidP="00037BE7">
            <w:pPr>
              <w:pStyle w:val="Tabletext10"/>
              <w:jc w:val="left"/>
              <w:rPr>
                <w:rStyle w:val="reqtext"/>
                <w:lang w:val="en-CA"/>
              </w:rPr>
            </w:pPr>
            <w:r>
              <w:rPr>
                <w:rStyle w:val="reqtext"/>
                <w:lang w:val="en-CA"/>
              </w:rPr>
              <w:t xml:space="preserve">featureOfInterest_uri </w:t>
            </w:r>
            <w:del w:id="2752" w:author="Eric Boisvert" w:date="2016-03-25T09:37:00Z">
              <w:r w:rsidDel="00037BE7">
                <w:rPr>
                  <w:rStyle w:val="reqtext"/>
                  <w:lang w:val="en-CA"/>
                </w:rPr>
                <w:delText xml:space="preserve">SHALL </w:delText>
              </w:r>
            </w:del>
            <w:ins w:id="2753" w:author="Eric Boisvert" w:date="2016-03-25T09:37:00Z">
              <w:r w:rsidR="00037BE7">
                <w:rPr>
                  <w:rStyle w:val="reqtext"/>
                  <w:lang w:val="en-CA"/>
                </w:rPr>
                <w:t xml:space="preserve">SHOULD </w:t>
              </w:r>
            </w:ins>
            <w:r>
              <w:rPr>
                <w:rStyle w:val="reqtext"/>
                <w:lang w:val="en-CA"/>
              </w:rPr>
              <w:t>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754"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28C21F2F" w:rsidR="00637CC9" w:rsidRPr="00D12552" w:rsidRDefault="00637CC9" w:rsidP="00037BE7">
            <w:pPr>
              <w:pStyle w:val="Tabletext10"/>
              <w:jc w:val="left"/>
              <w:rPr>
                <w:rStyle w:val="reqtext"/>
                <w:lang w:val="en-CA"/>
              </w:rPr>
            </w:pPr>
            <w:r>
              <w:rPr>
                <w:rStyle w:val="reqtext"/>
                <w:lang w:val="en-CA"/>
              </w:rPr>
              <w:t xml:space="preserve">propertyType_uri </w:t>
            </w:r>
            <w:del w:id="2755" w:author="Eric Boisvert" w:date="2016-03-25T09:37:00Z">
              <w:r w:rsidDel="00037BE7">
                <w:rPr>
                  <w:rStyle w:val="reqtext"/>
                  <w:lang w:val="en-CA"/>
                </w:rPr>
                <w:delText xml:space="preserve">SHALL </w:delText>
              </w:r>
            </w:del>
            <w:ins w:id="2756"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757" w:author="Eric Boisvert" w:date="2016-03-28T13:15:00Z">
        <w:r>
          <w:t>If present, t</w:t>
        </w:r>
      </w:ins>
      <w:del w:id="2758"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759" w:author="Eric Boisvert" w:date="2016-01-24T13:30:00Z">
        <w:r w:rsidR="00637CC9" w:rsidDel="00253146">
          <w:rPr>
            <w:rFonts w:cs="Arial"/>
            <w:color w:val="000000"/>
            <w:lang w:val="en-CA"/>
          </w:rPr>
          <w:delText>:CharacterString</w:delText>
        </w:r>
      </w:del>
      <w:ins w:id="2760"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lastRenderedPageBreak/>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761" w:author="Eric Boisvert" w:date="2016-03-28T13:15:00Z">
        <w:r>
          <w:t>If present, t</w:t>
        </w:r>
      </w:ins>
      <w:del w:id="2762" w:author="Eric Boisvert" w:date="2016-03-28T13:15:00Z">
        <w:r w:rsidR="00637CC9" w:rsidDel="00F13D40">
          <w:rPr>
            <w:lang w:val="en-CA"/>
          </w:rPr>
          <w:delText>T</w:delText>
        </w:r>
      </w:del>
      <w:r w:rsidR="00637CC9">
        <w:rPr>
          <w:lang w:val="en-CA"/>
        </w:rPr>
        <w:t>he property genericSymboliser</w:t>
      </w:r>
      <w:del w:id="2763" w:author="Eric Boisvert" w:date="2016-01-24T13:30:00Z">
        <w:r w:rsidR="00637CC9" w:rsidDel="00253146">
          <w:rPr>
            <w:lang w:val="en-CA"/>
          </w:rPr>
          <w:delText>:CharacterString</w:delText>
        </w:r>
      </w:del>
      <w:ins w:id="2764"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765" w:author="Eric Boisvert" w:date="2016-03-28T12:59:00Z"/>
          <w:lang w:val="en-CA"/>
        </w:rPr>
      </w:pPr>
      <w:ins w:id="2766" w:author="Eric Boisvert" w:date="2016-03-28T13:15:00Z">
        <w:r>
          <w:t>If present, t</w:t>
        </w:r>
      </w:ins>
      <w:bookmarkStart w:id="2767" w:name="_GoBack"/>
      <w:bookmarkEnd w:id="2767"/>
      <w:del w:id="2768"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9B6818">
        <w:trPr>
          <w:cantSplit/>
          <w:ins w:id="2769"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770" w:author="Eric Boisvert" w:date="2016-03-28T12:59:00Z"/>
                <w:rStyle w:val="requri"/>
                <w:lang w:val="en-CA"/>
              </w:rPr>
            </w:pPr>
            <w:ins w:id="2771" w:author="Eric Boisvert" w:date="2016-03-28T12:59:00Z">
              <w:r>
                <w:rPr>
                  <w:rStyle w:val="requri"/>
                  <w:lang w:val="en-CA"/>
                </w:rPr>
                <w:t>/req/gsml4-portrayal</w:t>
              </w:r>
              <w:r w:rsidRPr="00D12552">
                <w:rPr>
                  <w:rStyle w:val="requri"/>
                  <w:lang w:val="en-CA"/>
                </w:rPr>
                <w:t>/</w:t>
              </w:r>
              <w:r>
                <w:rPr>
                  <w:rStyle w:val="requri"/>
                  <w:lang w:val="en-CA"/>
                </w:rPr>
                <w:t>siteobservationview-</w:t>
              </w:r>
            </w:ins>
            <w:ins w:id="2772" w:author="Eric Boisvert" w:date="2016-03-28T13:00:00Z">
              <w:r>
                <w:rPr>
                  <w:rStyle w:val="requri"/>
                  <w:lang w:val="en-CA"/>
                </w:rPr>
                <w:t>symbolRotation</w:t>
              </w:r>
            </w:ins>
          </w:p>
        </w:tc>
        <w:tc>
          <w:tcPr>
            <w:tcW w:w="4678" w:type="dxa"/>
            <w:tcBorders>
              <w:left w:val="nil"/>
            </w:tcBorders>
            <w:shd w:val="clear" w:color="auto" w:fill="auto"/>
          </w:tcPr>
          <w:p w14:paraId="10175FF5" w14:textId="435FBD13" w:rsidR="008A53EB" w:rsidRPr="00D12552" w:rsidRDefault="008A53EB" w:rsidP="009B6818">
            <w:pPr>
              <w:pStyle w:val="Tabletext10"/>
              <w:jc w:val="left"/>
              <w:rPr>
                <w:ins w:id="2773" w:author="Eric Boisvert" w:date="2016-03-28T12:59:00Z"/>
                <w:rStyle w:val="reqtext"/>
                <w:lang w:val="en-CA"/>
              </w:rPr>
            </w:pPr>
            <w:ins w:id="2774" w:author="Eric Boisvert" w:date="2016-03-28T12:59:00Z">
              <w:r>
                <w:rPr>
                  <w:rStyle w:val="reqtext"/>
                  <w:lang w:val="en-CA"/>
                </w:rPr>
                <w:t>If present, the symbolRotation SHALL be a value in the range [0,360[</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775" w:name="BKM_EC69FC11_247D_4B96_A882_7E9D1AD588E0"/>
      <w:bookmarkStart w:id="2776" w:name="BKM_ADCD2F69_DA9B_47AD_AAD9_CD10F85583D7"/>
      <w:bookmarkStart w:id="2777" w:name="BKM_07E8099B_7BEC_4F52_A9CB_2057EB65CA46"/>
      <w:bookmarkStart w:id="2778" w:name="BKM_803B49B5_5346_4ECB_84C0_E9285F22A260"/>
      <w:bookmarkStart w:id="2779" w:name="BKM_EF622FE6_F231_4466_80B5_7C9E00C1AF26"/>
      <w:bookmarkStart w:id="2780" w:name="BKM_314D3BAE_F7C9_4B36_ADB6_C72D030F3753"/>
      <w:bookmarkStart w:id="2781" w:name="BKM_39715309_7964_43D3_8714_66E5FE3F5A42"/>
      <w:bookmarkStart w:id="2782" w:name="BKM_154B13F8_8CD9_473E_98B5_93572A0EB3BB"/>
      <w:bookmarkStart w:id="2783" w:name="BKM_2C39BB23_51CD_4C07_BC3D_DFD062118A45"/>
      <w:bookmarkStart w:id="2784" w:name="BKM_60CAAB90_52E0_4214_AE69_D0060C7423ED"/>
      <w:bookmarkStart w:id="2785" w:name="BKM_E7AC1443_775C_4DF5_9107_5B1DF4E1D651"/>
      <w:bookmarkStart w:id="2786" w:name="BKM_EF3CAFA8_84A6_43F7_816F_7C74C3A3DFE7"/>
      <w:bookmarkStart w:id="2787" w:name="BKM_71BA9B79_BC0A_41B7_9630_0B047D9D4660"/>
      <w:bookmarkStart w:id="2788" w:name="BKM_9A13DBF6_70E2_469B_9B7C_F26D7AD812B4"/>
      <w:bookmarkStart w:id="2789" w:name="BKM_9A6DFACA_1D0A_423A_BF5D_1157B46A0AC1"/>
      <w:bookmarkStart w:id="2790" w:name="BKM_33E68653_BDB1_481F_9DFE_82E9A91DF147"/>
      <w:bookmarkStart w:id="2791" w:name="BKM_F3F9B426_BC9F_4BBA_B792_A96166218E9B"/>
      <w:bookmarkStart w:id="2792" w:name="BKM_86911221_5DFE_449B_9D0A_484F8F57F8F9"/>
      <w:bookmarkStart w:id="2793" w:name="BKM_07EEDF2F_1AA2_45F8_B145_4B7F189B0502"/>
      <w:bookmarkStart w:id="2794" w:name="BKM_4A997C54_C45D_4E40_AC91_CE1E1615770B"/>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ins w:id="2795" w:author="Eric Boisvert" w:date="2016-01-14T05:38:00Z">
        <w:r>
          <w:br w:type="page"/>
        </w:r>
      </w:ins>
    </w:p>
    <w:p w14:paraId="76CB06FE" w14:textId="07C47958" w:rsidR="009B3BBD" w:rsidRDefault="009B3BBD" w:rsidP="00BA6B31">
      <w:pPr>
        <w:pStyle w:val="Heading2"/>
        <w:rPr>
          <w:lang w:val="en-CA"/>
        </w:rPr>
      </w:pPr>
      <w:bookmarkStart w:id="2796"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796"/>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797"/>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797"/>
      <w:r w:rsidR="00DE3D18">
        <w:rPr>
          <w:rStyle w:val="CommentReference"/>
        </w:rPr>
        <w:commentReference w:id="2797"/>
      </w:r>
    </w:p>
    <w:p w14:paraId="40081889" w14:textId="18A467A8" w:rsidR="008A1AF4" w:rsidRDefault="008A1AF4" w:rsidP="008A1AF4">
      <w:pPr>
        <w:keepNext/>
        <w:rPr>
          <w:noProof/>
          <w:lang w:val="en-CA" w:eastAsia="en-CA"/>
        </w:rPr>
      </w:pPr>
    </w:p>
    <w:p w14:paraId="2A6A1094" w14:textId="77777777" w:rsidR="000E3D9B" w:rsidRDefault="00A173A4"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798" w:author="Eric Boisvert" w:date="2016-03-26T14:06:00Z">
        <w:r w:rsidR="005960FA">
          <w:rPr>
            <w:noProof/>
          </w:rPr>
          <w:t>17</w:t>
        </w:r>
      </w:ins>
      <w:del w:id="2799"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800"/>
            <w:r>
              <w:rPr>
                <w:rFonts w:eastAsia="MS Mincho"/>
                <w:b/>
                <w:color w:val="0000FF"/>
                <w:sz w:val="22"/>
                <w:lang w:val="en-CA"/>
              </w:rPr>
              <w:t>Spatial Schema ISO19107</w:t>
            </w:r>
            <w:commentRangeEnd w:id="2800"/>
            <w:r>
              <w:rPr>
                <w:rStyle w:val="CommentReference"/>
              </w:rPr>
              <w:commentReference w:id="280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80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801"/>
            <w:r>
              <w:rPr>
                <w:rStyle w:val="CommentReference"/>
              </w:rPr>
              <w:commentReference w:id="2801"/>
            </w:r>
          </w:p>
        </w:tc>
      </w:tr>
    </w:tbl>
    <w:p w14:paraId="4D25A90E" w14:textId="5F8293DE" w:rsidR="003E1755" w:rsidRDefault="00856F51" w:rsidP="00E71F84">
      <w:pPr>
        <w:pStyle w:val="Heading3"/>
        <w:rPr>
          <w:lang w:val="en-CA"/>
        </w:rPr>
      </w:pPr>
      <w:bookmarkStart w:id="2802" w:name="BKM_3984A24A_BE4B_45BE_838C_7F640CC5FF3F"/>
      <w:bookmarkStart w:id="2803" w:name="BKM_54F8D6E7_019E_4198_A5F7_8396FC39C316"/>
      <w:bookmarkStart w:id="2804" w:name="BKM_FF60F6A1_68A6_4CC7_A4D7_1484826F284D"/>
      <w:bookmarkStart w:id="2805" w:name="BKM_F6F26F14_293C_49D0_A8BA_E7C8B18052A4"/>
      <w:bookmarkStart w:id="2806" w:name="BKM_BFF13014_D294_4162_870D_8C389253B42F"/>
      <w:bookmarkStart w:id="2807" w:name="BKM_5E0576AE_899E_4630_AE79_247020186922"/>
      <w:bookmarkStart w:id="2808" w:name="BKM_F1BB51E9_D13E_42AE_BE59_3E8556BDCA72"/>
      <w:bookmarkStart w:id="2809" w:name="BKM_C0A3056D_FA18_4027_BE04_0AFA3C2B5BD7"/>
      <w:bookmarkStart w:id="2810" w:name="BKM_ADC178F9_ED86_418A_BFAF_BD9ADC797FBD"/>
      <w:bookmarkStart w:id="2811" w:name="BKM_8E1E3CAB_4A91_4093_A75E_AEF4FCA7FA5B"/>
      <w:bookmarkStart w:id="2812" w:name="BKM_64F0A908_3403_4D0B_88AD_EE7134C39157"/>
      <w:bookmarkStart w:id="2813" w:name="BKM_F047E096_3391_4C83_A31D_8616A9B842C5"/>
      <w:bookmarkStart w:id="2814" w:name="BKM_DA68D8E9_7B0C_48EF_8619_7221101DC5F1"/>
      <w:bookmarkStart w:id="2815" w:name="_Toc445034207"/>
      <w:bookmarkEnd w:id="2802"/>
      <w:bookmarkEnd w:id="2803"/>
      <w:bookmarkEnd w:id="2804"/>
      <w:bookmarkEnd w:id="2805"/>
      <w:bookmarkEnd w:id="2806"/>
      <w:bookmarkEnd w:id="2807"/>
      <w:bookmarkEnd w:id="2808"/>
      <w:bookmarkEnd w:id="2809"/>
      <w:bookmarkEnd w:id="2810"/>
      <w:bookmarkEnd w:id="2811"/>
      <w:bookmarkEnd w:id="2812"/>
      <w:bookmarkEnd w:id="2813"/>
      <w:bookmarkEnd w:id="2814"/>
      <w:r>
        <w:rPr>
          <w:lang w:val="en-CA"/>
        </w:rPr>
        <w:t xml:space="preserve">Geology </w:t>
      </w:r>
      <w:r w:rsidR="006619B2">
        <w:rPr>
          <w:lang w:val="en-CA"/>
        </w:rPr>
        <w:t>B</w:t>
      </w:r>
      <w:r>
        <w:rPr>
          <w:lang w:val="en-CA"/>
        </w:rPr>
        <w:t>asic</w:t>
      </w:r>
      <w:bookmarkEnd w:id="2815"/>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2816"/>
      <w:r w:rsidR="00174A58">
        <w:rPr>
          <w:lang w:val="en-CA"/>
        </w:rPr>
        <w:t>sub-</w:t>
      </w:r>
      <w:r w:rsidRPr="00E3407C">
        <w:rPr>
          <w:lang w:val="en-CA"/>
        </w:rPr>
        <w:t xml:space="preserve">package </w:t>
      </w:r>
      <w:commentRangeEnd w:id="2816"/>
      <w:r w:rsidR="00174A58">
        <w:rPr>
          <w:rStyle w:val="CommentReference"/>
        </w:rPr>
        <w:commentReference w:id="281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817" w:author="Eric Boisvert" w:date="2016-03-16T19:09:00Z">
        <w:r w:rsidDel="00BA27D0">
          <w:rPr>
            <w:lang w:val="en-CA"/>
          </w:rPr>
          <w:delText xml:space="preserve">described </w:delText>
        </w:r>
      </w:del>
      <w:ins w:id="281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819" w:author="Eric Boisvert" w:date="2016-03-06T13:24:00Z">
        <w:r w:rsidR="004D34D6">
          <w:rPr>
            <w:lang w:val="en-CA"/>
          </w:rPr>
          <w:t xml:space="preserve">of the </w:t>
        </w:r>
      </w:ins>
      <w:r>
        <w:rPr>
          <w:lang w:val="en-CA"/>
        </w:rPr>
        <w:t>possible collection</w:t>
      </w:r>
      <w:ins w:id="2820" w:author="Eric Boisvert" w:date="2016-03-06T13:24:00Z">
        <w:r w:rsidR="004D34D6">
          <w:rPr>
            <w:lang w:val="en-CA"/>
          </w:rPr>
          <w:t>s</w:t>
        </w:r>
      </w:ins>
      <w:r>
        <w:rPr>
          <w:lang w:val="en-CA"/>
        </w:rPr>
        <w:t xml:space="preserve"> of MappedFeature.  Other examples are </w:t>
      </w:r>
      <w:r w:rsidR="00523B00">
        <w:rPr>
          <w:lang w:val="en-CA"/>
        </w:rPr>
        <w:t>cross-sections, block diagram</w:t>
      </w:r>
      <w:ins w:id="2821" w:author="Eric Boisvert" w:date="2016-03-16T19:09:00Z">
        <w:r w:rsidR="00BA27D0">
          <w:rPr>
            <w:lang w:val="en-CA"/>
          </w:rPr>
          <w:t>s</w:t>
        </w:r>
      </w:ins>
      <w:r w:rsidR="00523B00">
        <w:rPr>
          <w:lang w:val="en-CA"/>
        </w:rPr>
        <w:t>, or even</w:t>
      </w:r>
      <w:del w:id="2822" w:author="Eric Boisvert" w:date="2016-03-16T19:09:00Z">
        <w:r w:rsidR="00523B00" w:rsidDel="00BA27D0">
          <w:rPr>
            <w:lang w:val="en-CA"/>
          </w:rPr>
          <w:delText>t</w:delText>
        </w:r>
      </w:del>
      <w:r w:rsidR="00523B00">
        <w:rPr>
          <w:lang w:val="en-CA"/>
        </w:rPr>
        <w:t xml:space="preserve"> </w:t>
      </w:r>
      <w:del w:id="2823" w:author="Eric Boisvert" w:date="2016-03-16T19:10:00Z">
        <w:r w:rsidR="00523B00" w:rsidDel="00BA27D0">
          <w:rPr>
            <w:lang w:val="en-CA"/>
          </w:rPr>
          <w:delText>a</w:delText>
        </w:r>
      </w:del>
      <w:r w:rsidR="00523B00">
        <w:rPr>
          <w:lang w:val="en-CA"/>
        </w:rPr>
        <w:t xml:space="preserve"> borehole log</w:t>
      </w:r>
      <w:ins w:id="282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825" w:author="Eric Boisvert" w:date="2016-03-06T13:25:00Z">
        <w:r w:rsidR="004D34D6">
          <w:rPr>
            <w:lang w:val="en-CA"/>
          </w:rPr>
          <w:t xml:space="preserve"> and</w:t>
        </w:r>
      </w:ins>
      <w:del w:id="2826" w:author="Eric Boisvert" w:date="2016-03-06T13:24:00Z">
        <w:r w:rsidR="009C2685" w:rsidDel="004D34D6">
          <w:rPr>
            <w:lang w:val="en-CA"/>
          </w:rPr>
          <w:delText>;</w:delText>
        </w:r>
      </w:del>
      <w:r w:rsidR="009C2685">
        <w:rPr>
          <w:lang w:val="en-CA"/>
        </w:rPr>
        <w:t xml:space="preserve"> GeologicFeatures are </w:t>
      </w:r>
      <w:ins w:id="2827" w:author="Eric Boisvert" w:date="2016-03-16T19:10:00Z">
        <w:r w:rsidR="0073072D">
          <w:rPr>
            <w:lang w:val="en-CA"/>
          </w:rPr>
          <w:t>one of the kinds of</w:t>
        </w:r>
      </w:ins>
      <w:del w:id="2828"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829" w:author="Eric Boisvert" w:date="2016-03-06T13:27:00Z">
        <w:r w:rsidR="004D34D6">
          <w:t xml:space="preserve">Figure </w:t>
        </w:r>
        <w:r w:rsidR="004D34D6">
          <w:rPr>
            <w:noProof/>
          </w:rPr>
          <w:t>18</w:t>
        </w:r>
      </w:ins>
      <w:del w:id="2830"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A173A4"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2831" w:name="_Ref439843623"/>
      <w:r>
        <w:t xml:space="preserve">Figure </w:t>
      </w:r>
      <w:r>
        <w:fldChar w:fldCharType="begin"/>
      </w:r>
      <w:r>
        <w:instrText xml:space="preserve"> SEQ Figure \* ARABIC </w:instrText>
      </w:r>
      <w:r>
        <w:fldChar w:fldCharType="separate"/>
      </w:r>
      <w:ins w:id="2832" w:author="Eric Boisvert" w:date="2016-03-26T14:06:00Z">
        <w:r w:rsidR="005960FA">
          <w:rPr>
            <w:noProof/>
          </w:rPr>
          <w:t>18</w:t>
        </w:r>
      </w:ins>
      <w:del w:id="2833" w:author="Eric Boisvert" w:date="2016-01-16T17:26:00Z">
        <w:r w:rsidR="0043586C" w:rsidDel="00230CDE">
          <w:rPr>
            <w:noProof/>
          </w:rPr>
          <w:delText>17</w:delText>
        </w:r>
      </w:del>
      <w:r>
        <w:fldChar w:fldCharType="end"/>
      </w:r>
      <w:bookmarkEnd w:id="2831"/>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834"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A173A4"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835" w:author="Eric Boisvert" w:date="2016-03-26T14:06:00Z">
        <w:r w:rsidR="005960FA">
          <w:rPr>
            <w:noProof/>
          </w:rPr>
          <w:t>19</w:t>
        </w:r>
      </w:ins>
      <w:del w:id="2836"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837" w:name="BKM_6A81087A_0778_4235_8F6A_3CADBB0E9016"/>
      <w:bookmarkEnd w:id="2837"/>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2838"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839"/>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2839"/>
      <w:r>
        <w:rPr>
          <w:rStyle w:val="CommentReference"/>
        </w:rPr>
        <w:commentReference w:id="283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840" w:name="_Ref440112192"/>
      <w:r>
        <w:rPr>
          <w:lang w:val="en-CA"/>
        </w:rPr>
        <w:t>p</w:t>
      </w:r>
      <w:r w:rsidR="00C97318" w:rsidRPr="00C97318">
        <w:rPr>
          <w:lang w:val="en-CA"/>
        </w:rPr>
        <w:t>urpose</w:t>
      </w:r>
      <w:bookmarkEnd w:id="2840"/>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841"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842" w:author="Eric Boisvert" w:date="2016-03-16T19:13:00Z">
            <w:rPr>
              <w:lang w:val="en-CA"/>
            </w:rPr>
          </w:rPrChange>
        </w:rPr>
        <w:t>instance</w:t>
      </w:r>
      <w:r w:rsidRPr="00C97318">
        <w:rPr>
          <w:lang w:val="en-CA"/>
        </w:rPr>
        <w:t xml:space="preserve">, </w:t>
      </w:r>
      <w:r w:rsidRPr="0073072D">
        <w:rPr>
          <w:b/>
          <w:lang w:val="en-CA"/>
          <w:rPrChange w:id="2843" w:author="Eric Boisvert" w:date="2016-03-16T19:13:00Z">
            <w:rPr>
              <w:lang w:val="en-CA"/>
            </w:rPr>
          </w:rPrChange>
        </w:rPr>
        <w:t>typicalNorm</w:t>
      </w:r>
      <w:r w:rsidRPr="00C97318">
        <w:rPr>
          <w:lang w:val="en-CA"/>
        </w:rPr>
        <w:t>,</w:t>
      </w:r>
      <w:ins w:id="2844" w:author="Eric Boisvert" w:date="2016-03-16T19:13:00Z">
        <w:r w:rsidR="0073072D">
          <w:rPr>
            <w:lang w:val="en-CA"/>
          </w:rPr>
          <w:t xml:space="preserve"> and </w:t>
        </w:r>
      </w:ins>
      <w:r w:rsidRPr="00C97318">
        <w:rPr>
          <w:lang w:val="en-CA"/>
        </w:rPr>
        <w:t xml:space="preserve"> </w:t>
      </w:r>
      <w:r w:rsidRPr="0073072D">
        <w:rPr>
          <w:b/>
          <w:lang w:val="en-CA"/>
          <w:rPrChange w:id="2845"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846" w:author="Eric Boisvert" w:date="2016-03-16T19:12:00Z">
          <w:pPr>
            <w:autoSpaceDE w:val="0"/>
            <w:autoSpaceDN w:val="0"/>
            <w:adjustRightInd w:val="0"/>
            <w:spacing w:after="0"/>
          </w:pPr>
        </w:pPrChange>
      </w:pPr>
    </w:p>
    <w:p w14:paraId="294DFDA1" w14:textId="3007E43A" w:rsidR="00C97318" w:rsidRDefault="00C97318">
      <w:pPr>
        <w:rPr>
          <w:lang w:val="en-CA"/>
        </w:rPr>
        <w:pPrChange w:id="2847" w:author="Eric Boisvert" w:date="2016-03-16T19:12:00Z">
          <w:pPr>
            <w:autoSpaceDE w:val="0"/>
            <w:autoSpaceDN w:val="0"/>
            <w:adjustRightInd w:val="0"/>
            <w:spacing w:after="0"/>
          </w:pPr>
        </w:pPrChange>
      </w:pPr>
      <w:commentRangeStart w:id="2848"/>
      <w:r w:rsidRPr="00C97318">
        <w:rPr>
          <w:lang w:val="en-CA"/>
        </w:rPr>
        <w:t>Scoped name because intention is asserted by author of the data instance.</w:t>
      </w:r>
      <w:commentRangeEnd w:id="2848"/>
      <w:r>
        <w:rPr>
          <w:rStyle w:val="CommentReference"/>
        </w:rPr>
        <w:commentReference w:id="284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849" w:name="_Ref440042995"/>
      <w:r>
        <w:t xml:space="preserve">Table </w:t>
      </w:r>
      <w:ins w:id="2850" w:author="Eric Boisvert" w:date="2016-02-14T13:33:00Z">
        <w:r w:rsidR="00415E41">
          <w:fldChar w:fldCharType="begin"/>
        </w:r>
        <w:r w:rsidR="00415E41">
          <w:instrText xml:space="preserve"> SEQ Table \* ARABIC </w:instrText>
        </w:r>
      </w:ins>
      <w:r w:rsidR="00415E41">
        <w:fldChar w:fldCharType="separate"/>
      </w:r>
      <w:ins w:id="2851" w:author="Eric Boisvert" w:date="2016-03-06T13:27:00Z">
        <w:r w:rsidR="004D34D6">
          <w:rPr>
            <w:noProof/>
          </w:rPr>
          <w:t>2</w:t>
        </w:r>
      </w:ins>
      <w:ins w:id="2852" w:author="Eric Boisvert" w:date="2016-02-14T13:33:00Z">
        <w:r w:rsidR="00415E41">
          <w:fldChar w:fldCharType="end"/>
        </w:r>
      </w:ins>
      <w:del w:id="2853"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84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85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2854"/>
            <w:r>
              <w:rPr>
                <w:rStyle w:val="CommentReference"/>
                <w:rFonts w:ascii="Times New Roman" w:eastAsia="Times New Roman" w:hAnsi="Times New Roman"/>
                <w:lang w:val="en-US" w:eastAsia="en-US"/>
              </w:rPr>
              <w:commentReference w:id="2854"/>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lastRenderedPageBreak/>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855" w:author="Eric Boisvert" w:date="2016-03-25T12:25:00Z"/>
        </w:rPr>
      </w:pPr>
      <w:commentRangeStart w:id="2856"/>
      <w:del w:id="2857"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856"/>
      <w:r w:rsidR="005A7585">
        <w:rPr>
          <w:rStyle w:val="CommentReference"/>
        </w:rPr>
        <w:commentReference w:id="2856"/>
      </w:r>
      <w:del w:id="2858" w:author="Eric Boisvert" w:date="2016-03-25T12:25:00Z">
        <w:r w:rsidDel="005A7585">
          <w:delText>age, shall use geologicHistory property.</w:delText>
        </w:r>
      </w:del>
    </w:p>
    <w:p w14:paraId="4C24A7A2" w14:textId="2D401F5B" w:rsidR="0016408B" w:rsidDel="005A7585" w:rsidRDefault="0016408B" w:rsidP="0016408B">
      <w:pPr>
        <w:rPr>
          <w:del w:id="2859"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860"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861" w:author="Eric Boisvert" w:date="2016-03-25T12:25:00Z"/>
                <w:rStyle w:val="requri"/>
                <w:lang w:val="en-CA"/>
              </w:rPr>
            </w:pPr>
            <w:del w:id="2862"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863" w:author="Eric Boisvert" w:date="2016-03-25T12:25:00Z"/>
                <w:rStyle w:val="reqtext"/>
                <w:lang w:val="en-CA"/>
              </w:rPr>
            </w:pPr>
            <w:del w:id="2864"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865"/>
      <w:r w:rsidRPr="0016408B">
        <w:rPr>
          <w:lang w:val="en-CA"/>
        </w:rPr>
        <w:t>There is always a single source and a single target</w:t>
      </w:r>
      <w:ins w:id="2866" w:author="Eric Boisvert" w:date="2016-03-17T05:48:00Z">
        <w:r w:rsidR="009C6C9E">
          <w:rPr>
            <w:lang w:val="en-CA"/>
          </w:rPr>
          <w:t xml:space="preserve"> for a given FeatureRelation (which is abstract in GeoSciML Basic)</w:t>
        </w:r>
      </w:ins>
      <w:r w:rsidRPr="0016408B">
        <w:rPr>
          <w:lang w:val="en-CA"/>
        </w:rPr>
        <w:t xml:space="preserve">.  </w:t>
      </w:r>
      <w:commentRangeEnd w:id="2865"/>
      <w:r w:rsidR="00D24007">
        <w:rPr>
          <w:rStyle w:val="CommentReference"/>
        </w:rPr>
        <w:commentReference w:id="2865"/>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867"/>
      <w:del w:id="2868" w:author="Eric Boisvert" w:date="2016-03-17T05:49:00Z">
        <w:r w:rsidR="00F25A29" w:rsidDel="009C6C9E">
          <w:rPr>
            <w:lang w:val="en-CA"/>
          </w:rPr>
          <w:delText xml:space="preserve">may </w:delText>
        </w:r>
      </w:del>
      <w:ins w:id="2869"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867"/>
      <w:r w:rsidR="00F25A29">
        <w:rPr>
          <w:rStyle w:val="CommentReference"/>
        </w:rPr>
        <w:commentReference w:id="2867"/>
      </w:r>
    </w:p>
    <w:p w14:paraId="3E406639" w14:textId="77777777" w:rsidR="00D10719" w:rsidRDefault="00D10719" w:rsidP="00ED2525">
      <w:bookmarkStart w:id="2870" w:name="BKM_F1244213_660C_4D77_8475_08F73D4EC81C"/>
      <w:bookmarkStart w:id="2871" w:name="BKM_3B089F6A_116B_4A4A_91A0_17A52F7181FF"/>
      <w:bookmarkStart w:id="2872" w:name="BKM_26B10141_733E_4FC5_A8B6_E0EA8C9C1A8A"/>
      <w:bookmarkEnd w:id="2870"/>
      <w:bookmarkEnd w:id="2871"/>
      <w:bookmarkEnd w:id="2872"/>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873"/>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873"/>
      <w:r w:rsidR="00BA23FE">
        <w:rPr>
          <w:rStyle w:val="CommentReference"/>
        </w:rPr>
        <w:commentReference w:id="2873"/>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874"/>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874"/>
      <w:r w:rsidR="00EA3CAB">
        <w:rPr>
          <w:rStyle w:val="CommentReference"/>
        </w:rPr>
        <w:commentReference w:id="2874"/>
      </w:r>
    </w:p>
    <w:p w14:paraId="5AD2AC20" w14:textId="77777777" w:rsidR="001050D1" w:rsidRDefault="001050D1" w:rsidP="001050D1"/>
    <w:p w14:paraId="5F2228E1" w14:textId="77777777" w:rsidR="00ED2525" w:rsidRDefault="001050D1" w:rsidP="001050D1">
      <w:commentRangeStart w:id="287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875"/>
      <w:r w:rsidR="00E52A0E">
        <w:rPr>
          <w:rStyle w:val="CommentReference"/>
        </w:rPr>
        <w:commentReference w:id="2875"/>
      </w:r>
    </w:p>
    <w:p w14:paraId="3C873719" w14:textId="03E9908B" w:rsidR="002E694E" w:rsidRDefault="00507F3E" w:rsidP="007F03F0">
      <w:pPr>
        <w:pStyle w:val="Heading5"/>
        <w:rPr>
          <w:lang w:val="en-CA"/>
        </w:rPr>
      </w:pPr>
      <w:bookmarkStart w:id="2876" w:name="BKM_FD0714CD_89E3_4F6A_B187_CB7A50E6C5C0"/>
      <w:bookmarkEnd w:id="2876"/>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2877"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2878" w:author="Eric Boisvert" w:date="2016-03-17T05:43:00Z">
          <w:pPr>
            <w:autoSpaceDE w:val="0"/>
            <w:autoSpaceDN w:val="0"/>
            <w:adjustRightInd w:val="0"/>
            <w:spacing w:after="0"/>
          </w:pPr>
        </w:pPrChange>
      </w:pPr>
    </w:p>
    <w:p w14:paraId="10517FF2" w14:textId="21A60E07" w:rsidR="00507F3E" w:rsidRDefault="00507F3E">
      <w:pPr>
        <w:rPr>
          <w:lang w:val="en-CA"/>
        </w:rPr>
        <w:pPrChange w:id="2879"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70931C1B" w:rsidR="00507F3E" w:rsidRDefault="00507F3E">
      <w:pPr>
        <w:rPr>
          <w:lang w:val="en-CA"/>
        </w:rPr>
        <w:pPrChange w:id="2880" w:author="Eric Boisvert" w:date="2016-03-17T05:43:00Z">
          <w:pPr>
            <w:autoSpaceDE w:val="0"/>
            <w:autoSpaceDN w:val="0"/>
            <w:adjustRightInd w:val="0"/>
            <w:spacing w:after="0"/>
          </w:pPr>
        </w:pPrChange>
      </w:pPr>
      <w:commentRangeStart w:id="2881"/>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2881"/>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881"/>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2882" w:author="Eric Boisvert" w:date="2016-03-17T05:43:00Z">
          <w:pPr>
            <w:autoSpaceDE w:val="0"/>
            <w:autoSpaceDN w:val="0"/>
            <w:adjustRightInd w:val="0"/>
            <w:spacing w:after="0"/>
          </w:pPr>
        </w:pPrChange>
      </w:pPr>
      <w:r>
        <w:rPr>
          <w:lang w:val="en-CA"/>
        </w:rPr>
        <w:t>The positionalAccuracy property (</w:t>
      </w:r>
      <w:del w:id="2883" w:author="Eric Boisvert" w:date="2016-01-24T13:31:00Z">
        <w:r w:rsidDel="00253146">
          <w:rPr>
            <w:lang w:val="en-CA"/>
          </w:rPr>
          <w:delText>swe:Quantity</w:delText>
        </w:r>
      </w:del>
      <w:ins w:id="2884"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2885" w:author="Eric Boisvert" w:date="2016-03-17T05:43:00Z">
          <w:pPr>
            <w:autoSpaceDE w:val="0"/>
            <w:autoSpaceDN w:val="0"/>
            <w:adjustRightInd w:val="0"/>
            <w:spacing w:after="0"/>
          </w:pPr>
        </w:pPrChange>
      </w:pPr>
      <w:r>
        <w:rPr>
          <w:lang w:val="en-CA"/>
        </w:rPr>
        <w:t>The property resultionRepresentativeFraction:Integer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2886"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2887"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lastRenderedPageBreak/>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2888"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2889"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2890"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891" w:name="BKM_37DE5892_2942_443B_A8C3_8C1AB5CBE877"/>
      <w:bookmarkStart w:id="2892" w:name="BKM_6B3E10C1_3AAE_4196_94F0_B9A235705FCC"/>
      <w:bookmarkStart w:id="2893" w:name="BKM_1FCE659F_6DE4_40C1_996C_C1E6E981D3A0"/>
      <w:bookmarkStart w:id="2894" w:name="BKM_E9804216_8300_4609_B607_127F0178BAB6"/>
      <w:bookmarkStart w:id="2895" w:name="BKM_E3A6BA8A_712F_4182_95C4_285048E21544"/>
      <w:bookmarkStart w:id="2896" w:name="BKM_2EB23880_DDF1_4995_AB7F_3DC0E40E7A89"/>
      <w:bookmarkEnd w:id="2891"/>
      <w:bookmarkEnd w:id="2892"/>
      <w:bookmarkEnd w:id="2893"/>
      <w:bookmarkEnd w:id="2894"/>
      <w:bookmarkEnd w:id="2895"/>
      <w:bookmarkEnd w:id="2896"/>
    </w:p>
    <w:p w14:paraId="7D4ABF8F" w14:textId="77777777" w:rsidR="00884FA7" w:rsidRDefault="00F92942" w:rsidP="00856F51">
      <w:pPr>
        <w:pStyle w:val="Heading4"/>
      </w:pPr>
      <w:bookmarkStart w:id="2897" w:name="_Ref440800006"/>
      <w:r>
        <w:t>GeologicUnit</w:t>
      </w:r>
      <w:bookmarkEnd w:id="2897"/>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A173A4"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898" w:author="Eric Boisvert" w:date="2016-03-26T14:06:00Z">
        <w:r w:rsidR="005960FA">
          <w:rPr>
            <w:noProof/>
          </w:rPr>
          <w:t>20</w:t>
        </w:r>
      </w:ins>
      <w:del w:id="2899"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2900" w:author="Eric Boisvert" w:date="2016-02-27T12:47:00Z"/>
        </w:rPr>
      </w:pP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2901"/>
      <w:r>
        <w:t>Scoped name because classification is asserted, not based on observational data.</w:t>
      </w:r>
      <w:commentRangeEnd w:id="2901"/>
      <w:r>
        <w:rPr>
          <w:rStyle w:val="CommentReference"/>
        </w:rPr>
        <w:commentReference w:id="2901"/>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2902" w:author="Eric Boisvert" w:date="2016-03-06T13:27:00Z">
        <w:r w:rsidR="004D34D6">
          <w:t>8.4.1.4</w:t>
        </w:r>
      </w:ins>
      <w:del w:id="2903"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904" w:name="BKM_A1329A5F_042F_4AF8_BF84_0B471B65BC55"/>
      <w:bookmarkStart w:id="2905" w:name="BKM_7F4D7787_7293_418E_8B38_1A72EA1F4CC0"/>
      <w:bookmarkStart w:id="2906" w:name="_Ref440064217"/>
      <w:bookmarkEnd w:id="2904"/>
      <w:bookmarkEnd w:id="2905"/>
      <w:r>
        <w:t>GeologicUnitHierarchy</w:t>
      </w:r>
      <w:bookmarkEnd w:id="2906"/>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2907" w:author="Eric Boisvert" w:date="2016-01-24T13:31:00Z">
        <w:r w:rsidDel="00253146">
          <w:delText>swe:Quantity</w:delText>
        </w:r>
      </w:del>
      <w:ins w:id="2908"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909" w:name="BKM_F1AE88A3_ADC1_4E05_8AA4_DF5F90DB4C60"/>
      <w:bookmarkStart w:id="2910" w:name="BKM_C5C77165_16DE_4DA6_948B_748CCB10594C"/>
      <w:bookmarkEnd w:id="2909"/>
      <w:bookmarkEnd w:id="2910"/>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2911" w:author="Eric Boisvert" w:date="2016-01-24T13:31:00Z">
        <w:r w:rsidDel="00253146">
          <w:delText>swe:Quantity</w:delText>
        </w:r>
      </w:del>
      <w:ins w:id="2912"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2913"/>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2913"/>
            <w:r w:rsidR="0022247C">
              <w:rPr>
                <w:rStyle w:val="CommentReference"/>
                <w:rFonts w:ascii="Times New Roman" w:eastAsia="Times New Roman" w:hAnsi="Times New Roman"/>
                <w:lang w:val="en-US" w:eastAsia="en-US"/>
              </w:rPr>
              <w:commentReference w:id="2913"/>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2914" w:name="BKM_D0CF8372_E2E7_44FE_8452_567F1CFF1C66"/>
      <w:bookmarkStart w:id="2915" w:name="BKM_F115EB74_32B6_4EFC_8D26_C2D2AD40E6EB"/>
      <w:bookmarkStart w:id="2916" w:name="_Ref440800018"/>
      <w:bookmarkEnd w:id="2914"/>
      <w:bookmarkEnd w:id="2915"/>
      <w:r>
        <w:t>EarthMaterial</w:t>
      </w:r>
      <w:bookmarkEnd w:id="2916"/>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917" w:author="Eric Boisvert" w:date="2016-02-27T12:47:00Z">
        <w:r w:rsidR="00E72E0A">
          <w:t>E</w:t>
        </w:r>
      </w:ins>
      <w:commentRangeStart w:id="2918"/>
      <w:r w:rsidRPr="00856F51">
        <w:t xml:space="preserve">arth </w:t>
      </w:r>
      <w:r w:rsidR="00A47566">
        <w:t>m</w:t>
      </w:r>
      <w:r w:rsidRPr="00856F51">
        <w:t xml:space="preserve">aterials </w:t>
      </w:r>
      <w:commentRangeEnd w:id="2918"/>
      <w:r w:rsidR="005D6D19">
        <w:rPr>
          <w:rStyle w:val="CommentReference"/>
        </w:rPr>
        <w:commentReference w:id="291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A173A4"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919" w:author="Eric Boisvert" w:date="2016-03-26T14:06:00Z">
        <w:r w:rsidR="005960FA">
          <w:rPr>
            <w:noProof/>
          </w:rPr>
          <w:t>21</w:t>
        </w:r>
      </w:ins>
      <w:del w:id="292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2921" w:author="Eric Boisvert" w:date="2016-02-27T12:48:00Z">
        <w:r w:rsidR="00E72E0A">
          <w:t>SWE:</w:t>
        </w:r>
      </w:ins>
      <w:del w:id="2922"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2923"/>
      <w:r>
        <w:t>and it shares the same vocabulary (instance, typicalNorm, identifyingNorm)</w:t>
      </w:r>
      <w:commentRangeEnd w:id="2923"/>
      <w:r>
        <w:rPr>
          <w:rStyle w:val="CommentReference"/>
        </w:rPr>
        <w:commentReference w:id="2923"/>
      </w:r>
    </w:p>
    <w:p w14:paraId="3E150316" w14:textId="3E5A0882" w:rsidR="00A47566" w:rsidRPr="00D970E9" w:rsidRDefault="00A47566" w:rsidP="007F03F0">
      <w:pPr>
        <w:pStyle w:val="Heading5"/>
        <w:rPr>
          <w:lang w:val="en-CA"/>
        </w:rPr>
      </w:pPr>
      <w:bookmarkStart w:id="2924" w:name="BKM_BD5C03BF_666A_4A06_9108_21CA3469AFBC"/>
      <w:bookmarkEnd w:id="2924"/>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925" w:name="BKM_18D25AC3_6FC0_4C65_A8A5_F0142E2E6CE0"/>
      <w:bookmarkStart w:id="2926" w:name="BKM_18EC1705_589B_4DEF_A044_9A1610E567B6"/>
      <w:bookmarkStart w:id="2927" w:name="BKM_69643EA7_2142_46B5_9F91_BA2962E773C2"/>
      <w:bookmarkEnd w:id="2925"/>
      <w:bookmarkEnd w:id="2926"/>
      <w:bookmarkEnd w:id="292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28" w:name="BKM_0198932B_28DD_424D_8B50_FABE0D235C84"/>
      <w:bookmarkStart w:id="2929" w:name="BKM_7A5570E9_5272_4DAD_BC83_4E0D06E5C57A"/>
      <w:bookmarkStart w:id="2930" w:name="_Toc445034208"/>
      <w:bookmarkEnd w:id="2928"/>
      <w:bookmarkEnd w:id="2929"/>
      <w:r>
        <w:t>Geologic Event</w:t>
      </w:r>
      <w:bookmarkEnd w:id="293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A173A4" w:rsidP="00B537EA">
      <w:pPr>
        <w:keepNext/>
      </w:pPr>
      <w:r>
        <w:rPr>
          <w:noProof/>
          <w:lang w:val="en-CA" w:eastAsia="en-CA"/>
        </w:rPr>
        <w:lastRenderedPageBreak/>
        <w:pict w14:anchorId="5D71EB40">
          <v:shape id="_x0000_i1046" type="#_x0000_t75" style="width:6in;height:364.2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931" w:author="Eric Boisvert" w:date="2016-03-26T14:06:00Z">
        <w:r w:rsidR="005960FA">
          <w:rPr>
            <w:noProof/>
          </w:rPr>
          <w:t>22</w:t>
        </w:r>
      </w:ins>
      <w:del w:id="2932"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933" w:name="BKM_0E4402F5_70D7_41B4_8F46_2909F6D349A5"/>
      <w:bookmarkEnd w:id="2933"/>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934" w:author="Eric Boisvert" w:date="2016-02-14T14:44:00Z">
        <w:r>
          <w:rPr>
            <w:lang w:val="en-CA"/>
          </w:rPr>
          <w:t>A GeologicEvent is a</w:t>
        </w:r>
      </w:ins>
      <w:del w:id="2935"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936" w:author="Eric Boisvert" w:date="2016-02-14T14:44:00Z">
        <w:r w:rsidR="00980C8A" w:rsidRPr="00980C8A" w:rsidDel="00D70F03">
          <w:rPr>
            <w:lang w:val="en-CA"/>
          </w:rPr>
          <w:delText>A GeologicEvent</w:delText>
        </w:r>
      </w:del>
      <w:ins w:id="2937"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2938"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1CF54B3C" w:rsidR="00C9272B" w:rsidRPr="00D12552" w:rsidRDefault="00C9272B" w:rsidP="00592027">
            <w:pPr>
              <w:pStyle w:val="Tabletext10"/>
              <w:jc w:val="left"/>
              <w:rPr>
                <w:rStyle w:val="reqtext"/>
                <w:lang w:val="en-CA"/>
              </w:rPr>
            </w:pPr>
            <w:r w:rsidRPr="00481AF6">
              <w:rPr>
                <w:rStyle w:val="reqtext"/>
                <w:lang w:val="en-CA"/>
              </w:rPr>
              <w:t xml:space="preserve">An individual </w:t>
            </w:r>
            <w:del w:id="2939" w:author="Eric Boisvert" w:date="2016-03-25T10:08:00Z">
              <w:r w:rsidRPr="00481AF6" w:rsidDel="00592027">
                <w:rPr>
                  <w:rStyle w:val="reqtext"/>
                  <w:lang w:val="en-CA"/>
                </w:rPr>
                <w:delText xml:space="preserve">event </w:delText>
              </w:r>
            </w:del>
            <w:ins w:id="2940"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2941"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2942" w:author="Eric Boisvert" w:date="2016-02-14T14:45:00Z"/>
          <w:lang w:val="en-CA"/>
        </w:rPr>
      </w:pPr>
      <w:commentRangeStart w:id="2943"/>
    </w:p>
    <w:p w14:paraId="5C774029" w14:textId="7461610C" w:rsidR="006D6AC1" w:rsidDel="00D050CC" w:rsidRDefault="006D6AC1" w:rsidP="00980C8A">
      <w:pPr>
        <w:rPr>
          <w:del w:id="2944" w:author="Eric Boisvert" w:date="2016-02-14T14:50:00Z"/>
          <w:lang w:val="en-CA"/>
        </w:rPr>
      </w:pPr>
      <w:r>
        <w:rPr>
          <w:lang w:val="en-CA"/>
        </w:rPr>
        <w:t>The numericAge:NumericAgeRange property shall provide an a</w:t>
      </w:r>
      <w:r w:rsidRPr="006D6AC1">
        <w:rPr>
          <w:lang w:val="en-CA"/>
        </w:rPr>
        <w:t>ge in absolute year before present</w:t>
      </w:r>
      <w:ins w:id="2945" w:author="Eric Boisvert" w:date="2016-02-14T14:49:00Z">
        <w:r w:rsidR="00D050CC">
          <w:rPr>
            <w:lang w:val="en-CA"/>
          </w:rPr>
          <w:t xml:space="preserve"> (BP)</w:t>
        </w:r>
      </w:ins>
      <w:r>
        <w:rPr>
          <w:lang w:val="en-CA"/>
        </w:rPr>
        <w:t>.</w:t>
      </w:r>
      <w:ins w:id="2946" w:author="Eric Boisvert" w:date="2016-02-14T14:48:00Z">
        <w:r w:rsidR="00D050CC">
          <w:rPr>
            <w:lang w:val="en-CA"/>
          </w:rPr>
          <w:t xml:space="preserve">  Present is defined </w:t>
        </w:r>
      </w:ins>
      <w:ins w:id="2947" w:author="Eric Boisvert" w:date="2016-02-14T14:50:00Z">
        <w:r w:rsidR="00D050CC">
          <w:rPr>
            <w:lang w:val="en-CA"/>
          </w:rPr>
          <w:t>by convention to be January 1</w:t>
        </w:r>
        <w:r w:rsidR="00D050CC" w:rsidRPr="00D050CC">
          <w:rPr>
            <w:vertAlign w:val="superscript"/>
            <w:lang w:val="en-CA"/>
            <w:rPrChange w:id="2948" w:author="Eric Boisvert" w:date="2016-02-14T14:50:00Z">
              <w:rPr>
                <w:lang w:val="en-CA"/>
              </w:rPr>
            </w:rPrChange>
          </w:rPr>
          <w:t>st</w:t>
        </w:r>
        <w:r w:rsidR="00D050CC">
          <w:rPr>
            <w:lang w:val="en-CA"/>
          </w:rPr>
          <w:t xml:space="preserve"> 1950</w:t>
        </w:r>
      </w:ins>
      <w:ins w:id="2949" w:author="Eric Boisvert" w:date="2016-02-14T14:51:00Z">
        <w:r w:rsidR="00D050CC">
          <w:rPr>
            <w:lang w:val="en-CA"/>
          </w:rPr>
          <w:t xml:space="preserve"> (</w:t>
        </w:r>
      </w:ins>
      <w:ins w:id="2950" w:author="Eric Boisvert" w:date="2016-02-14T14:52:00Z">
        <w:r w:rsidR="00D050CC">
          <w:rPr>
            <w:lang w:val="en-CA"/>
          </w:rPr>
          <w:t>although van der Plitch &amp; Hogg, 2006</w:t>
        </w:r>
      </w:ins>
      <w:ins w:id="2951" w:author="Eric Boisvert" w:date="2016-02-14T14:53:00Z">
        <w:r w:rsidR="00D050CC">
          <w:rPr>
            <w:lang w:val="en-CA"/>
          </w:rPr>
          <w:t xml:space="preserve"> suggests this convention to be restricted to radiocarbon estimations</w:t>
        </w:r>
      </w:ins>
      <w:ins w:id="2952" w:author="Eric Boisvert" w:date="2016-02-14T14:51:00Z">
        <w:r w:rsidR="00D050CC">
          <w:rPr>
            <w:lang w:val="en-CA"/>
          </w:rPr>
          <w:t>)</w:t>
        </w:r>
      </w:ins>
      <w:del w:id="2953" w:author="Eric Boisvert" w:date="2016-02-14T14:50:00Z">
        <w:r w:rsidDel="00D050CC">
          <w:rPr>
            <w:lang w:val="en-CA"/>
          </w:rPr>
          <w:delText xml:space="preserve">  </w:delText>
        </w:r>
        <w:commentRangeEnd w:id="2943"/>
        <w:r w:rsidR="00D70F03" w:rsidDel="00D050CC">
          <w:rPr>
            <w:rStyle w:val="CommentReference"/>
          </w:rPr>
          <w:commentReference w:id="2943"/>
        </w:r>
      </w:del>
    </w:p>
    <w:p w14:paraId="26535E7B" w14:textId="5BB06E66" w:rsidR="006D6AC1" w:rsidRDefault="006D6AC1">
      <w:pPr>
        <w:rPr>
          <w:lang w:val="en-CA"/>
        </w:rPr>
        <w:pPrChange w:id="2954"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955" w:name="BKM_E578F2B2_741C_4353_B7F8_02F0AE878A52"/>
      <w:bookmarkStart w:id="2956" w:name="BKM_B4649898_DB40_445B_BA02_FB50DB166B1F"/>
      <w:bookmarkStart w:id="2957" w:name="BKM_97F5720D_724D_44A6_8C82_6D7A6D6B5F0E"/>
      <w:bookmarkStart w:id="2958" w:name="BKM_94B4A111_399A_4144_8BC6_D1BBA5249175"/>
      <w:bookmarkStart w:id="2959" w:name="BKM_23198178_9024_4323_9F34_11F193914E4D"/>
      <w:bookmarkStart w:id="2960" w:name="BKM_669B19C2_AABA_42AD_8B76_978659231695"/>
      <w:bookmarkEnd w:id="2955"/>
      <w:bookmarkEnd w:id="2956"/>
      <w:bookmarkEnd w:id="2957"/>
      <w:bookmarkEnd w:id="2958"/>
      <w:bookmarkEnd w:id="2959"/>
      <w:bookmarkEnd w:id="2960"/>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961" w:author="Eric Boisvert" w:date="2016-01-24T13:31:00Z">
        <w:r w:rsidDel="00253146">
          <w:rPr>
            <w:lang w:val="en-CA"/>
          </w:rPr>
          <w:delText>swe:Quantity</w:delText>
        </w:r>
      </w:del>
      <w:ins w:id="2962"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963" w:author="Eric Boisvert" w:date="2016-01-24T13:31:00Z">
        <w:r w:rsidDel="00253146">
          <w:rPr>
            <w:lang w:val="en-CA"/>
          </w:rPr>
          <w:delText>swe:Quantity</w:delText>
        </w:r>
      </w:del>
      <w:ins w:id="2964"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965" w:author="Eric Boisvert" w:date="2016-01-24T13:31:00Z">
        <w:r w:rsidDel="00253146">
          <w:rPr>
            <w:lang w:val="en-CA"/>
          </w:rPr>
          <w:delText>swe:Quantity</w:delText>
        </w:r>
      </w:del>
      <w:ins w:id="2966"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967" w:name="BKM_6B9E4BC3_EF2C_43B8_97EF_B6AD57F690A4"/>
      <w:bookmarkStart w:id="2968" w:name="BKM_2ED006FF_62EF_4E32_BE1A_054C3322F7C1"/>
      <w:bookmarkStart w:id="2969" w:name="BKM_BE4D4818_8828_40DD_8E59_5906619F59A7"/>
      <w:bookmarkStart w:id="2970" w:name="_Toc445034209"/>
      <w:bookmarkEnd w:id="2967"/>
      <w:bookmarkEnd w:id="2968"/>
      <w:bookmarkEnd w:id="2969"/>
      <w:r>
        <w:t>Geologic Structure</w:t>
      </w:r>
      <w:bookmarkEnd w:id="297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971"/>
      <w:r w:rsidRPr="00CF6174">
        <w:t xml:space="preserve">inhomogeneities </w:t>
      </w:r>
      <w:commentRangeEnd w:id="2971"/>
      <w:r>
        <w:rPr>
          <w:rStyle w:val="CommentReference"/>
        </w:rPr>
        <w:commentReference w:id="2971"/>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A173A4"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972" w:author="Eric Boisvert" w:date="2016-03-26T14:06:00Z">
        <w:r w:rsidR="005960FA">
          <w:rPr>
            <w:noProof/>
          </w:rPr>
          <w:t>23</w:t>
        </w:r>
      </w:ins>
      <w:del w:id="2973"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974" w:name="_Ref440800034"/>
      <w:r>
        <w:t>GeologicStructure</w:t>
      </w:r>
      <w:bookmarkEnd w:id="2974"/>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975"/>
      <w:r>
        <w:lastRenderedPageBreak/>
        <w:t>Bedding measured as discrete surfaces in the case that those are the feature of interest (e.g. individual cross set surfaces for paleocurrent analysis) should be represented here.</w:t>
      </w:r>
      <w:commentRangeEnd w:id="2975"/>
      <w:r w:rsidR="005D6D19">
        <w:rPr>
          <w:rStyle w:val="CommentReference"/>
        </w:rPr>
        <w:commentReference w:id="2975"/>
      </w:r>
    </w:p>
    <w:p w14:paraId="0051FF29" w14:textId="702F013C" w:rsidR="008B7091" w:rsidRDefault="00A173A4"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976" w:author="Eric Boisvert" w:date="2016-03-26T14:06:00Z">
        <w:r w:rsidR="005960FA">
          <w:rPr>
            <w:noProof/>
          </w:rPr>
          <w:t>24</w:t>
        </w:r>
      </w:ins>
      <w:del w:id="2977"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978" w:name="BKM_1A59C48F_A7B9_4BDC_B008_53504A772FCF"/>
      <w:bookmarkEnd w:id="2978"/>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979" w:name="BKM_F722D1E4_88A1_4807_BB66_32AB9BD44381"/>
      <w:bookmarkEnd w:id="2979"/>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2980"/>
      <w:r w:rsidRPr="008B7091">
        <w:t xml:space="preserve">GeologicStructure </w:t>
      </w:r>
      <w:commentRangeEnd w:id="2980"/>
      <w:r w:rsidR="005D6D19">
        <w:rPr>
          <w:rStyle w:val="CommentReference"/>
        </w:rPr>
        <w:commentReference w:id="2980"/>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A173A4"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981" w:author="Eric Boisvert" w:date="2016-03-26T14:06:00Z">
        <w:r w:rsidR="005960FA">
          <w:rPr>
            <w:noProof/>
          </w:rPr>
          <w:t>25</w:t>
        </w:r>
      </w:ins>
      <w:del w:id="2982"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983" w:name="BKM_1562D6E5_754D_41F1_8BCA_821E81C1C77B"/>
      <w:bookmarkStart w:id="2984" w:name="BKM_2577AA17_B965_493F_8575_D32112AD8348"/>
      <w:bookmarkEnd w:id="2983"/>
      <w:bookmarkEnd w:id="298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A173A4"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985" w:author="Eric Boisvert" w:date="2016-03-26T14:06:00Z">
        <w:r w:rsidR="005960FA">
          <w:rPr>
            <w:noProof/>
          </w:rPr>
          <w:t>26</w:t>
        </w:r>
      </w:ins>
      <w:del w:id="2986"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987" w:name="BKM_22F72D69_6FF6_4012_89A7_3FFAC0091563"/>
      <w:bookmarkEnd w:id="2987"/>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988" w:name="BKM_D602E51F_1A69_4732_803D_A550C06800AD"/>
      <w:bookmarkStart w:id="2989" w:name="_Ref440799060"/>
      <w:bookmarkEnd w:id="2988"/>
      <w:r>
        <w:t>ShearDisplacementStructure</w:t>
      </w:r>
      <w:bookmarkEnd w:id="298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A173A4" w:rsidP="00415CBF">
      <w:pPr>
        <w:keepNext/>
      </w:pPr>
      <w:r>
        <w:rPr>
          <w:noProof/>
          <w:lang w:val="en-CA" w:eastAsia="en-CA"/>
        </w:rPr>
        <w:pict w14:anchorId="485212EB">
          <v:shape id="_x0000_i1051" type="#_x0000_t75" style="width:312.45pt;height:340.4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990" w:author="Eric Boisvert" w:date="2016-03-26T14:06:00Z">
        <w:r w:rsidR="005960FA">
          <w:rPr>
            <w:noProof/>
          </w:rPr>
          <w:t>27</w:t>
        </w:r>
      </w:ins>
      <w:del w:id="2991"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992" w:name="BKM_2C0BAC72_25F4_4403_B6F3_8CD29CC45162"/>
      <w:bookmarkEnd w:id="2992"/>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993" w:name="BKM_6D164D9B_00C6_4467_A49F_201E1DB05D3E"/>
      <w:bookmarkStart w:id="2994" w:name="_Toc445034210"/>
      <w:bookmarkEnd w:id="2993"/>
      <w:r>
        <w:t>Geomorphology</w:t>
      </w:r>
      <w:bookmarkEnd w:id="2994"/>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A173A4" w:rsidP="00FB057B">
      <w:pPr>
        <w:keepNext/>
      </w:pPr>
      <w:ins w:id="2995"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996" w:author="Eric Boisvert" w:date="2016-03-26T14:06:00Z">
        <w:r w:rsidR="005960FA">
          <w:rPr>
            <w:noProof/>
          </w:rPr>
          <w:t>28</w:t>
        </w:r>
      </w:ins>
      <w:del w:id="299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A173A4"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2998" w:name="_Ref440194521"/>
      <w:r>
        <w:t xml:space="preserve">Figure </w:t>
      </w:r>
      <w:r>
        <w:fldChar w:fldCharType="begin"/>
      </w:r>
      <w:r>
        <w:instrText xml:space="preserve"> SEQ Figure \* ARABIC </w:instrText>
      </w:r>
      <w:r>
        <w:fldChar w:fldCharType="separate"/>
      </w:r>
      <w:ins w:id="2999" w:author="Eric Boisvert" w:date="2016-03-26T14:06:00Z">
        <w:r w:rsidR="005960FA">
          <w:rPr>
            <w:noProof/>
          </w:rPr>
          <w:t>29</w:t>
        </w:r>
      </w:ins>
      <w:del w:id="3000" w:author="Eric Boisvert" w:date="2016-01-16T17:26:00Z">
        <w:r w:rsidR="0043586C" w:rsidDel="00230CDE">
          <w:rPr>
            <w:noProof/>
          </w:rPr>
          <w:delText>28</w:delText>
        </w:r>
      </w:del>
      <w:r>
        <w:fldChar w:fldCharType="end"/>
      </w:r>
      <w:bookmarkEnd w:id="2998"/>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001" w:author="Eric Boisvert" w:date="2016-03-06T13:27:00Z">
        <w:r w:rsidR="004D34D6">
          <w:t xml:space="preserve">Figure </w:t>
        </w:r>
        <w:r w:rsidR="004D34D6">
          <w:rPr>
            <w:noProof/>
          </w:rPr>
          <w:t>29</w:t>
        </w:r>
      </w:ins>
      <w:del w:id="3002"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003" w:name="BKM_4E3AD03A_F983_4BE7_BAD7_D46FA41454DA"/>
      <w:bookmarkEnd w:id="3003"/>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004" w:name="BKM_D58E407D_6BD7_451C_AC84_ED75498146C5"/>
      <w:bookmarkStart w:id="3005" w:name="BKM_60D7A041_DA67_4836_A9CF_067E59A5AD76"/>
      <w:bookmarkEnd w:id="3004"/>
      <w:bookmarkEnd w:id="3005"/>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006" w:name="BKM_226E2406_CB91_4741_B565_53E336A2E054"/>
      <w:bookmarkStart w:id="3007" w:name="BKM_FB2680F3_627E_464F_82B9_677F1AC277D7"/>
      <w:bookmarkStart w:id="3008" w:name="_Toc445034211"/>
      <w:bookmarkEnd w:id="3006"/>
      <w:bookmarkEnd w:id="3007"/>
      <w:r>
        <w:rPr>
          <w:lang w:val="en-CA"/>
        </w:rPr>
        <w:t>Collection</w:t>
      </w:r>
      <w:bookmarkEnd w:id="3008"/>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A173A4"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009" w:name="_Ref432749513"/>
      <w:r>
        <w:t xml:space="preserve">Figure </w:t>
      </w:r>
      <w:r w:rsidR="00673E83">
        <w:fldChar w:fldCharType="begin"/>
      </w:r>
      <w:r w:rsidR="00673E83">
        <w:instrText xml:space="preserve"> SEQ Figure \* ARABIC </w:instrText>
      </w:r>
      <w:r w:rsidR="00673E83">
        <w:fldChar w:fldCharType="separate"/>
      </w:r>
      <w:ins w:id="3010" w:author="Eric Boisvert" w:date="2016-03-26T14:06:00Z">
        <w:r w:rsidR="005960FA">
          <w:rPr>
            <w:noProof/>
          </w:rPr>
          <w:t>30</w:t>
        </w:r>
      </w:ins>
      <w:del w:id="3011" w:author="Eric Boisvert" w:date="2016-01-16T17:26:00Z">
        <w:r w:rsidR="0043586C" w:rsidDel="00230CDE">
          <w:rPr>
            <w:noProof/>
          </w:rPr>
          <w:delText>29</w:delText>
        </w:r>
      </w:del>
      <w:r w:rsidR="00673E83">
        <w:rPr>
          <w:noProof/>
        </w:rPr>
        <w:fldChar w:fldCharType="end"/>
      </w:r>
      <w:bookmarkEnd w:id="3009"/>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012"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013"/>
      <w:r>
        <w:t>The collectionType:CollectionTypeTerm property shall be a term from a controlled vocabulary describing th</w:t>
      </w:r>
      <w:r w:rsidR="003B49DD">
        <w:t>e type of collection.</w:t>
      </w:r>
      <w:commentRangeEnd w:id="3013"/>
      <w:r w:rsidR="003B49DD">
        <w:rPr>
          <w:rStyle w:val="CommentReference"/>
        </w:rPr>
        <w:commentReference w:id="3013"/>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014" w:author="Eric Boisvert" w:date="2016-03-06T13:27:00Z">
        <w:r w:rsidR="004D34D6">
          <w:t xml:space="preserve">Figure </w:t>
        </w:r>
        <w:r w:rsidR="004D34D6">
          <w:rPr>
            <w:noProof/>
          </w:rPr>
          <w:t>30</w:t>
        </w:r>
      </w:ins>
      <w:del w:id="3015"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016" w:author="Eric Boisvert" w:date="2016-01-24T13:33:00Z">
        <w:r w:rsidR="0099305B">
          <w:t>OM::</w:t>
        </w:r>
      </w:ins>
      <w:r>
        <w:t xml:space="preserve">SF_SamplingFeature.  </w:t>
      </w:r>
      <w:ins w:id="3017" w:author="Eric Boisvert" w:date="2016-02-27T14:29:00Z">
        <w:r w:rsidR="003E7F91">
          <w:t>GSMLItem has the stereotype &lt;&lt;Union&gt;&gt; and according to ISO19</w:t>
        </w:r>
      </w:ins>
      <w:ins w:id="3018" w:author="Eric Boisvert" w:date="2016-02-27T14:38:00Z">
        <w:r w:rsidR="003E7F91">
          <w:t>103</w:t>
        </w:r>
      </w:ins>
      <w:ins w:id="3019" w:author="Eric Boisvert" w:date="2016-02-27T14:30:00Z">
        <w:r w:rsidR="003E7F91">
          <w:t xml:space="preserve"> (Clause </w:t>
        </w:r>
      </w:ins>
      <w:ins w:id="3020" w:author="Eric Boisvert" w:date="2016-02-27T14:38:00Z">
        <w:r w:rsidR="003E7F91">
          <w:t>6.8.2</w:t>
        </w:r>
      </w:ins>
      <w:ins w:id="3021" w:author="Eric Boisvert" w:date="2016-02-27T14:30:00Z">
        <w:r w:rsidR="003E7F91">
          <w:t xml:space="preserve">), only one of the properties can be </w:t>
        </w:r>
      </w:ins>
      <w:ins w:id="3022" w:author="Eric Boisvert" w:date="2016-02-27T14:31:00Z">
        <w:r w:rsidR="003E7F91">
          <w:t>materialized</w:t>
        </w:r>
      </w:ins>
      <w:ins w:id="3023" w:author="Eric Boisvert" w:date="2016-02-27T14:30:00Z">
        <w:r w:rsidR="003E7F91">
          <w:t xml:space="preserve"> </w:t>
        </w:r>
      </w:ins>
      <w:ins w:id="3024"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025" w:author="Eric Boisvert" w:date="2016-02-27T14:39:00Z">
        <w:r w:rsidDel="003E7F91">
          <w:delText xml:space="preserve"> for example</w:delText>
        </w:r>
      </w:del>
      <w:r>
        <w:t>)</w:t>
      </w:r>
      <w:r>
        <w:br/>
      </w:r>
      <w:r>
        <w:br/>
      </w:r>
      <w:r w:rsidR="00A173A4">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026"/>
      <w:r>
        <w:t xml:space="preserve">(as prescribed by </w:t>
      </w:r>
      <w:r w:rsidR="00241C7C">
        <w:t>GML 3.3</w:t>
      </w:r>
      <w:r>
        <w:t xml:space="preserve">) </w:t>
      </w:r>
      <w:r>
        <w:br/>
      </w:r>
      <w:commentRangeEnd w:id="3026"/>
      <w:r>
        <w:rPr>
          <w:rStyle w:val="CommentReference"/>
        </w:rPr>
        <w:commentReference w:id="3026"/>
      </w:r>
      <w:r>
        <w:br/>
      </w:r>
      <w:r w:rsidR="00A173A4">
        <w:rPr>
          <w:rFonts w:ascii="Courier New" w:hAnsi="Courier New" w:cs="Courier New"/>
          <w:noProof/>
          <w:lang w:val="en-CA" w:eastAsia="en-CA"/>
        </w:rPr>
        <w:pict w14:anchorId="7623DFC3">
          <v:shape id="_x0000_i1056" type="#_x0000_t75" style="width:206.9pt;height:58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027"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028" w:author="Eric Boisvert" w:date="2016-03-25T10:15:00Z">
        <w:r w:rsidR="00E13DE0">
          <w:rPr>
            <w:lang w:val="en-CA"/>
          </w:rPr>
          <w:t>9.5</w:t>
        </w:r>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029" w:name="_Ref440205961"/>
      <w:r>
        <w:t xml:space="preserve">Table </w:t>
      </w:r>
      <w:ins w:id="3030" w:author="Eric Boisvert" w:date="2016-02-14T13:33:00Z">
        <w:r w:rsidR="00415E41">
          <w:fldChar w:fldCharType="begin"/>
        </w:r>
        <w:r w:rsidR="00415E41">
          <w:instrText xml:space="preserve"> SEQ Table \* ARABIC </w:instrText>
        </w:r>
      </w:ins>
      <w:r w:rsidR="00415E41">
        <w:fldChar w:fldCharType="separate"/>
      </w:r>
      <w:ins w:id="3031" w:author="Eric Boisvert" w:date="2016-03-06T13:27:00Z">
        <w:r w:rsidR="004D34D6">
          <w:rPr>
            <w:noProof/>
          </w:rPr>
          <w:t>3</w:t>
        </w:r>
      </w:ins>
      <w:ins w:id="3032" w:author="Eric Boisvert" w:date="2016-02-14T13:33:00Z">
        <w:r w:rsidR="00415E41">
          <w:fldChar w:fldCharType="end"/>
        </w:r>
      </w:ins>
      <w:del w:id="303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029"/>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034" w:name="_Toc445034212"/>
      <w:r>
        <w:rPr>
          <w:lang w:val="en-CA"/>
        </w:rPr>
        <w:t>GeoSciML Data Types</w:t>
      </w:r>
      <w:bookmarkEnd w:id="3034"/>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035" w:author="Eric Boisvert" w:date="2016-01-24T13:31:00Z">
        <w:r w:rsidRPr="00C034E3" w:rsidDel="00253146">
          <w:rPr>
            <w:lang w:val="en-CA"/>
          </w:rPr>
          <w:delText>swe:Quantity</w:delText>
        </w:r>
      </w:del>
      <w:ins w:id="3036"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A173A4"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037" w:author="Eric Boisvert" w:date="2016-03-26T14:06:00Z">
        <w:r w:rsidR="005960FA">
          <w:rPr>
            <w:noProof/>
          </w:rPr>
          <w:t>31</w:t>
        </w:r>
      </w:ins>
      <w:del w:id="3038"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039" w:author="Eric Boisvert" w:date="2016-01-24T13:30:00Z">
        <w:r w:rsidDel="00253146">
          <w:rPr>
            <w:lang w:val="en-CA"/>
          </w:rPr>
          <w:delText>:CharacterString</w:delText>
        </w:r>
      </w:del>
      <w:ins w:id="3040"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04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041"/>
      <w:r>
        <w:rPr>
          <w:rStyle w:val="CommentReference"/>
        </w:rPr>
        <w:commentReference w:id="304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042" w:name="_Ref440279067"/>
      <w:r>
        <w:rPr>
          <w:lang w:val="en-CA"/>
        </w:rPr>
        <w:t>c</w:t>
      </w:r>
      <w:r w:rsidRPr="00D970E9">
        <w:rPr>
          <w:lang w:val="en-CA"/>
        </w:rPr>
        <w:t>onvention</w:t>
      </w:r>
      <w:bookmarkEnd w:id="3042"/>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043" w:author="Eric Boisvert" w:date="2016-01-24T13:31:00Z">
        <w:r w:rsidDel="00253146">
          <w:rPr>
            <w:lang w:val="en-CA"/>
          </w:rPr>
          <w:delText>swe:Quantity</w:delText>
        </w:r>
      </w:del>
      <w:ins w:id="3044"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045" w:author="Eric Boisvert" w:date="2016-01-24T13:31:00Z">
        <w:r w:rsidDel="00253146">
          <w:rPr>
            <w:lang w:val="en-CA"/>
          </w:rPr>
          <w:delText>swe:Quantity</w:delText>
        </w:r>
      </w:del>
      <w:ins w:id="3046"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047" w:author="Eric Boisvert" w:date="2016-03-25T10:33:00Z">
              <w:r w:rsidR="00FC044E">
                <w:rPr>
                  <w:rStyle w:val="requri"/>
                  <w:lang w:val="en-CA"/>
                </w:rPr>
                <w:t>trend</w:t>
              </w:r>
            </w:ins>
            <w:del w:id="3048"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049" w:author="Eric Boisvert" w:date="2016-01-24T13:31:00Z">
        <w:r w:rsidDel="00253146">
          <w:delText>swe:Quantity</w:delText>
        </w:r>
      </w:del>
      <w:ins w:id="305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051" w:author="Eric Boisvert" w:date="2016-01-24T13:31:00Z">
        <w:r w:rsidDel="00253146">
          <w:delText>swe:Quantity</w:delText>
        </w:r>
      </w:del>
      <w:ins w:id="305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053"/>
            <w:r>
              <w:rPr>
                <w:rStyle w:val="requri"/>
                <w:lang w:val="en-CA"/>
              </w:rPr>
              <w:t>/req/gsml4-basic</w:t>
            </w:r>
            <w:r w:rsidRPr="00D12552">
              <w:rPr>
                <w:rStyle w:val="requri"/>
                <w:lang w:val="en-CA"/>
              </w:rPr>
              <w:t>/</w:t>
            </w:r>
            <w:r>
              <w:rPr>
                <w:rStyle w:val="requri"/>
                <w:lang w:val="en-CA"/>
              </w:rPr>
              <w:t>linear-</w:t>
            </w:r>
            <w:ins w:id="3054" w:author="Eric Boisvert" w:date="2016-03-25T10:39:00Z">
              <w:r w:rsidR="00AA08C5">
                <w:rPr>
                  <w:rStyle w:val="requri"/>
                  <w:lang w:val="en-CA"/>
                </w:rPr>
                <w:t>trend</w:t>
              </w:r>
            </w:ins>
            <w:del w:id="3055"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053"/>
            <w:r>
              <w:rPr>
                <w:rStyle w:val="CommentReference"/>
                <w:rFonts w:ascii="Times New Roman" w:eastAsia="Times New Roman" w:hAnsi="Times New Roman"/>
                <w:lang w:val="en-US" w:eastAsia="en-US"/>
              </w:rPr>
              <w:commentReference w:id="3053"/>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056" w:author="Eric Boisvert" w:date="2016-01-24T13:31:00Z">
        <w:r w:rsidDel="00253146">
          <w:rPr>
            <w:lang w:val="en-CA"/>
          </w:rPr>
          <w:delText>swe:Quantity</w:delText>
        </w:r>
      </w:del>
      <w:ins w:id="3057"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058" w:name="_Ref446254520"/>
      <w:r>
        <w:t>GSML_QuantityRange</w:t>
      </w:r>
      <w:bookmarkEnd w:id="3058"/>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A173A4"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059" w:author="Eric Boisvert" w:date="2016-03-26T14:06:00Z">
        <w:r w:rsidR="005960FA">
          <w:rPr>
            <w:noProof/>
          </w:rPr>
          <w:t>32</w:t>
        </w:r>
      </w:ins>
      <w:del w:id="3060"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A173A4"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061" w:author="Eric Boisvert" w:date="2016-03-26T14:06:00Z">
        <w:r w:rsidR="005960FA">
          <w:rPr>
            <w:noProof/>
          </w:rPr>
          <w:t>33</w:t>
        </w:r>
      </w:ins>
      <w:del w:id="3062"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063" w:name="_Toc445034213"/>
      <w:r>
        <w:rPr>
          <w:lang w:val="en-CA"/>
        </w:rPr>
        <w:t>GeoSciML basic vocabularies</w:t>
      </w:r>
      <w:bookmarkEnd w:id="3063"/>
    </w:p>
    <w:p w14:paraId="1BEB2B8A" w14:textId="77777777" w:rsidR="00DB2D3A" w:rsidRDefault="00DB2D3A" w:rsidP="00ED2525">
      <w:pPr>
        <w:rPr>
          <w:lang w:val="en-CA"/>
        </w:rPr>
      </w:pPr>
    </w:p>
    <w:p w14:paraId="72DBCE36" w14:textId="56B8869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064" w:author="Eric Boisvert" w:date="2016-03-25T12:21:00Z">
        <w:r w:rsidR="003C190E" w:rsidDel="005A7585">
          <w:rPr>
            <w:lang w:val="en-CA"/>
          </w:rPr>
          <w:delText xml:space="preserve"> </w:delText>
        </w:r>
      </w:del>
      <w:ins w:id="3065"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066" w:author="Eric Boisvert" w:date="2016-03-25T12:22:00Z">
        <w:r w:rsidR="005A7585">
          <w:rPr>
            <w:lang w:val="en-CA"/>
          </w:rPr>
          <w:t>8.2.7</w:t>
        </w:r>
        <w:r w:rsidR="005A7585">
          <w:rPr>
            <w:lang w:val="en-CA"/>
          </w:rPr>
          <w:fldChar w:fldCharType="end"/>
        </w:r>
      </w:ins>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end"/>
      </w:r>
    </w:p>
    <w:p w14:paraId="090C5302" w14:textId="76E4C2BB" w:rsidR="003C190E" w:rsidRDefault="003C190E" w:rsidP="003C190E">
      <w:pPr>
        <w:pStyle w:val="Caption"/>
        <w:keepNext/>
      </w:pPr>
      <w:bookmarkStart w:id="3067" w:name="_Ref432861594"/>
      <w:r>
        <w:t xml:space="preserve">Table </w:t>
      </w:r>
      <w:ins w:id="3068" w:author="Eric Boisvert" w:date="2016-02-14T13:33:00Z">
        <w:r w:rsidR="00415E41">
          <w:fldChar w:fldCharType="begin"/>
        </w:r>
        <w:r w:rsidR="00415E41">
          <w:instrText xml:space="preserve"> SEQ Table \* ARABIC </w:instrText>
        </w:r>
      </w:ins>
      <w:r w:rsidR="00415E41">
        <w:fldChar w:fldCharType="separate"/>
      </w:r>
      <w:ins w:id="3069" w:author="Eric Boisvert" w:date="2016-03-06T13:27:00Z">
        <w:r w:rsidR="004D34D6">
          <w:rPr>
            <w:noProof/>
          </w:rPr>
          <w:t>4</w:t>
        </w:r>
      </w:ins>
      <w:ins w:id="3070" w:author="Eric Boisvert" w:date="2016-02-14T13:33:00Z">
        <w:r w:rsidR="00415E41">
          <w:fldChar w:fldCharType="end"/>
        </w:r>
      </w:ins>
      <w:del w:id="307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067"/>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072"/>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072"/>
            <w:r>
              <w:rPr>
                <w:rStyle w:val="CommentReference"/>
              </w:rPr>
              <w:commentReference w:id="3072"/>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073" w:name="_Toc445034214"/>
      <w:r>
        <w:rPr>
          <w:lang w:val="en-CA"/>
        </w:rPr>
        <w:t>Instance example</w:t>
      </w:r>
      <w:bookmarkEnd w:id="3073"/>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074" w:author="Eric Boisvert" w:date="2016-01-14T05:40:00Z">
        <w:r w:rsidR="007F03F0">
          <w:rPr>
            <w:lang w:val="en-CA"/>
          </w:rPr>
          <w:t xml:space="preserve">  </w:t>
        </w:r>
        <w:commentRangeStart w:id="3075"/>
        <w:r w:rsidR="007F03F0">
          <w:rPr>
            <w:lang w:val="en-CA"/>
          </w:rPr>
          <w:t>This example has been chosen because it was selected for a similar exercise for the North American Data Model (</w:t>
        </w:r>
      </w:ins>
      <w:ins w:id="307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077" w:author="Eric Boisvert" w:date="2016-01-14T05:40:00Z">
        <w:r w:rsidR="007F03F0">
          <w:rPr>
            <w:lang w:val="en-CA"/>
          </w:rPr>
          <w:t>)</w:t>
        </w:r>
      </w:ins>
      <w:ins w:id="3078" w:author="Eric Boisvert" w:date="2016-01-14T05:46:00Z">
        <w:r w:rsidR="0032727A">
          <w:rPr>
            <w:lang w:val="en-CA"/>
          </w:rPr>
          <w:t>.</w:t>
        </w:r>
      </w:ins>
      <w:r>
        <w:rPr>
          <w:lang w:val="en-CA"/>
        </w:rPr>
        <w:t xml:space="preserve">  </w:t>
      </w:r>
      <w:commentRangeEnd w:id="3075"/>
      <w:r w:rsidR="0032727A">
        <w:rPr>
          <w:rStyle w:val="CommentReference"/>
        </w:rPr>
        <w:commentReference w:id="3075"/>
      </w:r>
      <w:r>
        <w:rPr>
          <w:lang w:val="en-CA"/>
        </w:rPr>
        <w:fldChar w:fldCharType="begin"/>
      </w:r>
      <w:r>
        <w:rPr>
          <w:lang w:val="en-CA"/>
        </w:rPr>
        <w:instrText xml:space="preserve"> REF _Ref440297651 \h </w:instrText>
      </w:r>
      <w:r>
        <w:rPr>
          <w:lang w:val="en-CA"/>
        </w:rPr>
      </w:r>
      <w:r>
        <w:rPr>
          <w:lang w:val="en-CA"/>
        </w:rPr>
        <w:fldChar w:fldCharType="separate"/>
      </w:r>
      <w:ins w:id="3079" w:author="Eric Boisvert" w:date="2016-03-06T13:27:00Z">
        <w:r w:rsidR="004D34D6">
          <w:t xml:space="preserve">Figure </w:t>
        </w:r>
        <w:r w:rsidR="004D34D6">
          <w:rPr>
            <w:noProof/>
          </w:rPr>
          <w:t>34</w:t>
        </w:r>
      </w:ins>
      <w:del w:id="3080"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081" w:author="Eric Boisvert" w:date="2016-03-06T13:27:00Z">
        <w:r w:rsidR="004D34D6">
          <w:t xml:space="preserve">Figure </w:t>
        </w:r>
        <w:r w:rsidR="004D34D6">
          <w:rPr>
            <w:noProof/>
          </w:rPr>
          <w:t>35</w:t>
        </w:r>
      </w:ins>
      <w:del w:id="3082"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A173A4"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083" w:name="_Ref440297651"/>
      <w:r>
        <w:t xml:space="preserve">Figure </w:t>
      </w:r>
      <w:r>
        <w:fldChar w:fldCharType="begin"/>
      </w:r>
      <w:r>
        <w:instrText xml:space="preserve"> SEQ Figure \* ARABIC </w:instrText>
      </w:r>
      <w:r>
        <w:fldChar w:fldCharType="separate"/>
      </w:r>
      <w:ins w:id="3084" w:author="Eric Boisvert" w:date="2016-03-26T14:06:00Z">
        <w:r w:rsidR="005960FA">
          <w:rPr>
            <w:noProof/>
          </w:rPr>
          <w:t>34</w:t>
        </w:r>
      </w:ins>
      <w:del w:id="3085" w:author="Eric Boisvert" w:date="2016-01-16T17:26:00Z">
        <w:r w:rsidR="0043586C" w:rsidDel="00230CDE">
          <w:rPr>
            <w:noProof/>
          </w:rPr>
          <w:delText>35</w:delText>
        </w:r>
      </w:del>
      <w:r>
        <w:fldChar w:fldCharType="end"/>
      </w:r>
      <w:bookmarkEnd w:id="3083"/>
      <w:r w:rsidR="00A05D5D">
        <w:t xml:space="preserve"> : Excerp from Drewes</w:t>
      </w:r>
      <w:r>
        <w:t xml:space="preserve"> map with Dacitic vent highlighted (Ttv)</w:t>
      </w:r>
    </w:p>
    <w:p w14:paraId="6B28618A" w14:textId="77777777" w:rsidR="006F2329" w:rsidRDefault="00A173A4"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086" w:name="_Ref440297725"/>
      <w:r>
        <w:t xml:space="preserve">Figure </w:t>
      </w:r>
      <w:r>
        <w:fldChar w:fldCharType="begin"/>
      </w:r>
      <w:r>
        <w:instrText xml:space="preserve"> SEQ Figure \* ARABIC </w:instrText>
      </w:r>
      <w:r>
        <w:fldChar w:fldCharType="separate"/>
      </w:r>
      <w:ins w:id="3087" w:author="Eric Boisvert" w:date="2016-03-26T14:06:00Z">
        <w:r w:rsidR="005960FA">
          <w:rPr>
            <w:noProof/>
          </w:rPr>
          <w:t>35</w:t>
        </w:r>
      </w:ins>
      <w:del w:id="3088" w:author="Eric Boisvert" w:date="2016-01-16T17:26:00Z">
        <w:r w:rsidR="0043586C" w:rsidDel="00230CDE">
          <w:rPr>
            <w:noProof/>
          </w:rPr>
          <w:delText>36</w:delText>
        </w:r>
      </w:del>
      <w:r>
        <w:fldChar w:fldCharType="end"/>
      </w:r>
      <w:bookmarkEnd w:id="3086"/>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089" w:author="Eric Boisvert" w:date="2016-03-06T13:27:00Z">
        <w:r w:rsidR="004D34D6">
          <w:t xml:space="preserve">Figure </w:t>
        </w:r>
        <w:r w:rsidR="004D34D6">
          <w:rPr>
            <w:noProof/>
          </w:rPr>
          <w:t>36</w:t>
        </w:r>
      </w:ins>
      <w:del w:id="3090"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A173A4"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091" w:name="_Ref440297766"/>
      <w:r>
        <w:t xml:space="preserve">Figure </w:t>
      </w:r>
      <w:r>
        <w:fldChar w:fldCharType="begin"/>
      </w:r>
      <w:r>
        <w:instrText xml:space="preserve"> SEQ Figure \* ARABIC </w:instrText>
      </w:r>
      <w:r>
        <w:fldChar w:fldCharType="separate"/>
      </w:r>
      <w:ins w:id="3092" w:author="Eric Boisvert" w:date="2016-03-26T14:06:00Z">
        <w:r w:rsidR="005960FA">
          <w:rPr>
            <w:noProof/>
          </w:rPr>
          <w:t>36</w:t>
        </w:r>
      </w:ins>
      <w:del w:id="3093" w:author="Eric Boisvert" w:date="2016-01-16T17:26:00Z">
        <w:r w:rsidR="0043586C" w:rsidDel="00230CDE">
          <w:rPr>
            <w:noProof/>
          </w:rPr>
          <w:delText>37</w:delText>
        </w:r>
      </w:del>
      <w:r>
        <w:fldChar w:fldCharType="end"/>
      </w:r>
      <w:bookmarkEnd w:id="309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A173A4"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094" w:author="Eric Boisvert" w:date="2016-03-26T14:06:00Z">
        <w:r w:rsidR="005960FA">
          <w:rPr>
            <w:noProof/>
          </w:rPr>
          <w:t>37</w:t>
        </w:r>
      </w:ins>
      <w:del w:id="3095"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096" w:author="Eric Boisvert" w:date="2016-01-14T05:36:00Z">
        <w:r>
          <w:rPr>
            <w:lang w:val="en-CA"/>
          </w:rPr>
          <w:br w:type="page"/>
        </w:r>
      </w:ins>
    </w:p>
    <w:p w14:paraId="160AFAA2" w14:textId="176FD094" w:rsidR="009B3BBD" w:rsidRDefault="009B3BBD" w:rsidP="009B3BBD">
      <w:pPr>
        <w:pStyle w:val="Heading2"/>
        <w:rPr>
          <w:lang w:val="en-CA"/>
        </w:rPr>
      </w:pPr>
      <w:bookmarkStart w:id="3097" w:name="_Ref440187941"/>
      <w:bookmarkStart w:id="3098" w:name="_Toc445034215"/>
      <w:r w:rsidRPr="00D12552">
        <w:rPr>
          <w:lang w:val="en-CA"/>
        </w:rPr>
        <w:t xml:space="preserve">GeoSciML </w:t>
      </w:r>
      <w:r>
        <w:rPr>
          <w:lang w:val="en-CA"/>
        </w:rPr>
        <w:t>Extension</w:t>
      </w:r>
      <w:r w:rsidRPr="00D12552">
        <w:rPr>
          <w:lang w:val="en-CA"/>
        </w:rPr>
        <w:t xml:space="preserve"> </w:t>
      </w:r>
      <w:ins w:id="3099" w:author="Eric Boisvert" w:date="2015-11-03T05:14:00Z">
        <w:r w:rsidR="004F0DC1">
          <w:rPr>
            <w:lang w:val="en-CA"/>
          </w:rPr>
          <w:t xml:space="preserve">Abstract </w:t>
        </w:r>
      </w:ins>
      <w:r w:rsidRPr="00D12552">
        <w:rPr>
          <w:lang w:val="en-CA"/>
        </w:rPr>
        <w:t>Requirements Class</w:t>
      </w:r>
      <w:bookmarkEnd w:id="3097"/>
      <w:bookmarkEnd w:id="3098"/>
    </w:p>
    <w:p w14:paraId="43B21534" w14:textId="77777777" w:rsidR="00FD3D73" w:rsidRDefault="00FD3D73" w:rsidP="00355CAB">
      <w:pPr>
        <w:rPr>
          <w:ins w:id="310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101" w:author="Eric Boisvert" w:date="2016-01-13T05:19:00Z">
        <w:r w:rsidR="00FD3D73">
          <w:rPr>
            <w:lang w:val="en-CA"/>
          </w:rPr>
          <w:t>s</w:t>
        </w:r>
      </w:ins>
      <w:del w:id="3102" w:author="Eric Boisvert" w:date="2016-01-13T05:19:00Z">
        <w:r w:rsidR="00CD7325" w:rsidDel="00FD3D73">
          <w:rPr>
            <w:lang w:val="en-CA"/>
          </w:rPr>
          <w:delText xml:space="preserve"> between basic classes</w:delText>
        </w:r>
      </w:del>
      <w:r w:rsidR="00CD7325">
        <w:rPr>
          <w:lang w:val="en-CA"/>
        </w:rPr>
        <w:t xml:space="preserve">.  It extends </w:t>
      </w:r>
      <w:del w:id="3103" w:author="Eric Boisvert" w:date="2016-01-13T05:21:00Z">
        <w:r w:rsidR="00CD7325" w:rsidDel="00FD3D73">
          <w:rPr>
            <w:lang w:val="en-CA"/>
          </w:rPr>
          <w:delText xml:space="preserve">AbstractDescription </w:delText>
        </w:r>
      </w:del>
      <w:ins w:id="3104" w:author="Eric Boisvert" w:date="2016-01-13T05:21:00Z">
        <w:r w:rsidR="00FD3D73">
          <w:rPr>
            <w:lang w:val="en-CA"/>
          </w:rPr>
          <w:t xml:space="preserve">abstract description </w:t>
        </w:r>
      </w:ins>
      <w:r w:rsidR="00CD7325">
        <w:rPr>
          <w:lang w:val="en-CA"/>
        </w:rPr>
        <w:t>stubs declared in basic package</w:t>
      </w:r>
      <w:del w:id="3105" w:author="Eric Boisvert" w:date="2016-01-13T05:22:00Z">
        <w:r w:rsidR="00CD7325" w:rsidDel="00FD3D73">
          <w:rPr>
            <w:lang w:val="en-CA"/>
          </w:rPr>
          <w:delText>.</w:delText>
        </w:r>
        <w:r w:rsidR="003E1755" w:rsidDel="00FD3D73">
          <w:rPr>
            <w:lang w:val="en-CA"/>
          </w:rPr>
          <w:delText xml:space="preserve">  It also</w:delText>
        </w:r>
      </w:del>
      <w:ins w:id="3106"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A173A4" w:rsidP="00364200">
      <w:pPr>
        <w:keepNext/>
      </w:pPr>
      <w:r>
        <w:rPr>
          <w:noProof/>
          <w:lang w:val="en-CA" w:eastAsia="en-CA"/>
        </w:rPr>
        <w:pict w14:anchorId="6A9CCE55">
          <v:shape id="_x0000_i1064" type="#_x0000_t75" style="width:6in;height:327.8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107" w:author="Eric Boisvert" w:date="2016-03-26T14:06:00Z">
        <w:r w:rsidR="005960FA">
          <w:rPr>
            <w:noProof/>
          </w:rPr>
          <w:t>38</w:t>
        </w:r>
      </w:ins>
      <w:del w:id="310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109"/>
            <w:r>
              <w:rPr>
                <w:rFonts w:eastAsia="MS Mincho"/>
                <w:b/>
                <w:color w:val="FF0000"/>
                <w:sz w:val="22"/>
                <w:lang w:val="en-CA"/>
              </w:rPr>
              <w:t>/req/gsml4-basic</w:t>
            </w:r>
            <w:commentRangeEnd w:id="3109"/>
            <w:r w:rsidR="00C61E47">
              <w:rPr>
                <w:rStyle w:val="CommentReference"/>
              </w:rPr>
              <w:commentReference w:id="310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110" w:name="_Toc445034216"/>
      <w:r>
        <w:rPr>
          <w:lang w:val="en-CA"/>
        </w:rPr>
        <w:t>Geologic Relations</w:t>
      </w:r>
      <w:bookmarkEnd w:id="3110"/>
    </w:p>
    <w:p w14:paraId="05E3DBF0" w14:textId="77777777" w:rsidR="000D4260" w:rsidRPr="000D4260" w:rsidRDefault="000D4260" w:rsidP="000D4260">
      <w:pPr>
        <w:rPr>
          <w:lang w:val="en-CA"/>
        </w:rPr>
      </w:pPr>
    </w:p>
    <w:p w14:paraId="11E3941A" w14:textId="54A04291" w:rsidR="009C64B2" w:rsidRDefault="00A173A4"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111" w:author="Eric Boisvert" w:date="2016-03-26T14:06:00Z">
        <w:r w:rsidR="005960FA">
          <w:rPr>
            <w:noProof/>
          </w:rPr>
          <w:t>39</w:t>
        </w:r>
      </w:ins>
      <w:del w:id="311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113" w:author="Eric Boisvert" w:date="2016-01-13T05:30:00Z"/>
          <w:lang w:val="en-CA"/>
        </w:rPr>
      </w:pPr>
    </w:p>
    <w:p w14:paraId="39D9E0D7" w14:textId="769373BD" w:rsidR="009D650C" w:rsidRDefault="009D650C" w:rsidP="00355CAB">
      <w:pPr>
        <w:rPr>
          <w:lang w:val="en-CA"/>
        </w:rPr>
      </w:pPr>
      <w:commentRangeStart w:id="3114"/>
      <w:ins w:id="3115" w:author="Eric Boisvert" w:date="2016-01-13T05:30:00Z">
        <w:r>
          <w:rPr>
            <w:lang w:val="en-CA"/>
          </w:rPr>
          <w:lastRenderedPageBreak/>
          <w:t>GeologicHistory</w:t>
        </w:r>
      </w:ins>
      <w:commentRangeEnd w:id="3114"/>
      <w:ins w:id="3116" w:author="Eric Boisvert" w:date="2016-01-13T05:56:00Z">
        <w:r w:rsidR="000944A6">
          <w:rPr>
            <w:rStyle w:val="CommentReference"/>
          </w:rPr>
          <w:commentReference w:id="3114"/>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117"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118" w:name="_Ref440189613"/>
      <w:r>
        <w:rPr>
          <w:lang w:val="en-CA"/>
        </w:rPr>
        <w:t>GeologicFeatureRelation</w:t>
      </w:r>
      <w:bookmarkEnd w:id="311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119" w:author="Eric Boisvert" w:date="2016-01-13T05:50:00Z">
        <w:r w:rsidR="000944A6">
          <w:rPr>
            <w:lang w:val="en-CA"/>
          </w:rPr>
          <w:t>Feature</w:t>
        </w:r>
      </w:ins>
      <w:r w:rsidRPr="000D4260">
        <w:rPr>
          <w:lang w:val="en-CA"/>
        </w:rPr>
        <w:t xml:space="preserve">Relation class </w:t>
      </w:r>
      <w:del w:id="312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121" w:author="Eric Boisvert" w:date="2016-01-13T05:50:00Z">
        <w:r w:rsidR="000944A6" w:rsidRPr="000D4260">
          <w:rPr>
            <w:lang w:val="en-CA"/>
          </w:rPr>
          <w:t xml:space="preserve">GeoSciML </w:t>
        </w:r>
      </w:ins>
      <w:r w:rsidRPr="000D4260">
        <w:rPr>
          <w:lang w:val="en-CA"/>
        </w:rPr>
        <w:t>feature type</w:t>
      </w:r>
      <w:ins w:id="3122" w:author="Eric Boisvert" w:date="2016-01-13T05:50:00Z">
        <w:r w:rsidR="000944A6">
          <w:rPr>
            <w:lang w:val="en-CA"/>
          </w:rPr>
          <w:t>s</w:t>
        </w:r>
      </w:ins>
      <w:del w:id="312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124"/>
      <w:del w:id="3125" w:author="Eric Boisvert" w:date="2016-01-13T05:52:00Z">
        <w:r w:rsidRPr="000D4260" w:rsidDel="000944A6">
          <w:rPr>
            <w:lang w:val="en-CA"/>
          </w:rPr>
          <w:delText xml:space="preserve">between spatial objects </w:delText>
        </w:r>
      </w:del>
      <w:commentRangeEnd w:id="3124"/>
      <w:r w:rsidR="000944A6">
        <w:rPr>
          <w:rStyle w:val="CommentReference"/>
        </w:rPr>
        <w:commentReference w:id="3124"/>
      </w:r>
      <w:r w:rsidRPr="000D4260">
        <w:rPr>
          <w:lang w:val="en-CA"/>
        </w:rPr>
        <w:t>could be described where they are scientifically significant.</w:t>
      </w:r>
    </w:p>
    <w:p w14:paraId="2E642AFC" w14:textId="48E63A77" w:rsidR="000D4260" w:rsidRDefault="00A173A4"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126" w:author="Eric Boisvert" w:date="2016-03-26T14:06:00Z">
        <w:r w:rsidR="005960FA">
          <w:rPr>
            <w:noProof/>
          </w:rPr>
          <w:t>40</w:t>
        </w:r>
      </w:ins>
      <w:del w:id="3127"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128" w:name="BKM_D050A55A_5C1C_4F4B_986C_7C31687F2ED2"/>
      <w:bookmarkEnd w:id="3128"/>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129" w:name="BKM_18C9D12A_7280_4CA8_9066_431A68398F08"/>
      <w:bookmarkStart w:id="3130" w:name="BKM_B740241F_3BC0_40B4_9972_D590F470452B"/>
      <w:bookmarkStart w:id="3131" w:name="BKM_38727CDD_F0E8_4D00_A48C_555F0912BF41"/>
      <w:bookmarkEnd w:id="3129"/>
      <w:bookmarkEnd w:id="3130"/>
      <w:bookmarkEnd w:id="313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A173A4" w:rsidP="000D4260">
      <w:pPr>
        <w:keepNext/>
      </w:pPr>
      <w:r>
        <w:rPr>
          <w:noProof/>
          <w:lang w:val="en-CA" w:eastAsia="en-CA"/>
        </w:rPr>
        <w:pict w14:anchorId="34D80D6D">
          <v:shape id="_x0000_i1067" type="#_x0000_t75" style="width:371.9pt;height:379.5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132" w:author="Eric Boisvert" w:date="2016-03-26T14:06:00Z">
        <w:r w:rsidR="005960FA">
          <w:rPr>
            <w:noProof/>
          </w:rPr>
          <w:t>41</w:t>
        </w:r>
      </w:ins>
      <w:del w:id="3133"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134" w:name="BKM_C0695B09_DC02_4BDD_AE59_38E8AE1F4632"/>
      <w:bookmarkEnd w:id="3134"/>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135" w:name="BKM_F11CCC02_4943_439C_97BD_3878F0BA0970"/>
      <w:bookmarkStart w:id="3136" w:name="BKM_8ABBD347_C257_4419_A3F6_0485375DCF7F"/>
      <w:bookmarkStart w:id="3137" w:name="BKM_40919ABF_3C16_41E1_8906_0D3CE189EB1B"/>
      <w:bookmarkEnd w:id="3135"/>
      <w:bookmarkEnd w:id="3136"/>
      <w:bookmarkEnd w:id="3137"/>
    </w:p>
    <w:p w14:paraId="74ACF777" w14:textId="5B50C3FD" w:rsidR="000D4260" w:rsidRDefault="00AE357E" w:rsidP="00AE357E">
      <w:pPr>
        <w:pStyle w:val="Heading3"/>
        <w:rPr>
          <w:lang w:val="en-CA"/>
        </w:rPr>
      </w:pPr>
      <w:bookmarkStart w:id="3138" w:name="_Toc445034217"/>
      <w:r>
        <w:rPr>
          <w:lang w:val="en-CA"/>
        </w:rPr>
        <w:t xml:space="preserve">Earth material </w:t>
      </w:r>
      <w:r w:rsidR="00481AF6">
        <w:rPr>
          <w:lang w:val="en-CA"/>
        </w:rPr>
        <w:t>details</w:t>
      </w:r>
      <w:bookmarkEnd w:id="3138"/>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A173A4"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139" w:author="Eric Boisvert" w:date="2016-03-26T14:06:00Z">
        <w:r w:rsidR="005960FA">
          <w:rPr>
            <w:noProof/>
          </w:rPr>
          <w:t>42</w:t>
        </w:r>
      </w:ins>
      <w:del w:id="3140"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A173A4">
        <w:rPr>
          <w:noProof/>
          <w:lang w:val="en-CA" w:eastAsia="en-CA"/>
        </w:rPr>
        <w:pict w14:anchorId="4387B44A">
          <v:shape id="_x0000_i1069" type="#_x0000_t75" style="width:340.4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141" w:author="Eric Boisvert" w:date="2016-03-26T14:06:00Z">
        <w:r w:rsidR="005960FA">
          <w:rPr>
            <w:noProof/>
          </w:rPr>
          <w:t>43</w:t>
        </w:r>
      </w:ins>
      <w:del w:id="3142"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A173A4"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143" w:author="Eric Boisvert" w:date="2016-03-26T14:06:00Z">
        <w:r w:rsidR="005960FA">
          <w:rPr>
            <w:noProof/>
          </w:rPr>
          <w:t>44</w:t>
        </w:r>
      </w:ins>
      <w:del w:id="3144"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A173A4" w:rsidP="00D20646">
      <w:pPr>
        <w:keepNext/>
      </w:pPr>
      <w:r>
        <w:lastRenderedPageBreak/>
        <w:pict w14:anchorId="42D9FBAE">
          <v:shape id="_x0000_i1071" type="#_x0000_t75" style="width:6in;height:281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145" w:author="Eric Boisvert" w:date="2016-03-26T14:06:00Z">
        <w:r w:rsidR="005960FA">
          <w:rPr>
            <w:noProof/>
          </w:rPr>
          <w:t>45</w:t>
        </w:r>
      </w:ins>
      <w:del w:id="3146"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147" w:name="BKM_8201810A_8593_4A0C_A4FE_B4A134FDF11D"/>
      <w:bookmarkEnd w:id="3147"/>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148" w:name="BKM_7C508FBF_33D9_484F_911B_6377C69AD667"/>
      <w:bookmarkStart w:id="3149" w:name="BKM_ED5D19E5_9BBB_4493_91D3_D708625FA37A"/>
      <w:bookmarkStart w:id="3150" w:name="BKM_E45C3931_F3F9_4BB2_B916_F57604E1D027"/>
      <w:bookmarkStart w:id="3151" w:name="BKM_26449531_DA00_4286_BEAD_53641C8C6B18"/>
      <w:bookmarkEnd w:id="3148"/>
      <w:bookmarkEnd w:id="3149"/>
      <w:bookmarkEnd w:id="3150"/>
      <w:bookmarkEnd w:id="3151"/>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A173A4" w:rsidP="00604E1E">
      <w:pPr>
        <w:keepNext/>
      </w:pPr>
      <w:r>
        <w:rPr>
          <w:noProof/>
          <w:lang w:val="en-CA" w:eastAsia="en-CA"/>
        </w:rPr>
        <w:pict w14:anchorId="30B53D03">
          <v:shape id="_x0000_i1072" type="#_x0000_t75" style="width:367.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152" w:author="Eric Boisvert" w:date="2016-03-26T14:06:00Z">
        <w:r w:rsidR="005960FA">
          <w:rPr>
            <w:noProof/>
          </w:rPr>
          <w:t>46</w:t>
        </w:r>
      </w:ins>
      <w:del w:id="3153"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154" w:name="BKM_D4FBCA43_958A_4AEF_8332_5F96792672DF"/>
      <w:bookmarkEnd w:id="3154"/>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155" w:name="BKM_7DA6E39E_93F3_43B7_9C51_9F05A691932A"/>
      <w:bookmarkEnd w:id="3155"/>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A173A4"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156" w:author="Eric Boisvert" w:date="2016-03-26T14:06:00Z">
        <w:r w:rsidR="005960FA">
          <w:rPr>
            <w:noProof/>
          </w:rPr>
          <w:t>47</w:t>
        </w:r>
      </w:ins>
      <w:del w:id="3157"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158" w:name="BKM_0126A46B_77F6_4F3D_8366_99D7292A119E"/>
      <w:bookmarkEnd w:id="3158"/>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159" w:name="BKM_68F68CA6_F7FB_411D_8560_851B7315C00E"/>
      <w:bookmarkStart w:id="3160" w:name="BKM_F5243BEF_0ABC_4433_AFCB_2FCD01906472"/>
      <w:bookmarkEnd w:id="3159"/>
      <w:bookmarkEnd w:id="3160"/>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A173A4"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161" w:author="Eric Boisvert" w:date="2016-03-26T14:06:00Z">
        <w:r w:rsidR="005960FA">
          <w:rPr>
            <w:noProof/>
          </w:rPr>
          <w:t>48</w:t>
        </w:r>
      </w:ins>
      <w:del w:id="3162"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163" w:author="Eric Boisvert" w:date="2016-03-25T12:33:00Z">
          <w:pPr/>
        </w:pPrChange>
      </w:pPr>
      <w:r w:rsidRPr="004B1BCF">
        <w:t>particleType</w:t>
      </w:r>
    </w:p>
    <w:p w14:paraId="5796C57D" w14:textId="77777777" w:rsidR="00E105E6" w:rsidRDefault="00E105E6">
      <w:pPr>
        <w:rPr>
          <w:ins w:id="3164" w:author="Eric Boisvert" w:date="2016-03-25T12:34:00Z"/>
        </w:rPr>
        <w:pPrChange w:id="3165" w:author="Eric Boisvert" w:date="2016-03-25T12:33:00Z">
          <w:pPr>
            <w:pStyle w:val="Heading5"/>
          </w:pPr>
        </w:pPrChange>
      </w:pPr>
    </w:p>
    <w:p w14:paraId="5E59B820" w14:textId="09E5FFE6" w:rsidR="0032727A" w:rsidDel="00E105E6" w:rsidRDefault="004B1BCF" w:rsidP="00E105E6">
      <w:pPr>
        <w:rPr>
          <w:del w:id="3166"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6FA033EE" w:rsidR="0032727A" w:rsidRPr="0032727A" w:rsidRDefault="00E105E6">
      <w:pPr>
        <w:pStyle w:val="Heading5"/>
        <w:pPrChange w:id="3167" w:author="Eric Boisvert" w:date="2016-03-25T12:33:00Z">
          <w:pPr/>
        </w:pPrChange>
      </w:pPr>
      <w:ins w:id="3168" w:author="Eric Boisvert" w:date="2016-03-25T12:33:00Z">
        <w:r>
          <w:t>aspectRatio</w:t>
        </w:r>
      </w:ins>
    </w:p>
    <w:p w14:paraId="6FF52C91" w14:textId="77777777" w:rsidR="00E105E6" w:rsidRDefault="00E105E6" w:rsidP="004B1BCF">
      <w:pPr>
        <w:rPr>
          <w:ins w:id="3169" w:author="Eric Boisvert" w:date="2016-03-25T12:34:00Z"/>
        </w:rPr>
      </w:pPr>
    </w:p>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170"/>
      <w:r>
        <w:t>s</w:t>
      </w:r>
      <w:r w:rsidRPr="0032727A">
        <w:t>hape</w:t>
      </w:r>
      <w:commentRangeEnd w:id="3170"/>
      <w:r>
        <w:rPr>
          <w:rStyle w:val="CommentReference"/>
          <w:b w:val="0"/>
          <w:bCs w:val="0"/>
          <w:i w:val="0"/>
          <w:iCs w:val="0"/>
        </w:rPr>
        <w:commentReference w:id="3170"/>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171"/>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171"/>
      <w:r>
        <w:rPr>
          <w:rStyle w:val="CommentReference"/>
        </w:rPr>
        <w:commentReference w:id="3171"/>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172" w:name="BKM_D2D5D1B2_3FF4_4650_95E3_DA08EE4A7DFF"/>
      <w:bookmarkStart w:id="3173" w:name="BKM_7D2E3FD4_C90D_40DB_8BA1_3E5458C981C0"/>
      <w:bookmarkStart w:id="3174" w:name="BKM_13EF909A_AB70_4901_8CA1_C3BA3F992378"/>
      <w:bookmarkStart w:id="3175" w:name="BKM_A7128990_6B6B_49DD_9D88_9E8D7207A879"/>
      <w:bookmarkStart w:id="3176" w:name="BKM_92F07FBA_BBCD_4C39_9112_B2569C6076C8"/>
      <w:bookmarkStart w:id="3177" w:name="BKM_02F24C6F_6A70_4304_88F6_978891E8D391"/>
      <w:bookmarkEnd w:id="3172"/>
      <w:bookmarkEnd w:id="3173"/>
      <w:bookmarkEnd w:id="3174"/>
      <w:bookmarkEnd w:id="3175"/>
      <w:bookmarkEnd w:id="3176"/>
      <w:bookmarkEnd w:id="3177"/>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178" w:name="BKM_D2385579_8CEC_41FC_ACD0_1242C0AEF96E"/>
      <w:bookmarkEnd w:id="3178"/>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179"/>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179"/>
      <w:r>
        <w:rPr>
          <w:rStyle w:val="CommentReference"/>
        </w:rPr>
        <w:commentReference w:id="3179"/>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180" w:name="BKM_C5A88E79_2FB3_4893_8914_60419C00F2D2"/>
      <w:bookmarkStart w:id="3181" w:name="BKM_A4F3FCE3_772C_4588_A2A4_96535416D1B6"/>
      <w:bookmarkEnd w:id="3180"/>
      <w:bookmarkEnd w:id="3181"/>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182" w:author="Eric Boisvert" w:date="2016-01-14T17:20:00Z">
        <w:r w:rsidR="004A04F6">
          <w:t>p</w:t>
        </w:r>
      </w:ins>
      <w:del w:id="3183" w:author="Eric Boisvert" w:date="2016-01-14T17:20:00Z">
        <w:r w:rsidDel="004A04F6">
          <w:delText>P</w:delText>
        </w:r>
      </w:del>
      <w:r>
        <w:t xml:space="preserve">article </w:t>
      </w:r>
      <w:ins w:id="3184" w:author="Eric Boisvert" w:date="2016-01-14T17:20:00Z">
        <w:r w:rsidR="004A04F6">
          <w:t>g</w:t>
        </w:r>
      </w:ins>
      <w:del w:id="3185"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A173A4"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86" w:author="Eric Boisvert" w:date="2016-03-26T14:06:00Z">
        <w:r w:rsidR="005960FA">
          <w:rPr>
            <w:noProof/>
          </w:rPr>
          <w:t>49</w:t>
        </w:r>
      </w:ins>
      <w:del w:id="3187"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188" w:name="BKM_CEE739CE_1DAA_46F5_B493_438C458DE763"/>
      <w:bookmarkStart w:id="3189" w:name="BKM_F9869380_E0FA_4E99_89A5_99DF9CC6BB40"/>
      <w:bookmarkEnd w:id="3188"/>
      <w:bookmarkEnd w:id="3189"/>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A173A4"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90" w:author="Eric Boisvert" w:date="2016-03-26T14:06:00Z">
        <w:r w:rsidR="005960FA">
          <w:rPr>
            <w:noProof/>
          </w:rPr>
          <w:t>50</w:t>
        </w:r>
      </w:ins>
      <w:del w:id="3191"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A173A4"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92" w:author="Eric Boisvert" w:date="2016-03-26T14:06:00Z">
        <w:r w:rsidR="005960FA">
          <w:rPr>
            <w:noProof/>
          </w:rPr>
          <w:t>51</w:t>
        </w:r>
      </w:ins>
      <w:del w:id="3193"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194" w:name="BKM_593C69E3_0EC2_4CB1_8B2B_D0FE22B7C017"/>
      <w:bookmarkEnd w:id="3194"/>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195" w:name="BKM_0ACE92C1_088C_42CF_93C8_D003E3CC8FC3"/>
      <w:bookmarkStart w:id="3196" w:name="BKM_14E0F14F_4532_4342_B7F1_67313964C676"/>
      <w:bookmarkStart w:id="3197" w:name="BKM_80AE61D4_C509_4CAA_B004_0231DB42B137"/>
      <w:bookmarkStart w:id="3198" w:name="BKM_5F5D6549_09AD_4BCF_806A_9B95D5D4E734"/>
      <w:bookmarkStart w:id="3199" w:name="BKM_80BAF21E_2C4E_40CD_B42E_41BCEA94DECC"/>
      <w:bookmarkEnd w:id="3195"/>
      <w:bookmarkEnd w:id="3196"/>
      <w:bookmarkEnd w:id="3197"/>
      <w:bookmarkEnd w:id="3198"/>
      <w:bookmarkEnd w:id="3199"/>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A173A4"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A173A4"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00" w:author="Eric Boisvert" w:date="2016-03-26T14:06:00Z">
        <w:r w:rsidR="005960FA">
          <w:rPr>
            <w:noProof/>
          </w:rPr>
          <w:t>52</w:t>
        </w:r>
      </w:ins>
      <w:del w:id="3201"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A173A4" w:rsidP="00267D2C">
      <w:pPr>
        <w:keepNext/>
      </w:pPr>
      <w:r>
        <w:rPr>
          <w:noProof/>
          <w:lang w:val="en-CA" w:eastAsia="en-CA"/>
        </w:rPr>
        <w:lastRenderedPageBreak/>
        <w:pict w14:anchorId="52F1C7ED">
          <v:shape id="_x0000_i1080" type="#_x0000_t75" style="width:383.0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02" w:author="Eric Boisvert" w:date="2016-03-26T14:06:00Z">
        <w:r w:rsidR="005960FA">
          <w:rPr>
            <w:noProof/>
          </w:rPr>
          <w:t>53</w:t>
        </w:r>
      </w:ins>
      <w:del w:id="3203"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204" w:name="BKM_DF21AB41_C085_4AC9_B6F6_DFFDFCF925FF"/>
      <w:bookmarkStart w:id="3205" w:name="BKM_41B8BC40_9B55_499E_B59B_A3F4FD630754"/>
      <w:bookmarkStart w:id="3206" w:name="BKM_1184394F_75EC_44D4_8904_2EB2061759E4"/>
      <w:bookmarkEnd w:id="3204"/>
      <w:bookmarkEnd w:id="3205"/>
      <w:bookmarkEnd w:id="320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A173A4" w:rsidP="00267D2C">
      <w:pPr>
        <w:keepNext/>
      </w:pPr>
      <w:r>
        <w:rPr>
          <w:noProof/>
          <w:lang w:val="en-CA" w:eastAsia="en-CA"/>
        </w:rPr>
        <w:pict w14:anchorId="61D2979C">
          <v:shape id="_x0000_i1081" type="#_x0000_t75" style="width:186.65pt;height:521.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07" w:author="Eric Boisvert" w:date="2016-03-26T14:06:00Z">
        <w:r w:rsidR="005960FA">
          <w:rPr>
            <w:noProof/>
          </w:rPr>
          <w:t>54</w:t>
        </w:r>
      </w:ins>
      <w:del w:id="3208"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209" w:name="BKM_54B0933A_5E39_4E6A_A950_9E63F5E10F0B"/>
      <w:bookmarkEnd w:id="3209"/>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210" w:name="BKM_CE58381D_F747_4812_83C3_00C6282DB05A"/>
      <w:bookmarkStart w:id="3211" w:name="_Toc445034218"/>
      <w:bookmarkEnd w:id="3210"/>
      <w:r>
        <w:t>GeologicAgeDetails</w:t>
      </w:r>
      <w:bookmarkEnd w:id="3211"/>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21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212"/>
      <w:r w:rsidR="00AB10FC">
        <w:rPr>
          <w:rStyle w:val="CommentReference"/>
        </w:rPr>
        <w:commentReference w:id="3212"/>
      </w:r>
    </w:p>
    <w:p w14:paraId="32597B25" w14:textId="164046D8" w:rsidR="00AB10FC" w:rsidRDefault="00A173A4"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13" w:author="Eric Boisvert" w:date="2016-03-26T14:06:00Z">
        <w:r w:rsidR="005960FA">
          <w:rPr>
            <w:noProof/>
          </w:rPr>
          <w:t>55</w:t>
        </w:r>
      </w:ins>
      <w:del w:id="3214"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215" w:name="BKM_D8A9D87B_FAA3_4CC2_BC9F_D27B111A2980"/>
      <w:bookmarkStart w:id="3216" w:name="BKM_C843AC0B_80BB_4AD8_B2F6_459B6FFBBEB7"/>
      <w:bookmarkStart w:id="3217" w:name="_Toc445034219"/>
      <w:bookmarkEnd w:id="3215"/>
      <w:bookmarkEnd w:id="3216"/>
      <w:r>
        <w:t>Geologic Structure Details</w:t>
      </w:r>
      <w:bookmarkEnd w:id="3217"/>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A173A4"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18" w:author="Eric Boisvert" w:date="2016-03-26T14:06:00Z">
        <w:r w:rsidR="005960FA">
          <w:rPr>
            <w:noProof/>
          </w:rPr>
          <w:t>56</w:t>
        </w:r>
      </w:ins>
      <w:del w:id="3219"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A173A4"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220" w:author="Eric Boisvert" w:date="2016-03-26T14:06:00Z">
        <w:r w:rsidR="005960FA">
          <w:rPr>
            <w:noProof/>
          </w:rPr>
          <w:t>57</w:t>
        </w:r>
      </w:ins>
      <w:del w:id="3221"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222" w:name="BKM_E2CFECC1_AAB5_40F6_ABD4_D77907DA9990"/>
      <w:bookmarkEnd w:id="3222"/>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223" w:name="BKM_C1076615_3AE6_4988_8393_E66493CD8FB0"/>
            <w:bookmarkStart w:id="3224" w:name="BKM_A9BDB16E_7011_463E_B96E_FB003E3472AA"/>
            <w:bookmarkEnd w:id="3223"/>
            <w:bookmarkEnd w:id="322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225"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226" w:author="Eric Boisvert" w:date="2016-03-25T12:40:00Z"/>
                <w:rStyle w:val="requri"/>
                <w:lang w:val="en-CA"/>
              </w:rPr>
            </w:pPr>
            <w:del w:id="3227"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228" w:author="Eric Boisvert" w:date="2016-03-25T12:40:00Z"/>
                <w:rStyle w:val="reqtext"/>
                <w:lang w:val="en-CA"/>
              </w:rPr>
            </w:pPr>
            <w:del w:id="3229"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230"/>
            <w:r>
              <w:rPr>
                <w:rStyle w:val="reqtext"/>
                <w:lang w:val="en-CA"/>
              </w:rPr>
              <w:t xml:space="preserve">A contact SHALL have 2 and </w:t>
            </w:r>
            <w:ins w:id="3231"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230"/>
            <w:r w:rsidR="00F97733">
              <w:rPr>
                <w:rStyle w:val="CommentReference"/>
                <w:rFonts w:ascii="Times New Roman" w:eastAsia="Times New Roman" w:hAnsi="Times New Roman"/>
                <w:lang w:val="en-US" w:eastAsia="en-US"/>
              </w:rPr>
              <w:commentReference w:id="3230"/>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A173A4"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bookmarkStart w:id="3232" w:name="_Ref446932377"/>
      <w:r>
        <w:t xml:space="preserve">Figure </w:t>
      </w:r>
      <w:r w:rsidR="00673E83">
        <w:fldChar w:fldCharType="begin"/>
      </w:r>
      <w:r w:rsidR="00673E83">
        <w:instrText xml:space="preserve"> SEQ Figure \* ARABIC </w:instrText>
      </w:r>
      <w:r w:rsidR="00673E83">
        <w:fldChar w:fldCharType="separate"/>
      </w:r>
      <w:ins w:id="3233" w:author="Eric Boisvert" w:date="2016-03-26T14:06:00Z">
        <w:r w:rsidR="005960FA">
          <w:rPr>
            <w:noProof/>
          </w:rPr>
          <w:t>58</w:t>
        </w:r>
      </w:ins>
      <w:del w:id="3234" w:author="Eric Boisvert" w:date="2016-03-06T13:27:00Z">
        <w:r w:rsidR="0085617E" w:rsidDel="004D34D6">
          <w:rPr>
            <w:noProof/>
          </w:rPr>
          <w:delText>60</w:delText>
        </w:r>
      </w:del>
      <w:r w:rsidR="00673E83">
        <w:rPr>
          <w:noProof/>
        </w:rPr>
        <w:fldChar w:fldCharType="end"/>
      </w:r>
      <w:bookmarkEnd w:id="3232"/>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A173A4" w:rsidP="00D20646">
      <w:pPr>
        <w:keepNext/>
      </w:pPr>
      <w:r>
        <w:rPr>
          <w:noProof/>
          <w:lang w:val="en-CA" w:eastAsia="en-CA"/>
        </w:rPr>
        <w:pict w14:anchorId="67477FD4">
          <v:shape id="_x0000_i1086" type="#_x0000_t75" style="width:386.55pt;height:296.4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235" w:author="Eric Boisvert" w:date="2016-03-26T14:06:00Z">
        <w:r w:rsidR="005960FA">
          <w:rPr>
            <w:noProof/>
          </w:rPr>
          <w:t>59</w:t>
        </w:r>
      </w:ins>
      <w:del w:id="3236"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A173A4"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237" w:author="Eric Boisvert" w:date="2016-03-26T14:06:00Z">
        <w:r w:rsidR="005960FA">
          <w:rPr>
            <w:noProof/>
          </w:rPr>
          <w:t>60</w:t>
        </w:r>
      </w:ins>
      <w:del w:id="3238"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239" w:name="BKM_0148DBC7_BEFE_411F_BDA0_ED2509780C45"/>
      <w:bookmarkEnd w:id="3239"/>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240" w:name="BKM_3201DCDD_D133_49AE_90CB_9F86F5B18ACE"/>
      <w:bookmarkStart w:id="3241" w:name="BKM_5AEA7724_2100_40A1_BA99_6516E4CE2A3E"/>
      <w:bookmarkStart w:id="3242" w:name="BKM_65E9638C_341E_4069_9C8F_D8BC2F8B7601"/>
      <w:bookmarkEnd w:id="3240"/>
      <w:bookmarkEnd w:id="3241"/>
      <w:bookmarkEnd w:id="3242"/>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243" w:name="BKM_08A92A70_F1F3_4B2A_9DC3_7E931F02BD38"/>
      <w:bookmarkStart w:id="3244" w:name="BKM_3F7EC057_E707_4A06_A6E3_17A0DD602106"/>
      <w:bookmarkEnd w:id="3243"/>
      <w:bookmarkEnd w:id="324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245" w:name="BKM_5D7D3A73_2BA5_4999_B2D9_B2638FD2E3F3"/>
      <w:bookmarkStart w:id="3246" w:name="BKM_7025CFD1_5818_4184_A744_DEA2C7504840"/>
      <w:bookmarkEnd w:id="3245"/>
      <w:bookmarkEnd w:id="3246"/>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247"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248" w:name="BKM_D8F0C163_8545_458E_90CD_CA5151787B07"/>
      <w:bookmarkStart w:id="3249" w:name="BKM_C37626AA_696F_429A_B16D_4833F8339B50"/>
      <w:bookmarkStart w:id="3250" w:name="BKM_8E0A8CD6_1952_49E4_ACE7_469172BABBA7"/>
      <w:bookmarkStart w:id="3251" w:name="BKM_498C83DB_DFDB_4234_B978_7C656FD73043"/>
      <w:bookmarkEnd w:id="3248"/>
      <w:bookmarkEnd w:id="3249"/>
      <w:bookmarkEnd w:id="3250"/>
      <w:bookmarkEnd w:id="3251"/>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A173A4">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252" w:author="Eric Boisvert" w:date="2016-03-26T14:06:00Z">
        <w:r w:rsidR="005960FA">
          <w:rPr>
            <w:noProof/>
          </w:rPr>
          <w:t>61</w:t>
        </w:r>
      </w:ins>
      <w:del w:id="3253"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254" w:name="BKM_D8139323_6092_443C_A360_3F3BE3361CC0"/>
      <w:bookmarkEnd w:id="3254"/>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255" w:name="BKM_9F55EEFA_C0E3_452C_8F3E_4601CB5BDD65"/>
      <w:bookmarkStart w:id="3256" w:name="BKM_B6CF2C95_A27D_49AD_BB55_36897A8B9A93"/>
      <w:bookmarkStart w:id="3257" w:name="BKM_C47055C6_23E4_4FE1_89C3_7EA3E53F016F"/>
      <w:bookmarkStart w:id="3258" w:name="BKM_BE3EB69A_2E9F_4015_9A53_7E29585ADF99"/>
      <w:bookmarkStart w:id="3259" w:name="BKM_D49811C3_C3B3_4361_989B_69411D4795BC"/>
      <w:bookmarkStart w:id="3260" w:name="BKM_6411C0D6_8DBF_4DB6_A7B6_ADED17047AE5"/>
      <w:bookmarkStart w:id="3261" w:name="BKM_2C450E0F_0DB6_4DEB_964F_DE2661303D3A"/>
      <w:bookmarkStart w:id="3262" w:name="BKM_5CAB0B26_2CE6_42AB_B2CE_2FA413E9F025"/>
      <w:bookmarkStart w:id="3263" w:name="BKM_FA6FE08B_7A03_4337_979E_0DF7D1B98F33"/>
      <w:bookmarkStart w:id="3264" w:name="BKM_922E2E10_A22B_488C_B866_3D68572C1248"/>
      <w:bookmarkEnd w:id="3255"/>
      <w:bookmarkEnd w:id="3256"/>
      <w:bookmarkEnd w:id="3257"/>
      <w:bookmarkEnd w:id="3258"/>
      <w:bookmarkEnd w:id="3259"/>
      <w:bookmarkEnd w:id="3260"/>
      <w:bookmarkEnd w:id="3261"/>
      <w:bookmarkEnd w:id="3262"/>
      <w:bookmarkEnd w:id="3263"/>
      <w:bookmarkEnd w:id="326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A173A4"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265" w:author="Eric Boisvert" w:date="2016-03-26T14:06:00Z">
        <w:r w:rsidR="005960FA">
          <w:rPr>
            <w:noProof/>
          </w:rPr>
          <w:t>62</w:t>
        </w:r>
      </w:ins>
      <w:del w:id="3266"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267" w:name="BKM_60CC5835_79D2_4A13_B4A8_D7D9DBF215A3"/>
      <w:bookmarkEnd w:id="3267"/>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268" w:name="BKM_50AAAF20_CB99_4ABC_9FAE_60AD6D1987FD"/>
      <w:bookmarkStart w:id="3269" w:name="BKM_15CC129A_078F_4F7E_80FD_248D1D0D33F2"/>
      <w:bookmarkEnd w:id="3268"/>
      <w:bookmarkEnd w:id="326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A173A4"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270" w:author="Eric Boisvert" w:date="2016-03-26T14:06:00Z">
        <w:r w:rsidR="005960FA">
          <w:rPr>
            <w:noProof/>
          </w:rPr>
          <w:t>63</w:t>
        </w:r>
      </w:ins>
      <w:del w:id="3271"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272" w:name="BKM_FDDB3C9C_445F_40FB_AB70_ED1438E267DC"/>
      <w:bookmarkEnd w:id="3272"/>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273" w:name="BKM_19D968ED_E9E9_4696_A463_9B8A89B9A29C"/>
      <w:bookmarkStart w:id="3274" w:name="BKM_A9E84D60_87E8_4274_B497_38C594525434"/>
      <w:bookmarkStart w:id="3275" w:name="BKM_F7EC3986_4D93_479D_BDAB_FDA23552D58F"/>
      <w:bookmarkStart w:id="3276" w:name="BKM_3788366B_341E_49F9_A366_57B90FBEF589"/>
      <w:bookmarkStart w:id="3277" w:name="BKM_472C9381_9698_46F2_8E04_2E603A1474CC"/>
      <w:bookmarkStart w:id="3278" w:name="BKM_33E4A038_4438_4CEF_A4A6_6E8349B6FDCC"/>
      <w:bookmarkEnd w:id="3273"/>
      <w:bookmarkEnd w:id="3274"/>
      <w:bookmarkEnd w:id="3275"/>
      <w:bookmarkEnd w:id="3276"/>
      <w:bookmarkEnd w:id="3277"/>
      <w:bookmarkEnd w:id="3278"/>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A173A4"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279"/>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280" w:author="Eric Boisvert" w:date="2016-03-26T14:06:00Z">
        <w:r w:rsidR="005960FA">
          <w:rPr>
            <w:noProof/>
          </w:rPr>
          <w:t>64</w:t>
        </w:r>
      </w:ins>
      <w:del w:id="3281"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282" w:name="BKM_E32F3F79_7117_4294_86FD_A68126B03F62"/>
      <w:bookmarkEnd w:id="3282"/>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283" w:name="BKM_76F0AF36_F011_4216_B99A_7C75820C7A2C"/>
      <w:bookmarkStart w:id="3284" w:name="BKM_B13360B8_167E_4DA8_A7B7_EA7DCABE7993"/>
      <w:bookmarkStart w:id="3285" w:name="_Toc445034220"/>
      <w:bookmarkEnd w:id="3283"/>
      <w:bookmarkEnd w:id="3284"/>
      <w:r>
        <w:t>Geologic Unit Details</w:t>
      </w:r>
      <w:bookmarkEnd w:id="3285"/>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A173A4"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286" w:author="Eric Boisvert" w:date="2016-03-26T14:06:00Z">
        <w:r w:rsidR="005960FA">
          <w:rPr>
            <w:noProof/>
          </w:rPr>
          <w:t>65</w:t>
        </w:r>
      </w:ins>
      <w:del w:id="3287"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288" w:name="BKM_E8CC2926_B007_4DFB_997F_F78EC469DF9A"/>
      <w:bookmarkEnd w:id="3288"/>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289"/>
      <w:r w:rsidRPr="00297011">
        <w:rPr>
          <w:lang w:val="en-CA"/>
        </w:rPr>
        <w:t xml:space="preserve">is independent </w:t>
      </w:r>
      <w:commentRangeEnd w:id="3289"/>
      <w:r>
        <w:rPr>
          <w:rStyle w:val="CommentReference"/>
        </w:rPr>
        <w:commentReference w:id="3289"/>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290" w:name="BKM_BB58E692_A1AE_4D52_B50D_8A8583AB1BE4"/>
      <w:bookmarkStart w:id="3291" w:name="BKM_31BF4296_6E8D_413D_AA94_37BAA601A4E2"/>
      <w:bookmarkStart w:id="3292" w:name="BKM_0CE007A8_3CE4_4605_997D_014E0E71F898"/>
      <w:bookmarkStart w:id="3293" w:name="BKM_4ACCDAB5_D34A_4312_AB32_2B6F03610F7A"/>
      <w:bookmarkStart w:id="3294" w:name="_Ref440802024"/>
      <w:bookmarkEnd w:id="3290"/>
      <w:bookmarkEnd w:id="3291"/>
      <w:bookmarkEnd w:id="3292"/>
      <w:bookmarkEnd w:id="3293"/>
      <w:r>
        <w:t>BeddingDescription</w:t>
      </w:r>
      <w:bookmarkEnd w:id="3294"/>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295" w:name="BKM_19472229_5BF0_45F8_BED6_B86B706423A9"/>
      <w:bookmarkEnd w:id="3295"/>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296"/>
      <w:r>
        <w:rPr>
          <w:lang w:val="en-CA"/>
        </w:rPr>
        <w:t>a term</w:t>
      </w:r>
      <w:commentRangeEnd w:id="3296"/>
      <w:r>
        <w:rPr>
          <w:rStyle w:val="CommentReference"/>
        </w:rPr>
        <w:commentReference w:id="3296"/>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297" w:name="BKM_B8E145AE_8356_455D_8AF6_DD01E80B774C"/>
      <w:bookmarkStart w:id="3298" w:name="BKM_8FB90A67_2503_406F_8326_44811B80D96C"/>
      <w:bookmarkStart w:id="3299" w:name="BKM_32D036C1_ECEB_4E0E_8D49_567109DB3963"/>
      <w:bookmarkStart w:id="3300" w:name="_Toc445034221"/>
      <w:bookmarkEnd w:id="3297"/>
      <w:bookmarkEnd w:id="3298"/>
      <w:bookmarkEnd w:id="3299"/>
      <w:r>
        <w:t>GeoSciML extension vocabularies</w:t>
      </w:r>
      <w:bookmarkEnd w:id="3300"/>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301" w:author="Eric Boisvert" w:date="2016-03-06T13:27:00Z">
        <w:r w:rsidR="004D34D6">
          <w:t xml:space="preserve">Table </w:t>
        </w:r>
        <w:r w:rsidR="004D34D6">
          <w:rPr>
            <w:noProof/>
          </w:rPr>
          <w:t>5</w:t>
        </w:r>
      </w:ins>
      <w:del w:id="3302"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303"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303"/>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304" w:name="_Ref432948522"/>
      <w:bookmarkStart w:id="3305" w:name="_Toc445034222"/>
      <w:r w:rsidRPr="00D12552">
        <w:rPr>
          <w:lang w:val="en-CA"/>
        </w:rPr>
        <w:t xml:space="preserve">GeoSciML </w:t>
      </w:r>
      <w:r>
        <w:rPr>
          <w:lang w:val="en-CA"/>
        </w:rPr>
        <w:t>GeologicTime</w:t>
      </w:r>
      <w:r w:rsidRPr="00D12552">
        <w:rPr>
          <w:lang w:val="en-CA"/>
        </w:rPr>
        <w:t xml:space="preserve"> </w:t>
      </w:r>
      <w:ins w:id="3306" w:author="Eric Boisvert" w:date="2015-11-03T05:15:00Z">
        <w:r w:rsidR="004F0DC1">
          <w:rPr>
            <w:lang w:val="en-CA"/>
          </w:rPr>
          <w:t xml:space="preserve">Abstract </w:t>
        </w:r>
      </w:ins>
      <w:r w:rsidRPr="00D12552">
        <w:rPr>
          <w:lang w:val="en-CA"/>
        </w:rPr>
        <w:t>Requirements Class</w:t>
      </w:r>
      <w:bookmarkEnd w:id="3304"/>
      <w:bookmarkEnd w:id="330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A173A4"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07" w:author="Eric Boisvert" w:date="2016-03-26T14:06:00Z">
        <w:r w:rsidR="005960FA">
          <w:rPr>
            <w:noProof/>
          </w:rPr>
          <w:t>66</w:t>
        </w:r>
      </w:ins>
      <w:del w:id="330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A173A4"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309" w:author="Eric Boisvert" w:date="2016-03-26T14:06:00Z">
        <w:r w:rsidR="005960FA">
          <w:rPr>
            <w:noProof/>
          </w:rPr>
          <w:t>67</w:t>
        </w:r>
      </w:ins>
      <w:del w:id="331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311" w:name="_Toc445034223"/>
      <w:r w:rsidRPr="008F4E9C">
        <w:t>Global Boundary Stratotype Sections and Points</w:t>
      </w:r>
      <w:bookmarkEnd w:id="331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A173A4"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312" w:author="Eric Boisvert" w:date="2016-03-26T14:06:00Z">
        <w:r w:rsidR="005960FA">
          <w:rPr>
            <w:noProof/>
          </w:rPr>
          <w:t>68</w:t>
        </w:r>
      </w:ins>
      <w:del w:id="3313"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A173A4"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314" w:author="Eric Boisvert" w:date="2016-03-26T14:06:00Z">
        <w:r w:rsidR="005960FA">
          <w:rPr>
            <w:noProof/>
          </w:rPr>
          <w:t>69</w:t>
        </w:r>
      </w:ins>
      <w:del w:id="3315"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316"/>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316"/>
      <w:r>
        <w:rPr>
          <w:rStyle w:val="CommentReference"/>
        </w:rPr>
        <w:commentReference w:id="3316"/>
      </w:r>
    </w:p>
    <w:p w14:paraId="25A5D343" w14:textId="6B08E83F" w:rsidR="00821F1F" w:rsidRDefault="009328CD" w:rsidP="00D20646">
      <w:pPr>
        <w:pStyle w:val="Heading5"/>
        <w:rPr>
          <w:lang w:val="en-CA"/>
        </w:rPr>
      </w:pPr>
      <w:bookmarkStart w:id="3317" w:name="BKM_58D632CF_BB56_4A60_B802_C78FC42B4B0D"/>
      <w:bookmarkEnd w:id="3317"/>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318" w:name="BKM_B8B6E400_425B_496D_997B_63F3369FC8C6"/>
      <w:bookmarkStart w:id="3319" w:name="BKM_0A8B18AD_F79E_4E63_8D17_DE2C48F3AF42"/>
      <w:bookmarkStart w:id="3320" w:name="BKM_F023F8DE_07B5_4FF5_8335_917836DF40EC"/>
      <w:bookmarkEnd w:id="3318"/>
      <w:bookmarkEnd w:id="3319"/>
      <w:bookmarkEnd w:id="3320"/>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A173A4"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321" w:author="Eric Boisvert" w:date="2016-03-26T14:06:00Z">
        <w:r w:rsidR="005960FA">
          <w:rPr>
            <w:noProof/>
          </w:rPr>
          <w:t>70</w:t>
        </w:r>
      </w:ins>
      <w:del w:id="3322"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323" w:name="BKM_1C0FB01B_F4A6_4733_BA06_87BA9B2415C9"/>
      <w:bookmarkStart w:id="3324" w:name="BKM_FF29DAEB_3E4E_4D00_B3A1_D0E4D913A1D2"/>
      <w:bookmarkStart w:id="3325" w:name="BKM_2769F637_48D7_42F4_B567_915886458F2C"/>
      <w:bookmarkStart w:id="3326" w:name="BKM_DAEF393B_8D05_4043_87C1_9038BA957915"/>
      <w:bookmarkStart w:id="3327" w:name="BKM_45E678ED_7B83_4A86_A4BD_BC55352F39D9"/>
      <w:bookmarkStart w:id="3328" w:name="_Toc445034224"/>
      <w:bookmarkEnd w:id="3323"/>
      <w:bookmarkEnd w:id="3324"/>
      <w:bookmarkEnd w:id="3325"/>
      <w:bookmarkEnd w:id="3326"/>
      <w:bookmarkEnd w:id="3327"/>
      <w:r>
        <w:t>Temporal Reference System</w:t>
      </w:r>
      <w:bookmarkEnd w:id="332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A173A4"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329" w:author="Eric Boisvert" w:date="2016-03-26T14:06:00Z">
        <w:r w:rsidR="005960FA">
          <w:rPr>
            <w:noProof/>
          </w:rPr>
          <w:t>71</w:t>
        </w:r>
      </w:ins>
      <w:del w:id="3330"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331"/>
      <w:r w:rsidR="00B0615B">
        <w:t xml:space="preserve">The association of an era with a stratotype is optional.  In the GSSP approach recommended by ICS for the Global </w:t>
      </w:r>
      <w:commentRangeEnd w:id="3331"/>
      <w:r w:rsidR="001B130F">
        <w:rPr>
          <w:rStyle w:val="CommentReference"/>
        </w:rPr>
        <w:commentReference w:id="3331"/>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332"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333"/>
            <w:r w:rsidR="00825468">
              <w:rPr>
                <w:rStyle w:val="reqtext"/>
                <w:lang w:val="en-CA"/>
              </w:rPr>
              <w:t>transitive member</w:t>
            </w:r>
            <w:commentRangeEnd w:id="3333"/>
            <w:r w:rsidR="00825468">
              <w:rPr>
                <w:rStyle w:val="CommentReference"/>
                <w:rFonts w:ascii="Times New Roman" w:eastAsia="Times New Roman" w:hAnsi="Times New Roman"/>
                <w:lang w:val="en-US" w:eastAsia="en-US"/>
              </w:rPr>
              <w:commentReference w:id="3333"/>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pPr>
        <w:pStyle w:val="Heading5"/>
        <w:pPrChange w:id="3334" w:author="Eric Boisvert" w:date="2016-03-25T12:50:00Z">
          <w:pPr/>
        </w:pPrChange>
      </w:pPr>
      <w:r w:rsidRPr="00EA7BCE">
        <w:t>Group</w:t>
      </w:r>
    </w:p>
    <w:p w14:paraId="3C68AB9D" w14:textId="77777777" w:rsidR="00CF0A2E" w:rsidRDefault="00CF0A2E" w:rsidP="00B0615B">
      <w:pPr>
        <w:rPr>
          <w:ins w:id="3335"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336"/>
      <w:r>
        <w:rPr>
          <w:lang w:val="en-CA"/>
        </w:rPr>
        <w:t>s</w:t>
      </w:r>
      <w:r w:rsidRPr="00D970E9">
        <w:rPr>
          <w:lang w:val="en-CA"/>
        </w:rPr>
        <w:t>tart</w:t>
      </w:r>
      <w:commentRangeEnd w:id="3336"/>
      <w:r>
        <w:rPr>
          <w:rStyle w:val="CommentReference"/>
          <w:b w:val="0"/>
          <w:bCs w:val="0"/>
          <w:i w:val="0"/>
          <w:iCs w:val="0"/>
        </w:rPr>
        <w:commentReference w:id="3336"/>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337" w:name="BKM_63ECF066_EE03_4253_8744_0F86D06238D4"/>
      <w:bookmarkStart w:id="3338" w:name="BKM_87370C48_A777_490F_8AD5_7B430EEB4CC8"/>
      <w:bookmarkStart w:id="3339" w:name="BKM_229122EC_1DA3_4235_81D3_26787B18C5E7"/>
      <w:bookmarkStart w:id="3340" w:name="_Toc445034225"/>
      <w:bookmarkEnd w:id="3337"/>
      <w:bookmarkEnd w:id="3338"/>
      <w:bookmarkEnd w:id="3339"/>
      <w:r>
        <w:t>Time scale</w:t>
      </w:r>
      <w:bookmarkEnd w:id="334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A173A4"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341" w:author="Eric Boisvert" w:date="2016-03-26T14:06:00Z">
        <w:r w:rsidR="005960FA">
          <w:rPr>
            <w:noProof/>
          </w:rPr>
          <w:t>72</w:t>
        </w:r>
      </w:ins>
      <w:del w:id="3342"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A173A4"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343" w:author="Eric Boisvert" w:date="2016-03-26T14:06:00Z">
        <w:r w:rsidR="005960FA">
          <w:rPr>
            <w:noProof/>
          </w:rPr>
          <w:t>73</w:t>
        </w:r>
      </w:ins>
      <w:del w:id="3344"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345" w:name="BKM_87E807D4_B547_4527_95DA_3886362CC5FC"/>
      <w:bookmarkEnd w:id="3345"/>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346" w:name="BKM_84F1004A_AA50_459B_B70A_65E13CA8B294"/>
      <w:bookmarkEnd w:id="3346"/>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A173A4" w:rsidP="00C343CA">
      <w:pPr>
        <w:keepNext/>
      </w:pPr>
      <w:r>
        <w:rPr>
          <w:noProof/>
          <w:lang w:val="en-CA" w:eastAsia="en-CA"/>
        </w:rPr>
        <w:lastRenderedPageBreak/>
        <w:pict w14:anchorId="1938F27F">
          <v:shape id="_x0000_i1101" type="#_x0000_t75" style="width:6in;height:471.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347" w:author="Eric Boisvert" w:date="2016-03-26T14:06:00Z">
        <w:r w:rsidR="005960FA">
          <w:rPr>
            <w:noProof/>
          </w:rPr>
          <w:t>74</w:t>
        </w:r>
      </w:ins>
      <w:del w:id="3348"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349" w:author="Eric Boisvert" w:date="2016-03-06T13:27:00Z">
        <w:r w:rsidR="004D34D6">
          <w:t xml:space="preserve">Figure </w:t>
        </w:r>
        <w:r w:rsidR="004D34D6">
          <w:rPr>
            <w:noProof/>
          </w:rPr>
          <w:t>75</w:t>
        </w:r>
      </w:ins>
      <w:del w:id="3350"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A173A4"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351" w:name="_Ref440945032"/>
      <w:r>
        <w:t xml:space="preserve">Figure </w:t>
      </w:r>
      <w:r>
        <w:fldChar w:fldCharType="begin"/>
      </w:r>
      <w:r>
        <w:instrText xml:space="preserve"> SEQ Figure \* ARABIC </w:instrText>
      </w:r>
      <w:r>
        <w:fldChar w:fldCharType="separate"/>
      </w:r>
      <w:ins w:id="3352" w:author="Eric Boisvert" w:date="2016-03-26T14:06:00Z">
        <w:r w:rsidR="005960FA">
          <w:rPr>
            <w:noProof/>
          </w:rPr>
          <w:t>75</w:t>
        </w:r>
      </w:ins>
      <w:del w:id="3353" w:author="Eric Boisvert" w:date="2016-03-06T13:27:00Z">
        <w:r w:rsidR="0085617E" w:rsidDel="004D34D6">
          <w:rPr>
            <w:noProof/>
          </w:rPr>
          <w:delText>77</w:delText>
        </w:r>
      </w:del>
      <w:r>
        <w:fldChar w:fldCharType="end"/>
      </w:r>
      <w:bookmarkEnd w:id="3351"/>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A173A4" w:rsidP="00C343CA">
      <w:r>
        <w:rPr>
          <w:noProof/>
          <w:lang w:val="en-CA" w:eastAsia="en-CA"/>
        </w:rPr>
        <w:lastRenderedPageBreak/>
        <w:pict w14:anchorId="344623C1">
          <v:shape id="_x0000_i1103" type="#_x0000_t75" style="width:278.9pt;height:327.1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354" w:name="_Toc445034226"/>
      <w:r>
        <w:t>Geologic time</w:t>
      </w:r>
      <w:r w:rsidR="00B42641">
        <w:t xml:space="preserve"> vocabularies</w:t>
      </w:r>
      <w:bookmarkEnd w:id="3354"/>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355" w:author="Eric Boisvert" w:date="2016-03-06T13:27:00Z">
        <w:r w:rsidR="004D34D6">
          <w:t xml:space="preserve">Table </w:t>
        </w:r>
        <w:r w:rsidR="004D34D6">
          <w:rPr>
            <w:noProof/>
          </w:rPr>
          <w:t>6</w:t>
        </w:r>
      </w:ins>
      <w:del w:id="3356"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357"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35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358"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35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A173A4"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59" w:author="Eric Boisvert" w:date="2016-03-26T14:06:00Z">
        <w:r w:rsidR="005960FA">
          <w:rPr>
            <w:noProof/>
          </w:rPr>
          <w:t>76</w:t>
        </w:r>
      </w:ins>
      <w:del w:id="3360"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A173A4"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61" w:author="Eric Boisvert" w:date="2016-03-26T14:06:00Z">
        <w:r w:rsidR="005960FA">
          <w:rPr>
            <w:noProof/>
          </w:rPr>
          <w:t>77</w:t>
        </w:r>
      </w:ins>
      <w:del w:id="3362"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363" w:name="_Toc445034228"/>
      <w:r>
        <w:rPr>
          <w:lang w:val="en-CA"/>
        </w:rPr>
        <w:t>Borehole</w:t>
      </w:r>
      <w:bookmarkEnd w:id="3363"/>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A173A4"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64" w:author="Eric Boisvert" w:date="2016-03-26T14:06:00Z">
        <w:r w:rsidR="005960FA">
          <w:rPr>
            <w:noProof/>
          </w:rPr>
          <w:t>78</w:t>
        </w:r>
      </w:ins>
      <w:del w:id="3365"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7BFE172" w:rsidR="008B1DC6" w:rsidRDefault="008B1DC6" w:rsidP="008B1DC6">
      <w:pPr>
        <w:keepNext/>
        <w:rPr>
          <w:ins w:id="3366" w:author="Eric Boisvert" w:date="2016-03-25T13:08:00Z"/>
          <w:noProof/>
          <w:lang w:val="en-CA" w:eastAsia="en-CA"/>
        </w:rPr>
      </w:pPr>
    </w:p>
    <w:p w14:paraId="72C112B5" w14:textId="18D7BED0" w:rsidR="00745739" w:rsidRDefault="00A173A4" w:rsidP="008B1DC6">
      <w:pPr>
        <w:keepNext/>
      </w:pPr>
      <w:ins w:id="3367" w:author="Eric Boisvert" w:date="2016-03-25T13:08:00Z">
        <w:r>
          <w:pict w14:anchorId="703301F9">
            <v:shape id="_x0000_i1107" type="#_x0000_t75" style="width:6in;height:277.5pt">
              <v:imagedata r:id="rId98"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368" w:author="Eric Boisvert" w:date="2016-03-26T14:06:00Z">
        <w:r w:rsidR="005960FA">
          <w:rPr>
            <w:noProof/>
          </w:rPr>
          <w:t>79</w:t>
        </w:r>
      </w:ins>
      <w:del w:id="3369"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370" w:name="BKM_A12417ED_F0A6_4403_85AA_20F080BAB4D5"/>
      <w:bookmarkEnd w:id="337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3371"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372" w:name="BKM_25F49F60_E3B5_4649_859A_CB23C16B4FDD"/>
      <w:bookmarkStart w:id="3373" w:name="BKM_D18D7519_9180_4B84_84F3_D595F9367FF9"/>
      <w:bookmarkStart w:id="3374" w:name="BKM_E2471C2A_7288_4681_B62D_57416C5AAFFF"/>
      <w:bookmarkStart w:id="3375" w:name="BKM_C67677C2_A392_4DF9_BEE3_2543E744EE8A"/>
      <w:bookmarkEnd w:id="3372"/>
      <w:bookmarkEnd w:id="3373"/>
      <w:bookmarkEnd w:id="3374"/>
      <w:bookmarkEnd w:id="337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376" w:name="_Ref443827761"/>
      <w:r>
        <w:rPr>
          <w:lang w:val="en-CA"/>
        </w:rPr>
        <w:t>BoreholeInterval</w:t>
      </w:r>
      <w:bookmarkEnd w:id="3376"/>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52F6C02A" w:rsidR="008B1DC6" w:rsidRDefault="008B1DC6" w:rsidP="008B1DC6">
      <w:pPr>
        <w:keepNext/>
        <w:rPr>
          <w:ins w:id="3377" w:author="Eric Boisvert" w:date="2016-03-25T16:40:00Z"/>
          <w:noProof/>
          <w:lang w:val="en-CA" w:eastAsia="en-CA"/>
        </w:rPr>
      </w:pPr>
    </w:p>
    <w:p w14:paraId="521D6CB5" w14:textId="35D1F6D3" w:rsidR="00E62D87" w:rsidRDefault="00A173A4" w:rsidP="008B1DC6">
      <w:pPr>
        <w:keepNext/>
      </w:pPr>
      <w:ins w:id="3378" w:author="Eric Boisvert" w:date="2016-03-25T16:43:00Z">
        <w:r>
          <w:pict w14:anchorId="7C3E7E6D">
            <v:shape id="_x0000_i1108" type="#_x0000_t75" style="width:6in;height:315.25pt">
              <v:imagedata r:id="rId99" o:title=""/>
            </v:shape>
          </w:pict>
        </w:r>
      </w:ins>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379" w:author="Eric Boisvert" w:date="2016-03-26T14:06:00Z">
        <w:r w:rsidR="005960FA">
          <w:rPr>
            <w:noProof/>
          </w:rPr>
          <w:t>80</w:t>
        </w:r>
      </w:ins>
      <w:del w:id="3380"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lastRenderedPageBreak/>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3381"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382" w:name="BKM_73DD4A6D_1BCE_421F_B6B6_00A34E56B7BC"/>
      <w:bookmarkStart w:id="3383" w:name="BKM_C7D17ABA_A07A_45C4_8096_F592A2DCBF59"/>
      <w:bookmarkStart w:id="3384" w:name="BKM_7AC10AA1_3FE2_4E49_AD1F_C27423759ACA"/>
      <w:bookmarkStart w:id="3385" w:name="BKM_E1DEAC71_7DFE_439E_9E4B_2C2A15DE8E14"/>
      <w:bookmarkStart w:id="3386" w:name="BKM_DEBFAE1D_DC46_4CB5_8920_4391F9626B7A"/>
      <w:bookmarkStart w:id="3387" w:name="BKM_EB3A6321_4939_429E_A4B6_C36556700F0A"/>
      <w:bookmarkEnd w:id="3382"/>
      <w:bookmarkEnd w:id="3383"/>
      <w:bookmarkEnd w:id="3384"/>
      <w:bookmarkEnd w:id="3385"/>
      <w:bookmarkEnd w:id="3386"/>
      <w:bookmarkEnd w:id="3387"/>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388"/>
            <w:r>
              <w:rPr>
                <w:rStyle w:val="reqtext"/>
                <w:lang w:val="en-CA"/>
              </w:rPr>
              <w:t>Coordinate Reference System of interval geometries SHALL use an appropriate 1D CRS</w:t>
            </w:r>
            <w:commentRangeEnd w:id="3388"/>
            <w:r>
              <w:rPr>
                <w:rStyle w:val="CommentReference"/>
                <w:rFonts w:ascii="Times New Roman" w:eastAsia="Times New Roman" w:hAnsi="Times New Roman"/>
                <w:lang w:val="en-US" w:eastAsia="en-US"/>
              </w:rPr>
              <w:commentReference w:id="3388"/>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A173A4"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A173A4" w:rsidP="00D20646">
      <w:pPr>
        <w:keepNext/>
      </w:pPr>
      <w:r>
        <w:rPr>
          <w:noProof/>
          <w:lang w:val="en-CA" w:eastAsia="en-CA"/>
        </w:rPr>
        <w:lastRenderedPageBreak/>
        <w:pict w14:anchorId="1B3E3BC6">
          <v:shape id="_x0000_i1109" type="#_x0000_t75" style="width:409.6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389" w:author="Eric Boisvert" w:date="2016-03-26T14:06:00Z">
        <w:r w:rsidR="005960FA">
          <w:rPr>
            <w:noProof/>
          </w:rPr>
          <w:t>81</w:t>
        </w:r>
      </w:ins>
      <w:del w:id="3390"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A173A4">
      <w:pPr>
        <w:keepNext/>
        <w:pPrChange w:id="3391" w:author="Eric Boisvert" w:date="2016-01-19T19:09:00Z">
          <w:pPr/>
        </w:pPrChange>
      </w:pPr>
      <w:r>
        <w:lastRenderedPageBreak/>
        <w:pict w14:anchorId="3009B22B">
          <v:shape id="_x0000_i1110"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392" w:author="Eric Boisvert" w:date="2016-03-26T14:06:00Z">
        <w:r w:rsidR="005960FA">
          <w:rPr>
            <w:noProof/>
          </w:rPr>
          <w:t>82</w:t>
        </w:r>
      </w:ins>
      <w:del w:id="3393"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A173A4" w:rsidP="00D30B51">
      <w:pPr>
        <w:keepNext/>
      </w:pPr>
      <w:r>
        <w:rPr>
          <w:noProof/>
          <w:lang w:val="en-CA" w:eastAsia="en-CA"/>
        </w:rPr>
        <w:lastRenderedPageBreak/>
        <w:pict w14:anchorId="519B4BD7">
          <v:shape id="_x0000_i1111"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4" w:author="Eric Boisvert" w:date="2016-03-26T14:06:00Z">
        <w:r w:rsidR="005960FA">
          <w:rPr>
            <w:noProof/>
          </w:rPr>
          <w:t>83</w:t>
        </w:r>
      </w:ins>
      <w:del w:id="3395"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396" w:name="BKM_DD9713AD_C742_4E77_9937_E79AF8E3F761"/>
      <w:bookmarkEnd w:id="3396"/>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397" w:name="BKM_138D3390_B811_48AF_8A06_0C7EE945A325"/>
      <w:bookmarkStart w:id="3398" w:name="BKM_7C64B668_6255_4F21_934B_ED8983B04D0C"/>
      <w:bookmarkStart w:id="3399" w:name="BKM_0C4AECF7_73FF_44BA_9AA0_74A2155E1FB1"/>
      <w:bookmarkStart w:id="3400" w:name="BKM_405E5965_47DE_4F32_A8CF_BBB50354D56F"/>
      <w:bookmarkStart w:id="3401" w:name="BKM_8793A391_7A4C_4EEB_B8CF_F9D3F0D2716E"/>
      <w:bookmarkStart w:id="3402" w:name="BKM_3186C02E_BB7D_4207_BBD4_E76B02D0C894"/>
      <w:bookmarkStart w:id="3403" w:name="BKM_88BD49B2_8659_4CF8_BF4A_6EB59EB7D01A"/>
      <w:bookmarkStart w:id="3404" w:name="BKM_EDF197A9_47A0_4D71_AC33_859957294ED6"/>
      <w:bookmarkStart w:id="3405" w:name="BKM_F8F0AC0D_621F_42A5_92B3_5F5CC6F39AD8"/>
      <w:bookmarkEnd w:id="3397"/>
      <w:bookmarkEnd w:id="3398"/>
      <w:bookmarkEnd w:id="3399"/>
      <w:bookmarkEnd w:id="3400"/>
      <w:bookmarkEnd w:id="3401"/>
      <w:bookmarkEnd w:id="3402"/>
      <w:bookmarkEnd w:id="3403"/>
      <w:bookmarkEnd w:id="3404"/>
      <w:bookmarkEnd w:id="340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A173A4" w:rsidP="00B3403C">
      <w:pPr>
        <w:keepNext/>
      </w:pPr>
      <w:r>
        <w:rPr>
          <w:noProof/>
          <w:lang w:val="en-CA" w:eastAsia="en-CA"/>
        </w:rPr>
        <w:pict w14:anchorId="45010DFF">
          <v:shape id="_x0000_i1112" type="#_x0000_t75" style="width:36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406" w:author="Eric Boisvert" w:date="2016-03-26T14:06:00Z">
        <w:r w:rsidR="005960FA">
          <w:rPr>
            <w:noProof/>
          </w:rPr>
          <w:t>84</w:t>
        </w:r>
      </w:ins>
      <w:del w:id="3407"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41E2A19A" w:rsidR="007C69FE" w:rsidDel="00F8603E" w:rsidRDefault="007C69FE" w:rsidP="00F8603E">
      <w:pPr>
        <w:rPr>
          <w:del w:id="3408"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3409" w:author="Eric Boisvert" w:date="2016-03-25T16:50:00Z">
        <w:r w:rsidRPr="007C69FE" w:rsidDel="00F8603E">
          <w:rPr>
            <w:lang w:val="en-CA"/>
          </w:rPr>
          <w:delText>If no GM_Point is available, a</w:delText>
        </w:r>
        <w:r w:rsidDel="00F8603E">
          <w:rPr>
            <w:lang w:val="en-CA"/>
          </w:rPr>
          <w:delText xml:space="preserve">n OGC nil value </w:delText>
        </w:r>
      </w:del>
      <w:del w:id="3410" w:author="Eric Boisvert" w:date="2016-03-25T16:47:00Z">
        <w:r w:rsidDel="00F8603E">
          <w:rPr>
            <w:lang w:val="en-CA"/>
          </w:rPr>
          <w:delText xml:space="preserve">should </w:delText>
        </w:r>
      </w:del>
      <w:del w:id="3411"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3412"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3413" w:author="Eric Boisvert" w:date="2016-03-25T16:50:00Z"/>
                <w:rStyle w:val="requri"/>
                <w:lang w:val="en-CA"/>
              </w:rPr>
              <w:pPrChange w:id="3414" w:author="Eric Boisvert" w:date="2016-03-25T16:50:00Z">
                <w:pPr>
                  <w:pStyle w:val="Tabletext10"/>
                </w:pPr>
              </w:pPrChange>
            </w:pPr>
            <w:del w:id="341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3416" w:author="Eric Boisvert" w:date="2016-03-25T16:50:00Z"/>
                <w:rStyle w:val="reqtext"/>
                <w:lang w:val="en-CA"/>
              </w:rPr>
              <w:pPrChange w:id="3417" w:author="Eric Boisvert" w:date="2016-03-25T16:50:00Z">
                <w:pPr>
                  <w:pStyle w:val="Tabletext10"/>
                  <w:jc w:val="left"/>
                </w:pPr>
              </w:pPrChange>
            </w:pPr>
            <w:del w:id="3418"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3419" w:author="Eric Boisvert" w:date="2016-03-25T16:50:00Z"/>
        </w:rPr>
      </w:pPr>
    </w:p>
    <w:p w14:paraId="0F2DB809" w14:textId="10F7F772" w:rsidR="007C69FE" w:rsidRDefault="007C69FE" w:rsidP="00F8603E">
      <w:pPr>
        <w:rPr>
          <w:lang w:val="en-CA"/>
        </w:rPr>
      </w:pPr>
      <w:del w:id="3420"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3421" w:author="Eric Boisvert" w:date="2016-03-25T16:50:00Z"/>
          <w:lang w:val="en-CA"/>
        </w:rPr>
      </w:pPr>
      <w:del w:id="3422"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3423"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3424" w:author="Eric Boisvert" w:date="2016-03-25T16:50:00Z"/>
                <w:rStyle w:val="requri"/>
                <w:lang w:val="en-CA"/>
              </w:rPr>
            </w:pPr>
            <w:del w:id="342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3426" w:author="Eric Boisvert" w:date="2016-03-25T16:50:00Z"/>
                <w:rStyle w:val="reqtext"/>
                <w:lang w:val="en-CA"/>
              </w:rPr>
            </w:pPr>
            <w:del w:id="3427"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3428"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3429"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3430" w:author="Eric Boisvert" w:date="2016-03-25T16:50:00Z"/>
          <w:lang w:val="en-CA"/>
        </w:rPr>
      </w:pPr>
      <w:ins w:id="3431"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3432"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3433" w:author="Eric Boisvert" w:date="2016-03-25T16:50:00Z"/>
                <w:rStyle w:val="requri"/>
                <w:lang w:val="en-CA"/>
              </w:rPr>
            </w:pPr>
            <w:ins w:id="3434"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777777" w:rsidR="00F8603E" w:rsidRPr="00D12552" w:rsidRDefault="00F8603E" w:rsidP="00A25212">
            <w:pPr>
              <w:pStyle w:val="Tabletext10"/>
              <w:jc w:val="left"/>
              <w:rPr>
                <w:ins w:id="3435" w:author="Eric Boisvert" w:date="2016-03-25T16:50:00Z"/>
                <w:rStyle w:val="reqtext"/>
                <w:lang w:val="en-CA"/>
              </w:rPr>
            </w:pPr>
            <w:ins w:id="3436"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p>
        </w:tc>
      </w:tr>
    </w:tbl>
    <w:p w14:paraId="603A75D6" w14:textId="77777777" w:rsidR="00F8603E" w:rsidRPr="007C69FE" w:rsidRDefault="00F8603E" w:rsidP="00F8603E">
      <w:pPr>
        <w:rPr>
          <w:ins w:id="3437" w:author="Eric Boisvert" w:date="2016-03-25T16:50:00Z"/>
        </w:rPr>
      </w:pPr>
    </w:p>
    <w:p w14:paraId="3DC787B5" w14:textId="77777777" w:rsidR="00F8603E" w:rsidRDefault="00F8603E" w:rsidP="00F8603E">
      <w:pPr>
        <w:rPr>
          <w:ins w:id="3438" w:author="Eric Boisvert" w:date="2016-03-25T16:50:00Z"/>
          <w:lang w:val="en-CA"/>
        </w:rPr>
      </w:pPr>
      <w:ins w:id="3439"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3440" w:author="Eric Boisvert" w:date="2016-03-25T16:50:00Z"/>
        </w:rPr>
      </w:pPr>
    </w:p>
    <w:p w14:paraId="6409361F" w14:textId="77777777" w:rsidR="00F8603E" w:rsidRPr="007C69FE" w:rsidRDefault="00F8603E" w:rsidP="00F8603E">
      <w:pPr>
        <w:rPr>
          <w:ins w:id="3441" w:author="Eric Boisvert" w:date="2016-03-25T16:50:00Z"/>
          <w:lang w:val="en-CA"/>
        </w:rPr>
      </w:pPr>
      <w:ins w:id="3442"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3443"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3444" w:author="Eric Boisvert" w:date="2016-03-25T16:50:00Z"/>
                <w:rStyle w:val="requri"/>
                <w:lang w:val="en-CA"/>
              </w:rPr>
            </w:pPr>
            <w:ins w:id="3445"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3446" w:author="Eric Boisvert" w:date="2016-03-25T16:50:00Z"/>
                <w:rStyle w:val="reqtext"/>
                <w:lang w:val="en-CA"/>
              </w:rPr>
            </w:pPr>
            <w:ins w:id="3447"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448" w:author="Eric Boisvert" w:date="2016-03-06T13:27:00Z">
        <w:r w:rsidR="004D34D6">
          <w:t xml:space="preserve">Table </w:t>
        </w:r>
        <w:r w:rsidR="004D34D6">
          <w:rPr>
            <w:noProof/>
          </w:rPr>
          <w:t>7</w:t>
        </w:r>
      </w:ins>
      <w:del w:id="3449"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450"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450"/>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451" w:name="_Toc445034229"/>
      <w:r>
        <w:t xml:space="preserve">Positioning </w:t>
      </w:r>
      <w:ins w:id="3452" w:author="Eric Boisvert" w:date="2016-03-13T16:37:00Z">
        <w:r w:rsidR="00283487">
          <w:t xml:space="preserve">sampling </w:t>
        </w:r>
      </w:ins>
      <w:r>
        <w:t>features and observations in context of boreholes.</w:t>
      </w:r>
      <w:bookmarkEnd w:id="3451"/>
    </w:p>
    <w:p w14:paraId="0A738C83" w14:textId="77777777" w:rsidR="00BF4FFB" w:rsidRDefault="00BF4FFB" w:rsidP="00FD7CA9">
      <w:pPr>
        <w:rPr>
          <w:ins w:id="3453" w:author="Eric Boisvert" w:date="2016-03-20T14:43:00Z"/>
        </w:rPr>
      </w:pPr>
    </w:p>
    <w:p w14:paraId="4BAB9167" w14:textId="16DD4429" w:rsidR="009C2925" w:rsidRDefault="00E12ECA" w:rsidP="00FD7CA9">
      <w:pPr>
        <w:rPr>
          <w:ins w:id="3454" w:author="Eric Boisvert" w:date="2016-03-26T13:31:00Z"/>
        </w:rPr>
      </w:pPr>
      <w:ins w:id="3455" w:author="Eric Boisvert" w:date="2016-03-20T11:07:00Z">
        <w:r>
          <w:t xml:space="preserve">Conceptually, we can consider </w:t>
        </w:r>
        <w:r w:rsidR="00C45032">
          <w:t xml:space="preserve">drilling </w:t>
        </w:r>
      </w:ins>
      <w:ins w:id="3456" w:author="Eric Boisvert" w:date="2016-03-20T11:29:00Z">
        <w:r w:rsidR="00C45032">
          <w:t>a</w:t>
        </w:r>
      </w:ins>
      <w:ins w:id="3457" w:author="Eric Boisvert" w:date="2016-03-20T11:07:00Z">
        <w:r>
          <w:t>s a form of sampling, which definitively is when core</w:t>
        </w:r>
      </w:ins>
      <w:ins w:id="3458" w:author="Eric Boisvert" w:date="2016-03-20T11:28:00Z">
        <w:r w:rsidR="00C45032">
          <w:t>s</w:t>
        </w:r>
      </w:ins>
      <w:ins w:id="3459" w:author="Eric Boisvert" w:date="2016-03-20T11:07:00Z">
        <w:r>
          <w:t xml:space="preserve"> are extracted.  Even if measurement</w:t>
        </w:r>
      </w:ins>
      <w:ins w:id="3460" w:author="Eric Boisvert" w:date="2016-03-20T11:09:00Z">
        <w:r>
          <w:t>s</w:t>
        </w:r>
      </w:ins>
      <w:ins w:id="3461" w:author="Eric Boisvert" w:date="2016-03-20T11:07:00Z">
        <w:r>
          <w:t xml:space="preserve"> are taken directly in the borehole, it </w:t>
        </w:r>
      </w:ins>
      <w:ins w:id="3462" w:author="Eric Boisvert" w:date="2016-03-20T11:09:00Z">
        <w:r>
          <w:t>can still be considered as</w:t>
        </w:r>
      </w:ins>
      <w:ins w:id="3463" w:author="Eric Boisvert" w:date="2016-03-20T11:11:00Z">
        <w:r>
          <w:t xml:space="preserve"> </w:t>
        </w:r>
      </w:ins>
      <w:ins w:id="3464" w:author="Eric Boisvert" w:date="2016-03-20T12:31:00Z">
        <w:r w:rsidR="0081048A">
          <w:t>using</w:t>
        </w:r>
      </w:ins>
      <w:ins w:id="3465" w:author="Eric Boisvert" w:date="2016-03-20T11:09:00Z">
        <w:r>
          <w:t xml:space="preserve"> a</w:t>
        </w:r>
      </w:ins>
      <w:ins w:id="3466" w:author="Eric Boisvert" w:date="2016-03-20T11:11:00Z">
        <w:r>
          <w:t>n</w:t>
        </w:r>
      </w:ins>
      <w:ins w:id="3467" w:author="Eric Boisvert" w:date="2016-03-20T11:09:00Z">
        <w:r>
          <w:t xml:space="preserve"> </w:t>
        </w:r>
      </w:ins>
      <w:ins w:id="3468" w:author="Eric Boisvert" w:date="2016-03-20T11:10:00Z">
        <w:r w:rsidRPr="00E12ECA">
          <w:rPr>
            <w:i/>
            <w:rPrChange w:id="3469" w:author="Eric Boisvert" w:date="2016-03-20T11:11:00Z">
              <w:rPr/>
            </w:rPrChange>
          </w:rPr>
          <w:t>in situ</w:t>
        </w:r>
        <w:r>
          <w:t xml:space="preserve"> sampling</w:t>
        </w:r>
      </w:ins>
      <w:ins w:id="3470" w:author="Eric Boisvert" w:date="2016-03-20T11:11:00Z">
        <w:r>
          <w:t xml:space="preserve"> feature.</w:t>
        </w:r>
      </w:ins>
      <w:ins w:id="3471" w:author="Eric Boisvert" w:date="2016-03-20T11:29:00Z">
        <w:r w:rsidR="00C45032">
          <w:t xml:space="preserve">  </w:t>
        </w:r>
      </w:ins>
      <w:ins w:id="3472" w:author="Eric Boisvert" w:date="2016-03-20T13:30:00Z">
        <w:r w:rsidR="009C2925">
          <w:t xml:space="preserve">For consistency, this specification requires that any observation </w:t>
        </w:r>
      </w:ins>
      <w:ins w:id="3473" w:author="Eric Boisvert" w:date="2016-03-26T13:29:00Z">
        <w:r w:rsidR="002F2882">
          <w:t>made on the borehole’s sampled feature (eg, a GeologicUnit)</w:t>
        </w:r>
      </w:ins>
      <w:ins w:id="3474" w:author="Eric Boisvert" w:date="2016-03-20T13:30:00Z">
        <w:r w:rsidR="009C2925">
          <w:t xml:space="preserve"> shall be associated with a SF_SamplingFeature.</w:t>
        </w:r>
      </w:ins>
      <w:ins w:id="3475" w:author="Eric Boisvert" w:date="2016-03-26T13:29:00Z">
        <w:r w:rsidR="002F2882">
          <w:t xml:space="preserve">  This pattern provide</w:t>
        </w:r>
      </w:ins>
      <w:ins w:id="3476" w:author="Eric Boisvert" w:date="2016-03-26T13:30:00Z">
        <w:r w:rsidR="002F2882">
          <w:t>s</w:t>
        </w:r>
      </w:ins>
      <w:ins w:id="3477" w:author="Eric Boisvert" w:date="2016-03-26T13:29:00Z">
        <w:r w:rsidR="002F2882">
          <w:t xml:space="preserve"> a support to </w:t>
        </w:r>
      </w:ins>
      <w:ins w:id="3478" w:author="Eric Boisvert" w:date="2016-03-26T13:30:00Z">
        <w:r w:rsidR="002F2882">
          <w:t>position</w:t>
        </w:r>
      </w:ins>
      <w:ins w:id="3479" w:author="Eric Boisvert" w:date="2016-03-26T13:29:00Z">
        <w:r w:rsidR="002F2882">
          <w:t xml:space="preserve"> the observation along the path of the borehole</w:t>
        </w:r>
      </w:ins>
      <w:ins w:id="3480" w:author="Eric Boisvert" w:date="2016-03-26T13:30:00Z">
        <w:r w:rsidR="002F2882">
          <w:t>.</w:t>
        </w:r>
      </w:ins>
      <w:ins w:id="3481" w:author="Eric Boisvert" w:date="2016-03-26T13:35:00Z">
        <w:r w:rsidR="002F2882" w:rsidRPr="002F2882">
          <w:t xml:space="preserve"> </w:t>
        </w:r>
      </w:ins>
    </w:p>
    <w:p w14:paraId="7334CF3E" w14:textId="0C5F823D" w:rsidR="002F2882" w:rsidRDefault="002F2882" w:rsidP="00FD7CA9">
      <w:pPr>
        <w:rPr>
          <w:ins w:id="3482" w:author="Eric Boisvert" w:date="2016-03-26T13:31:00Z"/>
        </w:rPr>
      </w:pPr>
      <w:commentRangeStart w:id="3483"/>
      <w:ins w:id="3484" w:author="Eric Boisvert" w:date="2016-03-26T13:33:00Z">
        <w:r>
          <w:t>Pattern for Observation in the context of the borehole</w:t>
        </w:r>
      </w:ins>
    </w:p>
    <w:p w14:paraId="4BFF7136" w14:textId="1DE9AE60" w:rsidR="002F2882" w:rsidRPr="002F2882" w:rsidRDefault="002F2882" w:rsidP="00FD7CA9">
      <w:pPr>
        <w:rPr>
          <w:ins w:id="3485" w:author="Eric Boisvert" w:date="2016-03-26T13:31:00Z"/>
          <w:rStyle w:val="requri"/>
          <w:rPrChange w:id="3486" w:author="Eric Boisvert" w:date="2016-03-26T13:32:00Z">
            <w:rPr>
              <w:ins w:id="3487" w:author="Eric Boisvert" w:date="2016-03-26T13:31:00Z"/>
            </w:rPr>
          </w:rPrChange>
        </w:rPr>
      </w:pPr>
      <w:ins w:id="3488" w:author="Eric Boisvert" w:date="2016-03-26T13:31:00Z">
        <w:r w:rsidRPr="002F2882">
          <w:rPr>
            <w:rStyle w:val="requri"/>
            <w:rPrChange w:id="3489" w:author="Eric Boisvert" w:date="2016-03-26T13:32:00Z">
              <w:rPr/>
            </w:rPrChange>
          </w:rPr>
          <w:t xml:space="preserve">Borehole -&gt; relatedObservation -&gt; Observation </w:t>
        </w:r>
      </w:ins>
    </w:p>
    <w:p w14:paraId="4C63C63E" w14:textId="4ADA68B0" w:rsidR="002F2882" w:rsidRPr="002F2882" w:rsidRDefault="002F2882" w:rsidP="00FD7CA9">
      <w:pPr>
        <w:rPr>
          <w:ins w:id="3490" w:author="Eric Boisvert" w:date="2016-03-26T13:35:00Z"/>
          <w:rStyle w:val="requri"/>
          <w:rFonts w:ascii="Times New Roman" w:hAnsi="Times New Roman"/>
          <w:b w:val="0"/>
          <w:sz w:val="24"/>
          <w:rPrChange w:id="3491" w:author="Eric Boisvert" w:date="2016-03-26T13:36:00Z">
            <w:rPr>
              <w:ins w:id="3492" w:author="Eric Boisvert" w:date="2016-03-26T13:35:00Z"/>
              <w:rStyle w:val="requri"/>
              <w:rFonts w:ascii="Times New Roman" w:hAnsi="Times New Roman"/>
            </w:rPr>
          </w:rPrChange>
        </w:rPr>
      </w:pPr>
      <w:ins w:id="3493" w:author="Eric Boisvert" w:date="2016-03-26T13:36:00Z">
        <w:r w:rsidRPr="002F2882">
          <w:t>Pattern for Observation in the context of a geologic feature traversed by the borehole.  The SamplingFeature provides a location.</w:t>
        </w:r>
      </w:ins>
    </w:p>
    <w:p w14:paraId="2117822D" w14:textId="4CEE4CD3" w:rsidR="002F2882" w:rsidRPr="002F2882" w:rsidRDefault="002F2882" w:rsidP="00FD7CA9">
      <w:pPr>
        <w:rPr>
          <w:ins w:id="3494" w:author="Eric Boisvert" w:date="2016-03-26T13:31:00Z"/>
          <w:rStyle w:val="requri"/>
          <w:rPrChange w:id="3495" w:author="Eric Boisvert" w:date="2016-03-26T13:32:00Z">
            <w:rPr>
              <w:ins w:id="3496" w:author="Eric Boisvert" w:date="2016-03-26T13:31:00Z"/>
            </w:rPr>
          </w:rPrChange>
        </w:rPr>
      </w:pPr>
      <w:ins w:id="3497" w:author="Eric Boisvert" w:date="2016-03-26T13:31:00Z">
        <w:r w:rsidRPr="002F2882">
          <w:rPr>
            <w:rStyle w:val="requri"/>
            <w:rPrChange w:id="3498" w:author="Eric Boisvert" w:date="2016-03-26T13:32:00Z">
              <w:rPr/>
            </w:rPrChange>
          </w:rPr>
          <w:t>Borehole -&gt; relatedSamplingFeature -&gt; SamplingFeatureComplex -&gt; SamplingFeature -&gt; relatedObservation -&gt; Observation</w:t>
        </w:r>
      </w:ins>
      <w:commentRangeEnd w:id="3483"/>
      <w:ins w:id="3499" w:author="Eric Boisvert" w:date="2016-03-26T13:37:00Z">
        <w:r w:rsidR="00091990">
          <w:rPr>
            <w:rStyle w:val="CommentReference"/>
          </w:rPr>
          <w:commentReference w:id="3483"/>
        </w:r>
      </w:ins>
    </w:p>
    <w:p w14:paraId="5A3C309A" w14:textId="6A224D76" w:rsidR="009C2925" w:rsidRDefault="005802CB" w:rsidP="00FD7CA9">
      <w:pPr>
        <w:rPr>
          <w:ins w:id="3500" w:author="Eric Boisvert" w:date="2016-03-20T14:26:00Z"/>
        </w:rPr>
      </w:pPr>
      <w:r>
        <w:t>Observation and Measurement (ISO19156</w:t>
      </w:r>
      <w:r w:rsidR="00990E7C">
        <w:t>:2011 clause 7.2.4.1</w:t>
      </w:r>
      <w:r>
        <w:t xml:space="preserve">) </w:t>
      </w:r>
      <w:del w:id="3501" w:author="Eric Boisvert" w:date="2016-03-20T14:26:00Z">
        <w:r w:rsidDel="00B04DBC">
          <w:delText xml:space="preserve">already </w:delText>
        </w:r>
      </w:del>
      <w:r>
        <w:t>provide</w:t>
      </w:r>
      <w:ins w:id="3502" w:author="Eric Boisvert" w:date="2016-03-13T16:33:00Z">
        <w:r w:rsidR="00283487">
          <w:t>s mechanism</w:t>
        </w:r>
      </w:ins>
      <w:ins w:id="3503" w:author="Eric Boisvert" w:date="2016-03-13T16:35:00Z">
        <w:r w:rsidR="00283487">
          <w:t>s</w:t>
        </w:r>
      </w:ins>
      <w:ins w:id="3504" w:author="Eric Boisvert" w:date="2016-03-13T16:33:00Z">
        <w:r w:rsidR="00283487">
          <w:t xml:space="preserve"> to link observations and sampling </w:t>
        </w:r>
      </w:ins>
      <w:del w:id="3505" w:author="Eric Boisvert" w:date="2016-03-13T16:35:00Z">
        <w:r w:rsidDel="00283487">
          <w:delText xml:space="preserve"> </w:delText>
        </w:r>
      </w:del>
      <w:ins w:id="3506" w:author="Eric Boisvert" w:date="2016-03-13T16:35:00Z">
        <w:r w:rsidR="00283487">
          <w:t>features</w:t>
        </w:r>
      </w:ins>
      <w:ins w:id="3507" w:author="Eric Boisvert" w:date="2016-03-20T13:29:00Z">
        <w:r w:rsidR="009C2925">
          <w:t xml:space="preserve">.  </w:t>
        </w:r>
      </w:ins>
    </w:p>
    <w:p w14:paraId="5838C1DD" w14:textId="77777777" w:rsidR="00BF4FFB" w:rsidRDefault="00A173A4">
      <w:pPr>
        <w:keepNext/>
        <w:rPr>
          <w:ins w:id="3508" w:author="Eric Boisvert" w:date="2016-03-20T14:40:00Z"/>
        </w:rPr>
        <w:pPrChange w:id="3509" w:author="Eric Boisvert" w:date="2016-03-20T14:40:00Z">
          <w:pPr/>
        </w:pPrChange>
      </w:pPr>
      <w:ins w:id="3510" w:author="Eric Boisvert" w:date="2016-03-20T14:39:00Z">
        <w:r>
          <w:lastRenderedPageBreak/>
          <w:pict w14:anchorId="6E7396D6">
            <v:shape id="_x0000_i1113" type="#_x0000_t75" style="width:427.8pt;height:352.3pt">
              <v:imagedata r:id="rId105" o:title=""/>
            </v:shape>
          </w:pict>
        </w:r>
      </w:ins>
    </w:p>
    <w:p w14:paraId="4102956A" w14:textId="0CA33287" w:rsidR="00B04DBC" w:rsidRDefault="00BF4FFB">
      <w:pPr>
        <w:pStyle w:val="Caption"/>
        <w:rPr>
          <w:ins w:id="3511" w:author="Eric Boisvert" w:date="2016-03-20T13:29:00Z"/>
        </w:rPr>
        <w:pPrChange w:id="3512" w:author="Eric Boisvert" w:date="2016-03-20T14:40:00Z">
          <w:pPr/>
        </w:pPrChange>
      </w:pPr>
      <w:ins w:id="3513" w:author="Eric Boisvert" w:date="2016-03-20T14:40:00Z">
        <w:r>
          <w:t xml:space="preserve">Figure </w:t>
        </w:r>
        <w:r>
          <w:fldChar w:fldCharType="begin"/>
        </w:r>
        <w:r>
          <w:instrText xml:space="preserve"> SEQ Figure \* ARABIC </w:instrText>
        </w:r>
      </w:ins>
      <w:r>
        <w:fldChar w:fldCharType="separate"/>
      </w:r>
      <w:ins w:id="3514" w:author="Eric Boisvert" w:date="2016-03-26T14:06:00Z">
        <w:r w:rsidR="005960FA">
          <w:rPr>
            <w:noProof/>
          </w:rPr>
          <w:t>85</w:t>
        </w:r>
      </w:ins>
      <w:ins w:id="3515" w:author="Eric Boisvert" w:date="2016-03-20T14:40:00Z">
        <w:r>
          <w:fldChar w:fldCharType="end"/>
        </w:r>
        <w:r>
          <w:t>: Observations along the path of a borehole are in context of the SF_SpatialSamplingFeature or a SF_Specimen</w:t>
        </w:r>
      </w:ins>
    </w:p>
    <w:p w14:paraId="68DE4E5A" w14:textId="58647A07" w:rsidR="0085617E" w:rsidRDefault="00BF4FFB" w:rsidP="00FD7CA9">
      <w:ins w:id="3516" w:author="Eric Boisvert" w:date="2016-03-20T14:41:00Z">
        <w:r>
          <w:t xml:space="preserve">Boreholes are linked to SF_SpatialSamplingFeature or SF_Specimen </w:t>
        </w:r>
      </w:ins>
      <w:del w:id="3517"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3518" w:author="Eric Boisvert" w:date="2016-03-20T15:16:00Z">
        <w:r w:rsidR="005D2552">
          <w:t>SF_</w:t>
        </w:r>
      </w:ins>
      <w:ins w:id="3519" w:author="Eric Boisvert" w:date="2016-03-20T15:15:00Z">
        <w:r w:rsidR="005D2552">
          <w:t>Spatial</w:t>
        </w:r>
      </w:ins>
      <w:r w:rsidR="00166583">
        <w:t>SamplingFeatures</w:t>
      </w:r>
      <w:ins w:id="3520" w:author="Eric Boisvert" w:date="2016-03-20T15:15:00Z">
        <w:r w:rsidR="005D2552">
          <w:t xml:space="preserve"> and SF_Specimen</w:t>
        </w:r>
      </w:ins>
      <w:r w:rsidR="00166583">
        <w:t xml:space="preserve"> have their own geometry and therefore can report their </w:t>
      </w:r>
      <w:del w:id="3521" w:author="Eric Boisvert" w:date="2016-03-20T15:14:00Z">
        <w:r w:rsidR="00166583" w:rsidDel="005D2552">
          <w:delText xml:space="preserve">absolute </w:delText>
        </w:r>
      </w:del>
      <w:r w:rsidR="00166583">
        <w:t xml:space="preserve">location. </w:t>
      </w:r>
      <w:ins w:id="3522" w:author="Eric Boisvert" w:date="2016-03-20T15:16:00Z">
        <w:r w:rsidR="005D2552">
          <w:t xml:space="preserve">  </w:t>
        </w:r>
      </w:ins>
      <w:ins w:id="3523" w:author="Eric Boisvert" w:date="2016-03-20T15:15:00Z">
        <w:r w:rsidR="005D2552">
          <w:t xml:space="preserve"> </w:t>
        </w:r>
      </w:ins>
    </w:p>
    <w:p w14:paraId="7CCEA808" w14:textId="27F56E44" w:rsidR="00BF4FFB" w:rsidRDefault="00BF4FFB" w:rsidP="00FD7CA9">
      <w:pPr>
        <w:rPr>
          <w:ins w:id="3524" w:author="Eric Boisvert" w:date="2016-03-20T14:54:00Z"/>
        </w:rPr>
      </w:pPr>
      <w:ins w:id="3525" w:author="Eric Boisvert" w:date="2016-03-20T14:44:00Z">
        <w:r>
          <w:t xml:space="preserve">It is common to use relative distance from the start of a borehole as a coordinate system for </w:t>
        </w:r>
      </w:ins>
      <w:ins w:id="3526" w:author="Eric Boisvert" w:date="2016-03-20T14:45:00Z">
        <w:r>
          <w:t xml:space="preserve">positioning </w:t>
        </w:r>
      </w:ins>
      <w:ins w:id="3527" w:author="Eric Boisvert" w:date="2016-03-20T14:44:00Z">
        <w:r>
          <w:t>observations and features</w:t>
        </w:r>
      </w:ins>
      <w:ins w:id="3528" w:author="Eric Boisvert" w:date="2016-03-20T14:45:00Z">
        <w:r>
          <w:t xml:space="preserve"> in context of a borehole.  Relative position</w:t>
        </w:r>
      </w:ins>
      <w:ins w:id="3529" w:author="Eric Boisvert" w:date="2016-03-20T14:46:00Z">
        <w:r>
          <w:t>s are measured as the linear distance along the path of the borehole shape.</w:t>
        </w:r>
      </w:ins>
      <w:ins w:id="3530" w:author="Eric Boisvert" w:date="2016-03-20T14:48:00Z">
        <w:r>
          <w:t xml:space="preserve">  It is more convenient to model the location as an interval because it cover</w:t>
        </w:r>
      </w:ins>
      <w:ins w:id="3531" w:author="Eric Boisvert" w:date="2016-03-20T14:50:00Z">
        <w:r>
          <w:t>s</w:t>
        </w:r>
      </w:ins>
      <w:ins w:id="3532" w:author="Eric Boisvert" w:date="2016-03-20T14:48:00Z">
        <w:r>
          <w:t xml:space="preserve"> most</w:t>
        </w:r>
      </w:ins>
      <w:ins w:id="3533" w:author="Eric Boisvert" w:date="2016-03-20T15:17:00Z">
        <w:r w:rsidR="005D2552">
          <w:t xml:space="preserve"> of</w:t>
        </w:r>
      </w:ins>
      <w:ins w:id="3534" w:author="Eric Boisvert" w:date="2016-03-20T14:48:00Z">
        <w:r>
          <w:t xml:space="preserve"> </w:t>
        </w:r>
      </w:ins>
      <w:ins w:id="3535" w:author="Eric Boisvert" w:date="2016-03-20T15:17:00Z">
        <w:r w:rsidR="005D2552">
          <w:t xml:space="preserve">the </w:t>
        </w:r>
      </w:ins>
      <w:ins w:id="3536" w:author="Eric Boisvert" w:date="2016-03-20T14:48:00Z">
        <w:r>
          <w:t>use cases</w:t>
        </w:r>
      </w:ins>
      <w:ins w:id="3537" w:author="Eric Boisvert" w:date="2016-03-20T15:17:00Z">
        <w:r w:rsidR="005D2552">
          <w:t xml:space="preserve"> – samples always cover some space along the line</w:t>
        </w:r>
      </w:ins>
      <w:ins w:id="3538" w:author="Eric Boisvert" w:date="2016-03-20T14:48:00Z">
        <w:r>
          <w:t xml:space="preserve">.  A single point along the curve can then be modelled as an interval </w:t>
        </w:r>
      </w:ins>
      <w:ins w:id="3539" w:author="Eric Boisvert" w:date="2016-03-20T14:50:00Z">
        <w:r>
          <w:t xml:space="preserve">which start and end coincide. </w:t>
        </w:r>
      </w:ins>
      <w:ins w:id="3540" w:author="Eric Boisvert" w:date="2016-03-20T14:46:00Z">
        <w:r>
          <w:t xml:space="preserve">  </w:t>
        </w:r>
      </w:ins>
      <w:ins w:id="3541"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542" w:author="Eric Boisvert" w:date="2016-03-20T14:55:00Z"/>
        </w:rPr>
        <w:pPrChange w:id="3543" w:author="Eric Boisvert" w:date="2016-03-20T14:55:00Z">
          <w:pPr/>
        </w:pPrChange>
      </w:pPr>
      <w:ins w:id="3544" w:author="Eric Boisvert" w:date="2016-03-20T14:55:00Z">
        <w:r>
          <w:t xml:space="preserve">A pair of </w:t>
        </w:r>
      </w:ins>
      <w:ins w:id="3545" w:author="Eric Boisvert" w:date="2016-03-20T15:00:00Z">
        <w:r w:rsidR="00EA1FD5">
          <w:t>values</w:t>
        </w:r>
      </w:ins>
      <w:ins w:id="3546" w:author="Eric Boisvert" w:date="2016-03-20T14:55:00Z">
        <w:r>
          <w:t xml:space="preserve"> to represent the beginning and the end of the interval.</w:t>
        </w:r>
      </w:ins>
    </w:p>
    <w:p w14:paraId="71830506" w14:textId="3F8A50E3" w:rsidR="00BF4FFB" w:rsidRDefault="00F54A29">
      <w:pPr>
        <w:numPr>
          <w:ilvl w:val="0"/>
          <w:numId w:val="51"/>
        </w:numPr>
        <w:rPr>
          <w:ins w:id="3547" w:author="Eric Boisvert" w:date="2016-03-20T14:48:00Z"/>
        </w:rPr>
        <w:pPrChange w:id="3548" w:author="Eric Boisvert" w:date="2016-03-20T14:58:00Z">
          <w:pPr/>
        </w:pPrChange>
      </w:pPr>
      <w:ins w:id="3549" w:author="Eric Boisvert" w:date="2016-03-20T14:57:00Z">
        <w:r>
          <w:t>A</w:t>
        </w:r>
      </w:ins>
      <w:ins w:id="3550" w:author="Eric Boisvert" w:date="2016-03-20T14:58:00Z">
        <w:r>
          <w:t xml:space="preserve">n optional reference to a linear geometry (GM_Curve) </w:t>
        </w:r>
      </w:ins>
      <w:ins w:id="3551" w:author="Eric Boisvert" w:date="2016-03-20T15:00:00Z">
        <w:r w:rsidR="00EA1FD5">
          <w:t xml:space="preserve"> </w:t>
        </w:r>
      </w:ins>
    </w:p>
    <w:p w14:paraId="28316237" w14:textId="6AB70AE7" w:rsidR="00A672E5" w:rsidRDefault="00A672E5" w:rsidP="00FD7CA9">
      <w:pPr>
        <w:rPr>
          <w:ins w:id="3552" w:author="Eric Boisvert" w:date="2016-03-19T14:22:00Z"/>
        </w:rPr>
      </w:pPr>
      <w:ins w:id="3553" w:author="Eric Boisvert" w:date="2016-03-19T14:22:00Z">
        <w:r>
          <w:lastRenderedPageBreak/>
          <w:t xml:space="preserve">The requirement class does not prescribe a specific encoding, but do prescribe that the </w:t>
        </w:r>
      </w:ins>
      <w:ins w:id="3554" w:author="Eric Boisvert" w:date="2016-03-20T15:22:00Z">
        <w:r w:rsidR="005D2552">
          <w:t>above</w:t>
        </w:r>
      </w:ins>
      <w:ins w:id="3555" w:author="Eric Boisvert" w:date="2016-03-19T14:22:00Z">
        <w:r w:rsidR="008F08D6">
          <w:t xml:space="preserve"> information be explicitly o</w:t>
        </w:r>
      </w:ins>
      <w:ins w:id="3556" w:author="Eric Boisvert" w:date="2016-03-19T15:10:00Z">
        <w:r w:rsidR="008F08D6">
          <w:t>r</w:t>
        </w:r>
      </w:ins>
      <w:ins w:id="3557" w:author="Eric Boisvert" w:date="2016-03-19T14:22:00Z">
        <w:r>
          <w:t xml:space="preserve"> implicitely provided.  Different encoding</w:t>
        </w:r>
      </w:ins>
      <w:ins w:id="3558" w:author="Eric Boisvert" w:date="2016-03-20T15:19:00Z">
        <w:r w:rsidR="005D2552">
          <w:t>s</w:t>
        </w:r>
      </w:ins>
      <w:ins w:id="3559" w:author="Eric Boisvert" w:date="2016-03-19T14:22:00Z">
        <w:r>
          <w:t xml:space="preserve"> wil</w:t>
        </w:r>
        <w:r w:rsidR="008F08D6">
          <w:t>l address the issue differently</w:t>
        </w:r>
      </w:ins>
      <w:ins w:id="3560" w:author="Eric Boisvert" w:date="2016-03-20T15:22:00Z">
        <w:r w:rsidR="005D2552">
          <w:t xml:space="preserve"> and have their pros and cons.</w:t>
        </w:r>
      </w:ins>
    </w:p>
    <w:p w14:paraId="09919128" w14:textId="40C67FA1" w:rsidR="00A672E5" w:rsidRDefault="008F08D6" w:rsidP="00FD7CA9">
      <w:pPr>
        <w:rPr>
          <w:ins w:id="3561" w:author="Eric Boisvert" w:date="2016-03-20T15:58:00Z"/>
        </w:rPr>
      </w:pPr>
      <w:ins w:id="3562" w:author="Eric Boisvert" w:date="2016-03-19T15:11:00Z">
        <w:r>
          <w:t xml:space="preserve">The location shall be provided as a linear interval, formed by a “from” value, and a “to” </w:t>
        </w:r>
      </w:ins>
      <w:ins w:id="3563" w:author="Eric Boisvert" w:date="2016-03-20T15:00:00Z">
        <w:r w:rsidR="00EA1FD5">
          <w:t>measurement (a value and a unit of measure)</w:t>
        </w:r>
      </w:ins>
      <w:ins w:id="3564" w:author="Eric Boisvert" w:date="2016-03-19T15:11:00Z">
        <w:r w:rsidR="00EA1FD5">
          <w:t>. From is</w:t>
        </w:r>
        <w:r>
          <w:t xml:space="preserve"> closer to the origin of the path. </w:t>
        </w:r>
      </w:ins>
      <w:ins w:id="3565" w:author="Eric Boisvert" w:date="2016-03-19T15:17:00Z">
        <w:r>
          <w:t xml:space="preserve">  </w:t>
        </w:r>
      </w:ins>
    </w:p>
    <w:p w14:paraId="1A1B08BA" w14:textId="77777777" w:rsidR="00033D7C" w:rsidRDefault="00033D7C" w:rsidP="00FD7CA9">
      <w:pPr>
        <w:rPr>
          <w:ins w:id="3566"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567"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568" w:author="Eric Boisvert" w:date="2016-03-13T16:42:00Z"/>
                <w:rStyle w:val="requri"/>
                <w:lang w:val="en-CA"/>
              </w:rPr>
            </w:pPr>
            <w:ins w:id="3569" w:author="Eric Boisvert" w:date="2016-03-13T16:42:00Z">
              <w:r>
                <w:rPr>
                  <w:rStyle w:val="requri"/>
                  <w:lang w:val="en-CA"/>
                </w:rPr>
                <w:t>/req/gsml4-borehole</w:t>
              </w:r>
              <w:r w:rsidRPr="00D12552">
                <w:rPr>
                  <w:rStyle w:val="requri"/>
                  <w:lang w:val="en-CA"/>
                </w:rPr>
                <w:t>/</w:t>
              </w:r>
              <w:r w:rsidR="00033D7C">
                <w:rPr>
                  <w:rStyle w:val="requri"/>
                  <w:lang w:val="en-CA"/>
                </w:rPr>
                <w:t>borehole</w:t>
              </w:r>
            </w:ins>
            <w:ins w:id="3570" w:author="Eric Boisvert" w:date="2016-03-20T15:58:00Z">
              <w:r w:rsidR="00033D7C">
                <w:rPr>
                  <w:rStyle w:val="requri"/>
                  <w:lang w:val="en-CA"/>
                </w:rPr>
                <w:t>-</w:t>
              </w:r>
            </w:ins>
            <w:ins w:id="3571"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572" w:author="Eric Boisvert" w:date="2016-03-13T16:42:00Z"/>
                <w:rStyle w:val="reqtext"/>
                <w:lang w:val="en-CA"/>
              </w:rPr>
            </w:pPr>
            <w:ins w:id="3573" w:author="Eric Boisvert" w:date="2016-03-20T15:57:00Z">
              <w:r>
                <w:rPr>
                  <w:rStyle w:val="reqtext"/>
                  <w:lang w:val="en-CA"/>
                </w:rPr>
                <w:t>P</w:t>
              </w:r>
            </w:ins>
            <w:ins w:id="3574" w:author="Eric Boisvert" w:date="2016-03-13T16:42:00Z">
              <w:r w:rsidR="0069784E">
                <w:rPr>
                  <w:rStyle w:val="reqtext"/>
                  <w:lang w:val="en-CA"/>
                </w:rPr>
                <w:t xml:space="preserve">osition </w:t>
              </w:r>
            </w:ins>
            <w:ins w:id="3575" w:author="Eric Boisvert" w:date="2016-03-13T16:43:00Z">
              <w:r w:rsidR="0069784E">
                <w:rPr>
                  <w:rStyle w:val="reqtext"/>
                  <w:lang w:val="en-CA"/>
                </w:rPr>
                <w:t>SHALL</w:t>
              </w:r>
            </w:ins>
            <w:ins w:id="3576" w:author="Eric Boisvert" w:date="2016-03-13T16:42:00Z">
              <w:r w:rsidR="0069784E">
                <w:rPr>
                  <w:rStyle w:val="reqtext"/>
                  <w:lang w:val="en-CA"/>
                </w:rPr>
                <w:t xml:space="preserve"> </w:t>
              </w:r>
            </w:ins>
            <w:ins w:id="3577" w:author="Eric Boisvert" w:date="2016-03-19T14:23:00Z">
              <w:r w:rsidR="00A672E5">
                <w:rPr>
                  <w:rStyle w:val="reqtext"/>
                  <w:lang w:val="en-CA"/>
                </w:rPr>
                <w:t xml:space="preserve">be provided as a pair of </w:t>
              </w:r>
            </w:ins>
            <w:ins w:id="3578" w:author="Eric Boisvert" w:date="2016-03-20T15:14:00Z">
              <w:r w:rsidR="005D2552">
                <w:rPr>
                  <w:rStyle w:val="reqtext"/>
                  <w:lang w:val="en-CA"/>
                </w:rPr>
                <w:t>measurements</w:t>
              </w:r>
            </w:ins>
            <w:ins w:id="3579"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580" w:author="Eric Boisvert" w:date="2016-03-19T15:12:00Z"/>
        </w:rPr>
      </w:pPr>
    </w:p>
    <w:p w14:paraId="2E16D2E2" w14:textId="6C35F619" w:rsidR="008F08D6" w:rsidRDefault="008F08D6" w:rsidP="00FD7CA9">
      <w:pPr>
        <w:rPr>
          <w:ins w:id="3581" w:author="Eric Boisvert" w:date="2016-03-19T15:12:00Z"/>
        </w:rPr>
      </w:pPr>
      <w:ins w:id="3582" w:author="Eric Boisvert" w:date="2016-03-19T15:12:00Z">
        <w:r>
          <w:t xml:space="preserve">The location </w:t>
        </w:r>
      </w:ins>
      <w:ins w:id="3583" w:author="Eric Boisvert" w:date="2016-03-20T15:23:00Z">
        <w:r w:rsidR="005D2552">
          <w:t>may</w:t>
        </w:r>
      </w:ins>
      <w:ins w:id="3584"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585"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586"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587" w:author="Eric Boisvert" w:date="2016-03-13T16:43:00Z"/>
                <w:rStyle w:val="requri"/>
                <w:lang w:val="en-CA"/>
              </w:rPr>
            </w:pPr>
            <w:ins w:id="3588" w:author="Eric Boisvert" w:date="2016-03-13T16:43:00Z">
              <w:r>
                <w:rPr>
                  <w:rStyle w:val="requri"/>
                  <w:lang w:val="en-CA"/>
                </w:rPr>
                <w:t>/req/gsml4-borehole</w:t>
              </w:r>
              <w:r w:rsidRPr="00D12552">
                <w:rPr>
                  <w:rStyle w:val="requri"/>
                  <w:lang w:val="en-CA"/>
                </w:rPr>
                <w:t>/</w:t>
              </w:r>
              <w:r>
                <w:rPr>
                  <w:rStyle w:val="requri"/>
                  <w:lang w:val="en-CA"/>
                </w:rPr>
                <w:t>borehole-</w:t>
              </w:r>
            </w:ins>
            <w:ins w:id="3589" w:author="Eric Boisvert" w:date="2016-03-13T16:44:00Z">
              <w:r>
                <w:rPr>
                  <w:rStyle w:val="requri"/>
                  <w:lang w:val="en-CA"/>
                </w:rPr>
                <w:t>refere</w:t>
              </w:r>
            </w:ins>
            <w:ins w:id="3590" w:author="Eric Boisvert" w:date="2016-03-20T15:58:00Z">
              <w:r w:rsidR="00033D7C">
                <w:rPr>
                  <w:rStyle w:val="requri"/>
                  <w:lang w:val="en-CA"/>
                </w:rPr>
                <w:t>n</w:t>
              </w:r>
            </w:ins>
            <w:ins w:id="3591" w:author="Eric Boisvert" w:date="2016-03-13T16:44:00Z">
              <w:r w:rsidR="00033D7C">
                <w:rPr>
                  <w:rStyle w:val="requri"/>
                  <w:lang w:val="en-CA"/>
                </w:rPr>
                <w:t>ce</w:t>
              </w:r>
            </w:ins>
            <w:ins w:id="3592" w:author="Eric Boisvert" w:date="2016-03-20T15:59:00Z">
              <w:r w:rsidR="00033D7C">
                <w:rPr>
                  <w:rStyle w:val="requri"/>
                  <w:lang w:val="en-CA"/>
                </w:rPr>
                <w:t>-</w:t>
              </w:r>
            </w:ins>
            <w:ins w:id="3593"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594" w:author="Eric Boisvert" w:date="2016-03-13T16:43:00Z"/>
                <w:rStyle w:val="reqtext"/>
                <w:lang w:val="en-CA"/>
              </w:rPr>
            </w:pPr>
            <w:ins w:id="3595" w:author="Eric Boisvert" w:date="2016-03-13T16:43:00Z">
              <w:r>
                <w:rPr>
                  <w:rStyle w:val="reqtext"/>
                  <w:lang w:val="en-CA"/>
                </w:rPr>
                <w:t xml:space="preserve">A </w:t>
              </w:r>
            </w:ins>
            <w:ins w:id="3596"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597"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598" w:author="Eric Boisvert" w:date="2016-03-13T16:42:00Z"/>
        </w:rPr>
      </w:pPr>
    </w:p>
    <w:p w14:paraId="37942899" w14:textId="5491D499" w:rsidR="0069784E" w:rsidRDefault="0081048A">
      <w:pPr>
        <w:pStyle w:val="Heading4"/>
        <w:rPr>
          <w:ins w:id="3599" w:author="Eric Boisvert" w:date="2016-03-20T12:40:00Z"/>
        </w:rPr>
        <w:pPrChange w:id="3600" w:author="Eric Boisvert" w:date="2016-03-20T12:40:00Z">
          <w:pPr/>
        </w:pPrChange>
      </w:pPr>
      <w:ins w:id="3601" w:author="Eric Boisvert" w:date="2016-03-20T12:40:00Z">
        <w:r>
          <w:t>Coverage</w:t>
        </w:r>
      </w:ins>
    </w:p>
    <w:p w14:paraId="286562F3" w14:textId="77777777" w:rsidR="0081048A" w:rsidRDefault="0081048A" w:rsidP="00FD7CA9">
      <w:pPr>
        <w:rPr>
          <w:ins w:id="3602" w:author="Eric Boisvert" w:date="2016-02-28T17:26:00Z"/>
        </w:rPr>
      </w:pPr>
    </w:p>
    <w:p w14:paraId="66990E44" w14:textId="79BE80E7" w:rsidR="00BC33BD" w:rsidDel="008C3A1A" w:rsidRDefault="0081048A" w:rsidP="00FD7CA9">
      <w:pPr>
        <w:rPr>
          <w:del w:id="3603" w:author="Eric Boisvert" w:date="2016-03-13T16:42:00Z"/>
        </w:rPr>
      </w:pPr>
      <w:ins w:id="3604" w:author="Eric Boisvert" w:date="2016-03-20T12:40:00Z">
        <w:r>
          <w:t>Some communit</w:t>
        </w:r>
        <w:r w:rsidR="000C4BA0">
          <w:t xml:space="preserve">ies might consider using </w:t>
        </w:r>
      </w:ins>
      <w:ins w:id="3605" w:author="Eric Boisvert" w:date="2016-03-20T12:42:00Z">
        <w:r w:rsidR="000C4BA0">
          <w:t xml:space="preserve">ISO 19123:2005 </w:t>
        </w:r>
      </w:ins>
      <w:ins w:id="3606" w:author="Eric Boisvert" w:date="2016-03-20T12:43:00Z">
        <w:r w:rsidR="000C4BA0">
          <w:t xml:space="preserve">Coverage to model discrete or continuous observations along the borehole path.  </w:t>
        </w:r>
      </w:ins>
      <w:ins w:id="3607" w:author="Eric Boisvert" w:date="2016-03-20T12:40:00Z">
        <w:r w:rsidR="000C4BA0">
          <w:t xml:space="preserve"> </w:t>
        </w:r>
      </w:ins>
      <w:ins w:id="3608"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3609" w:author="Eric Boisvert" w:date="2016-03-19T12:30:00Z"/>
        </w:rPr>
      </w:pPr>
    </w:p>
    <w:p w14:paraId="6EA9A0D6" w14:textId="77777777" w:rsidR="008C3A1A" w:rsidRDefault="008C3A1A" w:rsidP="00FD7CA9">
      <w:pPr>
        <w:rPr>
          <w:ins w:id="3610" w:author="Eric Boisvert" w:date="2016-03-19T12:30:00Z"/>
        </w:rPr>
      </w:pPr>
    </w:p>
    <w:p w14:paraId="24F874FF" w14:textId="101EA08A" w:rsidR="009B3BBD" w:rsidRPr="00D12552" w:rsidRDefault="009B3BBD" w:rsidP="009B3BBD">
      <w:pPr>
        <w:pStyle w:val="Heading2"/>
        <w:rPr>
          <w:lang w:val="en-CA"/>
        </w:rPr>
      </w:pPr>
      <w:bookmarkStart w:id="3611"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611"/>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A173A4" w:rsidP="00090DCF">
      <w:pPr>
        <w:keepNext/>
      </w:pPr>
      <w:r>
        <w:rPr>
          <w:noProof/>
          <w:lang w:val="en-CA" w:eastAsia="en-CA"/>
        </w:rPr>
        <w:lastRenderedPageBreak/>
        <w:pict w14:anchorId="540C09FE">
          <v:shape id="_x0000_i1114" type="#_x0000_t75" style="width:6in;height:398.45pt;visibility:visible;mso-wrap-style:square">
            <v:imagedata r:id="rId106" o:title=""/>
          </v:shape>
        </w:pict>
      </w:r>
      <w:r w:rsidR="00043E8E">
        <w:rPr>
          <w:rStyle w:val="CommentReference"/>
        </w:rPr>
        <w:commentReference w:id="3612"/>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3" w:author="Eric Boisvert" w:date="2016-03-26T14:06:00Z">
        <w:r w:rsidR="005960FA">
          <w:rPr>
            <w:noProof/>
          </w:rPr>
          <w:t>86</w:t>
        </w:r>
      </w:ins>
      <w:del w:id="3614"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61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615"/>
            <w:r>
              <w:rPr>
                <w:rStyle w:val="CommentReference"/>
              </w:rPr>
              <w:commentReference w:id="3615"/>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616" w:name="_Toc445034231"/>
      <w:r>
        <w:rPr>
          <w:lang w:val="en-CA"/>
        </w:rPr>
        <w:t>Laboratory Analysis</w:t>
      </w:r>
      <w:bookmarkEnd w:id="3616"/>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40D88C0C" w:rsidR="001111B0" w:rsidRDefault="00733724" w:rsidP="00D20646">
      <w:pPr>
        <w:pStyle w:val="Heading4"/>
        <w:rPr>
          <w:lang w:val="en-CA"/>
        </w:rPr>
      </w:pPr>
      <w:del w:id="3617" w:author="Eric Boisvert" w:date="2016-03-26T13:44:00Z">
        <w:r w:rsidDel="00A25212">
          <w:rPr>
            <w:lang w:val="en-CA"/>
          </w:rPr>
          <w:delText>OM_Observation</w:delText>
        </w:r>
      </w:del>
      <w:ins w:id="3618" w:author="Eric Boisvert" w:date="2016-03-26T13:44:00Z">
        <w:r w:rsidR="00A25212">
          <w:rPr>
            <w:lang w:val="en-CA"/>
          </w:rPr>
          <w:t>SF_SamplingFeature::</w:t>
        </w:r>
      </w:ins>
      <w:del w:id="3619"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3620" w:author="Eric Boisvert" w:date="2016-03-26T14:01:00Z">
        <w:r w:rsidDel="005960FA">
          <w:delText>/</w:delText>
        </w:r>
      </w:del>
      <w:ins w:id="3621" w:author="Eric Boisvert" w:date="2016-03-26T14:01:00Z">
        <w:r w:rsidR="005960FA">
          <w:t>::</w:t>
        </w:r>
      </w:ins>
      <w:r>
        <w:t>resultQuality</w:t>
      </w:r>
      <w:ins w:id="3622" w:author="Eric Boisvert" w:date="2016-03-26T14:01:00Z">
        <w:r w:rsidR="005960FA">
          <w:t>::</w:t>
        </w:r>
      </w:ins>
      <w:del w:id="3623"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3624"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3625"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3626" w:author="Eric Boisvert" w:date="2016-03-26T14:02:00Z"/>
                <w:rStyle w:val="requri"/>
                <w:lang w:val="en-CA"/>
              </w:rPr>
            </w:pPr>
            <w:del w:id="3627"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3628" w:author="Eric Boisvert" w:date="2016-03-26T14:02:00Z"/>
                <w:rStyle w:val="reqtext"/>
                <w:lang w:val="en-CA"/>
              </w:rPr>
            </w:pPr>
            <w:del w:id="3629"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3630" w:author="Eric Boisvert" w:date="2016-03-26T14:02:00Z"/>
        </w:rPr>
      </w:pPr>
    </w:p>
    <w:p w14:paraId="06FD44A9" w14:textId="688E23DB" w:rsidR="0084053A" w:rsidRDefault="0084053A" w:rsidP="0084053A">
      <w:pPr>
        <w:rPr>
          <w:ins w:id="3631" w:author="Eric Boisvert" w:date="2016-03-26T14:06:00Z"/>
        </w:rPr>
      </w:pPr>
      <w:r>
        <w:t xml:space="preserve">At least "nameOfMeasure" and "result" shall be used when delivering om:resultQuality/gmd:DQ_QuantitativeAttributeAccuracy.  </w:t>
      </w:r>
    </w:p>
    <w:p w14:paraId="75CBE3F7" w14:textId="77777777" w:rsidR="005960FA" w:rsidRDefault="00A173A4">
      <w:pPr>
        <w:keepNext/>
        <w:rPr>
          <w:ins w:id="3632" w:author="Eric Boisvert" w:date="2016-03-26T14:06:00Z"/>
        </w:rPr>
        <w:pPrChange w:id="3633" w:author="Eric Boisvert" w:date="2016-03-26T14:06:00Z">
          <w:pPr/>
        </w:pPrChange>
      </w:pPr>
      <w:ins w:id="3634" w:author="Eric Boisvert" w:date="2016-03-26T14:06:00Z">
        <w:r>
          <w:rPr>
            <w:noProof/>
            <w:lang w:val="en-CA" w:eastAsia="en-CA"/>
          </w:rPr>
          <w:pict w14:anchorId="2A02038D">
            <v:shape id="_x0000_i1115" type="#_x0000_t75" style="width:332.75pt;height:148.2pt;visibility:visible;mso-wrap-style:square">
              <v:imagedata r:id="rId107" o:title=""/>
            </v:shape>
          </w:pict>
        </w:r>
      </w:ins>
    </w:p>
    <w:p w14:paraId="34CA648E" w14:textId="0FDFFD73" w:rsidR="005960FA" w:rsidRDefault="005960FA">
      <w:pPr>
        <w:pStyle w:val="Caption"/>
        <w:pPrChange w:id="3635" w:author="Eric Boisvert" w:date="2016-03-26T14:06:00Z">
          <w:pPr/>
        </w:pPrChange>
      </w:pPr>
      <w:ins w:id="3636" w:author="Eric Boisvert" w:date="2016-03-26T14:06:00Z">
        <w:r>
          <w:t xml:space="preserve">Figure </w:t>
        </w:r>
        <w:r>
          <w:fldChar w:fldCharType="begin"/>
        </w:r>
        <w:r>
          <w:instrText xml:space="preserve"> SEQ Figure \* ARABIC </w:instrText>
        </w:r>
      </w:ins>
      <w:r>
        <w:fldChar w:fldCharType="separate"/>
      </w:r>
      <w:ins w:id="3637" w:author="Eric Boisvert" w:date="2016-03-26T14:06:00Z">
        <w:r>
          <w:rPr>
            <w:noProof/>
          </w:rPr>
          <w:t>87</w:t>
        </w:r>
        <w:r>
          <w:fldChar w:fldCharType="end"/>
        </w:r>
        <w:r>
          <w:t>: DQ_Element from ISO19115:2003</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276D4ED2" w:rsidR="00C02200" w:rsidRDefault="00C02200" w:rsidP="002151F2">
      <w:pPr>
        <w:rPr>
          <w:ins w:id="3638"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3639" w:author="Eric Boisvert" w:date="2016-03-26T14:11:00Z">
        <w:r w:rsidDel="002A6766">
          <w:delText xml:space="preserve">shall </w:delText>
        </w:r>
      </w:del>
      <w:ins w:id="3640"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3641"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3642"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3643" w:author="Eric Boisvert" w:date="2016-03-26T14:11:00Z"/>
                <w:rStyle w:val="requri"/>
                <w:lang w:val="en-CA"/>
              </w:rPr>
            </w:pPr>
            <w:commentRangeStart w:id="3644"/>
            <w:del w:id="3645"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3646" w:author="Eric Boisvert" w:date="2016-03-26T14:11:00Z"/>
                <w:rStyle w:val="reqtext"/>
                <w:lang w:val="en-CA"/>
              </w:rPr>
            </w:pPr>
            <w:del w:id="3647"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3644"/>
            <w:r w:rsidR="002A6766">
              <w:rPr>
                <w:rStyle w:val="CommentReference"/>
                <w:rFonts w:ascii="Times New Roman" w:eastAsia="Times New Roman" w:hAnsi="Times New Roman"/>
                <w:lang w:val="en-US" w:eastAsia="en-US"/>
              </w:rPr>
              <w:commentReference w:id="3644"/>
            </w:r>
          </w:p>
        </w:tc>
      </w:tr>
    </w:tbl>
    <w:p w14:paraId="71A90CDD" w14:textId="5291D6BD" w:rsidR="00F67178" w:rsidRPr="00F67178" w:rsidDel="002A6766" w:rsidRDefault="00F67178" w:rsidP="002151F2">
      <w:pPr>
        <w:rPr>
          <w:del w:id="3648" w:author="Eric Boisvert" w:date="2016-03-26T14:11:00Z"/>
        </w:rPr>
      </w:pPr>
    </w:p>
    <w:p w14:paraId="520DD96C" w14:textId="6BCD88F7" w:rsidR="00775DD7" w:rsidRDefault="00A173A4" w:rsidP="00775DD7">
      <w:pPr>
        <w:keepNext/>
      </w:pPr>
      <w:r>
        <w:rPr>
          <w:noProof/>
          <w:lang w:val="en-CA" w:eastAsia="en-CA"/>
        </w:rPr>
        <w:pict w14:anchorId="7C6C8F97">
          <v:shape id="_x0000_i1116" type="#_x0000_t75" style="width:432.7pt;height:253.75pt;visibility:visible;mso-wrap-style:square">
            <v:imagedata r:id="rId108"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49" w:author="Eric Boisvert" w:date="2016-03-26T14:06:00Z">
        <w:r w:rsidR="005960FA">
          <w:rPr>
            <w:noProof/>
          </w:rPr>
          <w:t>88</w:t>
        </w:r>
      </w:ins>
      <w:del w:id="3650"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A173A4" w:rsidP="00775DD7">
      <w:pPr>
        <w:keepNext/>
      </w:pPr>
      <w:r>
        <w:rPr>
          <w:noProof/>
          <w:lang w:val="en-CA" w:eastAsia="en-CA"/>
        </w:rPr>
        <w:pict w14:anchorId="4548520E">
          <v:shape id="_x0000_i1117" type="#_x0000_t75" style="width:6in;height:229.3pt;visibility:visible;mso-wrap-style:square">
            <v:imagedata r:id="rId109"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51" w:author="Eric Boisvert" w:date="2016-03-26T14:06:00Z">
        <w:r w:rsidR="005960FA">
          <w:rPr>
            <w:noProof/>
          </w:rPr>
          <w:t>89</w:t>
        </w:r>
      </w:ins>
      <w:del w:id="3652"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653" w:name="BKM_4320F660_2F6E_4F45_98F8_50B996AF05CA"/>
      <w:bookmarkEnd w:id="3653"/>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lastRenderedPageBreak/>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654" w:name="BKM_C47BB20E_AB3E_41B0_BEAF_8545314C826D"/>
      <w:bookmarkStart w:id="3655" w:name="BKM_5A9940B3_320D_4C85_8B41_0199FF52327B"/>
      <w:bookmarkStart w:id="3656" w:name="BKM_692BBE92_2CD8_471D_9014_13E6919FFDA7"/>
      <w:bookmarkStart w:id="3657" w:name="BKM_E14379F1_C7A7_42A6_B412_F1E01671E46F"/>
      <w:bookmarkStart w:id="3658" w:name="BKM_40997390_B407_46AF_928A_15F7B52273ED"/>
      <w:bookmarkEnd w:id="3654"/>
      <w:bookmarkEnd w:id="3655"/>
      <w:bookmarkEnd w:id="3656"/>
      <w:bookmarkEnd w:id="3657"/>
      <w:bookmarkEnd w:id="3658"/>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A173A4" w:rsidP="00775DD7">
      <w:pPr>
        <w:keepNext/>
      </w:pPr>
      <w:r>
        <w:rPr>
          <w:noProof/>
          <w:lang w:val="en-CA" w:eastAsia="en-CA"/>
        </w:rPr>
        <w:lastRenderedPageBreak/>
        <w:pict w14:anchorId="787888AA">
          <v:shape id="_x0000_i1118" type="#_x0000_t75" style="width:6in;height:341.85pt;visibility:visible;mso-wrap-style:square">
            <v:imagedata r:id="rId110"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59" w:author="Eric Boisvert" w:date="2016-03-26T14:06:00Z">
        <w:r w:rsidR="005960FA">
          <w:rPr>
            <w:noProof/>
          </w:rPr>
          <w:t>90</w:t>
        </w:r>
      </w:ins>
      <w:del w:id="3660"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661" w:name="BKM_BF1C223A_F0A6_4FC2_9EEF_88DC486F7DB4"/>
      <w:bookmarkEnd w:id="3661"/>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662" w:name="BKM_FCC3B9BB_23CF_4B5C_A83B_A898D191B651"/>
      <w:bookmarkStart w:id="3663" w:name="BKM_D9B59F94_645D_4A43_B06F_F3308DA82998"/>
      <w:bookmarkStart w:id="3664" w:name="BKM_963C6EE0_1269_4609_B11A_C2CBF9678C56"/>
      <w:bookmarkEnd w:id="3662"/>
      <w:bookmarkEnd w:id="3663"/>
      <w:bookmarkEnd w:id="3664"/>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A173A4" w:rsidP="00D01D0C">
      <w:pPr>
        <w:keepNext/>
      </w:pPr>
      <w:r>
        <w:rPr>
          <w:noProof/>
          <w:lang w:val="en-CA" w:eastAsia="en-CA"/>
        </w:rPr>
        <w:pict w14:anchorId="01F9E98B">
          <v:shape id="_x0000_i1119" type="#_x0000_t75" style="width:6in;height:401.2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665" w:author="Eric Boisvert" w:date="2016-03-26T14:06:00Z">
        <w:r w:rsidR="005960FA">
          <w:rPr>
            <w:noProof/>
          </w:rPr>
          <w:t>91</w:t>
        </w:r>
      </w:ins>
      <w:del w:id="3666"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A173A4" w:rsidP="00E966AA">
      <w:pPr>
        <w:keepNext/>
      </w:pPr>
      <w:r>
        <w:rPr>
          <w:noProof/>
          <w:lang w:val="en-CA" w:eastAsia="en-CA"/>
        </w:rPr>
        <w:pict w14:anchorId="0B91289A">
          <v:shape id="_x0000_i1120" type="#_x0000_t75" style="width:366.3pt;height:243.9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67" w:author="Eric Boisvert" w:date="2016-03-26T14:06:00Z">
        <w:r w:rsidR="005960FA">
          <w:rPr>
            <w:noProof/>
          </w:rPr>
          <w:t>92</w:t>
        </w:r>
      </w:ins>
      <w:del w:id="3668"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669" w:name="BKM_79050478_59B4_46CF_B3EE_2B3B979B34B2"/>
      <w:bookmarkStart w:id="3670" w:name="BKM_49851DB0_5102_456A_B25E_E5E16C13E2EB"/>
      <w:bookmarkStart w:id="3671" w:name="BKM_B16CD918_4034_47F7_9393_204D6BE54C10"/>
      <w:bookmarkEnd w:id="3669"/>
      <w:bookmarkEnd w:id="3670"/>
      <w:bookmarkEnd w:id="3671"/>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A173A4" w:rsidP="00E966AA">
      <w:pPr>
        <w:keepNext/>
      </w:pPr>
      <w:r>
        <w:rPr>
          <w:noProof/>
          <w:lang w:val="en-CA" w:eastAsia="en-CA"/>
        </w:rPr>
        <w:pict w14:anchorId="40102AE1">
          <v:shape id="_x0000_i1121"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72" w:author="Eric Boisvert" w:date="2016-03-26T14:06:00Z">
        <w:r w:rsidR="005960FA">
          <w:rPr>
            <w:noProof/>
          </w:rPr>
          <w:t>93</w:t>
        </w:r>
      </w:ins>
      <w:del w:id="3673"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674" w:name="_Toc445034232"/>
      <w:r>
        <w:lastRenderedPageBreak/>
        <w:t>Geochronology</w:t>
      </w:r>
      <w:bookmarkEnd w:id="367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A173A4" w:rsidP="007F7DE0">
      <w:pPr>
        <w:keepNext/>
      </w:pPr>
      <w:r>
        <w:rPr>
          <w:noProof/>
          <w:lang w:val="en-CA" w:eastAsia="en-CA"/>
        </w:rPr>
        <w:pict w14:anchorId="3C78E219">
          <v:shape id="_x0000_i1122" type="#_x0000_t75" style="width:431.3pt;height:262.15pt;visibility:visible;mso-wrap-style:square">
            <v:imagedata r:id="rId114"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75" w:author="Eric Boisvert" w:date="2016-03-26T14:06:00Z">
        <w:r w:rsidR="005960FA">
          <w:rPr>
            <w:noProof/>
          </w:rPr>
          <w:t>94</w:t>
        </w:r>
      </w:ins>
      <w:del w:id="3676"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677" w:name="BKM_A1B6B909_67BC_419F_AEF9_8696BB63F29E"/>
      <w:bookmarkEnd w:id="3677"/>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A173A4" w:rsidP="007F7DE0">
      <w:pPr>
        <w:keepNext/>
      </w:pPr>
      <w:r>
        <w:rPr>
          <w:noProof/>
          <w:lang w:val="en-CA" w:eastAsia="en-CA"/>
        </w:rPr>
        <w:lastRenderedPageBreak/>
        <w:pict w14:anchorId="2A5AD7C5">
          <v:shape id="_x0000_i1123" type="#_x0000_t75" style="width:6in;height:402.65pt;visibility:visible;mso-wrap-style:square">
            <v:imagedata r:id="rId115"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78" w:author="Eric Boisvert" w:date="2016-03-26T14:06:00Z">
        <w:r w:rsidR="005960FA">
          <w:rPr>
            <w:noProof/>
          </w:rPr>
          <w:t>95</w:t>
        </w:r>
      </w:ins>
      <w:del w:id="3679"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680" w:name="BKM_0B1CA329_7FCB_4838_9738_F600EF3A8B04"/>
      <w:bookmarkStart w:id="3681" w:name="BKM_1D244EC3_ED85_479D_9C71_0F691EEBA5EA"/>
      <w:bookmarkStart w:id="3682" w:name="BKM_9712572B_F199_4830_ACFD_E9764FB58028"/>
      <w:bookmarkStart w:id="3683" w:name="BKM_95947C71_177C_4EA6_8B4C_94C513E8FE7E"/>
      <w:bookmarkStart w:id="3684" w:name="BKM_F00B629C_EDB4_449B_8603_CDBBEFBA3576"/>
      <w:bookmarkStart w:id="3685" w:name="BKM_B465F0F6_D0B5_40C2_8492_D188CFF84ACF"/>
      <w:bookmarkStart w:id="3686" w:name="BKM_84CD8D11_428B_401E_A711_B019F6D0913D"/>
      <w:bookmarkStart w:id="3687" w:name="_Toc445034233"/>
      <w:bookmarkEnd w:id="3680"/>
      <w:bookmarkEnd w:id="3681"/>
      <w:bookmarkEnd w:id="3682"/>
      <w:bookmarkEnd w:id="3683"/>
      <w:bookmarkEnd w:id="3684"/>
      <w:bookmarkEnd w:id="3685"/>
      <w:bookmarkEnd w:id="3686"/>
      <w:r>
        <w:rPr>
          <w:lang w:val="en-CA"/>
        </w:rPr>
        <w:t>Geologic Specimen</w:t>
      </w:r>
      <w:bookmarkEnd w:id="3687"/>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A173A4" w:rsidP="00672D0D">
      <w:pPr>
        <w:keepNext/>
      </w:pPr>
      <w:r>
        <w:rPr>
          <w:noProof/>
          <w:lang w:val="en-CA" w:eastAsia="en-CA"/>
        </w:rPr>
        <w:pict w14:anchorId="2C9B2F6F">
          <v:shape id="_x0000_i1124" type="#_x0000_t75" style="width:431.3pt;height:383.75pt;visibility:visible;mso-wrap-style:square">
            <v:imagedata r:id="rId116"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88" w:author="Eric Boisvert" w:date="2016-03-26T14:06:00Z">
        <w:r w:rsidR="005960FA">
          <w:rPr>
            <w:noProof/>
          </w:rPr>
          <w:t>96</w:t>
        </w:r>
      </w:ins>
      <w:del w:id="3689"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A173A4" w:rsidP="00672D0D">
      <w:pPr>
        <w:keepNext/>
      </w:pPr>
      <w:r>
        <w:rPr>
          <w:noProof/>
          <w:lang w:val="en-CA" w:eastAsia="en-CA"/>
        </w:rPr>
        <w:lastRenderedPageBreak/>
        <w:pict w14:anchorId="5B91989F">
          <v:shape id="_x0000_i1125" type="#_x0000_t75" style="width:226.5pt;height:346.7pt;visibility:visible;mso-wrap-style:square">
            <v:imagedata r:id="rId117"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90" w:author="Eric Boisvert" w:date="2016-03-26T14:06:00Z">
        <w:r w:rsidR="005960FA">
          <w:rPr>
            <w:noProof/>
          </w:rPr>
          <w:t>97</w:t>
        </w:r>
      </w:ins>
      <w:del w:id="3691"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692" w:name="BKM_A953E1E0_629C_4E85_A72E_737CDDDCFAE9"/>
      <w:bookmarkEnd w:id="3692"/>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693" w:name="BKM_01360702_0FF9_4329_8A24_6080B84F3852"/>
      <w:bookmarkEnd w:id="3693"/>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A173A4" w:rsidP="00D20646">
      <w:pPr>
        <w:keepNext/>
      </w:pPr>
      <w:r>
        <w:rPr>
          <w:noProof/>
          <w:lang w:val="en-CA" w:eastAsia="en-CA"/>
        </w:rPr>
        <w:pict w14:anchorId="35800F7D">
          <v:shape id="_x0000_i1126" type="#_x0000_t75" style="width:6in;height:353.7pt;visibility:visible;mso-wrap-style:square">
            <v:imagedata r:id="rId118"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94" w:author="Eric Boisvert" w:date="2016-03-26T14:06:00Z">
        <w:r w:rsidR="005960FA">
          <w:rPr>
            <w:noProof/>
          </w:rPr>
          <w:t>98</w:t>
        </w:r>
      </w:ins>
      <w:del w:id="3695"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696" w:name="BKM_99DC7785_B09A_4EA4_AE4E_BDEDC4CCA382"/>
      <w:bookmarkEnd w:id="3696"/>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697" w:name="BKM_2563A400_6C3B_4942_8487_10D45BA1555F"/>
      <w:bookmarkStart w:id="3698" w:name="BKM_F3DE8415_7817_43D1_B72D_75E85103B0DD"/>
      <w:bookmarkEnd w:id="3697"/>
      <w:bookmarkEnd w:id="3698"/>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A173A4" w:rsidP="00D20646">
      <w:pPr>
        <w:keepNext/>
      </w:pPr>
      <w:r>
        <w:rPr>
          <w:noProof/>
          <w:lang w:val="en-CA" w:eastAsia="en-CA"/>
        </w:rPr>
        <w:pict w14:anchorId="14B5059D">
          <v:shape id="_x0000_i1127"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99" w:author="Eric Boisvert" w:date="2016-03-26T14:06:00Z">
        <w:r w:rsidR="005960FA">
          <w:rPr>
            <w:noProof/>
          </w:rPr>
          <w:t>99</w:t>
        </w:r>
      </w:ins>
      <w:del w:id="3700" w:author="Eric Boisvert" w:date="2016-03-06T13:27:00Z">
        <w:r w:rsidR="0085617E" w:rsidDel="004D34D6">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3701" w:author="Eric Boisvert" w:date="2016-03-26T14:19:00Z"/>
          <w:lang w:val="en-CA"/>
        </w:rPr>
      </w:pPr>
      <w:del w:id="3702"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3703"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3704" w:author="Eric Boisvert" w:date="2016-03-26T14:19:00Z"/>
                <w:rStyle w:val="requri"/>
                <w:lang w:val="en-CA"/>
              </w:rPr>
            </w:pPr>
            <w:del w:id="3705"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3706" w:author="Eric Boisvert" w:date="2016-03-26T14:19:00Z"/>
                <w:rStyle w:val="reqtext"/>
                <w:lang w:val="en-CA"/>
              </w:rPr>
            </w:pPr>
            <w:commentRangeStart w:id="3707"/>
            <w:del w:id="3708"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3707"/>
              <w:r w:rsidDel="002B3C3F">
                <w:rPr>
                  <w:rStyle w:val="CommentReference"/>
                  <w:rFonts w:ascii="Times New Roman" w:eastAsia="Times New Roman" w:hAnsi="Times New Roman"/>
                  <w:lang w:val="en-US" w:eastAsia="en-US"/>
                </w:rPr>
                <w:commentReference w:id="3707"/>
              </w:r>
            </w:del>
          </w:p>
        </w:tc>
      </w:tr>
    </w:tbl>
    <w:p w14:paraId="39331A94" w14:textId="79B7BE5F" w:rsidR="00437ED0" w:rsidDel="002B3C3F" w:rsidRDefault="00437ED0" w:rsidP="00DD288D">
      <w:pPr>
        <w:rPr>
          <w:del w:id="3709"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710" w:name="BKM_7694DED9_A4F1_4913_BBD8_F553EF63B4A9"/>
      <w:bookmarkEnd w:id="3710"/>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711" w:name="BKM_D4F19968_4426_4517_BA14_BAB7917AB647"/>
      <w:bookmarkStart w:id="3712" w:name="BKM_04EA1B0A_66CA_4B08_B485_94449A53A44A"/>
      <w:bookmarkStart w:id="3713" w:name="_Toc445034234"/>
      <w:bookmarkEnd w:id="3711"/>
      <w:bookmarkEnd w:id="3712"/>
      <w:r>
        <w:rPr>
          <w:lang w:val="en-CA"/>
        </w:rPr>
        <w:t>GeoSciML Laboratory analysis and specimen vocabularies</w:t>
      </w:r>
      <w:bookmarkEnd w:id="371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14" w:name="_Ref433015177"/>
      <w:bookmarkStart w:id="3715" w:name="_Toc445034235"/>
      <w:r>
        <w:rPr>
          <w:lang w:val="en-CA"/>
        </w:rPr>
        <w:t>Outcrop encoding pattern</w:t>
      </w:r>
      <w:r w:rsidR="00DD288D">
        <w:rPr>
          <w:lang w:val="en-CA"/>
        </w:rPr>
        <w:t xml:space="preserve"> (</w:t>
      </w:r>
      <w:commentRangeStart w:id="3716"/>
      <w:r w:rsidR="00DD288D">
        <w:rPr>
          <w:lang w:val="en-CA"/>
        </w:rPr>
        <w:t>Informative</w:t>
      </w:r>
      <w:commentRangeEnd w:id="3716"/>
      <w:r w:rsidR="00DD288D">
        <w:rPr>
          <w:rStyle w:val="CommentReference"/>
          <w:b w:val="0"/>
          <w:bCs w:val="0"/>
        </w:rPr>
        <w:commentReference w:id="3716"/>
      </w:r>
      <w:r w:rsidR="00DD288D">
        <w:rPr>
          <w:lang w:val="en-CA"/>
        </w:rPr>
        <w:t>)</w:t>
      </w:r>
      <w:bookmarkEnd w:id="3714"/>
      <w:bookmarkEnd w:id="371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A173A4" w:rsidP="00672D0D">
      <w:pPr>
        <w:keepNext/>
      </w:pPr>
      <w:r>
        <w:rPr>
          <w:noProof/>
          <w:lang w:val="en-CA" w:eastAsia="en-CA"/>
        </w:rPr>
        <w:pict w14:anchorId="6AAC71D2">
          <v:shape id="_x0000_i1128" type="#_x0000_t75" style="width:6in;height:243.25pt;visibility:visible;mso-wrap-style:square">
            <v:imagedata r:id="rId12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17" w:author="Eric Boisvert" w:date="2016-03-26T14:06:00Z">
        <w:r w:rsidR="005960FA">
          <w:rPr>
            <w:noProof/>
          </w:rPr>
          <w:t>100</w:t>
        </w:r>
      </w:ins>
      <w:del w:id="3718"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719"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720" w:author="Eric Boisvert" w:date="2016-01-19T21:25:00Z"/>
        </w:rPr>
      </w:pPr>
    </w:p>
    <w:p w14:paraId="70D35591" w14:textId="77777777" w:rsidR="00672D0D" w:rsidRPr="0073628E" w:rsidRDefault="00437ED0" w:rsidP="007F7DE0">
      <w:ins w:id="3721" w:author="Eric Boisvert" w:date="2016-01-19T21:25:00Z">
        <w:r>
          <w:br w:type="page"/>
        </w:r>
      </w:ins>
    </w:p>
    <w:p w14:paraId="10AC2A8A" w14:textId="77777777" w:rsidR="009B3BBD" w:rsidRDefault="009B3BBD" w:rsidP="009B3BBD">
      <w:pPr>
        <w:pStyle w:val="Heading1"/>
        <w:rPr>
          <w:lang w:val="en-CA"/>
        </w:rPr>
      </w:pPr>
      <w:bookmarkStart w:id="3722" w:name="_Toc445034236"/>
      <w:r>
        <w:rPr>
          <w:lang w:val="en-CA"/>
        </w:rPr>
        <w:t>GML Encoding Requirements classes</w:t>
      </w:r>
      <w:bookmarkEnd w:id="3722"/>
    </w:p>
    <w:p w14:paraId="120C17FC" w14:textId="5F1BBEA1" w:rsidR="00504099" w:rsidRPr="00504099" w:rsidRDefault="00504099" w:rsidP="00156903">
      <w:pPr>
        <w:rPr>
          <w:lang w:val="en-CA"/>
        </w:rPr>
      </w:pPr>
      <w:r>
        <w:rPr>
          <w:lang w:val="en-CA"/>
        </w:rPr>
        <w:t>XSD</w:t>
      </w:r>
      <w:ins w:id="3723"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724" w:author="Eric Boisvert" w:date="2016-01-04T09:19:00Z">
        <w:r w:rsidR="0064023A">
          <w:rPr>
            <w:lang w:val="en-CA"/>
          </w:rPr>
          <w:t xml:space="preserve">extends and </w:t>
        </w:r>
      </w:ins>
      <w:r w:rsidR="00156903">
        <w:rPr>
          <w:lang w:val="en-CA"/>
        </w:rPr>
        <w:t xml:space="preserve">superceeds some of </w:t>
      </w:r>
      <w:del w:id="3725" w:author="Eric Boisvert" w:date="2016-01-04T09:20:00Z">
        <w:r w:rsidR="00156903" w:rsidDel="0064023A">
          <w:rPr>
            <w:lang w:val="en-CA"/>
          </w:rPr>
          <w:delText xml:space="preserve">the </w:delText>
        </w:r>
      </w:del>
      <w:r w:rsidR="00156903">
        <w:rPr>
          <w:lang w:val="en-CA"/>
        </w:rPr>
        <w:t>ISO 19136-2007</w:t>
      </w:r>
      <w:del w:id="3726" w:author="Eric Boisvert" w:date="2016-01-04T09:20:00Z">
        <w:r w:rsidR="00156903" w:rsidDel="0064023A">
          <w:rPr>
            <w:lang w:val="en-CA"/>
          </w:rPr>
          <w:delText xml:space="preserve"> rules </w:delText>
        </w:r>
      </w:del>
      <w:ins w:id="3727" w:author="Eric Boisvert" w:date="2015-11-03T05:22:00Z">
        <w:r w:rsidR="004F0DC1">
          <w:rPr>
            <w:lang w:val="en-CA"/>
          </w:rPr>
          <w:t xml:space="preserve">, specifically regarding clauses 11 (CodeType encoding) and </w:t>
        </w:r>
      </w:ins>
      <w:ins w:id="3728" w:author="Eric Boisvert" w:date="2015-11-03T05:23:00Z">
        <w:r w:rsidR="004F0DC1">
          <w:rPr>
            <w:lang w:val="en-CA"/>
          </w:rPr>
          <w:t xml:space="preserve">12.3 (Association encoding) </w:t>
        </w:r>
      </w:ins>
      <w:del w:id="3729" w:author="Eric Boisvert" w:date="2015-11-03T05:15:00Z">
        <w:r w:rsidR="00156903" w:rsidDel="004F0DC1">
          <w:rPr>
            <w:lang w:val="en-CA"/>
          </w:rPr>
          <w:delText>(</w:delText>
        </w:r>
      </w:del>
      <w:del w:id="3730" w:author="Eric Boisvert" w:date="2015-11-03T05:24:00Z">
        <w:r w:rsidR="00156903" w:rsidDel="007C49F8">
          <w:rPr>
            <w:lang w:val="en-CA"/>
          </w:rPr>
          <w:delText>more specifically CodeType encoding)</w:delText>
        </w:r>
      </w:del>
      <w:del w:id="3731" w:author="Eric Boisvert" w:date="2015-10-30T05:10:00Z">
        <w:r w:rsidDel="00156903">
          <w:rPr>
            <w:lang w:val="en-CA"/>
          </w:rPr>
          <w:delText xml:space="preserve"> </w:delText>
        </w:r>
      </w:del>
      <w:del w:id="3732" w:author="Eric Boisvert" w:date="2015-11-03T05:24:00Z">
        <w:r w:rsidDel="007C49F8">
          <w:rPr>
            <w:lang w:val="en-CA"/>
          </w:rPr>
          <w:delText xml:space="preserve">.  </w:delText>
        </w:r>
      </w:del>
    </w:p>
    <w:p w14:paraId="0B58FD66" w14:textId="2DE47107" w:rsidR="00C648D4" w:rsidRDefault="009B3BBD" w:rsidP="009B3BBD">
      <w:pPr>
        <w:rPr>
          <w:ins w:id="3733"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734" w:author="Eric Boisvert" w:date="2016-02-14T13:30:00Z">
        <w:r w:rsidR="00415E41">
          <w:rPr>
            <w:lang w:val="en-CA"/>
          </w:rPr>
          <w:t xml:space="preserve"> of this document</w:t>
        </w:r>
      </w:ins>
      <w:r>
        <w:rPr>
          <w:lang w:val="en-CA"/>
        </w:rPr>
        <w:t>.</w:t>
      </w:r>
      <w:ins w:id="3735" w:author="Eric Boisvert" w:date="2016-02-14T13:30:00Z">
        <w:r w:rsidR="00415E41">
          <w:rPr>
            <w:lang w:val="en-CA"/>
          </w:rPr>
          <w:t xml:space="preserve">  Therefore, compliant XML instances shall </w:t>
        </w:r>
      </w:ins>
      <w:ins w:id="3736" w:author="Eric Boisvert" w:date="2016-02-14T13:32:00Z">
        <w:r w:rsidR="00415E41">
          <w:rPr>
            <w:lang w:val="en-CA"/>
          </w:rPr>
          <w:t xml:space="preserve">1) </w:t>
        </w:r>
      </w:ins>
      <w:ins w:id="3737" w:author="Eric Boisvert" w:date="2016-02-14T13:30:00Z">
        <w:r w:rsidR="00415E41">
          <w:rPr>
            <w:lang w:val="en-CA"/>
          </w:rPr>
          <w:t xml:space="preserve">validate with XSD schemas, </w:t>
        </w:r>
      </w:ins>
      <w:ins w:id="3738" w:author="Eric Boisvert" w:date="2016-02-14T13:32:00Z">
        <w:r w:rsidR="00415E41">
          <w:rPr>
            <w:lang w:val="en-CA"/>
          </w:rPr>
          <w:t xml:space="preserve">2) </w:t>
        </w:r>
      </w:ins>
      <w:ins w:id="3739" w:author="Eric Boisvert" w:date="2016-02-14T13:30:00Z">
        <w:r w:rsidR="00415E41">
          <w:rPr>
            <w:lang w:val="en-CA"/>
          </w:rPr>
          <w:t xml:space="preserve">pass schematron rules and then </w:t>
        </w:r>
      </w:ins>
      <w:ins w:id="3740" w:author="Eric Boisvert" w:date="2016-02-14T13:32:00Z">
        <w:r w:rsidR="00415E41">
          <w:rPr>
            <w:lang w:val="en-CA"/>
          </w:rPr>
          <w:t xml:space="preserve">3) </w:t>
        </w:r>
      </w:ins>
      <w:ins w:id="3741" w:author="Eric Boisvert" w:date="2016-02-14T13:30:00Z">
        <w:r w:rsidR="00415E41">
          <w:rPr>
            <w:lang w:val="en-CA"/>
          </w:rPr>
          <w:t xml:space="preserve"> pass compl</w:t>
        </w:r>
      </w:ins>
      <w:ins w:id="3742" w:author="Eric Boisvert" w:date="2016-02-14T13:31:00Z">
        <w:r w:rsidR="00415E41">
          <w:rPr>
            <w:lang w:val="en-CA"/>
          </w:rPr>
          <w:t>iance tests</w:t>
        </w:r>
      </w:ins>
      <w:ins w:id="3743" w:author="Eric Boisvert" w:date="2016-02-14T13:32:00Z">
        <w:r w:rsidR="00415E41">
          <w:rPr>
            <w:lang w:val="en-CA"/>
          </w:rPr>
          <w:t xml:space="preserve"> listed in relevant compliance sections.</w:t>
        </w:r>
      </w:ins>
      <w:del w:id="3744"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745" w:author="Eric Boisvert" w:date="2015-10-30T05:36:00Z">
          <w:pPr/>
        </w:pPrChange>
      </w:pPr>
      <w:bookmarkStart w:id="3746" w:name="_Toc445034237"/>
      <w:ins w:id="3747" w:author="Eric Boisvert" w:date="2015-10-30T05:35:00Z">
        <w:r>
          <w:rPr>
            <w:lang w:val="en-CA"/>
          </w:rPr>
          <w:t>Prefixes used in examples</w:t>
        </w:r>
      </w:ins>
      <w:bookmarkEnd w:id="3746"/>
    </w:p>
    <w:p w14:paraId="1E3C2AA6" w14:textId="77777777" w:rsidR="0099305B" w:rsidRDefault="0099305B" w:rsidP="009B3BBD">
      <w:pPr>
        <w:rPr>
          <w:ins w:id="3748"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4D34D6">
        <w:t xml:space="preserve">Table </w:t>
      </w:r>
      <w:r w:rsidR="004D34D6">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A173A4" w:rsidP="00A65B96">
            <w:pPr>
              <w:spacing w:after="0"/>
              <w:rPr>
                <w:rFonts w:ascii="Consolas" w:hAnsi="Consolas" w:cs="Consolas"/>
                <w:color w:val="000000"/>
                <w:sz w:val="20"/>
                <w:szCs w:val="20"/>
                <w:lang w:val="en-CA" w:eastAsia="en-CA"/>
              </w:rPr>
            </w:pPr>
            <w:hyperlink r:id="rId121"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A173A4"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A173A4"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A173A4"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A173A4"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3749"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3750"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3751"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A173A4" w:rsidP="00A65B96">
            <w:pPr>
              <w:spacing w:after="0"/>
              <w:rPr>
                <w:rFonts w:ascii="Consolas" w:hAnsi="Consolas" w:cs="Consolas"/>
                <w:color w:val="000000"/>
                <w:sz w:val="20"/>
                <w:szCs w:val="20"/>
                <w:lang w:val="en-CA" w:eastAsia="en-CA"/>
              </w:rPr>
            </w:pPr>
            <w:hyperlink r:id="rId126"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A173A4"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A173A4"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A173A4"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A173A4"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A173A4"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A173A4"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A173A4"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A173A4"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A173A4"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A173A4"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A173A4"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A173A4"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A173A4"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A173A4"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3752" w:name="_Ref443220196"/>
      <w:r>
        <w:t xml:space="preserve">Table </w:t>
      </w:r>
      <w:r>
        <w:fldChar w:fldCharType="begin"/>
      </w:r>
      <w:r>
        <w:instrText xml:space="preserve"> SEQ Table \* ARABIC </w:instrText>
      </w:r>
      <w:r>
        <w:fldChar w:fldCharType="separate"/>
      </w:r>
      <w:r w:rsidR="004D34D6">
        <w:rPr>
          <w:noProof/>
        </w:rPr>
        <w:t>8</w:t>
      </w:r>
      <w:r>
        <w:fldChar w:fldCharType="end"/>
      </w:r>
      <w:bookmarkEnd w:id="3752"/>
      <w:r>
        <w:t xml:space="preserve"> : default prefix mapping for xml snippets</w:t>
      </w:r>
    </w:p>
    <w:p w14:paraId="019C8217" w14:textId="77777777" w:rsidR="00380908" w:rsidRDefault="001517B8" w:rsidP="00380908">
      <w:r>
        <w:t xml:space="preserve"> </w:t>
      </w:r>
    </w:p>
    <w:p w14:paraId="213BD9E7" w14:textId="1C6C4908" w:rsidR="00E20E2E" w:rsidRDefault="00FE640E" w:rsidP="00380908">
      <w:pPr>
        <w:rPr>
          <w:ins w:id="3753" w:author="Eric Boisvert" w:date="2016-02-14T14:08:00Z"/>
        </w:rPr>
      </w:pPr>
      <w:ins w:id="3754" w:author="Eric Boisvert" w:date="2016-02-14T14:08:00Z">
        <w:r>
          <w:t>Also to improve readability, the following XML entities are used</w:t>
        </w:r>
      </w:ins>
      <w:ins w:id="3755" w:author="Eric Boisvert" w:date="2016-03-06T13:56:00Z">
        <w:r w:rsidR="00B123AA">
          <w:t xml:space="preserve"> in instance examples</w:t>
        </w:r>
      </w:ins>
    </w:p>
    <w:p w14:paraId="3C9E2732" w14:textId="1CB7CF00" w:rsidR="00FE640E" w:rsidDel="00FE640E" w:rsidRDefault="00FE640E">
      <w:pPr>
        <w:numPr>
          <w:ilvl w:val="0"/>
          <w:numId w:val="48"/>
        </w:numPr>
        <w:rPr>
          <w:del w:id="3756" w:author="Eric Boisvert" w:date="2016-02-14T14:13:00Z"/>
        </w:rPr>
        <w:pPrChange w:id="3757" w:author="Eric Boisvert" w:date="2016-02-14T14:11:00Z">
          <w:pPr/>
        </w:pPrChange>
      </w:pPr>
    </w:p>
    <w:p w14:paraId="62A0F49E" w14:textId="544852C7" w:rsidR="00FE640E" w:rsidRPr="00FE640E" w:rsidRDefault="00FE640E">
      <w:pPr>
        <w:spacing w:after="0"/>
        <w:rPr>
          <w:ins w:id="3758" w:author="Eric Boisvert" w:date="2016-02-14T14:12:00Z"/>
          <w:rFonts w:ascii="Courier New" w:hAnsi="Courier New" w:cs="Courier New"/>
          <w:lang w:val="en-CA"/>
          <w:rPrChange w:id="3759" w:author="Eric Boisvert" w:date="2016-02-14T14:12:00Z">
            <w:rPr>
              <w:ins w:id="3760" w:author="Eric Boisvert" w:date="2016-02-14T14:12:00Z"/>
              <w:lang w:val="en-CA"/>
            </w:rPr>
          </w:rPrChange>
        </w:rPr>
        <w:pPrChange w:id="3761" w:author="Eric Boisvert" w:date="2016-02-14T14:12:00Z">
          <w:pPr/>
        </w:pPrChange>
      </w:pPr>
      <w:commentRangeStart w:id="3762"/>
      <w:ins w:id="3763" w:author="Eric Boisvert" w:date="2016-02-14T14:12:00Z">
        <w:r w:rsidRPr="00FE640E">
          <w:rPr>
            <w:rFonts w:ascii="Courier New" w:hAnsi="Courier New" w:cs="Courier New"/>
            <w:lang w:val="en-CA"/>
            <w:rPrChange w:id="3764"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765" w:author="Eric Boisvert" w:date="2016-02-14T14:12:00Z">
              <w:rPr>
                <w:lang w:val="en-CA"/>
              </w:rPr>
            </w:rPrChange>
          </w:rPr>
          <w:t xml:space="preserve"> "</w:t>
        </w:r>
      </w:ins>
      <w:ins w:id="3766" w:author="Eric Boisvert" w:date="2016-02-14T14:13:00Z">
        <w:r w:rsidRPr="00FE640E">
          <w:rPr>
            <w:rFonts w:ascii="Courier New" w:hAnsi="Courier New" w:cs="Courier New"/>
            <w:lang w:val="en-CA"/>
          </w:rPr>
          <w:t>http://www.ietf.org/rfc/rfc2616</w:t>
        </w:r>
      </w:ins>
      <w:ins w:id="3767" w:author="Eric Boisvert" w:date="2016-02-14T14:12:00Z">
        <w:r w:rsidRPr="00FE640E">
          <w:rPr>
            <w:rFonts w:ascii="Courier New" w:hAnsi="Courier New" w:cs="Courier New"/>
            <w:lang w:val="en-CA"/>
            <w:rPrChange w:id="3768" w:author="Eric Boisvert" w:date="2016-02-14T14:12:00Z">
              <w:rPr>
                <w:lang w:val="en-CA"/>
              </w:rPr>
            </w:rPrChange>
          </w:rPr>
          <w:t>"&gt;</w:t>
        </w:r>
      </w:ins>
      <w:commentRangeEnd w:id="3762"/>
      <w:ins w:id="3769" w:author="Eric Boisvert" w:date="2016-02-14T14:13:00Z">
        <w:r>
          <w:rPr>
            <w:rStyle w:val="CommentReference"/>
          </w:rPr>
          <w:commentReference w:id="3762"/>
        </w:r>
      </w:ins>
    </w:p>
    <w:p w14:paraId="53D5459D" w14:textId="004B31ED" w:rsidR="00FE640E" w:rsidRPr="00FE640E" w:rsidRDefault="00FE640E">
      <w:pPr>
        <w:spacing w:after="0"/>
        <w:rPr>
          <w:ins w:id="3770" w:author="Eric Boisvert" w:date="2016-02-14T14:12:00Z"/>
          <w:rFonts w:ascii="Courier New" w:hAnsi="Courier New" w:cs="Courier New"/>
          <w:lang w:val="en-CA"/>
          <w:rPrChange w:id="3771" w:author="Eric Boisvert" w:date="2016-02-14T14:12:00Z">
            <w:rPr>
              <w:ins w:id="3772" w:author="Eric Boisvert" w:date="2016-02-14T14:12:00Z"/>
              <w:lang w:val="en-CA"/>
            </w:rPr>
          </w:rPrChange>
        </w:rPr>
        <w:pPrChange w:id="3773" w:author="Eric Boisvert" w:date="2016-02-14T14:12:00Z">
          <w:pPr/>
        </w:pPrChange>
      </w:pPr>
      <w:ins w:id="3774" w:author="Eric Boisvert" w:date="2016-02-14T14:12:00Z">
        <w:r w:rsidRPr="00FE640E">
          <w:rPr>
            <w:rFonts w:ascii="Courier New" w:hAnsi="Courier New" w:cs="Courier New"/>
            <w:lang w:val="en-CA"/>
            <w:rPrChange w:id="3775" w:author="Eric Boisvert" w:date="2016-02-14T14:12:00Z">
              <w:rPr>
                <w:lang w:val="en-CA"/>
              </w:rPr>
            </w:rPrChange>
          </w:rPr>
          <w:t xml:space="preserve">&lt;!ENTITY </w:t>
        </w:r>
      </w:ins>
      <w:ins w:id="3776" w:author="Eric Boisvert" w:date="2016-02-14T14:13:00Z">
        <w:r>
          <w:rPr>
            <w:rFonts w:ascii="Courier New" w:hAnsi="Courier New" w:cs="Courier New"/>
          </w:rPr>
          <w:t>resource</w:t>
        </w:r>
        <w:r>
          <w:t xml:space="preserve"> </w:t>
        </w:r>
      </w:ins>
      <w:ins w:id="3777" w:author="Eric Boisvert" w:date="2016-02-14T14:12:00Z">
        <w:r w:rsidRPr="00FE640E">
          <w:rPr>
            <w:rFonts w:ascii="Courier New" w:hAnsi="Courier New" w:cs="Courier New"/>
            <w:lang w:val="en-CA"/>
            <w:rPrChange w:id="3778" w:author="Eric Boisvert" w:date="2016-02-14T14:12:00Z">
              <w:rPr>
                <w:lang w:val="en-CA"/>
              </w:rPr>
            </w:rPrChange>
          </w:rPr>
          <w:t>"</w:t>
        </w:r>
      </w:ins>
      <w:ins w:id="3779" w:author="Eric Boisvert" w:date="2016-02-14T14:13:00Z">
        <w:r w:rsidRPr="00FE640E">
          <w:t xml:space="preserve"> </w:t>
        </w:r>
        <w:r w:rsidRPr="00FE640E">
          <w:rPr>
            <w:rFonts w:ascii="Courier New" w:hAnsi="Courier New" w:cs="Courier New"/>
            <w:lang w:val="en-CA"/>
          </w:rPr>
          <w:t xml:space="preserve">http://resource.geosciml.org </w:t>
        </w:r>
      </w:ins>
      <w:ins w:id="3780" w:author="Eric Boisvert" w:date="2016-02-14T14:12:00Z">
        <w:r w:rsidRPr="00FE640E">
          <w:rPr>
            <w:rFonts w:ascii="Courier New" w:hAnsi="Courier New" w:cs="Courier New"/>
            <w:lang w:val="en-CA"/>
            <w:rPrChange w:id="3781" w:author="Eric Boisvert" w:date="2016-02-14T14:12:00Z">
              <w:rPr>
                <w:lang w:val="en-CA"/>
              </w:rPr>
            </w:rPrChange>
          </w:rPr>
          <w:t>"&gt;</w:t>
        </w:r>
      </w:ins>
    </w:p>
    <w:p w14:paraId="37DC674F" w14:textId="77777777" w:rsidR="00FE640E" w:rsidRPr="00FE640E" w:rsidRDefault="00FE640E">
      <w:pPr>
        <w:spacing w:after="0"/>
        <w:rPr>
          <w:ins w:id="3782" w:author="Eric Boisvert" w:date="2016-02-14T14:12:00Z"/>
          <w:rFonts w:ascii="Courier New" w:hAnsi="Courier New" w:cs="Courier New"/>
          <w:lang w:val="en-CA"/>
          <w:rPrChange w:id="3783" w:author="Eric Boisvert" w:date="2016-02-14T14:12:00Z">
            <w:rPr>
              <w:ins w:id="3784" w:author="Eric Boisvert" w:date="2016-02-14T14:12:00Z"/>
              <w:lang w:val="en-CA"/>
            </w:rPr>
          </w:rPrChange>
        </w:rPr>
        <w:pPrChange w:id="3785" w:author="Eric Boisvert" w:date="2016-02-14T14:12:00Z">
          <w:pPr/>
        </w:pPrChange>
      </w:pPr>
      <w:ins w:id="3786" w:author="Eric Boisvert" w:date="2016-02-14T14:12:00Z">
        <w:r w:rsidRPr="00FE640E">
          <w:rPr>
            <w:rFonts w:ascii="Courier New" w:hAnsi="Courier New" w:cs="Courier New"/>
            <w:lang w:val="en-CA"/>
            <w:rPrChange w:id="3787" w:author="Eric Boisvert" w:date="2016-02-14T14:12:00Z">
              <w:rPr>
                <w:lang w:val="en-CA"/>
              </w:rPr>
            </w:rPrChange>
          </w:rPr>
          <w:t>&lt;!ENTITY nil "http://www.opengis.net/def/nil/OGC/0/unknown"&gt;</w:t>
        </w:r>
      </w:ins>
    </w:p>
    <w:p w14:paraId="4C6BAEAB" w14:textId="1D742249" w:rsidR="00FE640E" w:rsidRPr="00FE640E" w:rsidRDefault="00FE640E">
      <w:pPr>
        <w:spacing w:after="0"/>
        <w:rPr>
          <w:ins w:id="3788" w:author="Eric Boisvert" w:date="2016-02-14T14:12:00Z"/>
          <w:rFonts w:ascii="Courier New" w:hAnsi="Courier New" w:cs="Courier New"/>
          <w:lang w:val="en-CA"/>
          <w:rPrChange w:id="3789" w:author="Eric Boisvert" w:date="2016-02-14T14:12:00Z">
            <w:rPr>
              <w:ins w:id="3790" w:author="Eric Boisvert" w:date="2016-02-14T14:12:00Z"/>
              <w:lang w:val="en-CA"/>
            </w:rPr>
          </w:rPrChange>
        </w:rPr>
        <w:pPrChange w:id="3791" w:author="Eric Boisvert" w:date="2016-02-14T14:12:00Z">
          <w:pPr/>
        </w:pPrChange>
      </w:pPr>
      <w:ins w:id="3792" w:author="Eric Boisvert" w:date="2016-02-14T14:12:00Z">
        <w:r w:rsidRPr="00FE640E">
          <w:rPr>
            <w:rFonts w:ascii="Courier New" w:hAnsi="Courier New" w:cs="Courier New"/>
            <w:lang w:val="en-CA"/>
            <w:rPrChange w:id="3793"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794" w:name="_Toc445034238"/>
      <w:r w:rsidRPr="00D12552">
        <w:rPr>
          <w:lang w:val="en-CA"/>
        </w:rPr>
        <w:t xml:space="preserve">GeoSciML </w:t>
      </w:r>
      <w:r>
        <w:rPr>
          <w:lang w:val="en-CA"/>
        </w:rPr>
        <w:t>Core XML</w:t>
      </w:r>
      <w:r w:rsidRPr="00D12552">
        <w:rPr>
          <w:lang w:val="en-CA"/>
        </w:rPr>
        <w:t xml:space="preserve"> </w:t>
      </w:r>
      <w:ins w:id="3795" w:author="Eric Boisvert" w:date="2016-02-27T14:49:00Z">
        <w:r w:rsidR="00AF7E7A">
          <w:rPr>
            <w:lang w:val="en-CA"/>
          </w:rPr>
          <w:t xml:space="preserve">Abstract </w:t>
        </w:r>
      </w:ins>
      <w:r w:rsidRPr="00D12552">
        <w:rPr>
          <w:lang w:val="en-CA"/>
        </w:rPr>
        <w:t>Requirements Class</w:t>
      </w:r>
      <w:bookmarkEnd w:id="3794"/>
    </w:p>
    <w:p w14:paraId="46D450FC" w14:textId="77777777" w:rsidR="005A0C30" w:rsidRDefault="005A0C30" w:rsidP="005A0C30">
      <w:pPr>
        <w:rPr>
          <w:ins w:id="3796" w:author="Eric Boisvert" w:date="2016-01-24T13:38:00Z"/>
          <w:lang w:val="en-CA"/>
        </w:rPr>
      </w:pPr>
    </w:p>
    <w:p w14:paraId="7F6C0035" w14:textId="68D98CE7" w:rsidR="0099305B" w:rsidRPr="005A0C30" w:rsidRDefault="00AF7E7A" w:rsidP="005A0C30">
      <w:pPr>
        <w:rPr>
          <w:lang w:val="en-CA"/>
        </w:rPr>
      </w:pPr>
      <w:ins w:id="3797" w:author="Eric Boisvert" w:date="2016-01-24T13:38:00Z">
        <w:r>
          <w:rPr>
            <w:lang w:val="en-CA"/>
          </w:rPr>
          <w:t>Th</w:t>
        </w:r>
      </w:ins>
      <w:ins w:id="3798" w:author="Eric Boisvert" w:date="2016-02-27T14:48:00Z">
        <w:r>
          <w:rPr>
            <w:lang w:val="en-CA"/>
          </w:rPr>
          <w:t>is</w:t>
        </w:r>
      </w:ins>
      <w:ins w:id="3799" w:author="Eric Boisvert" w:date="2016-01-24T13:38:00Z">
        <w:r w:rsidR="0099305B">
          <w:rPr>
            <w:lang w:val="en-CA"/>
          </w:rPr>
          <w:t xml:space="preserve"> requiremen</w:t>
        </w:r>
      </w:ins>
      <w:ins w:id="3800"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801"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80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803" w:author="Eric Boisvert" w:date="2015-10-30T05:55:00Z"/>
                <w:rFonts w:eastAsia="MS Mincho"/>
                <w:lang w:val="en-CA"/>
              </w:rPr>
            </w:pPr>
            <w:ins w:id="380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805" w:author="Eric Boisvert" w:date="2015-10-30T05:55:00Z"/>
                <w:rFonts w:eastAsia="MS Mincho"/>
                <w:b/>
                <w:color w:val="0000FF"/>
                <w:sz w:val="22"/>
                <w:lang w:val="en-CA"/>
              </w:rPr>
            </w:pPr>
            <w:ins w:id="380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0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807"/>
            <w:r w:rsidR="00106124">
              <w:rPr>
                <w:rStyle w:val="CommentReference"/>
              </w:rPr>
              <w:commentReference w:id="380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0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808"/>
            <w:r w:rsidR="00106124">
              <w:rPr>
                <w:rStyle w:val="CommentReference"/>
              </w:rPr>
              <w:commentReference w:id="380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809" w:name="_Toc445034239"/>
      <w:r>
        <w:rPr>
          <w:lang w:val="en-CA"/>
        </w:rPr>
        <w:lastRenderedPageBreak/>
        <w:t>XML document validation</w:t>
      </w:r>
      <w:bookmarkEnd w:id="3809"/>
    </w:p>
    <w:p w14:paraId="0167B34A" w14:textId="77777777" w:rsidR="00B95F74" w:rsidRDefault="00B95F74" w:rsidP="00380908">
      <w:pPr>
        <w:rPr>
          <w:ins w:id="3810" w:author="Eric Boisvert" w:date="2016-01-20T05:27:00Z"/>
          <w:lang w:val="en-CA"/>
        </w:rPr>
      </w:pPr>
    </w:p>
    <w:p w14:paraId="474E80BF" w14:textId="77777777" w:rsidR="00380908" w:rsidRDefault="00380908" w:rsidP="00380908">
      <w:pPr>
        <w:rPr>
          <w:lang w:val="en-CA"/>
        </w:rPr>
      </w:pPr>
      <w:commentRangeStart w:id="3811"/>
      <w:r>
        <w:rPr>
          <w:lang w:val="en-CA"/>
        </w:rPr>
        <w:t xml:space="preserve">An XML instance shall validate to both the XSD and schematron rules provided by this specification for each of the XML requirements classes. </w:t>
      </w:r>
      <w:commentRangeEnd w:id="3811"/>
      <w:r w:rsidR="00C859E9">
        <w:rPr>
          <w:rStyle w:val="CommentReference"/>
        </w:rPr>
        <w:commentReference w:id="381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812"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813" w:author="Eric Boisvert" w:date="2016-02-14T13:34:00Z">
              <w:r w:rsidR="00415E41">
                <w:rPr>
                  <w:rStyle w:val="reqtext"/>
                  <w:lang w:val="en-CA"/>
                </w:rPr>
                <w:t>pass</w:t>
              </w:r>
            </w:ins>
            <w:del w:id="3814"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60767D29" w:rsidR="005C1C53" w:rsidDel="002B3C3F" w:rsidRDefault="005C1C53" w:rsidP="00AD7649">
      <w:pPr>
        <w:rPr>
          <w:del w:id="3815" w:author="Eric Boisvert" w:date="2016-03-26T14:25:00Z"/>
          <w:lang w:val="en-CA"/>
        </w:rPr>
      </w:pPr>
      <w:commentRangeStart w:id="3816"/>
      <w:del w:id="3817" w:author="Eric Boisvert" w:date="2016-03-26T14:25:00Z">
        <w:r w:rsidDel="002B3C3F">
          <w:rPr>
            <w:lang w:val="en-CA"/>
          </w:rPr>
          <w:delText xml:space="preserve">Some core rules are implemented in .sch </w:delText>
        </w:r>
      </w:del>
      <w:del w:id="3818" w:author="Eric Boisvert" w:date="2016-01-23T11:34:00Z">
        <w:r w:rsidDel="005F3FAD">
          <w:rPr>
            <w:lang w:val="en-CA"/>
          </w:rPr>
          <w:delText xml:space="preserve">that </w:delText>
        </w:r>
      </w:del>
      <w:del w:id="3819" w:author="Eric Boisvert" w:date="2016-03-26T14:25:00Z">
        <w:r w:rsidDel="002B3C3F">
          <w:rPr>
            <w:lang w:val="en-CA"/>
          </w:rPr>
          <w:delText>apply to all instances</w:delText>
        </w:r>
        <w:commentRangeEnd w:id="3816"/>
        <w:r w:rsidDel="002B3C3F">
          <w:rPr>
            <w:rStyle w:val="CommentReference"/>
          </w:rPr>
          <w:commentReference w:id="3816"/>
        </w:r>
        <w:r w:rsidR="005B40C3" w:rsidDel="002B3C3F">
          <w:rPr>
            <w:lang w:val="en-CA"/>
          </w:rPr>
          <w:delText xml:space="preserve">.  Since this is a </w:delText>
        </w:r>
        <w:r w:rsidR="005B40C3" w:rsidRPr="005F3FAD" w:rsidDel="002B3C3F">
          <w:rPr>
            <w:u w:val="single"/>
            <w:lang w:val="en-CA"/>
            <w:rPrChange w:id="3820"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3821" w:author="Eric Boisvert" w:date="2016-01-23T11:35:00Z">
        <w:r w:rsidR="005B40C3" w:rsidDel="005F3FAD">
          <w:rPr>
            <w:lang w:val="en-CA"/>
          </w:rPr>
          <w:delText>targets will import this schematron file</w:delText>
        </w:r>
      </w:del>
      <w:del w:id="3822"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3823"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3824" w:author="Eric Boisvert" w:date="2016-03-26T14:25:00Z"/>
                <w:rStyle w:val="requri"/>
                <w:lang w:val="en-CA"/>
              </w:rPr>
            </w:pPr>
            <w:del w:id="3825" w:author="Eric Boisvert" w:date="2016-03-26T14:25:00Z">
              <w:r w:rsidDel="002B3C3F">
                <w:rPr>
                  <w:rStyle w:val="requri"/>
                  <w:lang w:val="en-CA"/>
                </w:rPr>
                <w:delText>/req/gsml4xsd/co</w:delText>
              </w:r>
            </w:del>
            <w:del w:id="3826" w:author="Eric Boisvert" w:date="2016-03-26T14:24:00Z">
              <w:r w:rsidDel="002B3C3F">
                <w:rPr>
                  <w:rStyle w:val="requri"/>
                  <w:lang w:val="en-CA"/>
                </w:rPr>
                <w:delText>d</w:delText>
              </w:r>
            </w:del>
            <w:del w:id="3827"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3828" w:author="Eric Boisvert" w:date="2016-03-26T14:25:00Z"/>
                <w:rStyle w:val="reqtext"/>
                <w:lang w:val="en-CA"/>
              </w:rPr>
            </w:pPr>
            <w:del w:id="3829"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830" w:author="Eric Boisvert" w:date="2016-02-14T13:46:00Z">
          <w:pPr/>
        </w:pPrChange>
      </w:pPr>
      <w:r>
        <w:rPr>
          <w:lang w:val="en-CA"/>
        </w:rPr>
        <w:t xml:space="preserve"> </w:t>
      </w:r>
      <w:bookmarkStart w:id="3831" w:name="_Toc445034240"/>
      <w:r>
        <w:rPr>
          <w:lang w:val="en-CA"/>
        </w:rPr>
        <w:t>Reference</w:t>
      </w:r>
      <w:bookmarkEnd w:id="3831"/>
    </w:p>
    <w:p w14:paraId="3BAEC3D3" w14:textId="77777777" w:rsidR="00B123AA" w:rsidRDefault="00B123AA" w:rsidP="00AD7649">
      <w:pPr>
        <w:rPr>
          <w:ins w:id="3832" w:author="Eric Boisvert" w:date="2016-03-06T13:59:00Z"/>
          <w:lang w:val="en-CA"/>
        </w:rPr>
      </w:pPr>
    </w:p>
    <w:p w14:paraId="3A9B36C4" w14:textId="40744685" w:rsidR="00B123AA" w:rsidRDefault="00B123AA" w:rsidP="00AD7649">
      <w:pPr>
        <w:rPr>
          <w:ins w:id="3833" w:author="Eric Boisvert" w:date="2016-02-14T13:46:00Z"/>
          <w:lang w:val="en-CA"/>
        </w:rPr>
      </w:pPr>
      <w:ins w:id="3834" w:author="Eric Boisvert" w:date="2016-03-06T13:59:00Z">
        <w:r>
          <w:rPr>
            <w:lang w:val="en-CA"/>
          </w:rPr>
          <w:t xml:space="preserve">This requirement enforces the use a Linked Data URI </w:t>
        </w:r>
      </w:ins>
      <w:ins w:id="3835" w:author="Eric Boisvert" w:date="2016-03-06T14:03:00Z">
        <w:r>
          <w:rPr>
            <w:lang w:val="en-CA"/>
          </w:rPr>
          <w:t>in xlink:href and gml:identifier.</w:t>
        </w:r>
      </w:ins>
      <w:ins w:id="3836" w:author="Eric Boisvert" w:date="2016-03-06T14:04:00Z">
        <w:r>
          <w:rPr>
            <w:lang w:val="en-CA"/>
          </w:rPr>
          <w:t xml:space="preserve">  Linked Data URIs play the dual role of identifier and accessor (a mean to retrieve an instance).  The requirement clarifies some</w:t>
        </w:r>
      </w:ins>
      <w:ins w:id="3837" w:author="Eric Boisvert" w:date="2016-03-06T14:07:00Z">
        <w:r w:rsidR="00C67B89">
          <w:rPr>
            <w:lang w:val="en-CA"/>
          </w:rPr>
          <w:t xml:space="preserve"> expectation about the use of those URIs </w:t>
        </w:r>
      </w:ins>
      <w:ins w:id="3838" w:author="Eric Boisvert" w:date="2016-03-06T14:08:00Z">
        <w:r w:rsidR="00C67B89">
          <w:rPr>
            <w:lang w:val="en-CA"/>
          </w:rPr>
          <w:t>in</w:t>
        </w:r>
      </w:ins>
      <w:ins w:id="3839" w:author="Eric Boisvert" w:date="2016-03-06T14:07:00Z">
        <w:r w:rsidR="00C67B89">
          <w:rPr>
            <w:lang w:val="en-CA"/>
          </w:rPr>
          <w:t xml:space="preserve"> processing XML instance</w:t>
        </w:r>
      </w:ins>
      <w:ins w:id="3840" w:author="Eric Boisvert" w:date="2016-03-06T14:08:00Z">
        <w:r w:rsidR="00C67B89">
          <w:rPr>
            <w:lang w:val="en-CA"/>
          </w:rPr>
          <w:t>s</w:t>
        </w:r>
      </w:ins>
      <w:ins w:id="3841" w:author="Eric Boisvert" w:date="2016-03-06T14:07:00Z">
        <w:r w:rsidR="00C67B89">
          <w:rPr>
            <w:lang w:val="en-CA"/>
          </w:rPr>
          <w:t>.</w:t>
        </w:r>
      </w:ins>
    </w:p>
    <w:p w14:paraId="1125D7C9" w14:textId="266E7145" w:rsidR="00A8510C" w:rsidRDefault="00A8510C" w:rsidP="00AD7649">
      <w:pPr>
        <w:rPr>
          <w:ins w:id="3842"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3843"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844" w:author="Eric Boisvert" w:date="2016-02-14T13:37:00Z"/>
          <w:lang w:val="en-CA"/>
        </w:rPr>
      </w:pPr>
      <w:ins w:id="3845" w:author="Eric Boisvert" w:date="2016-03-06T14:08:00Z">
        <w:r>
          <w:rPr>
            <w:lang w:val="en-CA"/>
          </w:rPr>
          <w:t xml:space="preserve">W3C XLink </w:t>
        </w:r>
      </w:ins>
      <w:ins w:id="3846" w:author="Eric Boisvert" w:date="2016-03-06T14:11:00Z">
        <w:r>
          <w:rPr>
            <w:lang w:val="en-CA"/>
          </w:rPr>
          <w:t xml:space="preserve">tells where the resource is, but not </w:t>
        </w:r>
        <w:r w:rsidRPr="00C67B89">
          <w:rPr>
            <w:u w:val="single"/>
            <w:lang w:val="en-CA"/>
            <w:rPrChange w:id="3847" w:author="Eric Boisvert" w:date="2016-03-06T14:12:00Z">
              <w:rPr>
                <w:lang w:val="en-CA"/>
              </w:rPr>
            </w:rPrChange>
          </w:rPr>
          <w:t>what</w:t>
        </w:r>
      </w:ins>
      <w:ins w:id="3848" w:author="Eric Boisvert" w:date="2016-03-06T14:25:00Z">
        <w:r w:rsidR="0042527D">
          <w:rPr>
            <w:u w:val="single"/>
            <w:lang w:val="en-CA"/>
          </w:rPr>
          <w:t xml:space="preserve"> it is</w:t>
        </w:r>
      </w:ins>
      <w:ins w:id="3849" w:author="Eric Boisvert" w:date="2016-03-06T14:12:00Z">
        <w:r>
          <w:rPr>
            <w:u w:val="single"/>
            <w:lang w:val="en-CA"/>
          </w:rPr>
          <w:t xml:space="preserve"> (</w:t>
        </w:r>
      </w:ins>
      <w:ins w:id="3850" w:author="Eric Boisvert" w:date="2016-03-06T14:24:00Z">
        <w:r w:rsidR="0042527D">
          <w:rPr>
            <w:u w:val="single"/>
            <w:lang w:val="en-CA"/>
          </w:rPr>
          <w:t>the identity of what will be retrieve</w:t>
        </w:r>
      </w:ins>
      <w:ins w:id="3851" w:author="Eric Boisvert" w:date="2016-03-06T14:12:00Z">
        <w:r>
          <w:rPr>
            <w:u w:val="single"/>
            <w:lang w:val="en-CA"/>
          </w:rPr>
          <w:t>)</w:t>
        </w:r>
      </w:ins>
      <w:ins w:id="3852" w:author="Eric Boisvert" w:date="2016-03-06T14:16:00Z">
        <w:r w:rsidR="0042527D">
          <w:rPr>
            <w:lang w:val="en-CA"/>
          </w:rPr>
          <w:t xml:space="preserve">.  </w:t>
        </w:r>
      </w:ins>
      <w:ins w:id="3853" w:author="Eric Boisvert" w:date="2016-03-06T14:12:00Z">
        <w:r>
          <w:rPr>
            <w:lang w:val="en-CA"/>
          </w:rPr>
          <w:t>Obviously, the identifier is often part of the link</w:t>
        </w:r>
      </w:ins>
      <w:ins w:id="3854" w:author="Eric Boisvert" w:date="2016-03-06T14:21:00Z">
        <w:r w:rsidR="0042527D">
          <w:rPr>
            <w:lang w:val="en-CA"/>
          </w:rPr>
          <w:t>, but it requires from the client a prior knowledge of the API (SOS or WFS</w:t>
        </w:r>
      </w:ins>
      <w:ins w:id="3855" w:author="Eric Boisvert" w:date="2016-03-06T14:25:00Z">
        <w:r w:rsidR="0042527D">
          <w:rPr>
            <w:lang w:val="en-CA"/>
          </w:rPr>
          <w:t xml:space="preserve"> for example</w:t>
        </w:r>
      </w:ins>
      <w:ins w:id="3856" w:author="Eric Boisvert" w:date="2016-03-06T14:21:00Z">
        <w:r w:rsidR="0042527D">
          <w:rPr>
            <w:lang w:val="en-CA"/>
          </w:rPr>
          <w:t>) and where to find the identifier in the list of parameters.</w:t>
        </w:r>
      </w:ins>
    </w:p>
    <w:p w14:paraId="02275925" w14:textId="28DCA5CD" w:rsidR="00C13B9B" w:rsidRDefault="00C13B9B" w:rsidP="00C13B9B">
      <w:pPr>
        <w:rPr>
          <w:ins w:id="3857" w:author="Eric Boisvert" w:date="2016-02-14T13:37:00Z"/>
          <w:lang w:val="en-CA"/>
        </w:rPr>
      </w:pPr>
      <w:ins w:id="3858" w:author="Eric Boisvert" w:date="2016-02-14T13:37:00Z">
        <w:r>
          <w:rPr>
            <w:lang w:val="en-CA"/>
          </w:rPr>
          <w:t xml:space="preserve">This example shows 3 encoding of a gsmlb:specification property containing (or referring) to </w:t>
        </w:r>
      </w:ins>
      <w:ins w:id="3859" w:author="Eric Boisvert" w:date="2016-03-06T14:26:00Z">
        <w:r w:rsidR="0042527D">
          <w:rPr>
            <w:lang w:val="en-CA"/>
          </w:rPr>
          <w:t>the same</w:t>
        </w:r>
      </w:ins>
      <w:ins w:id="3860" w:author="Eric Boisvert" w:date="2016-02-14T13:37:00Z">
        <w:r>
          <w:rPr>
            <w:lang w:val="en-CA"/>
          </w:rPr>
          <w:t xml:space="preserve"> gsmlb:GeologicUnit</w:t>
        </w:r>
      </w:ins>
      <w:ins w:id="3861" w:author="Eric Boisvert" w:date="2016-03-06T14:26:00Z">
        <w:r w:rsidR="0042527D">
          <w:rPr>
            <w:lang w:val="en-CA"/>
          </w:rPr>
          <w:t xml:space="preserve"> instance</w:t>
        </w:r>
      </w:ins>
      <w:ins w:id="3862" w:author="Eric Boisvert" w:date="2016-02-14T13:37:00Z">
        <w:r>
          <w:rPr>
            <w:lang w:val="en-CA"/>
          </w:rPr>
          <w:t xml:space="preserve">.  The first is inline, </w:t>
        </w:r>
      </w:ins>
      <w:ins w:id="3863" w:author="Eric Boisvert" w:date="2016-03-06T14:26:00Z">
        <w:r w:rsidR="0042527D">
          <w:rPr>
            <w:lang w:val="en-CA"/>
          </w:rPr>
          <w:t>the second uses a local reference, while the last</w:t>
        </w:r>
      </w:ins>
      <w:ins w:id="3864"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865" w:author="Eric Boisvert" w:date="2015-10-30T06:31:00Z">
            <w:rPr>
              <w:lang w:val="en-CA"/>
            </w:rPr>
          </w:rPrChange>
        </w:rPr>
        <w:pPrChange w:id="3866" w:author="Eric Boisvert" w:date="2015-10-30T06:31:00Z">
          <w:pPr/>
        </w:pPrChange>
      </w:pPr>
      <w:r w:rsidRPr="00174304">
        <w:rPr>
          <w:rFonts w:ascii="Courier New" w:hAnsi="Courier New" w:cs="Courier New"/>
          <w:sz w:val="20"/>
          <w:szCs w:val="20"/>
          <w:lang w:val="en-CA"/>
          <w:rPrChange w:id="3867"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3868" w:author="Eric Boisvert" w:date="2015-10-30T06:31:00Z">
            <w:rPr>
              <w:lang w:val="en-CA"/>
            </w:rPr>
          </w:rPrChange>
        </w:rPr>
        <w:pPrChange w:id="3869" w:author="Eric Boisvert" w:date="2015-10-30T06:31:00Z">
          <w:pPr/>
        </w:pPrChange>
      </w:pPr>
      <w:r w:rsidRPr="00174304">
        <w:rPr>
          <w:rFonts w:ascii="Courier New" w:hAnsi="Courier New" w:cs="Courier New"/>
          <w:sz w:val="20"/>
          <w:szCs w:val="20"/>
          <w:lang w:val="en-CA"/>
          <w:rPrChange w:id="3870"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3871" w:author="Eric Boisvert" w:date="2015-10-30T06:31:00Z">
            <w:rPr>
              <w:lang w:val="en-CA"/>
            </w:rPr>
          </w:rPrChange>
        </w:rPr>
        <w:pPrChange w:id="3872" w:author="Eric Boisvert" w:date="2015-10-30T06:31:00Z">
          <w:pPr/>
        </w:pPrChange>
      </w:pPr>
      <w:r w:rsidRPr="00174304">
        <w:rPr>
          <w:rFonts w:ascii="Courier New" w:hAnsi="Courier New" w:cs="Courier New"/>
          <w:sz w:val="20"/>
          <w:szCs w:val="20"/>
          <w:lang w:val="en-CA"/>
          <w:rPrChange w:id="3873" w:author="Eric Boisvert" w:date="2015-10-30T06:31:00Z">
            <w:rPr>
              <w:lang w:val="en-CA"/>
            </w:rPr>
          </w:rPrChange>
        </w:rPr>
        <w:lastRenderedPageBreak/>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3874" w:author="Eric Boisvert" w:date="2015-10-30T06:31:00Z">
            <w:rPr>
              <w:lang w:val="en-CA"/>
            </w:rPr>
          </w:rPrChange>
        </w:rPr>
        <w:pPrChange w:id="3875" w:author="Eric Boisvert" w:date="2015-10-30T06:31:00Z">
          <w:pPr/>
        </w:pPrChange>
      </w:pPr>
      <w:r w:rsidRPr="00174304">
        <w:rPr>
          <w:rFonts w:ascii="Courier New" w:hAnsi="Courier New" w:cs="Courier New"/>
          <w:sz w:val="20"/>
          <w:szCs w:val="20"/>
          <w:lang w:val="en-CA"/>
          <w:rPrChange w:id="3876" w:author="Eric Boisvert" w:date="2015-10-30T06:31:00Z">
            <w:rPr>
              <w:lang w:val="en-CA"/>
            </w:rPr>
          </w:rPrChange>
        </w:rPr>
        <w:tab/>
      </w:r>
      <w:r w:rsidRPr="00174304">
        <w:rPr>
          <w:rFonts w:ascii="Courier New" w:hAnsi="Courier New" w:cs="Courier New"/>
          <w:sz w:val="20"/>
          <w:szCs w:val="20"/>
          <w:lang w:val="en-CA"/>
          <w:rPrChange w:id="3877" w:author="Eric Boisvert" w:date="2015-10-30T06:31:00Z">
            <w:rPr>
              <w:lang w:val="en-CA"/>
            </w:rPr>
          </w:rPrChange>
        </w:rPr>
        <w:tab/>
        <w:t>&lt;gsmlb:specification&gt;</w:t>
      </w:r>
    </w:p>
    <w:p w14:paraId="65F9D5E5" w14:textId="77777777" w:rsidR="00174304" w:rsidRDefault="00174304">
      <w:pPr>
        <w:contextualSpacing/>
        <w:rPr>
          <w:ins w:id="3878" w:author="Eric Boisvert" w:date="2016-02-14T13:53:00Z"/>
          <w:rFonts w:ascii="Courier New" w:hAnsi="Courier New" w:cs="Courier New"/>
          <w:sz w:val="20"/>
          <w:szCs w:val="20"/>
          <w:lang w:val="en-CA"/>
        </w:rPr>
        <w:pPrChange w:id="3879" w:author="Eric Boisvert" w:date="2015-10-30T06:31:00Z">
          <w:pPr/>
        </w:pPrChange>
      </w:pPr>
      <w:r w:rsidRPr="00174304">
        <w:rPr>
          <w:rFonts w:ascii="Courier New" w:hAnsi="Courier New" w:cs="Courier New"/>
          <w:sz w:val="20"/>
          <w:szCs w:val="20"/>
          <w:lang w:val="en-CA"/>
          <w:rPrChange w:id="3880" w:author="Eric Boisvert" w:date="2015-10-30T06:31:00Z">
            <w:rPr>
              <w:lang w:val="en-CA"/>
            </w:rPr>
          </w:rPrChange>
        </w:rPr>
        <w:tab/>
      </w:r>
      <w:r w:rsidRPr="00174304">
        <w:rPr>
          <w:rFonts w:ascii="Courier New" w:hAnsi="Courier New" w:cs="Courier New"/>
          <w:sz w:val="20"/>
          <w:szCs w:val="20"/>
          <w:lang w:val="en-CA"/>
          <w:rPrChange w:id="3881" w:author="Eric Boisvert" w:date="2015-10-30T06:31:00Z">
            <w:rPr>
              <w:lang w:val="en-CA"/>
            </w:rPr>
          </w:rPrChange>
        </w:rPr>
        <w:tab/>
      </w:r>
      <w:r w:rsidRPr="00174304">
        <w:rPr>
          <w:rFonts w:ascii="Courier New" w:hAnsi="Courier New" w:cs="Courier New"/>
          <w:sz w:val="20"/>
          <w:szCs w:val="20"/>
          <w:lang w:val="en-CA"/>
          <w:rPrChange w:id="3882" w:author="Eric Boisvert" w:date="2015-10-30T06:31:00Z">
            <w:rPr>
              <w:lang w:val="en-CA"/>
            </w:rPr>
          </w:rPrChange>
        </w:rPr>
        <w:tab/>
        <w:t>&lt;gsmlb:GeologicUnit gml:id="G1"&gt;</w:t>
      </w:r>
    </w:p>
    <w:p w14:paraId="26F633BF" w14:textId="7285F93A" w:rsidR="00BB76F4" w:rsidRDefault="00BB76F4">
      <w:pPr>
        <w:contextualSpacing/>
        <w:rPr>
          <w:ins w:id="3883" w:author="Eric Boisvert" w:date="2016-02-14T13:53:00Z"/>
          <w:rFonts w:ascii="Courier New" w:hAnsi="Courier New" w:cs="Courier New"/>
          <w:sz w:val="20"/>
          <w:szCs w:val="20"/>
          <w:lang w:val="en-CA"/>
        </w:rPr>
        <w:pPrChange w:id="3884" w:author="Eric Boisvert" w:date="2015-10-30T06:31:00Z">
          <w:pPr/>
        </w:pPrChange>
      </w:pPr>
      <w:commentRangeStart w:id="3885"/>
      <w:ins w:id="3886"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3887" w:author="Eric Boisvert" w:date="2016-02-14T13:54:00Z">
        <w:r>
          <w:rPr>
            <w:rFonts w:ascii="Courier New" w:hAnsi="Courier New" w:cs="Courier New"/>
            <w:sz w:val="20"/>
            <w:szCs w:val="20"/>
            <w:lang w:val="en-CA"/>
          </w:rPr>
          <w:t>identifier</w:t>
        </w:r>
      </w:ins>
      <w:ins w:id="3888"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889" w:author="Eric Boisvert" w:date="2016-02-14T13:54:00Z">
        <w:r w:rsidRPr="00BB76F4">
          <w:t xml:space="preserve"> </w:t>
        </w:r>
      </w:ins>
      <w:ins w:id="3890" w:author="Eric Boisvert" w:date="2016-02-14T14:10:00Z">
        <w:r w:rsidR="00FE640E">
          <w:rPr>
            <w:rFonts w:ascii="Courier New" w:hAnsi="Courier New" w:cs="Courier New"/>
            <w:sz w:val="20"/>
            <w:szCs w:val="20"/>
            <w:lang w:val="en-CA"/>
          </w:rPr>
          <w:t>&amp;resource;</w:t>
        </w:r>
      </w:ins>
      <w:ins w:id="3891" w:author="Eric Boisvert" w:date="2016-02-14T13:57:00Z">
        <w:r w:rsidR="00E20E2E" w:rsidRPr="00E20E2E">
          <w:rPr>
            <w:rFonts w:ascii="Courier New" w:hAnsi="Courier New" w:cs="Courier New"/>
            <w:sz w:val="20"/>
            <w:szCs w:val="20"/>
            <w:lang w:val="en-CA"/>
          </w:rPr>
          <w:t>/feature/GeologicUnit/45247347623</w:t>
        </w:r>
      </w:ins>
      <w:ins w:id="3892" w:author="Eric Boisvert" w:date="2016-02-14T13:54:00Z">
        <w:r>
          <w:rPr>
            <w:rFonts w:ascii="Courier New" w:hAnsi="Courier New" w:cs="Courier New"/>
            <w:sz w:val="20"/>
            <w:szCs w:val="20"/>
            <w:lang w:val="en-CA"/>
          </w:rPr>
          <w:t>&lt;/gml:identifier&gt;</w:t>
        </w:r>
        <w:commentRangeEnd w:id="3885"/>
        <w:r>
          <w:rPr>
            <w:rStyle w:val="CommentReference"/>
          </w:rPr>
          <w:commentReference w:id="3885"/>
        </w:r>
      </w:ins>
    </w:p>
    <w:p w14:paraId="29E1646A" w14:textId="483FDC82" w:rsidR="00BB76F4" w:rsidRPr="00174304" w:rsidDel="00BB76F4" w:rsidRDefault="00BB76F4">
      <w:pPr>
        <w:contextualSpacing/>
        <w:rPr>
          <w:del w:id="3893" w:author="Eric Boisvert" w:date="2016-02-14T13:53:00Z"/>
          <w:rFonts w:ascii="Courier New" w:hAnsi="Courier New" w:cs="Courier New"/>
          <w:sz w:val="20"/>
          <w:szCs w:val="20"/>
          <w:lang w:val="en-CA"/>
          <w:rPrChange w:id="3894" w:author="Eric Boisvert" w:date="2015-10-30T06:31:00Z">
            <w:rPr>
              <w:del w:id="3895" w:author="Eric Boisvert" w:date="2016-02-14T13:53:00Z"/>
              <w:lang w:val="en-CA"/>
            </w:rPr>
          </w:rPrChange>
        </w:rPr>
        <w:pPrChange w:id="3896"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897" w:author="Eric Boisvert" w:date="2015-10-30T06:31:00Z">
            <w:rPr>
              <w:lang w:val="en-CA"/>
            </w:rPr>
          </w:rPrChange>
        </w:rPr>
        <w:pPrChange w:id="3898" w:author="Eric Boisvert" w:date="2015-10-30T06:31:00Z">
          <w:pPr/>
        </w:pPrChange>
      </w:pPr>
      <w:del w:id="3899" w:author="Eric Boisvert" w:date="2016-02-14T13:53:00Z">
        <w:r w:rsidRPr="00174304" w:rsidDel="00BB76F4">
          <w:rPr>
            <w:rFonts w:ascii="Courier New" w:hAnsi="Courier New" w:cs="Courier New"/>
            <w:sz w:val="20"/>
            <w:szCs w:val="20"/>
            <w:lang w:val="en-CA"/>
            <w:rPrChange w:id="3900" w:author="Eric Boisvert" w:date="2015-10-30T06:31:00Z">
              <w:rPr>
                <w:lang w:val="en-CA"/>
              </w:rPr>
            </w:rPrChange>
          </w:rPr>
          <w:tab/>
        </w:r>
        <w:r w:rsidRPr="00174304" w:rsidDel="00BB76F4">
          <w:rPr>
            <w:rFonts w:ascii="Courier New" w:hAnsi="Courier New" w:cs="Courier New"/>
            <w:sz w:val="20"/>
            <w:szCs w:val="20"/>
            <w:lang w:val="en-CA"/>
            <w:rPrChange w:id="3901" w:author="Eric Boisvert" w:date="2015-10-30T06:31:00Z">
              <w:rPr>
                <w:lang w:val="en-CA"/>
              </w:rPr>
            </w:rPrChange>
          </w:rPr>
          <w:tab/>
        </w:r>
      </w:del>
      <w:r w:rsidRPr="00174304">
        <w:rPr>
          <w:rFonts w:ascii="Courier New" w:hAnsi="Courier New" w:cs="Courier New"/>
          <w:sz w:val="20"/>
          <w:szCs w:val="20"/>
          <w:lang w:val="en-CA"/>
          <w:rPrChange w:id="3902"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903" w:author="Eric Boisvert" w:date="2015-10-30T06:31:00Z">
            <w:rPr>
              <w:lang w:val="en-CA"/>
            </w:rPr>
          </w:rPrChange>
        </w:rPr>
        <w:pPrChange w:id="3904" w:author="Eric Boisvert" w:date="2015-10-30T06:31:00Z">
          <w:pPr/>
        </w:pPrChange>
      </w:pPr>
      <w:r w:rsidRPr="00174304">
        <w:rPr>
          <w:rFonts w:ascii="Courier New" w:hAnsi="Courier New" w:cs="Courier New"/>
          <w:sz w:val="20"/>
          <w:szCs w:val="20"/>
          <w:lang w:val="en-CA"/>
          <w:rPrChange w:id="3905" w:author="Eric Boisvert" w:date="2015-10-30T06:31:00Z">
            <w:rPr>
              <w:lang w:val="en-CA"/>
            </w:rPr>
          </w:rPrChange>
        </w:rPr>
        <w:tab/>
      </w:r>
      <w:r w:rsidRPr="00174304">
        <w:rPr>
          <w:rFonts w:ascii="Courier New" w:hAnsi="Courier New" w:cs="Courier New"/>
          <w:sz w:val="20"/>
          <w:szCs w:val="20"/>
          <w:lang w:val="en-CA"/>
          <w:rPrChange w:id="3906" w:author="Eric Boisvert" w:date="2015-10-30T06:31:00Z">
            <w:rPr>
              <w:lang w:val="en-CA"/>
            </w:rPr>
          </w:rPrChange>
        </w:rPr>
        <w:tab/>
      </w:r>
      <w:r w:rsidRPr="00174304">
        <w:rPr>
          <w:rFonts w:ascii="Courier New" w:hAnsi="Courier New" w:cs="Courier New"/>
          <w:sz w:val="20"/>
          <w:szCs w:val="20"/>
          <w:lang w:val="en-CA"/>
          <w:rPrChange w:id="3907"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3908" w:author="Eric Boisvert" w:date="2015-10-30T06:31:00Z">
            <w:rPr>
              <w:lang w:val="en-CA"/>
            </w:rPr>
          </w:rPrChange>
        </w:rPr>
        <w:pPrChange w:id="3909" w:author="Eric Boisvert" w:date="2015-10-30T06:31:00Z">
          <w:pPr/>
        </w:pPrChange>
      </w:pPr>
      <w:r w:rsidRPr="00174304">
        <w:rPr>
          <w:rFonts w:ascii="Courier New" w:hAnsi="Courier New" w:cs="Courier New"/>
          <w:sz w:val="20"/>
          <w:szCs w:val="20"/>
          <w:lang w:val="en-CA"/>
          <w:rPrChange w:id="3910" w:author="Eric Boisvert" w:date="2015-10-30T06:31:00Z">
            <w:rPr>
              <w:lang w:val="en-CA"/>
            </w:rPr>
          </w:rPrChange>
        </w:rPr>
        <w:tab/>
      </w:r>
      <w:r w:rsidRPr="00174304">
        <w:rPr>
          <w:rFonts w:ascii="Courier New" w:hAnsi="Courier New" w:cs="Courier New"/>
          <w:sz w:val="20"/>
          <w:szCs w:val="20"/>
          <w:lang w:val="en-CA"/>
          <w:rPrChange w:id="3911"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3912" w:author="Eric Boisvert" w:date="2015-10-30T06:31:00Z">
            <w:rPr>
              <w:lang w:val="en-CA"/>
            </w:rPr>
          </w:rPrChange>
        </w:rPr>
        <w:pPrChange w:id="3913" w:author="Eric Boisvert" w:date="2015-10-30T06:31:00Z">
          <w:pPr/>
        </w:pPrChange>
      </w:pPr>
      <w:r w:rsidRPr="00174304">
        <w:rPr>
          <w:rFonts w:ascii="Courier New" w:hAnsi="Courier New" w:cs="Courier New"/>
          <w:sz w:val="20"/>
          <w:szCs w:val="20"/>
          <w:lang w:val="en-CA"/>
          <w:rPrChange w:id="3914"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3915" w:author="Eric Boisvert" w:date="2015-10-30T06:31:00Z">
            <w:rPr>
              <w:lang w:val="en-CA"/>
            </w:rPr>
          </w:rPrChange>
        </w:rPr>
        <w:pPrChange w:id="3916" w:author="Eric Boisvert" w:date="2015-10-30T06:31:00Z">
          <w:pPr/>
        </w:pPrChange>
      </w:pPr>
      <w:r w:rsidRPr="00174304">
        <w:rPr>
          <w:rFonts w:ascii="Courier New" w:hAnsi="Courier New" w:cs="Courier New"/>
          <w:sz w:val="20"/>
          <w:szCs w:val="20"/>
          <w:lang w:val="en-CA"/>
          <w:rPrChange w:id="3917"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3918" w:author="Eric Boisvert" w:date="2015-10-30T06:31:00Z">
            <w:rPr>
              <w:lang w:val="en-CA"/>
            </w:rPr>
          </w:rPrChange>
        </w:rPr>
        <w:pPrChange w:id="3919" w:author="Eric Boisvert" w:date="2015-10-30T06:31:00Z">
          <w:pPr/>
        </w:pPrChange>
      </w:pPr>
      <w:r w:rsidRPr="00174304">
        <w:rPr>
          <w:rFonts w:ascii="Courier New" w:hAnsi="Courier New" w:cs="Courier New"/>
          <w:sz w:val="20"/>
          <w:szCs w:val="20"/>
          <w:lang w:val="en-CA"/>
          <w:rPrChange w:id="3920"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3921" w:author="Eric Boisvert" w:date="2015-10-30T06:31:00Z">
            <w:rPr>
              <w:lang w:val="en-CA"/>
            </w:rPr>
          </w:rPrChange>
        </w:rPr>
        <w:pPrChange w:id="3922" w:author="Eric Boisvert" w:date="2015-10-30T06:31:00Z">
          <w:pPr/>
        </w:pPrChange>
      </w:pPr>
      <w:r w:rsidRPr="00174304">
        <w:rPr>
          <w:rFonts w:ascii="Courier New" w:hAnsi="Courier New" w:cs="Courier New"/>
          <w:sz w:val="20"/>
          <w:szCs w:val="20"/>
          <w:lang w:val="en-CA"/>
          <w:rPrChange w:id="3923"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3924" w:author="Eric Boisvert" w:date="2015-10-30T06:32:00Z">
            <w:rPr>
              <w:lang w:val="en-CA"/>
            </w:rPr>
          </w:rPrChange>
        </w:rPr>
        <w:pPrChange w:id="3925" w:author="Eric Boisvert" w:date="2015-10-30T06:31:00Z">
          <w:pPr/>
        </w:pPrChange>
      </w:pPr>
      <w:r w:rsidRPr="00174304">
        <w:rPr>
          <w:rFonts w:ascii="Courier New" w:hAnsi="Courier New" w:cs="Courier New"/>
          <w:b/>
          <w:sz w:val="20"/>
          <w:szCs w:val="20"/>
          <w:lang w:val="en-CA"/>
          <w:rPrChange w:id="3926" w:author="Eric Boisvert" w:date="2015-10-30T06:32:00Z">
            <w:rPr>
              <w:lang w:val="en-CA"/>
            </w:rPr>
          </w:rPrChange>
        </w:rPr>
        <w:tab/>
      </w:r>
      <w:r w:rsidRPr="00174304">
        <w:rPr>
          <w:rFonts w:ascii="Courier New" w:hAnsi="Courier New" w:cs="Courier New"/>
          <w:b/>
          <w:sz w:val="20"/>
          <w:szCs w:val="20"/>
          <w:lang w:val="en-CA"/>
          <w:rPrChange w:id="3927"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928"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929" w:author="Eric Boisvert" w:date="2015-10-30T06:31:00Z">
            <w:rPr>
              <w:lang w:val="en-CA"/>
            </w:rPr>
          </w:rPrChange>
        </w:rPr>
        <w:pPrChange w:id="3930" w:author="Eric Boisvert" w:date="2015-10-30T06:31:00Z">
          <w:pPr/>
        </w:pPrChange>
      </w:pPr>
      <w:r w:rsidRPr="00174304">
        <w:rPr>
          <w:rFonts w:ascii="Courier New" w:hAnsi="Courier New" w:cs="Courier New"/>
          <w:sz w:val="20"/>
          <w:szCs w:val="20"/>
          <w:lang w:val="en-CA"/>
          <w:rPrChange w:id="3931"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3932" w:author="Eric Boisvert" w:date="2015-10-30T06:31:00Z">
          <w:pPr/>
        </w:pPrChange>
      </w:pPr>
      <w:r w:rsidRPr="00174304">
        <w:rPr>
          <w:rFonts w:ascii="Courier New" w:hAnsi="Courier New" w:cs="Courier New"/>
          <w:sz w:val="20"/>
          <w:szCs w:val="20"/>
          <w:lang w:val="en-CA"/>
          <w:rPrChange w:id="3933"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3934"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3935" w:author="Eric Boisvert" w:date="2015-10-30T06:31:00Z">
            <w:rPr>
              <w:lang w:val="en-CA"/>
            </w:rPr>
          </w:rPrChange>
        </w:rPr>
        <w:pPrChange w:id="3936"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937" w:author="Eric Boisvert" w:date="2015-10-30T06:31:00Z">
            <w:rPr>
              <w:lang w:val="en-CA"/>
            </w:rPr>
          </w:rPrChange>
        </w:rPr>
        <w:pPrChange w:id="3938" w:author="Eric Boisvert" w:date="2015-10-30T06:31:00Z">
          <w:pPr/>
        </w:pPrChange>
      </w:pPr>
      <w:r w:rsidRPr="00174304">
        <w:rPr>
          <w:rFonts w:ascii="Courier New" w:hAnsi="Courier New" w:cs="Courier New"/>
          <w:sz w:val="20"/>
          <w:szCs w:val="20"/>
          <w:lang w:val="en-CA"/>
          <w:rPrChange w:id="3939" w:author="Eric Boisvert" w:date="2015-10-30T06:31:00Z">
            <w:rPr>
              <w:lang w:val="en-CA"/>
            </w:rPr>
          </w:rPrChange>
        </w:rPr>
        <w:t>&lt;/gsmlb:GSML&gt;</w:t>
      </w:r>
      <w:r w:rsidRPr="00174304">
        <w:rPr>
          <w:rFonts w:ascii="Courier New" w:hAnsi="Courier New" w:cs="Courier New"/>
          <w:sz w:val="20"/>
          <w:szCs w:val="20"/>
          <w:lang w:val="en-CA"/>
          <w:rPrChange w:id="3940" w:author="Eric Boisvert" w:date="2015-10-30T06:31:00Z">
            <w:rPr>
              <w:lang w:val="en-CA"/>
            </w:rPr>
          </w:rPrChange>
        </w:rPr>
        <w:tab/>
      </w:r>
    </w:p>
    <w:p w14:paraId="0AD1A072" w14:textId="77777777" w:rsidR="00174304" w:rsidRDefault="00174304" w:rsidP="00A8510C">
      <w:pPr>
        <w:rPr>
          <w:ins w:id="3941" w:author="Eric Boisvert" w:date="2016-02-14T13:37:00Z"/>
          <w:lang w:val="en-CA"/>
        </w:rPr>
      </w:pPr>
    </w:p>
    <w:p w14:paraId="56876531" w14:textId="5A990A6B" w:rsidR="00C13B9B" w:rsidRDefault="00C13B9B" w:rsidP="00C13B9B">
      <w:pPr>
        <w:rPr>
          <w:ins w:id="3942" w:author="Eric Boisvert" w:date="2016-02-14T13:37:00Z"/>
          <w:lang w:val="en-CA"/>
        </w:rPr>
      </w:pPr>
      <w:ins w:id="3943" w:author="Eric Boisvert" w:date="2016-02-14T13:37:00Z">
        <w:r>
          <w:rPr>
            <w:lang w:val="en-CA"/>
          </w:rPr>
          <w:t xml:space="preserve">The next example shows yet </w:t>
        </w:r>
      </w:ins>
      <w:ins w:id="3944" w:author="Eric Boisvert" w:date="2016-02-27T14:53:00Z">
        <w:r w:rsidR="00AF7E7A">
          <w:rPr>
            <w:lang w:val="en-CA"/>
          </w:rPr>
          <w:t>an</w:t>
        </w:r>
      </w:ins>
      <w:ins w:id="3945" w:author="Eric Boisvert" w:date="2016-02-14T13:38:00Z">
        <w:r>
          <w:rPr>
            <w:lang w:val="en-CA"/>
          </w:rPr>
          <w:t>other</w:t>
        </w:r>
      </w:ins>
      <w:ins w:id="3946" w:author="Eric Boisvert" w:date="2016-02-14T13:37:00Z">
        <w:r>
          <w:rPr>
            <w:lang w:val="en-CA"/>
          </w:rPr>
          <w:t xml:space="preserve"> W3C encoding of a link using a WFS 2.0 request.  While </w:t>
        </w:r>
      </w:ins>
      <w:ins w:id="3947" w:author="Eric Boisvert" w:date="2016-02-27T14:54:00Z">
        <w:r w:rsidR="00AF7E7A">
          <w:rPr>
            <w:lang w:val="en-CA"/>
          </w:rPr>
          <w:t>it</w:t>
        </w:r>
      </w:ins>
      <w:ins w:id="3948" w:author="Eric Boisvert" w:date="2016-02-14T13:37:00Z">
        <w:r w:rsidR="00AF7E7A">
          <w:rPr>
            <w:lang w:val="en-CA"/>
          </w:rPr>
          <w:t xml:space="preserve"> </w:t>
        </w:r>
      </w:ins>
      <w:ins w:id="3949" w:author="Eric Boisvert" w:date="2016-02-27T14:54:00Z">
        <w:r w:rsidR="00AF7E7A">
          <w:rPr>
            <w:lang w:val="en-CA"/>
          </w:rPr>
          <w:t>is an</w:t>
        </w:r>
      </w:ins>
      <w:ins w:id="3950" w:author="Eric Boisvert" w:date="2016-02-14T13:37:00Z">
        <w:r>
          <w:rPr>
            <w:lang w:val="en-CA"/>
          </w:rPr>
          <w:t xml:space="preserve"> </w:t>
        </w:r>
      </w:ins>
      <w:ins w:id="3951" w:author="Eric Boisvert" w:date="2016-02-27T14:51:00Z">
        <w:r w:rsidR="00AF7E7A">
          <w:rPr>
            <w:lang w:val="en-CA"/>
          </w:rPr>
          <w:t xml:space="preserve">XSD </w:t>
        </w:r>
      </w:ins>
      <w:ins w:id="3952" w:author="Eric Boisvert" w:date="2016-02-14T13:37:00Z">
        <w:r w:rsidR="00AF7E7A">
          <w:rPr>
            <w:lang w:val="en-CA"/>
          </w:rPr>
          <w:t xml:space="preserve">valid encoding, the link </w:t>
        </w:r>
      </w:ins>
      <w:ins w:id="3953" w:author="Eric Boisvert" w:date="2016-02-27T14:54:00Z">
        <w:r w:rsidR="00AF7E7A">
          <w:rPr>
            <w:lang w:val="en-CA"/>
          </w:rPr>
          <w:t>is</w:t>
        </w:r>
      </w:ins>
      <w:ins w:id="3954" w:author="Eric Boisvert" w:date="2016-02-14T13:37:00Z">
        <w:r>
          <w:rPr>
            <w:lang w:val="en-CA"/>
          </w:rPr>
          <w:t xml:space="preserve"> not</w:t>
        </w:r>
      </w:ins>
      <w:ins w:id="3955" w:author="Eric Boisvert" w:date="2016-02-27T14:54:00Z">
        <w:r w:rsidR="00AF7E7A">
          <w:rPr>
            <w:lang w:val="en-CA"/>
          </w:rPr>
          <w:t xml:space="preserve"> an</w:t>
        </w:r>
      </w:ins>
      <w:ins w:id="3956" w:author="Eric Boisvert" w:date="2016-02-14T13:37:00Z">
        <w:r>
          <w:rPr>
            <w:lang w:val="en-CA"/>
          </w:rPr>
          <w:t xml:space="preserve"> identifier (although </w:t>
        </w:r>
      </w:ins>
      <w:ins w:id="3957" w:author="Eric Boisvert" w:date="2016-02-27T14:51:00Z">
        <w:r w:rsidR="00AF7E7A">
          <w:rPr>
            <w:lang w:val="en-CA"/>
          </w:rPr>
          <w:t>an identifier might appear somewhere in the</w:t>
        </w:r>
      </w:ins>
      <w:ins w:id="3958"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3959"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3960"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3961" w:author="Eric Boisvert" w:date="2016-02-14T13:37:00Z">
        <w:r w:rsidDel="00C13B9B">
          <w:rPr>
            <w:rFonts w:ascii="Courier New" w:hAnsi="Courier New" w:cs="Courier New"/>
            <w:sz w:val="20"/>
            <w:szCs w:val="20"/>
            <w:lang w:val="en-CA"/>
          </w:rPr>
          <w:delText>m4</w:delText>
        </w:r>
      </w:del>
      <w:ins w:id="3962"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396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3964"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3965"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3966"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3967" w:author="Eric Boisvert" w:date="2016-03-06T14:28:00Z"/>
          <w:lang w:val="en-CA"/>
        </w:rPr>
      </w:pPr>
    </w:p>
    <w:p w14:paraId="7C856C8D" w14:textId="7D7EE9C9" w:rsidR="005171DA" w:rsidRDefault="005171DA" w:rsidP="00A8510C">
      <w:pPr>
        <w:rPr>
          <w:lang w:val="en-CA"/>
        </w:rPr>
      </w:pPr>
      <w:ins w:id="3968" w:author="Eric Boisvert" w:date="2016-03-06T14:28:00Z">
        <w:r>
          <w:rPr>
            <w:lang w:val="en-CA"/>
          </w:rPr>
          <w:t xml:space="preserve">This encoding does not readily tell the client </w:t>
        </w:r>
      </w:ins>
      <w:ins w:id="3969" w:author="Eric Boisvert" w:date="2016-03-06T14:29:00Z">
        <w:r>
          <w:rPr>
            <w:lang w:val="en-CA"/>
          </w:rPr>
          <w:t xml:space="preserve">application </w:t>
        </w:r>
      </w:ins>
      <w:ins w:id="3970" w:author="Eric Boisvert" w:date="2016-03-06T14:28:00Z">
        <w:r>
          <w:rPr>
            <w:lang w:val="en-CA"/>
          </w:rPr>
          <w:t xml:space="preserve">what to expect by following that link (again, unless </w:t>
        </w:r>
      </w:ins>
      <w:ins w:id="3971" w:author="Eric Boisvert" w:date="2016-03-06T14:29:00Z">
        <w:r>
          <w:rPr>
            <w:lang w:val="en-CA"/>
          </w:rPr>
          <w:t xml:space="preserve">it can figure it’s a WFS request and the ID parameter is a datastore reference to </w:t>
        </w:r>
      </w:ins>
      <w:ins w:id="3972" w:author="Eric Boisvert" w:date="2016-03-06T14:30:00Z">
        <w:r w:rsidRPr="005171DA">
          <w:rPr>
            <w:lang w:val="en-CA"/>
          </w:rPr>
          <w:t>&amp;resource;/feature/GeologicUnit/45247347623</w:t>
        </w:r>
      </w:ins>
      <w:ins w:id="3973" w:author="Eric Boisvert" w:date="2016-03-06T14:34:00Z">
        <w:r>
          <w:rPr>
            <w:lang w:val="en-CA"/>
          </w:rPr>
          <w:t>)</w:t>
        </w:r>
      </w:ins>
      <w:ins w:id="3974" w:author="Eric Boisvert" w:date="2016-03-06T14:35:00Z">
        <w:r>
          <w:rPr>
            <w:lang w:val="en-CA"/>
          </w:rPr>
          <w:t xml:space="preserve"> </w:t>
        </w:r>
      </w:ins>
      <w:ins w:id="3975" w:author="Eric Boisvert" w:date="2016-03-06T14:34:00Z">
        <w:r>
          <w:rPr>
            <w:lang w:val="en-CA"/>
          </w:rPr>
          <w:t xml:space="preserve"> </w:t>
        </w:r>
      </w:ins>
      <w:ins w:id="3976"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3977" w:author="Eric Boisvert" w:date="2016-02-14T13:42:00Z"/>
          <w:lang w:val="en-CA"/>
        </w:rPr>
      </w:pPr>
      <w:del w:id="3978"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3979"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3980"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981"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982" w:author="Eric Boisvert" w:date="2015-10-30T06:47:00Z"/>
          <w:lang w:val="en-CA"/>
        </w:rPr>
      </w:pPr>
      <w:r>
        <w:rPr>
          <w:lang w:val="en-CA"/>
        </w:rPr>
        <w:t xml:space="preserve"> </w:t>
      </w:r>
    </w:p>
    <w:p w14:paraId="00A2CAF8" w14:textId="77777777" w:rsidR="00652E95" w:rsidRDefault="00652E95" w:rsidP="00652E95">
      <w:pPr>
        <w:pStyle w:val="Heading3"/>
        <w:rPr>
          <w:ins w:id="3983" w:author="Eric Boisvert" w:date="2015-10-30T06:47:00Z"/>
          <w:lang w:val="en-CA"/>
        </w:rPr>
      </w:pPr>
      <w:bookmarkStart w:id="3984" w:name="_Toc445034241"/>
      <w:ins w:id="3985" w:author="Eric Boisvert" w:date="2015-10-30T06:47:00Z">
        <w:r>
          <w:rPr>
            <w:lang w:val="en-CA"/>
          </w:rPr>
          <w:t>CodeList</w:t>
        </w:r>
        <w:bookmarkEnd w:id="3984"/>
      </w:ins>
    </w:p>
    <w:p w14:paraId="00512E31" w14:textId="77777777" w:rsidR="00652E95" w:rsidRDefault="00652E95" w:rsidP="00652E95">
      <w:pPr>
        <w:rPr>
          <w:ins w:id="3986" w:author="Eric Boisvert" w:date="2015-10-30T06:47:00Z"/>
          <w:lang w:val="en-CA"/>
        </w:rPr>
      </w:pPr>
    </w:p>
    <w:p w14:paraId="4565B3B7" w14:textId="461BF747" w:rsidR="00652E95" w:rsidRDefault="00652E95" w:rsidP="00652E95">
      <w:pPr>
        <w:rPr>
          <w:ins w:id="3987" w:author="Eric Boisvert" w:date="2015-10-30T06:47:00Z"/>
          <w:lang w:val="en-CA"/>
        </w:rPr>
      </w:pPr>
      <w:ins w:id="3988" w:author="Eric Boisvert" w:date="2015-10-30T06:47:00Z">
        <w:r>
          <w:rPr>
            <w:lang w:val="en-CA"/>
          </w:rPr>
          <w:t>Code List</w:t>
        </w:r>
      </w:ins>
      <w:ins w:id="3989" w:author="Eric Boisvert" w:date="2016-02-14T14:37:00Z">
        <w:r w:rsidR="00D70F03">
          <w:rPr>
            <w:lang w:val="en-CA"/>
          </w:rPr>
          <w:t>s</w:t>
        </w:r>
      </w:ins>
      <w:ins w:id="3990"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3991" w:author="Eric Boisvert" w:date="2016-01-20T05:31:00Z">
        <w:r w:rsidR="00B95F74">
          <w:rPr>
            <w:lang w:val="en-CA"/>
          </w:rPr>
          <w:t xml:space="preserve"> term</w:t>
        </w:r>
      </w:ins>
      <w:ins w:id="3992" w:author="Eric Boisvert" w:date="2015-10-30T06:47:00Z">
        <w:r w:rsidR="00D70F03">
          <w:rPr>
            <w:lang w:val="en-CA"/>
          </w:rPr>
          <w:t xml:space="preserve"> reference ha</w:t>
        </w:r>
      </w:ins>
      <w:ins w:id="3993" w:author="Eric Boisvert" w:date="2016-02-14T14:37:00Z">
        <w:r w:rsidR="00D70F03">
          <w:rPr>
            <w:lang w:val="en-CA"/>
          </w:rPr>
          <w:t>s</w:t>
        </w:r>
      </w:ins>
      <w:ins w:id="3994" w:author="Eric Boisvert" w:date="2015-10-30T06:47:00Z">
        <w:r>
          <w:rPr>
            <w:lang w:val="en-CA"/>
          </w:rPr>
          <w:t xml:space="preserve"> xlink:href and xlink:title as mandatory attributes.</w:t>
        </w:r>
      </w:ins>
    </w:p>
    <w:p w14:paraId="69AC555F" w14:textId="77777777" w:rsidR="00652E95" w:rsidRDefault="00652E95" w:rsidP="00652E95">
      <w:pPr>
        <w:rPr>
          <w:ins w:id="3995" w:author="Eric Boisvert" w:date="2015-10-30T06:47:00Z"/>
          <w:rFonts w:ascii="Consolas" w:hAnsi="Consolas" w:cs="Consolas"/>
          <w:sz w:val="20"/>
          <w:szCs w:val="20"/>
          <w:lang w:val="en-CA"/>
        </w:rPr>
      </w:pPr>
      <w:ins w:id="3996" w:author="Eric Boisvert" w:date="2015-10-30T06:47:00Z">
        <w:r w:rsidRPr="008D2309">
          <w:rPr>
            <w:rFonts w:ascii="Consolas" w:hAnsi="Consolas" w:cs="Consolas"/>
            <w:sz w:val="20"/>
            <w:szCs w:val="20"/>
            <w:lang w:val="en-CA"/>
          </w:rPr>
          <w:t>&lt;gsmlb:lithology xlink:href="</w:t>
        </w:r>
        <w:commentRangeStart w:id="3997"/>
        <w:r w:rsidRPr="008D2309">
          <w:rPr>
            <w:rFonts w:ascii="Consolas" w:hAnsi="Consolas" w:cs="Consolas"/>
            <w:sz w:val="20"/>
            <w:szCs w:val="20"/>
            <w:lang w:val="en-CA"/>
          </w:rPr>
          <w:t>http://resource.geosciml.org/classifier/cgi/simplelithology/mudstone</w:t>
        </w:r>
        <w:commentRangeEnd w:id="3997"/>
        <w:r>
          <w:rPr>
            <w:rStyle w:val="CommentReference"/>
          </w:rPr>
          <w:commentReference w:id="3997"/>
        </w:r>
        <w:r w:rsidRPr="008D2309">
          <w:rPr>
            <w:rFonts w:ascii="Consolas" w:hAnsi="Consolas" w:cs="Consolas"/>
            <w:sz w:val="20"/>
            <w:szCs w:val="20"/>
            <w:lang w:val="en-CA"/>
          </w:rPr>
          <w:t>" xlink:title="mudstone"/&gt;</w:t>
        </w:r>
      </w:ins>
    </w:p>
    <w:p w14:paraId="13540271" w14:textId="4D0DCD42" w:rsidR="00652E95" w:rsidRDefault="00652E95" w:rsidP="00652E95">
      <w:pPr>
        <w:rPr>
          <w:ins w:id="3998" w:author="Eric Boisvert" w:date="2015-10-30T06:47:00Z"/>
          <w:lang w:val="en-CA"/>
        </w:rPr>
      </w:pPr>
      <w:ins w:id="3999" w:author="Eric Boisvert" w:date="2015-10-30T06:47:00Z">
        <w:r>
          <w:rPr>
            <w:lang w:val="en-CA"/>
          </w:rPr>
          <w:t xml:space="preserve">The xlink:href contains an absolute HTTP URI that </w:t>
        </w:r>
      </w:ins>
      <w:ins w:id="4000" w:author="Eric Boisvert" w:date="2016-01-24T13:41:00Z">
        <w:r w:rsidR="0099305B">
          <w:rPr>
            <w:lang w:val="en-CA"/>
          </w:rPr>
          <w:t>should</w:t>
        </w:r>
      </w:ins>
      <w:ins w:id="4001" w:author="Eric Boisvert" w:date="2015-10-30T06:47:00Z">
        <w:r>
          <w:rPr>
            <w:lang w:val="en-CA"/>
          </w:rPr>
          <w:t xml:space="preserve"> resolve to a resource</w:t>
        </w:r>
      </w:ins>
      <w:ins w:id="4002" w:author="Eric Boisvert" w:date="2016-01-24T13:41:00Z">
        <w:r w:rsidR="0099305B">
          <w:rPr>
            <w:lang w:val="en-CA"/>
          </w:rPr>
          <w:t xml:space="preserve"> representation</w:t>
        </w:r>
      </w:ins>
      <w:ins w:id="4003"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0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0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06" w:author="Eric Boisvert" w:date="2015-10-30T06:48:00Z"/>
                <w:rStyle w:val="requri"/>
                <w:lang w:val="en-CA"/>
              </w:rPr>
            </w:pPr>
            <w:ins w:id="400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A33EA22" w:rsidR="00160943" w:rsidRPr="00D12552" w:rsidRDefault="00160943" w:rsidP="0063099F">
            <w:pPr>
              <w:pStyle w:val="Tabletext10"/>
              <w:jc w:val="left"/>
              <w:rPr>
                <w:ins w:id="4008" w:author="Eric Boisvert" w:date="2015-10-30T06:48:00Z"/>
                <w:rStyle w:val="reqtext"/>
                <w:lang w:val="en-CA"/>
              </w:rPr>
            </w:pPr>
            <w:ins w:id="4009" w:author="Eric Boisvert" w:date="2015-10-30T06:48:00Z">
              <w:r w:rsidRPr="00106124">
                <w:rPr>
                  <w:rStyle w:val="reqtext"/>
                  <w:lang w:val="en-CA"/>
                </w:rPr>
                <w:t xml:space="preserve">Vocabulary term </w:t>
              </w:r>
            </w:ins>
            <w:ins w:id="4010" w:author="Eric Boisvert" w:date="2016-03-25T17:16:00Z">
              <w:r w:rsidR="0063099F">
                <w:rPr>
                  <w:rStyle w:val="reqtext"/>
                  <w:lang w:val="en-CA"/>
                </w:rPr>
                <w:t>SHALL</w:t>
              </w:r>
            </w:ins>
            <w:ins w:id="4011"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1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13" w:author="Eric Boisvert" w:date="2015-10-30T05:38:00Z"/>
          <w:lang w:val="en-CA"/>
        </w:rPr>
      </w:pPr>
      <w:del w:id="401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015" w:author="Eric Boisvert" w:date="2015-10-30T05:38:00Z"/>
          <w:rFonts w:ascii="Consolas" w:hAnsi="Consolas" w:cs="Consolas"/>
          <w:sz w:val="20"/>
          <w:szCs w:val="20"/>
          <w:lang w:val="en-CA"/>
        </w:rPr>
      </w:pPr>
      <w:del w:id="4016" w:author="Eric Boisvert" w:date="2015-10-30T05:38:00Z">
        <w:r w:rsidRPr="008D2309" w:rsidDel="00E97666">
          <w:rPr>
            <w:rFonts w:ascii="Consolas" w:hAnsi="Consolas" w:cs="Consolas"/>
            <w:sz w:val="20"/>
            <w:szCs w:val="20"/>
            <w:lang w:val="en-CA"/>
          </w:rPr>
          <w:delText>&lt;gsmlb:lithology xlink:href="</w:delText>
        </w:r>
        <w:commentRangeStart w:id="4017"/>
        <w:r w:rsidRPr="008D2309" w:rsidDel="00E97666">
          <w:rPr>
            <w:rFonts w:ascii="Consolas" w:hAnsi="Consolas" w:cs="Consolas"/>
            <w:sz w:val="20"/>
            <w:szCs w:val="20"/>
            <w:lang w:val="en-CA"/>
          </w:rPr>
          <w:delText>http://resource.geosciml.org/classifier/cgi/simplelithology/mudstone</w:delText>
        </w:r>
        <w:commentRangeEnd w:id="4017"/>
        <w:r w:rsidR="008D1584" w:rsidDel="00E97666">
          <w:rPr>
            <w:rStyle w:val="CommentReference"/>
          </w:rPr>
          <w:commentReference w:id="401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18" w:author="Eric Boisvert" w:date="2015-10-30T05:38:00Z"/>
          <w:lang w:val="en-CA"/>
        </w:rPr>
      </w:pPr>
      <w:del w:id="401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20" w:name="_Toc445034242"/>
      <w:r>
        <w:rPr>
          <w:lang w:val="en-CA"/>
        </w:rPr>
        <w:lastRenderedPageBreak/>
        <w:t>Identifiers</w:t>
      </w:r>
      <w:bookmarkEnd w:id="4020"/>
    </w:p>
    <w:p w14:paraId="4DD0F239" w14:textId="77777777" w:rsidR="00370329" w:rsidRDefault="00370329" w:rsidP="00AD7649">
      <w:pPr>
        <w:rPr>
          <w:ins w:id="4021" w:author="Eric Boisvert" w:date="2016-03-26T14:38:00Z"/>
          <w:lang w:val="en-CA"/>
        </w:rPr>
      </w:pPr>
    </w:p>
    <w:p w14:paraId="35FFE370" w14:textId="490102C9" w:rsidR="00DB594D" w:rsidRDefault="00DB594D" w:rsidP="00AD7649">
      <w:pPr>
        <w:rPr>
          <w:lang w:val="en-CA"/>
        </w:rPr>
      </w:pPr>
      <w:ins w:id="4022" w:author="Eric Boisvert" w:date="2016-03-26T14:38:00Z">
        <w:r>
          <w:rPr>
            <w:lang w:val="en-CA"/>
          </w:rPr>
          <w:t>Gml:identifier</w:t>
        </w:r>
      </w:ins>
      <w:ins w:id="4023" w:author="Eric Boisvert" w:date="2016-03-26T14:39:00Z">
        <w:r>
          <w:rPr>
            <w:lang w:val="en-CA"/>
          </w:rPr>
          <w:t>’s identified with the specific codeSpace “</w:t>
        </w:r>
        <w:r w:rsidRPr="00DB594D">
          <w:rPr>
            <w:rStyle w:val="reqtext"/>
            <w:rPrChange w:id="4024" w:author="Eric Boisvert" w:date="2016-03-26T14:39:00Z">
              <w:rPr>
                <w:lang w:val="en-CA"/>
              </w:rPr>
            </w:rPrChange>
          </w:rPr>
          <w:t>http://www.ietf.org/rfc/rfc2616</w:t>
        </w:r>
        <w:r>
          <w:rPr>
            <w:lang w:val="en-CA"/>
          </w:rPr>
          <w:t xml:space="preserve">” shall be resolvable HTTP URI that return an instance of </w:t>
        </w:r>
      </w:ins>
      <w:ins w:id="4025" w:author="Eric Boisvert" w:date="2016-03-26T14:41:00Z">
        <w:r>
          <w:rPr>
            <w:lang w:val="en-CA"/>
          </w:rPr>
          <w:t>itself.</w:t>
        </w:r>
      </w:ins>
    </w:p>
    <w:p w14:paraId="4980DCF9" w14:textId="67ADC14D" w:rsidR="008C6C76" w:rsidRDefault="008C6C76" w:rsidP="00AD7649">
      <w:pPr>
        <w:rPr>
          <w:lang w:val="en-CA"/>
        </w:rPr>
      </w:pPr>
      <w:del w:id="4026" w:author="Eric Boisvert" w:date="2016-03-26T14:41:00Z">
        <w:r w:rsidDel="00DB594D">
          <w:rPr>
            <w:lang w:val="en-CA"/>
          </w:rPr>
          <w:delText xml:space="preserve">Feature identifiers shall be encoded as gml:identifier which value is </w:delText>
        </w:r>
        <w:commentRangeStart w:id="4027"/>
        <w:r w:rsidDel="00DB594D">
          <w:rPr>
            <w:lang w:val="en-CA"/>
          </w:rPr>
          <w:delText>a Linked Open Data resource identifier</w:delText>
        </w:r>
        <w:commentRangeEnd w:id="4027"/>
        <w:r w:rsidR="0068411B" w:rsidDel="00DB594D">
          <w:rPr>
            <w:rStyle w:val="CommentReference"/>
          </w:rPr>
          <w:commentReference w:id="4027"/>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4028"/>
            <w:r>
              <w:rPr>
                <w:rStyle w:val="reqtext"/>
                <w:lang w:val="en-CA"/>
              </w:rPr>
              <w:t xml:space="preserve">Feature identifiers (unique name) provided in gml:identifier </w:t>
            </w:r>
            <w:ins w:id="4029" w:author="Eric Boisvert" w:date="2016-03-26T14:40:00Z">
              <w:r w:rsidR="00DB594D">
                <w:rPr>
                  <w:rStyle w:val="reqtext"/>
                  <w:lang w:val="en-CA"/>
                </w:rPr>
                <w:t>and codeSpace = “</w:t>
              </w:r>
            </w:ins>
            <w:ins w:id="4030" w:author="Eric Boisvert" w:date="2016-03-26T14:41:00Z">
              <w:r w:rsidR="00DB594D" w:rsidRPr="00DB594D">
                <w:rPr>
                  <w:rStyle w:val="reqtext"/>
                  <w:lang w:val="en-CA"/>
                </w:rPr>
                <w:t>http://www.ietf.org/rfc/rfc2616</w:t>
              </w:r>
            </w:ins>
            <w:ins w:id="4031"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28"/>
            <w:r>
              <w:rPr>
                <w:rStyle w:val="CommentReference"/>
                <w:rFonts w:ascii="Times New Roman" w:eastAsia="Times New Roman" w:hAnsi="Times New Roman"/>
                <w:lang w:val="en-US" w:eastAsia="en-US"/>
              </w:rPr>
              <w:commentReference w:id="4028"/>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032" w:author="Eric Boisvert" w:date="2016-02-14T14:38:00Z">
        <w:r w:rsidR="00D70F03" w:rsidRPr="008C6C76" w:rsidDel="00D70F03">
          <w:rPr>
            <w:rFonts w:ascii="Consolas" w:hAnsi="Consolas" w:cs="Consolas"/>
            <w:color w:val="000000"/>
            <w:sz w:val="20"/>
            <w:szCs w:val="20"/>
            <w:highlight w:val="white"/>
            <w:lang w:val="fr-CA"/>
          </w:rPr>
          <w:t xml:space="preserve"> </w:t>
        </w:r>
      </w:ins>
      <w:del w:id="4033" w:author="Eric Boisvert" w:date="2016-02-14T14:38:00Z">
        <w:r w:rsidRPr="008C6C76" w:rsidDel="00D70F03">
          <w:rPr>
            <w:rFonts w:ascii="Consolas" w:hAnsi="Consolas" w:cs="Consolas"/>
            <w:color w:val="000000"/>
            <w:sz w:val="20"/>
            <w:szCs w:val="20"/>
            <w:highlight w:val="white"/>
            <w:lang w:val="fr-CA"/>
          </w:rPr>
          <w:delText>http://data.geoscience.gov.xx</w:delText>
        </w:r>
      </w:del>
      <w:ins w:id="4034" w:author="Eric Boisvert" w:date="2016-03-26T14:41:00Z">
        <w:r w:rsidR="00DB594D" w:rsidRPr="00DB594D">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035"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Default="00DB594D" w:rsidP="00AD7649">
      <w:pPr>
        <w:rPr>
          <w:ins w:id="4036" w:author="Eric Boisvert" w:date="2016-03-26T14:42:00Z"/>
          <w:lang w:val="fr-CA"/>
        </w:rPr>
      </w:pPr>
      <w:ins w:id="4037" w:author="Eric Boisvert" w:date="2016-03-26T14:42:00Z">
        <w:r>
          <w:rPr>
            <w:lang w:val="fr-CA"/>
          </w:rPr>
          <w:t xml:space="preserve">Resolving </w:t>
        </w:r>
        <w:r>
          <w:rPr>
            <w:lang w:val="fr-CA"/>
          </w:rPr>
          <w:fldChar w:fldCharType="begin"/>
        </w:r>
        <w:r>
          <w:rPr>
            <w:lang w:val="fr-CA"/>
          </w:rPr>
          <w:instrText xml:space="preserve"> HYPERLINK "</w:instrText>
        </w:r>
        <w:r w:rsidRPr="00DB594D">
          <w:rPr>
            <w:lang w:val="fr-CA"/>
          </w:rPr>
          <w:instrText>http://data.geoscience.gov.xx/feature/asc/geologicunit/stratno/25947</w:instrText>
        </w:r>
        <w:r>
          <w:rPr>
            <w:lang w:val="fr-CA"/>
          </w:rPr>
          <w:instrText xml:space="preserve">" </w:instrText>
        </w:r>
        <w:r>
          <w:rPr>
            <w:lang w:val="fr-CA"/>
          </w:rPr>
          <w:fldChar w:fldCharType="separate"/>
        </w:r>
        <w:r w:rsidRPr="00F346A1">
          <w:rPr>
            <w:rStyle w:val="Hyperlink"/>
            <w:lang w:val="fr-CA"/>
          </w:rPr>
          <w:t>http://data.geoscience.gov.xx/feature/asc/geologicunit/stratno/25947</w:t>
        </w:r>
        <w:r>
          <w:rPr>
            <w:lang w:val="fr-CA"/>
          </w:rPr>
          <w:fldChar w:fldCharType="end"/>
        </w:r>
        <w:r>
          <w:rPr>
            <w:lang w:val="fr-CA"/>
          </w:rPr>
          <w:t xml:space="preserve">  shall return </w:t>
        </w:r>
      </w:ins>
    </w:p>
    <w:p w14:paraId="4D149DE6" w14:textId="77777777" w:rsidR="00DB594D" w:rsidRPr="00DB594D" w:rsidRDefault="00DB594D" w:rsidP="00DB594D">
      <w:pPr>
        <w:contextualSpacing/>
        <w:rPr>
          <w:ins w:id="4038" w:author="Eric Boisvert" w:date="2016-03-26T14:43:00Z"/>
          <w:rStyle w:val="reqtext"/>
          <w:rPrChange w:id="4039" w:author="Eric Boisvert" w:date="2016-03-26T14:43:00Z">
            <w:rPr>
              <w:ins w:id="4040" w:author="Eric Boisvert" w:date="2016-03-26T14:43:00Z"/>
              <w:rFonts w:ascii="Courier New" w:hAnsi="Courier New" w:cs="Courier New"/>
              <w:sz w:val="20"/>
              <w:szCs w:val="20"/>
              <w:lang w:val="en-CA"/>
            </w:rPr>
          </w:rPrChange>
        </w:rPr>
      </w:pPr>
      <w:ins w:id="4041" w:author="Eric Boisvert" w:date="2016-03-26T14:43:00Z">
        <w:r w:rsidRPr="00DB594D">
          <w:rPr>
            <w:rStyle w:val="reqtext"/>
            <w:rPrChange w:id="4042" w:author="Eric Boisvert" w:date="2016-03-26T14:43:00Z">
              <w:rPr>
                <w:rFonts w:ascii="Courier New" w:hAnsi="Courier New" w:cs="Courier New"/>
                <w:sz w:val="20"/>
                <w:szCs w:val="20"/>
                <w:lang w:val="en-CA"/>
              </w:rPr>
            </w:rPrChange>
          </w:rPr>
          <w:t>&lt;gsmlb:GeologicUnit gml:id="G1"&gt;</w:t>
        </w:r>
      </w:ins>
    </w:p>
    <w:p w14:paraId="049D8AD4" w14:textId="27600CDB" w:rsidR="00DB594D" w:rsidRPr="00DB594D" w:rsidRDefault="00DB594D" w:rsidP="00AD7649">
      <w:pPr>
        <w:rPr>
          <w:ins w:id="4043" w:author="Eric Boisvert" w:date="2016-03-26T14:43:00Z"/>
          <w:rStyle w:val="reqtext"/>
          <w:rPrChange w:id="4044" w:author="Eric Boisvert" w:date="2016-03-26T14:43:00Z">
            <w:rPr>
              <w:ins w:id="4045" w:author="Eric Boisvert" w:date="2016-03-26T14:43:00Z"/>
              <w:lang w:val="fr-CA"/>
            </w:rPr>
          </w:rPrChange>
        </w:rPr>
      </w:pPr>
      <w:ins w:id="4046" w:author="Eric Boisvert" w:date="2016-03-26T14:43:00Z">
        <w:r w:rsidRPr="00DB594D">
          <w:rPr>
            <w:rStyle w:val="reqtext"/>
            <w:rPrChange w:id="4047" w:author="Eric Boisvert" w:date="2016-03-26T14:43:00Z">
              <w:rPr>
                <w:lang w:val="fr-CA"/>
              </w:rPr>
            </w:rPrChange>
          </w:rPr>
          <w:t>(…)</w:t>
        </w:r>
      </w:ins>
    </w:p>
    <w:p w14:paraId="2AD9F664" w14:textId="77777777" w:rsidR="00DB594D" w:rsidRPr="00DB594D" w:rsidRDefault="00DB594D" w:rsidP="00DB594D">
      <w:pPr>
        <w:rPr>
          <w:ins w:id="4048" w:author="Eric Boisvert" w:date="2016-03-26T14:43:00Z"/>
          <w:rStyle w:val="reqtext"/>
          <w:rPrChange w:id="4049" w:author="Eric Boisvert" w:date="2016-03-26T14:43:00Z">
            <w:rPr>
              <w:ins w:id="4050" w:author="Eric Boisvert" w:date="2016-03-26T14:43:00Z"/>
              <w:rFonts w:ascii="Consolas" w:hAnsi="Consolas" w:cs="Consolas"/>
              <w:color w:val="0000FF"/>
              <w:sz w:val="20"/>
              <w:szCs w:val="20"/>
              <w:lang w:val="fr-CA"/>
            </w:rPr>
          </w:rPrChange>
        </w:rPr>
      </w:pPr>
      <w:ins w:id="4051" w:author="Eric Boisvert" w:date="2016-03-26T14:43:00Z">
        <w:r w:rsidRPr="00DB594D">
          <w:rPr>
            <w:rStyle w:val="reqtext"/>
            <w:highlight w:val="white"/>
            <w:rPrChange w:id="4052" w:author="Eric Boisvert" w:date="2016-03-26T14:43:00Z">
              <w:rPr>
                <w:rFonts w:ascii="Consolas" w:hAnsi="Consolas" w:cs="Consolas"/>
                <w:color w:val="0000FF"/>
                <w:sz w:val="20"/>
                <w:szCs w:val="20"/>
                <w:highlight w:val="white"/>
                <w:lang w:val="fr-CA"/>
              </w:rPr>
            </w:rPrChange>
          </w:rPr>
          <w:t>&lt;gml:identifier codeSpace="</w:t>
        </w:r>
        <w:r w:rsidRPr="00DB594D" w:rsidDel="00D70F03">
          <w:rPr>
            <w:rStyle w:val="reqtext"/>
            <w:highlight w:val="white"/>
            <w:rPrChange w:id="4053" w:author="Eric Boisvert" w:date="2016-03-26T14:43:00Z">
              <w:rPr>
                <w:rFonts w:ascii="Consolas" w:hAnsi="Consolas" w:cs="Consolas"/>
                <w:color w:val="000000"/>
                <w:sz w:val="20"/>
                <w:szCs w:val="20"/>
                <w:highlight w:val="white"/>
                <w:lang w:val="fr-CA"/>
              </w:rPr>
            </w:rPrChange>
          </w:rPr>
          <w:t xml:space="preserve"> </w:t>
        </w:r>
        <w:r w:rsidRPr="00DB594D">
          <w:rPr>
            <w:rStyle w:val="reqtext"/>
            <w:rPrChange w:id="4054" w:author="Eric Boisvert" w:date="2016-03-26T14:43:00Z">
              <w:rPr/>
            </w:rPrChange>
          </w:rPr>
          <w:t xml:space="preserve"> http://www.ietf.org/rfc/rfc2616</w:t>
        </w:r>
        <w:r w:rsidRPr="00DB594D">
          <w:rPr>
            <w:rStyle w:val="reqtext"/>
            <w:highlight w:val="white"/>
            <w:rPrChange w:id="4055" w:author="Eric Boisvert" w:date="2016-03-26T14:43:00Z">
              <w:rPr>
                <w:rFonts w:ascii="Consolas" w:hAnsi="Consolas" w:cs="Consolas"/>
                <w:color w:val="000000"/>
                <w:sz w:val="20"/>
                <w:szCs w:val="20"/>
                <w:highlight w:val="white"/>
                <w:lang w:val="fr-CA"/>
              </w:rPr>
            </w:rPrChange>
          </w:rPr>
          <w:t>/"&gt;</w:t>
        </w:r>
        <w:r w:rsidRPr="00DB594D">
          <w:rPr>
            <w:rStyle w:val="reqtext"/>
            <w:rPrChange w:id="4056" w:author="Eric Boisvert" w:date="2016-03-26T14:43:00Z">
              <w:rPr/>
            </w:rPrChange>
          </w:rPr>
          <w:fldChar w:fldCharType="begin"/>
        </w:r>
        <w:r w:rsidRPr="00DB594D">
          <w:rPr>
            <w:rStyle w:val="reqtext"/>
            <w:rPrChange w:id="4057" w:author="Eric Boisvert" w:date="2016-03-26T14:43:00Z">
              <w:rPr>
                <w:lang w:val="fr-CA"/>
              </w:rPr>
            </w:rPrChange>
          </w:rPr>
          <w:instrText xml:space="preserve"> HYPERLINK "http://data.geoscience.gov.xx/feature/asc/geologicunit/stratno/25947%3c/gml:identifier" </w:instrText>
        </w:r>
        <w:r w:rsidRPr="00DB594D">
          <w:rPr>
            <w:rStyle w:val="reqtext"/>
            <w:rPrChange w:id="4058" w:author="Eric Boisvert" w:date="2016-03-26T14:43:00Z">
              <w:rPr>
                <w:rStyle w:val="Hyperlink"/>
                <w:rFonts w:ascii="Consolas" w:hAnsi="Consolas" w:cs="Consolas"/>
                <w:sz w:val="20"/>
                <w:szCs w:val="20"/>
                <w:highlight w:val="white"/>
                <w:lang w:val="fr-CA"/>
              </w:rPr>
            </w:rPrChange>
          </w:rPr>
          <w:fldChar w:fldCharType="separate"/>
        </w:r>
        <w:r w:rsidRPr="00DB594D">
          <w:rPr>
            <w:rStyle w:val="reqtext"/>
            <w:highlight w:val="white"/>
            <w:rPrChange w:id="4059" w:author="Eric Boisvert" w:date="2016-03-26T14:43: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4060" w:author="Eric Boisvert" w:date="2016-03-26T14:43:00Z">
              <w:rPr>
                <w:rStyle w:val="Hyperlink"/>
                <w:rFonts w:ascii="Consolas" w:hAnsi="Consolas" w:cs="Consolas"/>
                <w:sz w:val="20"/>
                <w:szCs w:val="20"/>
                <w:highlight w:val="white"/>
                <w:lang w:val="fr-CA"/>
              </w:rPr>
            </w:rPrChange>
          </w:rPr>
          <w:fldChar w:fldCharType="end"/>
        </w:r>
        <w:r w:rsidRPr="00DB594D">
          <w:rPr>
            <w:rStyle w:val="reqtext"/>
            <w:highlight w:val="white"/>
            <w:rPrChange w:id="4061" w:author="Eric Boisvert" w:date="2016-03-26T14:43: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4062" w:author="Eric Boisvert" w:date="2016-03-26T14:43:00Z"/>
          <w:rStyle w:val="reqtext"/>
          <w:rPrChange w:id="4063" w:author="Eric Boisvert" w:date="2016-03-26T14:43:00Z">
            <w:rPr>
              <w:ins w:id="4064" w:author="Eric Boisvert" w:date="2016-03-26T14:43:00Z"/>
              <w:rFonts w:ascii="Consolas" w:hAnsi="Consolas" w:cs="Consolas"/>
              <w:color w:val="0000FF"/>
              <w:sz w:val="20"/>
              <w:szCs w:val="20"/>
              <w:lang w:val="fr-CA"/>
            </w:rPr>
          </w:rPrChange>
        </w:rPr>
      </w:pPr>
      <w:ins w:id="4065" w:author="Eric Boisvert" w:date="2016-03-26T14:43:00Z">
        <w:r w:rsidRPr="00DB594D">
          <w:rPr>
            <w:rStyle w:val="reqtext"/>
            <w:rPrChange w:id="4066"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4067" w:author="Eric Boisvert" w:date="2016-03-26T14:43:00Z"/>
          <w:rStyle w:val="reqtext"/>
          <w:rPrChange w:id="4068" w:author="Eric Boisvert" w:date="2016-03-26T14:43:00Z">
            <w:rPr>
              <w:ins w:id="4069" w:author="Eric Boisvert" w:date="2016-03-26T14:43:00Z"/>
              <w:rFonts w:ascii="Courier New" w:hAnsi="Courier New" w:cs="Courier New"/>
              <w:sz w:val="20"/>
              <w:szCs w:val="20"/>
              <w:lang w:val="en-CA"/>
            </w:rPr>
          </w:rPrChange>
        </w:rPr>
      </w:pPr>
      <w:ins w:id="4070" w:author="Eric Boisvert" w:date="2016-03-26T14:43:00Z">
        <w:r w:rsidRPr="00DB594D">
          <w:rPr>
            <w:rStyle w:val="reqtext"/>
            <w:rPrChange w:id="4071"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4072" w:author="Eric Boisvert" w:date="2016-03-26T14:42:00Z"/>
          <w:lang w:val="fr-CA"/>
        </w:rPr>
      </w:pPr>
    </w:p>
    <w:p w14:paraId="1E7F0706" w14:textId="1B3CBFFA" w:rsidR="008C6C76" w:rsidRPr="008C6C76" w:rsidRDefault="00DB594D" w:rsidP="00AD7649">
      <w:pPr>
        <w:rPr>
          <w:lang w:val="fr-CA"/>
        </w:rPr>
      </w:pPr>
      <w:ins w:id="4073" w:author="Eric Boisvert" w:date="2016-03-26T14:42:00Z">
        <w:r>
          <w:rPr>
            <w:lang w:val="fr-CA"/>
          </w:rPr>
          <w:t> </w:t>
        </w:r>
      </w:ins>
    </w:p>
    <w:p w14:paraId="63E94E9E" w14:textId="573E3412" w:rsidR="00370329" w:rsidRDefault="00370329" w:rsidP="00370329">
      <w:pPr>
        <w:pStyle w:val="Heading3"/>
        <w:rPr>
          <w:lang w:val="en-CA"/>
        </w:rPr>
      </w:pPr>
      <w:bookmarkStart w:id="4074" w:name="_Toc445034243"/>
      <w:r>
        <w:rPr>
          <w:lang w:val="en-CA"/>
        </w:rPr>
        <w:t>Nillables or Voidables</w:t>
      </w:r>
      <w:bookmarkEnd w:id="4074"/>
    </w:p>
    <w:p w14:paraId="168C9B83" w14:textId="77777777" w:rsidR="00370329" w:rsidRDefault="00370329" w:rsidP="00AD7649">
      <w:pPr>
        <w:rPr>
          <w:lang w:val="en-CA"/>
        </w:rPr>
      </w:pPr>
    </w:p>
    <w:p w14:paraId="1F86A32A" w14:textId="526BBC3E" w:rsidR="00E966AA" w:rsidRDefault="00370329" w:rsidP="00AD7649">
      <w:pPr>
        <w:rPr>
          <w:ins w:id="407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076" w:author="Eric Boisvert" w:date="2016-03-06T10:39:00Z">
        <w:r w:rsidR="00C47395">
          <w:rPr>
            <w:lang w:val="en-CA"/>
          </w:rPr>
          <w:t>a value is not provided.</w:t>
        </w:r>
      </w:ins>
      <w:del w:id="4077" w:author="Eric Boisvert" w:date="2016-01-20T05:39:00Z">
        <w:r w:rsidR="008A6B29" w:rsidDel="00B63214">
          <w:rPr>
            <w:lang w:val="en-CA"/>
          </w:rPr>
          <w:delText>it</w:delText>
        </w:r>
      </w:del>
      <w:del w:id="4078" w:author="Eric Boisvert" w:date="2016-03-06T10:39:00Z">
        <w:r w:rsidR="008A6B29" w:rsidDel="00C47395">
          <w:rPr>
            <w:lang w:val="en-CA"/>
          </w:rPr>
          <w:delText xml:space="preserve"> d</w:delText>
        </w:r>
      </w:del>
      <w:del w:id="4079" w:author="Eric Boisvert" w:date="2016-01-20T05:39:00Z">
        <w:r w:rsidR="008A6B29" w:rsidDel="00B63214">
          <w:rPr>
            <w:lang w:val="en-CA"/>
          </w:rPr>
          <w:delText>oes</w:delText>
        </w:r>
      </w:del>
      <w:del w:id="4080"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081" w:author="Eric Boisvert" w:date="2016-01-20T05:39:00Z">
        <w:r w:rsidR="00B63214">
          <w:rPr>
            <w:lang w:val="en-CA"/>
          </w:rPr>
          <w:t>.</w:t>
        </w:r>
      </w:ins>
    </w:p>
    <w:p w14:paraId="4E1749C7" w14:textId="3011CF13" w:rsidR="00B63214" w:rsidRDefault="00B63214">
      <w:pPr>
        <w:numPr>
          <w:ilvl w:val="0"/>
          <w:numId w:val="37"/>
        </w:numPr>
        <w:rPr>
          <w:ins w:id="4082" w:author="Eric Boisvert" w:date="2016-01-20T05:40:00Z"/>
          <w:lang w:val="en-CA"/>
        </w:rPr>
        <w:pPrChange w:id="4083" w:author="Eric Boisvert" w:date="2016-01-20T05:40:00Z">
          <w:pPr/>
        </w:pPrChange>
      </w:pPr>
      <w:ins w:id="4084" w:author="Eric Boisvert" w:date="2016-01-20T05:39:00Z">
        <w:r>
          <w:rPr>
            <w:lang w:val="en-CA"/>
          </w:rPr>
          <w:t>Using XSD xsi:nill=”true” and nilReason</w:t>
        </w:r>
      </w:ins>
    </w:p>
    <w:p w14:paraId="453B707B" w14:textId="47A88E00" w:rsidR="00B63214" w:rsidRDefault="00B63214">
      <w:pPr>
        <w:numPr>
          <w:ilvl w:val="0"/>
          <w:numId w:val="37"/>
        </w:numPr>
        <w:rPr>
          <w:ins w:id="4085" w:author="Eric Boisvert" w:date="2016-01-20T05:39:00Z"/>
          <w:lang w:val="en-CA"/>
        </w:rPr>
        <w:pPrChange w:id="4086" w:author="Eric Boisvert" w:date="2016-01-20T05:40:00Z">
          <w:pPr/>
        </w:pPrChange>
      </w:pPr>
      <w:ins w:id="4087" w:author="Eric Boisvert" w:date="2016-01-20T05:40:00Z">
        <w:r>
          <w:rPr>
            <w:lang w:val="en-CA"/>
          </w:rPr>
          <w:t xml:space="preserve">Using a HTTP URI identifier defined by a community as representing a null value.  OGC uses </w:t>
        </w:r>
      </w:ins>
      <w:ins w:id="4088"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089"/>
        <w:r>
          <w:rPr>
            <w:lang w:val="en-CA"/>
          </w:rPr>
          <w:t>(OGC 12-110).</w:t>
        </w:r>
        <w:commentRangeEnd w:id="4089"/>
        <w:r>
          <w:rPr>
            <w:rStyle w:val="CommentReference"/>
          </w:rPr>
          <w:commentReference w:id="4089"/>
        </w:r>
      </w:ins>
    </w:p>
    <w:p w14:paraId="53D1BB78" w14:textId="77777777" w:rsidR="00B63214" w:rsidRDefault="00B63214" w:rsidP="00AD7649">
      <w:pPr>
        <w:rPr>
          <w:ins w:id="4090"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091" w:name="_Toc445034244"/>
      <w:r>
        <w:rPr>
          <w:lang w:val="en-CA"/>
        </w:rPr>
        <w:t>Date encoding</w:t>
      </w:r>
      <w:bookmarkEnd w:id="4091"/>
    </w:p>
    <w:p w14:paraId="4E700643" w14:textId="77777777" w:rsidR="00330E0C" w:rsidRDefault="00330E0C" w:rsidP="00AD7649">
      <w:pPr>
        <w:rPr>
          <w:lang w:val="en-CA"/>
        </w:rPr>
      </w:pPr>
    </w:p>
    <w:p w14:paraId="34A50A34" w14:textId="35ECE71C" w:rsidR="00330E0C" w:rsidRDefault="00330E0C" w:rsidP="00330E0C">
      <w:r>
        <w:t xml:space="preserve">The date-time </w:t>
      </w:r>
      <w:del w:id="4092" w:author="Eric Boisvert" w:date="2016-01-20T05:47:00Z">
        <w:r w:rsidDel="00AE70BC">
          <w:delText xml:space="preserve">formats </w:delText>
        </w:r>
      </w:del>
      <w:ins w:id="4093" w:author="Eric Boisvert" w:date="2016-01-20T05:47:00Z">
        <w:r w:rsidR="00AE70BC">
          <w:t>values shall</w:t>
        </w:r>
      </w:ins>
      <w:del w:id="4094" w:author="Eric Boisvert" w:date="2016-01-20T05:47:00Z">
        <w:r w:rsidDel="00AE70BC">
          <w:delText>will</w:delText>
        </w:r>
      </w:del>
      <w:r>
        <w:t xml:space="preserve"> conform to ISO</w:t>
      </w:r>
      <w:ins w:id="4095" w:author="Eric Boisvert" w:date="2016-01-20T05:47:00Z">
        <w:r w:rsidR="00AE70BC">
          <w:t xml:space="preserve"> 8601</w:t>
        </w:r>
      </w:ins>
      <w:r>
        <w:t xml:space="preserve"> standards.  Although this is already a GML 3.2 encoding rule (clause 14.2.2.7), this format shall also be used in any string </w:t>
      </w:r>
      <w:del w:id="4096" w:author="Eric Boisvert" w:date="2016-01-20T05:47:00Z">
        <w:r w:rsidDel="00AE70BC">
          <w:delText>that does not attempt to validate</w:delText>
        </w:r>
      </w:del>
      <w:ins w:id="4097" w:author="Eric Boisvert" w:date="2016-01-20T05:47:00Z">
        <w:r w:rsidR="00AE70BC">
          <w:t>that contain</w:t>
        </w:r>
      </w:ins>
      <w:del w:id="4098" w:author="Eric Boisvert" w:date="2016-01-20T05:47:00Z">
        <w:r w:rsidDel="00AE70BC">
          <w:delText xml:space="preserve"> the</w:delText>
        </w:r>
      </w:del>
      <w:r>
        <w:t xml:space="preserve"> </w:t>
      </w:r>
      <w:ins w:id="4099" w:author="Eric Boisvert" w:date="2016-01-20T05:47:00Z">
        <w:r w:rsidR="00AE70BC">
          <w:t xml:space="preserve">a </w:t>
        </w:r>
      </w:ins>
      <w:r>
        <w:t>date</w:t>
      </w:r>
      <w:ins w:id="4100" w:author="Eric Boisvert" w:date="2016-01-20T05:48:00Z">
        <w:r w:rsidR="00AE70BC">
          <w:t>-</w:t>
        </w:r>
      </w:ins>
      <w:del w:id="4101" w:author="Eric Boisvert" w:date="2016-01-20T05:48:00Z">
        <w:r w:rsidDel="00AE70BC">
          <w:delText xml:space="preserve"> </w:delText>
        </w:r>
      </w:del>
      <w:r>
        <w:t xml:space="preserve">time </w:t>
      </w:r>
      <w:del w:id="410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103" w:author="Eric Boisvert" w:date="2016-01-20T05:48:00Z">
              <w:r w:rsidRPr="00031D61" w:rsidDel="00AE70BC">
                <w:rPr>
                  <w:rStyle w:val="reqtext"/>
                </w:rPr>
                <w:delText xml:space="preserve">elements </w:delText>
              </w:r>
            </w:del>
            <w:ins w:id="4104"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105" w:author="Eric Boisvert" w:date="2016-01-20T05:49:00Z"/>
        </w:rPr>
      </w:pPr>
      <w:r>
        <w:t xml:space="preserve">Note that this precludes the use of time-coordinate systems such as UNIX time. This is specified in order to be maximally consistent with </w:t>
      </w:r>
      <w:del w:id="4106" w:author="Eric Boisvert" w:date="2016-02-28T14:38:00Z">
        <w:r w:rsidDel="00457AE6">
          <w:delText xml:space="preserve">WML2 </w:delText>
        </w:r>
      </w:del>
      <w:ins w:id="4107"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108" w:author="Eric Boisvert" w:date="2016-01-20T05:49:00Z">
        <w:r w:rsidDel="00AE70BC">
          <w:delText xml:space="preserve">will </w:delText>
        </w:r>
      </w:del>
      <w:ins w:id="4109"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110" w:name="_Toc445034245"/>
      <w:r>
        <w:t>Units of Measure</w:t>
      </w:r>
      <w:bookmarkEnd w:id="4110"/>
    </w:p>
    <w:p w14:paraId="76D71FB5" w14:textId="77777777" w:rsidR="00E966AA" w:rsidRDefault="00E966AA" w:rsidP="00AD7649">
      <w:pPr>
        <w:rPr>
          <w:lang w:val="en-CA"/>
        </w:rPr>
      </w:pPr>
    </w:p>
    <w:p w14:paraId="71B250A1" w14:textId="52D6C0BB" w:rsidR="008D6449" w:rsidRDefault="008D6449" w:rsidP="00AD7649">
      <w:pPr>
        <w:rPr>
          <w:lang w:val="en-CA"/>
        </w:rPr>
      </w:pPr>
      <w:del w:id="4111" w:author="Eric Boisvert" w:date="2016-01-24T13:46:00Z">
        <w:r w:rsidDel="00974714">
          <w:rPr>
            <w:lang w:val="en-CA"/>
          </w:rPr>
          <w:delText xml:space="preserve">SWE </w:delText>
        </w:r>
      </w:del>
      <w:ins w:id="4112"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113"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114" w:name="_Ref444433734"/>
      <w:bookmarkStart w:id="4115"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114"/>
      <w:bookmarkEnd w:id="4115"/>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116"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4117"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118" w:author="Eric Boisvert" w:date="2015-10-29T03:56:00Z"/>
        </w:rPr>
      </w:pPr>
    </w:p>
    <w:p w14:paraId="6378C5AC" w14:textId="1836A7BD" w:rsidR="007A1979" w:rsidDel="00974714" w:rsidRDefault="007A1979" w:rsidP="00225333">
      <w:pPr>
        <w:rPr>
          <w:del w:id="4119"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120" w:author="Eric Boisvert" w:date="2016-01-24T14:17:00Z">
        <w:r w:rsidR="006F54EF">
          <w:t>0</w:t>
        </w:r>
      </w:ins>
      <w:del w:id="4121" w:author="Eric Boisvert" w:date="2016-01-24T14:17:00Z">
        <w:r w:rsidR="00112EA6" w:rsidDel="006F54EF">
          <w:delText>1</w:delText>
        </w:r>
      </w:del>
      <w:r w:rsidR="00112EA6">
        <w:t xml:space="preserve"> (OGC 10-100r3</w:t>
      </w:r>
      <w:r>
        <w:t>)</w:t>
      </w:r>
      <w:ins w:id="4122" w:author="Eric Boisvert" w:date="2016-01-20T05:54:00Z">
        <w:r w:rsidR="00AE70BC">
          <w:t xml:space="preserve">. </w:t>
        </w:r>
      </w:ins>
      <w:del w:id="4123" w:author="Eric Boisvert" w:date="2016-01-20T05:54:00Z">
        <w:r w:rsidR="00112EA6" w:rsidDel="00AE70BC">
          <w:delText>,</w:delText>
        </w:r>
      </w:del>
      <w:r w:rsidR="00112EA6">
        <w:t xml:space="preserve"> </w:t>
      </w:r>
      <w:commentRangeStart w:id="4124"/>
      <w:ins w:id="4125" w:author="Eric Boisvert" w:date="2016-01-20T05:54:00Z">
        <w:r w:rsidR="00AE70BC">
          <w:t>U</w:t>
        </w:r>
      </w:ins>
      <w:del w:id="4126" w:author="Eric Boisvert" w:date="2016-01-20T05:54:00Z">
        <w:r w:rsidR="00112EA6" w:rsidDel="00AE70BC">
          <w:delText>u</w:delText>
        </w:r>
      </w:del>
      <w:r w:rsidR="00112EA6">
        <w:t>ser defined properties must respect the same constrains as defined in SF-1 specification</w:t>
      </w:r>
      <w:commentRangeEnd w:id="4124"/>
      <w:r w:rsidR="00AE70BC">
        <w:rPr>
          <w:rStyle w:val="CommentReference"/>
        </w:rPr>
        <w:commentReference w:id="412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127" w:author="Eric Boisvert" w:date="2016-01-24T14:21:00Z"/>
        </w:rPr>
      </w:pPr>
    </w:p>
    <w:p w14:paraId="11794971" w14:textId="3EC4A762" w:rsidR="006F54EF" w:rsidRDefault="006F54EF" w:rsidP="00225333">
      <w:pPr>
        <w:rPr>
          <w:ins w:id="4128" w:author="Eric Boisvert" w:date="2016-01-24T14:22:00Z"/>
        </w:rPr>
      </w:pPr>
      <w:ins w:id="4129" w:author="Eric Boisvert" w:date="2016-01-24T14:21:00Z">
        <w:r>
          <w:t>Simple Feature defines 3 compliance levels</w:t>
        </w:r>
      </w:ins>
      <w:ins w:id="4130" w:author="Eric Boisvert" w:date="2016-01-24T14:22:00Z">
        <w:r>
          <w:t xml:space="preserve"> summarized </w:t>
        </w:r>
        <w:r w:rsidR="007F17CE">
          <w:t xml:space="preserve">in </w:t>
        </w:r>
      </w:ins>
      <w:ins w:id="4131" w:author="Eric Boisvert" w:date="2016-01-24T14:33:00Z">
        <w:r w:rsidR="007F17CE">
          <w:fldChar w:fldCharType="begin"/>
        </w:r>
        <w:r w:rsidR="007F17CE">
          <w:instrText xml:space="preserve"> REF _Ref441409363 \h </w:instrText>
        </w:r>
      </w:ins>
      <w:r w:rsidR="007F17CE">
        <w:fldChar w:fldCharType="separate"/>
      </w:r>
      <w:ins w:id="4132" w:author="Eric Boisvert" w:date="2016-03-06T13:27:00Z">
        <w:r w:rsidR="004D34D6">
          <w:t xml:space="preserve">Table </w:t>
        </w:r>
        <w:r w:rsidR="004D34D6">
          <w:rPr>
            <w:noProof/>
          </w:rPr>
          <w:t>9</w:t>
        </w:r>
      </w:ins>
      <w:ins w:id="4133"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134" w:author="Eric Boisvert" w:date="2016-01-24T14:22:00Z"/>
        </w:trPr>
        <w:tc>
          <w:tcPr>
            <w:tcW w:w="4576" w:type="dxa"/>
            <w:shd w:val="clear" w:color="auto" w:fill="auto"/>
          </w:tcPr>
          <w:p w14:paraId="3E73F22B" w14:textId="54341E87" w:rsidR="006F54EF" w:rsidRDefault="006F54EF" w:rsidP="00225333">
            <w:pPr>
              <w:rPr>
                <w:ins w:id="413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136" w:author="Eric Boisvert" w:date="2016-01-24T14:22:00Z"/>
              </w:rPr>
            </w:pPr>
            <w:ins w:id="413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138" w:author="Eric Boisvert" w:date="2016-01-24T14:22:00Z"/>
              </w:rPr>
            </w:pPr>
            <w:ins w:id="413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140" w:author="Eric Boisvert" w:date="2016-01-24T14:22:00Z"/>
                <w:rFonts w:ascii="TimesNewRomanPS-BoldMT" w:hAnsi="TimesNewRomanPS-BoldMT" w:cs="TimesNewRomanPS-BoldMT"/>
                <w:b/>
                <w:bCs/>
                <w:sz w:val="20"/>
                <w:szCs w:val="20"/>
                <w:lang w:val="en-CA" w:eastAsia="en-CA"/>
              </w:rPr>
            </w:pPr>
            <w:ins w:id="414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14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143" w:author="Eric Boisvert" w:date="2016-01-24T14:24:00Z"/>
                <w:rFonts w:ascii="TimesNewRomanPSMT" w:hAnsi="TimesNewRomanPSMT" w:cs="TimesNewRomanPSMT"/>
                <w:sz w:val="20"/>
                <w:szCs w:val="20"/>
                <w:lang w:val="en-CA" w:eastAsia="en-CA"/>
              </w:rPr>
            </w:pPr>
            <w:ins w:id="414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145" w:author="Eric Boisvert" w:date="2016-01-24T14:22:00Z"/>
                <w:rFonts w:ascii="TimesNewRomanPSMT" w:hAnsi="TimesNewRomanPSMT" w:cs="TimesNewRomanPSMT"/>
                <w:sz w:val="20"/>
                <w:szCs w:val="20"/>
                <w:lang w:val="en-CA" w:eastAsia="en-CA"/>
              </w:rPr>
            </w:pPr>
            <w:ins w:id="414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147" w:author="Eric Boisvert" w:date="2016-01-24T14:22:00Z"/>
              </w:rPr>
            </w:pPr>
            <w:ins w:id="4148" w:author="Eric Boisvert" w:date="2016-01-24T14:26:00Z">
              <w:r>
                <w:t>Yes</w:t>
              </w:r>
            </w:ins>
            <w:ins w:id="414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150" w:author="Eric Boisvert" w:date="2016-01-24T14:22:00Z"/>
              </w:rPr>
            </w:pPr>
            <w:ins w:id="4151" w:author="Eric Boisvert" w:date="2016-01-24T14:26:00Z">
              <w:r>
                <w:t>Yes</w:t>
              </w:r>
            </w:ins>
            <w:ins w:id="415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153" w:author="Eric Boisvert" w:date="2016-01-24T14:22:00Z"/>
              </w:rPr>
            </w:pPr>
            <w:ins w:id="4154" w:author="Eric Boisvert" w:date="2016-01-24T14:26:00Z">
              <w:r>
                <w:t>No</w:t>
              </w:r>
            </w:ins>
          </w:p>
        </w:tc>
      </w:tr>
      <w:tr w:rsidR="0060248E" w14:paraId="2C7413B7" w14:textId="77777777" w:rsidTr="0060248E">
        <w:trPr>
          <w:ins w:id="4155" w:author="Eric Boisvert" w:date="2016-01-24T14:27:00Z"/>
        </w:trPr>
        <w:tc>
          <w:tcPr>
            <w:tcW w:w="4576" w:type="dxa"/>
            <w:shd w:val="clear" w:color="auto" w:fill="auto"/>
          </w:tcPr>
          <w:p w14:paraId="71CF1A5B" w14:textId="5CA09BD7" w:rsidR="007F17CE" w:rsidRPr="0060248E" w:rsidRDefault="007F17CE" w:rsidP="00225333">
            <w:pPr>
              <w:rPr>
                <w:ins w:id="4156" w:author="Eric Boisvert" w:date="2016-01-24T14:27:00Z"/>
                <w:rFonts w:ascii="TimesNewRomanPSMT" w:hAnsi="TimesNewRomanPSMT" w:cs="TimesNewRomanPSMT"/>
                <w:sz w:val="20"/>
                <w:szCs w:val="20"/>
                <w:lang w:val="en-CA" w:eastAsia="en-CA"/>
              </w:rPr>
            </w:pPr>
            <w:ins w:id="415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158" w:author="Eric Boisvert" w:date="2016-01-24T14:27:00Z"/>
              </w:rPr>
            </w:pPr>
            <w:ins w:id="4159" w:author="Eric Boisvert" w:date="2016-01-24T14:27:00Z">
              <w:r>
                <w:t>Yes</w:t>
              </w:r>
            </w:ins>
            <w:ins w:id="416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161" w:author="Eric Boisvert" w:date="2016-01-24T14:27:00Z"/>
              </w:rPr>
            </w:pPr>
            <w:ins w:id="4162" w:author="Eric Boisvert" w:date="2016-01-24T14:27:00Z">
              <w:r>
                <w:t>Yes</w:t>
              </w:r>
            </w:ins>
            <w:ins w:id="416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164" w:author="Eric Boisvert" w:date="2016-01-24T14:27:00Z"/>
              </w:rPr>
            </w:pPr>
            <w:ins w:id="4165" w:author="Eric Boisvert" w:date="2016-01-24T14:28:00Z">
              <w:r>
                <w:t>Yes</w:t>
              </w:r>
            </w:ins>
            <w:ins w:id="4166" w:author="Eric Boisvert" w:date="2016-01-24T14:30:00Z">
              <w:r w:rsidRPr="0060248E">
                <w:rPr>
                  <w:vertAlign w:val="superscript"/>
                </w:rPr>
                <w:t>2</w:t>
              </w:r>
            </w:ins>
          </w:p>
        </w:tc>
      </w:tr>
      <w:tr w:rsidR="0060248E" w14:paraId="714F7F34" w14:textId="77777777" w:rsidTr="0060248E">
        <w:trPr>
          <w:ins w:id="4167" w:author="Eric Boisvert" w:date="2016-01-24T14:22:00Z"/>
        </w:trPr>
        <w:tc>
          <w:tcPr>
            <w:tcW w:w="4576" w:type="dxa"/>
            <w:shd w:val="clear" w:color="auto" w:fill="auto"/>
          </w:tcPr>
          <w:p w14:paraId="1C761C97" w14:textId="7D516A12" w:rsidR="006F54EF" w:rsidRDefault="006F54EF" w:rsidP="00225333">
            <w:pPr>
              <w:rPr>
                <w:ins w:id="4168" w:author="Eric Boisvert" w:date="2016-01-24T14:22:00Z"/>
              </w:rPr>
            </w:pPr>
            <w:ins w:id="416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170" w:author="Eric Boisvert" w:date="2016-01-24T14:22:00Z"/>
              </w:rPr>
            </w:pPr>
            <w:ins w:id="4171" w:author="Eric Boisvert" w:date="2016-01-24T14:28:00Z">
              <w:r>
                <w:t>No</w:t>
              </w:r>
            </w:ins>
          </w:p>
        </w:tc>
        <w:tc>
          <w:tcPr>
            <w:tcW w:w="1403" w:type="dxa"/>
            <w:shd w:val="clear" w:color="auto" w:fill="auto"/>
          </w:tcPr>
          <w:p w14:paraId="0867A795" w14:textId="11E3557C" w:rsidR="006F54EF" w:rsidRDefault="006F54EF" w:rsidP="0060248E">
            <w:pPr>
              <w:jc w:val="center"/>
              <w:rPr>
                <w:ins w:id="4172" w:author="Eric Boisvert" w:date="2016-01-24T14:22:00Z"/>
              </w:rPr>
            </w:pPr>
            <w:ins w:id="4173" w:author="Eric Boisvert" w:date="2016-01-24T14:26:00Z">
              <w:r>
                <w:t>Yes</w:t>
              </w:r>
            </w:ins>
          </w:p>
        </w:tc>
        <w:tc>
          <w:tcPr>
            <w:tcW w:w="1523" w:type="dxa"/>
            <w:shd w:val="clear" w:color="auto" w:fill="auto"/>
          </w:tcPr>
          <w:p w14:paraId="25FCE0F9" w14:textId="595328EC" w:rsidR="006F54EF" w:rsidRDefault="006F54EF" w:rsidP="0060248E">
            <w:pPr>
              <w:jc w:val="center"/>
              <w:rPr>
                <w:ins w:id="4174" w:author="Eric Boisvert" w:date="2016-01-24T14:22:00Z"/>
              </w:rPr>
            </w:pPr>
            <w:ins w:id="4175" w:author="Eric Boisvert" w:date="2016-01-24T14:26:00Z">
              <w:r>
                <w:t>Yes</w:t>
              </w:r>
            </w:ins>
          </w:p>
        </w:tc>
      </w:tr>
      <w:tr w:rsidR="0060248E" w14:paraId="39F91C11" w14:textId="77777777" w:rsidTr="0060248E">
        <w:trPr>
          <w:ins w:id="4176" w:author="Eric Boisvert" w:date="2016-01-24T14:22:00Z"/>
        </w:trPr>
        <w:tc>
          <w:tcPr>
            <w:tcW w:w="4576" w:type="dxa"/>
            <w:shd w:val="clear" w:color="auto" w:fill="auto"/>
          </w:tcPr>
          <w:p w14:paraId="11CFEA6D" w14:textId="204B1521" w:rsidR="006F54EF" w:rsidRDefault="006F54EF" w:rsidP="00225333">
            <w:pPr>
              <w:rPr>
                <w:ins w:id="4177" w:author="Eric Boisvert" w:date="2016-01-24T14:22:00Z"/>
              </w:rPr>
            </w:pPr>
            <w:ins w:id="417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179" w:author="Eric Boisvert" w:date="2016-01-24T14:22:00Z"/>
              </w:rPr>
            </w:pPr>
            <w:ins w:id="4180" w:author="Eric Boisvert" w:date="2016-01-24T14:27:00Z">
              <w:r>
                <w:t>No</w:t>
              </w:r>
            </w:ins>
          </w:p>
        </w:tc>
        <w:tc>
          <w:tcPr>
            <w:tcW w:w="1403" w:type="dxa"/>
            <w:shd w:val="clear" w:color="auto" w:fill="auto"/>
          </w:tcPr>
          <w:p w14:paraId="62BCF42B" w14:textId="048EC5F7" w:rsidR="006F54EF" w:rsidRDefault="006F54EF" w:rsidP="0060248E">
            <w:pPr>
              <w:jc w:val="center"/>
              <w:rPr>
                <w:ins w:id="4181" w:author="Eric Boisvert" w:date="2016-01-24T14:22:00Z"/>
              </w:rPr>
            </w:pPr>
            <w:ins w:id="4182" w:author="Eric Boisvert" w:date="2016-01-24T14:27:00Z">
              <w:r>
                <w:t>Yes</w:t>
              </w:r>
            </w:ins>
          </w:p>
        </w:tc>
        <w:tc>
          <w:tcPr>
            <w:tcW w:w="1523" w:type="dxa"/>
            <w:shd w:val="clear" w:color="auto" w:fill="auto"/>
          </w:tcPr>
          <w:p w14:paraId="5551B0D1" w14:textId="744D3998" w:rsidR="006F54EF" w:rsidRDefault="006F54EF" w:rsidP="0060248E">
            <w:pPr>
              <w:jc w:val="center"/>
              <w:rPr>
                <w:ins w:id="4183" w:author="Eric Boisvert" w:date="2016-01-24T14:22:00Z"/>
              </w:rPr>
            </w:pPr>
            <w:ins w:id="4184" w:author="Eric Boisvert" w:date="2016-01-24T14:27:00Z">
              <w:r>
                <w:t>Yes</w:t>
              </w:r>
            </w:ins>
          </w:p>
        </w:tc>
      </w:tr>
      <w:tr w:rsidR="0060248E" w14:paraId="03E33332" w14:textId="77777777" w:rsidTr="0060248E">
        <w:trPr>
          <w:ins w:id="4185" w:author="Eric Boisvert" w:date="2016-01-24T14:22:00Z"/>
        </w:trPr>
        <w:tc>
          <w:tcPr>
            <w:tcW w:w="4576" w:type="dxa"/>
            <w:shd w:val="clear" w:color="auto" w:fill="auto"/>
          </w:tcPr>
          <w:p w14:paraId="24B67F5C" w14:textId="2AA6A805" w:rsidR="006F54EF" w:rsidRDefault="006F54EF" w:rsidP="00225333">
            <w:pPr>
              <w:rPr>
                <w:ins w:id="4186" w:author="Eric Boisvert" w:date="2016-01-24T14:22:00Z"/>
              </w:rPr>
            </w:pPr>
            <w:ins w:id="418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188" w:author="Eric Boisvert" w:date="2016-01-24T14:22:00Z"/>
              </w:rPr>
            </w:pPr>
            <w:ins w:id="4189" w:author="Eric Boisvert" w:date="2016-01-24T14:28:00Z">
              <w:r>
                <w:t>0..1</w:t>
              </w:r>
            </w:ins>
          </w:p>
        </w:tc>
        <w:tc>
          <w:tcPr>
            <w:tcW w:w="1403" w:type="dxa"/>
            <w:shd w:val="clear" w:color="auto" w:fill="auto"/>
          </w:tcPr>
          <w:p w14:paraId="638B3377" w14:textId="77E94A81" w:rsidR="006F54EF" w:rsidRDefault="007F17CE" w:rsidP="0060248E">
            <w:pPr>
              <w:jc w:val="center"/>
              <w:rPr>
                <w:ins w:id="4190" w:author="Eric Boisvert" w:date="2016-01-24T14:22:00Z"/>
              </w:rPr>
            </w:pPr>
            <w:ins w:id="4191" w:author="Eric Boisvert" w:date="2016-01-24T14:28:00Z">
              <w:r>
                <w:t>0..unbouded</w:t>
              </w:r>
            </w:ins>
          </w:p>
        </w:tc>
        <w:tc>
          <w:tcPr>
            <w:tcW w:w="1523" w:type="dxa"/>
            <w:shd w:val="clear" w:color="auto" w:fill="auto"/>
          </w:tcPr>
          <w:p w14:paraId="3579273E" w14:textId="4BDC3E09" w:rsidR="006F54EF" w:rsidRDefault="007F17CE" w:rsidP="0060248E">
            <w:pPr>
              <w:jc w:val="center"/>
              <w:rPr>
                <w:ins w:id="4192" w:author="Eric Boisvert" w:date="2016-01-24T14:22:00Z"/>
              </w:rPr>
            </w:pPr>
            <w:ins w:id="4193" w:author="Eric Boisvert" w:date="2016-01-24T14:28:00Z">
              <w:r>
                <w:t>0..unbounded</w:t>
              </w:r>
            </w:ins>
          </w:p>
        </w:tc>
      </w:tr>
      <w:tr w:rsidR="0060248E" w14:paraId="2ECF629C" w14:textId="77777777" w:rsidTr="0060248E">
        <w:trPr>
          <w:ins w:id="419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195" w:author="Eric Boisvert" w:date="2016-01-24T14:25:00Z"/>
                <w:rFonts w:ascii="TimesNewRomanPSMT" w:hAnsi="TimesNewRomanPSMT" w:cs="TimesNewRomanPSMT"/>
                <w:sz w:val="20"/>
                <w:szCs w:val="20"/>
                <w:lang w:val="en-CA" w:eastAsia="en-CA"/>
              </w:rPr>
            </w:pPr>
            <w:ins w:id="419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197" w:author="Eric Boisvert" w:date="2016-01-24T14:24:00Z"/>
                <w:rFonts w:ascii="TimesNewRomanPSMT" w:hAnsi="TimesNewRomanPSMT" w:cs="TimesNewRomanPSMT"/>
                <w:sz w:val="20"/>
                <w:szCs w:val="20"/>
                <w:lang w:val="en-CA" w:eastAsia="en-CA"/>
              </w:rPr>
            </w:pPr>
            <w:ins w:id="419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199" w:author="Eric Boisvert" w:date="2016-01-24T14:24:00Z"/>
              </w:rPr>
            </w:pPr>
            <w:ins w:id="4200" w:author="Eric Boisvert" w:date="2016-01-24T14:28:00Z">
              <w:r>
                <w:t>Yes</w:t>
              </w:r>
            </w:ins>
            <w:ins w:id="420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202" w:author="Eric Boisvert" w:date="2016-01-24T14:24:00Z"/>
              </w:rPr>
            </w:pPr>
            <w:ins w:id="4203" w:author="Eric Boisvert" w:date="2016-01-24T14:28:00Z">
              <w:r>
                <w:t>Yes</w:t>
              </w:r>
            </w:ins>
            <w:ins w:id="420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205" w:author="Eric Boisvert" w:date="2016-01-24T14:24:00Z"/>
              </w:rPr>
            </w:pPr>
            <w:ins w:id="4206" w:author="Eric Boisvert" w:date="2016-01-24T14:28:00Z">
              <w:r>
                <w:t>Yes</w:t>
              </w:r>
            </w:ins>
          </w:p>
        </w:tc>
      </w:tr>
      <w:tr w:rsidR="0060248E" w14:paraId="64620F7F" w14:textId="77777777" w:rsidTr="0060248E">
        <w:trPr>
          <w:ins w:id="420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208" w:author="Eric Boisvert" w:date="2016-01-24T14:25:00Z"/>
                <w:rFonts w:ascii="TimesNewRomanPSMT" w:hAnsi="TimesNewRomanPSMT" w:cs="TimesNewRomanPSMT"/>
                <w:sz w:val="20"/>
                <w:szCs w:val="20"/>
                <w:lang w:val="en-CA" w:eastAsia="en-CA"/>
              </w:rPr>
            </w:pPr>
            <w:ins w:id="4209"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4210" w:author="Eric Boisvert" w:date="2016-01-24T14:24:00Z"/>
                <w:rFonts w:ascii="TimesNewRomanPSMT" w:hAnsi="TimesNewRomanPSMT" w:cs="TimesNewRomanPSMT"/>
                <w:sz w:val="20"/>
                <w:szCs w:val="20"/>
                <w:lang w:val="en-CA" w:eastAsia="en-CA"/>
              </w:rPr>
            </w:pPr>
            <w:ins w:id="421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212" w:author="Eric Boisvert" w:date="2016-01-24T14:24:00Z"/>
              </w:rPr>
            </w:pPr>
            <w:ins w:id="4213" w:author="Eric Boisvert" w:date="2016-01-24T14:29:00Z">
              <w:r>
                <w:t>Yes</w:t>
              </w:r>
            </w:ins>
            <w:ins w:id="421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215" w:author="Eric Boisvert" w:date="2016-01-24T14:24:00Z"/>
              </w:rPr>
            </w:pPr>
            <w:ins w:id="4216" w:author="Eric Boisvert" w:date="2016-01-24T14:29:00Z">
              <w:r>
                <w:t>Yes</w:t>
              </w:r>
            </w:ins>
            <w:ins w:id="421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218" w:author="Eric Boisvert" w:date="2016-01-24T14:24:00Z"/>
              </w:rPr>
            </w:pPr>
            <w:ins w:id="4219" w:author="Eric Boisvert" w:date="2016-01-24T14:29:00Z">
              <w:r>
                <w:t>Yes</w:t>
              </w:r>
            </w:ins>
          </w:p>
        </w:tc>
      </w:tr>
      <w:tr w:rsidR="007F17CE" w14:paraId="3FA2299E" w14:textId="77777777" w:rsidTr="0060248E">
        <w:trPr>
          <w:ins w:id="422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221" w:author="Eric Boisvert" w:date="2016-01-24T14:29:00Z"/>
                <w:rFonts w:ascii="TimesNewRomanPSMT" w:hAnsi="TimesNewRomanPSMT" w:cs="TimesNewRomanPSMT"/>
                <w:sz w:val="20"/>
                <w:szCs w:val="20"/>
                <w:lang w:val="en-CA" w:eastAsia="en-CA"/>
              </w:rPr>
            </w:pPr>
            <w:ins w:id="422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223" w:author="Eric Boisvert" w:date="2016-01-24T14:29:00Z"/>
                <w:rFonts w:ascii="TimesNewRomanPSMT" w:hAnsi="TimesNewRomanPSMT" w:cs="TimesNewRomanPSMT"/>
                <w:sz w:val="20"/>
                <w:szCs w:val="20"/>
                <w:lang w:val="en-CA" w:eastAsia="en-CA"/>
              </w:rPr>
            </w:pPr>
            <w:ins w:id="422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225" w:author="Eric Boisvert" w:date="2016-01-24T14:32:00Z">
              <w:r w:rsidRPr="0060248E">
                <w:rPr>
                  <w:rFonts w:ascii="TimesNewRomanPSMT" w:hAnsi="TimesNewRomanPSMT" w:cs="TimesNewRomanPSMT"/>
                  <w:sz w:val="20"/>
                  <w:szCs w:val="20"/>
                  <w:lang w:val="en-CA" w:eastAsia="en-CA"/>
                </w:rPr>
                <w:t xml:space="preserve"> </w:t>
              </w:r>
            </w:ins>
            <w:ins w:id="422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227" w:author="Eric Boisvert" w:date="2016-01-24T14:24:00Z"/>
              </w:rPr>
            </w:pPr>
            <w:ins w:id="422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229" w:author="Eric Boisvert" w:date="2016-01-24T14:32:00Z">
              <w:r w:rsidRPr="0060248E">
                <w:rPr>
                  <w:rFonts w:ascii="TimesNewRomanPSMT" w:hAnsi="TimesNewRomanPSMT" w:cs="TimesNewRomanPSMT"/>
                  <w:sz w:val="20"/>
                  <w:szCs w:val="20"/>
                  <w:lang w:val="en-CA" w:eastAsia="en-CA"/>
                </w:rPr>
                <w:t xml:space="preserve"> g</w:t>
              </w:r>
            </w:ins>
            <w:ins w:id="4230"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231" w:author="Eric Boisvert" w:date="2016-01-24T14:32:00Z">
              <w:r w:rsidRPr="0060248E">
                <w:rPr>
                  <w:rFonts w:ascii="TimesNewRomanPSMT" w:hAnsi="TimesNewRomanPSMT" w:cs="TimesNewRomanPSMT"/>
                  <w:sz w:val="20"/>
                  <w:szCs w:val="20"/>
                  <w:lang w:val="en-CA" w:eastAsia="en-CA"/>
                </w:rPr>
                <w:t xml:space="preserve"> </w:t>
              </w:r>
            </w:ins>
            <w:ins w:id="423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233" w:author="Eric Boisvert" w:date="2016-01-24T14:22:00Z"/>
        </w:rPr>
        <w:pPrChange w:id="4234" w:author="Eric Boisvert" w:date="2016-01-24T14:33:00Z">
          <w:pPr/>
        </w:pPrChange>
      </w:pPr>
      <w:bookmarkStart w:id="4235" w:name="_Ref441409363"/>
      <w:ins w:id="4236" w:author="Eric Boisvert" w:date="2016-01-24T14:33:00Z">
        <w:r>
          <w:t xml:space="preserve">Table </w:t>
        </w:r>
      </w:ins>
      <w:ins w:id="4237" w:author="Eric Boisvert" w:date="2016-02-14T13:33:00Z">
        <w:r w:rsidR="00415E41">
          <w:fldChar w:fldCharType="begin"/>
        </w:r>
        <w:r w:rsidR="00415E41">
          <w:instrText xml:space="preserve"> SEQ Table \* ARABIC </w:instrText>
        </w:r>
      </w:ins>
      <w:r w:rsidR="00415E41">
        <w:fldChar w:fldCharType="separate"/>
      </w:r>
      <w:ins w:id="4238" w:author="Eric Boisvert" w:date="2016-03-06T13:27:00Z">
        <w:r w:rsidR="004D34D6">
          <w:rPr>
            <w:noProof/>
          </w:rPr>
          <w:t>9</w:t>
        </w:r>
      </w:ins>
      <w:ins w:id="4239" w:author="Eric Boisvert" w:date="2016-02-14T13:33:00Z">
        <w:r w:rsidR="00415E41">
          <w:fldChar w:fldCharType="end"/>
        </w:r>
      </w:ins>
      <w:bookmarkEnd w:id="4235"/>
      <w:ins w:id="4240"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241" w:author="Eric Boisvert" w:date="2016-01-24T14:17:00Z">
        <w:r w:rsidR="006F54EF">
          <w:t>0</w:t>
        </w:r>
      </w:ins>
      <w:del w:id="424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243" w:author="Eric Boisvert" w:date="2016-01-24T14:34:00Z">
        <w:r w:rsidDel="007F17CE">
          <w:delText xml:space="preserve">defined </w:delText>
        </w:r>
      </w:del>
      <w:ins w:id="4244" w:author="Eric Boisvert" w:date="2016-01-24T14:34:00Z">
        <w:r w:rsidR="007F17CE">
          <w:t xml:space="preserve">encoded </w:t>
        </w:r>
      </w:ins>
      <w:r>
        <w:t>as</w:t>
      </w:r>
      <w:ins w:id="4245"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246" w:author="Eric Boisvert" w:date="2016-01-24T14:35:00Z">
        <w:r w:rsidDel="007F17CE">
          <w:delText xml:space="preserve">that </w:delText>
        </w:r>
      </w:del>
      <w:r>
        <w:t xml:space="preserve">the validator will attempt to validate user defined property </w:t>
      </w:r>
      <w:ins w:id="4247" w:author="Eric Boisvert" w:date="2016-01-24T14:35:00Z">
        <w:r w:rsidR="007F17CE">
          <w:t xml:space="preserve">only </w:t>
        </w:r>
      </w:ins>
      <w:r>
        <w:t>i</w:t>
      </w:r>
      <w:ins w:id="4248" w:author="Eric Boisvert" w:date="2016-01-20T05:57:00Z">
        <w:r w:rsidR="00153787">
          <w:t>f</w:t>
        </w:r>
      </w:ins>
      <w:del w:id="4249" w:author="Eric Boisvert" w:date="2016-01-20T05:57:00Z">
        <w:r w:rsidDel="00153787">
          <w:delText>s</w:delText>
        </w:r>
      </w:del>
      <w:r>
        <w:t xml:space="preserve"> a schema is available.  To help client applications and developer to validate instance containing use</w:t>
      </w:r>
      <w:ins w:id="4250" w:author="Eric Boisvert" w:date="2016-01-24T14:35:00Z">
        <w:r w:rsidR="007F17CE">
          <w:t>r</w:t>
        </w:r>
      </w:ins>
      <w:r>
        <w:t xml:space="preserve"> defined propert</w:t>
      </w:r>
      <w:ins w:id="4251" w:author="Eric Boisvert" w:date="2016-01-24T14:35:00Z">
        <w:r w:rsidR="007F17CE">
          <w:t>ies</w:t>
        </w:r>
      </w:ins>
      <w:del w:id="4252" w:author="Eric Boisvert" w:date="2016-01-24T14:35:00Z">
        <w:r w:rsidDel="007F17CE">
          <w:delText>y</w:delText>
        </w:r>
      </w:del>
      <w:r>
        <w:t xml:space="preserve">, a XSD </w:t>
      </w:r>
      <w:ins w:id="4253" w:author="Eric Boisvert" w:date="2016-01-24T14:36:00Z">
        <w:r w:rsidR="007F17CE">
          <w:t>schema</w:t>
        </w:r>
      </w:ins>
      <w:del w:id="4254" w:author="Eric Boisvert" w:date="2016-01-24T14:36:00Z">
        <w:r w:rsidDel="007F17CE">
          <w:delText xml:space="preserve">file </w:delText>
        </w:r>
      </w:del>
      <w:r>
        <w:t>should be provided</w:t>
      </w:r>
      <w:ins w:id="4255" w:author="Eric Boisvert" w:date="2016-01-20T05:57:00Z">
        <w:r w:rsidR="00153787">
          <w:t xml:space="preserve"> in the instance</w:t>
        </w:r>
      </w:ins>
      <w:ins w:id="4256" w:author="Eric Boisvert" w:date="2016-01-24T14:36:00Z">
        <w:r w:rsidR="007F17CE">
          <w:t>’s</w:t>
        </w:r>
      </w:ins>
      <w:ins w:id="4257"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258"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259" w:name="_Ref439836832"/>
      <w:bookmarkStart w:id="4260" w:name="_Toc445034247"/>
      <w:r>
        <w:t>GeoSciML Portrayal GML 3.1 profile</w:t>
      </w:r>
      <w:bookmarkEnd w:id="4259"/>
      <w:bookmarkEnd w:id="4260"/>
    </w:p>
    <w:p w14:paraId="28785625" w14:textId="77777777" w:rsidR="00746B77" w:rsidRDefault="00746B77" w:rsidP="00225333">
      <w:pPr>
        <w:rPr>
          <w:ins w:id="4261" w:author="Eric Boisvert" w:date="2016-01-24T13:47:00Z"/>
        </w:rPr>
      </w:pPr>
    </w:p>
    <w:p w14:paraId="24EAECDC" w14:textId="6AC0E28B" w:rsidR="00746B77" w:rsidRDefault="00974714" w:rsidP="00974714">
      <w:commentRangeStart w:id="4262"/>
      <w:r>
        <w:t xml:space="preserve">Because of the limited availability of WFS 2.0 compliant servers and clients, GeoSciML SWG officially supports WFS 1.1.0 and GML 3.1.1. </w:t>
      </w:r>
      <w:commentRangeEnd w:id="4262"/>
      <w:r>
        <w:rPr>
          <w:rStyle w:val="CommentReference"/>
        </w:rPr>
        <w:commentReference w:id="4262"/>
      </w:r>
      <w:r>
        <w:t xml:space="preserve">(See  </w:t>
      </w:r>
      <w:r>
        <w:fldChar w:fldCharType="begin"/>
      </w:r>
      <w:r>
        <w:instrText xml:space="preserve"> REF _Ref439836832 \r \h </w:instrText>
      </w:r>
      <w:r>
        <w:fldChar w:fldCharType="separate"/>
      </w:r>
      <w:ins w:id="4263" w:author="Eric Boisvert" w:date="2016-03-06T13:27:00Z">
        <w:r w:rsidR="004D34D6">
          <w:t>9.4</w:t>
        </w:r>
      </w:ins>
      <w:del w:id="4264"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265" w:author="Eric Boisvert" w:date="2016-02-28T14:39:00Z">
        <w:r w:rsidR="00457AE6">
          <w:t xml:space="preserve"> of </w:t>
        </w:r>
      </w:ins>
      <w:ins w:id="4266" w:author="Eric Boisvert" w:date="2016-02-28T14:40:00Z">
        <w:r w:rsidR="00457AE6">
          <w:fldChar w:fldCharType="begin"/>
        </w:r>
        <w:r w:rsidR="00457AE6">
          <w:instrText xml:space="preserve"> REF _Ref444433734 \r \h </w:instrText>
        </w:r>
      </w:ins>
      <w:r w:rsidR="00457AE6">
        <w:fldChar w:fldCharType="separate"/>
      </w:r>
      <w:ins w:id="4267" w:author="Eric Boisvert" w:date="2016-03-06T13:27:00Z">
        <w:r w:rsidR="004D34D6">
          <w:t>9.3</w:t>
        </w:r>
      </w:ins>
      <w:ins w:id="4268" w:author="Eric Boisvert" w:date="2016-02-28T14:40:00Z">
        <w:r w:rsidR="00457AE6">
          <w:fldChar w:fldCharType="end"/>
        </w:r>
      </w:ins>
      <w:ins w:id="4269" w:author="Eric Boisvert" w:date="2016-01-24T13:48:00Z">
        <w:r>
          <w:t>.</w:t>
        </w:r>
      </w:ins>
      <w:r>
        <w:t xml:space="preserve"> </w:t>
      </w:r>
      <w:del w:id="4270"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271"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272"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4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4273" w:author="Eric Boisvert" w:date="2016-03-25T17:23:00Z">
              <w:r w:rsidR="0063099F">
                <w:rPr>
                  <w:rStyle w:val="requri"/>
                  <w:lang w:val="en-CA"/>
                </w:rPr>
                <w:t>ch</w:t>
              </w:r>
            </w:ins>
            <w:del w:id="4274"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275" w:name="_Toc445034248"/>
      <w:bookmarkStart w:id="4276" w:name="_Ref446664275"/>
      <w:r w:rsidRPr="00D12552">
        <w:rPr>
          <w:lang w:val="en-CA"/>
        </w:rPr>
        <w:t xml:space="preserve">GeoSciML </w:t>
      </w:r>
      <w:r>
        <w:rPr>
          <w:lang w:val="en-CA"/>
        </w:rPr>
        <w:t>Basic XML</w:t>
      </w:r>
      <w:r w:rsidRPr="00D12552">
        <w:rPr>
          <w:lang w:val="en-CA"/>
        </w:rPr>
        <w:t xml:space="preserve"> Requirements Class</w:t>
      </w:r>
      <w:bookmarkEnd w:id="4275"/>
      <w:bookmarkEnd w:id="427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7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278">
          <w:tblGrid>
            <w:gridCol w:w="4219"/>
            <w:gridCol w:w="4678"/>
          </w:tblGrid>
        </w:tblGridChange>
      </w:tblGrid>
      <w:tr w:rsidR="005372A3" w:rsidRPr="00D12552" w14:paraId="1DAD4D89" w14:textId="77777777" w:rsidTr="00C859E9">
        <w:trPr>
          <w:cantSplit/>
          <w:trPrChange w:id="4279" w:author="Eric Boisvert" w:date="2016-01-24T14:40:00Z">
            <w:trPr>
              <w:cantSplit/>
            </w:trPr>
          </w:trPrChange>
        </w:trPr>
        <w:tc>
          <w:tcPr>
            <w:tcW w:w="4077" w:type="dxa"/>
            <w:tcBorders>
              <w:right w:val="nil"/>
            </w:tcBorders>
            <w:shd w:val="clear" w:color="auto" w:fill="auto"/>
            <w:tcPrChange w:id="428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281"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28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283"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284" w:author="Eric Boisvert" w:date="2016-03-06T14:57:00Z">
        <w:r w:rsidR="004F0435">
          <w:t xml:space="preserve"> in Basic package</w:t>
        </w:r>
      </w:ins>
      <w:ins w:id="4285" w:author="Eric Boisvert" w:date="2016-03-06T14:37:00Z">
        <w:r w:rsidR="00C70FFE">
          <w:t xml:space="preserve">. </w:t>
        </w:r>
      </w:ins>
      <w:del w:id="4286" w:author="Eric Boisvert" w:date="2016-03-06T14:37:00Z">
        <w:r w:rsidR="002A2C89" w:rsidDel="00C70FFE">
          <w:delText>,</w:delText>
        </w:r>
      </w:del>
      <w:r w:rsidR="002A2C89">
        <w:t xml:space="preserve"> </w:t>
      </w:r>
      <w:ins w:id="4287" w:author="Eric Boisvert" w:date="2016-03-06T14:57:00Z">
        <w:r w:rsidR="004F0435">
          <w:t xml:space="preserve">Since abstract description classes are DataType, the property is inline only and therefore an empty property is not schema valid.  </w:t>
        </w:r>
      </w:ins>
      <w:del w:id="4288" w:author="Eric Boisvert" w:date="2016-03-06T14:37:00Z">
        <w:r w:rsidR="002A2C89" w:rsidDel="00C70FFE">
          <w:delText>t</w:delText>
        </w:r>
      </w:del>
      <w:del w:id="4289" w:author="Eric Boisvert" w:date="2016-03-06T14:57:00Z">
        <w:r w:rsidR="002A2C89" w:rsidDel="004F0435">
          <w:delText xml:space="preserve">herefore no value </w:delText>
        </w:r>
      </w:del>
      <w:del w:id="4290" w:author="Eric Boisvert" w:date="2016-03-06T14:56:00Z">
        <w:r w:rsidR="002A2C89" w:rsidDel="004F0435">
          <w:delText>can be</w:delText>
        </w:r>
      </w:del>
      <w:del w:id="4291" w:author="Eric Boisvert" w:date="2016-03-06T14:57:00Z">
        <w:r w:rsidR="002A2C89" w:rsidDel="004F0435">
          <w:delText xml:space="preserve"> provided in basic package.  </w:delText>
        </w:r>
      </w:del>
    </w:p>
    <w:p w14:paraId="3DF8D3C9" w14:textId="31F73FB6" w:rsidR="005372A3" w:rsidDel="004F0435" w:rsidRDefault="004F0435" w:rsidP="006A7DD0">
      <w:pPr>
        <w:rPr>
          <w:del w:id="4292" w:author="Eric Boisvert" w:date="2016-03-06T14:58:00Z"/>
        </w:rPr>
      </w:pPr>
      <w:ins w:id="4293" w:author="Eric Boisvert" w:date="2016-03-06T14:58:00Z">
        <w:r w:rsidDel="004F0435">
          <w:t xml:space="preserve"> </w:t>
        </w:r>
      </w:ins>
      <w:del w:id="4294"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295" w:author="Eric Boisvert" w:date="2016-03-06T14:58:00Z"/>
          <w:rFonts w:ascii="Courier New" w:hAnsi="Courier New" w:cs="Courier New"/>
          <w:b/>
          <w:bCs/>
          <w:color w:val="000000"/>
          <w:sz w:val="20"/>
          <w:szCs w:val="20"/>
          <w:highlight w:val="white"/>
          <w:lang w:val="en-CA" w:eastAsia="en-CA"/>
        </w:rPr>
      </w:pPr>
      <w:del w:id="4296"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297" w:author="Eric Boisvert" w:date="2016-03-06T14:58:00Z"/>
          <w:rFonts w:ascii="Courier New" w:hAnsi="Courier New" w:cs="Courier New"/>
          <w:b/>
          <w:bCs/>
          <w:color w:val="000000"/>
          <w:sz w:val="20"/>
          <w:szCs w:val="20"/>
          <w:highlight w:val="white"/>
          <w:lang w:val="en-CA" w:eastAsia="en-CA"/>
        </w:rPr>
      </w:pPr>
      <w:del w:id="429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299" w:author="Eric Boisvert" w:date="2016-03-06T14:58:00Z"/>
          <w:rFonts w:ascii="Courier New" w:hAnsi="Courier New" w:cs="Courier New"/>
          <w:b/>
          <w:bCs/>
          <w:color w:val="000000"/>
          <w:sz w:val="20"/>
          <w:szCs w:val="20"/>
          <w:highlight w:val="white"/>
          <w:lang w:val="en-CA" w:eastAsia="en-CA"/>
        </w:rPr>
      </w:pPr>
      <w:del w:id="430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301" w:author="Eric Boisvert" w:date="2016-03-06T14:58:00Z"/>
          <w:rFonts w:ascii="Courier New" w:hAnsi="Courier New" w:cs="Courier New"/>
          <w:b/>
          <w:bCs/>
          <w:color w:val="000000"/>
          <w:sz w:val="20"/>
          <w:szCs w:val="20"/>
          <w:highlight w:val="white"/>
          <w:lang w:val="en-CA" w:eastAsia="en-CA"/>
        </w:rPr>
      </w:pPr>
      <w:del w:id="430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303" w:author="Eric Boisvert" w:date="2016-01-24T14:51:00Z"/>
          <w:rFonts w:ascii="Courier New" w:hAnsi="Courier New" w:cs="Courier New"/>
          <w:color w:val="0000FF"/>
          <w:sz w:val="20"/>
          <w:szCs w:val="20"/>
          <w:lang w:val="en-CA" w:eastAsia="en-CA"/>
        </w:rPr>
      </w:pPr>
      <w:del w:id="4304"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305"/>
      <w:ins w:id="4306" w:author="Eric Boisvert" w:date="2016-01-24T14:51:00Z">
        <w:r w:rsidR="00811785">
          <w:rPr>
            <w:rFonts w:ascii="Courier New" w:hAnsi="Courier New" w:cs="Courier New"/>
            <w:color w:val="0000FF"/>
            <w:sz w:val="20"/>
            <w:szCs w:val="20"/>
            <w:lang w:val="en-CA" w:eastAsia="en-CA"/>
          </w:rPr>
          <w:t>(…)</w:t>
        </w:r>
      </w:ins>
      <w:commentRangeEnd w:id="4305"/>
      <w:ins w:id="4307" w:author="Eric Boisvert" w:date="2016-01-24T14:52:00Z">
        <w:r w:rsidR="00811785">
          <w:rPr>
            <w:rStyle w:val="CommentReference"/>
          </w:rPr>
          <w:commentReference w:id="4305"/>
        </w:r>
      </w:ins>
    </w:p>
    <w:p w14:paraId="4E1553E9" w14:textId="77777777" w:rsidR="00811785" w:rsidRDefault="00811785" w:rsidP="006A7DD0">
      <w:pPr>
        <w:rPr>
          <w:ins w:id="4308"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309" w:author="Eric Boisvert" w:date="2016-03-06T14:59:00Z"/>
        </w:rPr>
      </w:pPr>
      <w:ins w:id="4310" w:author="Eric Boisvert" w:date="2016-03-06T14:59:00Z">
        <w:r>
          <w:t xml:space="preserve">This instance is </w:t>
        </w:r>
        <w:r w:rsidRPr="004F0435">
          <w:rPr>
            <w:b/>
            <w:u w:val="single"/>
            <w:rPrChange w:id="4311"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312"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313" w:author="Eric Boisvert" w:date="2016-03-06T14:56:00Z"/>
          <w:rFonts w:ascii="Consolas" w:hAnsi="Consolas" w:cs="Consolas"/>
          <w:color w:val="0000FF"/>
          <w:sz w:val="20"/>
          <w:szCs w:val="20"/>
          <w:highlight w:val="white"/>
          <w:lang w:val="en-CA" w:eastAsia="en-CA"/>
        </w:rPr>
        <w:pPrChange w:id="4314"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315"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316" w:author="Eric Boisvert" w:date="2016-03-06T14:54:00Z"/>
        </w:rPr>
      </w:pPr>
      <w:del w:id="4317"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318"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319" w:author="Eric Boisvert" w:date="2016-03-06T14:54:00Z"/>
                <w:rStyle w:val="requri"/>
                <w:lang w:val="en-CA"/>
              </w:rPr>
            </w:pPr>
            <w:commentRangeStart w:id="4320"/>
            <w:del w:id="4321"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322" w:author="Eric Boisvert" w:date="2016-03-06T14:54:00Z"/>
                <w:rStyle w:val="reqtext"/>
                <w:lang w:val="en-CA"/>
              </w:rPr>
            </w:pPr>
            <w:del w:id="4323" w:author="Eric Boisvert" w:date="2016-03-06T14:54:00Z">
              <w:r w:rsidDel="004F0435">
                <w:rPr>
                  <w:rStyle w:val="reqtext"/>
                  <w:lang w:val="en-CA"/>
                </w:rPr>
                <w:delText>Properties that link to abstract description classes should not be serialized.</w:delText>
              </w:r>
            </w:del>
            <w:commentRangeEnd w:id="4320"/>
            <w:r w:rsidR="004F0435">
              <w:rPr>
                <w:rStyle w:val="CommentReference"/>
                <w:rFonts w:ascii="Times New Roman" w:eastAsia="Times New Roman" w:hAnsi="Times New Roman"/>
                <w:lang w:val="en-US" w:eastAsia="en-US"/>
              </w:rPr>
              <w:commentReference w:id="4320"/>
            </w:r>
          </w:p>
        </w:tc>
      </w:tr>
    </w:tbl>
    <w:p w14:paraId="5612A58C" w14:textId="14426536" w:rsidR="002A2C89" w:rsidDel="004F0435" w:rsidRDefault="002A2C89" w:rsidP="006A7DD0">
      <w:pPr>
        <w:rPr>
          <w:del w:id="4324" w:author="Eric Boisvert" w:date="2016-03-06T14:54:00Z"/>
        </w:rPr>
      </w:pPr>
    </w:p>
    <w:p w14:paraId="71A5BB71" w14:textId="5335EA28" w:rsidR="002A2C89" w:rsidDel="009C6C9E" w:rsidRDefault="004F0435" w:rsidP="006A7DD0">
      <w:pPr>
        <w:rPr>
          <w:del w:id="4325" w:author="Eric Boisvert" w:date="2016-03-06T14:59:00Z"/>
        </w:rPr>
      </w:pPr>
      <w:ins w:id="4326" w:author="Eric Boisvert" w:date="2016-03-06T15:00:00Z">
        <w:r>
          <w:t>Is should be noted that this is indeed by design.</w:t>
        </w:r>
      </w:ins>
    </w:p>
    <w:p w14:paraId="55D6E5A3" w14:textId="77777777" w:rsidR="009C6C9E" w:rsidRDefault="009C6C9E" w:rsidP="006A7DD0">
      <w:pPr>
        <w:rPr>
          <w:ins w:id="4327" w:author="Eric Boisvert" w:date="2016-03-17T05:51:00Z"/>
        </w:rPr>
      </w:pPr>
    </w:p>
    <w:p w14:paraId="695012D9" w14:textId="54890481" w:rsidR="009C6C9E" w:rsidRDefault="009C6C9E">
      <w:pPr>
        <w:pStyle w:val="Heading3"/>
        <w:rPr>
          <w:ins w:id="4328" w:author="Eric Boisvert" w:date="2016-03-17T05:51:00Z"/>
        </w:rPr>
        <w:pPrChange w:id="4329" w:author="Eric Boisvert" w:date="2016-03-17T05:53:00Z">
          <w:pPr/>
        </w:pPrChange>
      </w:pPr>
      <w:ins w:id="4330" w:author="Eric Boisvert" w:date="2016-03-17T05:51:00Z">
        <w:r>
          <w:t>relatedFeature</w:t>
        </w:r>
      </w:ins>
    </w:p>
    <w:p w14:paraId="6DBC9F7A" w14:textId="77777777" w:rsidR="009C6C9E" w:rsidRDefault="009C6C9E" w:rsidP="006A7DD0">
      <w:pPr>
        <w:rPr>
          <w:ins w:id="4331" w:author="Eric Boisvert" w:date="2016-03-17T05:53:00Z"/>
        </w:rPr>
      </w:pPr>
    </w:p>
    <w:p w14:paraId="2CC2345B" w14:textId="494DE0A5" w:rsidR="009C6C9E" w:rsidRDefault="009C6C9E" w:rsidP="006A7DD0">
      <w:pPr>
        <w:rPr>
          <w:ins w:id="4332" w:author="Eric Boisvert" w:date="2016-03-17T05:51:00Z"/>
        </w:rPr>
      </w:pPr>
      <w:ins w:id="4333" w:author="Eric Boisvert" w:date="2016-03-17T05:51:00Z">
        <w:r>
          <w:t>In GeoSciML Basic, relatedFeature is byReference only as AbstractFeatureRelation</w:t>
        </w:r>
      </w:ins>
      <w:ins w:id="4334" w:author="Eric Boisvert" w:date="2016-03-17T05:55:00Z">
        <w:r w:rsidR="00617DFF">
          <w:t xml:space="preserve"> subtypes</w:t>
        </w:r>
      </w:ins>
      <w:ins w:id="4335" w:author="Eric Boisvert" w:date="2016-03-17T05:51:00Z">
        <w:r w:rsidR="00617DFF">
          <w:t xml:space="preserve"> </w:t>
        </w:r>
      </w:ins>
      <w:ins w:id="4336" w:author="Eric Boisvert" w:date="2016-03-17T05:55:00Z">
        <w:r w:rsidR="00617DFF">
          <w:t>are</w:t>
        </w:r>
      </w:ins>
      <w:ins w:id="4337" w:author="Eric Boisvert" w:date="2016-03-17T05:51:00Z">
        <w:r>
          <w:t xml:space="preserve"> </w:t>
        </w:r>
      </w:ins>
      <w:ins w:id="4338" w:author="Eric Boisvert" w:date="2016-03-17T05:52:00Z">
        <w:r>
          <w:t>materialized</w:t>
        </w:r>
      </w:ins>
      <w:ins w:id="4339" w:author="Eric Boisvert" w:date="2016-03-17T05:51:00Z">
        <w:r>
          <w:t xml:space="preserve"> </w:t>
        </w:r>
      </w:ins>
      <w:ins w:id="4340" w:author="Eric Boisvert" w:date="2016-03-17T05:52:00Z">
        <w:r>
          <w:t>in Extension package.</w:t>
        </w:r>
      </w:ins>
      <w:ins w:id="4341" w:author="Eric Boisvert" w:date="2016-03-17T05:55:00Z">
        <w:r w:rsidR="00617DFF">
          <w:t xml:space="preserve"> </w:t>
        </w:r>
      </w:ins>
    </w:p>
    <w:p w14:paraId="30348145" w14:textId="77777777" w:rsidR="009C6C9E" w:rsidRPr="006A7DD0" w:rsidRDefault="009C6C9E" w:rsidP="006A7DD0">
      <w:pPr>
        <w:rPr>
          <w:ins w:id="4342" w:author="Eric Boisvert" w:date="2016-03-17T05:51:00Z"/>
        </w:rPr>
      </w:pPr>
    </w:p>
    <w:p w14:paraId="4F39824A" w14:textId="77777777" w:rsidR="009B3BBD" w:rsidRDefault="009B3BBD" w:rsidP="009B3BBD">
      <w:pPr>
        <w:pStyle w:val="Heading2"/>
        <w:rPr>
          <w:lang w:val="en-CA"/>
        </w:rPr>
      </w:pPr>
      <w:bookmarkStart w:id="4343"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34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344"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34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4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345"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34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346" w:name="_Toc445034252"/>
      <w:r w:rsidRPr="00D12552">
        <w:rPr>
          <w:lang w:val="en-CA"/>
        </w:rPr>
        <w:t xml:space="preserve">GeoSciML </w:t>
      </w:r>
      <w:r>
        <w:rPr>
          <w:lang w:val="en-CA"/>
        </w:rPr>
        <w:t>Laboratory XML Analysis</w:t>
      </w:r>
      <w:r w:rsidRPr="00D12552">
        <w:rPr>
          <w:lang w:val="en-CA"/>
        </w:rPr>
        <w:t xml:space="preserve"> Requirements Class</w:t>
      </w:r>
      <w:bookmarkEnd w:id="434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347" w:author="Eric Boisvert" w:date="2016-03-20T15:30:00Z"/>
          <w:lang w:val="en-CA"/>
        </w:rPr>
      </w:pPr>
      <w:bookmarkStart w:id="4348" w:name="_Toc445034255"/>
      <w:r>
        <w:rPr>
          <w:lang w:val="en-CA"/>
        </w:rPr>
        <w:t xml:space="preserve">GeoSciML </w:t>
      </w:r>
      <w:del w:id="4349" w:author="Eric Boisvert" w:date="2016-03-19T15:51:00Z">
        <w:r w:rsidDel="005413FE">
          <w:rPr>
            <w:lang w:val="en-CA"/>
          </w:rPr>
          <w:delText>CGI-IUGS Profile</w:delText>
        </w:r>
      </w:del>
      <w:bookmarkEnd w:id="4348"/>
      <w:ins w:id="4350" w:author="Eric Boisvert" w:date="2016-03-19T15:51:00Z">
        <w:r w:rsidR="005413FE">
          <w:rPr>
            <w:lang w:val="en-CA"/>
          </w:rPr>
          <w:t xml:space="preserve"> XML encoding profiles</w:t>
        </w:r>
      </w:ins>
    </w:p>
    <w:p w14:paraId="1EE3D327" w14:textId="16700479" w:rsidR="00545E09" w:rsidRDefault="00545E09">
      <w:pPr>
        <w:rPr>
          <w:ins w:id="4351" w:author="Eric Boisvert" w:date="2016-03-20T15:31:00Z"/>
          <w:lang w:val="en-CA"/>
        </w:rPr>
        <w:pPrChange w:id="4352" w:author="Eric Boisvert" w:date="2016-03-20T15:31:00Z">
          <w:pPr>
            <w:pStyle w:val="Heading1"/>
          </w:pPr>
        </w:pPrChange>
      </w:pPr>
      <w:ins w:id="4353" w:author="Eric Boisvert" w:date="2016-03-20T15:30:00Z">
        <w:r>
          <w:rPr>
            <w:lang w:val="en-CA"/>
          </w:rPr>
          <w:t>Intro on why we need profiles</w:t>
        </w:r>
      </w:ins>
    </w:p>
    <w:p w14:paraId="62684FE0" w14:textId="58EBE88B" w:rsidR="00545E09" w:rsidRDefault="00545E09">
      <w:pPr>
        <w:numPr>
          <w:ilvl w:val="0"/>
          <w:numId w:val="52"/>
        </w:numPr>
        <w:rPr>
          <w:ins w:id="4354" w:author="Eric Boisvert" w:date="2016-03-20T15:31:00Z"/>
          <w:lang w:val="en-CA"/>
        </w:rPr>
        <w:pPrChange w:id="4355" w:author="Eric Boisvert" w:date="2016-03-20T15:31:00Z">
          <w:pPr>
            <w:pStyle w:val="Heading1"/>
          </w:pPr>
        </w:pPrChange>
      </w:pPr>
      <w:ins w:id="4356" w:author="Eric Boisvert" w:date="2016-03-20T15:31:00Z">
        <w:r>
          <w:rPr>
            <w:lang w:val="en-CA"/>
          </w:rPr>
          <w:t>No unique solution or encoding pattern depends of the use cases.</w:t>
        </w:r>
      </w:ins>
      <w:ins w:id="4357" w:author="Eric Boisvert" w:date="2016-03-20T15:33:00Z">
        <w:r>
          <w:rPr>
            <w:lang w:val="en-CA"/>
          </w:rPr>
          <w:t xml:space="preserve"> Several equaly valid solutions</w:t>
        </w:r>
      </w:ins>
    </w:p>
    <w:p w14:paraId="78A1EEB8" w14:textId="6B05CF3B" w:rsidR="00545E09" w:rsidRDefault="00545E09">
      <w:pPr>
        <w:numPr>
          <w:ilvl w:val="0"/>
          <w:numId w:val="52"/>
        </w:numPr>
        <w:rPr>
          <w:ins w:id="4358" w:author="Eric Boisvert" w:date="2016-03-20T15:30:00Z"/>
          <w:lang w:val="en-CA"/>
        </w:rPr>
        <w:pPrChange w:id="4359" w:author="Eric Boisvert" w:date="2016-03-20T15:31:00Z">
          <w:pPr>
            <w:pStyle w:val="Heading1"/>
          </w:pPr>
        </w:pPrChange>
      </w:pPr>
      <w:ins w:id="4360" w:author="Eric Boisvert" w:date="2016-03-20T15:32:00Z">
        <w:r>
          <w:rPr>
            <w:lang w:val="en-CA"/>
          </w:rPr>
          <w:t xml:space="preserve">Specification is open and generic but communities need to constrain it to make it usable.  Pretty much the case of every </w:t>
        </w:r>
      </w:ins>
      <w:ins w:id="4361" w:author="Eric Boisvert" w:date="2016-03-20T15:33:00Z">
        <w:r>
          <w:rPr>
            <w:lang w:val="en-CA"/>
          </w:rPr>
          <w:t>application</w:t>
        </w:r>
      </w:ins>
      <w:ins w:id="4362" w:author="Eric Boisvert" w:date="2016-03-20T15:32:00Z">
        <w:r>
          <w:rPr>
            <w:lang w:val="en-CA"/>
          </w:rPr>
          <w:t xml:space="preserve"> of O&amp;M</w:t>
        </w:r>
      </w:ins>
      <w:ins w:id="4363" w:author="Eric Boisvert" w:date="2016-03-20T15:33:00Z">
        <w:r>
          <w:rPr>
            <w:lang w:val="en-CA"/>
          </w:rPr>
          <w:t xml:space="preserve"> (too generic) – almost a metamodel.</w:t>
        </w:r>
      </w:ins>
    </w:p>
    <w:p w14:paraId="25284F1E" w14:textId="77777777" w:rsidR="00545E09" w:rsidRPr="00545E09" w:rsidRDefault="00545E09">
      <w:pPr>
        <w:rPr>
          <w:ins w:id="4364" w:author="Eric Boisvert" w:date="2016-03-19T15:54:00Z"/>
          <w:lang w:val="en-CA"/>
        </w:rPr>
        <w:pPrChange w:id="4365" w:author="Eric Boisvert" w:date="2016-03-20T15:30:00Z">
          <w:pPr>
            <w:pStyle w:val="Heading1"/>
          </w:pPr>
        </w:pPrChange>
      </w:pPr>
    </w:p>
    <w:p w14:paraId="60199F28" w14:textId="10277058" w:rsidR="005413FE" w:rsidRDefault="00E30DA0">
      <w:pPr>
        <w:pStyle w:val="Heading2"/>
        <w:rPr>
          <w:ins w:id="4366" w:author="Eric Boisvert" w:date="2016-03-19T15:55:00Z"/>
        </w:rPr>
        <w:pPrChange w:id="4367" w:author="Eric Boisvert" w:date="2016-03-19T15:55:00Z">
          <w:pPr>
            <w:pStyle w:val="AnnexNumbered"/>
          </w:pPr>
        </w:pPrChange>
      </w:pPr>
      <w:ins w:id="4368" w:author="Eric Boisvert" w:date="2016-03-19T17:06:00Z">
        <w:r>
          <w:t>Relative</w:t>
        </w:r>
      </w:ins>
      <w:ins w:id="4369" w:author="Eric Boisvert" w:date="2016-03-19T15:54:00Z">
        <w:r>
          <w:t xml:space="preserve"> borehole position </w:t>
        </w:r>
      </w:ins>
      <w:ins w:id="4370" w:author="Eric Boisvert" w:date="2016-03-19T17:07:00Z">
        <w:r>
          <w:t>by geometry profile</w:t>
        </w:r>
      </w:ins>
    </w:p>
    <w:p w14:paraId="0400EF6A" w14:textId="77777777" w:rsidR="007C5528" w:rsidRDefault="007C5528">
      <w:pPr>
        <w:rPr>
          <w:ins w:id="4371" w:author="Eric Boisvert" w:date="2016-03-20T15:38:00Z"/>
        </w:rPr>
        <w:pPrChange w:id="4372" w:author="Eric Boisvert" w:date="2016-03-19T15:55:00Z">
          <w:pPr>
            <w:pStyle w:val="AnnexNumbered"/>
          </w:pPr>
        </w:pPrChange>
      </w:pPr>
    </w:p>
    <w:p w14:paraId="5EF50196" w14:textId="0172F198" w:rsidR="005413FE" w:rsidRDefault="007C5528">
      <w:pPr>
        <w:rPr>
          <w:ins w:id="4373" w:author="Eric Boisvert" w:date="2016-03-20T13:24:00Z"/>
        </w:rPr>
        <w:pPrChange w:id="4374" w:author="Eric Boisvert" w:date="2016-03-19T15:55:00Z">
          <w:pPr>
            <w:pStyle w:val="AnnexNumbered"/>
          </w:pPr>
        </w:pPrChange>
      </w:pPr>
      <w:ins w:id="4375" w:author="Eric Boisvert" w:date="2016-03-20T15:38:00Z">
        <w:r>
          <w:t>This profile defines a series of requirement to encode the position of a SF_SamplingFeature or a SF_Specimen</w:t>
        </w:r>
      </w:ins>
      <w:ins w:id="4376" w:author="Eric Boisvert" w:date="2016-03-20T15:39:00Z">
        <w:r>
          <w:t xml:space="preserve"> along a linear path.  The common use case is to report the location of sampling feature</w:t>
        </w:r>
      </w:ins>
      <w:ins w:id="4377" w:author="Eric Boisvert" w:date="2016-03-20T15:40:00Z">
        <w:r>
          <w:t>s</w:t>
        </w:r>
      </w:ins>
      <w:ins w:id="4378" w:author="Eric Boisvert" w:date="2016-03-20T15:39:00Z">
        <w:r>
          <w:t xml:space="preserve"> and associated observations</w:t>
        </w:r>
      </w:ins>
      <w:ins w:id="4379" w:author="Eric Boisvert" w:date="2016-03-20T15:40:00Z">
        <w:r>
          <w:t xml:space="preserve"> </w:t>
        </w:r>
      </w:ins>
      <w:ins w:id="4380" w:author="Eric Boisvert" w:date="2016-03-20T15:39:00Z">
        <w:r>
          <w:t xml:space="preserve"> </w:t>
        </w:r>
      </w:ins>
      <w:ins w:id="4381" w:author="Eric Boisvert" w:date="2016-03-20T15:38:00Z">
        <w:r>
          <w:t xml:space="preserve"> </w:t>
        </w:r>
      </w:ins>
      <w:ins w:id="4382" w:author="Eric Boisvert" w:date="2016-03-19T15:55:00Z">
        <w:r w:rsidR="00796E2C">
          <w:t xml:space="preserve">This profile, </w:t>
        </w:r>
      </w:ins>
      <w:ins w:id="4383" w:author="Eric Boisvert" w:date="2016-03-20T15:34:00Z">
        <w:r>
          <w:t xml:space="preserve">uses a formal GM_Object to represent the position.  It can either be </w:t>
        </w:r>
      </w:ins>
      <w:ins w:id="4384" w:author="Eric Boisvert" w:date="2016-03-20T15:35:00Z">
        <w:r>
          <w:t xml:space="preserve">“absolute”, as it uses a formally recognized CRS (Coordinate Reference System), or relative by using an arbitrary geometry as its </w:t>
        </w:r>
      </w:ins>
      <w:ins w:id="4385" w:author="Eric Boisvert" w:date="2016-03-20T15:36:00Z">
        <w:r>
          <w:t>positioning</w:t>
        </w:r>
      </w:ins>
      <w:ins w:id="4386" w:author="Eric Boisvert" w:date="2016-03-20T15:35:00Z">
        <w:r>
          <w:t xml:space="preserve"> </w:t>
        </w:r>
      </w:ins>
      <w:ins w:id="4387" w:author="Eric Boisvert" w:date="2016-03-20T15:36:00Z">
        <w:r>
          <w:t>frame.</w:t>
        </w:r>
      </w:ins>
      <w:ins w:id="4388" w:author="Eric Boisvert" w:date="2016-03-20T15:46:00Z">
        <w:r w:rsidR="00C45EEC">
          <w:t xml:space="preserve">  This profile is suitable is environments that can </w:t>
        </w:r>
      </w:ins>
      <w:ins w:id="4389"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390"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391" w:author="Eric Boisvert" w:date="2016-03-20T13:24:00Z"/>
                <w:rFonts w:eastAsia="MS Mincho"/>
                <w:b/>
                <w:sz w:val="22"/>
                <w:lang w:val="en-CA"/>
              </w:rPr>
            </w:pPr>
            <w:ins w:id="4392" w:author="Eric Boisvert" w:date="2016-03-20T13:24:00Z">
              <w:r w:rsidRPr="00D12552">
                <w:rPr>
                  <w:rFonts w:eastAsia="MS Mincho"/>
                  <w:b/>
                  <w:sz w:val="22"/>
                  <w:lang w:val="en-CA"/>
                </w:rPr>
                <w:t>Requirements Class</w:t>
              </w:r>
            </w:ins>
          </w:p>
        </w:tc>
      </w:tr>
      <w:tr w:rsidR="005D2CCE" w:rsidRPr="00D12552" w14:paraId="594724FB" w14:textId="77777777" w:rsidTr="005941A0">
        <w:trPr>
          <w:ins w:id="4393"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394" w:author="Eric Boisvert" w:date="2016-03-20T13:24:00Z"/>
                <w:rFonts w:eastAsia="MS Mincho"/>
                <w:b/>
                <w:color w:val="FF0000"/>
                <w:sz w:val="22"/>
                <w:lang w:val="en-CA"/>
              </w:rPr>
            </w:pPr>
            <w:ins w:id="4395" w:author="Eric Boisvert" w:date="2016-03-20T13:24:00Z">
              <w:r>
                <w:rPr>
                  <w:rFonts w:eastAsia="MS Mincho"/>
                  <w:b/>
                  <w:color w:val="FF0000"/>
                  <w:sz w:val="22"/>
                  <w:lang w:val="en-CA"/>
                </w:rPr>
                <w:t>/req/gsml4xsd-</w:t>
              </w:r>
            </w:ins>
            <w:ins w:id="4396" w:author="Eric Boisvert" w:date="2016-03-20T15:37:00Z">
              <w:r w:rsidR="007C5528">
                <w:rPr>
                  <w:rFonts w:eastAsia="MS Mincho"/>
                  <w:b/>
                  <w:color w:val="FF0000"/>
                  <w:sz w:val="22"/>
                  <w:lang w:val="en-CA"/>
                </w:rPr>
                <w:t>geom-</w:t>
              </w:r>
            </w:ins>
            <w:ins w:id="4397" w:author="Eric Boisvert" w:date="2016-03-20T13:25:00Z">
              <w:r>
                <w:rPr>
                  <w:rFonts w:eastAsia="MS Mincho"/>
                  <w:b/>
                  <w:color w:val="FF0000"/>
                  <w:sz w:val="22"/>
                  <w:lang w:val="en-CA"/>
                </w:rPr>
                <w:t>pos</w:t>
              </w:r>
            </w:ins>
          </w:p>
        </w:tc>
      </w:tr>
      <w:tr w:rsidR="005D2CCE" w:rsidRPr="00D12552" w14:paraId="0721A4D9" w14:textId="77777777" w:rsidTr="005941A0">
        <w:trPr>
          <w:ins w:id="4398"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399" w:author="Eric Boisvert" w:date="2016-03-20T13:24:00Z"/>
                <w:rFonts w:eastAsia="MS Mincho"/>
                <w:b/>
                <w:color w:val="FF0000"/>
                <w:sz w:val="22"/>
                <w:lang w:val="en-CA"/>
              </w:rPr>
            </w:pPr>
            <w:ins w:id="4400"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401" w:author="Eric Boisvert" w:date="2016-03-20T13:24:00Z"/>
                <w:rFonts w:eastAsia="MS Mincho"/>
                <w:lang w:val="en-CA"/>
              </w:rPr>
            </w:pPr>
            <w:ins w:id="4402" w:author="Eric Boisvert" w:date="2016-03-20T13:24:00Z">
              <w:r>
                <w:rPr>
                  <w:rFonts w:eastAsia="MS Mincho"/>
                  <w:lang w:val="en-CA"/>
                </w:rPr>
                <w:t>XML instance</w:t>
              </w:r>
            </w:ins>
          </w:p>
        </w:tc>
      </w:tr>
      <w:tr w:rsidR="00033D7C" w:rsidRPr="00D12552" w14:paraId="2DF5A4E0" w14:textId="77777777" w:rsidTr="005941A0">
        <w:trPr>
          <w:ins w:id="4403"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404" w:author="Eric Boisvert" w:date="2016-03-20T15:56:00Z"/>
                <w:rFonts w:eastAsia="MS Mincho"/>
                <w:lang w:val="en-CA"/>
              </w:rPr>
            </w:pPr>
            <w:ins w:id="4405"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406" w:author="Eric Boisvert" w:date="2016-03-20T15:56:00Z"/>
                <w:rFonts w:eastAsia="MS Mincho"/>
                <w:lang w:val="en-CA"/>
              </w:rPr>
            </w:pPr>
            <w:ins w:id="4407"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408"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409" w:author="Eric Boisvert" w:date="2016-03-20T15:59:00Z"/>
                <w:rFonts w:eastAsia="MS Mincho"/>
                <w:lang w:val="en-CA"/>
              </w:rPr>
            </w:pPr>
            <w:ins w:id="4410"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411" w:author="Eric Boisvert" w:date="2016-03-20T15:59:00Z"/>
                <w:rFonts w:eastAsia="MS Mincho"/>
                <w:lang w:val="en-CA"/>
              </w:rPr>
            </w:pPr>
            <w:ins w:id="4412" w:author="Eric Boisvert" w:date="2016-03-20T15:59:00Z">
              <w:r w:rsidRPr="00033D7C">
                <w:rPr>
                  <w:rFonts w:eastAsia="MS Mincho"/>
                  <w:lang w:val="en-CA"/>
                </w:rPr>
                <w:t>/req/gsml4-borehole/borehole-pos</w:t>
              </w:r>
            </w:ins>
          </w:p>
        </w:tc>
      </w:tr>
      <w:tr w:rsidR="005D2CCE" w:rsidRPr="00D12552" w14:paraId="339B4C2E" w14:textId="77777777" w:rsidTr="005941A0">
        <w:trPr>
          <w:ins w:id="4413"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414" w:author="Eric Boisvert" w:date="2016-03-20T13:24:00Z"/>
                <w:rFonts w:eastAsia="MS Mincho"/>
                <w:b/>
                <w:sz w:val="20"/>
                <w:szCs w:val="20"/>
                <w:lang w:val="en-CA"/>
              </w:rPr>
            </w:pPr>
            <w:ins w:id="4415"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416" w:author="Eric Boisvert" w:date="2016-03-20T13:24:00Z"/>
                <w:rFonts w:eastAsia="MS Mincho"/>
                <w:b/>
                <w:color w:val="FF0000"/>
                <w:sz w:val="22"/>
                <w:lang w:val="en-CA"/>
              </w:rPr>
            </w:pPr>
            <w:ins w:id="4417"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418" w:author="Eric Boisvert" w:date="2016-03-20T13:24:00Z"/>
                <w:rFonts w:eastAsia="MS Mincho"/>
                <w:i/>
                <w:lang w:val="en-CA"/>
              </w:rPr>
            </w:pPr>
          </w:p>
        </w:tc>
      </w:tr>
    </w:tbl>
    <w:p w14:paraId="388741C0" w14:textId="77777777" w:rsidR="005D2CCE" w:rsidRDefault="005D2CCE">
      <w:pPr>
        <w:rPr>
          <w:ins w:id="4419" w:author="Eric Boisvert" w:date="2016-03-20T16:17:00Z"/>
        </w:rPr>
        <w:pPrChange w:id="4420" w:author="Eric Boisvert" w:date="2016-03-19T15:55:00Z">
          <w:pPr>
            <w:pStyle w:val="AnnexNumbered"/>
          </w:pPr>
        </w:pPrChange>
      </w:pPr>
    </w:p>
    <w:p w14:paraId="4447C95B" w14:textId="11048340" w:rsidR="003954CF" w:rsidRDefault="003954CF">
      <w:pPr>
        <w:pStyle w:val="Heading3"/>
        <w:rPr>
          <w:ins w:id="4421" w:author="Eric Boisvert" w:date="2016-03-20T15:49:00Z"/>
        </w:rPr>
        <w:pPrChange w:id="4422" w:author="Eric Boisvert" w:date="2016-03-20T16:21:00Z">
          <w:pPr>
            <w:pStyle w:val="AnnexNumbered"/>
          </w:pPr>
        </w:pPrChange>
      </w:pPr>
      <w:ins w:id="4423" w:author="Eric Boisvert" w:date="2016-03-20T16:17:00Z">
        <w:r>
          <w:t>Absolute position</w:t>
        </w:r>
      </w:ins>
    </w:p>
    <w:p w14:paraId="62605290" w14:textId="77777777" w:rsidR="003954CF" w:rsidRDefault="003954CF">
      <w:pPr>
        <w:rPr>
          <w:ins w:id="4424" w:author="Eric Boisvert" w:date="2016-03-20T16:17:00Z"/>
        </w:rPr>
        <w:pPrChange w:id="4425" w:author="Eric Boisvert" w:date="2016-03-19T15:55:00Z">
          <w:pPr>
            <w:pStyle w:val="AnnexNumbered"/>
          </w:pPr>
        </w:pPrChange>
      </w:pPr>
    </w:p>
    <w:p w14:paraId="31AAF424" w14:textId="43375D5C" w:rsidR="00C45EEC" w:rsidRDefault="00C45EEC">
      <w:pPr>
        <w:rPr>
          <w:ins w:id="4426" w:author="Eric Boisvert" w:date="2016-03-20T16:00:00Z"/>
        </w:rPr>
        <w:pPrChange w:id="4427" w:author="Eric Boisvert" w:date="2016-03-19T15:55:00Z">
          <w:pPr>
            <w:pStyle w:val="AnnexNumbered"/>
          </w:pPr>
        </w:pPrChange>
      </w:pPr>
      <w:ins w:id="4428"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429"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4430" w:author="Eric Boisvert" w:date="2016-03-20T16:00:00Z"/>
                <w:rStyle w:val="requri"/>
                <w:rPrChange w:id="4431" w:author="Eric Boisvert" w:date="2016-03-25T17:34:00Z">
                  <w:rPr>
                    <w:ins w:id="4432" w:author="Eric Boisvert" w:date="2016-03-20T16:00:00Z"/>
                    <w:rStyle w:val="requri"/>
                    <w:b w:val="0"/>
                    <w:lang w:val="en-CA" w:eastAsia="en-AU"/>
                  </w:rPr>
                </w:rPrChange>
              </w:rPr>
            </w:pPr>
            <w:ins w:id="4433" w:author="Eric Boisvert" w:date="2016-03-20T16:00:00Z">
              <w:r w:rsidRPr="0043688E">
                <w:rPr>
                  <w:rStyle w:val="requri"/>
                  <w:rPrChange w:id="4434"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435" w:author="Eric Boisvert" w:date="2016-03-20T16:00:00Z"/>
                <w:rStyle w:val="reqtext"/>
                <w:lang w:val="en-CA"/>
              </w:rPr>
            </w:pPr>
            <w:ins w:id="4436" w:author="Eric Boisvert" w:date="2016-03-20T16:00:00Z">
              <w:r>
                <w:rPr>
                  <w:rStyle w:val="reqtext"/>
                  <w:lang w:val="en-CA"/>
                </w:rPr>
                <w:t xml:space="preserve">SF_SamplingFeature position (SF_SamplingFeature/shape or SF_Specimen/samplingLocation) </w:t>
              </w:r>
            </w:ins>
            <w:ins w:id="4437" w:author="Eric Boisvert" w:date="2016-03-20T16:15:00Z">
              <w:r w:rsidR="00B103E0">
                <w:rPr>
                  <w:rStyle w:val="reqtext"/>
                  <w:lang w:val="en-CA"/>
                </w:rPr>
                <w:t>srsDimension SHALL be 3</w:t>
              </w:r>
            </w:ins>
            <w:ins w:id="4438" w:author="Eric Boisvert" w:date="2016-03-20T16:00:00Z">
              <w:r>
                <w:rPr>
                  <w:rStyle w:val="reqtext"/>
                  <w:lang w:val="en-CA"/>
                </w:rPr>
                <w:t xml:space="preserve"> </w:t>
              </w:r>
            </w:ins>
          </w:p>
        </w:tc>
      </w:tr>
    </w:tbl>
    <w:p w14:paraId="2B26F315" w14:textId="77777777" w:rsidR="00C2740E" w:rsidRDefault="00C2740E">
      <w:pPr>
        <w:rPr>
          <w:ins w:id="4439" w:author="Eric Boisvert" w:date="2016-03-20T16:03:00Z"/>
        </w:rPr>
        <w:pPrChange w:id="4440" w:author="Eric Boisvert" w:date="2016-03-19T15:55:00Z">
          <w:pPr>
            <w:pStyle w:val="AnnexNumbered"/>
          </w:pPr>
        </w:pPrChange>
      </w:pPr>
    </w:p>
    <w:p w14:paraId="622BBE7B" w14:textId="6FAA086F" w:rsidR="00C45EEC" w:rsidRDefault="00C45EEC">
      <w:pPr>
        <w:rPr>
          <w:ins w:id="4441" w:author="Eric Boisvert" w:date="2016-03-20T16:01:00Z"/>
        </w:rPr>
        <w:pPrChange w:id="4442" w:author="Eric Boisvert" w:date="2016-03-19T15:55:00Z">
          <w:pPr>
            <w:pStyle w:val="AnnexNumbered"/>
          </w:pPr>
        </w:pPrChange>
      </w:pPr>
      <w:ins w:id="4443"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444"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4445" w:author="Eric Boisvert" w:date="2016-03-20T16:01:00Z"/>
                <w:rStyle w:val="requri"/>
                <w:rPrChange w:id="4446" w:author="Eric Boisvert" w:date="2016-03-25T17:34:00Z">
                  <w:rPr>
                    <w:ins w:id="4447" w:author="Eric Boisvert" w:date="2016-03-20T16:01:00Z"/>
                    <w:rStyle w:val="requri"/>
                    <w:b w:val="0"/>
                    <w:lang w:val="en-CA" w:eastAsia="en-AU"/>
                  </w:rPr>
                </w:rPrChange>
              </w:rPr>
            </w:pPr>
            <w:ins w:id="4448" w:author="Eric Boisvert" w:date="2016-03-20T16:01:00Z">
              <w:r w:rsidRPr="0043688E">
                <w:rPr>
                  <w:rStyle w:val="requri"/>
                  <w:rPrChange w:id="4449"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450" w:author="Eric Boisvert" w:date="2016-03-20T16:01:00Z"/>
                <w:rStyle w:val="reqtext"/>
                <w:lang w:val="en-CA"/>
              </w:rPr>
            </w:pPr>
            <w:ins w:id="4451" w:author="Eric Boisvert" w:date="2016-03-20T16:01:00Z">
              <w:r>
                <w:rPr>
                  <w:rStyle w:val="reqtext"/>
                  <w:lang w:val="en-CA"/>
                </w:rPr>
                <w:t xml:space="preserve">SF_SamplingFeature position (SF_SamplingFeature/shape or SF_Specimen/samplingLocation) </w:t>
              </w:r>
            </w:ins>
            <w:ins w:id="4452" w:author="Eric Boisvert" w:date="2016-03-20T16:05:00Z">
              <w:r w:rsidR="00C2740E">
                <w:rPr>
                  <w:rStyle w:val="reqtext"/>
                  <w:lang w:val="en-CA"/>
                </w:rPr>
                <w:t xml:space="preserve">@srsName </w:t>
              </w:r>
            </w:ins>
            <w:ins w:id="4453" w:author="Eric Boisvert" w:date="2016-03-20T16:02:00Z">
              <w:r>
                <w:rPr>
                  <w:rStyle w:val="reqtext"/>
                  <w:lang w:val="en-CA"/>
                </w:rPr>
                <w:t>SHALL refer to a valid 3D CRS</w:t>
              </w:r>
            </w:ins>
            <w:ins w:id="4454" w:author="Eric Boisvert" w:date="2016-03-20T16:01:00Z">
              <w:r>
                <w:rPr>
                  <w:rStyle w:val="reqtext"/>
                  <w:lang w:val="en-CA"/>
                </w:rPr>
                <w:t xml:space="preserve"> </w:t>
              </w:r>
            </w:ins>
          </w:p>
        </w:tc>
      </w:tr>
    </w:tbl>
    <w:p w14:paraId="58C080E8" w14:textId="77777777" w:rsidR="00033D7C" w:rsidRDefault="00033D7C">
      <w:pPr>
        <w:rPr>
          <w:ins w:id="4455" w:author="Eric Boisvert" w:date="2016-03-20T15:53:00Z"/>
        </w:rPr>
        <w:pPrChange w:id="4456" w:author="Eric Boisvert" w:date="2016-03-19T15:55:00Z">
          <w:pPr>
            <w:pStyle w:val="AnnexNumbered"/>
          </w:pPr>
        </w:pPrChange>
      </w:pPr>
    </w:p>
    <w:p w14:paraId="3E0562BF" w14:textId="41CE5B1D" w:rsidR="00C45EEC" w:rsidRDefault="00C45EEC">
      <w:pPr>
        <w:rPr>
          <w:ins w:id="4457" w:author="Eric Boisvert" w:date="2016-03-20T16:16:00Z"/>
        </w:rPr>
        <w:pPrChange w:id="4458" w:author="Eric Boisvert" w:date="2016-03-19T15:55:00Z">
          <w:pPr>
            <w:pStyle w:val="AnnexNumbered"/>
          </w:pPr>
        </w:pPrChange>
      </w:pPr>
      <w:ins w:id="4459" w:author="Eric Boisvert" w:date="2016-03-20T15:54:00Z">
        <w:r>
          <w:t>The relationship between the borehole and the sampling feature is explicitly ma</w:t>
        </w:r>
        <w:r w:rsidR="00C2740E">
          <w:t>de using relatedSamplingFeature</w:t>
        </w:r>
      </w:ins>
      <w:ins w:id="4460" w:author="Eric Boisvert" w:date="2016-03-20T16:02:00Z">
        <w:r w:rsidR="00C2740E">
          <w:t xml:space="preserve">.  Because the geometry </w:t>
        </w:r>
      </w:ins>
      <w:ins w:id="4461" w:author="Eric Boisvert" w:date="2016-03-20T16:03:00Z">
        <w:r w:rsidR="00C2740E">
          <w:t>has an absolute CRS, there is not need to make an explicit reference to the borehole</w:t>
        </w:r>
      </w:ins>
      <w:ins w:id="4462" w:author="Eric Boisvert" w:date="2016-03-20T16:04:00Z">
        <w:r w:rsidR="00C2740E">
          <w:t>’s shape.</w:t>
        </w:r>
      </w:ins>
    </w:p>
    <w:p w14:paraId="0C2ADCB4" w14:textId="77777777" w:rsidR="003954CF" w:rsidRDefault="003954CF" w:rsidP="003954CF">
      <w:pPr>
        <w:autoSpaceDE w:val="0"/>
        <w:autoSpaceDN w:val="0"/>
        <w:adjustRightInd w:val="0"/>
        <w:spacing w:after="0"/>
        <w:rPr>
          <w:ins w:id="4463" w:author="Eric Boisvert" w:date="2016-03-20T16:16:00Z"/>
          <w:rFonts w:ascii="Courier New" w:hAnsi="Courier New" w:cs="Courier New"/>
          <w:b/>
          <w:bCs/>
          <w:color w:val="000000"/>
          <w:sz w:val="20"/>
          <w:szCs w:val="20"/>
          <w:highlight w:val="white"/>
          <w:lang w:val="en-CA" w:eastAsia="en-CA"/>
        </w:rPr>
      </w:pPr>
      <w:ins w:id="4464"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4465" w:author="Eric Boisvert" w:date="2016-03-20T16:16:00Z"/>
          <w:rFonts w:ascii="Courier New" w:hAnsi="Courier New" w:cs="Courier New"/>
          <w:b/>
          <w:bCs/>
          <w:color w:val="000000"/>
          <w:sz w:val="20"/>
          <w:szCs w:val="20"/>
          <w:highlight w:val="white"/>
          <w:lang w:val="en-CA" w:eastAsia="en-CA"/>
        </w:rPr>
      </w:pPr>
      <w:ins w:id="4466"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4467" w:author="Eric Boisvert" w:date="2016-03-20T16:16:00Z"/>
          <w:rFonts w:ascii="Courier New" w:hAnsi="Courier New" w:cs="Courier New"/>
          <w:b/>
          <w:bCs/>
          <w:color w:val="000000"/>
          <w:sz w:val="20"/>
          <w:szCs w:val="20"/>
          <w:highlight w:val="white"/>
          <w:lang w:val="en-CA" w:eastAsia="en-CA"/>
        </w:rPr>
      </w:pPr>
      <w:ins w:id="4468"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469" w:author="Eric Boisvert" w:date="2016-03-20T16:34:00Z">
        <w:r w:rsidR="00495F38">
          <w:rPr>
            <w:rFonts w:ascii="Courier New" w:hAnsi="Courier New" w:cs="Courier New"/>
            <w:b/>
            <w:bCs/>
            <w:color w:val="8000FF"/>
            <w:sz w:val="20"/>
            <w:szCs w:val="20"/>
            <w:highlight w:val="white"/>
            <w:u w:val="single"/>
            <w:lang w:val="en-CA" w:eastAsia="en-CA"/>
          </w:rPr>
          <w:t>gsml4/</w:t>
        </w:r>
      </w:ins>
      <w:ins w:id="4470"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471" w:author="Eric Boisvert" w:date="2016-03-20T16:16:00Z"/>
          <w:rFonts w:ascii="Courier New" w:hAnsi="Courier New" w:cs="Courier New"/>
          <w:b/>
          <w:bCs/>
          <w:color w:val="000000"/>
          <w:sz w:val="20"/>
          <w:szCs w:val="20"/>
          <w:highlight w:val="white"/>
          <w:lang w:val="en-CA" w:eastAsia="en-CA"/>
        </w:rPr>
      </w:pPr>
      <w:ins w:id="4472"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4473" w:author="Eric Boisvert" w:date="2016-03-20T16:16:00Z"/>
          <w:rFonts w:ascii="Courier New" w:hAnsi="Courier New" w:cs="Courier New"/>
          <w:b/>
          <w:bCs/>
          <w:color w:val="000000"/>
          <w:sz w:val="20"/>
          <w:szCs w:val="20"/>
          <w:highlight w:val="white"/>
          <w:lang w:val="en-CA" w:eastAsia="en-CA"/>
        </w:rPr>
      </w:pPr>
      <w:ins w:id="447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475" w:author="Eric Boisvert" w:date="2016-03-20T16:16:00Z"/>
          <w:rFonts w:ascii="Courier New" w:hAnsi="Courier New" w:cs="Courier New"/>
          <w:b/>
          <w:bCs/>
          <w:color w:val="000000"/>
          <w:sz w:val="20"/>
          <w:szCs w:val="20"/>
          <w:highlight w:val="white"/>
          <w:lang w:val="en-CA" w:eastAsia="en-CA"/>
        </w:rPr>
      </w:pPr>
      <w:ins w:id="447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4477" w:author="Eric Boisvert" w:date="2016-03-20T16:16:00Z"/>
          <w:rFonts w:ascii="Courier New" w:hAnsi="Courier New" w:cs="Courier New"/>
          <w:b/>
          <w:bCs/>
          <w:color w:val="000000"/>
          <w:sz w:val="20"/>
          <w:szCs w:val="20"/>
          <w:highlight w:val="white"/>
          <w:lang w:val="en-CA" w:eastAsia="en-CA"/>
        </w:rPr>
      </w:pPr>
      <w:ins w:id="447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479" w:author="Eric Boisvert" w:date="2016-03-20T16:16:00Z"/>
          <w:rFonts w:ascii="Courier New" w:hAnsi="Courier New" w:cs="Courier New"/>
          <w:b/>
          <w:bCs/>
          <w:color w:val="000000"/>
          <w:sz w:val="20"/>
          <w:szCs w:val="20"/>
          <w:highlight w:val="white"/>
          <w:lang w:val="en-CA" w:eastAsia="en-CA"/>
        </w:rPr>
      </w:pPr>
      <w:ins w:id="448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481" w:author="Eric Boisvert" w:date="2016-03-20T16:16:00Z"/>
          <w:rFonts w:ascii="Courier New" w:hAnsi="Courier New" w:cs="Courier New"/>
          <w:b/>
          <w:bCs/>
          <w:color w:val="000000"/>
          <w:sz w:val="20"/>
          <w:szCs w:val="20"/>
          <w:highlight w:val="white"/>
          <w:lang w:val="en-CA" w:eastAsia="en-CA"/>
        </w:rPr>
      </w:pPr>
      <w:ins w:id="448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4483" w:author="Eric Boisvert" w:date="2016-03-20T16:16:00Z"/>
          <w:rFonts w:ascii="Courier New" w:hAnsi="Courier New" w:cs="Courier New"/>
          <w:b/>
          <w:bCs/>
          <w:color w:val="000000"/>
          <w:sz w:val="20"/>
          <w:szCs w:val="20"/>
          <w:highlight w:val="white"/>
          <w:lang w:val="en-CA" w:eastAsia="en-CA"/>
        </w:rPr>
      </w:pPr>
      <w:ins w:id="448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4485" w:author="Eric Boisvert" w:date="2016-03-20T16:16:00Z"/>
          <w:rFonts w:ascii="Courier New" w:hAnsi="Courier New" w:cs="Courier New"/>
          <w:b/>
          <w:bCs/>
          <w:color w:val="000000"/>
          <w:sz w:val="20"/>
          <w:szCs w:val="20"/>
          <w:highlight w:val="white"/>
          <w:lang w:val="en-CA" w:eastAsia="en-CA"/>
        </w:rPr>
      </w:pPr>
      <w:ins w:id="448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4487" w:author="Eric Boisvert" w:date="2016-03-20T16:16:00Z"/>
          <w:rFonts w:ascii="Courier New" w:hAnsi="Courier New" w:cs="Courier New"/>
          <w:b/>
          <w:bCs/>
          <w:color w:val="000000"/>
          <w:sz w:val="20"/>
          <w:szCs w:val="20"/>
          <w:highlight w:val="white"/>
          <w:lang w:val="en-CA" w:eastAsia="en-CA"/>
        </w:rPr>
      </w:pPr>
      <w:ins w:id="4488"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4489" w:author="Eric Boisvert" w:date="2016-03-20T16:16:00Z"/>
          <w:rFonts w:ascii="Courier New" w:hAnsi="Courier New" w:cs="Courier New"/>
          <w:b/>
          <w:bCs/>
          <w:color w:val="000000"/>
          <w:sz w:val="20"/>
          <w:szCs w:val="20"/>
          <w:highlight w:val="white"/>
          <w:lang w:val="en-CA" w:eastAsia="en-CA"/>
        </w:rPr>
      </w:pPr>
      <w:ins w:id="4490"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4491" w:author="Eric Boisvert" w:date="2016-03-20T15:54:00Z"/>
        </w:rPr>
        <w:pPrChange w:id="4492" w:author="Eric Boisvert" w:date="2016-03-19T15:55:00Z">
          <w:pPr>
            <w:pStyle w:val="AnnexNumbered"/>
          </w:pPr>
        </w:pPrChange>
      </w:pPr>
      <w:ins w:id="4493"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Heading3"/>
        <w:rPr>
          <w:ins w:id="4494" w:author="Eric Boisvert" w:date="2016-03-20T16:17:00Z"/>
        </w:rPr>
        <w:pPrChange w:id="4495" w:author="Eric Boisvert" w:date="2016-03-20T16:21:00Z">
          <w:pPr/>
        </w:pPrChange>
      </w:pPr>
      <w:ins w:id="4496" w:author="Eric Boisvert" w:date="2016-03-20T16:17:00Z">
        <w:r>
          <w:t>Relative position</w:t>
        </w:r>
      </w:ins>
    </w:p>
    <w:p w14:paraId="0DEE8F10" w14:textId="77777777" w:rsidR="003954CF" w:rsidRDefault="003954CF" w:rsidP="0037299F">
      <w:pPr>
        <w:rPr>
          <w:ins w:id="4497" w:author="Eric Boisvert" w:date="2016-03-20T16:17:00Z"/>
        </w:rPr>
      </w:pPr>
    </w:p>
    <w:p w14:paraId="4A7C2997" w14:textId="18545DD3" w:rsidR="0037299F" w:rsidRDefault="00033D7C" w:rsidP="0037299F">
      <w:pPr>
        <w:rPr>
          <w:ins w:id="4498" w:author="Eric Boisvert" w:date="2016-03-20T16:09:00Z"/>
        </w:rPr>
      </w:pPr>
      <w:ins w:id="4499" w:author="Eric Boisvert" w:date="2016-03-20T15:55:00Z">
        <w:r>
          <w:t>A sampling feature located using relative coordinated SHALL be a 1D GM_Curve (each coordinate is a single value representing the distance from the beginning of the reference geometry)</w:t>
        </w:r>
      </w:ins>
      <w:ins w:id="4500" w:author="Eric Boisvert" w:date="2016-03-20T16:07:00Z">
        <w:r w:rsidR="0037299F">
          <w:t xml:space="preserve">.  </w:t>
        </w:r>
      </w:ins>
      <w:ins w:id="4501" w:author="Eric Boisvert" w:date="2016-03-20T16:09:00Z">
        <w:r w:rsidR="0037299F">
          <w:t xml:space="preserve">The unit of measure matches implicitly the unit of measure of the borehole’s shape CRS. </w:t>
        </w:r>
      </w:ins>
    </w:p>
    <w:p w14:paraId="69127C5D" w14:textId="5EE3212A" w:rsidR="00C45EEC" w:rsidRDefault="00C45EEC">
      <w:pPr>
        <w:rPr>
          <w:ins w:id="4502" w:author="Eric Boisvert" w:date="2016-03-20T16:04:00Z"/>
        </w:rPr>
        <w:pPrChange w:id="4503"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504"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4505" w:author="Eric Boisvert" w:date="2016-03-20T16:04:00Z"/>
                <w:rStyle w:val="requri"/>
                <w:rPrChange w:id="4506" w:author="Eric Boisvert" w:date="2016-03-25T17:35:00Z">
                  <w:rPr>
                    <w:ins w:id="4507" w:author="Eric Boisvert" w:date="2016-03-20T16:04:00Z"/>
                    <w:rStyle w:val="requri"/>
                    <w:b w:val="0"/>
                    <w:lang w:val="en-CA" w:eastAsia="en-AU"/>
                  </w:rPr>
                </w:rPrChange>
              </w:rPr>
            </w:pPr>
            <w:ins w:id="4508" w:author="Eric Boisvert" w:date="2016-03-20T16:04:00Z">
              <w:r w:rsidRPr="0043688E">
                <w:rPr>
                  <w:rStyle w:val="requri"/>
                  <w:rPrChange w:id="4509"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510" w:author="Eric Boisvert" w:date="2016-03-20T16:04:00Z"/>
                <w:rStyle w:val="reqtext"/>
                <w:lang w:val="en-CA"/>
              </w:rPr>
            </w:pPr>
            <w:ins w:id="4511" w:author="Eric Boisvert" w:date="2016-03-20T16:04:00Z">
              <w:r>
                <w:rPr>
                  <w:rStyle w:val="reqtext"/>
                  <w:lang w:val="en-CA"/>
                </w:rPr>
                <w:t xml:space="preserve">SF_SamplingFeature position (SF_SamplingFeature/shape or SF_Specimen/samplingLocation) </w:t>
              </w:r>
            </w:ins>
            <w:ins w:id="4512" w:author="Eric Boisvert" w:date="2016-03-20T16:15:00Z">
              <w:r w:rsidR="00B103E0">
                <w:rPr>
                  <w:rStyle w:val="reqtext"/>
                  <w:lang w:val="en-CA"/>
                </w:rPr>
                <w:t>srsDimension shall be 1</w:t>
              </w:r>
            </w:ins>
          </w:p>
        </w:tc>
      </w:tr>
    </w:tbl>
    <w:p w14:paraId="5E3DB500" w14:textId="77777777" w:rsidR="0037299F" w:rsidRDefault="0037299F">
      <w:pPr>
        <w:rPr>
          <w:ins w:id="4513" w:author="Eric Boisvert" w:date="2016-03-20T16:08:00Z"/>
        </w:rPr>
        <w:pPrChange w:id="4514" w:author="Eric Boisvert" w:date="2016-03-19T15:55:00Z">
          <w:pPr>
            <w:pStyle w:val="AnnexNumbered"/>
          </w:pPr>
        </w:pPrChange>
      </w:pPr>
    </w:p>
    <w:p w14:paraId="1193D959" w14:textId="5D14D3FF" w:rsidR="00033D7C" w:rsidRDefault="00033D7C">
      <w:pPr>
        <w:rPr>
          <w:ins w:id="4515" w:author="Eric Boisvert" w:date="2016-03-20T16:05:00Z"/>
        </w:rPr>
        <w:pPrChange w:id="4516" w:author="Eric Boisvert" w:date="2016-03-19T15:55:00Z">
          <w:pPr>
            <w:pStyle w:val="AnnexNumbered"/>
          </w:pPr>
        </w:pPrChange>
      </w:pPr>
      <w:ins w:id="4517" w:author="Eric Boisvert" w:date="2016-03-20T15:55:00Z">
        <w:r>
          <w:t>The CRS of the GM_Curve shall be the borehole shape (satisf</w:t>
        </w:r>
      </w:ins>
      <w:ins w:id="4518" w:author="Eric Boisvert" w:date="2016-03-20T15:59:00Z">
        <w:r>
          <w:t xml:space="preserve">ying </w:t>
        </w:r>
        <w:r w:rsidRPr="00033D7C">
          <w:t>/req/gs</w:t>
        </w:r>
        <w:r>
          <w:t>ml4-borehole/borehole-reference-</w:t>
        </w:r>
        <w:r w:rsidRPr="00033D7C">
          <w:t>geom</w:t>
        </w:r>
        <w:r>
          <w:t>)</w:t>
        </w:r>
      </w:ins>
      <w:ins w:id="4519" w:author="Eric Boisvert" w:date="2016-03-20T16:09:00Z">
        <w:r w:rsidR="00B103E0">
          <w:t>.</w:t>
        </w:r>
      </w:ins>
      <w:ins w:id="4520" w:author="Eric Boisvert" w:date="2016-03-26T15:05:00Z">
        <w:r w:rsidR="001C5A0E">
          <w:t xml:space="preserve">  The borehole</w:t>
        </w:r>
      </w:ins>
      <w:ins w:id="4521" w:author="Eric Boisvert" w:date="2016-03-26T15:06:00Z">
        <w:r w:rsidR="001C5A0E">
          <w:t xml:space="preserve"> shape</w:t>
        </w:r>
      </w:ins>
      <w:ins w:id="4522" w:author="Eric Boisvert" w:date="2016-03-26T15:05:00Z">
        <w:r w:rsidR="001C5A0E">
          <w:t xml:space="preserve"> shall be in the same instance (therefore, the srsName shall be in the form “#id”)</w:t>
        </w:r>
      </w:ins>
    </w:p>
    <w:p w14:paraId="231B93C8" w14:textId="77777777" w:rsidR="00C2740E" w:rsidRDefault="00C2740E">
      <w:pPr>
        <w:rPr>
          <w:ins w:id="4523" w:author="Eric Boisvert" w:date="2016-03-20T16:04:00Z"/>
        </w:rPr>
        <w:pPrChange w:id="4524"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525"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4526" w:author="Eric Boisvert" w:date="2016-03-20T16:05:00Z"/>
                <w:rStyle w:val="requri"/>
                <w:rPrChange w:id="4527" w:author="Eric Boisvert" w:date="2016-03-25T17:35:00Z">
                  <w:rPr>
                    <w:ins w:id="4528" w:author="Eric Boisvert" w:date="2016-03-20T16:05:00Z"/>
                    <w:rStyle w:val="requri"/>
                    <w:b w:val="0"/>
                    <w:lang w:val="en-CA" w:eastAsia="en-AU"/>
                  </w:rPr>
                </w:rPrChange>
              </w:rPr>
            </w:pPr>
            <w:ins w:id="4529" w:author="Eric Boisvert" w:date="2016-03-20T16:05:00Z">
              <w:r w:rsidRPr="0043688E">
                <w:rPr>
                  <w:rStyle w:val="requri"/>
                </w:rPr>
                <w:t>/req/gsml4xsd-geom-pos/</w:t>
              </w:r>
            </w:ins>
            <w:ins w:id="4530"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4531" w:author="Eric Boisvert" w:date="2016-03-20T16:05:00Z"/>
                <w:rStyle w:val="reqtext"/>
                <w:lang w:val="en-CA"/>
              </w:rPr>
            </w:pPr>
            <w:ins w:id="4532"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4533" w:author="Eric Boisvert" w:date="2016-03-26T15:05:00Z">
              <w:r w:rsidR="001C5A0E">
                <w:rPr>
                  <w:rStyle w:val="reqtext"/>
                  <w:lang w:val="en-CA"/>
                </w:rPr>
                <w:t xml:space="preserve">local </w:t>
              </w:r>
            </w:ins>
            <w:ins w:id="4534" w:author="Eric Boisvert" w:date="2016-03-20T16:05:00Z">
              <w:r w:rsidR="001F5FCD">
                <w:rPr>
                  <w:rStyle w:val="reqtext"/>
                  <w:lang w:val="en-CA"/>
                </w:rPr>
                <w:t>reference to the borehole</w:t>
              </w:r>
            </w:ins>
            <w:ins w:id="4535" w:author="Eric Boisvert" w:date="2016-03-20T16:06:00Z">
              <w:r w:rsidR="001F5FCD">
                <w:rPr>
                  <w:rStyle w:val="reqtext"/>
                  <w:lang w:val="en-CA"/>
                </w:rPr>
                <w:t xml:space="preserve"> shape.</w:t>
              </w:r>
            </w:ins>
          </w:p>
        </w:tc>
      </w:tr>
    </w:tbl>
    <w:p w14:paraId="47461501" w14:textId="77777777" w:rsidR="00C2740E" w:rsidRDefault="00C2740E">
      <w:pPr>
        <w:rPr>
          <w:ins w:id="4536" w:author="Eric Boisvert" w:date="2016-03-20T16:09:00Z"/>
        </w:rPr>
        <w:pPrChange w:id="4537"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538" w:author="Eric Boisvert" w:date="2016-03-20T16:58:00Z"/>
          <w:rFonts w:ascii="Courier New" w:hAnsi="Courier New" w:cs="Courier New"/>
          <w:b/>
          <w:bCs/>
          <w:color w:val="000000"/>
          <w:sz w:val="20"/>
          <w:szCs w:val="20"/>
          <w:highlight w:val="white"/>
          <w:lang w:val="en-CA" w:eastAsia="en-CA"/>
        </w:rPr>
      </w:pPr>
      <w:ins w:id="4539"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4540" w:author="Eric Boisvert" w:date="2016-03-20T16:58:00Z"/>
          <w:rFonts w:ascii="Courier New" w:hAnsi="Courier New" w:cs="Courier New"/>
          <w:b/>
          <w:bCs/>
          <w:color w:val="000000"/>
          <w:sz w:val="20"/>
          <w:szCs w:val="20"/>
          <w:highlight w:val="white"/>
          <w:lang w:val="en-CA" w:eastAsia="en-CA"/>
        </w:rPr>
      </w:pPr>
      <w:ins w:id="4541"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4542" w:author="Eric Boisvert" w:date="2016-03-20T16:58:00Z"/>
          <w:rFonts w:ascii="Courier New" w:hAnsi="Courier New" w:cs="Courier New"/>
          <w:b/>
          <w:bCs/>
          <w:color w:val="000000"/>
          <w:sz w:val="20"/>
          <w:szCs w:val="20"/>
          <w:highlight w:val="white"/>
          <w:lang w:val="en-CA" w:eastAsia="en-CA"/>
        </w:rPr>
      </w:pPr>
      <w:ins w:id="4543"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544" w:author="Eric Boisvert" w:date="2016-03-20T16:58:00Z"/>
          <w:rFonts w:ascii="Courier New" w:hAnsi="Courier New" w:cs="Courier New"/>
          <w:b/>
          <w:bCs/>
          <w:color w:val="000000"/>
          <w:sz w:val="20"/>
          <w:szCs w:val="20"/>
          <w:highlight w:val="white"/>
          <w:lang w:val="en-CA" w:eastAsia="en-CA"/>
        </w:rPr>
      </w:pPr>
      <w:ins w:id="4545"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4546" w:author="Eric Boisvert" w:date="2016-03-20T16:58:00Z"/>
          <w:rFonts w:ascii="Courier New" w:hAnsi="Courier New" w:cs="Courier New"/>
          <w:b/>
          <w:bCs/>
          <w:color w:val="000000"/>
          <w:sz w:val="20"/>
          <w:szCs w:val="20"/>
          <w:highlight w:val="white"/>
          <w:lang w:val="en-CA" w:eastAsia="en-CA"/>
        </w:rPr>
      </w:pPr>
      <w:ins w:id="4547"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548" w:author="Eric Boisvert" w:date="2016-03-20T16:58:00Z"/>
          <w:rFonts w:ascii="Courier New" w:hAnsi="Courier New" w:cs="Courier New"/>
          <w:b/>
          <w:bCs/>
          <w:color w:val="000000"/>
          <w:sz w:val="20"/>
          <w:szCs w:val="20"/>
          <w:highlight w:val="white"/>
          <w:lang w:val="en-CA" w:eastAsia="en-CA"/>
        </w:rPr>
      </w:pPr>
      <w:ins w:id="454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4550" w:author="Eric Boisvert" w:date="2016-03-20T16:58:00Z"/>
          <w:rFonts w:ascii="Courier New" w:hAnsi="Courier New" w:cs="Courier New"/>
          <w:b/>
          <w:bCs/>
          <w:color w:val="000000"/>
          <w:sz w:val="20"/>
          <w:szCs w:val="20"/>
          <w:highlight w:val="white"/>
          <w:lang w:val="en-CA" w:eastAsia="en-CA"/>
        </w:rPr>
      </w:pPr>
      <w:ins w:id="455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552" w:author="Eric Boisvert" w:date="2016-03-20T16:59:00Z">
        <w:r>
          <w:rPr>
            <w:rFonts w:ascii="Courier New" w:hAnsi="Courier New" w:cs="Courier New"/>
            <w:b/>
            <w:bCs/>
            <w:color w:val="8000FF"/>
            <w:sz w:val="20"/>
            <w:szCs w:val="20"/>
            <w:highlight w:val="white"/>
            <w:lang w:val="en-CA" w:eastAsia="en-CA"/>
          </w:rPr>
          <w:t>1</w:t>
        </w:r>
      </w:ins>
      <w:ins w:id="4553"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554" w:author="Eric Boisvert" w:date="2016-03-20T16:59:00Z">
        <w:r>
          <w:rPr>
            <w:rFonts w:ascii="Courier New" w:hAnsi="Courier New" w:cs="Courier New"/>
            <w:b/>
            <w:bCs/>
            <w:color w:val="8000FF"/>
            <w:sz w:val="20"/>
            <w:szCs w:val="20"/>
            <w:highlight w:val="white"/>
            <w:u w:val="single"/>
            <w:lang w:val="en-CA" w:eastAsia="en-CA"/>
          </w:rPr>
          <w:t>#bh1.shape</w:t>
        </w:r>
      </w:ins>
      <w:ins w:id="4555"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556" w:author="Eric Boisvert" w:date="2016-03-20T16:58:00Z"/>
          <w:rFonts w:ascii="Courier New" w:hAnsi="Courier New" w:cs="Courier New"/>
          <w:b/>
          <w:bCs/>
          <w:color w:val="000000"/>
          <w:sz w:val="20"/>
          <w:szCs w:val="20"/>
          <w:highlight w:val="white"/>
          <w:lang w:val="en-CA" w:eastAsia="en-CA"/>
        </w:rPr>
      </w:pPr>
      <w:ins w:id="4557"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558" w:author="Eric Boisvert" w:date="2016-03-20T16:58:00Z"/>
          <w:rFonts w:ascii="Courier New" w:hAnsi="Courier New" w:cs="Courier New"/>
          <w:b/>
          <w:bCs/>
          <w:color w:val="000000"/>
          <w:sz w:val="20"/>
          <w:szCs w:val="20"/>
          <w:highlight w:val="white"/>
          <w:lang w:val="en-CA" w:eastAsia="en-CA"/>
        </w:rPr>
      </w:pPr>
      <w:ins w:id="455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4560" w:author="Eric Boisvert" w:date="2016-03-20T16:58:00Z"/>
          <w:rFonts w:ascii="Courier New" w:hAnsi="Courier New" w:cs="Courier New"/>
          <w:b/>
          <w:bCs/>
          <w:color w:val="000000"/>
          <w:sz w:val="20"/>
          <w:szCs w:val="20"/>
          <w:highlight w:val="white"/>
          <w:lang w:val="en-CA" w:eastAsia="en-CA"/>
        </w:rPr>
      </w:pPr>
      <w:ins w:id="456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4562" w:author="Eric Boisvert" w:date="2016-03-20T16:58:00Z"/>
          <w:rFonts w:ascii="Courier New" w:hAnsi="Courier New" w:cs="Courier New"/>
          <w:b/>
          <w:bCs/>
          <w:color w:val="000000"/>
          <w:sz w:val="20"/>
          <w:szCs w:val="20"/>
          <w:highlight w:val="white"/>
          <w:lang w:val="en-CA" w:eastAsia="en-CA"/>
        </w:rPr>
      </w:pPr>
      <w:ins w:id="456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4564" w:author="Eric Boisvert" w:date="2016-03-20T16:58:00Z"/>
          <w:rFonts w:ascii="Courier New" w:hAnsi="Courier New" w:cs="Courier New"/>
          <w:b/>
          <w:bCs/>
          <w:color w:val="000000"/>
          <w:sz w:val="20"/>
          <w:szCs w:val="20"/>
          <w:highlight w:val="white"/>
          <w:lang w:val="en-CA" w:eastAsia="en-CA"/>
        </w:rPr>
      </w:pPr>
      <w:ins w:id="4565"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4566" w:author="Eric Boisvert" w:date="2016-03-20T16:58:00Z"/>
          <w:rFonts w:ascii="Courier New" w:hAnsi="Courier New" w:cs="Courier New"/>
          <w:b/>
          <w:bCs/>
          <w:color w:val="000000"/>
          <w:sz w:val="20"/>
          <w:szCs w:val="20"/>
          <w:highlight w:val="white"/>
          <w:lang w:val="en-CA" w:eastAsia="en-CA"/>
        </w:rPr>
      </w:pPr>
      <w:ins w:id="4567"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4568" w:author="Eric Boisvert" w:date="2016-03-20T16:58:00Z"/>
        </w:rPr>
      </w:pPr>
      <w:ins w:id="4569"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4570" w:author="Eric Boisvert" w:date="2016-03-19T15:54:00Z"/>
        </w:rPr>
        <w:pPrChange w:id="4571" w:author="Eric Boisvert" w:date="2016-03-19T15:55:00Z">
          <w:pPr>
            <w:pStyle w:val="AnnexNumbered"/>
          </w:pPr>
        </w:pPrChange>
      </w:pPr>
    </w:p>
    <w:p w14:paraId="51FBB6A5" w14:textId="292BBF16" w:rsidR="005413FE" w:rsidRDefault="005413FE">
      <w:pPr>
        <w:pStyle w:val="Heading2"/>
        <w:rPr>
          <w:ins w:id="4572" w:author="Eric Boisvert" w:date="2016-03-20T13:11:00Z"/>
        </w:rPr>
        <w:pPrChange w:id="4573" w:author="Eric Boisvert" w:date="2016-03-19T15:55:00Z">
          <w:pPr>
            <w:pStyle w:val="AnnexNumbered"/>
          </w:pPr>
        </w:pPrChange>
      </w:pPr>
      <w:ins w:id="4574" w:author="Eric Boisvert" w:date="2016-03-19T15:54:00Z">
        <w:r>
          <w:t xml:space="preserve">Relative borehole position </w:t>
        </w:r>
      </w:ins>
      <w:ins w:id="4575" w:author="Eric Boisvert" w:date="2016-03-19T17:07:00Z">
        <w:r w:rsidR="00E30DA0">
          <w:t>by parameter</w:t>
        </w:r>
      </w:ins>
    </w:p>
    <w:p w14:paraId="1D72826B" w14:textId="77777777" w:rsidR="00545E09" w:rsidRDefault="00545E09" w:rsidP="00545E09">
      <w:pPr>
        <w:rPr>
          <w:ins w:id="4576" w:author="Eric Boisvert" w:date="2016-03-20T16:22:00Z"/>
        </w:rPr>
      </w:pPr>
    </w:p>
    <w:p w14:paraId="17231232" w14:textId="00DB3DA3" w:rsidR="003954CF" w:rsidRDefault="003954CF" w:rsidP="003954CF">
      <w:pPr>
        <w:rPr>
          <w:ins w:id="4577" w:author="Eric Boisvert" w:date="2016-03-20T16:22:00Z"/>
        </w:rPr>
      </w:pPr>
      <w:ins w:id="4578"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579" w:author="Eric Boisvert" w:date="2016-03-20T16:24:00Z">
        <w:r>
          <w:t>GSML_Quantity</w:t>
        </w:r>
      </w:ins>
      <w:ins w:id="4580" w:author="Eric Boisvert" w:date="2016-03-20T16:26:00Z">
        <w:r>
          <w:t>R</w:t>
        </w:r>
      </w:ins>
      <w:ins w:id="4581" w:author="Eric Boisvert" w:date="2016-03-20T16:24:00Z">
        <w:r>
          <w:t>ange</w:t>
        </w:r>
      </w:ins>
      <w:ins w:id="4582" w:author="Eric Boisvert" w:date="2016-03-20T16:26:00Z">
        <w:r>
          <w:t xml:space="preserve"> (</w:t>
        </w:r>
        <w:r>
          <w:fldChar w:fldCharType="begin"/>
        </w:r>
        <w:r>
          <w:instrText xml:space="preserve"> REF _Ref446254520 \r \h </w:instrText>
        </w:r>
      </w:ins>
      <w:r>
        <w:fldChar w:fldCharType="separate"/>
      </w:r>
      <w:ins w:id="4583" w:author="Eric Boisvert" w:date="2016-03-20T16:26:00Z">
        <w:r>
          <w:t>8.4.6.5</w:t>
        </w:r>
        <w:r>
          <w:fldChar w:fldCharType="end"/>
        </w:r>
        <w:r>
          <w:t>)</w:t>
        </w:r>
      </w:ins>
      <w:ins w:id="4584" w:author="Eric Boisvert" w:date="2016-03-20T16:22:00Z">
        <w:r>
          <w:t xml:space="preserve"> to represent the position.  </w:t>
        </w:r>
      </w:ins>
      <w:ins w:id="4585" w:author="Eric Boisvert" w:date="2016-03-20T16:26:00Z">
        <w:r>
          <w:t xml:space="preserve">The value represents a relative interval along the </w:t>
        </w:r>
      </w:ins>
      <w:ins w:id="4586" w:author="Eric Boisvert" w:date="2016-03-20T16:30:00Z">
        <w:r w:rsidR="00495F38">
          <w:t>borehole path.</w:t>
        </w:r>
      </w:ins>
      <w:ins w:id="4587" w:author="Eric Boisvert" w:date="2016-03-20T16:36:00Z">
        <w:r w:rsidR="00495F38">
          <w:t xml:space="preserve">  This profile is suitable for </w:t>
        </w:r>
      </w:ins>
      <w:ins w:id="4588" w:author="Eric Boisvert" w:date="2016-03-20T16:37:00Z">
        <w:r w:rsidR="00D43BE2">
          <w:t>environments that do</w:t>
        </w:r>
      </w:ins>
      <w:ins w:id="4589" w:author="Eric Boisvert" w:date="2016-03-20T16:36:00Z">
        <w:r w:rsidR="00495F38">
          <w:t xml:space="preserve"> not have </w:t>
        </w:r>
      </w:ins>
      <w:ins w:id="4590" w:author="Eric Boisvert" w:date="2016-03-20T16:37:00Z">
        <w:r w:rsidR="00495F38">
          <w:t>geometry processing capabilities</w:t>
        </w:r>
        <w:r w:rsidR="00D43BE2">
          <w:t>.</w:t>
        </w:r>
      </w:ins>
    </w:p>
    <w:p w14:paraId="2D3CF8D7" w14:textId="77777777" w:rsidR="003954CF" w:rsidRDefault="003954CF" w:rsidP="00545E09">
      <w:pPr>
        <w:rPr>
          <w:ins w:id="4591"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592"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593" w:author="Eric Boisvert" w:date="2016-03-20T16:21:00Z"/>
                <w:rFonts w:eastAsia="MS Mincho"/>
                <w:b/>
                <w:sz w:val="22"/>
                <w:lang w:val="en-CA"/>
              </w:rPr>
            </w:pPr>
            <w:ins w:id="4594" w:author="Eric Boisvert" w:date="2016-03-20T16:21:00Z">
              <w:r w:rsidRPr="00D12552">
                <w:rPr>
                  <w:rFonts w:eastAsia="MS Mincho"/>
                  <w:b/>
                  <w:sz w:val="22"/>
                  <w:lang w:val="en-CA"/>
                </w:rPr>
                <w:t>Requirements Class</w:t>
              </w:r>
            </w:ins>
          </w:p>
        </w:tc>
      </w:tr>
      <w:tr w:rsidR="003954CF" w:rsidRPr="00D12552" w14:paraId="63EFFFBD" w14:textId="77777777" w:rsidTr="005941A0">
        <w:trPr>
          <w:ins w:id="4595"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596" w:author="Eric Boisvert" w:date="2016-03-20T16:21:00Z"/>
                <w:rFonts w:eastAsia="MS Mincho"/>
                <w:b/>
                <w:color w:val="FF0000"/>
                <w:sz w:val="22"/>
                <w:lang w:val="en-CA"/>
              </w:rPr>
            </w:pPr>
            <w:ins w:id="4597" w:author="Eric Boisvert" w:date="2016-03-20T16:21:00Z">
              <w:r>
                <w:rPr>
                  <w:rFonts w:eastAsia="MS Mincho"/>
                  <w:b/>
                  <w:color w:val="FF0000"/>
                  <w:sz w:val="22"/>
                  <w:lang w:val="en-CA"/>
                </w:rPr>
                <w:t>/req/gsml4xsd-param-pos</w:t>
              </w:r>
            </w:ins>
          </w:p>
        </w:tc>
      </w:tr>
      <w:tr w:rsidR="003954CF" w:rsidRPr="00D12552" w14:paraId="446E3E22" w14:textId="77777777" w:rsidTr="005941A0">
        <w:trPr>
          <w:ins w:id="4598"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599" w:author="Eric Boisvert" w:date="2016-03-20T16:21:00Z"/>
                <w:rFonts w:eastAsia="MS Mincho"/>
                <w:b/>
                <w:color w:val="FF0000"/>
                <w:sz w:val="22"/>
                <w:lang w:val="en-CA"/>
              </w:rPr>
            </w:pPr>
            <w:ins w:id="4600"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601" w:author="Eric Boisvert" w:date="2016-03-20T16:21:00Z"/>
                <w:rFonts w:eastAsia="MS Mincho"/>
                <w:lang w:val="en-CA"/>
              </w:rPr>
            </w:pPr>
            <w:ins w:id="4602" w:author="Eric Boisvert" w:date="2016-03-20T16:21:00Z">
              <w:r>
                <w:rPr>
                  <w:rFonts w:eastAsia="MS Mincho"/>
                  <w:lang w:val="en-CA"/>
                </w:rPr>
                <w:t>XML instance</w:t>
              </w:r>
            </w:ins>
          </w:p>
        </w:tc>
      </w:tr>
      <w:tr w:rsidR="003954CF" w:rsidRPr="00D12552" w14:paraId="1CBA9021" w14:textId="77777777" w:rsidTr="005941A0">
        <w:trPr>
          <w:ins w:id="4603"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604" w:author="Eric Boisvert" w:date="2016-03-20T16:21:00Z"/>
                <w:rFonts w:eastAsia="MS Mincho"/>
                <w:lang w:val="en-CA"/>
              </w:rPr>
            </w:pPr>
            <w:ins w:id="4605"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606" w:author="Eric Boisvert" w:date="2016-03-20T16:21:00Z"/>
                <w:rFonts w:eastAsia="MS Mincho"/>
                <w:lang w:val="en-CA"/>
              </w:rPr>
            </w:pPr>
            <w:ins w:id="4607" w:author="Eric Boisvert" w:date="2016-03-20T16:25:00Z">
              <w:r w:rsidRPr="003954CF">
                <w:rPr>
                  <w:rFonts w:eastAsia="MS Mincho"/>
                  <w:lang w:val="en-CA"/>
                </w:rPr>
                <w:t>/req/gsml4-basic/quantity_range_order</w:t>
              </w:r>
            </w:ins>
          </w:p>
        </w:tc>
      </w:tr>
      <w:tr w:rsidR="003954CF" w:rsidRPr="00D12552" w14:paraId="492CC08F" w14:textId="77777777" w:rsidTr="005941A0">
        <w:trPr>
          <w:ins w:id="4608"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609" w:author="Eric Boisvert" w:date="2016-03-20T16:21:00Z"/>
                <w:rFonts w:eastAsia="MS Mincho"/>
                <w:lang w:val="en-CA"/>
              </w:rPr>
            </w:pPr>
            <w:ins w:id="4610"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611" w:author="Eric Boisvert" w:date="2016-03-20T16:21:00Z"/>
                <w:rFonts w:eastAsia="MS Mincho"/>
                <w:lang w:val="en-CA"/>
              </w:rPr>
            </w:pPr>
            <w:ins w:id="4612" w:author="Eric Boisvert" w:date="2016-03-20T16:25:00Z">
              <w:r w:rsidRPr="003954CF">
                <w:rPr>
                  <w:rFonts w:eastAsia="MS Mincho"/>
                  <w:lang w:val="en-CA"/>
                </w:rPr>
                <w:t>/req/gsml4-basic/quantity-range-repeat</w:t>
              </w:r>
            </w:ins>
          </w:p>
        </w:tc>
      </w:tr>
      <w:tr w:rsidR="003954CF" w:rsidRPr="00D12552" w14:paraId="10D9B357" w14:textId="77777777" w:rsidTr="005941A0">
        <w:trPr>
          <w:ins w:id="4613"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614" w:author="Eric Boisvert" w:date="2016-03-20T16:21:00Z"/>
                <w:rFonts w:eastAsia="MS Mincho"/>
                <w:b/>
                <w:sz w:val="20"/>
                <w:szCs w:val="20"/>
                <w:lang w:val="en-CA"/>
              </w:rPr>
            </w:pPr>
            <w:ins w:id="4615"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616" w:author="Eric Boisvert" w:date="2016-03-20T16:21:00Z"/>
                <w:rFonts w:eastAsia="MS Mincho"/>
                <w:b/>
                <w:color w:val="FF0000"/>
                <w:sz w:val="22"/>
                <w:lang w:val="en-CA"/>
              </w:rPr>
            </w:pPr>
            <w:ins w:id="4617" w:author="Eric Boisvert" w:date="2016-03-20T16:21:00Z">
              <w:r>
                <w:rPr>
                  <w:rFonts w:eastAsia="MS Mincho"/>
                  <w:b/>
                  <w:color w:val="FF0000"/>
                  <w:sz w:val="22"/>
                  <w:lang w:val="en-CA"/>
                </w:rPr>
                <w:t>/req/gsml4xsd-</w:t>
              </w:r>
            </w:ins>
            <w:ins w:id="4618" w:author="Eric Boisvert" w:date="2016-03-20T16:22:00Z">
              <w:r>
                <w:rPr>
                  <w:rFonts w:eastAsia="MS Mincho"/>
                  <w:b/>
                  <w:color w:val="FF0000"/>
                  <w:sz w:val="22"/>
                  <w:lang w:val="en-CA"/>
                </w:rPr>
                <w:t>param</w:t>
              </w:r>
            </w:ins>
            <w:ins w:id="4619"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620" w:author="Eric Boisvert" w:date="2016-03-20T16:21:00Z"/>
                <w:rFonts w:eastAsia="MS Mincho"/>
                <w:i/>
                <w:lang w:val="en-CA"/>
              </w:rPr>
            </w:pPr>
          </w:p>
        </w:tc>
      </w:tr>
    </w:tbl>
    <w:p w14:paraId="59E2C058" w14:textId="77777777" w:rsidR="003954CF" w:rsidRDefault="003954CF" w:rsidP="00545E09">
      <w:pPr>
        <w:rPr>
          <w:ins w:id="4621" w:author="Eric Boisvert" w:date="2016-03-20T16:31:00Z"/>
        </w:rPr>
      </w:pPr>
    </w:p>
    <w:p w14:paraId="648DF395" w14:textId="327A234A" w:rsidR="00495F38" w:rsidRDefault="00495F38" w:rsidP="00545E09">
      <w:pPr>
        <w:rPr>
          <w:ins w:id="4622" w:author="Eric Boisvert" w:date="2016-03-20T15:25:00Z"/>
        </w:rPr>
      </w:pPr>
      <w:ins w:id="4623" w:author="Eric Boisvert" w:date="2016-03-20T16:31:00Z">
        <w:r>
          <w:t>The interval location is modelled as a om:</w:t>
        </w:r>
      </w:ins>
      <w:ins w:id="4624" w:author="Eric Boisvert" w:date="2016-03-20T16:35:00Z">
        <w:r>
          <w:t>NamedValue with a specific URI to signal that the parameter represent a</w:t>
        </w:r>
      </w:ins>
      <w:ins w:id="4625" w:author="Eric Boisvert" w:date="2016-03-20T16:36:00Z">
        <w:r>
          <w:t>n</w:t>
        </w:r>
      </w:ins>
      <w:ins w:id="4626" w:author="Eric Boisvert" w:date="2016-03-20T16:35:00Z">
        <w:r>
          <w:t xml:space="preserve"> interval location.</w:t>
        </w:r>
      </w:ins>
    </w:p>
    <w:p w14:paraId="5EED0AA8" w14:textId="29B00C4F" w:rsidR="00545E09" w:rsidRDefault="00545E09" w:rsidP="00545E09">
      <w:pPr>
        <w:rPr>
          <w:ins w:id="4627"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628"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629" w:author="Eric Boisvert" w:date="2016-03-20T15:25:00Z"/>
                <w:rStyle w:val="requri"/>
                <w:lang w:val="en-CA"/>
              </w:rPr>
            </w:pPr>
            <w:ins w:id="4630"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631" w:author="Eric Boisvert" w:date="2016-03-20T15:25:00Z"/>
                <w:rStyle w:val="reqtext"/>
                <w:lang w:val="en-CA"/>
              </w:rPr>
            </w:pPr>
            <w:ins w:id="4632" w:author="Eric Boisvert" w:date="2016-03-20T15:25:00Z">
              <w:r>
                <w:t xml:space="preserve">The xlink:href </w:t>
              </w:r>
            </w:ins>
            <w:ins w:id="4633" w:author="Eric Boisvert" w:date="2016-03-20T16:37:00Z">
              <w:r w:rsidR="00D43BE2">
                <w:t xml:space="preserve">of the om:name </w:t>
              </w:r>
            </w:ins>
            <w:ins w:id="4634" w:author="Eric Boisvert" w:date="2016-03-20T16:53:00Z">
              <w:r w:rsidR="00621DF4">
                <w:t xml:space="preserve">of the depth parameter </w:t>
              </w:r>
            </w:ins>
            <w:ins w:id="4635" w:author="Eric Boisvert" w:date="2016-03-20T16:37:00Z">
              <w:r w:rsidR="00D43BE2">
                <w:t xml:space="preserve">shall contain the value </w:t>
              </w:r>
            </w:ins>
            <w:ins w:id="4636"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637" w:author="Eric Boisvert" w:date="2016-03-20T16:38:00Z"/>
        </w:rPr>
      </w:pPr>
    </w:p>
    <w:p w14:paraId="66613AD2" w14:textId="37B69CF9" w:rsidR="00D43BE2" w:rsidRDefault="00D43BE2" w:rsidP="00545E09">
      <w:pPr>
        <w:rPr>
          <w:ins w:id="4638" w:author="Eric Boisvert" w:date="2016-03-20T16:41:00Z"/>
        </w:rPr>
      </w:pPr>
      <w:ins w:id="4639" w:author="Eric Boisvert" w:date="2016-03-20T16:38:00Z">
        <w:r>
          <w:t>The value shall be a GSML_QuantityRange and its lowe</w:t>
        </w:r>
      </w:ins>
      <w:ins w:id="4640" w:author="Eric Boisvert" w:date="2016-03-20T16:39:00Z">
        <w:r>
          <w:t>r</w:t>
        </w:r>
      </w:ins>
      <w:ins w:id="4641" w:author="Eric Boisvert" w:date="2016-03-20T16:38:00Z">
        <w:r>
          <w:t xml:space="preserve">Value shall correspond to the </w:t>
        </w:r>
      </w:ins>
      <w:ins w:id="4642" w:author="Eric Boisvert" w:date="2016-03-20T16:39:00Z">
        <w:r>
          <w:t xml:space="preserve">beginning of the interval </w:t>
        </w:r>
      </w:ins>
      <w:ins w:id="4643" w:author="Eric Boisvert" w:date="2016-03-20T16:38:00Z">
        <w:r>
          <w:t xml:space="preserve">and </w:t>
        </w:r>
      </w:ins>
      <w:ins w:id="4644" w:author="Eric Boisvert" w:date="2016-03-20T16:39:00Z">
        <w:r>
          <w:t>upper</w:t>
        </w:r>
      </w:ins>
      <w:ins w:id="4645" w:author="Eric Boisvert" w:date="2016-03-20T16:38:00Z">
        <w:r>
          <w:t>Value</w:t>
        </w:r>
      </w:ins>
      <w:ins w:id="4646" w:author="Eric Boisvert" w:date="2016-03-20T16:39:00Z">
        <w:r>
          <w:t xml:space="preserve"> shall correspond to </w:t>
        </w:r>
      </w:ins>
      <w:ins w:id="4647" w:author="Eric Boisvert" w:date="2016-03-20T16:40:00Z">
        <w:r>
          <w:t>the end of the interval.</w:t>
        </w:r>
      </w:ins>
      <w:ins w:id="4648" w:author="Eric Boisvert" w:date="2016-03-20T16:38:00Z">
        <w:r>
          <w:t xml:space="preserve"> </w:t>
        </w:r>
      </w:ins>
    </w:p>
    <w:p w14:paraId="192F24C1" w14:textId="77777777" w:rsidR="00D43BE2" w:rsidRDefault="00D43BE2" w:rsidP="00545E09">
      <w:pPr>
        <w:rPr>
          <w:ins w:id="4649"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650"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651" w:author="Eric Boisvert" w:date="2016-03-20T15:25:00Z"/>
                <w:rStyle w:val="requri"/>
                <w:lang w:val="en-CA"/>
              </w:rPr>
            </w:pPr>
            <w:ins w:id="4652"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653" w:author="Eric Boisvert" w:date="2016-03-20T15:25:00Z"/>
                <w:rStyle w:val="reqtext"/>
                <w:lang w:val="en-CA"/>
              </w:rPr>
            </w:pPr>
            <w:ins w:id="4654" w:author="Eric Boisvert" w:date="2016-03-20T16:51:00Z">
              <w:r>
                <w:t xml:space="preserve">The value of om:NamedValue shall be a GSML_QuantityRange with </w:t>
              </w:r>
            </w:ins>
            <w:ins w:id="4655"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656" w:author="Eric Boisvert" w:date="2016-03-20T16:41:00Z"/>
        </w:rPr>
      </w:pPr>
    </w:p>
    <w:p w14:paraId="40A1BD68" w14:textId="69CBE86A" w:rsidR="00D43BE2" w:rsidRDefault="00621DF4" w:rsidP="00545E09">
      <w:pPr>
        <w:rPr>
          <w:ins w:id="4657" w:author="Eric Boisvert" w:date="2016-03-20T16:50:00Z"/>
        </w:rPr>
      </w:pPr>
      <w:ins w:id="4658" w:author="Eric Boisvert" w:date="2016-03-20T16:48:00Z">
        <w:r>
          <w:t>An optional reference to a GM_Curve SHALL be made using a om:Named</w:t>
        </w:r>
      </w:ins>
      <w:ins w:id="4659"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660"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661" w:author="Eric Boisvert" w:date="2016-03-20T16:51:00Z"/>
                <w:rStyle w:val="requri"/>
                <w:lang w:val="en-CA"/>
              </w:rPr>
            </w:pPr>
            <w:ins w:id="4662"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663" w:author="Eric Boisvert" w:date="2016-03-20T16:51:00Z"/>
                <w:rStyle w:val="reqtext"/>
                <w:lang w:val="en-CA"/>
              </w:rPr>
            </w:pPr>
            <w:ins w:id="4664" w:author="Eric Boisvert" w:date="2016-03-20T16:52:00Z">
              <w:r w:rsidRPr="00621DF4">
                <w:t>The xlink:href of the om:name</w:t>
              </w:r>
              <w:r>
                <w:t xml:space="preserve"> of the reference elevation parameters</w:t>
              </w:r>
              <w:r w:rsidRPr="00621DF4">
                <w:t xml:space="preserve"> shall contain the value “http://www.opengis.net/gsml4/def/param/</w:t>
              </w:r>
            </w:ins>
            <w:ins w:id="4665" w:author="Eric Boisvert" w:date="2016-03-20T16:53:00Z">
              <w:r>
                <w:t>reference-geometry</w:t>
              </w:r>
            </w:ins>
            <w:ins w:id="4666" w:author="Eric Boisvert" w:date="2016-03-20T16:52:00Z">
              <w:r w:rsidRPr="00621DF4">
                <w:t>”</w:t>
              </w:r>
            </w:ins>
          </w:p>
        </w:tc>
      </w:tr>
    </w:tbl>
    <w:p w14:paraId="379BA9BF" w14:textId="77777777" w:rsidR="00621DF4" w:rsidRDefault="00621DF4" w:rsidP="00545E09">
      <w:pPr>
        <w:rPr>
          <w:ins w:id="4667" w:author="Eric Boisvert" w:date="2016-03-20T17:01:00Z"/>
        </w:rPr>
      </w:pPr>
    </w:p>
    <w:p w14:paraId="54B34228" w14:textId="77777777" w:rsidR="00A13A17" w:rsidRDefault="00A13A17" w:rsidP="00A13A17">
      <w:pPr>
        <w:autoSpaceDE w:val="0"/>
        <w:autoSpaceDN w:val="0"/>
        <w:adjustRightInd w:val="0"/>
        <w:spacing w:after="0"/>
        <w:rPr>
          <w:ins w:id="4668" w:author="Eric Boisvert" w:date="2016-03-20T17:01:00Z"/>
          <w:rFonts w:ascii="Courier New" w:hAnsi="Courier New" w:cs="Courier New"/>
          <w:b/>
          <w:bCs/>
          <w:color w:val="000000"/>
          <w:sz w:val="20"/>
          <w:szCs w:val="20"/>
          <w:highlight w:val="white"/>
          <w:lang w:val="en-CA" w:eastAsia="en-CA"/>
        </w:rPr>
      </w:pPr>
      <w:ins w:id="4669"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4670" w:author="Eric Boisvert" w:date="2016-03-20T17:01:00Z"/>
          <w:rFonts w:ascii="Courier New" w:hAnsi="Courier New" w:cs="Courier New"/>
          <w:b/>
          <w:bCs/>
          <w:color w:val="000000"/>
          <w:sz w:val="20"/>
          <w:szCs w:val="20"/>
          <w:highlight w:val="white"/>
          <w:lang w:val="en-CA" w:eastAsia="en-CA"/>
        </w:rPr>
      </w:pPr>
      <w:ins w:id="4671"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4672" w:author="Eric Boisvert" w:date="2016-03-20T17:01:00Z"/>
          <w:rFonts w:ascii="Courier New" w:hAnsi="Courier New" w:cs="Courier New"/>
          <w:b/>
          <w:bCs/>
          <w:color w:val="000000"/>
          <w:sz w:val="20"/>
          <w:szCs w:val="20"/>
          <w:highlight w:val="white"/>
          <w:lang w:val="en-CA" w:eastAsia="en-CA"/>
        </w:rPr>
      </w:pPr>
      <w:ins w:id="4673"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674" w:author="Eric Boisvert" w:date="2016-03-20T17:01:00Z"/>
          <w:rFonts w:ascii="Courier New" w:hAnsi="Courier New" w:cs="Courier New"/>
          <w:b/>
          <w:bCs/>
          <w:color w:val="000000"/>
          <w:sz w:val="20"/>
          <w:szCs w:val="20"/>
          <w:highlight w:val="white"/>
          <w:lang w:val="en-CA" w:eastAsia="en-CA"/>
        </w:rPr>
      </w:pPr>
      <w:ins w:id="4675"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4676" w:author="Eric Boisvert" w:date="2016-03-20T17:01:00Z"/>
          <w:rFonts w:ascii="Courier New" w:hAnsi="Courier New" w:cs="Courier New"/>
          <w:b/>
          <w:bCs/>
          <w:color w:val="000000"/>
          <w:sz w:val="20"/>
          <w:szCs w:val="20"/>
          <w:highlight w:val="white"/>
          <w:lang w:val="en-CA" w:eastAsia="en-CA"/>
        </w:rPr>
      </w:pPr>
      <w:ins w:id="467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678" w:author="Eric Boisvert" w:date="2016-03-20T17:01:00Z"/>
          <w:rFonts w:ascii="Courier New" w:hAnsi="Courier New" w:cs="Courier New"/>
          <w:b/>
          <w:bCs/>
          <w:color w:val="000000"/>
          <w:sz w:val="20"/>
          <w:szCs w:val="20"/>
          <w:highlight w:val="white"/>
          <w:lang w:val="en-CA" w:eastAsia="en-CA"/>
        </w:rPr>
      </w:pPr>
      <w:ins w:id="467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4680" w:author="Eric Boisvert" w:date="2016-03-20T17:01:00Z"/>
          <w:rFonts w:ascii="Courier New" w:hAnsi="Courier New" w:cs="Courier New"/>
          <w:b/>
          <w:bCs/>
          <w:color w:val="000000"/>
          <w:sz w:val="20"/>
          <w:szCs w:val="20"/>
          <w:highlight w:val="white"/>
          <w:lang w:val="en-CA" w:eastAsia="en-CA"/>
        </w:rPr>
      </w:pPr>
      <w:ins w:id="468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4682" w:author="Eric Boisvert" w:date="2016-03-20T17:01:00Z"/>
          <w:rFonts w:ascii="Courier New" w:hAnsi="Courier New" w:cs="Courier New"/>
          <w:b/>
          <w:bCs/>
          <w:color w:val="000000"/>
          <w:sz w:val="20"/>
          <w:szCs w:val="20"/>
          <w:highlight w:val="white"/>
          <w:lang w:val="en-CA" w:eastAsia="en-CA"/>
        </w:rPr>
      </w:pPr>
      <w:ins w:id="468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684" w:author="Eric Boisvert" w:date="2016-03-20T17:01:00Z"/>
          <w:rFonts w:ascii="Courier New" w:hAnsi="Courier New" w:cs="Courier New"/>
          <w:b/>
          <w:bCs/>
          <w:color w:val="000000"/>
          <w:sz w:val="20"/>
          <w:szCs w:val="20"/>
          <w:highlight w:val="white"/>
          <w:lang w:val="en-CA" w:eastAsia="en-CA"/>
        </w:rPr>
      </w:pPr>
      <w:ins w:id="468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4686" w:author="Eric Boisvert" w:date="2016-03-20T17:01:00Z"/>
          <w:rFonts w:ascii="Courier New" w:hAnsi="Courier New" w:cs="Courier New"/>
          <w:b/>
          <w:bCs/>
          <w:color w:val="000000"/>
          <w:sz w:val="20"/>
          <w:szCs w:val="20"/>
          <w:highlight w:val="white"/>
          <w:lang w:val="en-CA" w:eastAsia="en-CA"/>
        </w:rPr>
      </w:pPr>
      <w:ins w:id="468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4688" w:author="Eric Boisvert" w:date="2016-03-20T17:01:00Z"/>
          <w:rFonts w:ascii="Courier New" w:hAnsi="Courier New" w:cs="Courier New"/>
          <w:b/>
          <w:bCs/>
          <w:color w:val="000000"/>
          <w:sz w:val="20"/>
          <w:szCs w:val="20"/>
          <w:highlight w:val="white"/>
          <w:lang w:val="en-CA" w:eastAsia="en-CA"/>
        </w:rPr>
      </w:pPr>
      <w:ins w:id="468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690" w:author="Eric Boisvert" w:date="2016-03-20T17:01:00Z"/>
          <w:rFonts w:ascii="Courier New" w:hAnsi="Courier New" w:cs="Courier New"/>
          <w:b/>
          <w:bCs/>
          <w:color w:val="000000"/>
          <w:sz w:val="20"/>
          <w:szCs w:val="20"/>
          <w:highlight w:val="white"/>
          <w:lang w:val="en-CA" w:eastAsia="en-CA"/>
        </w:rPr>
      </w:pPr>
      <w:ins w:id="4691"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692" w:author="Eric Boisvert" w:date="2016-03-20T17:01:00Z"/>
          <w:rFonts w:ascii="Courier New" w:hAnsi="Courier New" w:cs="Courier New"/>
          <w:b/>
          <w:bCs/>
          <w:color w:val="000000"/>
          <w:sz w:val="20"/>
          <w:szCs w:val="20"/>
          <w:highlight w:val="white"/>
          <w:lang w:val="en-CA" w:eastAsia="en-CA"/>
        </w:rPr>
      </w:pPr>
      <w:ins w:id="469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694" w:author="Eric Boisvert" w:date="2016-03-20T17:01:00Z"/>
          <w:rFonts w:ascii="Courier New" w:hAnsi="Courier New" w:cs="Courier New"/>
          <w:b/>
          <w:bCs/>
          <w:color w:val="000000"/>
          <w:sz w:val="20"/>
          <w:szCs w:val="20"/>
          <w:highlight w:val="white"/>
          <w:lang w:val="en-CA" w:eastAsia="en-CA"/>
        </w:rPr>
      </w:pPr>
      <w:ins w:id="469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696" w:author="Eric Boisvert" w:date="2016-03-20T17:01:00Z"/>
          <w:rFonts w:ascii="Courier New" w:hAnsi="Courier New" w:cs="Courier New"/>
          <w:b/>
          <w:bCs/>
          <w:color w:val="000000"/>
          <w:sz w:val="20"/>
          <w:szCs w:val="20"/>
          <w:highlight w:val="white"/>
          <w:lang w:val="en-CA" w:eastAsia="en-CA"/>
        </w:rPr>
      </w:pPr>
      <w:ins w:id="469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4698" w:author="Eric Boisvert" w:date="2016-03-20T17:01:00Z"/>
          <w:rFonts w:ascii="Courier New" w:hAnsi="Courier New" w:cs="Courier New"/>
          <w:b/>
          <w:bCs/>
          <w:color w:val="000000"/>
          <w:sz w:val="20"/>
          <w:szCs w:val="20"/>
          <w:highlight w:val="white"/>
          <w:lang w:val="en-CA" w:eastAsia="en-CA"/>
        </w:rPr>
      </w:pPr>
      <w:ins w:id="469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4700" w:author="Eric Boisvert" w:date="2016-03-20T17:01:00Z"/>
          <w:rFonts w:ascii="Courier New" w:hAnsi="Courier New" w:cs="Courier New"/>
          <w:b/>
          <w:bCs/>
          <w:color w:val="000000"/>
          <w:sz w:val="20"/>
          <w:szCs w:val="20"/>
          <w:highlight w:val="white"/>
          <w:lang w:val="en-CA" w:eastAsia="en-CA"/>
        </w:rPr>
      </w:pPr>
      <w:ins w:id="470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4702" w:author="Eric Boisvert" w:date="2016-03-20T17:01:00Z"/>
          <w:rFonts w:ascii="Courier New" w:hAnsi="Courier New" w:cs="Courier New"/>
          <w:b/>
          <w:bCs/>
          <w:color w:val="000000"/>
          <w:sz w:val="20"/>
          <w:szCs w:val="20"/>
          <w:highlight w:val="white"/>
          <w:lang w:val="en-CA" w:eastAsia="en-CA"/>
        </w:rPr>
      </w:pPr>
      <w:ins w:id="470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4704" w:author="Eric Boisvert" w:date="2016-03-20T17:01:00Z"/>
          <w:rFonts w:ascii="Courier New" w:hAnsi="Courier New" w:cs="Courier New"/>
          <w:b/>
          <w:bCs/>
          <w:color w:val="000000"/>
          <w:sz w:val="20"/>
          <w:szCs w:val="20"/>
          <w:highlight w:val="white"/>
          <w:lang w:val="en-CA" w:eastAsia="en-CA"/>
        </w:rPr>
      </w:pPr>
      <w:ins w:id="470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4706" w:author="Eric Boisvert" w:date="2016-03-20T17:01:00Z"/>
          <w:rFonts w:ascii="Courier New" w:hAnsi="Courier New" w:cs="Courier New"/>
          <w:b/>
          <w:bCs/>
          <w:color w:val="000000"/>
          <w:sz w:val="20"/>
          <w:szCs w:val="20"/>
          <w:highlight w:val="white"/>
          <w:lang w:val="en-CA" w:eastAsia="en-CA"/>
        </w:rPr>
      </w:pPr>
      <w:ins w:id="470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4708" w:author="Eric Boisvert" w:date="2016-03-20T17:01:00Z"/>
          <w:rFonts w:ascii="Courier New" w:hAnsi="Courier New" w:cs="Courier New"/>
          <w:b/>
          <w:bCs/>
          <w:color w:val="000000"/>
          <w:sz w:val="20"/>
          <w:szCs w:val="20"/>
          <w:highlight w:val="white"/>
          <w:lang w:val="en-CA" w:eastAsia="en-CA"/>
        </w:rPr>
      </w:pPr>
      <w:ins w:id="470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710" w:author="Eric Boisvert" w:date="2016-03-20T17:01:00Z"/>
          <w:rFonts w:ascii="Courier New" w:hAnsi="Courier New" w:cs="Courier New"/>
          <w:b/>
          <w:bCs/>
          <w:color w:val="000000"/>
          <w:sz w:val="20"/>
          <w:szCs w:val="20"/>
          <w:highlight w:val="white"/>
          <w:lang w:val="en-CA" w:eastAsia="en-CA"/>
        </w:rPr>
      </w:pPr>
      <w:ins w:id="471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712" w:author="Eric Boisvert" w:date="2016-03-20T17:01:00Z"/>
          <w:rFonts w:ascii="Courier New" w:hAnsi="Courier New" w:cs="Courier New"/>
          <w:b/>
          <w:bCs/>
          <w:color w:val="000000"/>
          <w:sz w:val="20"/>
          <w:szCs w:val="20"/>
          <w:highlight w:val="white"/>
          <w:lang w:val="en-CA" w:eastAsia="en-CA"/>
        </w:rPr>
      </w:pPr>
      <w:ins w:id="471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4714" w:author="Eric Boisvert" w:date="2016-03-20T17:01:00Z"/>
          <w:rFonts w:ascii="Courier New" w:hAnsi="Courier New" w:cs="Courier New"/>
          <w:b/>
          <w:bCs/>
          <w:color w:val="000000"/>
          <w:sz w:val="20"/>
          <w:szCs w:val="20"/>
          <w:highlight w:val="white"/>
          <w:lang w:val="en-CA" w:eastAsia="en-CA"/>
        </w:rPr>
      </w:pPr>
      <w:ins w:id="471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4716" w:author="Eric Boisvert" w:date="2016-03-20T17:01:00Z"/>
          <w:rFonts w:ascii="Courier New" w:hAnsi="Courier New" w:cs="Courier New"/>
          <w:b/>
          <w:bCs/>
          <w:color w:val="000000"/>
          <w:sz w:val="20"/>
          <w:szCs w:val="20"/>
          <w:highlight w:val="white"/>
          <w:lang w:val="en-CA" w:eastAsia="en-CA"/>
        </w:rPr>
      </w:pPr>
      <w:ins w:id="471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4718" w:author="Eric Boisvert" w:date="2016-03-20T17:01:00Z"/>
          <w:rFonts w:ascii="Courier New" w:hAnsi="Courier New" w:cs="Courier New"/>
          <w:b/>
          <w:bCs/>
          <w:color w:val="000000"/>
          <w:sz w:val="20"/>
          <w:szCs w:val="20"/>
          <w:highlight w:val="white"/>
          <w:lang w:val="en-CA" w:eastAsia="en-CA"/>
        </w:rPr>
      </w:pPr>
      <w:ins w:id="4719"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4720" w:author="Eric Boisvert" w:date="2016-03-20T17:01:00Z"/>
          <w:rFonts w:ascii="Courier New" w:hAnsi="Courier New" w:cs="Courier New"/>
          <w:b/>
          <w:bCs/>
          <w:color w:val="000000"/>
          <w:sz w:val="20"/>
          <w:szCs w:val="20"/>
          <w:highlight w:val="white"/>
          <w:lang w:val="en-CA" w:eastAsia="en-CA"/>
        </w:rPr>
      </w:pPr>
      <w:ins w:id="4721"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4722" w:author="Eric Boisvert" w:date="2016-03-20T17:01:00Z"/>
          <w:rFonts w:ascii="Courier New" w:hAnsi="Courier New" w:cs="Courier New"/>
          <w:color w:val="0000FF"/>
          <w:sz w:val="20"/>
          <w:szCs w:val="20"/>
          <w:lang w:val="en-CA" w:eastAsia="en-CA"/>
        </w:rPr>
      </w:pPr>
      <w:ins w:id="4723"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4724" w:author="Eric Boisvert" w:date="2016-03-20T15:25:00Z"/>
        </w:rPr>
      </w:pPr>
    </w:p>
    <w:p w14:paraId="409AAE1C" w14:textId="64DB9C27" w:rsidR="005413FE" w:rsidRDefault="005413FE">
      <w:pPr>
        <w:pStyle w:val="Heading2"/>
        <w:rPr>
          <w:ins w:id="4725" w:author="Eric Boisvert" w:date="2016-03-19T15:54:00Z"/>
        </w:rPr>
        <w:pPrChange w:id="4726" w:author="Eric Boisvert" w:date="2016-03-19T15:55:00Z">
          <w:pPr>
            <w:pStyle w:val="AnnexNumbered"/>
          </w:pPr>
        </w:pPrChange>
      </w:pPr>
      <w:ins w:id="4727" w:author="Eric Boisvert" w:date="2016-03-19T15:54:00Z">
        <w:r>
          <w:t>Linear Reference bore</w:t>
        </w:r>
      </w:ins>
      <w:ins w:id="4728" w:author="Eric Boisvert" w:date="2016-03-20T16:53:00Z">
        <w:r w:rsidR="00621DF4">
          <w:t>ho</w:t>
        </w:r>
      </w:ins>
      <w:ins w:id="4729" w:author="Eric Boisvert" w:date="2016-03-19T15:54:00Z">
        <w:r>
          <w:t>le position profile</w:t>
        </w:r>
      </w:ins>
    </w:p>
    <w:p w14:paraId="433EED12" w14:textId="77777777" w:rsidR="005413FE" w:rsidRPr="005413FE" w:rsidRDefault="005413FE">
      <w:pPr>
        <w:rPr>
          <w:lang w:val="en-CA"/>
        </w:rPr>
        <w:pPrChange w:id="4730" w:author="Eric Boisvert" w:date="2016-03-19T15:54:00Z">
          <w:pPr>
            <w:pStyle w:val="Heading1"/>
          </w:pPr>
        </w:pPrChange>
      </w:pPr>
    </w:p>
    <w:p w14:paraId="3258FCE6" w14:textId="7821FD86" w:rsidR="00D9216E" w:rsidRDefault="00D9216E" w:rsidP="00D9216E">
      <w:pPr>
        <w:rPr>
          <w:ins w:id="4731" w:author="Eric Boisvert" w:date="2016-03-20T17:01:00Z"/>
        </w:rPr>
      </w:pPr>
      <w:ins w:id="4732"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733" w:author="Eric Boisvert" w:date="2016-03-20T17:02:00Z">
        <w:r>
          <w:t>ISO-19148 Linear Referencing</w:t>
        </w:r>
      </w:ins>
      <w:ins w:id="4734" w:author="Eric Boisvert" w:date="2016-03-20T17:01:00Z">
        <w:r>
          <w:t xml:space="preserve"> (</w:t>
        </w:r>
      </w:ins>
      <w:ins w:id="4735" w:author="Eric Boisvert" w:date="2016-03-20T17:02:00Z">
        <w:r>
          <w:t xml:space="preserve">GML 3.3 OGC 10-129r1 </w:t>
        </w:r>
      </w:ins>
      <w:ins w:id="4736" w:author="Eric Boisvert" w:date="2016-03-20T17:01:00Z">
        <w:r>
          <w:fldChar w:fldCharType="begin"/>
        </w:r>
        <w:r>
          <w:instrText xml:space="preserve"> REF _Ref446254520 \r \h </w:instrText>
        </w:r>
      </w:ins>
      <w:ins w:id="4737" w:author="Eric Boisvert" w:date="2016-03-20T17:01:00Z">
        <w:r>
          <w:fldChar w:fldCharType="separate"/>
        </w:r>
      </w:ins>
      <w:ins w:id="4738" w:author="Eric Boisvert" w:date="2016-03-20T17:02:00Z">
        <w:r>
          <w:t>Clause</w:t>
        </w:r>
      </w:ins>
      <w:ins w:id="4739" w:author="Eric Boisvert" w:date="2016-03-20T17:01:00Z">
        <w:r>
          <w:fldChar w:fldCharType="end"/>
        </w:r>
      </w:ins>
      <w:ins w:id="4740" w:author="Eric Boisvert" w:date="2016-03-20T17:03:00Z">
        <w:r>
          <w:t xml:space="preserve"> 9</w:t>
        </w:r>
      </w:ins>
      <w:ins w:id="4741" w:author="Eric Boisvert" w:date="2016-03-20T17:01:00Z">
        <w:r>
          <w:t xml:space="preserve">) to represent the position.  </w:t>
        </w:r>
      </w:ins>
      <w:ins w:id="4742" w:author="Eric Boisvert" w:date="2016-03-20T17:03:00Z">
        <w:r>
          <w:t>Linear Refer</w:t>
        </w:r>
      </w:ins>
      <w:ins w:id="4743"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744"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745"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746" w:author="Eric Boisvert" w:date="2016-03-20T17:01:00Z"/>
                <w:rFonts w:eastAsia="MS Mincho"/>
                <w:b/>
                <w:sz w:val="22"/>
                <w:lang w:val="en-CA"/>
              </w:rPr>
            </w:pPr>
            <w:ins w:id="4747" w:author="Eric Boisvert" w:date="2016-03-20T17:01:00Z">
              <w:r w:rsidRPr="00D12552">
                <w:rPr>
                  <w:rFonts w:eastAsia="MS Mincho"/>
                  <w:b/>
                  <w:sz w:val="22"/>
                  <w:lang w:val="en-CA"/>
                </w:rPr>
                <w:t>Requirements Class</w:t>
              </w:r>
            </w:ins>
          </w:p>
        </w:tc>
      </w:tr>
      <w:tr w:rsidR="00D9216E" w:rsidRPr="00D12552" w14:paraId="56341F14" w14:textId="77777777" w:rsidTr="005941A0">
        <w:trPr>
          <w:ins w:id="4748"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749" w:author="Eric Boisvert" w:date="2016-03-20T17:01:00Z"/>
                <w:rFonts w:eastAsia="MS Mincho"/>
                <w:b/>
                <w:color w:val="FF0000"/>
                <w:sz w:val="22"/>
                <w:lang w:val="en-CA"/>
              </w:rPr>
            </w:pPr>
            <w:ins w:id="4750" w:author="Eric Boisvert" w:date="2016-03-20T17:01:00Z">
              <w:r>
                <w:rPr>
                  <w:rFonts w:eastAsia="MS Mincho"/>
                  <w:b/>
                  <w:color w:val="FF0000"/>
                  <w:sz w:val="22"/>
                  <w:lang w:val="en-CA"/>
                </w:rPr>
                <w:t>/req/gsml4xsd-</w:t>
              </w:r>
            </w:ins>
            <w:ins w:id="4751" w:author="Eric Boisvert" w:date="2016-03-20T17:03:00Z">
              <w:r>
                <w:rPr>
                  <w:rFonts w:eastAsia="MS Mincho"/>
                  <w:b/>
                  <w:color w:val="FF0000"/>
                  <w:sz w:val="22"/>
                  <w:lang w:val="en-CA"/>
                </w:rPr>
                <w:t>linref</w:t>
              </w:r>
            </w:ins>
            <w:ins w:id="4752" w:author="Eric Boisvert" w:date="2016-03-20T17:01:00Z">
              <w:r>
                <w:rPr>
                  <w:rFonts w:eastAsia="MS Mincho"/>
                  <w:b/>
                  <w:color w:val="FF0000"/>
                  <w:sz w:val="22"/>
                  <w:lang w:val="en-CA"/>
                </w:rPr>
                <w:t>-pos</w:t>
              </w:r>
            </w:ins>
          </w:p>
        </w:tc>
      </w:tr>
      <w:tr w:rsidR="00D9216E" w:rsidRPr="00D12552" w14:paraId="3E54FB8A" w14:textId="77777777" w:rsidTr="005941A0">
        <w:trPr>
          <w:ins w:id="4753"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754" w:author="Eric Boisvert" w:date="2016-03-20T17:01:00Z"/>
                <w:rFonts w:eastAsia="MS Mincho"/>
                <w:b/>
                <w:color w:val="FF0000"/>
                <w:sz w:val="22"/>
                <w:lang w:val="en-CA"/>
              </w:rPr>
            </w:pPr>
            <w:ins w:id="4755"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756" w:author="Eric Boisvert" w:date="2016-03-20T17:01:00Z"/>
                <w:rFonts w:eastAsia="MS Mincho"/>
                <w:lang w:val="en-CA"/>
              </w:rPr>
            </w:pPr>
            <w:ins w:id="4757" w:author="Eric Boisvert" w:date="2016-03-20T17:01:00Z">
              <w:r>
                <w:rPr>
                  <w:rFonts w:eastAsia="MS Mincho"/>
                  <w:lang w:val="en-CA"/>
                </w:rPr>
                <w:t>XML instance</w:t>
              </w:r>
            </w:ins>
          </w:p>
        </w:tc>
      </w:tr>
      <w:tr w:rsidR="00D9216E" w:rsidRPr="00D12552" w14:paraId="42EBBE98" w14:textId="77777777" w:rsidTr="005941A0">
        <w:trPr>
          <w:ins w:id="4758"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759" w:author="Eric Boisvert" w:date="2016-03-20T17:01:00Z"/>
                <w:rFonts w:eastAsia="MS Mincho"/>
                <w:lang w:val="en-CA"/>
              </w:rPr>
            </w:pPr>
            <w:ins w:id="4760"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761" w:author="Eric Boisvert" w:date="2016-03-20T17:01:00Z"/>
                <w:rFonts w:eastAsia="MS Mincho"/>
                <w:lang w:val="en-CA"/>
              </w:rPr>
            </w:pPr>
            <w:ins w:id="4762" w:author="Eric Boisvert" w:date="2016-03-20T17:01:00Z">
              <w:r w:rsidRPr="003954CF">
                <w:rPr>
                  <w:rFonts w:eastAsia="MS Mincho"/>
                  <w:lang w:val="en-CA"/>
                </w:rPr>
                <w:t>/req/gsml4-basic/quantity_range_order</w:t>
              </w:r>
            </w:ins>
          </w:p>
        </w:tc>
      </w:tr>
      <w:tr w:rsidR="00D9216E" w:rsidRPr="00D12552" w14:paraId="1E5EF5B4" w14:textId="77777777" w:rsidTr="005941A0">
        <w:trPr>
          <w:ins w:id="4763"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764" w:author="Eric Boisvert" w:date="2016-03-20T17:01:00Z"/>
                <w:rFonts w:eastAsia="MS Mincho"/>
                <w:lang w:val="en-CA"/>
              </w:rPr>
            </w:pPr>
            <w:ins w:id="4765"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766" w:author="Eric Boisvert" w:date="2016-03-20T17:01:00Z"/>
                <w:rFonts w:eastAsia="MS Mincho"/>
                <w:lang w:val="en-CA"/>
              </w:rPr>
            </w:pPr>
            <w:ins w:id="4767" w:author="Eric Boisvert" w:date="2016-03-20T17:01:00Z">
              <w:r w:rsidRPr="003954CF">
                <w:rPr>
                  <w:rFonts w:eastAsia="MS Mincho"/>
                  <w:lang w:val="en-CA"/>
                </w:rPr>
                <w:t>/req/gsml4-basic/quantity-range-repeat</w:t>
              </w:r>
            </w:ins>
          </w:p>
        </w:tc>
      </w:tr>
      <w:tr w:rsidR="00D9216E" w:rsidRPr="00D12552" w14:paraId="1E1DCCE2" w14:textId="77777777" w:rsidTr="005941A0">
        <w:trPr>
          <w:ins w:id="4768"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769" w:author="Eric Boisvert" w:date="2016-03-20T17:01:00Z"/>
                <w:rFonts w:eastAsia="MS Mincho"/>
                <w:b/>
                <w:sz w:val="20"/>
                <w:szCs w:val="20"/>
                <w:lang w:val="en-CA"/>
              </w:rPr>
            </w:pPr>
            <w:ins w:id="4770"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771" w:author="Eric Boisvert" w:date="2016-03-20T17:01:00Z"/>
                <w:rFonts w:eastAsia="MS Mincho"/>
                <w:b/>
                <w:color w:val="FF0000"/>
                <w:sz w:val="22"/>
                <w:lang w:val="en-CA"/>
              </w:rPr>
            </w:pPr>
            <w:ins w:id="4772" w:author="Eric Boisvert" w:date="2016-03-20T17:01:00Z">
              <w:r>
                <w:rPr>
                  <w:rFonts w:eastAsia="MS Mincho"/>
                  <w:b/>
                  <w:color w:val="FF0000"/>
                  <w:sz w:val="22"/>
                  <w:lang w:val="en-CA"/>
                </w:rPr>
                <w:t>/req/gsml4xsd-</w:t>
              </w:r>
            </w:ins>
            <w:ins w:id="4773" w:author="Eric Boisvert" w:date="2016-03-20T17:06:00Z">
              <w:r>
                <w:rPr>
                  <w:rFonts w:eastAsia="MS Mincho"/>
                  <w:b/>
                  <w:color w:val="FF0000"/>
                  <w:sz w:val="22"/>
                  <w:lang w:val="en-CA"/>
                </w:rPr>
                <w:t>linref</w:t>
              </w:r>
            </w:ins>
            <w:ins w:id="4774"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4775" w:author="Eric Boisvert" w:date="2016-03-20T17:01:00Z"/>
                <w:rFonts w:eastAsia="MS Mincho"/>
                <w:i/>
                <w:lang w:val="en-CA"/>
              </w:rPr>
            </w:pPr>
          </w:p>
        </w:tc>
      </w:tr>
    </w:tbl>
    <w:p w14:paraId="7849BF8F" w14:textId="77777777" w:rsidR="00D9216E" w:rsidRDefault="00D9216E" w:rsidP="00D9216E">
      <w:pPr>
        <w:rPr>
          <w:ins w:id="4776" w:author="Eric Boisvert" w:date="2016-03-20T17:01:00Z"/>
        </w:rPr>
      </w:pPr>
    </w:p>
    <w:p w14:paraId="071FF2A1" w14:textId="77777777" w:rsidR="005A5C41" w:rsidRDefault="005941A0" w:rsidP="00B31486">
      <w:pPr>
        <w:rPr>
          <w:ins w:id="4777" w:author="Eric Boisvert" w:date="2016-03-20T17:14:00Z"/>
          <w:color w:val="FF0000"/>
          <w:lang w:val="en-CA"/>
        </w:rPr>
      </w:pPr>
      <w:ins w:id="4778" w:author="Eric Boisvert" w:date="2016-03-20T17:06:00Z">
        <w:r>
          <w:rPr>
            <w:color w:val="FF0000"/>
            <w:lang w:val="en-CA"/>
          </w:rPr>
          <w:t xml:space="preserve">GML 3.3 (OGC 10-129r1) provides an XML encoding for ISO19148 Linear Referencing.  This can be used to </w:t>
        </w:r>
      </w:ins>
      <w:ins w:id="4779"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4780" w:author="Eric Boisvert" w:date="2016-03-20T17:12:00Z">
        <w:r w:rsidR="005A5C41">
          <w:rPr>
            <w:color w:val="FF0000"/>
            <w:lang w:val="en-CA"/>
          </w:rPr>
          <w:t>“inte</w:t>
        </w:r>
      </w:ins>
      <w:ins w:id="4781" w:author="Eric Boisvert" w:date="2016-03-20T17:13:00Z">
        <w:r w:rsidR="005A5C41">
          <w:rPr>
            <w:color w:val="FF0000"/>
            <w:lang w:val="en-CA"/>
          </w:rPr>
          <w:t xml:space="preserve">rpolative” location, normally used to address location on a street network, but could be used for surveyed boreholes, composed </w:t>
        </w:r>
      </w:ins>
      <w:ins w:id="4782" w:author="Eric Boisvert" w:date="2016-03-20T17:14:00Z">
        <w:r w:rsidR="005A5C41">
          <w:rPr>
            <w:color w:val="FF0000"/>
            <w:lang w:val="en-CA"/>
          </w:rPr>
          <w:t>of</w:t>
        </w:r>
      </w:ins>
      <w:ins w:id="4783" w:author="Eric Boisvert" w:date="2016-03-20T17:13:00Z">
        <w:r w:rsidR="005A5C41">
          <w:rPr>
            <w:color w:val="FF0000"/>
            <w:lang w:val="en-CA"/>
          </w:rPr>
          <w:t xml:space="preserve"> tropari</w:t>
        </w:r>
      </w:ins>
      <w:ins w:id="4784"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4785" w:author="Eric Boisvert" w:date="2016-03-20T17:47:00Z"/>
          <w:color w:val="FF0000"/>
          <w:lang w:val="en-CA"/>
        </w:rPr>
      </w:pPr>
      <w:ins w:id="4786" w:author="Eric Boisvert" w:date="2016-03-20T17:13:00Z">
        <w:r>
          <w:rPr>
            <w:color w:val="FF0000"/>
            <w:lang w:val="en-CA"/>
          </w:rPr>
          <w:t xml:space="preserve"> </w:t>
        </w:r>
      </w:ins>
      <w:ins w:id="4787" w:author="Eric Boisvert" w:date="2016-03-20T17:46:00Z">
        <w:r w:rsidR="008E24DF">
          <w:rPr>
            <w:color w:val="FF0000"/>
            <w:lang w:val="en-CA"/>
          </w:rPr>
          <w:t>Linear Refering explicitly identifies the reference geometry</w:t>
        </w:r>
      </w:ins>
      <w:ins w:id="4788" w:author="Eric Boisvert" w:date="2016-03-20T17:47:00Z">
        <w:r w:rsidR="008E24DF">
          <w:rPr>
            <w:color w:val="FF0000"/>
            <w:lang w:val="en-CA"/>
          </w:rPr>
          <w:t xml:space="preserve"> in the LinearElement</w:t>
        </w:r>
      </w:ins>
      <w:ins w:id="4789" w:author="Eric Boisvert" w:date="2016-03-20T17:48:00Z">
        <w:r w:rsidR="008E24DF">
          <w:rPr>
            <w:color w:val="FF0000"/>
            <w:lang w:val="en-CA"/>
          </w:rPr>
          <w:t xml:space="preserve">.  Since ISO19148 PositionExpression only supports a single Distance value, the encoding requires two </w:t>
        </w:r>
      </w:ins>
      <w:ins w:id="4790" w:author="Eric Boisvert" w:date="2016-03-20T17:47:00Z">
        <w:r w:rsidR="008E24DF">
          <w:rPr>
            <w:color w:val="FF0000"/>
            <w:lang w:val="en-CA"/>
          </w:rPr>
          <w:t xml:space="preserve"> </w:t>
        </w:r>
      </w:ins>
      <w:ins w:id="4791" w:author="Eric Boisvert" w:date="2016-03-20T17:50:00Z">
        <w:r w:rsidR="008E24DF">
          <w:rPr>
            <w:color w:val="FF0000"/>
            <w:lang w:val="en-CA"/>
          </w:rPr>
          <w:t>om:NamedValue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4792"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4793" w:author="Eric Boisvert" w:date="2016-03-20T17:47:00Z"/>
                <w:rStyle w:val="requri"/>
                <w:lang w:val="en-CA"/>
              </w:rPr>
            </w:pPr>
            <w:ins w:id="4794" w:author="Eric Boisvert" w:date="2016-03-20T17:47:00Z">
              <w:r>
                <w:rPr>
                  <w:rStyle w:val="requri"/>
                  <w:lang w:val="en-CA"/>
                </w:rPr>
                <w:t>/req/gsml4xsd-</w:t>
              </w:r>
            </w:ins>
            <w:ins w:id="4795" w:author="Eric Boisvert" w:date="2016-03-20T17:50:00Z">
              <w:r>
                <w:rPr>
                  <w:rStyle w:val="requri"/>
                  <w:lang w:val="en-CA"/>
                </w:rPr>
                <w:t>linref</w:t>
              </w:r>
            </w:ins>
            <w:ins w:id="4796" w:author="Eric Boisvert" w:date="2016-03-20T17:47:00Z">
              <w:r w:rsidRPr="00495F38">
                <w:rPr>
                  <w:rStyle w:val="requri"/>
                  <w:lang w:val="en-CA"/>
                </w:rPr>
                <w:t>-pos</w:t>
              </w:r>
              <w:r>
                <w:rPr>
                  <w:rStyle w:val="requri"/>
                  <w:lang w:val="en-CA"/>
                </w:rPr>
                <w:t>/</w:t>
              </w:r>
            </w:ins>
            <w:ins w:id="4797"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4798" w:author="Eric Boisvert" w:date="2016-03-20T17:47:00Z"/>
                <w:rStyle w:val="reqtext"/>
                <w:lang w:val="en-CA"/>
              </w:rPr>
            </w:pPr>
            <w:ins w:id="4799" w:author="Eric Boisvert" w:date="2016-03-20T17:47:00Z">
              <w:r>
                <w:t xml:space="preserve">The xlink:href of the om:name of the </w:t>
              </w:r>
            </w:ins>
            <w:ins w:id="4800" w:author="Eric Boisvert" w:date="2016-03-20T17:52:00Z">
              <w:r>
                <w:t>start of the interval</w:t>
              </w:r>
            </w:ins>
            <w:ins w:id="4801" w:author="Eric Boisvert" w:date="2016-03-20T17:47:00Z">
              <w:r>
                <w:t xml:space="preserve"> parameter </w:t>
              </w:r>
            </w:ins>
            <w:ins w:id="4802" w:author="Eric Boisvert" w:date="2016-03-20T17:52:00Z">
              <w:r>
                <w:t>SHALL</w:t>
              </w:r>
            </w:ins>
            <w:ins w:id="4803" w:author="Eric Boisvert" w:date="2016-03-20T17:47:00Z">
              <w:r>
                <w:t xml:space="preserve"> contain the value “</w:t>
              </w:r>
            </w:ins>
            <w:ins w:id="4804" w:author="Eric Boisvert" w:date="2016-03-20T17:51:00Z">
              <w:r w:rsidRPr="008E24DF">
                <w:t>http://www.opengis</w:t>
              </w:r>
              <w:r>
                <w:t>.net/gsml4/def/param/linearRefFrom</w:t>
              </w:r>
            </w:ins>
            <w:ins w:id="4805" w:author="Eric Boisvert" w:date="2016-03-20T17:47:00Z">
              <w:r>
                <w:t>”</w:t>
              </w:r>
            </w:ins>
          </w:p>
        </w:tc>
      </w:tr>
    </w:tbl>
    <w:p w14:paraId="15EBDEE0" w14:textId="77777777" w:rsidR="008E24DF" w:rsidRDefault="008E24DF" w:rsidP="00B31486">
      <w:pPr>
        <w:rPr>
          <w:ins w:id="4806"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4807"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4808" w:author="Eric Boisvert" w:date="2016-03-20T17:51:00Z"/>
                <w:rStyle w:val="requri"/>
                <w:lang w:val="en-CA"/>
              </w:rPr>
            </w:pPr>
            <w:ins w:id="4809"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4810" w:author="Eric Boisvert" w:date="2016-03-20T17:51:00Z"/>
                <w:rStyle w:val="reqtext"/>
                <w:lang w:val="en-CA"/>
              </w:rPr>
            </w:pPr>
            <w:ins w:id="4811" w:author="Eric Boisvert" w:date="2016-03-20T17:51:00Z">
              <w:r>
                <w:t xml:space="preserve">The xlink:href of the om:name </w:t>
              </w:r>
            </w:ins>
            <w:ins w:id="4812" w:author="Eric Boisvert" w:date="2016-03-20T17:52:00Z">
              <w:r>
                <w:t>of the end of the interval</w:t>
              </w:r>
            </w:ins>
            <w:ins w:id="4813"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4814" w:author="Eric Boisvert" w:date="2016-03-20T17:52:00Z"/>
          <w:color w:val="FF0000"/>
          <w:lang w:val="en-CA"/>
        </w:rPr>
      </w:pPr>
    </w:p>
    <w:p w14:paraId="42B3446C" w14:textId="77777777" w:rsidR="008E24DF" w:rsidRDefault="008E24DF" w:rsidP="00B31486">
      <w:pPr>
        <w:rPr>
          <w:ins w:id="4815" w:author="Eric Boisvert" w:date="2016-03-20T17:47:00Z"/>
          <w:color w:val="FF0000"/>
          <w:lang w:val="en-CA"/>
        </w:rPr>
      </w:pPr>
    </w:p>
    <w:p w14:paraId="563F46F1" w14:textId="77777777" w:rsidR="008E24DF" w:rsidRDefault="008E24DF" w:rsidP="00B31486">
      <w:pPr>
        <w:rPr>
          <w:ins w:id="4816" w:author="Eric Boisvert" w:date="2016-03-20T17:45:00Z"/>
          <w:color w:val="FF0000"/>
          <w:lang w:val="en-CA"/>
        </w:rPr>
      </w:pPr>
    </w:p>
    <w:p w14:paraId="3C020A16" w14:textId="77777777" w:rsidR="00D06F70" w:rsidRDefault="00D06F70" w:rsidP="00D06F70">
      <w:pPr>
        <w:autoSpaceDE w:val="0"/>
        <w:autoSpaceDN w:val="0"/>
        <w:adjustRightInd w:val="0"/>
        <w:spacing w:after="0"/>
        <w:rPr>
          <w:ins w:id="4817" w:author="Eric Boisvert" w:date="2016-03-20T17:45:00Z"/>
          <w:rFonts w:ascii="Courier New" w:hAnsi="Courier New" w:cs="Courier New"/>
          <w:b/>
          <w:bCs/>
          <w:color w:val="000000"/>
          <w:sz w:val="20"/>
          <w:szCs w:val="20"/>
          <w:highlight w:val="white"/>
          <w:lang w:val="en-CA" w:eastAsia="en-CA"/>
        </w:rPr>
      </w:pPr>
      <w:ins w:id="4818"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4819" w:author="Eric Boisvert" w:date="2016-03-20T17:45:00Z"/>
          <w:rFonts w:ascii="Courier New" w:hAnsi="Courier New" w:cs="Courier New"/>
          <w:b/>
          <w:bCs/>
          <w:color w:val="000000"/>
          <w:sz w:val="20"/>
          <w:szCs w:val="20"/>
          <w:highlight w:val="white"/>
          <w:lang w:val="en-CA" w:eastAsia="en-CA"/>
        </w:rPr>
      </w:pPr>
      <w:ins w:id="4820"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4821" w:author="Eric Boisvert" w:date="2016-03-20T17:45:00Z"/>
          <w:rFonts w:ascii="Courier New" w:hAnsi="Courier New" w:cs="Courier New"/>
          <w:b/>
          <w:bCs/>
          <w:color w:val="000000"/>
          <w:sz w:val="20"/>
          <w:szCs w:val="20"/>
          <w:highlight w:val="white"/>
          <w:lang w:val="en-CA" w:eastAsia="en-CA"/>
        </w:rPr>
      </w:pPr>
      <w:ins w:id="4822"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4823" w:author="Eric Boisvert" w:date="2016-03-20T17:45:00Z"/>
          <w:rFonts w:ascii="Courier New" w:hAnsi="Courier New" w:cs="Courier New"/>
          <w:b/>
          <w:bCs/>
          <w:color w:val="000000"/>
          <w:sz w:val="20"/>
          <w:szCs w:val="20"/>
          <w:highlight w:val="white"/>
          <w:lang w:val="en-CA" w:eastAsia="en-CA"/>
        </w:rPr>
      </w:pPr>
      <w:ins w:id="4824"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4825" w:author="Eric Boisvert" w:date="2016-03-20T17:45:00Z"/>
          <w:rFonts w:ascii="Courier New" w:hAnsi="Courier New" w:cs="Courier New"/>
          <w:b/>
          <w:bCs/>
          <w:color w:val="000000"/>
          <w:sz w:val="20"/>
          <w:szCs w:val="20"/>
          <w:highlight w:val="white"/>
          <w:lang w:val="en-CA" w:eastAsia="en-CA"/>
        </w:rPr>
      </w:pPr>
      <w:ins w:id="48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4827" w:author="Eric Boisvert" w:date="2016-03-20T17:45:00Z"/>
          <w:rFonts w:ascii="Courier New" w:hAnsi="Courier New" w:cs="Courier New"/>
          <w:b/>
          <w:bCs/>
          <w:color w:val="000000"/>
          <w:sz w:val="20"/>
          <w:szCs w:val="20"/>
          <w:highlight w:val="white"/>
          <w:lang w:val="en-CA" w:eastAsia="en-CA"/>
        </w:rPr>
      </w:pPr>
      <w:ins w:id="48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4829" w:author="Eric Boisvert" w:date="2016-03-20T17:45:00Z"/>
          <w:rFonts w:ascii="Courier New" w:hAnsi="Courier New" w:cs="Courier New"/>
          <w:b/>
          <w:bCs/>
          <w:color w:val="000000"/>
          <w:sz w:val="20"/>
          <w:szCs w:val="20"/>
          <w:highlight w:val="white"/>
          <w:lang w:val="en-CA" w:eastAsia="en-CA"/>
        </w:rPr>
      </w:pPr>
      <w:ins w:id="48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4831" w:author="Eric Boisvert" w:date="2016-03-20T17:45:00Z"/>
          <w:rFonts w:ascii="Courier New" w:hAnsi="Courier New" w:cs="Courier New"/>
          <w:b/>
          <w:bCs/>
          <w:color w:val="000000"/>
          <w:sz w:val="20"/>
          <w:szCs w:val="20"/>
          <w:highlight w:val="white"/>
          <w:lang w:val="en-CA" w:eastAsia="en-CA"/>
        </w:rPr>
      </w:pPr>
      <w:ins w:id="48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4833" w:author="Eric Boisvert" w:date="2016-03-20T17:45:00Z"/>
          <w:rFonts w:ascii="Courier New" w:hAnsi="Courier New" w:cs="Courier New"/>
          <w:b/>
          <w:bCs/>
          <w:color w:val="000000"/>
          <w:sz w:val="20"/>
          <w:szCs w:val="20"/>
          <w:highlight w:val="white"/>
          <w:lang w:val="en-CA" w:eastAsia="en-CA"/>
        </w:rPr>
      </w:pPr>
      <w:ins w:id="48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4835" w:author="Eric Boisvert" w:date="2016-03-20T17:45:00Z"/>
          <w:rFonts w:ascii="Courier New" w:hAnsi="Courier New" w:cs="Courier New"/>
          <w:b/>
          <w:bCs/>
          <w:color w:val="000000"/>
          <w:sz w:val="20"/>
          <w:szCs w:val="20"/>
          <w:highlight w:val="white"/>
          <w:lang w:val="en-CA" w:eastAsia="en-CA"/>
        </w:rPr>
      </w:pPr>
      <w:ins w:id="48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4837" w:author="Eric Boisvert" w:date="2016-03-20T17:45:00Z"/>
          <w:rFonts w:ascii="Courier New" w:hAnsi="Courier New" w:cs="Courier New"/>
          <w:b/>
          <w:bCs/>
          <w:color w:val="000000"/>
          <w:sz w:val="20"/>
          <w:szCs w:val="20"/>
          <w:highlight w:val="white"/>
          <w:lang w:val="en-CA" w:eastAsia="en-CA"/>
        </w:rPr>
      </w:pPr>
      <w:ins w:id="48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4839" w:author="Eric Boisvert" w:date="2016-03-20T17:45:00Z"/>
          <w:rFonts w:ascii="Courier New" w:hAnsi="Courier New" w:cs="Courier New"/>
          <w:b/>
          <w:bCs/>
          <w:color w:val="000000"/>
          <w:sz w:val="20"/>
          <w:szCs w:val="20"/>
          <w:highlight w:val="white"/>
          <w:lang w:val="en-CA" w:eastAsia="en-CA"/>
        </w:rPr>
      </w:pPr>
      <w:ins w:id="48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4841" w:author="Eric Boisvert" w:date="2016-03-20T17:45:00Z"/>
          <w:rFonts w:ascii="Courier New" w:hAnsi="Courier New" w:cs="Courier New"/>
          <w:b/>
          <w:bCs/>
          <w:color w:val="000000"/>
          <w:sz w:val="20"/>
          <w:szCs w:val="20"/>
          <w:highlight w:val="white"/>
          <w:lang w:val="en-CA" w:eastAsia="en-CA"/>
        </w:rPr>
      </w:pPr>
      <w:ins w:id="484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4843" w:author="Eric Boisvert" w:date="2016-03-20T17:45:00Z"/>
          <w:rFonts w:ascii="Courier New" w:hAnsi="Courier New" w:cs="Courier New"/>
          <w:b/>
          <w:bCs/>
          <w:color w:val="000000"/>
          <w:sz w:val="20"/>
          <w:szCs w:val="20"/>
          <w:highlight w:val="white"/>
          <w:lang w:val="en-CA" w:eastAsia="en-CA"/>
        </w:rPr>
      </w:pPr>
      <w:ins w:id="484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4845" w:author="Eric Boisvert" w:date="2016-03-20T17:45:00Z"/>
          <w:rFonts w:ascii="Courier New" w:hAnsi="Courier New" w:cs="Courier New"/>
          <w:b/>
          <w:bCs/>
          <w:color w:val="000000"/>
          <w:sz w:val="20"/>
          <w:szCs w:val="20"/>
          <w:highlight w:val="white"/>
          <w:lang w:val="en-CA" w:eastAsia="en-CA"/>
        </w:rPr>
      </w:pPr>
      <w:ins w:id="484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4847" w:author="Eric Boisvert" w:date="2016-03-20T17:45:00Z"/>
          <w:rFonts w:ascii="Courier New" w:hAnsi="Courier New" w:cs="Courier New"/>
          <w:b/>
          <w:bCs/>
          <w:color w:val="000000"/>
          <w:sz w:val="20"/>
          <w:szCs w:val="20"/>
          <w:highlight w:val="white"/>
          <w:lang w:val="en-CA" w:eastAsia="en-CA"/>
        </w:rPr>
      </w:pPr>
      <w:ins w:id="484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4849" w:author="Eric Boisvert" w:date="2016-03-20T17:45:00Z"/>
          <w:rFonts w:ascii="Courier New" w:hAnsi="Courier New" w:cs="Courier New"/>
          <w:b/>
          <w:bCs/>
          <w:color w:val="000000"/>
          <w:sz w:val="20"/>
          <w:szCs w:val="20"/>
          <w:highlight w:val="white"/>
          <w:lang w:val="en-CA" w:eastAsia="en-CA"/>
        </w:rPr>
      </w:pPr>
      <w:ins w:id="485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4851" w:author="Eric Boisvert" w:date="2016-03-20T17:45:00Z"/>
          <w:rFonts w:ascii="Courier New" w:hAnsi="Courier New" w:cs="Courier New"/>
          <w:b/>
          <w:bCs/>
          <w:color w:val="000000"/>
          <w:sz w:val="20"/>
          <w:szCs w:val="20"/>
          <w:highlight w:val="white"/>
          <w:lang w:val="en-CA" w:eastAsia="en-CA"/>
        </w:rPr>
      </w:pPr>
      <w:ins w:id="485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4853" w:author="Eric Boisvert" w:date="2016-03-20T17:45:00Z"/>
          <w:rFonts w:ascii="Courier New" w:hAnsi="Courier New" w:cs="Courier New"/>
          <w:b/>
          <w:bCs/>
          <w:color w:val="000000"/>
          <w:sz w:val="20"/>
          <w:szCs w:val="20"/>
          <w:highlight w:val="white"/>
          <w:lang w:val="en-CA" w:eastAsia="en-CA"/>
        </w:rPr>
      </w:pPr>
      <w:ins w:id="48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4855" w:author="Eric Boisvert" w:date="2016-03-20T17:45:00Z"/>
          <w:rFonts w:ascii="Courier New" w:hAnsi="Courier New" w:cs="Courier New"/>
          <w:b/>
          <w:bCs/>
          <w:color w:val="000000"/>
          <w:sz w:val="20"/>
          <w:szCs w:val="20"/>
          <w:highlight w:val="white"/>
          <w:lang w:val="en-CA" w:eastAsia="en-CA"/>
        </w:rPr>
      </w:pPr>
      <w:ins w:id="48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4857" w:author="Eric Boisvert" w:date="2016-03-20T17:45:00Z"/>
          <w:rFonts w:ascii="Courier New" w:hAnsi="Courier New" w:cs="Courier New"/>
          <w:b/>
          <w:bCs/>
          <w:color w:val="000000"/>
          <w:sz w:val="20"/>
          <w:szCs w:val="20"/>
          <w:highlight w:val="white"/>
          <w:lang w:val="en-CA" w:eastAsia="en-CA"/>
        </w:rPr>
      </w:pPr>
      <w:ins w:id="4858"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4859" w:author="Eric Boisvert" w:date="2016-03-20T17:45:00Z"/>
          <w:rFonts w:ascii="Courier New" w:hAnsi="Courier New" w:cs="Courier New"/>
          <w:b/>
          <w:bCs/>
          <w:color w:val="000000"/>
          <w:sz w:val="20"/>
          <w:szCs w:val="20"/>
          <w:highlight w:val="white"/>
          <w:lang w:val="en-CA" w:eastAsia="en-CA"/>
        </w:rPr>
      </w:pPr>
      <w:ins w:id="48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4861" w:author="Eric Boisvert" w:date="2016-03-20T17:45:00Z"/>
          <w:rFonts w:ascii="Courier New" w:hAnsi="Courier New" w:cs="Courier New"/>
          <w:b/>
          <w:bCs/>
          <w:color w:val="000000"/>
          <w:sz w:val="20"/>
          <w:szCs w:val="20"/>
          <w:highlight w:val="white"/>
          <w:lang w:val="en-CA" w:eastAsia="en-CA"/>
        </w:rPr>
      </w:pPr>
      <w:ins w:id="48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4863" w:author="Eric Boisvert" w:date="2016-03-20T17:45:00Z"/>
          <w:rFonts w:ascii="Courier New" w:hAnsi="Courier New" w:cs="Courier New"/>
          <w:b/>
          <w:bCs/>
          <w:color w:val="000000"/>
          <w:sz w:val="20"/>
          <w:szCs w:val="20"/>
          <w:highlight w:val="white"/>
          <w:lang w:val="en-CA" w:eastAsia="en-CA"/>
        </w:rPr>
      </w:pPr>
      <w:ins w:id="48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4865" w:author="Eric Boisvert" w:date="2016-03-20T17:45:00Z"/>
          <w:rFonts w:ascii="Courier New" w:hAnsi="Courier New" w:cs="Courier New"/>
          <w:b/>
          <w:bCs/>
          <w:color w:val="000000"/>
          <w:sz w:val="20"/>
          <w:szCs w:val="20"/>
          <w:highlight w:val="white"/>
          <w:lang w:val="en-CA" w:eastAsia="en-CA"/>
        </w:rPr>
      </w:pPr>
      <w:ins w:id="48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4867" w:author="Eric Boisvert" w:date="2016-03-20T17:45:00Z"/>
          <w:rFonts w:ascii="Courier New" w:hAnsi="Courier New" w:cs="Courier New"/>
          <w:b/>
          <w:bCs/>
          <w:color w:val="000000"/>
          <w:sz w:val="20"/>
          <w:szCs w:val="20"/>
          <w:highlight w:val="white"/>
          <w:lang w:val="en-CA" w:eastAsia="en-CA"/>
        </w:rPr>
      </w:pPr>
      <w:ins w:id="48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4869" w:author="Eric Boisvert" w:date="2016-03-20T17:45:00Z"/>
          <w:rFonts w:ascii="Courier New" w:hAnsi="Courier New" w:cs="Courier New"/>
          <w:b/>
          <w:bCs/>
          <w:color w:val="000000"/>
          <w:sz w:val="20"/>
          <w:szCs w:val="20"/>
          <w:highlight w:val="white"/>
          <w:lang w:val="en-CA" w:eastAsia="en-CA"/>
        </w:rPr>
      </w:pPr>
      <w:ins w:id="48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4871" w:author="Eric Boisvert" w:date="2016-03-20T17:45:00Z"/>
          <w:rFonts w:ascii="Courier New" w:hAnsi="Courier New" w:cs="Courier New"/>
          <w:b/>
          <w:bCs/>
          <w:color w:val="000000"/>
          <w:sz w:val="20"/>
          <w:szCs w:val="20"/>
          <w:highlight w:val="white"/>
          <w:lang w:val="en-CA" w:eastAsia="en-CA"/>
        </w:rPr>
      </w:pPr>
      <w:ins w:id="48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4873" w:author="Eric Boisvert" w:date="2016-03-20T17:45:00Z"/>
          <w:rFonts w:ascii="Courier New" w:hAnsi="Courier New" w:cs="Courier New"/>
          <w:b/>
          <w:bCs/>
          <w:color w:val="000000"/>
          <w:sz w:val="20"/>
          <w:szCs w:val="20"/>
          <w:highlight w:val="white"/>
          <w:lang w:val="en-CA" w:eastAsia="en-CA"/>
        </w:rPr>
      </w:pPr>
      <w:ins w:id="48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4875" w:author="Eric Boisvert" w:date="2016-03-20T17:45:00Z"/>
          <w:rFonts w:ascii="Courier New" w:hAnsi="Courier New" w:cs="Courier New"/>
          <w:b/>
          <w:bCs/>
          <w:color w:val="000000"/>
          <w:sz w:val="20"/>
          <w:szCs w:val="20"/>
          <w:highlight w:val="white"/>
          <w:lang w:val="en-CA" w:eastAsia="en-CA"/>
        </w:rPr>
      </w:pPr>
      <w:ins w:id="48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4877" w:author="Eric Boisvert" w:date="2016-03-20T17:45:00Z"/>
          <w:rFonts w:ascii="Courier New" w:hAnsi="Courier New" w:cs="Courier New"/>
          <w:b/>
          <w:bCs/>
          <w:color w:val="000000"/>
          <w:sz w:val="20"/>
          <w:szCs w:val="20"/>
          <w:highlight w:val="white"/>
          <w:lang w:val="en-CA" w:eastAsia="en-CA"/>
        </w:rPr>
      </w:pPr>
      <w:ins w:id="48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4879" w:author="Eric Boisvert" w:date="2016-03-20T17:45:00Z"/>
          <w:rFonts w:ascii="Courier New" w:hAnsi="Courier New" w:cs="Courier New"/>
          <w:b/>
          <w:bCs/>
          <w:color w:val="000000"/>
          <w:sz w:val="20"/>
          <w:szCs w:val="20"/>
          <w:highlight w:val="white"/>
          <w:lang w:val="en-CA" w:eastAsia="en-CA"/>
        </w:rPr>
      </w:pPr>
      <w:ins w:id="48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4881" w:author="Eric Boisvert" w:date="2016-03-20T17:45:00Z"/>
          <w:rFonts w:ascii="Courier New" w:hAnsi="Courier New" w:cs="Courier New"/>
          <w:b/>
          <w:bCs/>
          <w:color w:val="000000"/>
          <w:sz w:val="20"/>
          <w:szCs w:val="20"/>
          <w:highlight w:val="white"/>
          <w:lang w:val="en-CA" w:eastAsia="en-CA"/>
        </w:rPr>
      </w:pPr>
      <w:ins w:id="48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4883" w:author="Eric Boisvert" w:date="2016-03-20T17:45:00Z"/>
          <w:rFonts w:ascii="Courier New" w:hAnsi="Courier New" w:cs="Courier New"/>
          <w:b/>
          <w:bCs/>
          <w:color w:val="000000"/>
          <w:sz w:val="20"/>
          <w:szCs w:val="20"/>
          <w:highlight w:val="white"/>
          <w:lang w:val="en-CA" w:eastAsia="en-CA"/>
        </w:rPr>
      </w:pPr>
      <w:ins w:id="48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4885" w:author="Eric Boisvert" w:date="2016-03-20T17:45:00Z"/>
          <w:rFonts w:ascii="Courier New" w:hAnsi="Courier New" w:cs="Courier New"/>
          <w:b/>
          <w:bCs/>
          <w:color w:val="000000"/>
          <w:sz w:val="20"/>
          <w:szCs w:val="20"/>
          <w:highlight w:val="white"/>
          <w:lang w:val="en-CA" w:eastAsia="en-CA"/>
        </w:rPr>
      </w:pPr>
      <w:ins w:id="48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4887" w:author="Eric Boisvert" w:date="2016-03-20T17:45:00Z"/>
          <w:rFonts w:ascii="Courier New" w:hAnsi="Courier New" w:cs="Courier New"/>
          <w:b/>
          <w:bCs/>
          <w:color w:val="000000"/>
          <w:sz w:val="20"/>
          <w:szCs w:val="20"/>
          <w:highlight w:val="white"/>
          <w:lang w:val="en-CA" w:eastAsia="en-CA"/>
        </w:rPr>
      </w:pPr>
      <w:ins w:id="48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4889" w:author="Eric Boisvert" w:date="2016-03-20T17:45:00Z"/>
          <w:rFonts w:ascii="Courier New" w:hAnsi="Courier New" w:cs="Courier New"/>
          <w:b/>
          <w:bCs/>
          <w:color w:val="000000"/>
          <w:sz w:val="20"/>
          <w:szCs w:val="20"/>
          <w:highlight w:val="white"/>
          <w:lang w:val="en-CA" w:eastAsia="en-CA"/>
        </w:rPr>
      </w:pPr>
      <w:ins w:id="48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4891" w:author="Eric Boisvert" w:date="2016-03-20T17:45:00Z"/>
          <w:rFonts w:ascii="Courier New" w:hAnsi="Courier New" w:cs="Courier New"/>
          <w:b/>
          <w:bCs/>
          <w:color w:val="000000"/>
          <w:sz w:val="20"/>
          <w:szCs w:val="20"/>
          <w:highlight w:val="white"/>
          <w:lang w:val="en-CA" w:eastAsia="en-CA"/>
        </w:rPr>
      </w:pPr>
      <w:ins w:id="48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4893" w:author="Eric Boisvert" w:date="2016-03-20T17:45:00Z"/>
          <w:rFonts w:ascii="Courier New" w:hAnsi="Courier New" w:cs="Courier New"/>
          <w:b/>
          <w:bCs/>
          <w:color w:val="000000"/>
          <w:sz w:val="20"/>
          <w:szCs w:val="20"/>
          <w:highlight w:val="white"/>
          <w:lang w:val="en-CA" w:eastAsia="en-CA"/>
        </w:rPr>
      </w:pPr>
      <w:ins w:id="489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4895" w:author="Eric Boisvert" w:date="2016-03-20T17:45:00Z"/>
          <w:rFonts w:ascii="Courier New" w:hAnsi="Courier New" w:cs="Courier New"/>
          <w:b/>
          <w:bCs/>
          <w:color w:val="000000"/>
          <w:sz w:val="20"/>
          <w:szCs w:val="20"/>
          <w:highlight w:val="white"/>
          <w:lang w:val="en-CA" w:eastAsia="en-CA"/>
        </w:rPr>
      </w:pPr>
      <w:ins w:id="48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4897" w:author="Eric Boisvert" w:date="2016-03-20T17:45:00Z"/>
          <w:rFonts w:ascii="Courier New" w:hAnsi="Courier New" w:cs="Courier New"/>
          <w:b/>
          <w:bCs/>
          <w:color w:val="000000"/>
          <w:sz w:val="20"/>
          <w:szCs w:val="20"/>
          <w:highlight w:val="white"/>
          <w:lang w:val="en-CA" w:eastAsia="en-CA"/>
        </w:rPr>
      </w:pPr>
      <w:ins w:id="48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4899" w:author="Eric Boisvert" w:date="2016-03-20T17:45:00Z"/>
          <w:rFonts w:ascii="Courier New" w:hAnsi="Courier New" w:cs="Courier New"/>
          <w:b/>
          <w:bCs/>
          <w:color w:val="000000"/>
          <w:sz w:val="20"/>
          <w:szCs w:val="20"/>
          <w:highlight w:val="white"/>
          <w:lang w:val="en-CA" w:eastAsia="en-CA"/>
        </w:rPr>
      </w:pPr>
      <w:ins w:id="49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4901" w:author="Eric Boisvert" w:date="2016-03-20T17:45:00Z"/>
          <w:rFonts w:ascii="Courier New" w:hAnsi="Courier New" w:cs="Courier New"/>
          <w:b/>
          <w:bCs/>
          <w:color w:val="000000"/>
          <w:sz w:val="20"/>
          <w:szCs w:val="20"/>
          <w:highlight w:val="white"/>
          <w:lang w:val="en-CA" w:eastAsia="en-CA"/>
        </w:rPr>
      </w:pPr>
      <w:ins w:id="49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4903" w:author="Eric Boisvert" w:date="2016-03-20T17:45:00Z"/>
          <w:rFonts w:ascii="Courier New" w:hAnsi="Courier New" w:cs="Courier New"/>
          <w:b/>
          <w:bCs/>
          <w:color w:val="000000"/>
          <w:sz w:val="20"/>
          <w:szCs w:val="20"/>
          <w:highlight w:val="white"/>
          <w:lang w:val="en-CA" w:eastAsia="en-CA"/>
        </w:rPr>
      </w:pPr>
      <w:ins w:id="49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4905" w:author="Eric Boisvert" w:date="2016-03-20T17:45:00Z"/>
          <w:rFonts w:ascii="Courier New" w:hAnsi="Courier New" w:cs="Courier New"/>
          <w:b/>
          <w:bCs/>
          <w:color w:val="000000"/>
          <w:sz w:val="20"/>
          <w:szCs w:val="20"/>
          <w:highlight w:val="white"/>
          <w:lang w:val="en-CA" w:eastAsia="en-CA"/>
        </w:rPr>
      </w:pPr>
      <w:ins w:id="49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4907" w:author="Eric Boisvert" w:date="2016-03-20T17:45:00Z"/>
          <w:rFonts w:ascii="Courier New" w:hAnsi="Courier New" w:cs="Courier New"/>
          <w:b/>
          <w:bCs/>
          <w:color w:val="000000"/>
          <w:sz w:val="20"/>
          <w:szCs w:val="20"/>
          <w:highlight w:val="white"/>
          <w:lang w:val="en-CA" w:eastAsia="en-CA"/>
        </w:rPr>
      </w:pPr>
      <w:ins w:id="49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4909" w:author="Eric Boisvert" w:date="2016-03-20T17:45:00Z"/>
          <w:rFonts w:ascii="Courier New" w:hAnsi="Courier New" w:cs="Courier New"/>
          <w:b/>
          <w:bCs/>
          <w:color w:val="000000"/>
          <w:sz w:val="20"/>
          <w:szCs w:val="20"/>
          <w:highlight w:val="white"/>
          <w:lang w:val="en-CA" w:eastAsia="en-CA"/>
        </w:rPr>
      </w:pPr>
      <w:ins w:id="49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4911" w:author="Eric Boisvert" w:date="2016-03-20T17:45:00Z"/>
          <w:rFonts w:ascii="Courier New" w:hAnsi="Courier New" w:cs="Courier New"/>
          <w:b/>
          <w:bCs/>
          <w:color w:val="000000"/>
          <w:sz w:val="20"/>
          <w:szCs w:val="20"/>
          <w:highlight w:val="white"/>
          <w:lang w:val="en-CA" w:eastAsia="en-CA"/>
        </w:rPr>
      </w:pPr>
      <w:ins w:id="49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4913" w:author="Eric Boisvert" w:date="2016-03-20T17:45:00Z"/>
          <w:rFonts w:ascii="Courier New" w:hAnsi="Courier New" w:cs="Courier New"/>
          <w:b/>
          <w:bCs/>
          <w:color w:val="000000"/>
          <w:sz w:val="20"/>
          <w:szCs w:val="20"/>
          <w:highlight w:val="white"/>
          <w:lang w:val="en-CA" w:eastAsia="en-CA"/>
        </w:rPr>
      </w:pPr>
      <w:ins w:id="4914"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4915" w:author="Eric Boisvert" w:date="2016-03-20T17:45:00Z"/>
          <w:rFonts w:ascii="Courier New" w:hAnsi="Courier New" w:cs="Courier New"/>
          <w:b/>
          <w:bCs/>
          <w:color w:val="000000"/>
          <w:sz w:val="20"/>
          <w:szCs w:val="20"/>
          <w:highlight w:val="white"/>
          <w:lang w:val="en-CA" w:eastAsia="en-CA"/>
        </w:rPr>
      </w:pPr>
      <w:ins w:id="4916"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4917"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Heading1"/>
        <w:rPr>
          <w:lang w:val="en-CA"/>
        </w:rPr>
      </w:pPr>
      <w:bookmarkStart w:id="4918" w:name="_Toc445034256"/>
      <w:r w:rsidRPr="00D12552">
        <w:rPr>
          <w:lang w:val="en-CA"/>
        </w:rPr>
        <w:t>Media Types for any data encoding(s)</w:t>
      </w:r>
      <w:bookmarkEnd w:id="4918"/>
    </w:p>
    <w:p w14:paraId="1D8D7BB1" w14:textId="77777777" w:rsidR="009A7B37" w:rsidRDefault="009A7B37">
      <w:pPr>
        <w:rPr>
          <w:ins w:id="4919"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920" w:author="Ollie Raymond" w:date="2016-02-03T09:38:00Z"/>
          <w:lang w:val="en-CA"/>
        </w:rPr>
      </w:pPr>
      <w:bookmarkStart w:id="4921" w:name="_Toc445034257"/>
      <w:ins w:id="4922" w:author="Ollie Raymond" w:date="2016-02-03T09:38:00Z">
        <w:r>
          <w:rPr>
            <w:lang w:val="en-CA"/>
          </w:rPr>
          <w:lastRenderedPageBreak/>
          <w:t>Abbreviations and Acronyms</w:t>
        </w:r>
        <w:bookmarkEnd w:id="4921"/>
      </w:ins>
    </w:p>
    <w:p w14:paraId="54714F4C" w14:textId="6E0B4A71" w:rsidR="00047986" w:rsidRDefault="00047986" w:rsidP="00047986">
      <w:pPr>
        <w:ind w:left="2127" w:hanging="2127"/>
        <w:rPr>
          <w:ins w:id="4923" w:author="Ollie Raymond" w:date="2016-02-03T10:10:00Z"/>
          <w:lang w:val="en-CA"/>
        </w:rPr>
      </w:pPr>
      <w:ins w:id="4924"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925" w:author="Ollie Raymond" w:date="2016-02-03T09:49:00Z"/>
          <w:lang w:val="en-CA"/>
        </w:rPr>
      </w:pPr>
      <w:ins w:id="4926" w:author="Ollie Raymond" w:date="2016-02-03T09:49:00Z">
        <w:r>
          <w:rPr>
            <w:lang w:val="en-CA"/>
          </w:rPr>
          <w:t>INSPIRE</w:t>
        </w:r>
        <w:r>
          <w:rPr>
            <w:lang w:val="en-CA"/>
          </w:rPr>
          <w:tab/>
        </w:r>
      </w:ins>
      <w:ins w:id="4927" w:author="Ollie Raymond" w:date="2016-02-03T09:50:00Z">
        <w:r>
          <w:rPr>
            <w:lang w:val="en-CA"/>
          </w:rPr>
          <w:t xml:space="preserve">The INSPIRE Directive </w:t>
        </w:r>
      </w:ins>
      <w:ins w:id="4928" w:author="Ollie Raymond" w:date="2016-02-03T09:51:00Z">
        <w:r>
          <w:rPr>
            <w:lang w:val="en-CA"/>
          </w:rPr>
          <w:t xml:space="preserve">of the European Union was </w:t>
        </w:r>
      </w:ins>
      <w:ins w:id="4929" w:author="Ollie Raymond" w:date="2016-02-03T09:52:00Z">
        <w:r>
          <w:rPr>
            <w:lang w:val="en-CA"/>
          </w:rPr>
          <w:t>begun</w:t>
        </w:r>
      </w:ins>
      <w:ins w:id="4930" w:author="Ollie Raymond" w:date="2016-02-03T09:51:00Z">
        <w:r w:rsidRPr="00301315">
          <w:rPr>
            <w:lang w:val="en-CA"/>
          </w:rPr>
          <w:t xml:space="preserve"> </w:t>
        </w:r>
        <w:r>
          <w:rPr>
            <w:lang w:val="en-CA"/>
          </w:rPr>
          <w:t>in May 2007 to</w:t>
        </w:r>
      </w:ins>
      <w:ins w:id="4931"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932" w:author="Ollie Raymond" w:date="2016-02-03T09:38:00Z"/>
          <w:lang w:val="en-CA"/>
        </w:rPr>
      </w:pPr>
      <w:ins w:id="4933" w:author="Ollie Raymond" w:date="2016-02-03T09:38:00Z">
        <w:r>
          <w:rPr>
            <w:lang w:val="en-CA"/>
          </w:rPr>
          <w:t>IUGS</w:t>
        </w:r>
      </w:ins>
      <w:ins w:id="4934" w:author="Ollie Raymond" w:date="2016-02-03T09:39:00Z">
        <w:r>
          <w:rPr>
            <w:lang w:val="en-CA"/>
          </w:rPr>
          <w:tab/>
          <w:t>International Union of Geological Sciences</w:t>
        </w:r>
      </w:ins>
      <w:ins w:id="4935" w:author="Ollie Raymond" w:date="2016-02-03T09:41:00Z">
        <w:r>
          <w:rPr>
            <w:lang w:val="en-CA"/>
          </w:rPr>
          <w:t xml:space="preserve"> (www.iugs.org)</w:t>
        </w:r>
      </w:ins>
    </w:p>
    <w:p w14:paraId="77205851" w14:textId="5863D8F9" w:rsidR="00074FA2" w:rsidRDefault="00074FA2" w:rsidP="00047986">
      <w:pPr>
        <w:ind w:left="2127" w:hanging="2127"/>
        <w:rPr>
          <w:ins w:id="4936" w:author="Ollie Raymond" w:date="2016-02-03T09:38:00Z"/>
          <w:lang w:val="en-CA"/>
        </w:rPr>
      </w:pPr>
      <w:ins w:id="4937" w:author="Ollie Raymond" w:date="2016-02-03T09:38:00Z">
        <w:r>
          <w:rPr>
            <w:lang w:val="en-CA"/>
          </w:rPr>
          <w:t>IUGS CGI</w:t>
        </w:r>
      </w:ins>
      <w:ins w:id="4938" w:author="Ollie Raymond" w:date="2016-02-03T09:39:00Z">
        <w:r>
          <w:rPr>
            <w:lang w:val="en-CA"/>
          </w:rPr>
          <w:tab/>
          <w:t xml:space="preserve">International Union of Geological Sciences, Commission for the </w:t>
        </w:r>
      </w:ins>
      <w:ins w:id="4939" w:author="Ollie Raymond" w:date="2016-02-03T09:40:00Z">
        <w:r>
          <w:rPr>
            <w:lang w:val="en-CA"/>
          </w:rPr>
          <w:t>M</w:t>
        </w:r>
      </w:ins>
      <w:ins w:id="4940" w:author="Ollie Raymond" w:date="2016-02-03T09:39:00Z">
        <w:r>
          <w:rPr>
            <w:lang w:val="en-CA"/>
          </w:rPr>
          <w:t>a</w:t>
        </w:r>
      </w:ins>
      <w:ins w:id="4941" w:author="Ollie Raymond" w:date="2016-02-03T09:41:00Z">
        <w:r>
          <w:rPr>
            <w:lang w:val="en-CA"/>
          </w:rPr>
          <w:t>n</w:t>
        </w:r>
      </w:ins>
      <w:ins w:id="4942" w:author="Ollie Raymond" w:date="2016-02-03T09:39:00Z">
        <w:r>
          <w:rPr>
            <w:lang w:val="en-CA"/>
          </w:rPr>
          <w:t>a</w:t>
        </w:r>
      </w:ins>
      <w:ins w:id="4943"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944" w:author="Ollie Raymond" w:date="2016-02-03T10:09:00Z"/>
          <w:lang w:val="en-CA"/>
        </w:rPr>
      </w:pPr>
      <w:ins w:id="4945" w:author="Ollie Raymond" w:date="2016-02-03T09:38:00Z">
        <w:r>
          <w:rPr>
            <w:lang w:val="en-CA"/>
          </w:rPr>
          <w:t>GeoSciML</w:t>
        </w:r>
      </w:ins>
      <w:ins w:id="4946" w:author="Ollie Raymond" w:date="2016-02-03T09:39:00Z">
        <w:r>
          <w:rPr>
            <w:lang w:val="en-CA"/>
          </w:rPr>
          <w:tab/>
        </w:r>
      </w:ins>
      <w:ins w:id="4947" w:author="Ollie Raymond" w:date="2016-02-03T09:41:00Z">
        <w:r>
          <w:rPr>
            <w:lang w:val="en-CA"/>
          </w:rPr>
          <w:t>Geoscience Markup Language</w:t>
        </w:r>
      </w:ins>
      <w:ins w:id="4948" w:author="Ollie Raymond" w:date="2016-02-03T09:53:00Z">
        <w:r w:rsidR="00301315">
          <w:rPr>
            <w:lang w:val="en-CA"/>
          </w:rPr>
          <w:t xml:space="preserve"> (</w:t>
        </w:r>
      </w:ins>
      <w:ins w:id="4949" w:author="Ollie Raymond" w:date="2016-02-03T10:09:00Z">
        <w:r w:rsidR="00047986">
          <w:rPr>
            <w:lang w:val="en-CA"/>
          </w:rPr>
          <w:fldChar w:fldCharType="begin"/>
        </w:r>
        <w:r w:rsidR="00047986">
          <w:rPr>
            <w:lang w:val="en-CA"/>
          </w:rPr>
          <w:instrText xml:space="preserve"> HYPERLINK "http://</w:instrText>
        </w:r>
      </w:ins>
      <w:ins w:id="4950" w:author="Ollie Raymond" w:date="2016-02-03T09:53:00Z">
        <w:r w:rsidR="00047986">
          <w:rPr>
            <w:lang w:val="en-CA"/>
          </w:rPr>
          <w:instrText>www.geosciml.org</w:instrText>
        </w:r>
      </w:ins>
      <w:ins w:id="4951" w:author="Ollie Raymond" w:date="2016-02-03T10:09:00Z">
        <w:r w:rsidR="00047986">
          <w:rPr>
            <w:lang w:val="en-CA"/>
          </w:rPr>
          <w:instrText xml:space="preserve">" </w:instrText>
        </w:r>
        <w:r w:rsidR="00047986">
          <w:rPr>
            <w:lang w:val="en-CA"/>
          </w:rPr>
          <w:fldChar w:fldCharType="separate"/>
        </w:r>
      </w:ins>
      <w:ins w:id="4952" w:author="Ollie Raymond" w:date="2016-02-03T09:53:00Z">
        <w:r w:rsidR="00047986" w:rsidRPr="00EB53A6">
          <w:rPr>
            <w:rStyle w:val="Hyperlink"/>
            <w:lang w:val="en-CA"/>
          </w:rPr>
          <w:t>www.geosciml.org</w:t>
        </w:r>
      </w:ins>
      <w:ins w:id="4953" w:author="Ollie Raymond" w:date="2016-02-03T10:09:00Z">
        <w:r w:rsidR="00047986">
          <w:rPr>
            <w:lang w:val="en-CA"/>
          </w:rPr>
          <w:fldChar w:fldCharType="end"/>
        </w:r>
      </w:ins>
      <w:ins w:id="4954" w:author="Ollie Raymond" w:date="2016-02-03T09:53:00Z">
        <w:r w:rsidR="00301315">
          <w:rPr>
            <w:lang w:val="en-CA"/>
          </w:rPr>
          <w:t>)</w:t>
        </w:r>
      </w:ins>
    </w:p>
    <w:p w14:paraId="1A4E415B" w14:textId="025D6827" w:rsidR="00047986" w:rsidRDefault="00047986" w:rsidP="00047986">
      <w:pPr>
        <w:ind w:left="2127" w:hanging="2127"/>
        <w:rPr>
          <w:ins w:id="4955" w:author="Ollie Raymond" w:date="2016-02-08T14:32:00Z"/>
          <w:lang w:val="en-CA"/>
        </w:rPr>
      </w:pPr>
      <w:ins w:id="4956"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957"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958"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4959"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960" w:name="_Toc254961261"/>
      <w:bookmarkStart w:id="4961" w:name="_Ref259545760"/>
      <w:bookmarkStart w:id="4962" w:name="_Toc276720685"/>
      <w:bookmarkStart w:id="4963" w:name="_Toc279341984"/>
      <w:bookmarkStart w:id="4964" w:name="_Toc445034258"/>
      <w:bookmarkStart w:id="4965" w:name="_Toc443461105"/>
      <w:bookmarkStart w:id="4966" w:name="_Toc9996974"/>
      <w:bookmarkStart w:id="4967" w:name="_Ref207532276"/>
      <w:bookmarkStart w:id="4968" w:name="_Ref207532302"/>
      <w:bookmarkStart w:id="4969" w:name="_Ref207532345"/>
      <w:bookmarkStart w:id="4970" w:name="_Toc219622068"/>
      <w:r w:rsidRPr="00D12552">
        <w:rPr>
          <w:lang w:val="en-CA"/>
        </w:rPr>
        <w:t xml:space="preserve">Conformance class: </w:t>
      </w:r>
      <w:bookmarkEnd w:id="4960"/>
      <w:bookmarkEnd w:id="4961"/>
      <w:bookmarkEnd w:id="4962"/>
      <w:r w:rsidRPr="00D12552">
        <w:rPr>
          <w:lang w:val="en-CA"/>
        </w:rPr>
        <w:t xml:space="preserve">AAAA </w:t>
      </w:r>
      <w:r w:rsidRPr="00D12552">
        <w:rPr>
          <w:color w:val="FF0000"/>
          <w:lang w:val="en-CA"/>
        </w:rPr>
        <w:t>(repeat as necessary)</w:t>
      </w:r>
      <w:bookmarkEnd w:id="4963"/>
      <w:bookmarkEnd w:id="4964"/>
    </w:p>
    <w:p w14:paraId="61AC9702" w14:textId="77777777" w:rsidR="004A5507" w:rsidRPr="00D12552" w:rsidRDefault="004A5507" w:rsidP="004A5507">
      <w:pPr>
        <w:pStyle w:val="AnnexLevel2"/>
        <w:numPr>
          <w:ilvl w:val="0"/>
          <w:numId w:val="0"/>
        </w:numPr>
        <w:rPr>
          <w:lang w:val="en-CA"/>
        </w:rPr>
      </w:pPr>
    </w:p>
    <w:bookmarkEnd w:id="4965"/>
    <w:bookmarkEnd w:id="4966"/>
    <w:bookmarkEnd w:id="4967"/>
    <w:bookmarkEnd w:id="4968"/>
    <w:bookmarkEnd w:id="4969"/>
    <w:bookmarkEnd w:id="4970"/>
    <w:p w14:paraId="551E32D9" w14:textId="77777777" w:rsidR="00816648" w:rsidRDefault="00195C7D">
      <w:pPr>
        <w:rPr>
          <w:ins w:id="4971" w:author="Eric Boisvert" w:date="2016-01-05T08:47:00Z"/>
          <w:lang w:val="en-CA"/>
        </w:rPr>
        <w:pPrChange w:id="4972" w:author="Eric Boisvert" w:date="2016-01-05T08:47:00Z">
          <w:pPr>
            <w:pStyle w:val="Annex"/>
          </w:pPr>
        </w:pPrChange>
      </w:pPr>
      <w:ins w:id="4973" w:author="Eric Boisvert" w:date="2016-01-05T08:46:00Z">
        <w:r>
          <w:rPr>
            <w:lang w:val="en-CA"/>
          </w:rPr>
          <w:t>To consider for date time validation in portrayal (dat</w:t>
        </w:r>
      </w:ins>
      <w:ins w:id="4974" w:author="Eric Boisvert" w:date="2016-01-05T08:47:00Z">
        <w:r>
          <w:rPr>
            <w:lang w:val="en-CA"/>
          </w:rPr>
          <w:t>e are characterstring) :</w:t>
        </w:r>
      </w:ins>
    </w:p>
    <w:p w14:paraId="2548F3BE" w14:textId="77777777" w:rsidR="00816648" w:rsidRPr="00816648" w:rsidRDefault="00195C7D">
      <w:pPr>
        <w:rPr>
          <w:ins w:id="4975" w:author="Eric Boisvert" w:date="2016-01-05T08:47:00Z"/>
          <w:rStyle w:val="reqtext"/>
          <w:rPrChange w:id="4976" w:author="Eric Boisvert" w:date="2016-01-05T08:48:00Z">
            <w:rPr>
              <w:ins w:id="4977" w:author="Eric Boisvert" w:date="2016-01-05T08:47:00Z"/>
              <w:lang w:val="en-CA"/>
            </w:rPr>
          </w:rPrChange>
        </w:rPr>
        <w:pPrChange w:id="4978" w:author="Eric Boisvert" w:date="2016-01-05T08:47:00Z">
          <w:pPr>
            <w:pStyle w:val="Annex"/>
          </w:pPr>
        </w:pPrChange>
      </w:pPr>
      <w:ins w:id="4979" w:author="Eric Boisvert" w:date="2016-01-05T08:47:00Z">
        <w:r w:rsidRPr="00816648">
          <w:rPr>
            <w:rStyle w:val="reqtext"/>
            <w:rPrChange w:id="4980"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4981" w:author="Eric Boisvert" w:date="2016-01-05T08:47:00Z"/>
          <w:lang w:val="en-CA"/>
        </w:rPr>
        <w:pPrChange w:id="4982" w:author="Eric Boisvert" w:date="2016-01-05T08:47:00Z">
          <w:pPr>
            <w:pStyle w:val="Annex"/>
          </w:pPr>
        </w:pPrChange>
      </w:pPr>
    </w:p>
    <w:p w14:paraId="37A1A78B" w14:textId="7ABB8D6C" w:rsidR="00816648" w:rsidRDefault="00195C7D">
      <w:pPr>
        <w:rPr>
          <w:ins w:id="4983" w:author="Eric Boisvert" w:date="2016-01-05T08:47:00Z"/>
          <w:lang w:val="en-CA"/>
        </w:rPr>
        <w:pPrChange w:id="4984" w:author="Eric Boisvert" w:date="2016-01-05T08:47:00Z">
          <w:pPr>
            <w:pStyle w:val="Annex"/>
          </w:pPr>
        </w:pPrChange>
      </w:pPr>
      <w:ins w:id="4985"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98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98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987"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988" w:author="Eric Boisvert" w:date="2016-01-05T08:45:00Z"/>
                <w:lang w:val="en-CA"/>
              </w:rPr>
            </w:pPr>
            <w:ins w:id="4989"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990" w:author="Eric Boisvert" w:date="2016-01-05T08:45:00Z"/>
                <w:lang w:val="en-CA"/>
              </w:rPr>
            </w:pPr>
            <w:ins w:id="4991"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992" w:author="Eric Boisvert" w:date="2016-01-05T08:45:00Z"/>
                <w:lang w:val="en-CA"/>
              </w:rPr>
            </w:pPr>
            <w:ins w:id="4993"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994" w:author="Eric Boisvert" w:date="2016-01-05T08:45:00Z"/>
                <w:lang w:val="en-CA"/>
              </w:rPr>
            </w:pPr>
            <w:ins w:id="4995"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96" w:author="Eric Boisvert" w:date="2016-01-05T08:45:00Z"/>
                <w:lang w:val="en-CA"/>
              </w:rPr>
            </w:pPr>
            <w:ins w:id="4997" w:author="Eric Boisvert" w:date="2016-01-05T08:45:00Z">
              <w:r>
                <w:rPr>
                  <w:lang w:val="en-CA"/>
                </w:rPr>
                <w:t>Group review of some clauses</w:t>
              </w:r>
            </w:ins>
            <w:ins w:id="4998"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999" w:author="Eric Boisvert" w:date="2016-01-05T08:44:00Z">
              <w:r>
                <w:rPr>
                  <w:lang w:val="en-CA"/>
                </w:rPr>
                <w:t>201</w:t>
              </w:r>
            </w:ins>
            <w:ins w:id="5000" w:author="Eric Boisvert" w:date="2016-01-05T08:45:00Z">
              <w:r>
                <w:rPr>
                  <w:lang w:val="en-CA"/>
                </w:rPr>
                <w:t>6</w:t>
              </w:r>
            </w:ins>
            <w:ins w:id="5001"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002"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003"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004"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005" w:author="Eric Boisvert" w:date="2016-01-05T08:46:00Z">
              <w:r>
                <w:rPr>
                  <w:lang w:val="en-CA"/>
                </w:rPr>
                <w:t>Global review of text for first draft</w:t>
              </w:r>
            </w:ins>
            <w:ins w:id="5006"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007"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008"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009"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010"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011"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012"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013" w:author="Eric Boisvert" w:date="2016-02-14T14:51:00Z"/>
          <w:lang w:val="en-CA"/>
        </w:rPr>
      </w:pPr>
    </w:p>
    <w:p w14:paraId="26F648C8" w14:textId="6DB34168" w:rsidR="00D050CC" w:rsidRDefault="00D050CC" w:rsidP="006F2329">
      <w:pPr>
        <w:pStyle w:val="OGCtableheader"/>
        <w:rPr>
          <w:ins w:id="5014" w:author="Eric Boisvert" w:date="2016-02-14T14:51:00Z"/>
          <w:lang w:val="en-CA"/>
        </w:rPr>
      </w:pPr>
      <w:ins w:id="5015"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016" w:author="Eric Boisvert" w:date="2016-01-19T19:04:00Z"/>
          <w:lang w:val="en-CA"/>
        </w:rPr>
      </w:pPr>
    </w:p>
    <w:p w14:paraId="33459CDA" w14:textId="34872F77" w:rsidR="003968C9" w:rsidRDefault="003968C9" w:rsidP="006F2329">
      <w:pPr>
        <w:pStyle w:val="OGCtableheader"/>
        <w:rPr>
          <w:ins w:id="5017" w:author="Eric Boisvert" w:date="2016-01-19T19:05:00Z"/>
          <w:rFonts w:ascii="Times" w:hAnsi="Times"/>
          <w:color w:val="1F1E1F"/>
          <w:sz w:val="21"/>
          <w:szCs w:val="21"/>
        </w:rPr>
      </w:pPr>
      <w:ins w:id="5018" w:author="Eric Boisvert" w:date="2016-01-19T19:04:00Z">
        <w:r>
          <w:rPr>
            <w:rFonts w:ascii="Times" w:hAnsi="Times"/>
            <w:color w:val="1F1E1F"/>
            <w:sz w:val="21"/>
            <w:szCs w:val="21"/>
          </w:rPr>
          <w:t>TÚNYI, I, et al (2005) ,</w:t>
        </w:r>
      </w:ins>
      <w:ins w:id="5019"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020"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021" w:author="Eric Boisvert" w:date="2016-01-19T20:31:00Z"/>
          <w:lang w:val="en-CA"/>
        </w:rPr>
      </w:pPr>
    </w:p>
    <w:p w14:paraId="5F21EA29" w14:textId="4C8E7A8C" w:rsidR="00C01850" w:rsidRDefault="001111B0" w:rsidP="006F2329">
      <w:pPr>
        <w:pStyle w:val="OGCtableheader"/>
        <w:rPr>
          <w:ins w:id="5022" w:author="Eric Boisvert" w:date="2016-01-19T20:31:00Z"/>
          <w:lang w:val="en-CA"/>
        </w:rPr>
      </w:pPr>
      <w:ins w:id="5023"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024" w:author="Eric Boisvert" w:date="2016-01-19T20:30:00Z"/>
          <w:lang w:val="en-CA"/>
        </w:rPr>
      </w:pPr>
    </w:p>
    <w:p w14:paraId="4106A3C1" w14:textId="4F955F9D" w:rsidR="001111B0" w:rsidRDefault="001111B0" w:rsidP="006F2329">
      <w:pPr>
        <w:pStyle w:val="OGCtableheader"/>
        <w:rPr>
          <w:lang w:val="en-CA"/>
        </w:rPr>
      </w:pPr>
      <w:ins w:id="5025"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6"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4" w:author="Eric Boisvert" w:date="2016-03-26T13:37:00Z" w:initials="EB/L">
    <w:p w14:paraId="6655E12C" w14:textId="77777777" w:rsidR="00A173A4" w:rsidRDefault="00A173A4">
      <w:pPr>
        <w:pStyle w:val="CommentText"/>
      </w:pPr>
      <w:r>
        <w:rPr>
          <w:rStyle w:val="CommentReference"/>
        </w:rPr>
        <w:annotationRef/>
      </w:r>
      <w:r>
        <w:t>More ?  What would be the rule for inclusion in this list ? I think submitting organisations must be OGC members</w:t>
      </w:r>
    </w:p>
  </w:comment>
  <w:comment w:id="556" w:author="Eric Boisvert" w:date="2016-03-26T13:37:00Z" w:initials="EB/L">
    <w:p w14:paraId="07AC35A5" w14:textId="77777777" w:rsidR="00A173A4" w:rsidRDefault="00A173A4">
      <w:pPr>
        <w:pStyle w:val="CommentText"/>
      </w:pPr>
      <w:r>
        <w:rPr>
          <w:rStyle w:val="CommentReference"/>
        </w:rPr>
        <w:annotationRef/>
      </w:r>
      <w:r>
        <w:t>More. Must check the OGC affiliation rule</w:t>
      </w:r>
    </w:p>
  </w:comment>
  <w:comment w:id="593" w:author="Eric Boisvert" w:date="2016-03-26T13:37:00Z" w:initials="EB/L">
    <w:p w14:paraId="1192DEFF" w14:textId="777B092A" w:rsidR="00A173A4" w:rsidRDefault="00A173A4">
      <w:pPr>
        <w:pStyle w:val="CommentText"/>
      </w:pPr>
      <w:r>
        <w:rPr>
          <w:rStyle w:val="CommentReference"/>
        </w:rPr>
        <w:annotationRef/>
      </w:r>
      <w:r>
        <w:t>Right.. this is not an interface standard, therefore this section is irrelevant.</w:t>
      </w:r>
    </w:p>
  </w:comment>
  <w:comment w:id="597" w:author="Ollie Raymond" w:date="2016-03-26T13:37:00Z" w:initials="OLR">
    <w:p w14:paraId="44D37F8B" w14:textId="7B01D289" w:rsidR="00A173A4" w:rsidRDefault="00A173A4">
      <w:pPr>
        <w:pStyle w:val="CommentText"/>
      </w:pPr>
      <w:r>
        <w:rPr>
          <w:rStyle w:val="CommentReference"/>
        </w:rPr>
        <w:annotationRef/>
      </w:r>
      <w:r>
        <w:t xml:space="preserve"> Sould this be Annex “A”? - Ollie</w:t>
      </w:r>
    </w:p>
  </w:comment>
  <w:comment w:id="602" w:author="Ollie Raymond" w:date="2016-03-26T13:37:00Z" w:initials="OLR">
    <w:p w14:paraId="733BBD75" w14:textId="07AFB6BB" w:rsidR="00A173A4" w:rsidRDefault="00A173A4">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12" w:author="Ollie Raymond" w:date="2016-03-26T13:37:00Z" w:initials="OLR">
    <w:p w14:paraId="431A36BA" w14:textId="1AE8453C" w:rsidR="00A173A4" w:rsidRDefault="00A173A4">
      <w:pPr>
        <w:pStyle w:val="CommentText"/>
      </w:pPr>
      <w:r>
        <w:rPr>
          <w:rStyle w:val="CommentReference"/>
        </w:rPr>
        <w:annotationRef/>
      </w:r>
      <w:r>
        <w:t>“Coverage” and “19123” are not used elsewhere in the document.  Delete?</w:t>
      </w:r>
    </w:p>
    <w:p w14:paraId="645A8857" w14:textId="77777777" w:rsidR="00A173A4" w:rsidRDefault="00A173A4">
      <w:pPr>
        <w:pStyle w:val="CommentText"/>
      </w:pPr>
    </w:p>
    <w:p w14:paraId="002D690C" w14:textId="2EDA274D" w:rsidR="00A173A4" w:rsidRDefault="00A173A4">
      <w:pPr>
        <w:pStyle w:val="CommentText"/>
      </w:pPr>
      <w:r>
        <w:t>Yes EB, I copy pasted from another spec</w:t>
      </w:r>
    </w:p>
  </w:comment>
  <w:comment w:id="639" w:author="Ollie Raymond" w:date="2016-03-26T13:37:00Z" w:initials="OLR">
    <w:p w14:paraId="56A25665" w14:textId="0B1E2522" w:rsidR="00A173A4" w:rsidRDefault="00A173A4">
      <w:pPr>
        <w:pStyle w:val="CommentText"/>
      </w:pPr>
      <w:r>
        <w:rPr>
          <w:rStyle w:val="CommentReference"/>
        </w:rPr>
        <w:annotationRef/>
      </w:r>
      <w:r>
        <w:t>“Coverage” is not used elsewhere in the document.  Delete?</w:t>
      </w:r>
    </w:p>
  </w:comment>
  <w:comment w:id="710" w:author="Steve Richard" w:date="2016-03-26T13:37:00Z" w:initials="SR">
    <w:p w14:paraId="2928802D" w14:textId="787153E3" w:rsidR="00A173A4" w:rsidRDefault="00A173A4">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03" w:author="Ollie Raymond" w:date="2016-03-26T13:37:00Z" w:initials="OLR">
    <w:p w14:paraId="37598CCB" w14:textId="62514D93" w:rsidR="00A173A4" w:rsidRDefault="00A173A4">
      <w:pPr>
        <w:pStyle w:val="CommentText"/>
      </w:pPr>
      <w:r>
        <w:rPr>
          <w:rStyle w:val="CommentReference"/>
        </w:rPr>
        <w:annotationRef/>
      </w:r>
      <w:r>
        <w:t>Not sure of the exact intention is here. Need to find out exactly</w:t>
      </w:r>
    </w:p>
  </w:comment>
  <w:comment w:id="1086" w:author="Ollie Raymond" w:date="2016-03-26T13:37:00Z" w:initials="OLR">
    <w:p w14:paraId="315EC1C2" w14:textId="66195E4F" w:rsidR="00A173A4" w:rsidRDefault="00A173A4">
      <w:pPr>
        <w:pStyle w:val="CommentText"/>
      </w:pPr>
      <w:r>
        <w:rPr>
          <w:rStyle w:val="CommentReference"/>
        </w:rPr>
        <w:annotationRef/>
      </w:r>
      <w:r>
        <w:t>Latest advice from S.Cox is that this statement in 19109:2015 is in error and should be changed. I suggest that we delete this paragraph.</w:t>
      </w:r>
    </w:p>
  </w:comment>
  <w:comment w:id="1105" w:author="Eric Boisvert" w:date="2016-03-26T13:37:00Z" w:initials="EB/L">
    <w:p w14:paraId="72D76448" w14:textId="0D6009B0" w:rsidR="00A173A4" w:rsidRDefault="00A173A4">
      <w:pPr>
        <w:pStyle w:val="CommentText"/>
      </w:pPr>
      <w:r>
        <w:rPr>
          <w:rStyle w:val="CommentReference"/>
        </w:rPr>
        <w:annotationRef/>
      </w:r>
      <w:r>
        <w:t>Which ones ?</w:t>
      </w:r>
    </w:p>
  </w:comment>
  <w:comment w:id="1132" w:author="Eric Boisvert" w:date="2016-03-26T13:37:00Z" w:initials="EB/L">
    <w:p w14:paraId="11C9FC8B" w14:textId="2D3E112B" w:rsidR="00A173A4" w:rsidRDefault="00A173A4">
      <w:pPr>
        <w:pStyle w:val="CommentText"/>
      </w:pPr>
      <w:r>
        <w:rPr>
          <w:rStyle w:val="CommentReference"/>
        </w:rPr>
        <w:annotationRef/>
      </w:r>
      <w:r>
        <w:t>Adapt to GeoSciML. Done (Ollie).</w:t>
      </w:r>
    </w:p>
  </w:comment>
  <w:comment w:id="1306" w:author="Eric Boisvert" w:date="2016-03-26T13:37:00Z" w:initials="EB/L">
    <w:p w14:paraId="4A0AAB76" w14:textId="1C97EBE4" w:rsidR="00A173A4" w:rsidRDefault="00A173A4">
      <w:pPr>
        <w:pStyle w:val="CommentText"/>
      </w:pPr>
      <w:r>
        <w:rPr>
          <w:rStyle w:val="CommentReference"/>
        </w:rPr>
        <w:annotationRef/>
      </w:r>
      <w:r>
        <w:t>Will likely be removed</w:t>
      </w:r>
    </w:p>
  </w:comment>
  <w:comment w:id="1308" w:author="Ollie Raymond" w:date="2016-03-26T13:37:00Z" w:initials="OLR">
    <w:p w14:paraId="4256DDAD" w14:textId="5AE07FF4" w:rsidR="00A173A4" w:rsidRDefault="00A173A4">
      <w:pPr>
        <w:pStyle w:val="CommentText"/>
      </w:pPr>
      <w:r>
        <w:rPr>
          <w:rStyle w:val="CommentReference"/>
        </w:rPr>
        <w:annotationRef/>
      </w:r>
      <w:r>
        <w:t>What is meant to go in here?</w:t>
      </w:r>
    </w:p>
    <w:p w14:paraId="1B482C4A" w14:textId="77777777" w:rsidR="00A173A4" w:rsidRDefault="00A173A4">
      <w:pPr>
        <w:pStyle w:val="CommentText"/>
      </w:pPr>
    </w:p>
    <w:p w14:paraId="3AD7E06F" w14:textId="58ED01F5" w:rsidR="00A173A4" w:rsidRDefault="00A173A4">
      <w:pPr>
        <w:pStyle w:val="CommentText"/>
      </w:pPr>
      <w:r>
        <w:t>EB: I could not find a spec that actually use this section..</w:t>
      </w:r>
    </w:p>
  </w:comment>
  <w:comment w:id="1517" w:author="Eric Boisvert" w:date="2016-03-26T13:37:00Z" w:initials="EB/L">
    <w:p w14:paraId="0CEA0AD6" w14:textId="77777777" w:rsidR="00A173A4" w:rsidRDefault="00A173A4">
      <w:pPr>
        <w:pStyle w:val="CommentText"/>
      </w:pPr>
      <w:r>
        <w:rPr>
          <w:rStyle w:val="CommentReference"/>
        </w:rPr>
        <w:annotationRef/>
      </w:r>
      <w:r>
        <w:t>My pet peeves</w:t>
      </w:r>
    </w:p>
  </w:comment>
  <w:comment w:id="1530" w:author="Eric Boisvert" w:date="2016-03-26T13:37:00Z" w:initials="EB/L">
    <w:p w14:paraId="09AE58E9" w14:textId="77777777" w:rsidR="00A173A4" w:rsidRDefault="00A173A4">
      <w:pPr>
        <w:pStyle w:val="CommentText"/>
      </w:pPr>
      <w:r>
        <w:rPr>
          <w:rStyle w:val="CommentReference"/>
        </w:rPr>
        <w:annotationRef/>
      </w:r>
      <w:r>
        <w:t>We don’t have a clear way to report this, unless we allow a nillable property to have both a nil and a content (the Organism class) nilReason = absent</w:t>
      </w:r>
    </w:p>
  </w:comment>
  <w:comment w:id="1520" w:author="Eric Boisvert" w:date="2016-03-26T13:37:00Z" w:initials="EB/L">
    <w:p w14:paraId="0E9B0D43" w14:textId="025D0DD1" w:rsidR="00A173A4" w:rsidRDefault="00A173A4">
      <w:pPr>
        <w:pStyle w:val="CommentText"/>
      </w:pPr>
      <w:r>
        <w:rPr>
          <w:rStyle w:val="CommentReference"/>
        </w:rPr>
        <w:annotationRef/>
      </w:r>
      <w:r>
        <w:t>Standing issue.. remove</w:t>
      </w:r>
    </w:p>
  </w:comment>
  <w:comment w:id="1545" w:author="Eric Boisvert" w:date="2016-03-26T13:37:00Z" w:initials="EB/L">
    <w:p w14:paraId="009599B9" w14:textId="77777777" w:rsidR="00A173A4" w:rsidRDefault="00A173A4">
      <w:pPr>
        <w:pStyle w:val="CommentText"/>
      </w:pPr>
      <w:r>
        <w:rPr>
          <w:rStyle w:val="CommentReference"/>
        </w:rPr>
        <w:annotationRef/>
      </w:r>
      <w:r>
        <w:t>The way to do this in GeoSciML is to have ConstituentPart/proportion = 0</w:t>
      </w:r>
    </w:p>
  </w:comment>
  <w:comment w:id="1566" w:author="Eric Boisvert" w:date="2016-03-28T12:42:00Z" w:initials="EB/L">
    <w:p w14:paraId="235D7807" w14:textId="487EBE5E" w:rsidR="007E67EB" w:rsidRDefault="007E67EB">
      <w:pPr>
        <w:pStyle w:val="CommentText"/>
      </w:pPr>
      <w:r>
        <w:rPr>
          <w:rStyle w:val="CommentReference"/>
        </w:rPr>
        <w:annotationRef/>
      </w:r>
      <w:r>
        <w:t>Harmoniser les tableaux</w:t>
      </w:r>
    </w:p>
  </w:comment>
  <w:comment w:id="1586" w:author="Eric Boisvert" w:date="2016-03-26T13:37:00Z" w:initials="EB/L">
    <w:p w14:paraId="285ACA1A" w14:textId="050EE93A" w:rsidR="00A173A4" w:rsidRDefault="00A173A4">
      <w:pPr>
        <w:pStyle w:val="CommentText"/>
      </w:pPr>
      <w:r>
        <w:rPr>
          <w:rStyle w:val="CommentReference"/>
        </w:rPr>
        <w:annotationRef/>
      </w:r>
      <w:r>
        <w:t>Move to own requirements class</w:t>
      </w:r>
    </w:p>
  </w:comment>
  <w:comment w:id="1587" w:author="Eric Boisvert" w:date="2016-03-26T13:37:00Z" w:initials="EB/L">
    <w:p w14:paraId="20D344E6" w14:textId="4DC741AF" w:rsidR="00A173A4" w:rsidRDefault="00A173A4">
      <w:pPr>
        <w:pStyle w:val="CommentText"/>
      </w:pPr>
      <w:r>
        <w:rPr>
          <w:rStyle w:val="CommentReference"/>
        </w:rPr>
        <w:annotationRef/>
      </w:r>
      <w:r>
        <w:t>Double check for the right name</w:t>
      </w:r>
    </w:p>
  </w:comment>
  <w:comment w:id="1795" w:author="Eric Boisvert" w:date="2016-03-26T13:37:00Z" w:initials="EB/L">
    <w:p w14:paraId="543EE89F" w14:textId="14D31BC3" w:rsidR="00A173A4" w:rsidRDefault="00A173A4">
      <w:pPr>
        <w:pStyle w:val="CommentText"/>
      </w:pPr>
      <w:r>
        <w:rPr>
          <w:rStyle w:val="CommentReference"/>
        </w:rPr>
        <w:annotationRef/>
      </w:r>
      <w:r>
        <w:t>The following two clauses should probably be in their own profile</w:t>
      </w:r>
    </w:p>
  </w:comment>
  <w:comment w:id="1803" w:author="Eric Boisvert" w:date="2016-03-26T13:37:00Z" w:initials="EB/L">
    <w:p w14:paraId="61064CC3" w14:textId="0B759CA5" w:rsidR="00A173A4" w:rsidRDefault="00A173A4">
      <w:pPr>
        <w:pStyle w:val="CommentText"/>
      </w:pPr>
      <w:r>
        <w:rPr>
          <w:rStyle w:val="CommentReference"/>
        </w:rPr>
        <w:annotationRef/>
      </w:r>
      <w:r>
        <w:t>Move to LOD requirements class</w:t>
      </w:r>
    </w:p>
  </w:comment>
  <w:comment w:id="1833" w:author="Eric Boisvert" w:date="2016-03-26T13:37:00Z" w:initials="EB/L">
    <w:p w14:paraId="1FAED83F" w14:textId="02425D3D" w:rsidR="00A173A4" w:rsidRDefault="00A173A4">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846" w:author="Eric Boisvert" w:date="2016-03-26T13:37:00Z" w:initials="EB/L">
    <w:p w14:paraId="54872106" w14:textId="6452D0FA" w:rsidR="00A173A4" w:rsidRDefault="00A173A4">
      <w:pPr>
        <w:pStyle w:val="CommentText"/>
      </w:pPr>
      <w:r>
        <w:rPr>
          <w:rStyle w:val="CommentReference"/>
        </w:rPr>
        <w:annotationRef/>
      </w:r>
      <w:r>
        <w:t xml:space="preserve">Intro text essentially stolen from 7.1 cookbook </w:t>
      </w:r>
      <w:r w:rsidRPr="00762332">
        <w:t>http://www.onegeology.org/wmscookbook/7_1.html</w:t>
      </w:r>
    </w:p>
  </w:comment>
  <w:comment w:id="1893" w:author="Eric Boisvert" w:date="2016-03-26T13:37:00Z" w:initials="EB/L">
    <w:p w14:paraId="23F0E68C" w14:textId="6FA28754" w:rsidR="00A173A4" w:rsidRDefault="00A173A4">
      <w:pPr>
        <w:pStyle w:val="CommentText"/>
      </w:pPr>
      <w:r>
        <w:rPr>
          <w:rStyle w:val="CommentReference"/>
        </w:rPr>
        <w:annotationRef/>
      </w:r>
      <w:r>
        <w:t>I don’t understand what this means (from scope notes)</w:t>
      </w:r>
    </w:p>
  </w:comment>
  <w:comment w:id="2009" w:author="Eric Boisvert" w:date="2016-03-26T13:37:00Z" w:initials="EB/L">
    <w:p w14:paraId="6D70419C" w14:textId="51DEC8C7" w:rsidR="00A173A4" w:rsidRDefault="00A173A4">
      <w:pPr>
        <w:pStyle w:val="CommentText"/>
      </w:pPr>
      <w:r>
        <w:rPr>
          <w:rStyle w:val="CommentReference"/>
        </w:rPr>
        <w:annotationRef/>
      </w:r>
      <w:r>
        <w:t xml:space="preserve">Check, eg. </w:t>
      </w:r>
    </w:p>
  </w:comment>
  <w:comment w:id="2012" w:author="Eric Boisvert" w:date="2016-03-26T13:37:00Z" w:initials="EB/L">
    <w:p w14:paraId="7ED5E424" w14:textId="2BED472C" w:rsidR="00A173A4" w:rsidRDefault="00A173A4">
      <w:pPr>
        <w:pStyle w:val="CommentText"/>
      </w:pPr>
      <w:r>
        <w:rPr>
          <w:rStyle w:val="CommentReference"/>
        </w:rPr>
        <w:annotationRef/>
      </w:r>
      <w:r>
        <w:t>Why having a URI in there if it’s not resolvable ? because some vocabulary terms are defined as URI even though they are not resolvable ?</w:t>
      </w:r>
    </w:p>
  </w:comment>
  <w:comment w:id="2034" w:author="Eric Boisvert" w:date="2016-03-26T13:37:00Z" w:initials="EB/L">
    <w:p w14:paraId="65E74C2D" w14:textId="77777777" w:rsidR="00A173A4" w:rsidRDefault="00A173A4" w:rsidP="00D96958">
      <w:pPr>
        <w:pStyle w:val="CommentText"/>
      </w:pPr>
      <w:r>
        <w:rPr>
          <w:rStyle w:val="CommentReference"/>
        </w:rPr>
        <w:annotationRef/>
      </w:r>
      <w:r>
        <w:t xml:space="preserve">Check, eg. </w:t>
      </w:r>
    </w:p>
  </w:comment>
  <w:comment w:id="2039" w:author="Eric Boisvert" w:date="2016-03-26T13:37:00Z" w:initials="EB/L">
    <w:p w14:paraId="1AAB0499" w14:textId="77777777" w:rsidR="00A173A4" w:rsidRDefault="00A173A4" w:rsidP="00176E9E">
      <w:pPr>
        <w:pStyle w:val="CommentText"/>
      </w:pPr>
      <w:r>
        <w:rPr>
          <w:rStyle w:val="CommentReference"/>
        </w:rPr>
        <w:annotationRef/>
      </w:r>
      <w:r>
        <w:t>Is there a PK constrain ?  ie, does this force a mappedfeature made of several polygons to be a multipolygon</w:t>
      </w:r>
    </w:p>
  </w:comment>
  <w:comment w:id="2095" w:author="Eric Boisvert" w:date="2016-03-26T13:37:00Z" w:initials="EB/L">
    <w:p w14:paraId="2DDC24B9" w14:textId="77777777" w:rsidR="00A173A4" w:rsidRDefault="00A173A4"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118" w:author="Eric Boisvert" w:date="2016-03-26T13:37:00Z" w:initials="EB/L">
    <w:p w14:paraId="71798E18" w14:textId="48F7898B" w:rsidR="00A173A4" w:rsidRDefault="00A173A4" w:rsidP="00176E9E">
      <w:pPr>
        <w:pStyle w:val="CommentText"/>
      </w:pPr>
      <w:r>
        <w:rPr>
          <w:rStyle w:val="CommentReference"/>
        </w:rPr>
        <w:annotationRef/>
      </w:r>
      <w:r>
        <w:t>This is a shortcut or a replacement of getting the full MappedFeature and then resolve the specification association</w:t>
      </w:r>
    </w:p>
  </w:comment>
  <w:comment w:id="2144" w:author="Eric Boisvert" w:date="2016-03-26T13:37:00Z" w:initials="EB/L">
    <w:p w14:paraId="021DDEA1" w14:textId="77777777" w:rsidR="00A173A4" w:rsidRDefault="00A173A4" w:rsidP="00D96958">
      <w:pPr>
        <w:pStyle w:val="CommentText"/>
      </w:pPr>
      <w:r>
        <w:rPr>
          <w:rStyle w:val="CommentReference"/>
        </w:rPr>
        <w:annotationRef/>
      </w:r>
      <w:r>
        <w:t xml:space="preserve">Check, eg. </w:t>
      </w:r>
    </w:p>
  </w:comment>
  <w:comment w:id="2143" w:author="Ollie Raymond" w:date="2016-03-26T13:37:00Z" w:initials="OLR">
    <w:p w14:paraId="5F95FA50" w14:textId="77777777" w:rsidR="00A173A4" w:rsidRDefault="00A173A4"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A173A4" w:rsidRDefault="00A173A4">
      <w:pPr>
        <w:pStyle w:val="CommentText"/>
      </w:pPr>
    </w:p>
  </w:comment>
  <w:comment w:id="2149" w:author="Eric Boisvert" w:date="2016-03-26T13:37:00Z" w:initials="EB/L">
    <w:p w14:paraId="5B647355" w14:textId="7881E39E" w:rsidR="00A173A4" w:rsidRDefault="00A173A4">
      <w:pPr>
        <w:pStyle w:val="CommentText"/>
      </w:pPr>
      <w:r>
        <w:rPr>
          <w:rStyle w:val="CommentReference"/>
        </w:rPr>
        <w:annotationRef/>
      </w:r>
      <w:r>
        <w:t>SHOULD are not mandatory and don’t have compliance teste associated to them.</w:t>
      </w:r>
    </w:p>
  </w:comment>
  <w:comment w:id="2148" w:author="Ollie Raymond" w:date="2016-03-26T13:37:00Z" w:initials="OLR">
    <w:p w14:paraId="2AF7AF0C" w14:textId="1567801F" w:rsidR="00A173A4" w:rsidRDefault="00A173A4">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228" w:author="Eric Boisvert" w:date="2016-03-26T13:37:00Z" w:initials="EB/L">
    <w:p w14:paraId="5396C471" w14:textId="77777777" w:rsidR="00A173A4" w:rsidRDefault="00A173A4" w:rsidP="00BE718C">
      <w:pPr>
        <w:pStyle w:val="CommentText"/>
      </w:pPr>
      <w:r>
        <w:rPr>
          <w:rStyle w:val="CommentReference"/>
        </w:rPr>
        <w:annotationRef/>
      </w:r>
      <w:r>
        <w:t>Resolve implies URI – doesn’t it ?</w:t>
      </w:r>
    </w:p>
  </w:comment>
  <w:comment w:id="2307" w:author="Eric Boisvert" w:date="2016-03-26T13:37:00Z" w:initials="EB/L">
    <w:p w14:paraId="52CEAD5D" w14:textId="77777777" w:rsidR="00A173A4" w:rsidRDefault="00A173A4" w:rsidP="00D96958">
      <w:pPr>
        <w:pStyle w:val="CommentText"/>
      </w:pPr>
      <w:r>
        <w:rPr>
          <w:rStyle w:val="CommentReference"/>
        </w:rPr>
        <w:annotationRef/>
      </w:r>
      <w:r>
        <w:t xml:space="preserve">Check, eg. </w:t>
      </w:r>
    </w:p>
  </w:comment>
  <w:comment w:id="2370" w:author="Eric Boisvert" w:date="2016-03-26T13:37:00Z" w:initials="EB/L">
    <w:p w14:paraId="1AA086B4" w14:textId="77777777" w:rsidR="00A173A4" w:rsidRDefault="00A173A4" w:rsidP="00D96958">
      <w:pPr>
        <w:pStyle w:val="CommentText"/>
      </w:pPr>
      <w:r>
        <w:rPr>
          <w:rStyle w:val="CommentReference"/>
        </w:rPr>
        <w:annotationRef/>
      </w:r>
      <w:r>
        <w:t xml:space="preserve">Check, eg. </w:t>
      </w:r>
    </w:p>
  </w:comment>
  <w:comment w:id="2452" w:author="Eric Boisvert" w:date="2016-03-26T13:37:00Z" w:initials="EB/L">
    <w:p w14:paraId="58D17B83" w14:textId="77777777" w:rsidR="00A173A4" w:rsidRDefault="00A173A4" w:rsidP="00DF2985">
      <w:pPr>
        <w:pStyle w:val="CommentText"/>
      </w:pPr>
      <w:r>
        <w:rPr>
          <w:rStyle w:val="CommentReference"/>
        </w:rPr>
        <w:annotationRef/>
      </w:r>
      <w:r>
        <w:t xml:space="preserve">Check, eg. </w:t>
      </w:r>
    </w:p>
  </w:comment>
  <w:comment w:id="2575" w:author="Eric Boisvert" w:date="2016-03-26T13:37:00Z" w:initials="EB/L">
    <w:p w14:paraId="3F27E355" w14:textId="77777777" w:rsidR="00A173A4" w:rsidRDefault="00A173A4" w:rsidP="002E6F45">
      <w:pPr>
        <w:pStyle w:val="CommentText"/>
      </w:pPr>
      <w:r>
        <w:rPr>
          <w:rStyle w:val="CommentReference"/>
        </w:rPr>
        <w:annotationRef/>
      </w:r>
      <w:r>
        <w:t xml:space="preserve">Check, eg. </w:t>
      </w:r>
    </w:p>
  </w:comment>
  <w:comment w:id="2700" w:author="Eric Boisvert" w:date="2016-03-26T13:37:00Z" w:initials="EB/L">
    <w:p w14:paraId="3916DEFC" w14:textId="77777777" w:rsidR="00A173A4" w:rsidRDefault="00A173A4" w:rsidP="00006FB0">
      <w:pPr>
        <w:pStyle w:val="CommentText"/>
      </w:pPr>
      <w:r>
        <w:rPr>
          <w:rStyle w:val="CommentReference"/>
        </w:rPr>
        <w:annotationRef/>
      </w:r>
      <w:r>
        <w:t xml:space="preserve">Check, eg. </w:t>
      </w:r>
    </w:p>
  </w:comment>
  <w:comment w:id="2701" w:author="Eric Boisvert" w:date="2016-03-26T13:37:00Z" w:initials="EB/L">
    <w:p w14:paraId="246F852D" w14:textId="77777777" w:rsidR="00A173A4" w:rsidRDefault="00A173A4" w:rsidP="00637CC9">
      <w:pPr>
        <w:pStyle w:val="CommentText"/>
      </w:pPr>
      <w:r>
        <w:rPr>
          <w:rStyle w:val="CommentReference"/>
        </w:rPr>
        <w:annotationRef/>
      </w:r>
      <w:r>
        <w:t>Change in UML scope notes and remove observation_URI</w:t>
      </w:r>
    </w:p>
  </w:comment>
  <w:comment w:id="2731" w:author="Eric Boisvert" w:date="2016-03-26T13:37:00Z" w:initials="EB/L">
    <w:p w14:paraId="1361859C" w14:textId="0AA10B9F" w:rsidR="00A173A4" w:rsidRDefault="00A173A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797" w:author="Eric Boisvert" w:date="2016-03-26T13:37:00Z" w:initials="EB/L">
    <w:p w14:paraId="084DAD59" w14:textId="3EBA890B" w:rsidR="00A173A4" w:rsidRDefault="00A173A4">
      <w:pPr>
        <w:pStyle w:val="CommentText"/>
      </w:pPr>
      <w:r>
        <w:rPr>
          <w:rStyle w:val="CommentReference"/>
        </w:rPr>
        <w:annotationRef/>
      </w:r>
      <w:r>
        <w:t>Rephrase important use case = INSPIRE</w:t>
      </w:r>
    </w:p>
  </w:comment>
  <w:comment w:id="2800" w:author="Boisvert, Eric" w:date="2016-03-26T13:37:00Z" w:initials="BE">
    <w:p w14:paraId="13C9C105" w14:textId="1D2D8D7F" w:rsidR="00A173A4" w:rsidRDefault="00A173A4">
      <w:pPr>
        <w:pStyle w:val="CommentText"/>
      </w:pPr>
      <w:r>
        <w:rPr>
          <w:rStyle w:val="CommentReference"/>
        </w:rPr>
        <w:annotationRef/>
      </w:r>
      <w:r>
        <w:t>Isn’t it a dependency of 19136 to start with ?</w:t>
      </w:r>
    </w:p>
  </w:comment>
  <w:comment w:id="2801" w:author="Boisvert, Eric" w:date="2016-03-26T13:37:00Z" w:initials="BE">
    <w:p w14:paraId="7AF7A7F2" w14:textId="0F17E6F0" w:rsidR="00A173A4" w:rsidRDefault="00A173A4">
      <w:pPr>
        <w:pStyle w:val="CommentText"/>
      </w:pPr>
      <w:r>
        <w:rPr>
          <w:rStyle w:val="CommentReference"/>
        </w:rPr>
        <w:annotationRef/>
      </w:r>
      <w:r>
        <w:t>Pretty sure it should not be here since it’s XML encoding.  We should remove this from Logical and have it in XML encoding</w:t>
      </w:r>
    </w:p>
  </w:comment>
  <w:comment w:id="2816" w:author="Eric Boisvert" w:date="2016-03-26T13:37:00Z" w:initials="EB/L">
    <w:p w14:paraId="4602724B" w14:textId="1CB62DD0" w:rsidR="00A173A4" w:rsidRDefault="00A173A4">
      <w:pPr>
        <w:pStyle w:val="CommentText"/>
      </w:pPr>
      <w:r>
        <w:rPr>
          <w:rStyle w:val="CommentReference"/>
        </w:rPr>
        <w:annotationRef/>
      </w:r>
      <w:r>
        <w:t>Not a package according to Modular spec  rules, one package == one schema == one namespace, yet all Basic is in the same schema (xsd)</w:t>
      </w:r>
    </w:p>
  </w:comment>
  <w:comment w:id="2839" w:author="Eric Boisvert" w:date="2016-03-26T13:37:00Z" w:initials="EB/L">
    <w:p w14:paraId="6B5921D4" w14:textId="5533ACFC" w:rsidR="00A173A4" w:rsidRDefault="00A173A4">
      <w:pPr>
        <w:pStyle w:val="CommentText"/>
      </w:pPr>
      <w:r>
        <w:rPr>
          <w:rStyle w:val="CommentReference"/>
        </w:rPr>
        <w:annotationRef/>
      </w:r>
      <w:r>
        <w:t>Not quite sure what to do of this.</w:t>
      </w:r>
    </w:p>
  </w:comment>
  <w:comment w:id="2848" w:author="Eric Boisvert" w:date="2016-03-26T13:37:00Z" w:initials="EB/L">
    <w:p w14:paraId="49D40484" w14:textId="5C78DA5F" w:rsidR="00A173A4" w:rsidRDefault="00A173A4">
      <w:pPr>
        <w:pStyle w:val="CommentText"/>
      </w:pPr>
      <w:r>
        <w:rPr>
          <w:rStyle w:val="CommentReference"/>
        </w:rPr>
        <w:annotationRef/>
      </w:r>
      <w:r>
        <w:t>I don’t understand</w:t>
      </w:r>
    </w:p>
  </w:comment>
  <w:comment w:id="2854" w:author="Eric Boisvert" w:date="2016-03-26T13:37:00Z" w:initials="EB/L">
    <w:p w14:paraId="18B6C9FA" w14:textId="77777777" w:rsidR="00A173A4" w:rsidRDefault="00A173A4" w:rsidP="0016408B">
      <w:pPr>
        <w:pStyle w:val="CommentText"/>
      </w:pPr>
      <w:r>
        <w:rPr>
          <w:rStyle w:val="CommentReference"/>
        </w:rPr>
        <w:annotationRef/>
      </w:r>
      <w:r>
        <w:t>Probably don’t need this because this is what the UML says, but this CodeType is different since it is not an external vocabulary</w:t>
      </w:r>
    </w:p>
  </w:comment>
  <w:comment w:id="2856" w:author="Eric Boisvert" w:date="2016-03-26T13:37:00Z" w:initials="EB/L">
    <w:p w14:paraId="29FF579F" w14:textId="418C8DEC" w:rsidR="00A173A4" w:rsidRDefault="00A173A4">
      <w:pPr>
        <w:pStyle w:val="CommentText"/>
      </w:pPr>
      <w:r>
        <w:rPr>
          <w:rStyle w:val="CommentReference"/>
        </w:rPr>
        <w:annotationRef/>
      </w:r>
      <w:r>
        <w:t>Delete because it actually goes in 8.5.1</w:t>
      </w:r>
    </w:p>
  </w:comment>
  <w:comment w:id="2865" w:author="Eric Boisvert" w:date="2016-03-26T13:37:00Z" w:initials="EB/L">
    <w:p w14:paraId="2A96457B" w14:textId="5EA18721" w:rsidR="00A173A4" w:rsidRDefault="00A173A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867" w:author="Eric Boisvert" w:date="2016-03-26T13:37:00Z" w:initials="EB/L">
    <w:p w14:paraId="53080A5A" w14:textId="720EBE1D" w:rsidR="00A173A4" w:rsidRDefault="00A173A4">
      <w:pPr>
        <w:pStyle w:val="CommentText"/>
      </w:pPr>
      <w:r>
        <w:rPr>
          <w:rStyle w:val="CommentReference"/>
        </w:rPr>
        <w:annotationRef/>
      </w:r>
      <w:r>
        <w:t>That an interesting side effect.  Basic cannot instanciate a AbstractFeatureRelation, but can xlink:href to one.</w:t>
      </w:r>
    </w:p>
  </w:comment>
  <w:comment w:id="2873" w:author="Eric Boisvert" w:date="2016-03-26T13:37:00Z" w:initials="EB/L">
    <w:p w14:paraId="08690EA4" w14:textId="058794F9" w:rsidR="00A173A4" w:rsidRDefault="00A173A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874" w:author="Eric Boisvert" w:date="2016-03-26T13:37:00Z" w:initials="EB/L">
    <w:p w14:paraId="5C743AC9" w14:textId="77777777" w:rsidR="00A173A4" w:rsidRDefault="00A173A4">
      <w:pPr>
        <w:pStyle w:val="CommentText"/>
      </w:pPr>
      <w:r>
        <w:rPr>
          <w:rStyle w:val="CommentReference"/>
        </w:rPr>
        <w:annotationRef/>
      </w:r>
      <w:r>
        <w:t xml:space="preserve">This was in the scope note.  I don’t understand what this means.  Is the last item </w:t>
      </w:r>
    </w:p>
  </w:comment>
  <w:comment w:id="2875" w:author="Eric Boisvert" w:date="2016-03-26T13:37:00Z" w:initials="EB/L">
    <w:p w14:paraId="720006F6" w14:textId="77777777" w:rsidR="00A173A4" w:rsidRDefault="00A173A4">
      <w:pPr>
        <w:pStyle w:val="CommentText"/>
      </w:pPr>
      <w:r>
        <w:rPr>
          <w:rStyle w:val="CommentReference"/>
        </w:rPr>
        <w:annotationRef/>
      </w:r>
      <w:r>
        <w:t xml:space="preserve">This is a 3.2 thing, it has been replace with a “samplingFrame” term.  I honestly preferred the 3.2 </w:t>
      </w:r>
    </w:p>
  </w:comment>
  <w:comment w:id="2881" w:author="Eric Boisvert" w:date="2016-03-26T13:37:00Z" w:initials="EB/L">
    <w:p w14:paraId="5B19BE13" w14:textId="4C4EFE99" w:rsidR="00A173A4" w:rsidRDefault="00A173A4">
      <w:pPr>
        <w:pStyle w:val="CommentText"/>
      </w:pPr>
      <w:r>
        <w:rPr>
          <w:rStyle w:val="CommentReference"/>
        </w:rPr>
        <w:annotationRef/>
      </w:r>
      <w:r>
        <w:t>This looks like the portrayal scope notes.  In basic, it’s swe:Category (therefore, a term from a list)</w:t>
      </w:r>
    </w:p>
  </w:comment>
  <w:comment w:id="2901" w:author="Eric Boisvert" w:date="2016-03-26T13:37:00Z" w:initials="EB/L">
    <w:p w14:paraId="7766A12B" w14:textId="74BF3C91" w:rsidR="00A173A4" w:rsidRDefault="00A173A4">
      <w:pPr>
        <w:pStyle w:val="CommentText"/>
      </w:pPr>
      <w:r>
        <w:rPr>
          <w:rStyle w:val="CommentReference"/>
        </w:rPr>
        <w:annotationRef/>
      </w:r>
      <w:r>
        <w:t>Not sure what this means</w:t>
      </w:r>
    </w:p>
  </w:comment>
  <w:comment w:id="2913" w:author="Eric Boisvert" w:date="2016-03-26T13:37:00Z" w:initials="EB/L">
    <w:p w14:paraId="459DF5D5" w14:textId="3425E002" w:rsidR="00A173A4" w:rsidRDefault="00A173A4">
      <w:pPr>
        <w:pStyle w:val="CommentText"/>
      </w:pPr>
      <w:r>
        <w:rPr>
          <w:rStyle w:val="CommentReference"/>
        </w:rPr>
        <w:annotationRef/>
      </w:r>
      <w:r>
        <w:t>Might as well just say “SHALL be percent”</w:t>
      </w:r>
    </w:p>
  </w:comment>
  <w:comment w:id="2918" w:author="Eric Boisvert" w:date="2016-03-26T13:37:00Z" w:initials="EB/L">
    <w:p w14:paraId="49EC594F" w14:textId="2959065E" w:rsidR="00A173A4" w:rsidRDefault="00A173A4">
      <w:pPr>
        <w:pStyle w:val="CommentText"/>
      </w:pPr>
      <w:r>
        <w:rPr>
          <w:rStyle w:val="CommentReference"/>
        </w:rPr>
        <w:annotationRef/>
      </w:r>
      <w:r>
        <w:t>Note: I keep capitalization only when we refer to the class name, not the concept, EarthMaterial versus “Earth material”.</w:t>
      </w:r>
    </w:p>
  </w:comment>
  <w:comment w:id="2923" w:author="Eric Boisvert" w:date="2016-03-26T13:37:00Z" w:initials="EB/L">
    <w:p w14:paraId="07C6E8F7" w14:textId="19414C95" w:rsidR="00A173A4" w:rsidRDefault="00A173A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943" w:author="Eric Boisvert" w:date="2016-03-26T13:37:00Z" w:initials="EB/L">
    <w:p w14:paraId="064878C1" w14:textId="5C24CDFF" w:rsidR="00A173A4" w:rsidRDefault="00A173A4">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2971" w:author="Eric Boisvert" w:date="2016-03-26T13:37:00Z" w:initials="EB/L">
    <w:p w14:paraId="141CBB56" w14:textId="78925F87" w:rsidR="00A173A4" w:rsidRDefault="00A173A4">
      <w:pPr>
        <w:pStyle w:val="CommentText"/>
      </w:pPr>
      <w:r>
        <w:rPr>
          <w:rStyle w:val="CommentReference"/>
        </w:rPr>
        <w:annotationRef/>
      </w:r>
      <w:r>
        <w:t>Heterogeneity ?</w:t>
      </w:r>
    </w:p>
  </w:comment>
  <w:comment w:id="2975" w:author="Eric Boisvert" w:date="2016-03-26T13:37:00Z" w:initials="EB/L">
    <w:p w14:paraId="58301678" w14:textId="30B77D74" w:rsidR="00A173A4" w:rsidRDefault="00A173A4">
      <w:pPr>
        <w:pStyle w:val="CommentText"/>
      </w:pPr>
      <w:r>
        <w:rPr>
          <w:rStyle w:val="CommentReference"/>
        </w:rPr>
        <w:annotationRef/>
      </w:r>
      <w:r>
        <w:t>Not sure what this is for</w:t>
      </w:r>
    </w:p>
  </w:comment>
  <w:comment w:id="2980" w:author="Eric Boisvert" w:date="2016-03-26T13:37:00Z" w:initials="EB/L">
    <w:p w14:paraId="10B4786D" w14:textId="0F8925E1" w:rsidR="00A173A4" w:rsidRDefault="00A173A4">
      <w:pPr>
        <w:pStyle w:val="CommentText"/>
      </w:pPr>
      <w:r>
        <w:rPr>
          <w:rStyle w:val="CommentReference"/>
        </w:rPr>
        <w:annotationRef/>
      </w:r>
      <w:r>
        <w:t>Shouldn’t be “deformation of a GeologicUnit” ?</w:t>
      </w:r>
    </w:p>
  </w:comment>
  <w:comment w:id="3013" w:author="Eric Boisvert" w:date="2016-03-26T13:37:00Z" w:initials="EB/L">
    <w:p w14:paraId="7145605A" w14:textId="12673CC8" w:rsidR="00A173A4" w:rsidRDefault="00A173A4">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026" w:author="Boisvert, Eric" w:date="2016-03-26T13:37:00Z" w:initials="BE">
    <w:p w14:paraId="41B1F482" w14:textId="77777777" w:rsidR="00A173A4" w:rsidRDefault="00A173A4" w:rsidP="00390DF7">
      <w:pPr>
        <w:pStyle w:val="CommentText"/>
      </w:pPr>
      <w:r>
        <w:rPr>
          <w:rStyle w:val="CommentReference"/>
        </w:rPr>
        <w:annotationRef/>
      </w:r>
      <w:r>
        <w:t>Check. Maybe it’s a GML 3.3 thing</w:t>
      </w:r>
    </w:p>
  </w:comment>
  <w:comment w:id="3041" w:author="Eric Boisvert" w:date="2016-03-26T13:37:00Z" w:initials="EB/L">
    <w:p w14:paraId="6ED4705C" w14:textId="77777777" w:rsidR="00A173A4" w:rsidRDefault="00A173A4" w:rsidP="00657E64">
      <w:pPr>
        <w:pStyle w:val="CommentText"/>
      </w:pPr>
      <w:r>
        <w:rPr>
          <w:rStyle w:val="CommentReference"/>
        </w:rPr>
        <w:annotationRef/>
      </w:r>
      <w:r>
        <w:t>Should we have a recommendation that community stick to a single convension (eg: OneGeology uses that convension)</w:t>
      </w:r>
    </w:p>
  </w:comment>
  <w:comment w:id="3053" w:author="Eric Boisvert" w:date="2016-03-26T13:37:00Z" w:initials="EB/L">
    <w:p w14:paraId="5485F6AC" w14:textId="77777777" w:rsidR="00A173A4" w:rsidRDefault="00A173A4" w:rsidP="00657E64">
      <w:pPr>
        <w:pStyle w:val="CommentText"/>
      </w:pPr>
      <w:r>
        <w:rPr>
          <w:rStyle w:val="CommentReference"/>
        </w:rPr>
        <w:annotationRef/>
      </w:r>
      <w:r>
        <w:t>Should we define a specific uom for this – or should we even bother and leave this for community.</w:t>
      </w:r>
    </w:p>
  </w:comment>
  <w:comment w:id="3072" w:author="Eric Boisvert" w:date="2016-03-26T13:37:00Z" w:initials="EB/L">
    <w:p w14:paraId="0B5605F6" w14:textId="6C87D3D6" w:rsidR="00A173A4" w:rsidRDefault="00A173A4">
      <w:pPr>
        <w:pStyle w:val="CommentText"/>
      </w:pPr>
      <w:r>
        <w:rPr>
          <w:rStyle w:val="CommentReference"/>
        </w:rPr>
        <w:annotationRef/>
      </w:r>
      <w:r>
        <w:t>This is one exception in the list.  It’s not externally managed, but actually enforced in the specification and the schema.</w:t>
      </w:r>
    </w:p>
  </w:comment>
  <w:comment w:id="3075" w:author="Eric Boisvert" w:date="2016-03-26T13:37:00Z" w:initials="EB/L">
    <w:p w14:paraId="66B47F31" w14:textId="1A6C4486" w:rsidR="00A173A4" w:rsidRDefault="00A173A4">
      <w:pPr>
        <w:pStyle w:val="CommentText"/>
      </w:pPr>
      <w:r>
        <w:rPr>
          <w:rStyle w:val="CommentReference"/>
        </w:rPr>
        <w:annotationRef/>
      </w:r>
      <w:r>
        <w:t>Cordlink and Kentuky did a mapping</w:t>
      </w:r>
    </w:p>
  </w:comment>
  <w:comment w:id="3109" w:author="Boisvert, Eric" w:date="2016-03-26T13:37:00Z" w:initials="BE">
    <w:p w14:paraId="4C533D5C" w14:textId="30A4DA1A" w:rsidR="00A173A4" w:rsidRDefault="00A173A4">
      <w:pPr>
        <w:pStyle w:val="CommentText"/>
      </w:pPr>
      <w:r>
        <w:rPr>
          <w:rStyle w:val="CommentReference"/>
        </w:rPr>
        <w:annotationRef/>
      </w:r>
      <w:r>
        <w:t>Draws in schema language and spatial schema already</w:t>
      </w:r>
    </w:p>
  </w:comment>
  <w:comment w:id="3114" w:author="Eric Boisvert" w:date="2016-03-26T13:37:00Z" w:initials="EB/L">
    <w:p w14:paraId="3B2EDD2B" w14:textId="3ED32B99" w:rsidR="00A173A4" w:rsidRDefault="00A173A4">
      <w:pPr>
        <w:pStyle w:val="CommentText"/>
      </w:pPr>
      <w:r>
        <w:rPr>
          <w:rStyle w:val="CommentReference"/>
        </w:rPr>
        <w:annotationRef/>
      </w:r>
      <w:r>
        <w:t>Rework this, this should be under GeologicFeatureRelation below</w:t>
      </w:r>
    </w:p>
  </w:comment>
  <w:comment w:id="3124" w:author="Eric Boisvert" w:date="2016-03-26T13:37:00Z" w:initials="EB/L">
    <w:p w14:paraId="301A2117" w14:textId="7B08D6E4" w:rsidR="00A173A4" w:rsidRDefault="00A173A4">
      <w:pPr>
        <w:pStyle w:val="CommentText"/>
      </w:pPr>
      <w:r>
        <w:rPr>
          <w:rStyle w:val="CommentReference"/>
        </w:rPr>
        <w:annotationRef/>
      </w:r>
      <w:r>
        <w:t>I remove “spatial object” because GeologicFeatureRelation are between Features</w:t>
      </w:r>
    </w:p>
  </w:comment>
  <w:comment w:id="3170" w:author="Eric Boisvert" w:date="2016-03-26T13:37:00Z" w:initials="EB/L">
    <w:p w14:paraId="05D4B33C" w14:textId="05CF38CA" w:rsidR="00A173A4" w:rsidRDefault="00A173A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171" w:author="Eric Boisvert" w:date="2016-03-26T13:37:00Z" w:initials="EB/L">
    <w:p w14:paraId="5F904FE1" w14:textId="3B228682" w:rsidR="00A173A4" w:rsidRDefault="00A173A4">
      <w:pPr>
        <w:pStyle w:val="CommentText"/>
      </w:pPr>
      <w:r>
        <w:rPr>
          <w:rStyle w:val="CommentReference"/>
        </w:rPr>
        <w:annotationRef/>
      </w:r>
      <w:r>
        <w:t>It’s a swe:QuantityRange</w:t>
      </w:r>
    </w:p>
  </w:comment>
  <w:comment w:id="3179" w:author="Eric Boisvert" w:date="2016-03-26T13:37:00Z" w:initials="EB/L">
    <w:p w14:paraId="39A3506E" w14:textId="63BD2186" w:rsidR="00A173A4" w:rsidRPr="00CD22DC" w:rsidRDefault="00A173A4">
      <w:pPr>
        <w:pStyle w:val="CommentText"/>
        <w:rPr>
          <w:lang w:val="en-CA"/>
        </w:rPr>
      </w:pPr>
      <w:r>
        <w:rPr>
          <w:rStyle w:val="CommentReference"/>
        </w:rPr>
        <w:annotationRef/>
      </w:r>
      <w:r>
        <w:t>Both ConstituentPart.role ?</w:t>
      </w:r>
      <w:r w:rsidRPr="00CD22DC">
        <w:rPr>
          <w:lang w:val="en-CA"/>
        </w:rPr>
        <w:t xml:space="preserve"> Is this intentional ?</w:t>
      </w:r>
    </w:p>
  </w:comment>
  <w:comment w:id="3212" w:author="Eric Boisvert" w:date="2016-03-26T13:37:00Z" w:initials="EB/L">
    <w:p w14:paraId="2825455C" w14:textId="17477529" w:rsidR="00A173A4" w:rsidRDefault="00A173A4">
      <w:pPr>
        <w:pStyle w:val="CommentText"/>
      </w:pPr>
      <w:r>
        <w:rPr>
          <w:rStyle w:val="CommentReference"/>
        </w:rPr>
        <w:annotationRef/>
      </w:r>
      <w:r>
        <w:t>Don’t forget to add a dependency to GeologicAge in the requirement class list</w:t>
      </w:r>
    </w:p>
  </w:comment>
  <w:comment w:id="3230" w:author="Eric Boisvert" w:date="2016-03-26T13:37:00Z" w:initials="EB/L">
    <w:p w14:paraId="46DD4A60" w14:textId="39A954E4" w:rsidR="00A173A4" w:rsidRDefault="00A173A4">
      <w:pPr>
        <w:pStyle w:val="CommentText"/>
      </w:pPr>
      <w:r>
        <w:rPr>
          <w:rStyle w:val="CommentReference"/>
        </w:rPr>
        <w:annotationRef/>
      </w:r>
      <w:r>
        <w:t xml:space="preserve">Not clear sentence.  </w:t>
      </w:r>
    </w:p>
  </w:comment>
  <w:comment w:id="3279" w:author="Eric Boisvert" w:date="2016-03-26T13:37:00Z" w:initials="EB/L">
    <w:p w14:paraId="42C21903" w14:textId="3AFF6780" w:rsidR="00A173A4" w:rsidRDefault="00A173A4">
      <w:pPr>
        <w:pStyle w:val="CommentText"/>
      </w:pPr>
      <w:r>
        <w:rPr>
          <w:rStyle w:val="CommentReference"/>
        </w:rPr>
        <w:annotationRef/>
      </w:r>
      <w:r>
        <w:t>Would’t it be more informative to have ShearDisplacementStructure in this diagram (to show that SDSDescription adds description to SDS)</w:t>
      </w:r>
    </w:p>
  </w:comment>
  <w:comment w:id="3289" w:author="Eric Boisvert" w:date="2016-03-26T13:37:00Z" w:initials="EB/L">
    <w:p w14:paraId="34ACD43E" w14:textId="47D71F8A" w:rsidR="00A173A4" w:rsidRDefault="00A173A4">
      <w:pPr>
        <w:pStyle w:val="CommentText"/>
      </w:pPr>
      <w:r>
        <w:rPr>
          <w:rStyle w:val="CommentReference"/>
        </w:rPr>
        <w:annotationRef/>
      </w:r>
      <w:r>
        <w:t>Although strongly related, there are not much Esker made of basalt.</w:t>
      </w:r>
    </w:p>
  </w:comment>
  <w:comment w:id="3296" w:author="Eric Boisvert" w:date="2016-03-26T13:37:00Z" w:initials="EB/L">
    <w:p w14:paraId="400E408F" w14:textId="0E976AB6" w:rsidR="00A173A4" w:rsidRDefault="00A173A4">
      <w:pPr>
        <w:pStyle w:val="CommentText"/>
      </w:pPr>
      <w:r>
        <w:rPr>
          <w:rStyle w:val="CommentReference"/>
        </w:rPr>
        <w:annotationRef/>
      </w:r>
      <w:r>
        <w:t>Original scope notes had “term(s) or numeric values.”</w:t>
      </w:r>
    </w:p>
  </w:comment>
  <w:comment w:id="3316" w:author="Eric Boisvert" w:date="2016-03-26T13:37:00Z" w:initials="EB/L">
    <w:p w14:paraId="0435CE0A" w14:textId="4553E961" w:rsidR="00A173A4" w:rsidRDefault="00A173A4">
      <w:pPr>
        <w:pStyle w:val="CommentText"/>
      </w:pPr>
      <w:r>
        <w:rPr>
          <w:rStyle w:val="CommentReference"/>
        </w:rPr>
        <w:annotationRef/>
      </w:r>
      <w:r>
        <w:t>This is a bit circular</w:t>
      </w:r>
    </w:p>
  </w:comment>
  <w:comment w:id="3331" w:author="Eric Boisvert" w:date="2016-03-26T13:37:00Z" w:initials="EB/L">
    <w:p w14:paraId="5768A9DC" w14:textId="2773047A" w:rsidR="00A173A4" w:rsidRDefault="00A173A4">
      <w:pPr>
        <w:pStyle w:val="CommentText"/>
      </w:pPr>
      <w:r>
        <w:rPr>
          <w:rStyle w:val="CommentReference"/>
        </w:rPr>
        <w:annotationRef/>
      </w:r>
      <w:r>
        <w:t>This is the very same description than GeochronologicEra.  I suspect this description is for GeochronologicEra because it references stratotype.</w:t>
      </w:r>
    </w:p>
  </w:comment>
  <w:comment w:id="3333" w:author="Eric Boisvert" w:date="2016-03-26T13:37:00Z" w:initials="EB/L">
    <w:p w14:paraId="2C24A7A7" w14:textId="66DBDB6A" w:rsidR="00A173A4" w:rsidRDefault="00A173A4">
      <w:pPr>
        <w:pStyle w:val="CommentText"/>
      </w:pPr>
      <w:r>
        <w:rPr>
          <w:rStyle w:val="CommentReference"/>
        </w:rPr>
        <w:annotationRef/>
      </w:r>
      <w:r>
        <w:t>Is there a better way to say that children and grand-childrens.</w:t>
      </w:r>
    </w:p>
  </w:comment>
  <w:comment w:id="3336" w:author="Eric Boisvert" w:date="2016-03-26T13:37:00Z" w:initials="EB/L">
    <w:p w14:paraId="7247A767" w14:textId="343C40D3" w:rsidR="00A173A4" w:rsidRDefault="00A173A4">
      <w:pPr>
        <w:pStyle w:val="CommentText"/>
      </w:pPr>
      <w:r>
        <w:rPr>
          <w:rStyle w:val="CommentReference"/>
        </w:rPr>
        <w:annotationRef/>
      </w:r>
      <w:r>
        <w:t>Is there a rule that says that start must be younger than end ?</w:t>
      </w:r>
    </w:p>
  </w:comment>
  <w:comment w:id="3388" w:author="Boisvert, Eric" w:date="2016-03-26T13:37:00Z" w:initials="BE">
    <w:p w14:paraId="14328BAF" w14:textId="1FF148EF" w:rsidR="00A173A4" w:rsidRDefault="00A173A4">
      <w:pPr>
        <w:pStyle w:val="CommentText"/>
      </w:pPr>
      <w:r>
        <w:rPr>
          <w:rStyle w:val="CommentReference"/>
        </w:rPr>
        <w:annotationRef/>
      </w:r>
      <w:r>
        <w:t>This means that interval are in absolute coordinate</w:t>
      </w:r>
    </w:p>
  </w:comment>
  <w:comment w:id="3483" w:author="Eric Boisvert" w:date="2016-03-26T13:37:00Z" w:initials="EB/L">
    <w:p w14:paraId="13AA4EC3" w14:textId="25C396E8" w:rsidR="00A173A4" w:rsidRDefault="00A173A4">
      <w:pPr>
        <w:pStyle w:val="CommentText"/>
      </w:pPr>
      <w:r>
        <w:rPr>
          <w:rStyle w:val="CommentReference"/>
        </w:rPr>
        <w:annotationRef/>
      </w:r>
      <w:r>
        <w:t>In the previous version, I wrote this down as a requirement.  But it’s untestable, it’s just two different encoding that have different meanings</w:t>
      </w:r>
    </w:p>
  </w:comment>
  <w:comment w:id="3612" w:author="Boisvert, Eric" w:date="2016-03-26T13:37:00Z" w:initials="BE">
    <w:p w14:paraId="1D73A3B9" w14:textId="3051C86B" w:rsidR="00A173A4" w:rsidRDefault="00A173A4">
      <w:pPr>
        <w:pStyle w:val="CommentText"/>
      </w:pPr>
      <w:r>
        <w:rPr>
          <w:rStyle w:val="CommentReference"/>
        </w:rPr>
        <w:annotationRef/>
      </w:r>
      <w:r>
        <w:t>This labAnalysis-&gt;samplgFeature is redundant since its already include with basic</w:t>
      </w:r>
    </w:p>
  </w:comment>
  <w:comment w:id="3615" w:author="Boisvert, Eric" w:date="2016-03-26T13:37:00Z" w:initials="BE">
    <w:p w14:paraId="5CE49A75" w14:textId="0AEC9407" w:rsidR="00A173A4" w:rsidRDefault="00A173A4">
      <w:pPr>
        <w:pStyle w:val="CommentText"/>
      </w:pPr>
      <w:r>
        <w:rPr>
          <w:rStyle w:val="CommentReference"/>
        </w:rPr>
        <w:annotationRef/>
      </w:r>
      <w:r>
        <w:t>I think it comes with basic / gml – no need to put it there</w:t>
      </w:r>
    </w:p>
  </w:comment>
  <w:comment w:id="3644" w:author="Eric Boisvert" w:date="2016-03-26T14:12:00Z" w:initials="EB/L">
    <w:p w14:paraId="3FE7EDCC" w14:textId="2BD98D64" w:rsidR="00A173A4" w:rsidRDefault="00A173A4">
      <w:pPr>
        <w:pStyle w:val="CommentText"/>
      </w:pPr>
      <w:r>
        <w:rPr>
          <w:rStyle w:val="CommentReference"/>
        </w:rPr>
        <w:annotationRef/>
      </w:r>
      <w:r>
        <w:t>Removed because this should be defined in the profile made by that community</w:t>
      </w:r>
    </w:p>
  </w:comment>
  <w:comment w:id="3707" w:author="Boisvert, Eric" w:date="2016-03-26T13:37:00Z" w:initials="BE">
    <w:p w14:paraId="7B362452" w14:textId="07A1582E" w:rsidR="00A173A4" w:rsidRDefault="00A173A4">
      <w:pPr>
        <w:pStyle w:val="CommentText"/>
      </w:pPr>
      <w:r>
        <w:rPr>
          <w:rStyle w:val="CommentReference"/>
        </w:rPr>
        <w:annotationRef/>
      </w:r>
      <w:r>
        <w:t>I suppose we can’t really police what other domains do.</w:t>
      </w:r>
    </w:p>
  </w:comment>
  <w:comment w:id="3716" w:author="Boisvert, Eric" w:date="2016-03-26T13:37:00Z" w:initials="BE">
    <w:p w14:paraId="261F51AD" w14:textId="318CAC15" w:rsidR="00A173A4" w:rsidRDefault="00A173A4">
      <w:pPr>
        <w:pStyle w:val="CommentText"/>
      </w:pPr>
      <w:r>
        <w:rPr>
          <w:rStyle w:val="CommentReference"/>
        </w:rPr>
        <w:annotationRef/>
      </w:r>
      <w:r>
        <w:t>Or is it normative ?</w:t>
      </w:r>
    </w:p>
  </w:comment>
  <w:comment w:id="3762" w:author="Eric Boisvert" w:date="2016-03-26T13:37:00Z" w:initials="EB/L">
    <w:p w14:paraId="7795B763" w14:textId="0B9030E4" w:rsidR="00A173A4" w:rsidRDefault="00A173A4">
      <w:pPr>
        <w:pStyle w:val="CommentText"/>
      </w:pPr>
      <w:r>
        <w:rPr>
          <w:rStyle w:val="CommentReference"/>
        </w:rPr>
        <w:annotationRef/>
      </w:r>
      <w:r>
        <w:t>Is this still how http URI flagged ?</w:t>
      </w:r>
    </w:p>
  </w:comment>
  <w:comment w:id="3807" w:author="Eric Boisvert" w:date="2016-03-26T13:37:00Z" w:initials="EB/L">
    <w:p w14:paraId="3082C719" w14:textId="77777777" w:rsidR="00A173A4" w:rsidRDefault="00A173A4">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808" w:author="Eric Boisvert" w:date="2016-03-26T13:37:00Z" w:initials="EB/L">
    <w:p w14:paraId="241CC4E7" w14:textId="77777777" w:rsidR="00A173A4" w:rsidRDefault="00A173A4">
      <w:pPr>
        <w:pStyle w:val="CommentText"/>
      </w:pPr>
      <w:r>
        <w:rPr>
          <w:rStyle w:val="CommentReference"/>
        </w:rPr>
        <w:annotationRef/>
      </w:r>
      <w:r>
        <w:t>This one can only be checked by sch if the result is an XML document right ?</w:t>
      </w:r>
    </w:p>
  </w:comment>
  <w:comment w:id="3811" w:author="Eric Boisvert" w:date="2016-03-26T13:37:00Z" w:initials="EB/L">
    <w:p w14:paraId="7F452530" w14:textId="4D282E5B" w:rsidR="00A173A4" w:rsidRDefault="00A173A4">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816" w:author="Eric Boisvert" w:date="2016-03-26T14:25:00Z" w:initials="EB/L">
    <w:p w14:paraId="23E499DD" w14:textId="4C908A9F" w:rsidR="00A173A4" w:rsidRDefault="00A173A4">
      <w:pPr>
        <w:pStyle w:val="CommentText"/>
      </w:pPr>
      <w:r>
        <w:rPr>
          <w:rStyle w:val="CommentReference"/>
        </w:rPr>
        <w:annotationRef/>
      </w:r>
      <w:r>
        <w:t>Removed since all sch will import core anyway.  It’s embedded in the previous rule</w:t>
      </w:r>
    </w:p>
  </w:comment>
  <w:comment w:id="3885" w:author="Eric Boisvert" w:date="2016-03-26T13:37:00Z" w:initials="EB/L">
    <w:p w14:paraId="05E20B47" w14:textId="2CC7B3E4" w:rsidR="00A173A4" w:rsidRDefault="00A173A4">
      <w:pPr>
        <w:pStyle w:val="CommentText"/>
      </w:pPr>
      <w:r>
        <w:rPr>
          <w:rStyle w:val="CommentReference"/>
        </w:rPr>
        <w:annotationRef/>
      </w:r>
      <w:r>
        <w:t>Gml:id != name !</w:t>
      </w:r>
    </w:p>
  </w:comment>
  <w:comment w:id="3997" w:author="Eric Boisvert" w:date="2016-03-26T13:37:00Z" w:initials="EB/L">
    <w:p w14:paraId="18EE763B" w14:textId="77777777" w:rsidR="00A173A4" w:rsidRDefault="00A173A4" w:rsidP="00652E95">
      <w:pPr>
        <w:pStyle w:val="CommentText"/>
      </w:pPr>
      <w:r>
        <w:rPr>
          <w:rStyle w:val="CommentReference"/>
        </w:rPr>
        <w:annotationRef/>
      </w:r>
      <w:r>
        <w:t>Great. This one 404s</w:t>
      </w:r>
    </w:p>
  </w:comment>
  <w:comment w:id="4017" w:author="Eric Boisvert" w:date="2016-03-26T13:37:00Z" w:initials="EB/L">
    <w:p w14:paraId="7EBA9BF2" w14:textId="77777777" w:rsidR="00A173A4" w:rsidRDefault="00A173A4">
      <w:pPr>
        <w:pStyle w:val="CommentText"/>
      </w:pPr>
      <w:r>
        <w:rPr>
          <w:rStyle w:val="CommentReference"/>
        </w:rPr>
        <w:annotationRef/>
      </w:r>
      <w:r>
        <w:t>Great. This one 404s</w:t>
      </w:r>
    </w:p>
  </w:comment>
  <w:comment w:id="4027" w:author="Boisvert, Eric" w:date="2016-03-26T13:37:00Z" w:initials="BE">
    <w:p w14:paraId="70C77D12" w14:textId="582AFCB0" w:rsidR="00A173A4" w:rsidRDefault="00A173A4">
      <w:pPr>
        <w:pStyle w:val="CommentText"/>
      </w:pPr>
      <w:r>
        <w:rPr>
          <w:rStyle w:val="CommentReference"/>
        </w:rPr>
        <w:annotationRef/>
      </w:r>
      <w:r>
        <w:t>Technically, this one should be testable by schematron</w:t>
      </w:r>
    </w:p>
  </w:comment>
  <w:comment w:id="4028" w:author="Boisvert, Eric" w:date="2016-03-26T13:37:00Z" w:initials="BE">
    <w:p w14:paraId="45CD9209" w14:textId="209DC396" w:rsidR="00A173A4" w:rsidRDefault="00A173A4">
      <w:pPr>
        <w:pStyle w:val="CommentText"/>
      </w:pPr>
      <w:r>
        <w:rPr>
          <w:rStyle w:val="CommentReference"/>
        </w:rPr>
        <w:annotationRef/>
      </w:r>
      <w:r>
        <w:t>Shall we enforce a specific codeSpace ?</w:t>
      </w:r>
    </w:p>
  </w:comment>
  <w:comment w:id="4089" w:author="Eric Boisvert" w:date="2016-03-26T13:37:00Z" w:initials="EB/L">
    <w:p w14:paraId="285C7AC8" w14:textId="3CA6FD1E" w:rsidR="00A173A4" w:rsidRDefault="00A173A4">
      <w:pPr>
        <w:pStyle w:val="CommentText"/>
      </w:pPr>
      <w:r>
        <w:rPr>
          <w:rStyle w:val="CommentReference"/>
        </w:rPr>
        <w:annotationRef/>
      </w:r>
      <w:r>
        <w:t>Not an official spec</w:t>
      </w:r>
    </w:p>
  </w:comment>
  <w:comment w:id="4124" w:author="Eric Boisvert" w:date="2016-03-26T13:37:00Z" w:initials="EB/L">
    <w:p w14:paraId="60ACA5C2" w14:textId="2073F116" w:rsidR="00A173A4" w:rsidRDefault="00A173A4">
      <w:pPr>
        <w:pStyle w:val="CommentText"/>
      </w:pPr>
      <w:r>
        <w:rPr>
          <w:rStyle w:val="CommentReference"/>
        </w:rPr>
        <w:annotationRef/>
      </w:r>
      <w:r>
        <w:t>Check.  Are we SF1 or SF0</w:t>
      </w:r>
    </w:p>
  </w:comment>
  <w:comment w:id="4262" w:author="Eric Boisvert" w:date="2016-03-26T13:37:00Z" w:initials="EB/L">
    <w:p w14:paraId="004591F4" w14:textId="77777777" w:rsidR="00A173A4" w:rsidRDefault="00A173A4" w:rsidP="00974714">
      <w:pPr>
        <w:pStyle w:val="CommentText"/>
      </w:pPr>
      <w:r>
        <w:rPr>
          <w:rStyle w:val="CommentReference"/>
        </w:rPr>
        <w:annotationRef/>
      </w:r>
      <w:r>
        <w:t>Should we keep the abstract portrayal for future 3.2 extension</w:t>
      </w:r>
    </w:p>
  </w:comment>
  <w:comment w:id="4305" w:author="Eric Boisvert" w:date="2016-03-26T13:37:00Z" w:initials="EB/L">
    <w:p w14:paraId="42B015B6" w14:textId="30254E4D" w:rsidR="00A173A4" w:rsidRDefault="00A173A4">
      <w:pPr>
        <w:pStyle w:val="CommentText"/>
      </w:pPr>
      <w:r>
        <w:rPr>
          <w:rStyle w:val="CommentReference"/>
        </w:rPr>
        <w:annotationRef/>
      </w:r>
      <w:r>
        <w:t>Can a property be even serialized, but empty ? – must check</w:t>
      </w:r>
    </w:p>
  </w:comment>
  <w:comment w:id="4320" w:author="Eric Boisvert" w:date="2016-03-26T13:37:00Z" w:initials="EB/L">
    <w:p w14:paraId="5664EA8E" w14:textId="793BA081" w:rsidR="00A173A4" w:rsidRDefault="00A173A4">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7C5153" w14:textId="77777777" w:rsidR="00295FF9" w:rsidRDefault="00295FF9">
      <w:pPr>
        <w:spacing w:after="0"/>
      </w:pPr>
      <w:r>
        <w:separator/>
      </w:r>
    </w:p>
  </w:endnote>
  <w:endnote w:type="continuationSeparator" w:id="0">
    <w:p w14:paraId="6A39B01C" w14:textId="77777777" w:rsidR="00295FF9" w:rsidRDefault="00295F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173A4" w:rsidRDefault="00A173A4">
    <w:pPr>
      <w:pStyle w:val="Footer"/>
      <w:jc w:val="center"/>
    </w:pPr>
    <w:r>
      <w:fldChar w:fldCharType="begin"/>
    </w:r>
    <w:r>
      <w:instrText xml:space="preserve"> PAGE   \* MERGEFORMAT </w:instrText>
    </w:r>
    <w:r>
      <w:fldChar w:fldCharType="separate"/>
    </w:r>
    <w:r w:rsidR="00F13D40">
      <w:rPr>
        <w:noProof/>
      </w:rPr>
      <w:t>71</w:t>
    </w:r>
    <w:r>
      <w:rPr>
        <w:noProof/>
      </w:rPr>
      <w:fldChar w:fldCharType="end"/>
    </w:r>
  </w:p>
  <w:p w14:paraId="5299F2EC" w14:textId="52887485" w:rsidR="00A173A4" w:rsidRPr="0079517D" w:rsidRDefault="00A173A4" w:rsidP="0079517D">
    <w:pPr>
      <w:pStyle w:val="Footer"/>
      <w:jc w:val="right"/>
      <w:rPr>
        <w:sz w:val="16"/>
        <w:szCs w:val="16"/>
      </w:rPr>
    </w:pPr>
    <w:r w:rsidRPr="0079517D">
      <w:rPr>
        <w:sz w:val="16"/>
        <w:szCs w:val="16"/>
      </w:rPr>
      <w:t xml:space="preserve">Copyright © </w:t>
    </w:r>
    <w:r w:rsidRPr="009B3BBD">
      <w:rPr>
        <w:sz w:val="16"/>
        <w:szCs w:val="16"/>
      </w:rPr>
      <w:t>201</w:t>
    </w:r>
    <w:del w:id="5026" w:author="Ollie Raymond" w:date="2016-02-09T11:27:00Z">
      <w:r w:rsidRPr="009B3BBD" w:rsidDel="00FA31AE">
        <w:rPr>
          <w:sz w:val="16"/>
          <w:szCs w:val="16"/>
        </w:rPr>
        <w:delText>5</w:delText>
      </w:r>
    </w:del>
    <w:ins w:id="5027"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7B8424" w14:textId="77777777" w:rsidR="00295FF9" w:rsidRDefault="00295FF9">
      <w:pPr>
        <w:spacing w:after="0"/>
      </w:pPr>
      <w:r>
        <w:separator/>
      </w:r>
    </w:p>
  </w:footnote>
  <w:footnote w:type="continuationSeparator" w:id="0">
    <w:p w14:paraId="75BE7235" w14:textId="77777777" w:rsidR="00295FF9" w:rsidRDefault="00295FF9">
      <w:pPr>
        <w:spacing w:after="0"/>
      </w:pPr>
      <w:r>
        <w:continuationSeparator/>
      </w:r>
    </w:p>
  </w:footnote>
  <w:footnote w:id="1">
    <w:p w14:paraId="015C3D42" w14:textId="77777777" w:rsidR="00A173A4" w:rsidRDefault="00A173A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A173A4" w:rsidRPr="006F2ACD" w:rsidRDefault="00A173A4"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5FF9"/>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3F569A"/>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53EB"/>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3A4"/>
    <w:rsid w:val="00A17543"/>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594D"/>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FE328-3FBD-4BE0-A522-22E8F5453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4439</TotalTime>
  <Pages>237</Pages>
  <Words>42467</Words>
  <Characters>242068</Characters>
  <Application>Microsoft Office Word</Application>
  <DocSecurity>0</DocSecurity>
  <Lines>2017</Lines>
  <Paragraphs>567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283968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53</cp:revision>
  <dcterms:created xsi:type="dcterms:W3CDTF">2016-03-06T18:22:00Z</dcterms:created>
  <dcterms:modified xsi:type="dcterms:W3CDTF">2016-03-28T17:15:00Z</dcterms:modified>
</cp:coreProperties>
</file>