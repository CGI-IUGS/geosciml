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D632F9">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D632F9">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D632F9">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D632F9">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D632F9">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D632F9">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D632F9">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D632F9">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D632F9">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D632F9">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D632F9">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D632F9">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1AFD5F39" w:rsidR="007F6680" w:rsidRPr="00D12552" w:rsidRDefault="001133B5" w:rsidP="001133B5">
      <w:pPr>
        <w:rPr>
          <w:lang w:val="en-CA"/>
        </w:rPr>
      </w:pPr>
      <w:r w:rsidRPr="00D12552">
        <w:rPr>
          <w:lang w:val="en-CA"/>
        </w:rPr>
        <w:t xml:space="preserve">This specification describes a </w:t>
      </w:r>
      <w:del w:id="2" w:author="Eric Boisvert" w:date="2015-10-27T17:08:00Z">
        <w:r w:rsidRPr="00D12552" w:rsidDel="00773E1B">
          <w:rPr>
            <w:lang w:val="en-CA"/>
          </w:rPr>
          <w:delText xml:space="preserve">conceptual </w:delText>
        </w:r>
      </w:del>
      <w:ins w:id="3" w:author="Eric Boisvert" w:date="2015-10-27T17:08:00Z">
        <w:r w:rsidR="00773E1B">
          <w:rPr>
            <w:lang w:val="en-CA"/>
          </w:rPr>
          <w:t>logical</w:t>
        </w:r>
        <w:r w:rsidR="00773E1B" w:rsidRPr="00D12552">
          <w:rPr>
            <w:lang w:val="en-CA"/>
          </w:rPr>
          <w:t xml:space="preserve"> </w:t>
        </w:r>
      </w:ins>
      <w:r w:rsidRPr="00D12552">
        <w:rPr>
          <w:lang w:val="en-CA"/>
        </w:rPr>
        <w:t>model</w:t>
      </w:r>
      <w:del w:id="4" w:author="Eric Boisvert" w:date="2015-10-27T17:08:00Z">
        <w:r w:rsidRPr="00D12552" w:rsidDel="00773E1B">
          <w:rPr>
            <w:lang w:val="en-CA"/>
          </w:rPr>
          <w:delText xml:space="preserve">, logical model, </w:delText>
        </w:r>
      </w:del>
      <w:ins w:id="5" w:author="Eric Boisvert" w:date="2015-10-28T08:33:00Z">
        <w:r w:rsidR="000E58BB">
          <w:rPr>
            <w:lang w:val="en-CA"/>
          </w:rPr>
          <w:t xml:space="preserve"> </w:t>
        </w:r>
      </w:ins>
      <w:r w:rsidRPr="00D12552">
        <w:rPr>
          <w:lang w:val="en-CA"/>
        </w:rPr>
        <w:t>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6"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 w:name="_Toc165888229"/>
      <w:commentRangeStart w:id="8"/>
      <w:r w:rsidRPr="00D12552">
        <w:rPr>
          <w:lang w:val="en-CA"/>
        </w:rPr>
        <w:t>Submitting organizations</w:t>
      </w:r>
      <w:bookmarkEnd w:id="7"/>
      <w:commentRangeEnd w:id="8"/>
      <w:r w:rsidR="00AD3B07" w:rsidRPr="00D12552">
        <w:rPr>
          <w:rStyle w:val="CommentReference"/>
          <w:b w:val="0"/>
          <w:lang w:val="en-CA"/>
        </w:rPr>
        <w:commentReference w:id="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10"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11"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lastRenderedPageBreak/>
        <w:t>Submi</w:t>
      </w:r>
      <w:bookmarkEnd w:id="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12"/>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12"/>
            <w:r w:rsidR="00E621D8">
              <w:rPr>
                <w:rStyle w:val="CommentReference"/>
              </w:rPr>
              <w:commentReference w:id="12"/>
            </w:r>
          </w:p>
        </w:tc>
      </w:tr>
    </w:tbl>
    <w:p w14:paraId="4AAE8A6E" w14:textId="77777777" w:rsidR="009A7B37" w:rsidRPr="00D12552" w:rsidRDefault="009A7B37">
      <w:pPr>
        <w:pStyle w:val="Heading1"/>
        <w:rPr>
          <w:lang w:val="en-CA"/>
        </w:rPr>
      </w:pPr>
      <w:bookmarkStart w:id="13" w:name="_Toc337499850"/>
      <w:r w:rsidRPr="00D12552">
        <w:rPr>
          <w:lang w:val="en-CA"/>
        </w:rPr>
        <w:t>Scope</w:t>
      </w:r>
      <w:bookmarkEnd w:id="13"/>
    </w:p>
    <w:p w14:paraId="2501848A" w14:textId="68609C75"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r w:rsidR="005424AC">
        <w:rPr>
          <w:lang w:val="en-CA"/>
        </w:rPr>
        <w:t xml:space="preserve">, </w:t>
      </w:r>
      <w:del w:id="14"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Heading1"/>
        <w:rPr>
          <w:lang w:val="en-CA"/>
        </w:rPr>
      </w:pPr>
      <w:bookmarkStart w:id="15" w:name="_Toc337499851"/>
      <w:r w:rsidRPr="00D12552">
        <w:rPr>
          <w:lang w:val="en-CA"/>
        </w:rPr>
        <w:t>Conformance</w:t>
      </w:r>
      <w:bookmarkEnd w:id="15"/>
    </w:p>
    <w:p w14:paraId="1723473F" w14:textId="5D5F2E4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del w:id="16" w:author="Eric Boisvert" w:date="2015-10-28T18:27:00Z">
        <w:r w:rsidR="005424AC" w:rsidDel="00AE3B9C">
          <w:rPr>
            <w:color w:val="FF0000"/>
            <w:lang w:val="en-CA"/>
          </w:rPr>
          <w:delText xml:space="preserve">, with some exceptions, </w:delText>
        </w:r>
      </w:del>
      <w:del w:id="17" w:author="Eric Boisvert" w:date="2015-10-27T17:05:00Z">
        <w:r w:rsidR="00A17543" w:rsidRPr="00D12552" w:rsidDel="00773E1B">
          <w:rPr>
            <w:color w:val="FF0000"/>
            <w:lang w:val="en-CA"/>
          </w:rPr>
          <w:delText xml:space="preserve"> </w:delText>
        </w:r>
      </w:del>
      <w:r w:rsidR="00A17543" w:rsidRPr="00D12552">
        <w:rPr>
          <w:color w:val="FF0000"/>
          <w:lang w:val="en-CA"/>
        </w:rPr>
        <w:t>for GML</w:t>
      </w:r>
      <w:ins w:id="18" w:author="Eric Boisvert" w:date="2015-10-28T18:26:00Z">
        <w:r w:rsidR="00AE3B9C">
          <w:rPr>
            <w:color w:val="FF0000"/>
            <w:lang w:val="en-CA"/>
          </w:rPr>
          <w:t xml:space="preserve"> 3.3 </w:t>
        </w:r>
      </w:ins>
      <w:r w:rsidR="00A17543" w:rsidRPr="00D12552">
        <w:rPr>
          <w:color w:val="FF0000"/>
          <w:lang w:val="en-CA"/>
        </w:rPr>
        <w:t xml:space="preserve">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 xml:space="preserve">The framework, concepts, and methodology for testing, and the criteria to be achieved to claim conformance are specified in the OGC </w:t>
      </w:r>
      <w:r w:rsidRPr="00D12552">
        <w:rPr>
          <w:snapToGrid w:val="0"/>
          <w:color w:val="000000"/>
          <w:lang w:val="en-CA"/>
        </w:rPr>
        <w:lastRenderedPageBreak/>
        <w:t>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0A1B6FA6" w14:textId="77777777" w:rsidR="00AE3B9C" w:rsidRPr="00A0434E" w:rsidRDefault="00AE3B9C" w:rsidP="00AE3B9C">
      <w:pPr>
        <w:rPr>
          <w:ins w:id="19" w:author="Eric Boisvert" w:date="2015-10-28T18:28:00Z"/>
        </w:rPr>
      </w:pPr>
      <w:ins w:id="2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21" w:author="Eric Boisvert" w:date="2015-10-28T18:28:00Z"/>
          <w:color w:val="000000"/>
          <w:lang w:val="en-CA"/>
        </w:rPr>
      </w:pPr>
      <w:del w:id="2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23" w:name="_Toc337499852"/>
      <w:r w:rsidRPr="00D12552">
        <w:rPr>
          <w:lang w:val="en-CA"/>
        </w:rPr>
        <w:t>References</w:t>
      </w:r>
      <w:bookmarkEnd w:id="2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24" w:name="_Toc337499853"/>
      <w:r w:rsidRPr="00D12552">
        <w:rPr>
          <w:lang w:val="en-CA"/>
        </w:rPr>
        <w:t>Terms and Definitions</w:t>
      </w:r>
      <w:bookmarkEnd w:id="2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25" w:name="_Toc428885175"/>
      <w:bookmarkStart w:id="26" w:name="Glossary_Feature"/>
      <w:r w:rsidRPr="00D12552">
        <w:rPr>
          <w:lang w:val="en-CA"/>
        </w:rPr>
        <w:t>coverage</w:t>
      </w:r>
      <w:bookmarkEnd w:id="25"/>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27" w:name="_Toc428885176"/>
      <w:r w:rsidRPr="00D12552">
        <w:rPr>
          <w:lang w:val="en-CA"/>
        </w:rPr>
        <w:t>domain feature</w:t>
      </w:r>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8" w:name="_Toc428885177"/>
      <w:r w:rsidRPr="00D12552">
        <w:rPr>
          <w:lang w:val="en-CA"/>
        </w:rPr>
        <w:lastRenderedPageBreak/>
        <w:t>element &lt;XML&gt;</w:t>
      </w:r>
      <w:bookmarkEnd w:id="28"/>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9" w:name="_Toc428885178"/>
      <w:r w:rsidRPr="00D12552">
        <w:rPr>
          <w:lang w:val="en-CA"/>
        </w:rPr>
        <w:t>feature</w:t>
      </w:r>
      <w:bookmarkEnd w:id="29"/>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30" w:author="Eric Boisvert" w:date="2015-10-28T11:59:00Z">
          <w:pPr/>
        </w:pPrChange>
      </w:pPr>
      <w:bookmarkStart w:id="31" w:name="_Toc428885179"/>
      <w:r w:rsidRPr="00A00D3D">
        <w:rPr>
          <w:highlight w:val="yellow"/>
          <w:lang w:val="en-CA"/>
        </w:rPr>
        <w:t>GML application schema</w:t>
      </w:r>
      <w:bookmarkEnd w:id="31"/>
      <w:r w:rsidRPr="00D12552">
        <w:rPr>
          <w:lang w:val="en-CA"/>
        </w:rPr>
        <w:t xml:space="preserve"> </w:t>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2" w:name="_Toc428885180"/>
      <w:r w:rsidRPr="00D12552">
        <w:rPr>
          <w:lang w:val="en-CA"/>
        </w:rPr>
        <w:t>GML document</w:t>
      </w:r>
      <w:bookmarkEnd w:id="32"/>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3" w:name="_Toc428885181"/>
      <w:r w:rsidRPr="00D12552">
        <w:rPr>
          <w:lang w:val="en-CA"/>
        </w:rPr>
        <w:t>GML schema</w:t>
      </w:r>
      <w:bookmarkEnd w:id="33"/>
      <w:r w:rsidRPr="00D12552">
        <w:rPr>
          <w:lang w:val="en-CA"/>
        </w:rPr>
        <w:t xml:space="preserve"> </w:t>
      </w:r>
    </w:p>
    <w:p w14:paraId="1C0B37B2" w14:textId="6D8DA3CB" w:rsidR="00FA3D28" w:rsidRPr="00D12552" w:rsidRDefault="00FA3D28" w:rsidP="00FA3D28">
      <w:pPr>
        <w:rPr>
          <w:lang w:val="en-CA"/>
        </w:rPr>
      </w:pPr>
      <w:r w:rsidRPr="00D12552">
        <w:rPr>
          <w:lang w:val="en-CA"/>
        </w:rPr>
        <w:t>Schema components in the XML namespace ―</w:t>
      </w:r>
      <w:del w:id="34" w:author="Eric Boisvert" w:date="2015-10-28T12:00:00Z">
        <w:r w:rsidRPr="00D12552" w:rsidDel="005A74B6">
          <w:rPr>
            <w:lang w:val="en-CA"/>
          </w:rPr>
          <w:delText>http://www.opengis.net/gml/3.2</w:delText>
        </w:r>
      </w:del>
      <w:r w:rsidRPr="00D12552">
        <w:rPr>
          <w:lang w:val="en-CA"/>
        </w:rPr>
        <w:t>‖ as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5" w:name="_Toc428885182"/>
      <w:r w:rsidRPr="00D12552">
        <w:rPr>
          <w:lang w:val="en-CA"/>
        </w:rPr>
        <w:t>measurement</w:t>
      </w:r>
      <w:bookmarkEnd w:id="3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r w:rsidRPr="00D12552">
        <w:rPr>
          <w:lang w:val="en-CA"/>
        </w:rPr>
        <w:t>observation</w:t>
      </w:r>
      <w:bookmarkEnd w:id="36"/>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7" w:name="_Toc428885184"/>
      <w:r w:rsidRPr="00D12552">
        <w:rPr>
          <w:lang w:val="en-CA"/>
        </w:rPr>
        <w:t>observation procedure</w:t>
      </w:r>
      <w:bookmarkEnd w:id="37"/>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8" w:name="_Toc428885185"/>
      <w:r w:rsidRPr="00D12552">
        <w:rPr>
          <w:lang w:val="en-CA"/>
        </w:rPr>
        <w:t>observation result</w:t>
      </w:r>
      <w:bookmarkEnd w:id="38"/>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39" w:name="_Toc428885186"/>
      <w:r w:rsidRPr="00D12552">
        <w:rPr>
          <w:lang w:val="en-CA"/>
        </w:rPr>
        <w:t>property &lt;General Feature Model&gt;</w:t>
      </w:r>
      <w:bookmarkEnd w:id="39"/>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0" w:name="_Toc428885187"/>
      <w:r w:rsidRPr="00D12552">
        <w:rPr>
          <w:lang w:val="en-CA"/>
        </w:rPr>
        <w:t>sampled feature</w:t>
      </w:r>
      <w:bookmarkEnd w:id="40"/>
    </w:p>
    <w:p w14:paraId="25874CEE" w14:textId="77777777" w:rsidR="00FA3D28" w:rsidRPr="00D12552" w:rsidRDefault="00FA3D28" w:rsidP="00FA3D28">
      <w:pPr>
        <w:rPr>
          <w:lang w:val="en-CA"/>
        </w:rPr>
      </w:pPr>
      <w:r w:rsidRPr="00D12552">
        <w:rPr>
          <w:lang w:val="en-CA"/>
        </w:rPr>
        <w:t xml:space="preserve">The real-world domain feature of interest, such as a groundwater body, aquifer, river, lake, or sea, 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1" w:name="_Toc428885188"/>
      <w:r w:rsidRPr="00D12552">
        <w:rPr>
          <w:lang w:val="en-CA"/>
        </w:rPr>
        <w:t>sampling feature</w:t>
      </w:r>
      <w:bookmarkEnd w:id="41"/>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2" w:name="_Toc428885189"/>
      <w:r w:rsidRPr="00D12552">
        <w:rPr>
          <w:lang w:val="en-CA"/>
        </w:rPr>
        <w:t>schema &lt;XML Schema&gt;</w:t>
      </w:r>
      <w:bookmarkEnd w:id="42"/>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43" w:name="_Toc337499854"/>
      <w:bookmarkEnd w:id="26"/>
      <w:del w:id="44" w:author="Eric Boisvert" w:date="2015-10-27T17:08:00Z">
        <w:r w:rsidDel="00773E1B">
          <w:rPr>
            <w:lang w:val="en-CA"/>
          </w:rPr>
          <w:lastRenderedPageBreak/>
          <w:delText xml:space="preserve">Conceptual </w:delText>
        </w:r>
      </w:del>
      <w:ins w:id="45" w:author="Eric Boisvert" w:date="2015-10-27T17:08:00Z">
        <w:r w:rsidR="00773E1B">
          <w:rPr>
            <w:lang w:val="en-CA"/>
          </w:rPr>
          <w:t xml:space="preserve">Logical </w:t>
        </w:r>
      </w:ins>
      <w:r>
        <w:rPr>
          <w:lang w:val="en-CA"/>
        </w:rPr>
        <w:t>Model</w:t>
      </w:r>
    </w:p>
    <w:p w14:paraId="78DE2759" w14:textId="7A4A0089" w:rsidR="0068258B" w:rsidRDefault="0068258B" w:rsidP="000D2F14">
      <w:pPr>
        <w:rPr>
          <w:ins w:id="46" w:author="Eric Boisvert" w:date="2015-10-30T04:04:00Z"/>
          <w:lang w:val="en-CA"/>
        </w:rPr>
      </w:pPr>
      <w:ins w:id="47" w:author="Eric Boisvert" w:date="2015-10-30T04:04:00Z">
        <w:r>
          <w:rPr>
            <w:lang w:val="en-CA"/>
          </w:rPr>
          <w:t xml:space="preserve">GeoSciML 4.0 Logical model is an interpretation and repackaging of </w:t>
        </w:r>
      </w:ins>
      <w:ins w:id="48" w:author="Eric Boisvert" w:date="2015-10-30T04:07:00Z">
        <w:r>
          <w:rPr>
            <w:lang w:val="en-CA"/>
          </w:rPr>
          <w:t xml:space="preserve">version 3.2 of </w:t>
        </w:r>
      </w:ins>
      <w:ins w:id="49" w:author="Eric Boisvert" w:date="2015-10-30T04:04:00Z">
        <w:r>
          <w:rPr>
            <w:lang w:val="en-CA"/>
          </w:rPr>
          <w:t>the conceptual model published by IUSG (</w:t>
        </w:r>
      </w:ins>
      <w:ins w:id="5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2"/>
      <w:r>
        <w:rPr>
          <w:lang w:val="en-CA"/>
        </w:rPr>
        <w:t>GeoSciML Portrayal : a simplified version for layer based application</w:t>
      </w:r>
      <w:commentRangeEnd w:id="52"/>
      <w:r w:rsidR="00A00D3D">
        <w:rPr>
          <w:rStyle w:val="CommentReference"/>
        </w:rPr>
        <w:commentReference w:id="5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Extension : an extension </w:t>
      </w:r>
      <w:del w:id="53" w:author="Steve Richard" w:date="2015-10-12T18:11:00Z">
        <w:r w:rsidDel="00A00D3D">
          <w:rPr>
            <w:lang w:val="en-CA"/>
          </w:rPr>
          <w:delText xml:space="preserve">provided </w:delText>
        </w:r>
      </w:del>
      <w:ins w:id="54" w:author="Steve Richard" w:date="2015-10-12T18:11:00Z">
        <w:r w:rsidR="00A00D3D">
          <w:rPr>
            <w:lang w:val="en-CA"/>
          </w:rPr>
          <w:t xml:space="preserve">providing </w:t>
        </w:r>
      </w:ins>
      <w:r>
        <w:rPr>
          <w:lang w:val="en-CA"/>
        </w:rPr>
        <w:t>detailed description of basic features</w:t>
      </w:r>
      <w:ins w:id="5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56" w:author="Steve Richard" w:date="2015-10-12T18:11:00Z">
        <w:r w:rsidDel="009367D1">
          <w:rPr>
            <w:lang w:val="en-CA"/>
          </w:rPr>
          <w:delText xml:space="preserve">of </w:delText>
        </w:r>
        <w:r w:rsidDel="00A00D3D">
          <w:rPr>
            <w:lang w:val="en-CA"/>
          </w:rPr>
          <w:delText>geochronoloy</w:delText>
        </w:r>
      </w:del>
      <w:ins w:id="57" w:author="Steve Richard" w:date="2015-10-12T18:11:00Z">
        <w:r w:rsidR="009367D1">
          <w:rPr>
            <w:lang w:val="en-CA"/>
          </w:rPr>
          <w:t>for the representation of geologic time using procedures adopted by the International Stratigraphic Commis</w:t>
        </w:r>
        <w:del w:id="5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59" w:author="Steve Richard" w:date="2015-10-12T18:12:00Z">
        <w:r w:rsidR="009367D1">
          <w:rPr>
            <w:lang w:val="en-CA"/>
          </w:rPr>
          <w:t>s</w:t>
        </w:r>
      </w:ins>
      <w:r>
        <w:rPr>
          <w:lang w:val="en-CA"/>
        </w:rPr>
        <w:t xml:space="preserve"> </w:t>
      </w:r>
      <w:ins w:id="60" w:author="Steve Richard" w:date="2015-10-12T18:14:00Z">
        <w:r w:rsidR="009367D1">
          <w:rPr>
            <w:lang w:val="en-CA"/>
          </w:rPr>
          <w:t>and their properties as sampling features.</w:t>
        </w:r>
      </w:ins>
      <w:del w:id="6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2" w:author="Steve Richard" w:date="2015-10-12T18:14:00Z">
        <w:r w:rsidDel="009367D1">
          <w:rPr>
            <w:lang w:val="en-CA"/>
          </w:rPr>
          <w:delText xml:space="preserve">laboratories </w:delText>
        </w:r>
      </w:del>
      <w:ins w:id="63" w:author="Steve Richard" w:date="2015-10-12T18:14:00Z">
        <w:r w:rsidR="009367D1">
          <w:rPr>
            <w:lang w:val="en-CA"/>
          </w:rPr>
          <w:t xml:space="preserve">laboratory </w:t>
        </w:r>
      </w:ins>
      <w:del w:id="64" w:author="Steve Richard" w:date="2015-10-12T18:15:00Z">
        <w:r w:rsidDel="009367D1">
          <w:rPr>
            <w:lang w:val="en-CA"/>
          </w:rPr>
          <w:delText>assays</w:delText>
        </w:r>
      </w:del>
      <w:ins w:id="6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77777777" w:rsidR="007D2867" w:rsidRDefault="007D2867" w:rsidP="007D2867">
      <w:pPr>
        <w:keepNext/>
        <w:rPr>
          <w:ins w:id="66" w:author="Eric Boisvert" w:date="2015-10-30T04:23:00Z"/>
        </w:rPr>
      </w:pPr>
      <w:ins w:id="67" w:author="Eric Boisvert" w:date="2015-10-30T04:22:00Z">
        <w:r>
          <w:rPr>
            <w:noProof/>
            <w:lang w:val="en-CA" w:eastAsia="en-CA"/>
          </w:rPr>
          <w:lastRenderedPageBreak/>
          <w:drawing>
            <wp:inline distT="0" distB="0" distL="0" distR="0" wp14:anchorId="0F9FDEA6" wp14:editId="16822E31">
              <wp:extent cx="5189584" cy="4495752"/>
              <wp:effectExtent l="0" t="0" r="0" b="63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856" cy="4497720"/>
                      </a:xfrm>
                      <a:prstGeom prst="rect">
                        <a:avLst/>
                      </a:prstGeom>
                      <a:noFill/>
                      <a:ln>
                        <a:noFill/>
                      </a:ln>
                    </pic:spPr>
                  </pic:pic>
                </a:graphicData>
              </a:graphic>
            </wp:inline>
          </w:drawing>
        </w:r>
      </w:ins>
    </w:p>
    <w:p w14:paraId="1D4B869E" w14:textId="38AFD9B6" w:rsidR="007D2867" w:rsidRDefault="007D2867" w:rsidP="007D2867">
      <w:pPr>
        <w:pStyle w:val="Caption"/>
        <w:rPr>
          <w:ins w:id="68" w:author="Eric Boisvert" w:date="2015-10-30T04:23:00Z"/>
        </w:rPr>
      </w:pPr>
      <w:ins w:id="69" w:author="Eric Boisvert" w:date="2015-10-30T04:23:00Z">
        <w:r>
          <w:t xml:space="preserve">Figure </w:t>
        </w:r>
        <w:r>
          <w:fldChar w:fldCharType="begin"/>
        </w:r>
        <w:r>
          <w:instrText xml:space="preserve"> SEQ Figure \* ARABIC </w:instrText>
        </w:r>
      </w:ins>
      <w:r>
        <w:fldChar w:fldCharType="separate"/>
      </w:r>
      <w:ins w:id="70" w:author="Eric Boisvert" w:date="2015-11-28T15:54:00Z">
        <w:r w:rsidR="00180077">
          <w:rPr>
            <w:noProof/>
          </w:rPr>
          <w:t>1</w:t>
        </w:r>
      </w:ins>
      <w:ins w:id="71" w:author="Eric Boisvert" w:date="2015-10-30T04:23:00Z">
        <w:r>
          <w:fldChar w:fldCharType="end"/>
        </w:r>
        <w:r>
          <w:t xml:space="preserve">: </w:t>
        </w:r>
        <w:r w:rsidRPr="00CD2BDC">
          <w:t>GeoSciML</w:t>
        </w:r>
        <w:r>
          <w:t xml:space="preserve"> 4.0 </w:t>
        </w:r>
        <w:r w:rsidRPr="00CD2BDC">
          <w:t xml:space="preserve"> packages</w:t>
        </w:r>
      </w:ins>
    </w:p>
    <w:p w14:paraId="3D799ABA" w14:textId="177F5C82" w:rsidR="000D2F14" w:rsidRDefault="007D2867" w:rsidP="000D2F14">
      <w:pPr>
        <w:keepNext/>
      </w:pPr>
      <w:ins w:id="7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7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74" w:author="Steve Richard" w:date="2015-10-12T18:16:00Z">
        <w:r w:rsidR="009367D1">
          <w:rPr>
            <w:lang w:val="en-CA"/>
          </w:rPr>
          <w:t>, particularly ad</w:t>
        </w:r>
      </w:ins>
      <w:ins w:id="75" w:author="Eric Boisvert" w:date="2015-10-27T16:54:00Z">
        <w:r w:rsidR="005424AC">
          <w:rPr>
            <w:lang w:val="en-CA"/>
          </w:rPr>
          <w:t>a</w:t>
        </w:r>
      </w:ins>
      <w:ins w:id="76" w:author="Steve Richard" w:date="2015-10-12T18:16:00Z">
        <w:del w:id="77" w:author="Eric Boisvert" w:date="2015-10-27T16:54:00Z">
          <w:r w:rsidR="009367D1" w:rsidDel="005424AC">
            <w:rPr>
              <w:lang w:val="en-CA"/>
            </w:rPr>
            <w:delText>o</w:delText>
          </w:r>
        </w:del>
        <w:r w:rsidR="009367D1">
          <w:rPr>
            <w:lang w:val="en-CA"/>
          </w:rPr>
          <w:t xml:space="preserve">pted </w:t>
        </w:r>
        <w:del w:id="78" w:author="Eric Boisvert" w:date="2015-10-27T16:54:00Z">
          <w:r w:rsidR="009367D1" w:rsidDel="005424AC">
            <w:rPr>
              <w:lang w:val="en-CA"/>
            </w:rPr>
            <w:delText>for</w:delText>
          </w:r>
        </w:del>
      </w:ins>
      <w:ins w:id="79" w:author="Eric Boisvert" w:date="2015-10-27T16:54:00Z">
        <w:r w:rsidR="005424AC">
          <w:rPr>
            <w:lang w:val="en-CA"/>
          </w:rPr>
          <w:t>to</w:t>
        </w:r>
      </w:ins>
      <w:ins w:id="80" w:author="Steve Richard" w:date="2015-10-12T18:16:00Z">
        <w:r w:rsidR="009367D1">
          <w:rPr>
            <w:lang w:val="en-CA"/>
          </w:rPr>
          <w:t xml:space="preserve"> geographic visualization</w:t>
        </w:r>
      </w:ins>
      <w:ins w:id="81" w:author="Steve Richard" w:date="2015-10-12T18:17:00Z">
        <w:r w:rsidR="009367D1">
          <w:rPr>
            <w:lang w:val="en-CA"/>
          </w:rPr>
          <w:t xml:space="preserve"> with key reporting properties</w:t>
        </w:r>
      </w:ins>
      <w:r>
        <w:rPr>
          <w:lang w:val="en-CA"/>
        </w:rPr>
        <w:t xml:space="preserve">.  The use case </w:t>
      </w:r>
      <w:del w:id="82" w:author="Steve Richard" w:date="2015-10-12T18:17:00Z">
        <w:r w:rsidDel="009367D1">
          <w:rPr>
            <w:lang w:val="en-CA"/>
          </w:rPr>
          <w:delText xml:space="preserve">sought </w:delText>
        </w:r>
      </w:del>
      <w:ins w:id="83" w:author="Steve Richard" w:date="2015-10-12T18:17:00Z">
        <w:r w:rsidR="009367D1">
          <w:rPr>
            <w:lang w:val="en-CA"/>
          </w:rPr>
          <w:t xml:space="preserve">target </w:t>
        </w:r>
      </w:ins>
      <w:r>
        <w:rPr>
          <w:lang w:val="en-CA"/>
        </w:rPr>
        <w:t>for portrayal is</w:t>
      </w:r>
      <w:ins w:id="84" w:author="Steve Richard" w:date="2015-10-12T18:17:00Z">
        <w:r w:rsidR="009367D1">
          <w:rPr>
            <w:lang w:val="en-CA"/>
          </w:rPr>
          <w:t xml:space="preserve"> a</w:t>
        </w:r>
      </w:ins>
      <w:r>
        <w:rPr>
          <w:lang w:val="en-CA"/>
        </w:rPr>
        <w:t xml:space="preserve"> simple </w:t>
      </w:r>
      <w:del w:id="85" w:author="Steve Richard" w:date="2015-10-12T18:17:00Z">
        <w:r w:rsidDel="009367D1">
          <w:rPr>
            <w:lang w:val="en-CA"/>
          </w:rPr>
          <w:delText xml:space="preserve">layer </w:delText>
        </w:r>
      </w:del>
      <w:ins w:id="86"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87" w:author="Eric Boisvert" w:date="2015-10-27T16:55:00Z">
        <w:r w:rsidR="005424AC">
          <w:rPr>
            <w:lang w:val="en-CA"/>
          </w:rPr>
          <w:t>identify</w:t>
        </w:r>
      </w:ins>
      <w:del w:id="88" w:author="Eric Boisvert" w:date="2015-10-27T16:55:00Z">
        <w:r w:rsidDel="005424AC">
          <w:rPr>
            <w:lang w:val="en-CA"/>
          </w:rPr>
          <w:delText>“</w:delText>
        </w:r>
      </w:del>
      <w:del w:id="89"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90" w:author="Steve Richard" w:date="2015-10-12T18:19:00Z">
        <w:r>
          <w:rPr>
            <w:lang w:val="en-CA"/>
          </w:rPr>
          <w:lastRenderedPageBreak/>
          <w:t>The p</w:t>
        </w:r>
      </w:ins>
      <w:del w:id="91"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92" w:author="Eric Boisvert" w:date="2015-10-28T18:33:00Z">
        <w:r w:rsidR="00AE3B9C">
          <w:rPr>
            <w:lang w:val="en-CA"/>
          </w:rPr>
          <w:t xml:space="preserve">instances of the </w:t>
        </w:r>
      </w:ins>
      <w:r w:rsidR="00DE0FD0">
        <w:rPr>
          <w:lang w:val="en-CA"/>
        </w:rPr>
        <w:t xml:space="preserve">portrayal model can </w:t>
      </w:r>
      <w:del w:id="93" w:author="Eric Boisvert" w:date="2015-10-28T18:33:00Z">
        <w:r w:rsidR="00DE0FD0" w:rsidDel="00AE3B9C">
          <w:rPr>
            <w:lang w:val="en-CA"/>
          </w:rPr>
          <w:delText xml:space="preserve">extract </w:delText>
        </w:r>
      </w:del>
      <w:ins w:id="94"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0FFB1235" w:rsidR="00160C8B" w:rsidRDefault="00160C8B" w:rsidP="00160C8B">
      <w:pPr>
        <w:pStyle w:val="Caption"/>
        <w:rPr>
          <w:lang w:val="en-CA"/>
        </w:rPr>
      </w:pPr>
      <w:bookmarkStart w:id="95" w:name="_Ref431737057"/>
      <w:r>
        <w:t xml:space="preserve">Figure </w:t>
      </w:r>
      <w:r w:rsidR="00D632F9">
        <w:fldChar w:fldCharType="begin"/>
      </w:r>
      <w:r w:rsidR="00D632F9">
        <w:instrText xml:space="preserve"> SEQ Figure \* ARABIC </w:instrText>
      </w:r>
      <w:r w:rsidR="00D632F9">
        <w:fldChar w:fldCharType="separate"/>
      </w:r>
      <w:ins w:id="96" w:author="Eric Boisvert" w:date="2015-11-28T15:54:00Z">
        <w:r w:rsidR="00180077">
          <w:rPr>
            <w:noProof/>
          </w:rPr>
          <w:t>2</w:t>
        </w:r>
      </w:ins>
      <w:del w:id="97" w:author="Eric Boisvert" w:date="2015-10-30T04:23:00Z">
        <w:r w:rsidR="00090DCF" w:rsidDel="007D2867">
          <w:rPr>
            <w:noProof/>
          </w:rPr>
          <w:delText>2</w:delText>
        </w:r>
      </w:del>
      <w:r w:rsidR="00D632F9">
        <w:rPr>
          <w:noProof/>
        </w:rPr>
        <w:fldChar w:fldCharType="end"/>
      </w:r>
      <w:bookmarkEnd w:id="95"/>
      <w:r>
        <w:t xml:space="preserve"> Linkage between portrayal and other GeoSciML packages</w:t>
      </w:r>
      <w:ins w:id="98" w:author="Eric Boisvert" w:date="2015-10-27T16:55:00Z">
        <w:r w:rsidR="005424AC">
          <w:t>.  A</w:t>
        </w:r>
      </w:ins>
      <w:ins w:id="99" w:author="Eric Boisvert" w:date="2015-10-27T16:59:00Z">
        <w:r w:rsidR="005424AC">
          <w:t>n instance of GeologicUnitView matches an instance of MappedFeature</w:t>
        </w:r>
      </w:ins>
      <w:ins w:id="100"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01" w:name="_Ref432754283"/>
      <w:r>
        <w:rPr>
          <w:lang w:val="en-CA"/>
        </w:rPr>
        <w:t>GeoSciML Basic and Extension</w:t>
      </w:r>
      <w:bookmarkEnd w:id="101"/>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r>
        <w:rPr>
          <w:lang w:val="en-CA"/>
        </w:rPr>
        <w:t>) ;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102" w:name="_Ref431724260"/>
      <w:r>
        <w:t xml:space="preserve">Figure </w:t>
      </w:r>
      <w:r w:rsidR="00D632F9">
        <w:fldChar w:fldCharType="begin"/>
      </w:r>
      <w:r w:rsidR="00D632F9">
        <w:instrText xml:space="preserve"> SEQ Figure \* ARABIC </w:instrText>
      </w:r>
      <w:r w:rsidR="00D632F9">
        <w:fldChar w:fldCharType="separate"/>
      </w:r>
      <w:ins w:id="103" w:author="Eric Boisvert" w:date="2015-11-28T15:54:00Z">
        <w:r w:rsidR="00180077">
          <w:rPr>
            <w:noProof/>
          </w:rPr>
          <w:t>3</w:t>
        </w:r>
      </w:ins>
      <w:del w:id="104" w:author="Eric Boisvert" w:date="2015-10-30T04:23:00Z">
        <w:r w:rsidR="00090DCF" w:rsidDel="007D2867">
          <w:rPr>
            <w:noProof/>
          </w:rPr>
          <w:delText>3</w:delText>
        </w:r>
      </w:del>
      <w:r w:rsidR="00D632F9">
        <w:rPr>
          <w:noProof/>
        </w:rPr>
        <w:fldChar w:fldCharType="end"/>
      </w:r>
      <w:bookmarkEnd w:id="102"/>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105" w:author="Eric Boisvert" w:date="2015-10-27T17:03:00Z">
        <w:r w:rsidDel="00B33100">
          <w:rPr>
            <w:lang w:val="en-CA"/>
          </w:rPr>
          <w:delText xml:space="preserve">Relation </w:delText>
        </w:r>
      </w:del>
      <w:ins w:id="106"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Caption"/>
        <w:rPr>
          <w:lang w:val="en-CA"/>
        </w:rPr>
      </w:pPr>
      <w:r>
        <w:t xml:space="preserve">Figure </w:t>
      </w:r>
      <w:r w:rsidR="00D632F9">
        <w:fldChar w:fldCharType="begin"/>
      </w:r>
      <w:r w:rsidR="00D632F9">
        <w:instrText xml:space="preserve"> SEQ Figure \* ARABIC </w:instrText>
      </w:r>
      <w:r w:rsidR="00D632F9">
        <w:fldChar w:fldCharType="separate"/>
      </w:r>
      <w:ins w:id="107" w:author="Eric Boisvert" w:date="2015-11-28T15:54:00Z">
        <w:r w:rsidR="00180077">
          <w:rPr>
            <w:noProof/>
          </w:rPr>
          <w:t>4</w:t>
        </w:r>
      </w:ins>
      <w:del w:id="108" w:author="Eric Boisvert" w:date="2015-10-30T04:23:00Z">
        <w:r w:rsidR="00090DCF" w:rsidDel="007D2867">
          <w:rPr>
            <w:noProof/>
          </w:rPr>
          <w:delText>4</w:delText>
        </w:r>
      </w:del>
      <w:r w:rsidR="00D632F9">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109" w:author="Boisvert, Eric" w:date="2015-10-16T08:01:00Z">
        <w:r w:rsidR="000077DC">
          <w:t>n</w:t>
        </w:r>
      </w:ins>
      <w:r w:rsidR="00861954">
        <w:t xml:space="preserve"> </w:t>
      </w:r>
      <w:ins w:id="110" w:author="Boisvert, Eric" w:date="2015-10-16T08:01:00Z">
        <w:r w:rsidR="000077DC">
          <w:t xml:space="preserve">extension </w:t>
        </w:r>
      </w:ins>
      <w:r w:rsidR="00861954">
        <w:t xml:space="preserve">pattern </w:t>
      </w:r>
      <w:del w:id="111"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r>
        <w:t xml:space="preserve">Figure </w:t>
      </w:r>
      <w:r w:rsidR="00D632F9">
        <w:fldChar w:fldCharType="begin"/>
      </w:r>
      <w:r w:rsidR="00D632F9">
        <w:instrText xml:space="preserve"> SEQ Figure \* ARABIC </w:instrText>
      </w:r>
      <w:r w:rsidR="00D632F9">
        <w:fldChar w:fldCharType="separate"/>
      </w:r>
      <w:ins w:id="112" w:author="Eric Boisvert" w:date="2015-11-28T15:54:00Z">
        <w:r w:rsidR="00180077">
          <w:rPr>
            <w:noProof/>
          </w:rPr>
          <w:t>5</w:t>
        </w:r>
      </w:ins>
      <w:del w:id="113" w:author="Eric Boisvert" w:date="2015-10-30T04:23:00Z">
        <w:r w:rsidR="00090DCF" w:rsidDel="007D2867">
          <w:rPr>
            <w:noProof/>
          </w:rPr>
          <w:delText>5</w:delText>
        </w:r>
      </w:del>
      <w:r w:rsidR="00D632F9">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114" w:author="Boisvert, Eric" w:date="2015-10-16T08:08:00Z"/>
        </w:rPr>
      </w:pPr>
      <w:ins w:id="115" w:author="Boisvert, Eric" w:date="2015-10-16T08:00:00Z">
        <w:r>
          <w:t xml:space="preserve">GeoSciML Basic contains </w:t>
        </w:r>
      </w:ins>
      <w:ins w:id="116" w:author="Boisvert, Eric" w:date="2015-10-16T08:19:00Z">
        <w:r>
          <w:t>9</w:t>
        </w:r>
      </w:ins>
      <w:ins w:id="117" w:author="Boisvert, Eric" w:date="2015-10-16T08:00:00Z">
        <w:r>
          <w:t xml:space="preserve"> </w:t>
        </w:r>
      </w:ins>
      <w:ins w:id="118" w:author="Boisvert, Eric" w:date="2015-10-16T08:06:00Z">
        <w:r>
          <w:t>stu</w:t>
        </w:r>
      </w:ins>
      <w:ins w:id="119" w:author="Boisvert, Eric" w:date="2015-10-16T08:07:00Z">
        <w:r>
          <w:t>b</w:t>
        </w:r>
      </w:ins>
      <w:ins w:id="120" w:author="Boisvert, Eric" w:date="2015-10-16T08:06:00Z">
        <w:r>
          <w:t xml:space="preserve"> </w:t>
        </w:r>
      </w:ins>
      <w:ins w:id="121" w:author="Boisvert, Eric" w:date="2015-10-16T08:07:00Z">
        <w:r>
          <w:t xml:space="preserve">abstract </w:t>
        </w:r>
      </w:ins>
      <w:ins w:id="122" w:author="Boisvert, Eric" w:date="2015-10-16T08:06:00Z">
        <w:r>
          <w:t>classes</w:t>
        </w:r>
      </w:ins>
      <w:ins w:id="123" w:author="Boisvert, Eric" w:date="2015-10-16T08:19:00Z">
        <w:r>
          <w:t xml:space="preserve"> </w:t>
        </w:r>
      </w:ins>
      <w:r w:rsidR="00595C96">
        <w:t>concretised</w:t>
      </w:r>
      <w:ins w:id="124" w:author="Boisvert, Eric" w:date="2015-10-16T08:19:00Z">
        <w:r>
          <w:t xml:space="preserve"> in GeoSciML extension</w:t>
        </w:r>
      </w:ins>
      <w:ins w:id="125" w:author="Boisvert, Eric" w:date="2015-10-16T08:20:00Z">
        <w:r>
          <w:t xml:space="preserve"> (</w:t>
        </w:r>
        <w:r>
          <w:fldChar w:fldCharType="begin"/>
        </w:r>
        <w:r>
          <w:instrText xml:space="preserve"> REF _Ref432746974 \h </w:instrText>
        </w:r>
      </w:ins>
      <w:r>
        <w:fldChar w:fldCharType="separate"/>
      </w:r>
      <w:ins w:id="126" w:author="Boisvert, Eric" w:date="2015-10-16T08:20:00Z">
        <w:r>
          <w:t xml:space="preserve">Table </w:t>
        </w:r>
        <w:r>
          <w:rPr>
            <w:noProof/>
          </w:rPr>
          <w:t>1</w:t>
        </w:r>
        <w:r>
          <w:fldChar w:fldCharType="end"/>
        </w:r>
        <w:r>
          <w:t>)</w:t>
        </w:r>
      </w:ins>
      <w:ins w:id="127" w:author="Boisvert, Eric" w:date="2015-10-16T08:19:00Z">
        <w:r>
          <w:t>.</w:t>
        </w:r>
      </w:ins>
    </w:p>
    <w:p w14:paraId="434C3884" w14:textId="50875018" w:rsidR="000077DC" w:rsidRDefault="000077DC" w:rsidP="004D3EF3">
      <w:pPr>
        <w:pStyle w:val="Caption"/>
        <w:keepNext/>
        <w:rPr>
          <w:ins w:id="128" w:author="Boisvert, Eric" w:date="2015-10-16T08:20:00Z"/>
        </w:rPr>
      </w:pPr>
      <w:bookmarkStart w:id="129" w:name="_Ref432746974"/>
      <w:ins w:id="130" w:author="Boisvert, Eric" w:date="2015-10-16T08:20:00Z">
        <w:r>
          <w:t xml:space="preserve">Table </w:t>
        </w:r>
        <w:r>
          <w:fldChar w:fldCharType="begin"/>
        </w:r>
        <w:r>
          <w:instrText xml:space="preserve"> SEQ Table \* ARABIC </w:instrText>
        </w:r>
      </w:ins>
      <w:r>
        <w:fldChar w:fldCharType="separate"/>
      </w:r>
      <w:r w:rsidR="004D3EF3">
        <w:rPr>
          <w:noProof/>
        </w:rPr>
        <w:t>1</w:t>
      </w:r>
      <w:ins w:id="131" w:author="Boisvert, Eric" w:date="2015-10-16T08:20:00Z">
        <w:r>
          <w:fldChar w:fldCharType="end"/>
        </w:r>
        <w:bookmarkEnd w:id="129"/>
        <w:r>
          <w:t xml:space="preserve"> GeoSciML basic stub classes</w:t>
        </w:r>
      </w:ins>
    </w:p>
    <w:tbl>
      <w:tblPr>
        <w:tblStyle w:val="LightShading"/>
        <w:tblW w:w="8897" w:type="dxa"/>
        <w:tblLook w:val="04A0" w:firstRow="1" w:lastRow="0" w:firstColumn="1" w:lastColumn="0" w:noHBand="0" w:noVBand="1"/>
        <w:tblPrChange w:id="132" w:author="Boisvert, Eric" w:date="2015-10-16T08:20:00Z">
          <w:tblPr>
            <w:tblStyle w:val="TableGrid"/>
            <w:tblW w:w="0" w:type="auto"/>
            <w:tblLook w:val="04A0" w:firstRow="1" w:lastRow="0" w:firstColumn="1" w:lastColumn="0" w:noHBand="0" w:noVBand="1"/>
          </w:tblPr>
        </w:tblPrChange>
      </w:tblPr>
      <w:tblGrid>
        <w:gridCol w:w="4361"/>
        <w:gridCol w:w="4536"/>
        <w:tblGridChange w:id="133">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134" w:author="Boisvert, Eric" w:date="2015-10-16T08:08:00Z"/>
          <w:trPrChange w:id="13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36"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137" w:author="Boisvert, Eric" w:date="2015-10-16T08:08:00Z"/>
                <w:rFonts w:asciiTheme="minorHAnsi" w:hAnsiTheme="minorHAnsi"/>
                <w:sz w:val="20"/>
                <w:szCs w:val="20"/>
                <w:rPrChange w:id="138" w:author="Boisvert, Eric" w:date="2015-10-16T08:10:00Z">
                  <w:rPr>
                    <w:ins w:id="139" w:author="Boisvert, Eric" w:date="2015-10-16T08:08:00Z"/>
                  </w:rPr>
                </w:rPrChange>
              </w:rPr>
            </w:pPr>
            <w:ins w:id="140" w:author="Boisvert, Eric" w:date="2015-10-16T08:09:00Z">
              <w:r w:rsidRPr="00761F44">
                <w:rPr>
                  <w:rFonts w:asciiTheme="minorHAnsi" w:hAnsiTheme="minorHAnsi"/>
                  <w:sz w:val="20"/>
                  <w:szCs w:val="20"/>
                  <w:rPrChange w:id="141" w:author="Boisvert, Eric" w:date="2015-10-16T08:10:00Z">
                    <w:rPr/>
                  </w:rPrChange>
                </w:rPr>
                <w:t>Class</w:t>
              </w:r>
            </w:ins>
          </w:p>
        </w:tc>
        <w:tc>
          <w:tcPr>
            <w:tcW w:w="4536" w:type="dxa"/>
            <w:tcPrChange w:id="142"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143" w:author="Boisvert, Eric" w:date="2015-10-16T08:08:00Z"/>
                <w:rFonts w:asciiTheme="minorHAnsi" w:hAnsiTheme="minorHAnsi"/>
                <w:sz w:val="20"/>
                <w:szCs w:val="20"/>
                <w:rPrChange w:id="144" w:author="Boisvert, Eric" w:date="2015-10-16T08:10:00Z">
                  <w:rPr>
                    <w:ins w:id="145" w:author="Boisvert, Eric" w:date="2015-10-16T08:08:00Z"/>
                  </w:rPr>
                </w:rPrChange>
              </w:rPr>
            </w:pPr>
            <w:ins w:id="146" w:author="Boisvert, Eric" w:date="2015-10-16T08:09:00Z">
              <w:r w:rsidRPr="00761F44">
                <w:rPr>
                  <w:rFonts w:asciiTheme="minorHAnsi" w:hAnsiTheme="minorHAnsi"/>
                  <w:sz w:val="20"/>
                  <w:szCs w:val="20"/>
                  <w:rPrChange w:id="147"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148" w:author="Boisvert, Eric" w:date="2015-10-16T08:08:00Z"/>
          <w:trPrChange w:id="149"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50"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51" w:author="Boisvert, Eric" w:date="2015-10-16T08:08:00Z"/>
                <w:rFonts w:asciiTheme="minorHAnsi" w:hAnsiTheme="minorHAnsi"/>
                <w:sz w:val="20"/>
                <w:szCs w:val="20"/>
                <w:rPrChange w:id="152" w:author="Boisvert, Eric" w:date="2015-10-16T08:10:00Z">
                  <w:rPr>
                    <w:ins w:id="153" w:author="Boisvert, Eric" w:date="2015-10-16T08:08:00Z"/>
                  </w:rPr>
                </w:rPrChange>
              </w:rPr>
            </w:pPr>
            <w:ins w:id="154" w:author="Boisvert, Eric" w:date="2015-10-16T08:09:00Z">
              <w:r w:rsidRPr="00761F44">
                <w:rPr>
                  <w:rFonts w:asciiTheme="minorHAnsi" w:hAnsiTheme="minorHAnsi"/>
                  <w:sz w:val="20"/>
                  <w:szCs w:val="20"/>
                  <w:rPrChange w:id="155" w:author="Boisvert, Eric" w:date="2015-10-16T08:10:00Z">
                    <w:rPr/>
                  </w:rPrChange>
                </w:rPr>
                <w:t>AbstractFeatureRelation</w:t>
              </w:r>
            </w:ins>
          </w:p>
        </w:tc>
        <w:tc>
          <w:tcPr>
            <w:tcW w:w="4536" w:type="dxa"/>
            <w:tcPrChange w:id="156"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57" w:author="Boisvert, Eric" w:date="2015-10-16T08:08:00Z"/>
                <w:rFonts w:asciiTheme="minorHAnsi" w:hAnsiTheme="minorHAnsi"/>
                <w:sz w:val="20"/>
                <w:szCs w:val="20"/>
                <w:rPrChange w:id="158" w:author="Boisvert, Eric" w:date="2015-10-16T08:10:00Z">
                  <w:rPr>
                    <w:ins w:id="159" w:author="Boisvert, Eric" w:date="2015-10-16T08:08:00Z"/>
                  </w:rPr>
                </w:rPrChange>
              </w:rPr>
            </w:pPr>
            <w:ins w:id="160" w:author="Boisvert, Eric" w:date="2015-10-16T08:10:00Z">
              <w:r w:rsidRPr="00761F44">
                <w:rPr>
                  <w:rFonts w:asciiTheme="minorHAnsi" w:hAnsiTheme="minorHAnsi"/>
                  <w:sz w:val="20"/>
                  <w:szCs w:val="20"/>
                </w:rPr>
                <w:t>Association class p</w:t>
              </w:r>
            </w:ins>
            <w:ins w:id="161" w:author="Boisvert, Eric" w:date="2015-10-16T08:09:00Z">
              <w:r w:rsidRPr="00761F44">
                <w:rPr>
                  <w:rFonts w:asciiTheme="minorHAnsi" w:hAnsiTheme="minorHAnsi"/>
                  <w:sz w:val="20"/>
                  <w:szCs w:val="20"/>
                  <w:rPrChange w:id="162" w:author="Boisvert, Eric" w:date="2015-10-16T08:10:00Z">
                    <w:rPr/>
                  </w:rPrChange>
                </w:rPr>
                <w:t>laceholder to implement relation between geologic features</w:t>
              </w:r>
            </w:ins>
          </w:p>
        </w:tc>
      </w:tr>
      <w:tr w:rsidR="000077DC" w:rsidRPr="00761F44" w14:paraId="66F7ECD6" w14:textId="77777777" w:rsidTr="00761F44">
        <w:trPr>
          <w:ins w:id="163" w:author="Boisvert, Eric" w:date="2015-10-16T08:08:00Z"/>
          <w:trPrChange w:id="164"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65" w:author="Boisvert, Eric" w:date="2015-10-16T08:20:00Z">
              <w:tcPr>
                <w:tcW w:w="2952" w:type="dxa"/>
              </w:tcPr>
            </w:tcPrChange>
          </w:tcPr>
          <w:p w14:paraId="58414791" w14:textId="3AD58F04" w:rsidR="000077DC" w:rsidRPr="00761F44" w:rsidRDefault="000077DC" w:rsidP="00DA2FDF">
            <w:pPr>
              <w:rPr>
                <w:ins w:id="166" w:author="Boisvert, Eric" w:date="2015-10-16T08:08:00Z"/>
                <w:rFonts w:asciiTheme="minorHAnsi" w:hAnsiTheme="minorHAnsi"/>
                <w:sz w:val="20"/>
                <w:szCs w:val="20"/>
                <w:rPrChange w:id="167" w:author="Boisvert, Eric" w:date="2015-10-16T08:10:00Z">
                  <w:rPr>
                    <w:ins w:id="168" w:author="Boisvert, Eric" w:date="2015-10-16T08:08:00Z"/>
                  </w:rPr>
                </w:rPrChange>
              </w:rPr>
            </w:pPr>
            <w:ins w:id="169" w:author="Boisvert, Eric" w:date="2015-10-16T08:10:00Z">
              <w:r w:rsidRPr="00761F44">
                <w:rPr>
                  <w:rFonts w:asciiTheme="minorHAnsi" w:hAnsiTheme="minorHAnsi"/>
                  <w:sz w:val="20"/>
                  <w:szCs w:val="20"/>
                </w:rPr>
                <w:t>EarthMaterialAbstractDescription</w:t>
              </w:r>
            </w:ins>
          </w:p>
        </w:tc>
        <w:tc>
          <w:tcPr>
            <w:tcW w:w="4536" w:type="dxa"/>
            <w:tcPrChange w:id="170"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71" w:author="Boisvert, Eric" w:date="2015-10-16T08:08:00Z"/>
                <w:rFonts w:asciiTheme="minorHAnsi" w:hAnsiTheme="minorHAnsi"/>
                <w:sz w:val="20"/>
                <w:szCs w:val="20"/>
                <w:rPrChange w:id="172" w:author="Boisvert, Eric" w:date="2015-10-16T08:10:00Z">
                  <w:rPr>
                    <w:ins w:id="173" w:author="Boisvert, Eric" w:date="2015-10-16T08:08:00Z"/>
                  </w:rPr>
                </w:rPrChange>
              </w:rPr>
            </w:pPr>
            <w:ins w:id="174" w:author="Boisvert, Eric" w:date="2015-10-16T08:14:00Z">
              <w:r w:rsidRPr="00761F44">
                <w:rPr>
                  <w:rFonts w:asciiTheme="minorHAnsi" w:hAnsiTheme="minorHAnsi"/>
                  <w:sz w:val="20"/>
                  <w:szCs w:val="20"/>
                </w:rPr>
                <w:t>Detailed</w:t>
              </w:r>
            </w:ins>
            <w:ins w:id="175" w:author="Boisvert, Eric" w:date="2015-10-16T08:11:00Z">
              <w:r w:rsidRPr="00761F44">
                <w:rPr>
                  <w:rFonts w:asciiTheme="minorHAnsi" w:hAnsiTheme="minorHAnsi"/>
                  <w:sz w:val="20"/>
                  <w:szCs w:val="20"/>
                </w:rPr>
                <w:t xml:space="preserve"> earth material description </w:t>
              </w:r>
            </w:ins>
            <w:ins w:id="176" w:author="Boisvert, Eric" w:date="2015-10-16T08:14:00Z">
              <w:r w:rsidRPr="00761F44">
                <w:rPr>
                  <w:rFonts w:asciiTheme="minorHAnsi" w:hAnsiTheme="minorHAnsi"/>
                  <w:sz w:val="20"/>
                  <w:szCs w:val="20"/>
                </w:rPr>
                <w:t xml:space="preserve">placeholder </w:t>
              </w:r>
            </w:ins>
            <w:ins w:id="177" w:author="Boisvert, Eric" w:date="2015-10-16T08:11:00Z">
              <w:r w:rsidRPr="00761F44">
                <w:rPr>
                  <w:rFonts w:asciiTheme="minorHAnsi" w:hAnsiTheme="minorHAnsi"/>
                  <w:sz w:val="20"/>
                  <w:szCs w:val="20"/>
                </w:rPr>
                <w:t>for GeologicUnit and EarthM</w:t>
              </w:r>
            </w:ins>
            <w:ins w:id="178"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79" w:author="Boisvert, Eric" w:date="2015-10-16T08:08:00Z"/>
          <w:trPrChange w:id="18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81"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2" w:author="Boisvert, Eric" w:date="2015-10-16T08:08:00Z"/>
                <w:rFonts w:asciiTheme="minorHAnsi" w:hAnsiTheme="minorHAnsi"/>
                <w:sz w:val="20"/>
                <w:szCs w:val="20"/>
                <w:rPrChange w:id="183" w:author="Boisvert, Eric" w:date="2015-10-16T08:10:00Z">
                  <w:rPr>
                    <w:ins w:id="184" w:author="Boisvert, Eric" w:date="2015-10-16T08:08:00Z"/>
                  </w:rPr>
                </w:rPrChange>
              </w:rPr>
            </w:pPr>
            <w:ins w:id="185" w:author="Boisvert, Eric" w:date="2015-10-16T08:12:00Z">
              <w:r w:rsidRPr="00761F44">
                <w:rPr>
                  <w:rFonts w:asciiTheme="minorHAnsi" w:hAnsiTheme="minorHAnsi"/>
                  <w:sz w:val="20"/>
                  <w:szCs w:val="20"/>
                </w:rPr>
                <w:t>GeologicUnitAbstractDescription</w:t>
              </w:r>
            </w:ins>
          </w:p>
        </w:tc>
        <w:tc>
          <w:tcPr>
            <w:tcW w:w="4536" w:type="dxa"/>
            <w:tcPrChange w:id="186"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87" w:author="Boisvert, Eric" w:date="2015-10-16T08:08:00Z"/>
                <w:rFonts w:asciiTheme="minorHAnsi" w:hAnsiTheme="minorHAnsi"/>
                <w:sz w:val="20"/>
                <w:szCs w:val="20"/>
                <w:rPrChange w:id="188" w:author="Boisvert, Eric" w:date="2015-10-16T08:10:00Z">
                  <w:rPr>
                    <w:ins w:id="189" w:author="Boisvert, Eric" w:date="2015-10-16T08:08:00Z"/>
                  </w:rPr>
                </w:rPrChange>
              </w:rPr>
            </w:pPr>
            <w:ins w:id="190" w:author="Boisvert, Eric" w:date="2015-10-16T08:14:00Z">
              <w:r w:rsidRPr="00761F44">
                <w:rPr>
                  <w:rFonts w:asciiTheme="minorHAnsi" w:hAnsiTheme="minorHAnsi"/>
                  <w:sz w:val="20"/>
                  <w:szCs w:val="20"/>
                </w:rPr>
                <w:t>Detailed</w:t>
              </w:r>
            </w:ins>
            <w:ins w:id="191" w:author="Boisvert, Eric" w:date="2015-10-16T08:12:00Z">
              <w:r w:rsidRPr="00761F44">
                <w:rPr>
                  <w:rFonts w:asciiTheme="minorHAnsi" w:hAnsiTheme="minorHAnsi"/>
                  <w:sz w:val="20"/>
                  <w:szCs w:val="20"/>
                </w:rPr>
                <w:t xml:space="preserve"> geologic unit description</w:t>
              </w:r>
            </w:ins>
            <w:ins w:id="192" w:author="Boisvert, Eric" w:date="2015-10-16T08:14:00Z">
              <w:r w:rsidRPr="00761F44">
                <w:rPr>
                  <w:rFonts w:asciiTheme="minorHAnsi" w:hAnsiTheme="minorHAnsi"/>
                  <w:sz w:val="20"/>
                  <w:szCs w:val="20"/>
                </w:rPr>
                <w:t xml:space="preserve"> placeholder</w:t>
              </w:r>
            </w:ins>
            <w:ins w:id="193"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94"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95"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96" w:author="Boisvert, Eric" w:date="2015-10-16T08:20:00Z">
              <w:tcPr>
                <w:tcW w:w="2952" w:type="dxa"/>
                <w:gridSpan w:val="2"/>
              </w:tcPr>
            </w:tcPrChange>
          </w:tcPr>
          <w:p w14:paraId="744760CE" w14:textId="2D65AB9E" w:rsidR="000077DC" w:rsidRPr="00761F44" w:rsidRDefault="000077DC" w:rsidP="00DA2FDF">
            <w:pPr>
              <w:rPr>
                <w:ins w:id="197" w:author="Boisvert, Eric" w:date="2015-10-16T08:13:00Z"/>
                <w:rFonts w:asciiTheme="minorHAnsi" w:hAnsiTheme="minorHAnsi"/>
                <w:sz w:val="20"/>
                <w:szCs w:val="20"/>
              </w:rPr>
            </w:pPr>
            <w:ins w:id="198" w:author="Boisvert, Eric" w:date="2015-10-16T08:13:00Z">
              <w:r w:rsidRPr="00761F44">
                <w:rPr>
                  <w:rFonts w:asciiTheme="minorHAnsi" w:hAnsiTheme="minorHAnsi"/>
                  <w:sz w:val="20"/>
                  <w:szCs w:val="20"/>
                </w:rPr>
                <w:t>GeologicEventAbstractDescription</w:t>
              </w:r>
            </w:ins>
          </w:p>
        </w:tc>
        <w:tc>
          <w:tcPr>
            <w:tcW w:w="4536" w:type="dxa"/>
            <w:tcPrChange w:id="199"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200" w:author="Boisvert, Eric" w:date="2015-10-16T08:13:00Z"/>
                <w:rFonts w:asciiTheme="minorHAnsi" w:hAnsiTheme="minorHAnsi"/>
                <w:sz w:val="20"/>
                <w:szCs w:val="20"/>
              </w:rPr>
            </w:pPr>
            <w:ins w:id="201" w:author="Boisvert, Eric" w:date="2015-10-16T08:14:00Z">
              <w:r w:rsidRPr="00761F44">
                <w:rPr>
                  <w:rFonts w:asciiTheme="minorHAnsi" w:hAnsiTheme="minorHAnsi"/>
                  <w:sz w:val="20"/>
                  <w:szCs w:val="20"/>
                </w:rPr>
                <w:t>Detailed geologic event description placeholder for GeologicEvent</w:t>
              </w:r>
            </w:ins>
            <w:ins w:id="202"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20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04"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05"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06" w:author="Boisvert, Eric" w:date="2015-10-16T08:13:00Z"/>
                <w:rFonts w:asciiTheme="minorHAnsi" w:hAnsiTheme="minorHAnsi"/>
                <w:sz w:val="20"/>
                <w:szCs w:val="20"/>
              </w:rPr>
            </w:pPr>
            <w:ins w:id="207" w:author="Boisvert, Eric" w:date="2015-10-16T08:15:00Z">
              <w:r w:rsidRPr="00761F44">
                <w:rPr>
                  <w:rFonts w:asciiTheme="minorHAnsi" w:hAnsiTheme="minorHAnsi"/>
                  <w:sz w:val="20"/>
                  <w:szCs w:val="20"/>
                </w:rPr>
                <w:t>ContactAbstractDescription</w:t>
              </w:r>
            </w:ins>
          </w:p>
        </w:tc>
        <w:tc>
          <w:tcPr>
            <w:tcW w:w="4536" w:type="dxa"/>
            <w:tcPrChange w:id="208"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09" w:author="Boisvert, Eric" w:date="2015-10-16T08:13:00Z"/>
                <w:rFonts w:asciiTheme="minorHAnsi" w:hAnsiTheme="minorHAnsi"/>
                <w:sz w:val="20"/>
                <w:szCs w:val="20"/>
              </w:rPr>
            </w:pPr>
            <w:ins w:id="210"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21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12"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213" w:author="Boisvert, Eric" w:date="2015-10-16T08:20:00Z">
              <w:tcPr>
                <w:tcW w:w="2952" w:type="dxa"/>
                <w:gridSpan w:val="2"/>
              </w:tcPr>
            </w:tcPrChange>
          </w:tcPr>
          <w:p w14:paraId="2AAB0063" w14:textId="611519DF" w:rsidR="000077DC" w:rsidRPr="00761F44" w:rsidRDefault="000077DC" w:rsidP="00DA2FDF">
            <w:pPr>
              <w:rPr>
                <w:ins w:id="214" w:author="Boisvert, Eric" w:date="2015-10-16T08:13:00Z"/>
                <w:rFonts w:asciiTheme="minorHAnsi" w:hAnsiTheme="minorHAnsi"/>
                <w:sz w:val="20"/>
                <w:szCs w:val="20"/>
              </w:rPr>
            </w:pPr>
            <w:ins w:id="215" w:author="Boisvert, Eric" w:date="2015-10-16T08:15:00Z">
              <w:r w:rsidRPr="00761F44">
                <w:rPr>
                  <w:rFonts w:asciiTheme="minorHAnsi" w:hAnsiTheme="minorHAnsi"/>
                  <w:sz w:val="20"/>
                  <w:szCs w:val="20"/>
                </w:rPr>
                <w:t>FoliationAbstractDescription</w:t>
              </w:r>
            </w:ins>
          </w:p>
        </w:tc>
        <w:tc>
          <w:tcPr>
            <w:tcW w:w="4536" w:type="dxa"/>
            <w:tcPrChange w:id="216"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17" w:author="Boisvert, Eric" w:date="2015-10-16T08:13:00Z"/>
                <w:rFonts w:asciiTheme="minorHAnsi" w:hAnsiTheme="minorHAnsi"/>
                <w:sz w:val="20"/>
                <w:szCs w:val="20"/>
              </w:rPr>
            </w:pPr>
            <w:ins w:id="218" w:author="Boisvert, Eric" w:date="2015-10-16T08:16:00Z">
              <w:r w:rsidRPr="00761F44">
                <w:rPr>
                  <w:rFonts w:asciiTheme="minorHAnsi" w:hAnsiTheme="minorHAnsi"/>
                  <w:sz w:val="20"/>
                  <w:szCs w:val="20"/>
                </w:rPr>
                <w:t xml:space="preserve">Detailed foliation description placeholder for </w:t>
              </w:r>
            </w:ins>
            <w:ins w:id="219"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220"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21"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22"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23" w:author="Boisvert, Eric" w:date="2015-10-16T08:16:00Z"/>
                <w:rFonts w:asciiTheme="minorHAnsi" w:hAnsiTheme="minorHAnsi"/>
                <w:sz w:val="20"/>
                <w:szCs w:val="20"/>
              </w:rPr>
            </w:pPr>
            <w:ins w:id="224" w:author="Boisvert, Eric" w:date="2015-10-16T08:16:00Z">
              <w:r w:rsidRPr="00761F44">
                <w:rPr>
                  <w:rFonts w:asciiTheme="minorHAnsi" w:hAnsiTheme="minorHAnsi"/>
                  <w:sz w:val="20"/>
                  <w:szCs w:val="20"/>
                </w:rPr>
                <w:lastRenderedPageBreak/>
                <w:t>FoldAbstractDescription</w:t>
              </w:r>
            </w:ins>
          </w:p>
        </w:tc>
        <w:tc>
          <w:tcPr>
            <w:tcW w:w="4536" w:type="dxa"/>
            <w:tcPrChange w:id="225"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26" w:author="Boisvert, Eric" w:date="2015-10-16T08:16:00Z"/>
                <w:rFonts w:asciiTheme="minorHAnsi" w:hAnsiTheme="minorHAnsi"/>
                <w:sz w:val="20"/>
                <w:szCs w:val="20"/>
              </w:rPr>
            </w:pPr>
            <w:ins w:id="227"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228"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229"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30" w:author="Boisvert, Eric" w:date="2015-10-16T08:20:00Z">
              <w:tcPr>
                <w:tcW w:w="2952" w:type="dxa"/>
                <w:gridSpan w:val="2"/>
              </w:tcPr>
            </w:tcPrChange>
          </w:tcPr>
          <w:p w14:paraId="31DE7313" w14:textId="534D15EA" w:rsidR="000077DC" w:rsidRPr="00761F44" w:rsidRDefault="000077DC" w:rsidP="00DA2FDF">
            <w:pPr>
              <w:rPr>
                <w:ins w:id="231" w:author="Boisvert, Eric" w:date="2015-10-16T08:16:00Z"/>
                <w:rFonts w:asciiTheme="minorHAnsi" w:hAnsiTheme="minorHAnsi"/>
                <w:sz w:val="20"/>
                <w:szCs w:val="20"/>
              </w:rPr>
            </w:pPr>
            <w:ins w:id="232" w:author="Boisvert, Eric" w:date="2015-10-16T08:16:00Z">
              <w:r w:rsidRPr="00761F44">
                <w:rPr>
                  <w:rFonts w:asciiTheme="minorHAnsi" w:hAnsiTheme="minorHAnsi"/>
                  <w:sz w:val="20"/>
                  <w:szCs w:val="20"/>
                </w:rPr>
                <w:t>ShearDisplacementStructureAbstractDescription</w:t>
              </w:r>
            </w:ins>
          </w:p>
        </w:tc>
        <w:tc>
          <w:tcPr>
            <w:tcW w:w="4536" w:type="dxa"/>
            <w:tcPrChange w:id="233"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234" w:author="Boisvert, Eric" w:date="2015-10-16T08:16:00Z"/>
                <w:rFonts w:asciiTheme="minorHAnsi" w:hAnsiTheme="minorHAnsi"/>
                <w:sz w:val="20"/>
                <w:szCs w:val="20"/>
              </w:rPr>
            </w:pPr>
            <w:ins w:id="235"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23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237"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238"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239" w:author="Boisvert, Eric" w:date="2015-10-16T08:16:00Z"/>
                <w:rFonts w:asciiTheme="minorHAnsi" w:hAnsiTheme="minorHAnsi"/>
                <w:sz w:val="20"/>
                <w:szCs w:val="20"/>
              </w:rPr>
            </w:pPr>
            <w:ins w:id="240" w:author="Boisvert, Eric" w:date="2015-10-16T08:17:00Z">
              <w:r w:rsidRPr="00761F44">
                <w:rPr>
                  <w:rFonts w:asciiTheme="minorHAnsi" w:hAnsiTheme="minorHAnsi"/>
                  <w:sz w:val="20"/>
                  <w:szCs w:val="20"/>
                </w:rPr>
                <w:t>Geomorphologic</w:t>
              </w:r>
            </w:ins>
            <w:ins w:id="241" w:author="Boisvert, Eric" w:date="2015-10-16T08:18:00Z">
              <w:r w:rsidRPr="00761F44">
                <w:rPr>
                  <w:rFonts w:asciiTheme="minorHAnsi" w:hAnsiTheme="minorHAnsi"/>
                  <w:sz w:val="20"/>
                  <w:szCs w:val="20"/>
                </w:rPr>
                <w:t>UnitAbstractDescription</w:t>
              </w:r>
            </w:ins>
          </w:p>
        </w:tc>
        <w:tc>
          <w:tcPr>
            <w:tcW w:w="4536" w:type="dxa"/>
            <w:tcPrChange w:id="242"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243" w:author="Boisvert, Eric" w:date="2015-10-16T08:16:00Z"/>
                <w:rFonts w:asciiTheme="minorHAnsi" w:hAnsiTheme="minorHAnsi"/>
                <w:sz w:val="20"/>
                <w:szCs w:val="20"/>
              </w:rPr>
            </w:pPr>
            <w:ins w:id="244"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r w:rsidRPr="00D12552">
        <w:rPr>
          <w:lang w:val="en-CA"/>
        </w:rPr>
        <w:t>Conventions</w:t>
      </w:r>
      <w:bookmarkEnd w:id="43"/>
    </w:p>
    <w:p w14:paraId="526B5110" w14:textId="77777777" w:rsidR="00695378" w:rsidRPr="00D12552" w:rsidRDefault="00695378" w:rsidP="00695378">
      <w:pPr>
        <w:pStyle w:val="Heading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245" w:name="_Toc377112004"/>
      <w:bookmarkStart w:id="246" w:name="_Toc428885193"/>
      <w:r w:rsidRPr="00D12552">
        <w:rPr>
          <w:lang w:val="en-CA"/>
        </w:rPr>
        <w:lastRenderedPageBreak/>
        <w:t>Requirement</w:t>
      </w:r>
      <w:bookmarkEnd w:id="245"/>
      <w:bookmarkEnd w:id="24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247" w:name="_Toc356480502"/>
      <w:bookmarkStart w:id="248" w:name="_Toc377112005"/>
      <w:bookmarkStart w:id="249" w:name="_Toc428885194"/>
      <w:bookmarkStart w:id="250" w:name="_Toc356480505"/>
      <w:r w:rsidRPr="00D12552">
        <w:rPr>
          <w:lang w:val="en-CA"/>
        </w:rPr>
        <w:t>Conformance class</w:t>
      </w:r>
      <w:bookmarkEnd w:id="247"/>
      <w:bookmarkEnd w:id="248"/>
      <w:bookmarkEnd w:id="24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251"/>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251"/>
      <w:r w:rsidR="00A17543" w:rsidRPr="00D12552">
        <w:rPr>
          <w:rStyle w:val="CommentReference"/>
          <w:lang w:val="en-CA"/>
        </w:rPr>
        <w:commentReference w:id="251"/>
      </w:r>
    </w:p>
    <w:p w14:paraId="7652C4D3" w14:textId="77777777" w:rsidR="00695378" w:rsidRPr="00D12552" w:rsidRDefault="00695378" w:rsidP="00695378">
      <w:pPr>
        <w:pStyle w:val="Heading2"/>
        <w:rPr>
          <w:lang w:val="en-CA"/>
        </w:rPr>
      </w:pPr>
      <w:bookmarkStart w:id="252" w:name="_Toc377112006"/>
      <w:bookmarkStart w:id="253" w:name="_Toc428885195"/>
      <w:r w:rsidRPr="00D12552">
        <w:rPr>
          <w:lang w:val="en-CA"/>
        </w:rPr>
        <w:t>Identifiers</w:t>
      </w:r>
      <w:bookmarkEnd w:id="250"/>
      <w:bookmarkEnd w:id="252"/>
      <w:bookmarkEnd w:id="25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54" w:name="_Toc337499855"/>
      <w:r w:rsidRPr="00D12552">
        <w:rPr>
          <w:lang w:val="en-CA"/>
        </w:rPr>
        <w:t>Clauses not Containing Normative Material</w:t>
      </w:r>
      <w:bookmarkEnd w:id="254"/>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55" w:name="_Toc337499856"/>
      <w:r w:rsidRPr="00D12552">
        <w:rPr>
          <w:lang w:val="en-CA"/>
        </w:rPr>
        <w:t>Clauses not containing normative material sub-clause 1</w:t>
      </w:r>
      <w:bookmarkEnd w:id="255"/>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56" w:name="_Toc337499857"/>
      <w:r w:rsidRPr="00233F14">
        <w:lastRenderedPageBreak/>
        <w:t>Clauses not containing normative material sub-clause 2</w:t>
      </w:r>
      <w:bookmarkEnd w:id="256"/>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ins w:id="257"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258" w:author="Eric Boisvert" w:date="2015-10-29T04:35:00Z">
        <w:r w:rsidRPr="00946727">
          <w:rPr>
            <w:highlight w:val="yellow"/>
            <w:lang w:val="en-CA"/>
            <w:rPrChange w:id="259" w:author="Eric Boisvert" w:date="2015-10-29T04:35:00Z">
              <w:rPr>
                <w:lang w:val="en-CA"/>
              </w:rPr>
            </w:rPrChange>
          </w:rPr>
          <w:t>Add explanation on how community must extend this specification (for example, to impose their own vocabularies)</w:t>
        </w:r>
      </w:ins>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EE3AFB">
      <w:pPr>
        <w:pStyle w:val="Heading3"/>
        <w:rPr>
          <w:lang w:val="en-CA"/>
        </w:rPr>
      </w:pPr>
      <w:r>
        <w:rPr>
          <w:lang w:val="en-CA"/>
        </w:rPr>
        <w:t>Property cardinality</w:t>
      </w:r>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260" w:author="Eric Boisvert" w:date="2015-10-27T17:06:00Z">
        <w:r w:rsidDel="00773E1B">
          <w:rPr>
            <w:lang w:val="en-CA"/>
          </w:rPr>
          <w:delText xml:space="preserve">the </w:delText>
        </w:r>
      </w:del>
      <w:ins w:id="261" w:author="Eric Boisvert" w:date="2015-10-27T17:06:00Z">
        <w:r w:rsidR="00773E1B">
          <w:rPr>
            <w:lang w:val="en-CA"/>
          </w:rPr>
          <w:t xml:space="preserve"> </w:t>
        </w:r>
      </w:ins>
      <w:r>
        <w:rPr>
          <w:lang w:val="en-CA"/>
        </w:rPr>
        <w:t xml:space="preserve">filling the instance with nil properties </w:t>
      </w:r>
      <w:del w:id="262" w:author="Eric Boisvert" w:date="2015-10-27T17:06:00Z">
        <w:r w:rsidDel="00773E1B">
          <w:rPr>
            <w:lang w:val="en-CA"/>
          </w:rPr>
          <w:delText xml:space="preserve">as </w:delText>
        </w:r>
      </w:del>
      <w:ins w:id="263" w:author="Eric Boisvert" w:date="2015-10-27T17:06:00Z">
        <w:r w:rsidR="00773E1B">
          <w:rPr>
            <w:lang w:val="en-CA"/>
          </w:rPr>
          <w:t xml:space="preserve">is </w:t>
        </w:r>
      </w:ins>
      <w:r>
        <w:rPr>
          <w:lang w:val="en-CA"/>
        </w:rPr>
        <w:t>“unnecessa</w:t>
      </w:r>
      <w:ins w:id="264" w:author="Eric Boisvert" w:date="2015-10-27T17:06:00Z">
        <w:r w:rsidR="00773E1B">
          <w:rPr>
            <w:lang w:val="en-CA"/>
          </w:rPr>
          <w:t>re</w:t>
        </w:r>
      </w:ins>
      <w:del w:id="265" w:author="Eric Boisvert" w:date="2015-10-27T17:06:00Z">
        <w:r w:rsidDel="00773E1B">
          <w:rPr>
            <w:lang w:val="en-CA"/>
          </w:rPr>
          <w:delText>r</w:delText>
        </w:r>
      </w:del>
      <w:ins w:id="266"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commentRangeStart w:id="267"/>
      <w:r>
        <w:rPr>
          <w:lang w:val="en-CA"/>
        </w:rPr>
        <w:lastRenderedPageBreak/>
        <w:t>Observed absence</w:t>
      </w:r>
      <w:commentRangeEnd w:id="267"/>
      <w:r w:rsidR="009D3533">
        <w:rPr>
          <w:rStyle w:val="CommentReference"/>
          <w:rFonts w:cs="Times New Roman"/>
          <w:b w:val="0"/>
          <w:bCs w:val="0"/>
        </w:rPr>
        <w:commentReference w:id="267"/>
      </w:r>
    </w:p>
    <w:p w14:paraId="740AA8D6" w14:textId="77777777" w:rsidR="009B64F8" w:rsidRDefault="009B64F8" w:rsidP="004A5507">
      <w:pPr>
        <w:rPr>
          <w:lang w:val="en-CA"/>
        </w:rPr>
      </w:pPr>
      <w:commentRangeStart w:id="268"/>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69"/>
      <w:r w:rsidRPr="009B64F8">
        <w:rPr>
          <w:i/>
        </w:rPr>
        <w:t>absence of fossils</w:t>
      </w:r>
      <w:commentRangeEnd w:id="269"/>
      <w:r w:rsidR="009D3533">
        <w:rPr>
          <w:rStyle w:val="CommentReference"/>
        </w:rPr>
        <w:commentReference w:id="269"/>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268"/>
      <w:r w:rsidR="0020685A">
        <w:rPr>
          <w:rStyle w:val="CommentReference"/>
        </w:rPr>
        <w:commentReference w:id="268"/>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70"/>
      <w:r w:rsidR="009D3533">
        <w:rPr>
          <w:lang w:val="en-CA"/>
        </w:rPr>
        <w:t>There is a</w:t>
      </w:r>
      <w:del w:id="271" w:author="Eric Boisvert" w:date="2015-10-28T12:07:00Z">
        <w:r w:rsidR="009D3533" w:rsidDel="005A74B6">
          <w:rPr>
            <w:lang w:val="en-CA"/>
          </w:rPr>
          <w:delText xml:space="preserve">n obvious </w:delText>
        </w:r>
      </w:del>
      <w:r w:rsidR="009D3533">
        <w:rPr>
          <w:lang w:val="en-CA"/>
        </w:rPr>
        <w:t>difference between reporting conf</w:t>
      </w:r>
      <w:ins w:id="272" w:author="Eric Boisvert" w:date="2015-10-27T17:07:00Z">
        <w:r w:rsidR="00773E1B">
          <w:rPr>
            <w:lang w:val="en-CA"/>
          </w:rPr>
          <w:t>i</w:t>
        </w:r>
      </w:ins>
      <w:del w:id="273" w:author="Eric Boisvert" w:date="2015-10-27T17:07:00Z">
        <w:r w:rsidR="009D3533" w:rsidDel="00773E1B">
          <w:rPr>
            <w:lang w:val="en-CA"/>
          </w:rPr>
          <w:delText>o</w:delText>
        </w:r>
      </w:del>
      <w:r w:rsidR="009D3533">
        <w:rPr>
          <w:lang w:val="en-CA"/>
        </w:rPr>
        <w:t>rmed absence of kyanite and the presence of kyanite if not known.</w:t>
      </w:r>
      <w:commentRangeEnd w:id="270"/>
      <w:r w:rsidR="00864A36">
        <w:rPr>
          <w:rStyle w:val="CommentReference"/>
        </w:rPr>
        <w:commentReference w:id="27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74"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74"/>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commentRangeStart w:id="275"/>
      <w:r w:rsidRPr="00D12552">
        <w:rPr>
          <w:lang w:val="en-CA"/>
        </w:rPr>
        <w:t>Naming of entities</w:t>
      </w:r>
      <w:commentRangeEnd w:id="275"/>
      <w:r w:rsidR="00FA21EA">
        <w:rPr>
          <w:rStyle w:val="CommentReference"/>
          <w:rFonts w:cs="Times New Roman"/>
          <w:b w:val="0"/>
          <w:bCs w:val="0"/>
        </w:rPr>
        <w:commentReference w:id="27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76"/>
            <w:del w:id="277" w:author="Eric Boisvert" w:date="2015-10-29T04:08:00Z">
              <w:r w:rsidRPr="00D12552" w:rsidDel="00FA21EA">
                <w:rPr>
                  <w:rStyle w:val="reqtext"/>
                  <w:lang w:val="en-CA"/>
                </w:rPr>
                <w:delText xml:space="preserve">classifier </w:delText>
              </w:r>
            </w:del>
            <w:ins w:id="278" w:author="Eric Boisvert" w:date="2015-10-29T04:10:00Z">
              <w:r w:rsidR="00FA21EA">
                <w:rPr>
                  <w:rStyle w:val="reqtext"/>
                  <w:lang w:val="en-CA"/>
                </w:rPr>
                <w:t>entity</w:t>
              </w:r>
            </w:ins>
            <w:ins w:id="279" w:author="Eric Boisvert" w:date="2015-10-29T04:08:00Z">
              <w:r w:rsidR="00FA21EA" w:rsidRPr="00D12552">
                <w:rPr>
                  <w:rStyle w:val="reqtext"/>
                  <w:lang w:val="en-CA"/>
                </w:rPr>
                <w:t xml:space="preserve"> </w:t>
              </w:r>
              <w:commentRangeEnd w:id="276"/>
              <w:r w:rsidR="00FA21EA">
                <w:rPr>
                  <w:rStyle w:val="CommentReference"/>
                  <w:rFonts w:ascii="Times New Roman" w:eastAsia="Times New Roman" w:hAnsi="Times New Roman"/>
                  <w:lang w:val="en-US" w:eastAsia="en-US"/>
                </w:rPr>
                <w:commentReference w:id="276"/>
              </w:r>
            </w:ins>
            <w:del w:id="280" w:author="Eric Boisvert" w:date="2015-10-29T04:07:00Z">
              <w:r w:rsidRPr="00D12552" w:rsidDel="00FA21EA">
                <w:rPr>
                  <w:rStyle w:val="reqtext"/>
                  <w:lang w:val="en-CA"/>
                </w:rPr>
                <w:delText xml:space="preserve">shall </w:delText>
              </w:r>
            </w:del>
            <w:ins w:id="281"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282"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283" w:author="Eric Boisvert" w:date="2015-10-29T04:28:00Z">
              <w:r>
                <w:rPr>
                  <w:rStyle w:val="reqtext"/>
                  <w:lang w:val="en-CA"/>
                </w:rPr>
                <w:t xml:space="preserve">If the </w:t>
              </w:r>
            </w:ins>
            <w:r w:rsidR="00641AE8" w:rsidRPr="00D12552">
              <w:rPr>
                <w:rStyle w:val="reqtext"/>
                <w:lang w:val="en-CA"/>
              </w:rPr>
              <w:t>Target implementation</w:t>
            </w:r>
            <w:ins w:id="284" w:author="Eric Boisvert" w:date="2015-10-29T04:28:00Z">
              <w:r>
                <w:rPr>
                  <w:rStyle w:val="reqtext"/>
                  <w:lang w:val="en-CA"/>
                </w:rPr>
                <w:t xml:space="preserve"> allows it, it</w:t>
              </w:r>
            </w:ins>
            <w:r w:rsidR="00641AE8" w:rsidRPr="00D12552">
              <w:rPr>
                <w:rStyle w:val="reqtext"/>
                <w:lang w:val="en-CA"/>
              </w:rPr>
              <w:t xml:space="preserve"> </w:t>
            </w:r>
            <w:del w:id="285" w:author="Eric Boisvert" w:date="2015-10-29T04:27:00Z">
              <w:r w:rsidR="00641AE8" w:rsidRPr="00D12552" w:rsidDel="001571AE">
                <w:rPr>
                  <w:rStyle w:val="reqtext"/>
                  <w:lang w:val="en-CA"/>
                </w:rPr>
                <w:delText xml:space="preserve">shall </w:delText>
              </w:r>
            </w:del>
            <w:ins w:id="286" w:author="Eric Boisvert" w:date="2015-10-29T04:27:00Z">
              <w:r w:rsidR="001571AE">
                <w:rPr>
                  <w:rStyle w:val="reqtext"/>
                  <w:lang w:val="en-CA"/>
                </w:rPr>
                <w:t>SHALL</w:t>
              </w:r>
              <w:r w:rsidR="001571AE" w:rsidRPr="00D12552">
                <w:rPr>
                  <w:rStyle w:val="reqtext"/>
                  <w:lang w:val="en-CA"/>
                </w:rPr>
                <w:t xml:space="preserve"> </w:t>
              </w:r>
            </w:ins>
            <w:del w:id="287" w:author="Eric Boisvert" w:date="2015-10-29T04:26:00Z">
              <w:r w:rsidR="00641AE8" w:rsidRPr="00D12552" w:rsidDel="001571AE">
                <w:rPr>
                  <w:rStyle w:val="reqtext"/>
                  <w:lang w:val="en-CA"/>
                </w:rPr>
                <w:delText xml:space="preserve">constrain </w:delText>
              </w:r>
            </w:del>
            <w:ins w:id="288"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89" w:author="Eric Boisvert" w:date="2015-10-29T04:26:00Z">
              <w:r w:rsidR="001571AE">
                <w:rPr>
                  <w:rStyle w:val="reqtext"/>
                  <w:lang w:val="en-CA"/>
                </w:rPr>
                <w:t>s</w:t>
              </w:r>
            </w:ins>
            <w:r w:rsidR="00641AE8" w:rsidRPr="00D12552">
              <w:rPr>
                <w:rStyle w:val="reqtext"/>
                <w:lang w:val="en-CA"/>
              </w:rPr>
              <w:t xml:space="preserve"> </w:t>
            </w:r>
            <w:ins w:id="290" w:author="Eric Boisvert" w:date="2015-10-29T04:26:00Z">
              <w:r w:rsidR="001571AE">
                <w:rPr>
                  <w:rStyle w:val="reqtext"/>
                  <w:lang w:val="en-CA"/>
                </w:rPr>
                <w:t xml:space="preserve">as defined in the </w:t>
              </w:r>
            </w:ins>
            <w:del w:id="291"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292" w:author="Eric Boisvert" w:date="2015-10-29T04:29:00Z"/>
          <w:color w:val="FF0000"/>
          <w:lang w:val="en-CA"/>
        </w:rPr>
      </w:pPr>
    </w:p>
    <w:p w14:paraId="7C3E2A57" w14:textId="72083E69" w:rsidR="00946727" w:rsidRPr="00D12552" w:rsidRDefault="00946727" w:rsidP="00DB1F99">
      <w:pPr>
        <w:rPr>
          <w:color w:val="FF0000"/>
          <w:lang w:val="en-CA"/>
        </w:rPr>
      </w:pPr>
      <w:ins w:id="293" w:author="Eric Boisvert" w:date="2015-10-29T04:29:00Z">
        <w:r w:rsidRPr="00946727">
          <w:rPr>
            <w:color w:val="FF0000"/>
            <w:lang w:val="en-CA"/>
          </w:rPr>
          <w:t>Cardinality shall be the same as defined in UML model.</w:t>
        </w:r>
      </w:ins>
    </w:p>
    <w:p w14:paraId="56232E23" w14:textId="05E970ED" w:rsidR="00946727" w:rsidRDefault="00641AE8">
      <w:pPr>
        <w:rPr>
          <w:ins w:id="294" w:author="Eric Boisvert" w:date="2015-10-29T04:46:00Z"/>
          <w:lang w:val="en-CA"/>
        </w:rPr>
        <w:pPrChange w:id="295" w:author="Eric Boisvert" w:date="2015-10-29T04:28:00Z">
          <w:pPr>
            <w:pStyle w:val="Heading3"/>
          </w:pPr>
        </w:pPrChange>
      </w:pPr>
      <w:del w:id="296" w:author="Eric Boisvert" w:date="2015-10-29T04:46:00Z">
        <w:r w:rsidRPr="00D12552" w:rsidDel="000F4D17">
          <w:rPr>
            <w:lang w:val="en-CA"/>
          </w:rPr>
          <w:delText>.</w:delText>
        </w:r>
      </w:del>
      <w:r w:rsidRPr="00D12552">
        <w:rPr>
          <w:lang w:val="en-CA"/>
        </w:rPr>
        <w:t xml:space="preserve"> </w:t>
      </w:r>
    </w:p>
    <w:p w14:paraId="67ABAA99" w14:textId="77777777" w:rsidR="000F4D17" w:rsidRDefault="000F4D17" w:rsidP="000F4D17">
      <w:pPr>
        <w:pStyle w:val="Heading3"/>
        <w:rPr>
          <w:ins w:id="297" w:author="Eric Boisvert" w:date="2015-10-29T04:46:00Z"/>
          <w:lang w:val="en-CA"/>
        </w:rPr>
      </w:pPr>
      <w:ins w:id="298" w:author="Eric Boisvert" w:date="2015-10-29T04:46:00Z">
        <w:r>
          <w:rPr>
            <w:lang w:val="en-CA"/>
          </w:rPr>
          <w:t>Abstract classes</w:t>
        </w:r>
      </w:ins>
    </w:p>
    <w:p w14:paraId="3FBC8B38" w14:textId="77777777" w:rsidR="000F4D17" w:rsidRPr="000F4D17" w:rsidRDefault="000F4D17" w:rsidP="000F4D17">
      <w:pPr>
        <w:rPr>
          <w:ins w:id="299"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300"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301" w:author="Eric Boisvert" w:date="2015-10-29T04:46:00Z"/>
                <w:rStyle w:val="requri"/>
                <w:lang w:val="en-CA"/>
              </w:rPr>
            </w:pPr>
            <w:ins w:id="302"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303" w:author="Eric Boisvert" w:date="2015-10-29T04:46:00Z"/>
                <w:rStyle w:val="reqtext"/>
                <w:lang w:val="en-CA"/>
              </w:rPr>
            </w:pPr>
            <w:ins w:id="304" w:author="Eric Boisvert" w:date="2015-10-29T04:46:00Z">
              <w:r>
                <w:rPr>
                  <w:rStyle w:val="reqtext"/>
                  <w:lang w:val="en-CA"/>
                </w:rPr>
                <w:t>Abstract classes SHALL not be materialised</w:t>
              </w:r>
            </w:ins>
          </w:p>
        </w:tc>
      </w:tr>
    </w:tbl>
    <w:p w14:paraId="271F24BA" w14:textId="77777777" w:rsidR="000F4D17" w:rsidRDefault="000F4D17" w:rsidP="000F4D17">
      <w:pPr>
        <w:rPr>
          <w:ins w:id="305" w:author="Eric Boisvert" w:date="2015-10-29T04:46:00Z"/>
          <w:color w:val="FF0000"/>
          <w:lang w:val="en-CA"/>
        </w:rPr>
      </w:pPr>
    </w:p>
    <w:p w14:paraId="70577EE2" w14:textId="77777777" w:rsidR="000F4D17" w:rsidRPr="00946727" w:rsidRDefault="000F4D17">
      <w:pPr>
        <w:rPr>
          <w:ins w:id="306" w:author="Eric Boisvert" w:date="2015-10-29T04:28:00Z"/>
          <w:lang w:val="en-CA"/>
          <w:rPrChange w:id="307" w:author="Eric Boisvert" w:date="2015-10-29T04:28:00Z">
            <w:rPr>
              <w:ins w:id="308" w:author="Eric Boisvert" w:date="2015-10-29T04:28:00Z"/>
              <w:color w:val="FF0000"/>
              <w:lang w:val="en-CA"/>
            </w:rPr>
          </w:rPrChange>
        </w:rPr>
        <w:pPrChange w:id="309" w:author="Eric Boisvert" w:date="2015-10-29T04:28:00Z">
          <w:pPr>
            <w:pStyle w:val="Heading3"/>
          </w:pPr>
        </w:pPrChange>
      </w:pPr>
    </w:p>
    <w:p w14:paraId="691D93BA" w14:textId="6EA33D8E" w:rsidR="003D0B50" w:rsidRPr="00D12552" w:rsidRDefault="003D0B50" w:rsidP="001571AE">
      <w:pPr>
        <w:pStyle w:val="Heading3"/>
        <w:rPr>
          <w:lang w:val="en-CA"/>
        </w:rPr>
      </w:pPr>
      <w:r w:rsidRPr="00D12552">
        <w:rPr>
          <w:lang w:val="en-CA"/>
        </w:rPr>
        <w:t>Quantities</w:t>
      </w:r>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310" w:author="Eric Boisvert" w:date="2015-10-29T04:29:00Z">
        <w:r w:rsidR="00946727">
          <w:rPr>
            <w:lang w:val="en-CA"/>
          </w:rPr>
          <w:t xml:space="preserve">, for </w:t>
        </w:r>
      </w:ins>
      <w:ins w:id="311" w:author="Eric Boisvert" w:date="2015-10-29T04:30:00Z">
        <w:r w:rsidR="00946727">
          <w:rPr>
            <w:lang w:val="en-CA"/>
          </w:rPr>
          <w:t>example</w:t>
        </w:r>
      </w:ins>
      <w:ins w:id="312" w:author="Eric Boisvert" w:date="2015-10-29T04:29:00Z">
        <w:r w:rsidR="00946727">
          <w:rPr>
            <w:lang w:val="en-CA"/>
          </w:rPr>
          <w:t xml:space="preserve"> UCUM.</w:t>
        </w:r>
      </w:ins>
      <w:del w:id="31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31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31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316" w:name="_Ref432861816"/>
      <w:r w:rsidRPr="00D12552">
        <w:rPr>
          <w:lang w:val="en-CA"/>
        </w:rPr>
        <w:lastRenderedPageBreak/>
        <w:t>Code lists</w:t>
      </w:r>
      <w:bookmarkEnd w:id="316"/>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317" w:name="_Ref432861735"/>
      <w:commentRangeStart w:id="318"/>
      <w:r w:rsidRPr="00D12552">
        <w:rPr>
          <w:lang w:val="en-CA"/>
        </w:rPr>
        <w:t>Code lists URI</w:t>
      </w:r>
      <w:bookmarkEnd w:id="317"/>
      <w:commentRangeEnd w:id="318"/>
      <w:r w:rsidR="00773E1B">
        <w:rPr>
          <w:rStyle w:val="CommentReference"/>
          <w:rFonts w:cs="Times New Roman"/>
          <w:b w:val="0"/>
          <w:bCs w:val="0"/>
        </w:rPr>
        <w:commentReference w:id="318"/>
      </w:r>
    </w:p>
    <w:p w14:paraId="42F49A77" w14:textId="77777777" w:rsidR="00946727" w:rsidRDefault="00946727" w:rsidP="003D0B50">
      <w:pPr>
        <w:rPr>
          <w:ins w:id="319"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commentRangeStart w:id="320"/>
      <w:r w:rsidRPr="00D12552">
        <w:rPr>
          <w:lang w:val="en-CA"/>
        </w:rPr>
        <w:t>Identifier</w:t>
      </w:r>
      <w:commentRangeEnd w:id="320"/>
      <w:r w:rsidR="000F4D17">
        <w:rPr>
          <w:rStyle w:val="CommentReference"/>
          <w:rFonts w:cs="Times New Roman"/>
          <w:b w:val="0"/>
          <w:bCs w:val="0"/>
        </w:rPr>
        <w:commentReference w:id="320"/>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4C94E93C" w:rsidR="009B3BBD" w:rsidRDefault="009B3BBD" w:rsidP="009B3BBD">
      <w:pPr>
        <w:pStyle w:val="Heading2"/>
        <w:rPr>
          <w:lang w:val="en-CA"/>
        </w:rPr>
      </w:pPr>
      <w:r w:rsidRPr="00D12552">
        <w:rPr>
          <w:lang w:val="en-CA"/>
        </w:rPr>
        <w:t xml:space="preserve">GeoSciML </w:t>
      </w:r>
      <w:r>
        <w:rPr>
          <w:lang w:val="en-CA"/>
        </w:rPr>
        <w:t>Portrayal</w:t>
      </w:r>
      <w:r w:rsidRPr="00D12552">
        <w:rPr>
          <w:lang w:val="en-CA"/>
        </w:rPr>
        <w:t xml:space="preserve"> </w:t>
      </w:r>
      <w:ins w:id="321" w:author="Eric Boisvert" w:date="2015-11-03T05:13:00Z">
        <w:r w:rsidR="004F0DC1">
          <w:rPr>
            <w:lang w:val="en-CA"/>
          </w:rPr>
          <w:t xml:space="preserve">Abstract </w:t>
        </w:r>
      </w:ins>
      <w:r w:rsidRPr="00D12552">
        <w:rPr>
          <w:lang w:val="en-CA"/>
        </w:rPr>
        <w:t>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lastRenderedPageBreak/>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Caption"/>
        <w:rPr>
          <w:lang w:val="en-CA"/>
        </w:rPr>
      </w:pPr>
      <w:r>
        <w:t xml:space="preserve">Figure </w:t>
      </w:r>
      <w:r w:rsidR="00D632F9">
        <w:fldChar w:fldCharType="begin"/>
      </w:r>
      <w:r w:rsidR="00D632F9">
        <w:instrText xml:space="preserve"> SEQ Figure \* ARABIC </w:instrText>
      </w:r>
      <w:r w:rsidR="00D632F9">
        <w:fldChar w:fldCharType="separate"/>
      </w:r>
      <w:ins w:id="322" w:author="Eric Boisvert" w:date="2015-11-28T15:54:00Z">
        <w:r w:rsidR="00180077">
          <w:rPr>
            <w:noProof/>
          </w:rPr>
          <w:t>6</w:t>
        </w:r>
      </w:ins>
      <w:del w:id="323" w:author="Eric Boisvert" w:date="2015-10-30T04:23:00Z">
        <w:r w:rsidR="00090DCF" w:rsidDel="007D2867">
          <w:rPr>
            <w:noProof/>
          </w:rPr>
          <w:delText>6</w:delText>
        </w:r>
      </w:del>
      <w:r w:rsidR="00D632F9">
        <w:rPr>
          <w:noProof/>
        </w:rPr>
        <w:fldChar w:fldCharType="end"/>
      </w:r>
      <w:r>
        <w:t xml:space="preserve"> : Package dependency for GeoSciML Portrayal</w:t>
      </w:r>
    </w:p>
    <w:p w14:paraId="72C0D042" w14:textId="0248DF49" w:rsidR="00BA6B31" w:rsidRDefault="00BA6B31" w:rsidP="00BA6B31">
      <w:pPr>
        <w:rPr>
          <w:lang w:val="en-CA"/>
        </w:rPr>
      </w:pPr>
      <w:r w:rsidRPr="00BA6B31">
        <w:rPr>
          <w:lang w:val="en-CA"/>
        </w:rPr>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324" w:author="Eric Boisvert" w:date="2015-10-29T05:09:00Z">
              <w:r w:rsidR="00A10684">
                <w:rPr>
                  <w:rFonts w:eastAsia="MS Mincho"/>
                  <w:b/>
                  <w:color w:val="FF0000"/>
                  <w:sz w:val="22"/>
                  <w:lang w:val="en-CA"/>
                </w:rPr>
                <w:t>0</w:t>
              </w:r>
            </w:ins>
            <w:del w:id="325"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SHALL NOT be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r>
        <w:rPr>
          <w:lang w:val="en-CA"/>
        </w:rPr>
        <w:t>Geometry type</w:t>
      </w:r>
    </w:p>
    <w:p w14:paraId="705123CE" w14:textId="2CF84489" w:rsidR="00A90399" w:rsidRPr="00A90399" w:rsidRDefault="00A90399" w:rsidP="00A90399">
      <w:pPr>
        <w:rPr>
          <w:lang w:val="en-CA"/>
        </w:rPr>
      </w:pPr>
      <w:r>
        <w:rPr>
          <w:lang w:val="en-CA"/>
        </w:rPr>
        <w:t xml:space="preserve">A </w:t>
      </w:r>
      <w:del w:id="326" w:author="Eric Boisvert" w:date="2015-10-29T04:48:00Z">
        <w:r w:rsidDel="000F4D17">
          <w:rPr>
            <w:lang w:val="en-CA"/>
          </w:rPr>
          <w:delText>data instance</w:delText>
        </w:r>
      </w:del>
      <w:ins w:id="327"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del w:id="328" w:author="Eric Boisvert" w:date="2015-10-29T04:54:00Z">
        <w:r w:rsidDel="00432BE6">
          <w:rPr>
            <w:lang w:val="en-CA"/>
          </w:rPr>
          <w:delText>Multiple values</w:delText>
        </w:r>
      </w:del>
      <w:ins w:id="329" w:author="Eric Boisvert" w:date="2015-10-29T04:54:00Z">
        <w:r w:rsidR="00432BE6">
          <w:rPr>
            <w:lang w:val="en-CA"/>
          </w:rPr>
          <w:t>String properties</w:t>
        </w:r>
      </w:ins>
    </w:p>
    <w:p w14:paraId="2043E883" w14:textId="4EF4BB3E" w:rsidR="00A90399" w:rsidRPr="00A90399" w:rsidRDefault="00A90399" w:rsidP="00A90399">
      <w:pPr>
        <w:rPr>
          <w:lang w:val="en-CA"/>
        </w:rPr>
      </w:pPr>
      <w:del w:id="330" w:author="Eric Boisvert" w:date="2015-10-29T04:54:00Z">
        <w:r w:rsidDel="00432BE6">
          <w:rPr>
            <w:lang w:val="en-CA"/>
          </w:rPr>
          <w:delText>A property that lists a collection shall delimit the values using commas</w:delText>
        </w:r>
      </w:del>
      <w:ins w:id="331" w:author="Eric Boisvert" w:date="2015-10-29T04:54:00Z">
        <w:r w:rsidR="00432BE6">
          <w:rPr>
            <w:lang w:val="en-CA"/>
          </w:rPr>
          <w:t xml:space="preserve">String properties should </w:t>
        </w:r>
      </w:ins>
      <w:ins w:id="332" w:author="Eric Boisvert" w:date="2015-10-29T04:55:00Z">
        <w:r w:rsidR="00432BE6">
          <w:rPr>
            <w:lang w:val="en-CA"/>
          </w:rPr>
          <w:t>provide information easily readable by human</w:t>
        </w:r>
      </w:ins>
      <w:ins w:id="333"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334" w:author="Eric Boisvert" w:date="2015-10-29T04:55:00Z">
              <w:r w:rsidDel="00432BE6">
                <w:rPr>
                  <w:rStyle w:val="requri"/>
                  <w:lang w:val="en-CA"/>
                </w:rPr>
                <w:delText>multiple</w:delText>
              </w:r>
            </w:del>
            <w:ins w:id="335" w:author="Eric Boisvert" w:date="2015-10-29T04:55:00Z">
              <w:r w:rsidR="00432BE6">
                <w:rPr>
                  <w:rStyle w:val="requri"/>
                  <w:lang w:val="en-CA"/>
                </w:rPr>
                <w:t>string</w:t>
              </w:r>
            </w:ins>
          </w:p>
        </w:tc>
        <w:tc>
          <w:tcPr>
            <w:tcW w:w="4678" w:type="dxa"/>
            <w:tcBorders>
              <w:left w:val="nil"/>
            </w:tcBorders>
            <w:shd w:val="clear" w:color="auto" w:fill="auto"/>
          </w:tcPr>
          <w:p w14:paraId="5466CB6E" w14:textId="6F62A98C" w:rsidR="00A90399" w:rsidRPr="00D12552" w:rsidRDefault="00A1185A" w:rsidP="00E70882">
            <w:pPr>
              <w:pStyle w:val="Tabletext10"/>
              <w:jc w:val="left"/>
              <w:rPr>
                <w:rStyle w:val="reqtext"/>
                <w:lang w:val="en-CA"/>
              </w:rPr>
            </w:pPr>
            <w:del w:id="336"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337" w:author="Eric Boisvert" w:date="2015-10-29T04:55:00Z">
              <w:r w:rsidR="00432BE6">
                <w:rPr>
                  <w:rStyle w:val="reqtext"/>
                  <w:lang w:val="en-CA"/>
                </w:rPr>
                <w:t>Properties of type “CharacterS</w:t>
              </w:r>
            </w:ins>
            <w:ins w:id="338" w:author="Eric Boisvert" w:date="2015-10-29T04:56:00Z">
              <w:r w:rsidR="00432BE6">
                <w:rPr>
                  <w:rStyle w:val="reqtext"/>
                  <w:lang w:val="en-CA"/>
                </w:rPr>
                <w:t>tring” SHOULD contain easily human readable text.</w:t>
              </w:r>
            </w:ins>
            <w:del w:id="339" w:author="Eric Boisvert" w:date="2015-10-29T04:56:00Z">
              <w:r w:rsidR="00A90399" w:rsidDel="00432BE6">
                <w:rPr>
                  <w:rStyle w:val="reqtext"/>
                  <w:lang w:val="en-CA"/>
                </w:rPr>
                <w:delText xml:space="preserve"> </w:delText>
              </w:r>
            </w:del>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r>
        <w:rPr>
          <w:lang w:val="en-CA"/>
        </w:rPr>
        <w:t>URI</w:t>
      </w:r>
    </w:p>
    <w:p w14:paraId="2B2241FC" w14:textId="445DF911" w:rsidR="002D30FE" w:rsidRDefault="005372A3" w:rsidP="002D30FE">
      <w:pPr>
        <w:rPr>
          <w:ins w:id="340" w:author="Eric Boisvert" w:date="2015-10-29T05:04:00Z"/>
          <w:lang w:val="en-CA"/>
        </w:rPr>
      </w:pPr>
      <w:del w:id="341" w:author="Eric Boisvert" w:date="2015-10-29T05:01:00Z">
        <w:r w:rsidDel="00432BE6">
          <w:rPr>
            <w:lang w:val="en-CA"/>
          </w:rPr>
          <w:delText>Properties of type URI shall provide a resolvable URI consistent with Linked Open Data principles</w:delText>
        </w:r>
      </w:del>
      <w:ins w:id="342" w:author="Eric Boisvert" w:date="2015-10-29T05:01:00Z">
        <w:r w:rsidR="00432BE6">
          <w:rPr>
            <w:lang w:val="en-CA"/>
          </w:rPr>
          <w:t xml:space="preserve">Properties of type anyURI shall contain a single absolute URI conformant to RFC </w:t>
        </w:r>
        <w:commentRangeStart w:id="343"/>
        <w:r w:rsidR="00A10684">
          <w:rPr>
            <w:lang w:val="en-CA"/>
          </w:rPr>
          <w:t>3986</w:t>
        </w:r>
        <w:commentRangeEnd w:id="343"/>
        <w:r w:rsidR="00A10684">
          <w:rPr>
            <w:rStyle w:val="CommentReference"/>
          </w:rPr>
          <w:commentReference w:id="343"/>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344"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345" w:author="Eric Boisvert" w:date="2015-10-29T05:05:00Z"/>
                <w:rStyle w:val="requri"/>
                <w:lang w:val="en-CA"/>
              </w:rPr>
            </w:pPr>
            <w:ins w:id="346" w:author="Eric Boisvert" w:date="2015-10-29T05:05:00Z">
              <w:r>
                <w:rPr>
                  <w:rStyle w:val="requri"/>
                  <w:lang w:val="en-CA"/>
                </w:rPr>
                <w:lastRenderedPageBreak/>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5CF8136" w:rsidR="00A10684" w:rsidRPr="00D12552" w:rsidRDefault="00A10684" w:rsidP="00401D4D">
            <w:pPr>
              <w:pStyle w:val="Tabletext10"/>
              <w:jc w:val="left"/>
              <w:rPr>
                <w:ins w:id="347" w:author="Eric Boisvert" w:date="2015-10-29T05:05:00Z"/>
                <w:rStyle w:val="reqtext"/>
                <w:lang w:val="en-CA"/>
              </w:rPr>
            </w:pPr>
            <w:ins w:id="348" w:author="Eric Boisvert" w:date="2015-10-29T05:05:00Z">
              <w:r>
                <w:rPr>
                  <w:rStyle w:val="reqtext"/>
                  <w:lang w:val="en-CA"/>
                </w:rPr>
                <w:t xml:space="preserve">Properties of type anyURI SHALL contain a string conformant to URI format as specified in RFC 3986 </w:t>
              </w:r>
            </w:ins>
          </w:p>
        </w:tc>
      </w:tr>
    </w:tbl>
    <w:p w14:paraId="44703F50" w14:textId="77777777" w:rsidR="00A10684" w:rsidRDefault="00A10684" w:rsidP="002D30FE">
      <w:pPr>
        <w:rPr>
          <w:ins w:id="349" w:author="Eric Boisvert" w:date="2015-10-29T05:04:00Z"/>
          <w:lang w:val="en-CA"/>
        </w:rPr>
      </w:pPr>
    </w:p>
    <w:p w14:paraId="2139C1FF" w14:textId="3FD4169F" w:rsidR="00A10684" w:rsidRPr="00A90399" w:rsidRDefault="00A10684" w:rsidP="002D30FE">
      <w:pPr>
        <w:rPr>
          <w:lang w:val="en-CA"/>
        </w:rPr>
      </w:pPr>
      <w:ins w:id="350" w:author="Eric Boisvert" w:date="2015-10-29T05:04:00Z">
        <w:r>
          <w:rPr>
            <w:lang w:val="en-CA"/>
          </w:rPr>
          <w:t>Properties of type anyURI should provide a resolvable 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351" w:author="Eric Boisvert" w:date="2015-10-29T05:05:00Z">
              <w:r w:rsidR="00A10684">
                <w:rPr>
                  <w:rStyle w:val="requri"/>
                  <w:lang w:val="en-CA"/>
                </w:rPr>
                <w:t>resolvable-uri</w:t>
              </w:r>
            </w:ins>
            <w:del w:id="352"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239FCC60" w:rsidR="002D30FE" w:rsidRPr="00D12552" w:rsidRDefault="002D30FE" w:rsidP="00A10684">
            <w:pPr>
              <w:pStyle w:val="Tabletext10"/>
              <w:jc w:val="left"/>
              <w:rPr>
                <w:rStyle w:val="reqtext"/>
                <w:lang w:val="en-CA"/>
              </w:rPr>
            </w:pPr>
            <w:r>
              <w:rPr>
                <w:rStyle w:val="reqtext"/>
                <w:lang w:val="en-CA"/>
              </w:rPr>
              <w:t xml:space="preserve">Properties of type URI </w:t>
            </w:r>
            <w:del w:id="353" w:author="Eric Boisvert" w:date="2015-10-29T05:04:00Z">
              <w:r w:rsidDel="00A10684">
                <w:rPr>
                  <w:rStyle w:val="reqtext"/>
                  <w:lang w:val="en-CA"/>
                </w:rPr>
                <w:delText xml:space="preserve">SHALL </w:delText>
              </w:r>
            </w:del>
            <w:ins w:id="354" w:author="Eric Boisvert" w:date="2015-10-29T05:04:00Z">
              <w:r w:rsidR="00A10684">
                <w:rPr>
                  <w:rStyle w:val="reqtext"/>
                  <w:lang w:val="en-CA"/>
                </w:rPr>
                <w:t xml:space="preserve">SHOULD </w:t>
              </w:r>
            </w:ins>
            <w:r>
              <w:rPr>
                <w:rStyle w:val="reqtext"/>
                <w:lang w:val="en-CA"/>
              </w:rPr>
              <w:t xml:space="preserve">provide a resolvable </w:t>
            </w:r>
            <w:del w:id="355"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Caption"/>
      </w:pPr>
      <w:bookmarkStart w:id="356" w:name="_Ref431555005"/>
      <w:r>
        <w:t xml:space="preserve">Figure </w:t>
      </w:r>
      <w:r w:rsidR="00D632F9">
        <w:fldChar w:fldCharType="begin"/>
      </w:r>
      <w:r w:rsidR="00D632F9">
        <w:instrText xml:space="preserve"> SEQ Figure \* ARABIC </w:instrText>
      </w:r>
      <w:r w:rsidR="00D632F9">
        <w:fldChar w:fldCharType="separate"/>
      </w:r>
      <w:ins w:id="357" w:author="Eric Boisvert" w:date="2015-11-28T15:54:00Z">
        <w:r w:rsidR="00180077">
          <w:rPr>
            <w:noProof/>
          </w:rPr>
          <w:t>7</w:t>
        </w:r>
      </w:ins>
      <w:del w:id="358" w:author="Eric Boisvert" w:date="2015-10-30T04:23:00Z">
        <w:r w:rsidR="00090DCF" w:rsidDel="007D2867">
          <w:rPr>
            <w:noProof/>
          </w:rPr>
          <w:delText>7</w:delText>
        </w:r>
      </w:del>
      <w:r w:rsidR="00D632F9">
        <w:rPr>
          <w:noProof/>
        </w:rPr>
        <w:fldChar w:fldCharType="end"/>
      </w:r>
      <w:bookmarkEnd w:id="356"/>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commentRangeStart w:id="359"/>
      <w:del w:id="360" w:author="Eric Boisvert" w:date="2015-10-29T05:09:00Z">
        <w:r w:rsidDel="00A10684">
          <w:rPr>
            <w:lang w:val="en-CA"/>
          </w:rPr>
          <w:delText>Multiple geometries</w:delText>
        </w:r>
        <w:commentRangeEnd w:id="359"/>
        <w:r w:rsidR="00A10684" w:rsidDel="00A10684">
          <w:rPr>
            <w:rStyle w:val="CommentReference"/>
            <w:rFonts w:cs="Times New Roman"/>
            <w:b w:val="0"/>
            <w:bCs w:val="0"/>
          </w:rPr>
          <w:commentReference w:id="359"/>
        </w:r>
      </w:del>
      <w:ins w:id="361" w:author="Eric Boisvert" w:date="2015-10-29T05:09:00Z">
        <w:r w:rsidR="00A10684">
          <w:rPr>
            <w:lang w:val="en-CA"/>
          </w:rPr>
          <w:t>User defined properties</w:t>
        </w:r>
      </w:ins>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362"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363" w:author="Eric Boisvert" w:date="2015-10-29T05:09:00Z">
        <w:r w:rsidR="00A10684">
          <w:rPr>
            <w:color w:val="FF0000"/>
            <w:lang w:val="en-CA"/>
          </w:rPr>
          <w:t xml:space="preserve">New properties </w:t>
        </w:r>
        <w:r w:rsidR="00A10684">
          <w:rPr>
            <w:color w:val="FF0000"/>
            <w:lang w:val="en-CA"/>
          </w:rPr>
          <w:lastRenderedPageBreak/>
          <w:t>added by the data provider … shall be conformant to GML Simple Feature Level 0.</w:t>
        </w:r>
      </w:ins>
      <w:ins w:id="364"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365"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366"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367"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Caption"/>
      </w:pPr>
      <w:r>
        <w:t xml:space="preserve">Figure </w:t>
      </w:r>
      <w:r w:rsidR="00D632F9">
        <w:fldChar w:fldCharType="begin"/>
      </w:r>
      <w:r w:rsidR="00D632F9">
        <w:instrText xml:space="preserve"> SEQ Figure \* ARABIC </w:instrText>
      </w:r>
      <w:r w:rsidR="00D632F9">
        <w:fldChar w:fldCharType="separate"/>
      </w:r>
      <w:ins w:id="368" w:author="Eric Boisvert" w:date="2015-11-28T15:54:00Z">
        <w:r w:rsidR="00180077">
          <w:rPr>
            <w:noProof/>
          </w:rPr>
          <w:t>8</w:t>
        </w:r>
      </w:ins>
      <w:del w:id="369" w:author="Eric Boisvert" w:date="2015-10-30T04:23:00Z">
        <w:r w:rsidR="00090DCF" w:rsidDel="007D2867">
          <w:rPr>
            <w:noProof/>
          </w:rPr>
          <w:delText>8</w:delText>
        </w:r>
      </w:del>
      <w:r w:rsidR="00D632F9">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2</w:t>
      </w:r>
      <w:r w:rsidR="00D632F9">
        <w:rPr>
          <w:noProof/>
        </w:rPr>
        <w:fldChar w:fldCharType="end"/>
      </w:r>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 xml:space="preserve">URI referring to a controlled concept specifying the characteristic or represntative lithology of the unit. This may be a concept that defines the super-type of all lithology values present within a GeologicUnit or a concept defining the lithology of the dominant </w:t>
            </w:r>
            <w:r w:rsidRPr="00761F44">
              <w:rPr>
                <w:rFonts w:asciiTheme="minorHAnsi" w:hAnsiTheme="minorHAnsi" w:cs="Segoe UI"/>
                <w:sz w:val="20"/>
                <w:szCs w:val="20"/>
                <w:lang w:val="en-CA"/>
              </w:rPr>
              <w:lastRenderedPageBreak/>
              <w:t>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62F24122" w:rsidR="00792D31" w:rsidRDefault="005036D9" w:rsidP="00276AD3">
      <w:ins w:id="370" w:author="Eric Boisvert" w:date="2015-10-29T05:25:00Z">
        <w:r w:rsidRPr="005036D9">
          <w:rPr>
            <w:highlight w:val="yellow"/>
            <w:rPrChange w:id="371" w:author="Eric Boisvert" w:date="2015-10-29T05:27:00Z">
              <w:rPr/>
            </w:rPrChange>
          </w:rPr>
          <w:t xml:space="preserve">Explanatory text about identifier </w:t>
        </w:r>
      </w:ins>
      <w:ins w:id="372" w:author="Eric Boisvert" w:date="2015-10-29T05:26:00Z">
        <w:r w:rsidRPr="005036D9">
          <w:rPr>
            <w:highlight w:val="yellow"/>
            <w:rPrChange w:id="373" w:author="Eric Boisvert" w:date="2015-10-29T05:27:00Z">
              <w:rPr/>
            </w:rPrChange>
          </w:rPr>
          <w:t>persistence</w:t>
        </w:r>
      </w:ins>
      <w:ins w:id="374" w:author="Eric Boisvert" w:date="2015-10-29T05:25:00Z">
        <w:r w:rsidRPr="005036D9">
          <w:rPr>
            <w:highlight w:val="yellow"/>
            <w:rPrChange w:id="375" w:author="Eric Boisvert" w:date="2015-10-29T05:27:00Z">
              <w:rPr/>
            </w:rPrChange>
          </w:rPr>
          <w:t>.</w:t>
        </w:r>
      </w:ins>
    </w:p>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376" w:author="Eric Boisvert" w:date="2015-10-29T05:12:00Z">
              <w:r>
                <w:rPr>
                  <w:rStyle w:val="reqtext"/>
                  <w:lang w:val="en-CA"/>
                </w:rPr>
                <w:t xml:space="preserve">Where possible, </w:t>
              </w:r>
            </w:ins>
            <w:commentRangeStart w:id="377"/>
            <w:r w:rsidR="00276AD3">
              <w:rPr>
                <w:rStyle w:val="reqtext"/>
                <w:lang w:val="en-CA"/>
              </w:rPr>
              <w:t xml:space="preserve">GeologicUnitView identifier </w:t>
            </w:r>
            <w:del w:id="378" w:author="Eric Boisvert" w:date="2015-10-29T05:12:00Z">
              <w:r w:rsidR="00276AD3" w:rsidDel="001123AF">
                <w:rPr>
                  <w:rStyle w:val="reqtext"/>
                  <w:lang w:val="en-CA"/>
                </w:rPr>
                <w:delText xml:space="preserve">SHALL </w:delText>
              </w:r>
            </w:del>
            <w:ins w:id="379" w:author="Eric Boisvert" w:date="2015-10-29T05:12:00Z">
              <w:r>
                <w:rPr>
                  <w:rStyle w:val="reqtext"/>
                  <w:lang w:val="en-CA"/>
                </w:rPr>
                <w:t xml:space="preserve">SHOULD </w:t>
              </w:r>
            </w:ins>
            <w:r w:rsidR="00276AD3">
              <w:rPr>
                <w:rStyle w:val="reqtext"/>
                <w:lang w:val="en-CA"/>
              </w:rPr>
              <w:t>correspond to and instance of MappedFeature</w:t>
            </w:r>
            <w:commentRangeEnd w:id="377"/>
            <w:r w:rsidR="00276AD3">
              <w:rPr>
                <w:rStyle w:val="CommentReference"/>
                <w:rFonts w:ascii="Times New Roman" w:eastAsia="Times New Roman" w:hAnsi="Times New Roman"/>
                <w:lang w:val="en-US" w:eastAsia="en-US"/>
              </w:rPr>
              <w:commentReference w:id="377"/>
            </w:r>
          </w:p>
        </w:tc>
      </w:tr>
    </w:tbl>
    <w:p w14:paraId="17E5ED75" w14:textId="77777777" w:rsidR="00276AD3" w:rsidRDefault="00276AD3" w:rsidP="00276AD3">
      <w:pPr>
        <w:rPr>
          <w:ins w:id="380" w:author="Eric Boisvert" w:date="2015-10-29T05:2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401D4D">
        <w:trPr>
          <w:cantSplit/>
          <w:ins w:id="381" w:author="Eric Boisvert" w:date="2015-10-29T05:22:00Z"/>
        </w:trPr>
        <w:tc>
          <w:tcPr>
            <w:tcW w:w="4219" w:type="dxa"/>
            <w:tcBorders>
              <w:right w:val="nil"/>
            </w:tcBorders>
            <w:shd w:val="clear" w:color="auto" w:fill="auto"/>
          </w:tcPr>
          <w:p w14:paraId="2BF4F7CF" w14:textId="482DC6F9" w:rsidR="001123AF" w:rsidRPr="00D12552" w:rsidRDefault="001123AF" w:rsidP="00401D4D">
            <w:pPr>
              <w:pStyle w:val="Tabletext10"/>
              <w:rPr>
                <w:ins w:id="382" w:author="Eric Boisvert" w:date="2015-10-29T05:22:00Z"/>
                <w:rStyle w:val="requri"/>
                <w:lang w:val="en-CA"/>
              </w:rPr>
            </w:pPr>
            <w:ins w:id="383"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384" w:author="Eric Boisvert" w:date="2015-10-29T05:22:00Z"/>
                <w:rStyle w:val="reqtext"/>
                <w:lang w:val="en-CA"/>
              </w:rPr>
            </w:pPr>
            <w:ins w:id="385" w:author="Eric Boisvert" w:date="2015-10-29T05:23:00Z">
              <w:r>
                <w:rPr>
                  <w:rStyle w:val="reqtext"/>
                  <w:lang w:val="en-CA"/>
                </w:rPr>
                <w:t xml:space="preserve">Identifier SHALL be </w:t>
              </w:r>
            </w:ins>
            <w:ins w:id="386" w:author="Eric Boisvert" w:date="2015-10-29T05:24:00Z">
              <w:r>
                <w:rPr>
                  <w:rStyle w:val="reqtext"/>
                  <w:lang w:val="en-CA"/>
                </w:rPr>
                <w:t xml:space="preserve">globally </w:t>
              </w:r>
            </w:ins>
            <w:ins w:id="387" w:author="Eric Boisvert" w:date="2015-10-29T05:23:00Z">
              <w:r>
                <w:rPr>
                  <w:rStyle w:val="reqtext"/>
                  <w:lang w:val="en-CA"/>
                </w:rPr>
                <w:t>unique to a dataset</w:t>
              </w:r>
            </w:ins>
          </w:p>
        </w:tc>
      </w:tr>
    </w:tbl>
    <w:p w14:paraId="4253D5C7" w14:textId="77777777" w:rsidR="001123AF" w:rsidRDefault="001123AF" w:rsidP="00276AD3">
      <w:pPr>
        <w:rPr>
          <w:ins w:id="388" w:author="Eric Boisvert" w:date="2015-10-29T05:22:00Z"/>
        </w:rPr>
      </w:pPr>
    </w:p>
    <w:p w14:paraId="253D00D9" w14:textId="77777777" w:rsidR="001123AF" w:rsidRDefault="001123A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commentRangeStart w:id="389"/>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commentRangeEnd w:id="389"/>
            <w:r w:rsidR="00F23489">
              <w:rPr>
                <w:rStyle w:val="CommentReference"/>
                <w:rFonts w:ascii="Times New Roman" w:eastAsia="Times New Roman" w:hAnsi="Times New Roman"/>
                <w:lang w:val="en-US" w:eastAsia="en-US"/>
              </w:rPr>
              <w:commentReference w:id="389"/>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_uri</w:t>
            </w:r>
            <w:r w:rsidR="001D519F" w:rsidRPr="001D519F">
              <w:rPr>
                <w:rStyle w:val="reqtext"/>
                <w:lang w:val="en-CA"/>
              </w:rPr>
              <w:t xml:space="preserve"> </w:t>
            </w:r>
            <w:r w:rsidR="001D519F">
              <w:rPr>
                <w:rStyle w:val="reqtext"/>
                <w:lang w:val="en-CA"/>
              </w:rPr>
              <w:t xml:space="preserve"> value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Age_uri</w:t>
            </w:r>
            <w:r w:rsidR="00C009EA" w:rsidRPr="001D519F">
              <w:rPr>
                <w:rStyle w:val="reqtext"/>
                <w:lang w:val="en-CA"/>
              </w:rPr>
              <w:t xml:space="preserve"> </w:t>
            </w:r>
            <w:r w:rsidR="00C009EA">
              <w:rPr>
                <w:rStyle w:val="reqtext"/>
                <w:lang w:val="en-CA"/>
              </w:rPr>
              <w:t xml:space="preserve"> value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r>
              <w:rPr>
                <w:rStyle w:val="reqtext"/>
                <w:lang w:val="en-CA"/>
              </w:rPr>
              <w:t xml:space="preserve">Specification_uri value </w:t>
            </w:r>
            <w:del w:id="390" w:author="Eric Boisvert" w:date="2015-10-29T05:15:00Z">
              <w:r w:rsidDel="001123AF">
                <w:rPr>
                  <w:rStyle w:val="reqtext"/>
                  <w:lang w:val="en-CA"/>
                </w:rPr>
                <w:delText>SHALL</w:delText>
              </w:r>
              <w:r w:rsidRPr="00C71FFD" w:rsidDel="001123AF">
                <w:rPr>
                  <w:rStyle w:val="reqtext"/>
                  <w:lang w:val="en-CA"/>
                </w:rPr>
                <w:delText xml:space="preserve"> </w:delText>
              </w:r>
            </w:del>
            <w:ins w:id="391"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r w:rsidRPr="00D14AF0">
        <w:rPr>
          <w:lang w:val="en-CA"/>
        </w:rPr>
        <w:t>B</w:t>
      </w:r>
      <w:bookmarkStart w:id="392" w:name="BKM_03A20E93_D10C_455A_8888_4A83A8C62628"/>
      <w:bookmarkEnd w:id="392"/>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393" w:author="Eric Boisvert" w:date="2015-10-27T17:10:00Z">
        <w:r>
          <w:rPr>
            <w:rFonts w:cs="Arial"/>
            <w:color w:val="000000"/>
            <w:lang w:val="en-CA"/>
          </w:rPr>
          <w:t xml:space="preserve">BoreholeView is a </w:t>
        </w:r>
      </w:ins>
      <w:del w:id="394" w:author="Eric Boisvert" w:date="2015-10-27T17:10:00Z">
        <w:r w:rsidR="00D14AF0" w:rsidRPr="00D14AF0" w:rsidDel="00EA73D1">
          <w:rPr>
            <w:rFonts w:cs="Arial"/>
            <w:color w:val="000000"/>
            <w:lang w:val="en-CA"/>
          </w:rPr>
          <w:delText>S</w:delText>
        </w:r>
      </w:del>
      <w:ins w:id="395"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Caption"/>
        <w:rPr>
          <w:rFonts w:cs="Arial"/>
          <w:color w:val="000000"/>
          <w:lang w:val="en-CA"/>
        </w:rPr>
      </w:pPr>
      <w:r>
        <w:t xml:space="preserve">Figure </w:t>
      </w:r>
      <w:r w:rsidR="00D632F9">
        <w:fldChar w:fldCharType="begin"/>
      </w:r>
      <w:r w:rsidR="00D632F9">
        <w:instrText xml:space="preserve"> SEQ Figure \* ARABIC </w:instrText>
      </w:r>
      <w:r w:rsidR="00D632F9">
        <w:fldChar w:fldCharType="separate"/>
      </w:r>
      <w:ins w:id="396" w:author="Eric Boisvert" w:date="2015-11-28T15:54:00Z">
        <w:r w:rsidR="00180077">
          <w:rPr>
            <w:noProof/>
          </w:rPr>
          <w:t>9</w:t>
        </w:r>
      </w:ins>
      <w:del w:id="397" w:author="Eric Boisvert" w:date="2015-10-30T04:23:00Z">
        <w:r w:rsidR="00090DCF" w:rsidDel="007D2867">
          <w:rPr>
            <w:noProof/>
          </w:rPr>
          <w:delText>9</w:delText>
        </w:r>
      </w:del>
      <w:r w:rsidR="00D632F9">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3</w:t>
      </w:r>
      <w:r w:rsidR="00D632F9">
        <w:rPr>
          <w:noProof/>
        </w:rPr>
        <w:fldChar w:fldCharType="end"/>
      </w:r>
      <w:r>
        <w:t xml:space="preserve"> BoreholeView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98" w:name="BKM_82E84894_826F_4479_973A_CBC44C2E6336"/>
            <w:bookmarkEnd w:id="398"/>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2D571690"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w:t>
            </w:r>
            <w:ins w:id="399" w:author="Eric Boisvert" w:date="2015-10-27T17:10:00Z">
              <w:r w:rsidR="00EA73D1">
                <w:rPr>
                  <w:rFonts w:asciiTheme="minorHAnsi" w:hAnsiTheme="minorHAnsi" w:cs="Arial"/>
                  <w:color w:val="000000"/>
                  <w:sz w:val="20"/>
                  <w:szCs w:val="20"/>
                  <w:lang w:val="en-CA"/>
                </w:rPr>
                <w:t>i</w:t>
              </w:r>
            </w:ins>
            <w:r w:rsidRPr="00D14AF0">
              <w:rPr>
                <w:rFonts w:asciiTheme="minorHAnsi" w:hAnsiTheme="minorHAnsi" w:cs="Arial"/>
                <w:color w:val="000000"/>
                <w:sz w:val="20"/>
                <w:szCs w:val="20"/>
                <w:lang w:val="en-CA"/>
              </w:rPr>
              <w:t xml:space="preserve">er. </w:t>
            </w:r>
            <w:del w:id="400" w:author="Eric Boisvert" w:date="2015-10-27T17:10:00Z">
              <w:r w:rsidRPr="00D14AF0" w:rsidDel="00EA73D1">
                <w:rPr>
                  <w:rFonts w:asciiTheme="minorHAnsi" w:hAnsiTheme="minorHAnsi" w:cs="Arial"/>
                  <w:color w:val="000000"/>
                  <w:sz w:val="20"/>
                  <w:szCs w:val="20"/>
                  <w:lang w:val="en-CA"/>
                </w:rPr>
                <w:delText>Use XML anyURI datatype</w:delText>
              </w:r>
            </w:del>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1" w:name="BKM_2AC44CB2_D8AD_4710_965F_8C3E8A778226"/>
            <w:bookmarkEnd w:id="401"/>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2" w:name="BKM_1CCAFBF2_5AEE_4D8D_970F_45B148E97DED"/>
            <w:bookmarkEnd w:id="402"/>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3" w:name="BKM_988B3B2F_E5F0_47AC_B40B_3E7EB1B7F6A8"/>
            <w:bookmarkEnd w:id="403"/>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4" w:name="BKM_D4489C08_74CE_4704_A313_E3DE8D8C2C02"/>
            <w:bookmarkEnd w:id="404"/>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The present status of the borehole (eg, abandoned, completed, </w:t>
            </w:r>
            <w:r w:rsidRPr="00D14AF0">
              <w:rPr>
                <w:rFonts w:asciiTheme="minorHAnsi" w:hAnsiTheme="minorHAnsi" w:cs="Arial"/>
                <w:color w:val="000000"/>
                <w:sz w:val="20"/>
                <w:szCs w:val="20"/>
                <w:lang w:val="en-CA"/>
              </w:rPr>
              <w:lastRenderedPageBreak/>
              <w:t>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5" w:name="BKM_3CED884F_4F1D_42D8_9256_BF8F325D7BF9"/>
            <w:bookmarkEnd w:id="405"/>
            <w:r w:rsidRPr="00D14AF0">
              <w:rPr>
                <w:rFonts w:asciiTheme="minorHAnsi" w:hAnsiTheme="minorHAnsi" w:cs="Arial"/>
                <w:color w:val="000000"/>
                <w:sz w:val="20"/>
                <w:szCs w:val="20"/>
                <w:lang w:val="en-CA"/>
              </w:rPr>
              <w:lastRenderedPageBreak/>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6" w:name="BKM_4D00B287_AF58_4181_BBC5_8A25643F2ECB"/>
            <w:bookmarkEnd w:id="406"/>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7" w:name="BKM_8130FE65_F0ED_41F2_ABFA_924F7CBE3C44"/>
            <w:bookmarkEnd w:id="407"/>
            <w:r w:rsidRPr="00D14AF0">
              <w:rPr>
                <w:rFonts w:asciiTheme="minorHAnsi" w:hAnsiTheme="minorHAnsi" w:cs="Arial"/>
                <w:color w:val="000000"/>
                <w:sz w:val="20"/>
                <w:szCs w:val="20"/>
                <w:lang w:val="en-CA"/>
              </w:rPr>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8" w:name="BKM_44DAEF74_D7B7_4FE5_8CBB_636851476829"/>
            <w:bookmarkEnd w:id="408"/>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09" w:name="BKM_3338A6EC_8A76_4151_9BBE_AF6AA6E7ABA5"/>
            <w:bookmarkEnd w:id="409"/>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0" w:name="BKM_0695D395_0E6D_4C80_885E_54CD7307213E"/>
            <w:bookmarkEnd w:id="410"/>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1" w:name="BKM_83AB4886_B40B_45D9_93A6_9A7A11A1DB22"/>
            <w:bookmarkEnd w:id="411"/>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2" w:name="BKM_18DECF87_EACF_4237_B14D_5CBA397C8B9F"/>
            <w:bookmarkEnd w:id="412"/>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3" w:name="BKM_A2513DE4_90C9_4111_97A5_8AB9734CC788"/>
            <w:bookmarkEnd w:id="413"/>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4" w:name="BKM_C29B4A43_BD79_4426_A200_1B1C1E4E23DB"/>
            <w:bookmarkEnd w:id="414"/>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Compromise approach to supply elevation data, in metres, for the borehole (ie, wellbore) start point. This is to allow for legacy data without elevation data, and for software that cannot process a 3D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5" w:name="BKM_D6389F0E_EB92_428D_B31C_62B7B2DE2191"/>
            <w:bookmarkEnd w:id="415"/>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6" w:name="BKM_44662CA4_810A_46C1_8CCE_D899E8B34841"/>
            <w:bookmarkEnd w:id="416"/>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17" w:name="BKM_A4ADBA47_2A66_4D31_B98E_429D2187557A"/>
            <w:bookmarkEnd w:id="417"/>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65151112" w14:textId="70FE17D3" w:rsidTr="00D14AF0">
        <w:trPr>
          <w:cnfStyle w:val="000000100000" w:firstRow="0" w:lastRow="0" w:firstColumn="0" w:lastColumn="0" w:oddVBand="0" w:evenVBand="0" w:oddHBand="1" w:evenHBand="0" w:firstRowFirstColumn="0" w:firstRowLastColumn="0" w:lastRowFirstColumn="0" w:lastRowLastColumn="0"/>
          <w:del w:id="418" w:author="Eric Boisvert" w:date="2015-10-29T11:44:00Z"/>
        </w:trPr>
        <w:tc>
          <w:tcPr>
            <w:tcW w:w="2518" w:type="dxa"/>
          </w:tcPr>
          <w:p w14:paraId="51286332" w14:textId="439B0322" w:rsidR="00D14AF0" w:rsidRPr="00D14AF0" w:rsidDel="00401D4D" w:rsidRDefault="00D14AF0" w:rsidP="00D14AF0">
            <w:pPr>
              <w:autoSpaceDE w:val="0"/>
              <w:autoSpaceDN w:val="0"/>
              <w:adjustRightInd w:val="0"/>
              <w:spacing w:after="0" w:line="240" w:lineRule="atLeast"/>
              <w:rPr>
                <w:del w:id="419" w:author="Eric Boisvert" w:date="2015-10-29T11:44:00Z"/>
                <w:rFonts w:asciiTheme="minorHAnsi" w:hAnsiTheme="minorHAnsi" w:cs="Arial"/>
                <w:color w:val="000000"/>
                <w:sz w:val="20"/>
                <w:szCs w:val="20"/>
                <w:lang w:val="en-CA"/>
              </w:rPr>
            </w:pPr>
            <w:bookmarkStart w:id="420" w:name="BKM_6A453B7D_E05C_442A_9729_07602A0CE53F"/>
            <w:bookmarkEnd w:id="420"/>
            <w:del w:id="421" w:author="Eric Boisvert" w:date="2015-10-29T11:44:00Z">
              <w:r w:rsidRPr="00D14AF0" w:rsidDel="00401D4D">
                <w:rPr>
                  <w:rFonts w:asciiTheme="minorHAnsi" w:hAnsiTheme="minorHAnsi" w:cs="Arial"/>
                  <w:color w:val="000000"/>
                  <w:sz w:val="20"/>
                  <w:szCs w:val="20"/>
                  <w:lang w:val="en-CA"/>
                </w:rPr>
                <w:delText>specification_uri</w:delText>
              </w:r>
            </w:del>
          </w:p>
        </w:tc>
        <w:tc>
          <w:tcPr>
            <w:tcW w:w="1559" w:type="dxa"/>
          </w:tcPr>
          <w:p w14:paraId="157255D3" w14:textId="5F5178E0" w:rsidR="00D14AF0" w:rsidRPr="00D14AF0" w:rsidDel="00401D4D" w:rsidRDefault="00D14AF0" w:rsidP="00D14AF0">
            <w:pPr>
              <w:autoSpaceDE w:val="0"/>
              <w:autoSpaceDN w:val="0"/>
              <w:adjustRightInd w:val="0"/>
              <w:spacing w:after="0" w:line="240" w:lineRule="atLeast"/>
              <w:rPr>
                <w:del w:id="422" w:author="Eric Boisvert" w:date="2015-10-29T11:44:00Z"/>
                <w:rFonts w:asciiTheme="minorHAnsi" w:hAnsiTheme="minorHAnsi" w:cs="Arial"/>
                <w:color w:val="000000"/>
                <w:sz w:val="20"/>
                <w:szCs w:val="20"/>
                <w:lang w:val="en-CA"/>
              </w:rPr>
            </w:pPr>
            <w:del w:id="423" w:author="Eric Boisvert" w:date="2015-10-29T11:44:00Z">
              <w:r w:rsidRPr="00D14AF0" w:rsidDel="00401D4D">
                <w:rPr>
                  <w:rFonts w:asciiTheme="minorHAnsi" w:hAnsiTheme="minorHAnsi" w:cs="Arial"/>
                  <w:color w:val="000000"/>
                  <w:sz w:val="20"/>
                  <w:szCs w:val="20"/>
                  <w:lang w:val="en-CA"/>
                </w:rPr>
                <w:delText>URI</w:delText>
              </w:r>
            </w:del>
          </w:p>
        </w:tc>
        <w:tc>
          <w:tcPr>
            <w:tcW w:w="5658" w:type="dxa"/>
          </w:tcPr>
          <w:p w14:paraId="5E533F44" w14:textId="32AF0553" w:rsidR="00D14AF0" w:rsidRPr="00D14AF0" w:rsidDel="00401D4D" w:rsidRDefault="00D14AF0" w:rsidP="00D14AF0">
            <w:pPr>
              <w:autoSpaceDE w:val="0"/>
              <w:autoSpaceDN w:val="0"/>
              <w:adjustRightInd w:val="0"/>
              <w:spacing w:after="0" w:line="240" w:lineRule="atLeast"/>
              <w:rPr>
                <w:del w:id="424" w:author="Eric Boisvert" w:date="2015-10-29T11:44:00Z"/>
                <w:rFonts w:asciiTheme="minorHAnsi" w:hAnsiTheme="minorHAnsi" w:cs="Arial"/>
                <w:color w:val="000000"/>
                <w:sz w:val="20"/>
                <w:szCs w:val="20"/>
                <w:lang w:val="en-CA"/>
              </w:rPr>
            </w:pPr>
            <w:del w:id="425" w:author="Eric Boisvert" w:date="2015-10-29T11:44:00Z">
              <w:r w:rsidRPr="00D14AF0" w:rsidDel="00401D4D">
                <w:rPr>
                  <w:rFonts w:asciiTheme="minorHAnsi" w:hAnsiTheme="minorHAnsi" w:cs="Arial"/>
                  <w:color w:val="000000"/>
                  <w:sz w:val="20"/>
                  <w:szCs w:val="20"/>
                  <w:lang w:val="en-CA"/>
                </w:rPr>
                <w:delText xml:space="preserve">URI referring the GeoSciML GeologicUnit feature that describes the instance in detail. Mandatory property - if not value is provided then a URI referring to a controlled concept explaining </w:delText>
              </w:r>
              <w:r w:rsidRPr="00D14AF0" w:rsidDel="00401D4D">
                <w:rPr>
                  <w:rFonts w:asciiTheme="minorHAnsi" w:hAnsiTheme="minorHAnsi" w:cs="Arial"/>
                  <w:color w:val="000000"/>
                  <w:sz w:val="20"/>
                  <w:szCs w:val="20"/>
                  <w:lang w:val="en-CA"/>
                </w:rPr>
                <w:lastRenderedPageBreak/>
                <w:delText>why the value is nil must be provided.</w:delText>
              </w:r>
            </w:del>
          </w:p>
          <w:p w14:paraId="3AAEF5B6" w14:textId="7F6C18BD" w:rsidR="00D14AF0" w:rsidRPr="00D14AF0" w:rsidDel="00401D4D" w:rsidRDefault="00D14AF0" w:rsidP="00D14AF0">
            <w:pPr>
              <w:autoSpaceDE w:val="0"/>
              <w:autoSpaceDN w:val="0"/>
              <w:adjustRightInd w:val="0"/>
              <w:spacing w:after="0" w:line="240" w:lineRule="atLeast"/>
              <w:rPr>
                <w:del w:id="426" w:author="Eric Boisvert" w:date="2015-10-29T11:44:00Z"/>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7" w:name="BKM_B674F95F_8259_4A18_BB9A_C7004F238C58"/>
            <w:bookmarkEnd w:id="427"/>
            <w:r w:rsidRPr="00D14AF0">
              <w:rPr>
                <w:rFonts w:asciiTheme="minorHAnsi" w:hAnsiTheme="minorHAnsi" w:cs="Arial"/>
                <w:color w:val="000000"/>
                <w:sz w:val="20"/>
                <w:szCs w:val="20"/>
                <w:lang w:val="en-CA"/>
              </w:rPr>
              <w:lastRenderedPageBreak/>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8" w:name="BKM_99FA56C9_DF26_4FF5_AF2C_A1CA27033687"/>
            <w:bookmarkEnd w:id="428"/>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29" w:name="BKM_10DBF70D_6106_40F3_9F20_6815C31BFF23"/>
            <w:bookmarkEnd w:id="429"/>
            <w:r w:rsidRPr="00D14AF0">
              <w:rPr>
                <w:rFonts w:asciiTheme="minorHAnsi" w:hAnsiTheme="minorHAnsi" w:cs="Arial"/>
                <w:color w:val="000000"/>
                <w:sz w:val="20"/>
                <w:szCs w:val="20"/>
                <w:lang w:val="en-CA"/>
              </w:rPr>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0" w:name="BKM_156BACFD_61FB_4C7D_8E17_15915D5DC1EB"/>
            <w:bookmarkEnd w:id="430"/>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borehole start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31" w:name="BKM_660451F7_6344_4A08_8AF1_55EA34BAFC1E"/>
            <w:bookmarkEnd w:id="431"/>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432" w:author="Eric Boisvert" w:date="2015-10-29T11:36:00Z">
              <w:r w:rsidDel="00401D4D">
                <w:rPr>
                  <w:rStyle w:val="reqtext"/>
                  <w:lang w:val="en-CA"/>
                </w:rPr>
                <w:delText xml:space="preserve">SHALL </w:delText>
              </w:r>
            </w:del>
            <w:ins w:id="433" w:author="Eric Boisvert" w:date="2015-10-29T11:36:00Z">
              <w:r w:rsidR="00401D4D">
                <w:rPr>
                  <w:rStyle w:val="reqtext"/>
                  <w:lang w:val="en-CA"/>
                </w:rPr>
                <w:t xml:space="preserve">SHOULD </w:t>
              </w:r>
            </w:ins>
            <w:r>
              <w:rPr>
                <w:rStyle w:val="reqtext"/>
                <w:lang w:val="en-CA"/>
              </w:rPr>
              <w:t>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434" w:author="Eric Boisvert" w:date="2015-10-29T05:29:00Z">
              <w:r w:rsidDel="005036D9">
                <w:rPr>
                  <w:rStyle w:val="reqtext"/>
                  <w:lang w:val="en-CA"/>
                </w:rPr>
                <w:delText xml:space="preserve">SHALL </w:delText>
              </w:r>
            </w:del>
            <w:ins w:id="435" w:author="Eric Boisvert" w:date="2015-10-29T05:29:00Z">
              <w:r w:rsidR="005036D9">
                <w:rPr>
                  <w:rStyle w:val="reqtext"/>
                  <w:lang w:val="en-CA"/>
                </w:rPr>
                <w:t xml:space="preserve">SHOULD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436"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437" w:author="Eric Boisvert" w:date="2015-10-29T11:44:00Z">
              <w:r w:rsidDel="00401D4D">
                <w:rPr>
                  <w:rStyle w:val="reqtext"/>
                  <w:lang w:val="en-CA"/>
                </w:rPr>
                <w:delText xml:space="preserve">Specification_uri </w:delText>
              </w:r>
            </w:del>
            <w:del w:id="438" w:author="Eric Boisvert" w:date="2015-10-29T11:36:00Z">
              <w:r w:rsidDel="00401D4D">
                <w:rPr>
                  <w:rStyle w:val="reqtext"/>
                  <w:lang w:val="en-CA"/>
                </w:rPr>
                <w:delText xml:space="preserve">SHALL </w:delText>
              </w:r>
            </w:del>
            <w:del w:id="439"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440" w:author="Eric Boisvert" w:date="2015-10-29T11:45:00Z">
              <w:r w:rsidDel="00401D4D">
                <w:rPr>
                  <w:rStyle w:val="reqtext"/>
                  <w:lang w:val="en-CA"/>
                </w:rPr>
                <w:delText xml:space="preserve">SHALL </w:delText>
              </w:r>
            </w:del>
            <w:ins w:id="441" w:author="Eric Boisvert" w:date="2015-10-29T11:45:00Z">
              <w:r w:rsidR="00401D4D">
                <w:rPr>
                  <w:rStyle w:val="reqtext"/>
                  <w:lang w:val="en-CA"/>
                </w:rPr>
                <w:t xml:space="preserve">SHOULD </w:t>
              </w:r>
            </w:ins>
            <w:r>
              <w:rPr>
                <w:rStyle w:val="reqtext"/>
                <w:lang w:val="en-CA"/>
              </w:rPr>
              <w:t>resolve</w:t>
            </w:r>
            <w:del w:id="442" w:author="Eric Boisvert" w:date="2015-10-29T11:55:00Z">
              <w:r w:rsidDel="00F23489">
                <w:rPr>
                  <w:rStyle w:val="reqtext"/>
                  <w:lang w:val="en-CA"/>
                </w:rPr>
                <w:delText>r</w:delText>
              </w:r>
            </w:del>
            <w:r>
              <w:rPr>
                <w:rStyle w:val="reqtext"/>
                <w:lang w:val="en-CA"/>
              </w:rPr>
              <w:t xml:space="preserve"> to a representation of a GeoSciML</w:t>
            </w:r>
            <w:ins w:id="443"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444"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445" w:author="Eric Boisvert" w:date="2015-10-29T11:52:00Z">
              <w:r w:rsidDel="00401D4D">
                <w:rPr>
                  <w:rStyle w:val="reqtext"/>
                  <w:lang w:val="en-CA"/>
                </w:rPr>
                <w:delText>If present, metadata_uri SHALL resolve</w:delText>
              </w:r>
            </w:del>
            <w:del w:id="446" w:author="Eric Boisvert" w:date="2015-10-29T11:51:00Z">
              <w:r w:rsidDel="00401D4D">
                <w:rPr>
                  <w:rStyle w:val="reqtext"/>
                  <w:lang w:val="en-CA"/>
                </w:rPr>
                <w:delText>r</w:delText>
              </w:r>
            </w:del>
            <w:del w:id="447"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r w:rsidRPr="00D14AF0">
        <w:rPr>
          <w:lang w:val="en-CA"/>
        </w:rPr>
        <w:t>C</w:t>
      </w:r>
      <w:bookmarkStart w:id="448" w:name="BKM_6A5667C6_1461_4AA7_BA98_1583B82E247C"/>
      <w:bookmarkEnd w:id="448"/>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Caption"/>
        <w:rPr>
          <w:rFonts w:cs="Arial"/>
          <w:color w:val="000000"/>
          <w:lang w:val="en-CA"/>
        </w:rPr>
      </w:pPr>
      <w:r>
        <w:t xml:space="preserve">Figure </w:t>
      </w:r>
      <w:r w:rsidR="00D632F9">
        <w:fldChar w:fldCharType="begin"/>
      </w:r>
      <w:r w:rsidR="00D632F9">
        <w:instrText xml:space="preserve"> SEQ Figure \* ARABIC </w:instrText>
      </w:r>
      <w:r w:rsidR="00D632F9">
        <w:fldChar w:fldCharType="separate"/>
      </w:r>
      <w:ins w:id="449" w:author="Eric Boisvert" w:date="2015-11-28T15:54:00Z">
        <w:r w:rsidR="00180077">
          <w:rPr>
            <w:noProof/>
          </w:rPr>
          <w:t>10</w:t>
        </w:r>
      </w:ins>
      <w:del w:id="450" w:author="Eric Boisvert" w:date="2015-10-30T04:23:00Z">
        <w:r w:rsidR="00090DCF" w:rsidDel="007D2867">
          <w:rPr>
            <w:noProof/>
          </w:rPr>
          <w:delText>10</w:delText>
        </w:r>
      </w:del>
      <w:r w:rsidR="00D632F9">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Contact.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4</w:t>
      </w:r>
      <w:r w:rsidR="00D632F9">
        <w:rPr>
          <w:noProof/>
        </w:rPr>
        <w:fldChar w:fldCharType="end"/>
      </w:r>
      <w:r>
        <w:t xml:space="preserve"> : ContactView properties</w:t>
      </w:r>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1" w:name="BKM_DAD0F5C5_7ECC_4F46_8F23_D5FDAEC9FFF1"/>
            <w:bookmarkEnd w:id="451"/>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2" w:name="BKM_29C4138F_4CAD_4B96_B0DF_B91BA8041A62"/>
            <w:bookmarkEnd w:id="452"/>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3" w:name="BKM_6AE23AB8_B6A5_4B32_A803_62E099830E93"/>
            <w:bookmarkEnd w:id="453"/>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4" w:name="BKM_66D56F45_5196_424F_92CB_6CB6778933A2"/>
            <w:bookmarkEnd w:id="454"/>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5" w:name="BKM_B569925A_5C18_4226_AFA5_D6C44B29D688"/>
            <w:bookmarkEnd w:id="455"/>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6" w:name="BKM_20CF274F_94C7_43D3_9CCE_945071187259"/>
            <w:bookmarkEnd w:id="456"/>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7" w:name="BKM_64FA9120_8C79_470F_A4AB_510E7868EC43"/>
            <w:bookmarkEnd w:id="457"/>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14AF0">
              <w:rPr>
                <w:rFonts w:asciiTheme="minorHAnsi" w:hAnsiTheme="minorHAnsi" w:cs="Arial"/>
                <w:color w:val="000000"/>
                <w:sz w:val="20"/>
                <w:szCs w:val="20"/>
                <w:lang w:val="en-CA"/>
              </w:rPr>
              <w:lastRenderedPageBreak/>
              <w:t>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8" w:name="BKM_2D4CA786_8199_42B1_BAEE_B9D15F83512C"/>
            <w:bookmarkEnd w:id="458"/>
            <w:r w:rsidRPr="00D14AF0">
              <w:rPr>
                <w:rFonts w:asciiTheme="minorHAnsi" w:hAnsiTheme="minorHAnsi" w:cs="Arial"/>
                <w:color w:val="000000"/>
                <w:sz w:val="20"/>
                <w:szCs w:val="20"/>
                <w:lang w:val="en-CA"/>
              </w:rPr>
              <w:lastRenderedPageBreak/>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59" w:name="BKM_E1914A18_F58F_4042_930D_7562E211135B"/>
            <w:bookmarkEnd w:id="459"/>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0" w:name="BKM_C97D1AD7_F437_45EE_9855_97FF220828AF"/>
            <w:bookmarkEnd w:id="460"/>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1" w:name="BKM_66E2F147_939A_42E7_9DA7_BB7F5E616224"/>
            <w:bookmarkEnd w:id="461"/>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2" w:name="BKM_7A6AD652_753B_433E_B947_78BAF8E8FFBB"/>
            <w:bookmarkEnd w:id="462"/>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63" w:name="BKM_D64DC56C_F70A_4224_BA0C_96AAF9B173C3"/>
            <w:bookmarkEnd w:id="463"/>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464" w:author="Eric Boisvert" w:date="2015-10-29T11:52:00Z">
              <w:r w:rsidDel="00401D4D">
                <w:rPr>
                  <w:rStyle w:val="reqtext"/>
                  <w:lang w:val="en-CA"/>
                </w:rPr>
                <w:delText xml:space="preserve">SHALL </w:delText>
              </w:r>
            </w:del>
            <w:ins w:id="465" w:author="Eric Boisvert" w:date="2015-10-29T11:52:00Z">
              <w:r w:rsidR="00401D4D">
                <w:rPr>
                  <w:rStyle w:val="reqtext"/>
                  <w:lang w:val="en-CA"/>
                </w:rPr>
                <w:t xml:space="preserve">SHOULD </w:t>
              </w:r>
            </w:ins>
            <w:r>
              <w:rPr>
                <w:rStyle w:val="reqtext"/>
                <w:lang w:val="en-CA"/>
              </w:rPr>
              <w:t>correspond to an instance of MappedFeature</w:t>
            </w:r>
            <w:r>
              <w:rPr>
                <w:rStyle w:val="CommentReference"/>
                <w:rFonts w:ascii="Times New Roman" w:eastAsia="Times New Roman" w:hAnsi="Times New Roman"/>
                <w:lang w:val="en-US" w:eastAsia="en-US"/>
              </w:rPr>
              <w:commentReference w:id="466"/>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r>
              <w:rPr>
                <w:rStyle w:val="reqtext"/>
                <w:lang w:val="en-CA"/>
              </w:rPr>
              <w:t xml:space="preserve">contactType_uri SHALL </w:t>
            </w:r>
            <w:del w:id="467" w:author="Eric Boisvert" w:date="2015-10-29T11:55:00Z">
              <w:r w:rsidDel="00F23489">
                <w:rPr>
                  <w:rStyle w:val="reqtext"/>
                  <w:lang w:val="en-CA"/>
                </w:rPr>
                <w:delText xml:space="preserve">resolve </w:delText>
              </w:r>
            </w:del>
            <w:ins w:id="468" w:author="Eric Boisvert" w:date="2015-10-29T11:55:00Z">
              <w:r w:rsidR="00F23489">
                <w:rPr>
                  <w:rStyle w:val="reqtext"/>
                  <w:lang w:val="en-CA"/>
                </w:rPr>
                <w:t xml:space="preserve">refer </w:t>
              </w:r>
            </w:ins>
            <w:r>
              <w:rPr>
                <w:rStyle w:val="reqtext"/>
                <w:lang w:val="en-CA"/>
              </w:rPr>
              <w:t>to a vocabulary term describing a contact type</w:t>
            </w:r>
            <w:ins w:id="469"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470"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471"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r w:rsidRPr="00D14AF0">
        <w:rPr>
          <w:lang w:val="en-CA"/>
        </w:rPr>
        <w:t>G</w:t>
      </w:r>
      <w:bookmarkStart w:id="472" w:name="BKM_F594CD9C_5617_46AE_9ABE_FE6C018DDEAF"/>
      <w:bookmarkEnd w:id="472"/>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Caption"/>
        <w:rPr>
          <w:rFonts w:cs="Arial"/>
          <w:color w:val="000000"/>
          <w:lang w:val="en-CA"/>
        </w:rPr>
      </w:pPr>
      <w:r>
        <w:t xml:space="preserve">Figure </w:t>
      </w:r>
      <w:r w:rsidR="00D632F9">
        <w:fldChar w:fldCharType="begin"/>
      </w:r>
      <w:r w:rsidR="00D632F9">
        <w:instrText xml:space="preserve"> SEQ Figure \* ARABIC </w:instrText>
      </w:r>
      <w:r w:rsidR="00D632F9">
        <w:fldChar w:fldCharType="separate"/>
      </w:r>
      <w:ins w:id="473" w:author="Eric Boisvert" w:date="2015-11-28T15:54:00Z">
        <w:r w:rsidR="00180077">
          <w:rPr>
            <w:noProof/>
          </w:rPr>
          <w:t>11</w:t>
        </w:r>
      </w:ins>
      <w:del w:id="474" w:author="Eric Boisvert" w:date="2015-10-30T04:23:00Z">
        <w:r w:rsidR="00090DCF" w:rsidDel="007D2867">
          <w:rPr>
            <w:noProof/>
          </w:rPr>
          <w:delText>11</w:delText>
        </w:r>
      </w:del>
      <w:r w:rsidR="00D632F9">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5</w:t>
      </w:r>
      <w:r w:rsidR="00D632F9">
        <w:rPr>
          <w:noProof/>
        </w:rPr>
        <w:fldChar w:fldCharType="end"/>
      </w:r>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5" w:name="BKM_5A4D9120_600F_4C3C_8ECF_EE7CFDB01C45"/>
            <w:bookmarkEnd w:id="475"/>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(eg, an IGSN sample number). Use XML anyURI 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6" w:name="BKM_411869C6_5FE7_4B45_A018_FC87FC6F1504"/>
            <w:bookmarkEnd w:id="476"/>
            <w:r w:rsidRPr="00D14AF0">
              <w:rPr>
                <w:rFonts w:asciiTheme="minorHAnsi" w:hAnsiTheme="minorHAnsi" w:cs="Arial"/>
                <w:color w:val="000000"/>
                <w:sz w:val="20"/>
                <w:szCs w:val="20"/>
                <w:lang w:val="en-CA"/>
              </w:rPr>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7" w:name="BKM_9EE66924_CD8E_4920_8D93_B7C8D67F28AF"/>
            <w:bookmarkEnd w:id="477"/>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8" w:name="BKM_49C23F9C_9DFE_434E_9876_B253C73E5E08"/>
            <w:bookmarkEnd w:id="478"/>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79" w:name="BKM_2D0F9355_1BA8_4B21_A211_5DBDE6101308"/>
            <w:bookmarkEnd w:id="479"/>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0" w:name="BKM_025812DF_B2DB_4EF8_8BE9_FB08934C1BD4"/>
            <w:bookmarkEnd w:id="480"/>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1" w:name="BKM_C09529C8_28D2_45E7_B66E_ADF87048EE54"/>
            <w:bookmarkEnd w:id="481"/>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2" w:name="BKM_3857FAF2_09B8_4E47_AE1C_AD54C52DAF81"/>
            <w:bookmarkEnd w:id="482"/>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3" w:name="BKM_35F2F785_32E6_4D58_9212_E4C493DD93AB"/>
            <w:bookmarkEnd w:id="483"/>
            <w:r w:rsidRPr="00D14AF0">
              <w:rPr>
                <w:rFonts w:asciiTheme="minorHAnsi" w:hAnsiTheme="minorHAnsi" w:cs="Arial"/>
                <w:color w:val="000000"/>
                <w:sz w:val="20"/>
                <w:szCs w:val="20"/>
                <w:lang w:val="en-CA"/>
              </w:rPr>
              <w:lastRenderedPageBreak/>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4" w:name="BKM_8A8A8512_0518_43B4_8296_5C183491EEB7"/>
            <w:bookmarkEnd w:id="484"/>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5" w:name="BKM_A37D3138_5144_4AAA_A9A8_F88DEC203EC5"/>
            <w:bookmarkEnd w:id="485"/>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6" w:name="BKM_9BCC0C7E_CEE8_4167_9510_B24983CC44B9"/>
            <w:bookmarkEnd w:id="486"/>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87" w:name="BKM_A818D66D_DB16_46C0_A0B3_E9039F2CD8CD"/>
            <w:bookmarkEnd w:id="487"/>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401D4D" w14:paraId="423338EF" w14:textId="25032B61" w:rsidTr="00D14AF0">
        <w:trPr>
          <w:del w:id="488" w:author="Eric Boisvert" w:date="2015-10-29T11:53:00Z"/>
        </w:trPr>
        <w:tc>
          <w:tcPr>
            <w:tcW w:w="1809" w:type="dxa"/>
          </w:tcPr>
          <w:p w14:paraId="0A29A009" w14:textId="7931CA41" w:rsidR="00D14AF0" w:rsidRPr="00D14AF0" w:rsidDel="00401D4D" w:rsidRDefault="00D14AF0" w:rsidP="00D14AF0">
            <w:pPr>
              <w:autoSpaceDE w:val="0"/>
              <w:autoSpaceDN w:val="0"/>
              <w:adjustRightInd w:val="0"/>
              <w:spacing w:after="0" w:line="240" w:lineRule="atLeast"/>
              <w:rPr>
                <w:del w:id="489" w:author="Eric Boisvert" w:date="2015-10-29T11:53:00Z"/>
                <w:rFonts w:asciiTheme="minorHAnsi" w:hAnsiTheme="minorHAnsi" w:cs="Arial"/>
                <w:color w:val="000000"/>
                <w:sz w:val="20"/>
                <w:szCs w:val="20"/>
                <w:lang w:val="en-CA"/>
              </w:rPr>
            </w:pPr>
            <w:bookmarkStart w:id="490" w:name="BKM_AEAFFBCA_2559_4CDB_AFA9_8A341843B51F"/>
            <w:bookmarkEnd w:id="490"/>
            <w:del w:id="491" w:author="Eric Boisvert" w:date="2015-10-29T11:53:00Z">
              <w:r w:rsidRPr="00D14AF0" w:rsidDel="00401D4D">
                <w:rPr>
                  <w:rFonts w:asciiTheme="minorHAnsi" w:hAnsiTheme="minorHAnsi" w:cs="Arial"/>
                  <w:color w:val="000000"/>
                  <w:sz w:val="20"/>
                  <w:szCs w:val="20"/>
                  <w:lang w:val="en-CA"/>
                </w:rPr>
                <w:delText>specification_uri</w:delText>
              </w:r>
            </w:del>
          </w:p>
        </w:tc>
        <w:tc>
          <w:tcPr>
            <w:tcW w:w="1560" w:type="dxa"/>
          </w:tcPr>
          <w:p w14:paraId="79ED4099" w14:textId="7400F7DF" w:rsidR="00D14AF0" w:rsidRPr="00D14AF0" w:rsidDel="00401D4D" w:rsidRDefault="00D14AF0" w:rsidP="00D14AF0">
            <w:pPr>
              <w:autoSpaceDE w:val="0"/>
              <w:autoSpaceDN w:val="0"/>
              <w:adjustRightInd w:val="0"/>
              <w:spacing w:after="0" w:line="240" w:lineRule="atLeast"/>
              <w:rPr>
                <w:del w:id="492" w:author="Eric Boisvert" w:date="2015-10-29T11:53:00Z"/>
                <w:rFonts w:asciiTheme="minorHAnsi" w:hAnsiTheme="minorHAnsi" w:cs="Arial"/>
                <w:color w:val="000000"/>
                <w:sz w:val="20"/>
                <w:szCs w:val="20"/>
                <w:lang w:val="en-CA"/>
              </w:rPr>
            </w:pPr>
            <w:del w:id="493" w:author="Eric Boisvert" w:date="2015-10-29T11:53:00Z">
              <w:r w:rsidRPr="00D14AF0" w:rsidDel="00401D4D">
                <w:rPr>
                  <w:rFonts w:asciiTheme="minorHAnsi" w:hAnsiTheme="minorHAnsi" w:cs="Arial"/>
                  <w:color w:val="000000"/>
                  <w:sz w:val="20"/>
                  <w:szCs w:val="20"/>
                  <w:lang w:val="en-CA"/>
                </w:rPr>
                <w:delText>URI</w:delText>
              </w:r>
            </w:del>
          </w:p>
        </w:tc>
        <w:tc>
          <w:tcPr>
            <w:tcW w:w="6366" w:type="dxa"/>
          </w:tcPr>
          <w:p w14:paraId="1DD42ACA" w14:textId="2F337EE9" w:rsidR="00D14AF0" w:rsidRPr="00D14AF0" w:rsidDel="00401D4D" w:rsidRDefault="00D14AF0" w:rsidP="00D14AF0">
            <w:pPr>
              <w:autoSpaceDE w:val="0"/>
              <w:autoSpaceDN w:val="0"/>
              <w:adjustRightInd w:val="0"/>
              <w:spacing w:after="0" w:line="240" w:lineRule="atLeast"/>
              <w:rPr>
                <w:del w:id="494" w:author="Eric Boisvert" w:date="2015-10-29T11:53:00Z"/>
                <w:rFonts w:asciiTheme="minorHAnsi" w:hAnsiTheme="minorHAnsi" w:cs="Arial"/>
                <w:color w:val="000000"/>
                <w:sz w:val="20"/>
                <w:szCs w:val="20"/>
                <w:lang w:val="en-CA"/>
              </w:rPr>
            </w:pPr>
            <w:del w:id="495" w:author="Eric Boisvert" w:date="2015-10-29T11:53:00Z">
              <w:r w:rsidRPr="00D14AF0" w:rsidDel="00401D4D">
                <w:rPr>
                  <w:rFonts w:asciiTheme="minorHAnsi" w:hAnsiTheme="minorHAns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14AF0" w:rsidDel="00401D4D" w:rsidRDefault="00D14AF0" w:rsidP="00D14AF0">
            <w:pPr>
              <w:autoSpaceDE w:val="0"/>
              <w:autoSpaceDN w:val="0"/>
              <w:adjustRightInd w:val="0"/>
              <w:spacing w:after="0" w:line="240" w:lineRule="atLeast"/>
              <w:rPr>
                <w:del w:id="496" w:author="Eric Boisvert" w:date="2015-10-29T11:53:00Z"/>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7" w:name="BKM_691007BD_4B41_46AF_9BC3_D27B06E1FB54"/>
            <w:bookmarkEnd w:id="497"/>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8" w:name="BKM_98D7F43A_2FA6_489F_A1A5_B915D069258B"/>
            <w:bookmarkEnd w:id="498"/>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499" w:name="BKM_B197BD01_D7EB_4B2D_B744_060A34418883"/>
            <w:bookmarkEnd w:id="499"/>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500"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501"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502"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503"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r w:rsidRPr="00D14AF0">
        <w:rPr>
          <w:lang w:val="en-CA"/>
        </w:rPr>
        <w:t>G</w:t>
      </w:r>
      <w:bookmarkStart w:id="504" w:name="BKM_9A8B07A1_6F7C_49A9_AE39_CC80241F45D8"/>
      <w:bookmarkEnd w:id="504"/>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Caption"/>
        <w:rPr>
          <w:rFonts w:cs="Arial"/>
          <w:color w:val="000000"/>
          <w:lang w:val="en-CA"/>
        </w:rPr>
      </w:pPr>
      <w:r>
        <w:t xml:space="preserve">Figure </w:t>
      </w:r>
      <w:r w:rsidR="00D632F9">
        <w:fldChar w:fldCharType="begin"/>
      </w:r>
      <w:r w:rsidR="00D632F9">
        <w:instrText xml:space="preserve"> SEQ Figure \* ARABIC </w:instrText>
      </w:r>
      <w:r w:rsidR="00D632F9">
        <w:fldChar w:fldCharType="separate"/>
      </w:r>
      <w:ins w:id="505" w:author="Eric Boisvert" w:date="2015-11-28T15:54:00Z">
        <w:r w:rsidR="00180077">
          <w:rPr>
            <w:noProof/>
          </w:rPr>
          <w:t>12</w:t>
        </w:r>
      </w:ins>
      <w:del w:id="506" w:author="Eric Boisvert" w:date="2015-10-30T04:23:00Z">
        <w:r w:rsidR="00090DCF" w:rsidDel="007D2867">
          <w:rPr>
            <w:noProof/>
          </w:rPr>
          <w:delText>12</w:delText>
        </w:r>
      </w:del>
      <w:r w:rsidR="00D632F9">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6</w:t>
      </w:r>
      <w:r w:rsidR="00D632F9">
        <w:rPr>
          <w:noProof/>
        </w:rPr>
        <w:fldChar w:fldCharType="end"/>
      </w:r>
      <w:r>
        <w:t xml:space="preserve">  : </w:t>
      </w:r>
      <w:r w:rsidRPr="00E93683">
        <w:t>GeomorphologicUnitView</w:t>
      </w:r>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7" w:name="BKM_75AF76F0_4AFF_4758_AA5C_4DD9A3A326DF"/>
            <w:bookmarkEnd w:id="507"/>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8" w:name="BKM_AD80CBD8_BB55_4F42_B330_20E3957181FD"/>
            <w:bookmarkEnd w:id="508"/>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09" w:name="BKM_B608D83A_BCB7_40BE_B5B4_7C18680327EF"/>
            <w:bookmarkEnd w:id="509"/>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330E0C"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0" w:name="BKM_BB7DE53B_2076_4732_85CB_314A0C996CFE"/>
            <w:bookmarkEnd w:id="510"/>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1" w:name="BKM_0F33C868_B8F6_4CD9_B1BE_D64AF7054352"/>
            <w:bookmarkEnd w:id="511"/>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2" w:name="BKM_858F77A8_91BC_4E92_9873_3DE29220EA84"/>
            <w:bookmarkEnd w:id="512"/>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3" w:name="BKM_6C47293B_9B00_4958_AE14_E2FF8C6503C9"/>
            <w:bookmarkEnd w:id="513"/>
            <w:r w:rsidRPr="00D14AF0">
              <w:rPr>
                <w:rFonts w:asciiTheme="minorHAnsi" w:hAnsiTheme="minorHAnsi" w:cs="Arial"/>
                <w:color w:val="000000"/>
                <w:sz w:val="20"/>
                <w:szCs w:val="20"/>
                <w:lang w:val="en-CA"/>
              </w:rPr>
              <w:lastRenderedPageBreak/>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4" w:name="BKM_4798819D_722E_4089_880A_68AA29864E45"/>
            <w:bookmarkEnd w:id="514"/>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5" w:name="BKM_FB28CC82_D6AA_481A_BA03_BB82515D05CD"/>
            <w:bookmarkEnd w:id="515"/>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6" w:name="BKM_81066ECA_2108_4DF2_B25E_F440E68432B7"/>
            <w:bookmarkEnd w:id="516"/>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7" w:name="BKM_E37CFBB1_57FD_4CA3_9961_34992E857685"/>
            <w:bookmarkEnd w:id="517"/>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8" w:name="BKM_2EFAD6D8_0A90_47E6_A3AC_B0F503630287"/>
            <w:bookmarkEnd w:id="518"/>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19" w:name="BKM_21524384_B208_4A32_A2E5_0FFB4D6E8D7C"/>
            <w:bookmarkEnd w:id="519"/>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0" w:name="BKM_E5DB8674_7F07_4817_BA2B_997C684B521D"/>
            <w:bookmarkEnd w:id="520"/>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1" w:name="BKM_B79C058B_F1A5_47C5_B3E2_CD87F62870F2"/>
            <w:bookmarkEnd w:id="521"/>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2" w:name="BKM_A559EAAB_B89D_43D3_B221_4C6D46321258"/>
            <w:bookmarkEnd w:id="522"/>
            <w:r w:rsidRPr="00D14AF0">
              <w:rPr>
                <w:rFonts w:asciiTheme="minorHAnsi" w:hAnsiTheme="minorHAnsi" w:cs="Arial"/>
                <w:color w:val="000000"/>
                <w:sz w:val="20"/>
                <w:szCs w:val="20"/>
                <w:lang w:val="en-CA"/>
              </w:rPr>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3" w:name="BKM_234AE185_16BA_4884_8974_68DBF37A4B28"/>
            <w:bookmarkEnd w:id="523"/>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4" w:name="BKM_B342A581_116B_4A14_8384_0F4F6231BFC6"/>
            <w:bookmarkEnd w:id="524"/>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the GeoSciML GeomorphologicUnit feature that describes the instance in detail. Mandatory property - if not value is provided then a URI referring to a controlled concept explaining </w:t>
            </w:r>
            <w:r w:rsidRPr="00D14AF0">
              <w:rPr>
                <w:rFonts w:asciiTheme="minorHAnsi" w:hAnsiTheme="minorHAnsi" w:cs="Arial"/>
                <w:color w:val="000000"/>
                <w:sz w:val="20"/>
                <w:szCs w:val="20"/>
                <w:lang w:val="en-CA"/>
              </w:rPr>
              <w:lastRenderedPageBreak/>
              <w:t>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5" w:name="BKM_CE5055FF_94D8_42AD_B46A_0041AB28334E"/>
            <w:bookmarkEnd w:id="525"/>
            <w:r w:rsidRPr="00D14AF0">
              <w:rPr>
                <w:rFonts w:asciiTheme="minorHAnsi" w:hAnsiTheme="minorHAnsi" w:cs="Arial"/>
                <w:color w:val="000000"/>
                <w:sz w:val="20"/>
                <w:szCs w:val="20"/>
                <w:lang w:val="en-CA"/>
              </w:rPr>
              <w:lastRenderedPageBreak/>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6" w:name="BKM_F34DEFBD_2300_4BCD_9500_6FD1B9CE045E"/>
            <w:bookmarkEnd w:id="526"/>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7" w:name="BKM_C0E26832_94FE_4E03_98DE_F2986912ECBC"/>
            <w:bookmarkEnd w:id="527"/>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28" w:name="BKM_04EE2E72_5511_48AE_9048_CF9126C4A13D"/>
            <w:bookmarkEnd w:id="528"/>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529" w:author="Eric Boisvert" w:date="2015-10-29T11:54:00Z">
              <w:r w:rsidDel="00401D4D">
                <w:rPr>
                  <w:rStyle w:val="reqtext"/>
                  <w:lang w:val="en-CA"/>
                </w:rPr>
                <w:delText xml:space="preserve">SHALL </w:delText>
              </w:r>
            </w:del>
            <w:ins w:id="530"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531" w:author="Eric Boisvert" w:date="2015-10-29T11:54:00Z">
              <w:r w:rsidDel="00401D4D">
                <w:rPr>
                  <w:rStyle w:val="reqtext"/>
                  <w:lang w:val="en-CA"/>
                </w:rPr>
                <w:delText>Landform</w:delText>
              </w:r>
            </w:del>
            <w:ins w:id="532" w:author="Eric Boisvert" w:date="2015-10-29T11:54:00Z">
              <w:r w:rsidR="00401D4D">
                <w:rPr>
                  <w:rStyle w:val="reqtext"/>
                  <w:lang w:val="en-CA"/>
                </w:rPr>
                <w:t>unitType</w:t>
              </w:r>
            </w:ins>
            <w:r>
              <w:rPr>
                <w:rStyle w:val="reqtext"/>
                <w:lang w:val="en-CA"/>
              </w:rPr>
              <w:t>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533"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534"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r w:rsidRPr="00D14AF0">
        <w:rPr>
          <w:lang w:val="en-CA"/>
        </w:rPr>
        <w:t>S</w:t>
      </w:r>
      <w:bookmarkStart w:id="535" w:name="BKM_CE5E700D_EBA4_44CA_83C8_617C916DF033"/>
      <w:bookmarkEnd w:id="535"/>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lastRenderedPageBreak/>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Caption"/>
        <w:rPr>
          <w:rFonts w:cs="Arial"/>
          <w:color w:val="000000"/>
          <w:lang w:val="en-CA"/>
        </w:rPr>
      </w:pPr>
      <w:r>
        <w:t xml:space="preserve">Figure </w:t>
      </w:r>
      <w:r w:rsidR="00D632F9">
        <w:fldChar w:fldCharType="begin"/>
      </w:r>
      <w:r w:rsidR="00D632F9">
        <w:instrText xml:space="preserve"> SEQ Figure \* ARABIC </w:instrText>
      </w:r>
      <w:r w:rsidR="00D632F9">
        <w:fldChar w:fldCharType="separate"/>
      </w:r>
      <w:ins w:id="536" w:author="Eric Boisvert" w:date="2015-11-28T15:54:00Z">
        <w:r w:rsidR="00180077">
          <w:rPr>
            <w:noProof/>
          </w:rPr>
          <w:t>13</w:t>
        </w:r>
      </w:ins>
      <w:del w:id="537" w:author="Eric Boisvert" w:date="2015-10-30T04:23:00Z">
        <w:r w:rsidR="00090DCF" w:rsidDel="007D2867">
          <w:rPr>
            <w:noProof/>
          </w:rPr>
          <w:delText>13</w:delText>
        </w:r>
      </w:del>
      <w:r w:rsidR="00D632F9">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7</w:t>
      </w:r>
      <w:r w:rsidR="00D632F9">
        <w:rPr>
          <w:noProof/>
        </w:rPr>
        <w:fldChar w:fldCharType="end"/>
      </w:r>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8" w:name="BKM_11E20CA8_2344_4418_A9F9_325A11426D44"/>
            <w:bookmarkEnd w:id="538"/>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39" w:name="BKM_20A123B5_7607_4A2B_A3F4_2BA8EEA3BD6E"/>
            <w:bookmarkEnd w:id="539"/>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0" w:name="BKM_62E65A70_EB75_497A_886F_BAAEBB60A5EC"/>
            <w:bookmarkEnd w:id="540"/>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1" w:name="BKM_3F13203C_BEB3_44A2_B8B9_417C5D453C67"/>
            <w:bookmarkEnd w:id="541"/>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2" w:name="BKM_D9E97001_975E_4E48_B383_84E3B817A9D6"/>
            <w:bookmarkEnd w:id="542"/>
            <w:r w:rsidRPr="00D14AF0">
              <w:rPr>
                <w:rFonts w:asciiTheme="minorHAnsi" w:hAnsiTheme="minorHAnsi" w:cs="Arial"/>
                <w:color w:val="000000"/>
                <w:sz w:val="20"/>
                <w:szCs w:val="20"/>
                <w:lang w:val="en-CA"/>
              </w:rPr>
              <w:lastRenderedPageBreak/>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3" w:name="BKM_ABD8F88A_D6D5_49E8_B4C4_6E53A78AD465"/>
            <w:bookmarkEnd w:id="543"/>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brittle,ductile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4" w:name="BKM_7660FDA3_AB42_45F9_86AB_19287D13C566"/>
            <w:bookmarkEnd w:id="544"/>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5" w:name="BKM_28FFF6C1_C18B_4629_BB75_27AFBE7647AB"/>
            <w:bookmarkEnd w:id="545"/>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6" w:name="BKM_DE525394_F288_4E7F_AF29_CF676A7FB892"/>
            <w:bookmarkEnd w:id="546"/>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7" w:name="BKM_BDA40AB6_6C56_4E4F_9588_C051912996DC"/>
            <w:bookmarkEnd w:id="547"/>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Younger age of the fault/shear structure,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8" w:name="BKM_2209CF72_C0AB_47F3_BB22_4A2E8334027A"/>
            <w:bookmarkEnd w:id="548"/>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49" w:name="BKM_BD7868DF_0409_467D_8844_EE4674C50774"/>
            <w:bookmarkEnd w:id="549"/>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0" w:name="BKM_674A1294_59BE_4203_9B03_BC5D6023992F"/>
            <w:bookmarkEnd w:id="550"/>
            <w:r w:rsidRPr="00D14AF0">
              <w:rPr>
                <w:rFonts w:asciiTheme="minorHAnsi" w:hAnsiTheme="minorHAnsi" w:cs="Arial"/>
                <w:color w:val="000000"/>
                <w:sz w:val="20"/>
                <w:szCs w:val="20"/>
                <w:lang w:val="en-CA"/>
              </w:rPr>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1" w:name="BKM_A1B86BC0_3316_46AB_8D32_7786DFA0771F"/>
            <w:bookmarkEnd w:id="551"/>
            <w:r w:rsidRPr="00D14AF0">
              <w:rPr>
                <w:rFonts w:asciiTheme="minorHAnsi" w:hAnsiTheme="minorHAnsi" w:cs="Arial"/>
                <w:color w:val="000000"/>
                <w:sz w:val="20"/>
                <w:szCs w:val="20"/>
                <w:lang w:val="en-CA"/>
              </w:rPr>
              <w:lastRenderedPageBreak/>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2" w:name="BKM_5ED9FA7F_347C_499C_BF86_2B88071AD840"/>
            <w:bookmarkEnd w:id="552"/>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3" w:name="BKM_EC7555C0_681D_45F5_BEFB_0F7BFDEF3CFB"/>
            <w:bookmarkEnd w:id="553"/>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4" w:name="BKM_36C08EC9_BB32_4BDE_99FD_336AAA2512BB"/>
            <w:bookmarkEnd w:id="554"/>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5" w:name="BKM_34B08950_B320_4DCA_B7B3_801822442BA1"/>
            <w:bookmarkEnd w:id="555"/>
            <w:r w:rsidRPr="00D14AF0">
              <w:rPr>
                <w:rFonts w:asciiTheme="minorHAnsi" w:hAnsiTheme="minorHAnsi" w:cs="Arial"/>
                <w:color w:val="000000"/>
                <w:sz w:val="20"/>
                <w:szCs w:val="20"/>
                <w:lang w:val="en-CA"/>
              </w:rPr>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6" w:name="BKM_1D369827_5E0B_4F3B_99DE_498DE4F4D001"/>
            <w:bookmarkEnd w:id="556"/>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upper value in a range of </w:t>
            </w:r>
            <w:r w:rsidRPr="00D14AF0">
              <w:rPr>
                <w:rFonts w:asciiTheme="minorHAnsi" w:hAnsiTheme="minorHAns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7" w:name="BKM_42115B02_1C56_42D6_B0AA_D6174F756E65"/>
            <w:bookmarkEnd w:id="557"/>
            <w:r w:rsidRPr="00D14AF0">
              <w:rPr>
                <w:rFonts w:asciiTheme="minorHAnsi" w:hAnsiTheme="minorHAnsi" w:cs="Arial"/>
                <w:color w:val="000000"/>
                <w:sz w:val="20"/>
                <w:szCs w:val="20"/>
                <w:lang w:val="en-CA"/>
              </w:rPr>
              <w:lastRenderedPageBreak/>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8" w:name="BKM_401A0B2C_FBFD_43E2_BC4F_F4876D6A55A5"/>
            <w:bookmarkEnd w:id="558"/>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59" w:name="BKM_AA3C91BB_B0F8_4E56_A1E5_9C3530C146AE"/>
            <w:bookmarkEnd w:id="559"/>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0" w:name="BKM_C202EED3_CA3B_4848_8F51_4E4216E311CB"/>
            <w:bookmarkEnd w:id="560"/>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1" w:name="BKM_F61C54B5_53A3_4B3D_8747_890B595FF05F"/>
            <w:bookmarkEnd w:id="561"/>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562"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563"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r w:rsidRPr="00D14AF0">
        <w:rPr>
          <w:lang w:val="en-CA"/>
        </w:rPr>
        <w:t>S</w:t>
      </w:r>
      <w:bookmarkStart w:id="564" w:name="BKM_A518DA4F_2CA4_4758_BC7A_4790DC092913"/>
      <w:bookmarkEnd w:id="564"/>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Caption"/>
        <w:rPr>
          <w:rFonts w:cs="Arial"/>
          <w:color w:val="000000"/>
          <w:lang w:val="en-CA"/>
        </w:rPr>
      </w:pPr>
      <w:r>
        <w:t xml:space="preserve">Figure </w:t>
      </w:r>
      <w:r w:rsidR="00D632F9">
        <w:fldChar w:fldCharType="begin"/>
      </w:r>
      <w:r w:rsidR="00D632F9">
        <w:instrText xml:space="preserve"> SEQ Figure \* ARABIC </w:instrText>
      </w:r>
      <w:r w:rsidR="00D632F9">
        <w:fldChar w:fldCharType="separate"/>
      </w:r>
      <w:ins w:id="565" w:author="Eric Boisvert" w:date="2015-11-28T15:54:00Z">
        <w:r w:rsidR="00180077">
          <w:rPr>
            <w:noProof/>
          </w:rPr>
          <w:t>14</w:t>
        </w:r>
      </w:ins>
      <w:del w:id="566" w:author="Eric Boisvert" w:date="2015-10-30T04:23:00Z">
        <w:r w:rsidR="00090DCF" w:rsidDel="007D2867">
          <w:rPr>
            <w:noProof/>
          </w:rPr>
          <w:delText>14</w:delText>
        </w:r>
      </w:del>
      <w:r w:rsidR="00D632F9">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 xml:space="preserve">Simplified view of a point-located geological observation, like a structural measurement.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8</w:t>
      </w:r>
      <w:r w:rsidR="00D632F9">
        <w:rPr>
          <w:noProof/>
        </w:rPr>
        <w:fldChar w:fldCharType="end"/>
      </w:r>
      <w:r>
        <w:t>: SiteObservationView properties</w:t>
      </w:r>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7" w:name="BKM_EC69FC11_247D_4B96_A882_7E9D1AD588E0"/>
            <w:bookmarkEnd w:id="567"/>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8" w:name="BKM_ADCD2F69_DA9B_47AD_AAD9_CD10F85583D7"/>
            <w:bookmarkEnd w:id="568"/>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69" w:name="BKM_07E8099B_7BEC_4F52_A9CB_2057EB65CA46"/>
            <w:bookmarkEnd w:id="569"/>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0" w:name="BKM_803B49B5_5346_4ECB_84C0_E9285F22A260"/>
            <w:bookmarkEnd w:id="570"/>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1" w:name="BKM_EF622FE6_F231_4466_80B5_7C9E00C1AF26"/>
            <w:bookmarkEnd w:id="571"/>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2" w:name="BKM_314D3BAE_F7C9_4B36_ADB6_C72D030F3753"/>
            <w:bookmarkEnd w:id="572"/>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age,magnetic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3" w:name="BKM_39715309_7964_43D3_8714_66E5FE3F5A42"/>
            <w:bookmarkEnd w:id="573"/>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(eg.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4" w:name="BKM_154B13F8_8CD9_473E_98B5_93572A0EB3BB"/>
            <w:bookmarkEnd w:id="574"/>
            <w:r w:rsidRPr="00D14AF0">
              <w:rPr>
                <w:rFonts w:asciiTheme="minorHAnsi" w:hAnsiTheme="minorHAnsi" w:cs="Arial"/>
                <w:color w:val="000000"/>
                <w:sz w:val="20"/>
                <w:szCs w:val="20"/>
                <w:lang w:val="en-CA"/>
              </w:rPr>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swe:Record.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5" w:name="BKM_2C39BB23_51CD_4C07_BC3D_DFD062118A45"/>
            <w:bookmarkEnd w:id="575"/>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6" w:name="BKM_60CAAB90_52E0_4214_AE69_D0060C7423ED"/>
            <w:bookmarkEnd w:id="576"/>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7" w:name="BKM_E7AC1443_775C_4DF5_9107_5B1DF4E1D651"/>
            <w:bookmarkEnd w:id="577"/>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(eg,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78" w:name="BKM_EF3CAFA8_84A6_43F7_816F_7C74C3A3DFE7"/>
            <w:bookmarkEnd w:id="578"/>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rsidDel="00C00719" w14:paraId="53BCC85E" w14:textId="4FC8E7F0" w:rsidTr="00D14AF0">
        <w:trPr>
          <w:cnfStyle w:val="000000100000" w:firstRow="0" w:lastRow="0" w:firstColumn="0" w:lastColumn="0" w:oddVBand="0" w:evenVBand="0" w:oddHBand="1" w:evenHBand="0" w:firstRowFirstColumn="0" w:firstRowLastColumn="0" w:lastRowFirstColumn="0" w:lastRowLastColumn="0"/>
          <w:del w:id="579" w:author="Eric Boisvert" w:date="2015-10-29T12:05:00Z"/>
        </w:trPr>
        <w:tc>
          <w:tcPr>
            <w:tcW w:w="2093" w:type="dxa"/>
          </w:tcPr>
          <w:p w14:paraId="463CAD6B" w14:textId="3EA0FE8E" w:rsidR="00D14AF0" w:rsidRPr="00D14AF0" w:rsidDel="00C00719" w:rsidRDefault="00D14AF0" w:rsidP="00D14AF0">
            <w:pPr>
              <w:autoSpaceDE w:val="0"/>
              <w:autoSpaceDN w:val="0"/>
              <w:adjustRightInd w:val="0"/>
              <w:spacing w:after="0" w:line="240" w:lineRule="atLeast"/>
              <w:rPr>
                <w:del w:id="580" w:author="Eric Boisvert" w:date="2015-10-29T12:05:00Z"/>
                <w:rFonts w:asciiTheme="minorHAnsi" w:hAnsiTheme="minorHAnsi" w:cs="Arial"/>
                <w:color w:val="000000"/>
                <w:sz w:val="20"/>
                <w:szCs w:val="20"/>
                <w:lang w:val="en-CA"/>
              </w:rPr>
            </w:pPr>
            <w:bookmarkStart w:id="581" w:name="BKM_71BA9B79_BC0A_41B7_9630_0B047D9D4660"/>
            <w:bookmarkEnd w:id="581"/>
            <w:del w:id="582" w:author="Eric Boisvert" w:date="2015-10-29T12:05:00Z">
              <w:r w:rsidRPr="00D14AF0" w:rsidDel="00C00719">
                <w:rPr>
                  <w:rFonts w:asciiTheme="minorHAnsi" w:hAnsiTheme="minorHAnsi" w:cs="Arial"/>
                  <w:color w:val="000000"/>
                  <w:sz w:val="20"/>
                  <w:szCs w:val="20"/>
                  <w:lang w:val="en-CA"/>
                </w:rPr>
                <w:delText>observation_uri</w:delText>
              </w:r>
            </w:del>
          </w:p>
        </w:tc>
        <w:tc>
          <w:tcPr>
            <w:tcW w:w="1701" w:type="dxa"/>
          </w:tcPr>
          <w:p w14:paraId="20D5B69E" w14:textId="41526D0B" w:rsidR="00D14AF0" w:rsidRPr="00D14AF0" w:rsidDel="00C00719" w:rsidRDefault="00D14AF0" w:rsidP="00D14AF0">
            <w:pPr>
              <w:autoSpaceDE w:val="0"/>
              <w:autoSpaceDN w:val="0"/>
              <w:adjustRightInd w:val="0"/>
              <w:spacing w:after="0" w:line="240" w:lineRule="atLeast"/>
              <w:rPr>
                <w:del w:id="583" w:author="Eric Boisvert" w:date="2015-10-29T12:05:00Z"/>
                <w:rFonts w:asciiTheme="minorHAnsi" w:hAnsiTheme="minorHAnsi" w:cs="Arial"/>
                <w:color w:val="000000"/>
                <w:sz w:val="20"/>
                <w:szCs w:val="20"/>
                <w:lang w:val="en-CA"/>
              </w:rPr>
            </w:pPr>
            <w:del w:id="584" w:author="Eric Boisvert" w:date="2015-10-29T12:05:00Z">
              <w:r w:rsidRPr="00D14AF0" w:rsidDel="00C00719">
                <w:rPr>
                  <w:rFonts w:asciiTheme="minorHAnsi" w:hAnsiTheme="minorHAnsi" w:cs="Arial"/>
                  <w:color w:val="000000"/>
                  <w:sz w:val="20"/>
                  <w:szCs w:val="20"/>
                  <w:lang w:val="en-CA"/>
                </w:rPr>
                <w:delText>URI</w:delText>
              </w:r>
            </w:del>
          </w:p>
        </w:tc>
        <w:tc>
          <w:tcPr>
            <w:tcW w:w="5941" w:type="dxa"/>
          </w:tcPr>
          <w:p w14:paraId="41CB8F95" w14:textId="122E2893" w:rsidR="00D14AF0" w:rsidRPr="00D14AF0" w:rsidDel="00C00719" w:rsidRDefault="00D14AF0" w:rsidP="00D14AF0">
            <w:pPr>
              <w:autoSpaceDE w:val="0"/>
              <w:autoSpaceDN w:val="0"/>
              <w:adjustRightInd w:val="0"/>
              <w:spacing w:after="0" w:line="240" w:lineRule="atLeast"/>
              <w:rPr>
                <w:del w:id="585" w:author="Eric Boisvert" w:date="2015-10-29T12:05:00Z"/>
                <w:rFonts w:asciiTheme="minorHAnsi" w:hAnsiTheme="minorHAnsi" w:cs="Arial"/>
                <w:color w:val="000000"/>
                <w:sz w:val="20"/>
                <w:szCs w:val="20"/>
                <w:lang w:val="en-CA"/>
              </w:rPr>
            </w:pPr>
            <w:del w:id="586" w:author="Eric Boisvert" w:date="2015-10-29T12:05:00Z">
              <w:r w:rsidRPr="00D14AF0" w:rsidDel="00C00719">
                <w:rPr>
                  <w:rFonts w:asciiTheme="minorHAnsi" w:hAnsiTheme="minorHAnsi" w:cs="Arial"/>
                  <w:color w:val="000000"/>
                  <w:sz w:val="20"/>
                  <w:szCs w:val="20"/>
                  <w:lang w:val="en-CA"/>
                </w:rPr>
                <w:delText>URI link to a full O&amp;M observation description.</w:delText>
              </w:r>
            </w:del>
          </w:p>
          <w:p w14:paraId="39502C35" w14:textId="0FD74042" w:rsidR="00D14AF0" w:rsidRPr="00D14AF0" w:rsidDel="00C00719" w:rsidRDefault="00D14AF0" w:rsidP="00D14AF0">
            <w:pPr>
              <w:autoSpaceDE w:val="0"/>
              <w:autoSpaceDN w:val="0"/>
              <w:adjustRightInd w:val="0"/>
              <w:spacing w:after="0" w:line="240" w:lineRule="atLeast"/>
              <w:rPr>
                <w:del w:id="587" w:author="Eric Boisvert" w:date="2015-10-29T12:05:00Z"/>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8" w:name="BKM_9A13DBF6_70E2_469B_9B7C_F26D7AD812B4"/>
            <w:bookmarkEnd w:id="588"/>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89" w:name="BKM_9A6DFACA_1D0A_423A_BF5D_1157B46A0AC1"/>
            <w:bookmarkEnd w:id="589"/>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to a term from a controlled vocabulary of observed property </w:t>
            </w:r>
            <w:r w:rsidRPr="00D14AF0">
              <w:rPr>
                <w:rFonts w:asciiTheme="minorHAnsi" w:hAnsiTheme="minorHAnsi" w:cs="Arial"/>
                <w:color w:val="000000"/>
                <w:sz w:val="20"/>
                <w:szCs w:val="20"/>
                <w:lang w:val="en-CA"/>
              </w:rPr>
              <w:lastRenderedPageBreak/>
              <w:t>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0" w:name="BKM_33E68653_BDB1_481F_9DFE_82E9A91DF147"/>
            <w:bookmarkEnd w:id="590"/>
            <w:r w:rsidRPr="00D14AF0">
              <w:rPr>
                <w:rFonts w:asciiTheme="minorHAnsi" w:hAnsiTheme="minorHAnsi" w:cs="Arial"/>
                <w:color w:val="000000"/>
                <w:sz w:val="20"/>
                <w:szCs w:val="20"/>
                <w:lang w:val="en-CA"/>
              </w:rPr>
              <w:lastRenderedPageBreak/>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1" w:name="BKM_F3F9B426_BC9F_4BBA_B792_A96166218E9B"/>
            <w:bookmarkEnd w:id="591"/>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2" w:name="BKM_86911221_5DFE_449B_9D0A_484F8F57F8F9"/>
            <w:bookmarkEnd w:id="592"/>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3" w:name="BKM_07EEDF2F_1AA2_45F8_B145_4B7F189B0502"/>
            <w:bookmarkEnd w:id="593"/>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594" w:name="BKM_4A997C54_C45D_4E40_AC91_CE1E1615770B"/>
            <w:bookmarkEnd w:id="594"/>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595"/>
            <w:r>
              <w:rPr>
                <w:rStyle w:val="reqtext"/>
                <w:lang w:val="en-CA"/>
              </w:rPr>
              <w:t xml:space="preserve">Identifier </w:t>
            </w:r>
            <w:del w:id="596" w:author="Eric Boisvert" w:date="2015-10-29T11:58:00Z">
              <w:r w:rsidDel="00F23489">
                <w:rPr>
                  <w:rStyle w:val="reqtext"/>
                  <w:lang w:val="en-CA"/>
                </w:rPr>
                <w:delText xml:space="preserve">SHALL </w:delText>
              </w:r>
            </w:del>
            <w:ins w:id="597" w:author="Eric Boisvert" w:date="2015-10-29T11:58:00Z">
              <w:r w:rsidR="00F23489">
                <w:rPr>
                  <w:rStyle w:val="reqtext"/>
                  <w:lang w:val="en-CA"/>
                </w:rPr>
                <w:t xml:space="preserve">SHOULD </w:t>
              </w:r>
            </w:ins>
            <w:r>
              <w:rPr>
                <w:rStyle w:val="reqtext"/>
                <w:lang w:val="en-CA"/>
              </w:rPr>
              <w:t xml:space="preserve">correspond to a representation of </w:t>
            </w:r>
            <w:ins w:id="598" w:author="Eric Boisvert" w:date="2015-10-29T12:05:00Z">
              <w:r w:rsidR="00C00719">
                <w:rPr>
                  <w:rStyle w:val="reqtext"/>
                  <w:lang w:val="en-CA"/>
                </w:rPr>
                <w:t>OM_Observation</w:t>
              </w:r>
            </w:ins>
            <w:ins w:id="599" w:author="Eric Boisvert" w:date="2015-10-29T11:59:00Z">
              <w:r w:rsidR="00F23489">
                <w:rPr>
                  <w:rStyle w:val="reqtext"/>
                  <w:lang w:val="en-CA"/>
                </w:rPr>
                <w:t xml:space="preserve"> </w:t>
              </w:r>
            </w:ins>
            <w:del w:id="600" w:author="Eric Boisvert" w:date="2015-10-29T11:59:00Z">
              <w:r w:rsidDel="00F23489">
                <w:rPr>
                  <w:rStyle w:val="reqtext"/>
                  <w:lang w:val="en-CA"/>
                </w:rPr>
                <w:delText>(?)</w:delText>
              </w:r>
            </w:del>
            <w:commentRangeEnd w:id="595"/>
            <w:r>
              <w:rPr>
                <w:rStyle w:val="CommentReference"/>
                <w:rFonts w:ascii="Times New Roman" w:eastAsia="Times New Roman" w:hAnsi="Times New Roman"/>
                <w:lang w:val="en-US" w:eastAsia="en-US"/>
              </w:rPr>
              <w:commentReference w:id="595"/>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601" w:author="Eric Boisvert" w:date="2015-10-29T12:05: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602"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603"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604"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07C47958"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w:t>
      </w:r>
      <w:ins w:id="605" w:author="Eric Boisvert" w:date="2015-11-03T05:14:00Z">
        <w:r w:rsidR="004F0DC1">
          <w:rPr>
            <w:lang w:val="en-CA"/>
          </w:rPr>
          <w:t xml:space="preserve">Abstract </w:t>
        </w:r>
      </w:ins>
      <w:r w:rsidRPr="00D12552">
        <w:rPr>
          <w:lang w:val="en-CA"/>
        </w:rPr>
        <w:t>Requirements Class</w:t>
      </w:r>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606"/>
      <w:r w:rsidR="009E67D9">
        <w:rPr>
          <w:lang w:val="en-CA"/>
        </w:rPr>
        <w:t>It</w:t>
      </w:r>
      <w:r w:rsidR="003E1755">
        <w:rPr>
          <w:lang w:val="en-CA"/>
        </w:rPr>
        <w:t xml:space="preserve"> limits the number of descriptive properties </w:t>
      </w:r>
      <w:r w:rsidR="009E67D9">
        <w:rPr>
          <w:lang w:val="en-CA"/>
        </w:rPr>
        <w:t xml:space="preserve">to match </w:t>
      </w:r>
      <w:ins w:id="607"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606"/>
      <w:r w:rsidR="00DE3D18">
        <w:rPr>
          <w:rStyle w:val="CommentReference"/>
        </w:rPr>
        <w:commentReference w:id="606"/>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Caption"/>
        <w:rPr>
          <w:lang w:val="en-CA"/>
        </w:rPr>
      </w:pPr>
      <w:r>
        <w:t xml:space="preserve">Figure </w:t>
      </w:r>
      <w:r w:rsidR="00D632F9">
        <w:fldChar w:fldCharType="begin"/>
      </w:r>
      <w:r w:rsidR="00D632F9">
        <w:instrText xml:space="preserve"> SEQ Figure \* ARABIC </w:instrText>
      </w:r>
      <w:r w:rsidR="00D632F9">
        <w:fldChar w:fldCharType="separate"/>
      </w:r>
      <w:ins w:id="608" w:author="Eric Boisvert" w:date="2015-11-28T15:54:00Z">
        <w:r w:rsidR="00180077">
          <w:rPr>
            <w:noProof/>
          </w:rPr>
          <w:t>15</w:t>
        </w:r>
      </w:ins>
      <w:del w:id="609" w:author="Eric Boisvert" w:date="2015-10-30T04:23:00Z">
        <w:r w:rsidR="00090DCF" w:rsidDel="007D2867">
          <w:rPr>
            <w:noProof/>
          </w:rPr>
          <w:delText>15</w:delText>
        </w:r>
      </w:del>
      <w:r w:rsidR="00D632F9">
        <w:rPr>
          <w:noProof/>
        </w:rPr>
        <w:fldChar w:fldCharType="end"/>
      </w:r>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610"/>
            <w:r>
              <w:rPr>
                <w:rFonts w:eastAsia="MS Mincho"/>
                <w:b/>
                <w:color w:val="0000FF"/>
                <w:sz w:val="22"/>
                <w:lang w:val="en-CA"/>
              </w:rPr>
              <w:t>Spatial Schema ISO19107</w:t>
            </w:r>
            <w:commentRangeEnd w:id="610"/>
            <w:r>
              <w:rPr>
                <w:rStyle w:val="CommentReference"/>
              </w:rPr>
              <w:commentReference w:id="61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61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611"/>
            <w:r>
              <w:rPr>
                <w:rStyle w:val="CommentReference"/>
              </w:rPr>
              <w:commentReference w:id="611"/>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sweCommon:QuantityRange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Caption"/>
      </w:pPr>
      <w:r>
        <w:t xml:space="preserve">Figure </w:t>
      </w:r>
      <w:r w:rsidR="00D632F9">
        <w:fldChar w:fldCharType="begin"/>
      </w:r>
      <w:r w:rsidR="00D632F9">
        <w:instrText xml:space="preserve"> SEQ Figure \* ARABIC </w:instrText>
      </w:r>
      <w:r w:rsidR="00D632F9">
        <w:fldChar w:fldCharType="separate"/>
      </w:r>
      <w:ins w:id="612" w:author="Eric Boisvert" w:date="2015-11-28T15:54:00Z">
        <w:r w:rsidR="00180077">
          <w:rPr>
            <w:noProof/>
          </w:rPr>
          <w:t>16</w:t>
        </w:r>
      </w:ins>
      <w:del w:id="613" w:author="Eric Boisvert" w:date="2015-10-30T04:23:00Z">
        <w:r w:rsidR="00090DCF" w:rsidDel="007D2867">
          <w:rPr>
            <w:noProof/>
          </w:rPr>
          <w:delText>16</w:delText>
        </w:r>
      </w:del>
      <w:r w:rsidR="00D632F9">
        <w:rPr>
          <w:noProof/>
        </w:rP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  description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614" w:name="BKM_3984A24A_BE4B_45BE_838C_7F640CC5FF3F"/>
      <w:bookmarkEnd w:id="614"/>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5" w:name="BKM_54F8D6E7_019E_4198_A5F7_8396FC39C316"/>
            <w:bookmarkEnd w:id="615"/>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6" w:name="BKM_FF60F6A1_68A6_4CC7_A4D7_1484826F284D"/>
            <w:bookmarkEnd w:id="616"/>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617" w:name="BKM_46259D53_650A_4603_A643_14762C4B9DC8"/>
      <w:bookmarkEnd w:id="617"/>
      <w:commentRangeStart w:id="618"/>
      <w:r w:rsidR="001A7909">
        <w:rPr>
          <w:lang w:val="en-CA"/>
        </w:rPr>
        <w:t>It must be noted that a</w:t>
      </w:r>
      <w:r w:rsidR="001A7909" w:rsidRPr="001A7909">
        <w:rPr>
          <w:lang w:val="en-CA"/>
        </w:rPr>
        <w:t>llowance of different convention makes querying more difficult.</w:t>
      </w:r>
      <w:commentRangeEnd w:id="618"/>
      <w:r w:rsidR="00EA3198">
        <w:rPr>
          <w:rStyle w:val="CommentReference"/>
        </w:rPr>
        <w:commentReference w:id="618"/>
      </w:r>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19" w:name="BKM_F6F26F14_293C_49D0_A8BA_E7C8B18052A4"/>
            <w:bookmarkEnd w:id="619"/>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0" w:name="BKM_BFF13014_D294_4162_870D_8C389253B42F"/>
            <w:bookmarkEnd w:id="620"/>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1" w:name="BKM_5E0576AE_899E_4630_AE79_247020186922"/>
            <w:bookmarkEnd w:id="621"/>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622" w:name="BKM_F1BB51E9_D13E_42AE_BE59_3E8556BDCA72"/>
            <w:bookmarkEnd w:id="622"/>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11EDE8AD" w:rsidR="00C034E3" w:rsidRDefault="00C034E3" w:rsidP="00C034E3">
      <w:pPr>
        <w:rPr>
          <w:lang w:val="en-CA"/>
        </w:rPr>
      </w:pPr>
      <w:r>
        <w:rPr>
          <w:lang w:val="en-CA"/>
        </w:rPr>
        <w:t>The P</w:t>
      </w:r>
      <w:r w:rsidR="0046445D">
        <w:rPr>
          <w:lang w:val="en-CA"/>
        </w:rPr>
        <w:t>lanar orientation shall have a value for polarity, azimuth o</w:t>
      </w:r>
      <w:del w:id="623" w:author="Eric Boisvert" w:date="2015-10-29T12:09:00Z">
        <w:r w:rsidR="0046445D" w:rsidDel="00932216">
          <w:rPr>
            <w:lang w:val="en-CA"/>
          </w:rPr>
          <w:delText>f</w:delText>
        </w:r>
      </w:del>
      <w:ins w:id="624" w:author="Eric Boisvert" w:date="2015-10-29T12:09:00Z">
        <w:r w:rsidR="00932216">
          <w:rPr>
            <w:lang w:val="en-CA"/>
          </w:rPr>
          <w:t>r</w:t>
        </w:r>
      </w:ins>
      <w:r w:rsidR="0046445D">
        <w:rPr>
          <w:lang w:val="en-CA"/>
        </w:rPr>
        <w:t xml:space="preserve"> dip</w:t>
      </w:r>
      <w:r w:rsidR="00D82B9F">
        <w:rPr>
          <w:lang w:val="en-CA"/>
        </w:rPr>
        <w:t>,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0AD46C95" w:rsidR="00D82B9F" w:rsidRPr="00D12552" w:rsidRDefault="00D82B9F" w:rsidP="00D82B9F">
            <w:pPr>
              <w:pStyle w:val="Tabletext10"/>
              <w:rPr>
                <w:rStyle w:val="requri"/>
                <w:lang w:val="en-CA"/>
              </w:rPr>
            </w:pPr>
            <w:commentRangeStart w:id="625"/>
            <w:del w:id="626" w:author="Eric Boisvert" w:date="2015-10-29T12:08:00Z">
              <w:r w:rsidDel="00932216">
                <w:rPr>
                  <w:rStyle w:val="requri"/>
                  <w:lang w:val="en-CA"/>
                </w:rPr>
                <w:delText>/req/gsml4-basic</w:delText>
              </w:r>
              <w:r w:rsidRPr="00D12552" w:rsidDel="00932216">
                <w:rPr>
                  <w:rStyle w:val="requri"/>
                  <w:lang w:val="en-CA"/>
                </w:rPr>
                <w:delText>/</w:delText>
              </w:r>
              <w:r w:rsidDel="00932216">
                <w:rPr>
                  <w:rStyle w:val="requri"/>
                  <w:lang w:val="en-CA"/>
                </w:rPr>
                <w:delText>plane-az-degree</w:delText>
              </w:r>
            </w:del>
          </w:p>
        </w:tc>
        <w:tc>
          <w:tcPr>
            <w:tcW w:w="4678" w:type="dxa"/>
            <w:tcBorders>
              <w:left w:val="nil"/>
            </w:tcBorders>
            <w:shd w:val="clear" w:color="auto" w:fill="auto"/>
          </w:tcPr>
          <w:p w14:paraId="416F7071" w14:textId="48CE1F8B" w:rsidR="00D82B9F" w:rsidRPr="00D12552" w:rsidRDefault="00D82B9F" w:rsidP="003C190E">
            <w:pPr>
              <w:pStyle w:val="Tabletext10"/>
              <w:jc w:val="left"/>
              <w:rPr>
                <w:rStyle w:val="reqtext"/>
                <w:lang w:val="en-CA"/>
              </w:rPr>
            </w:pPr>
            <w:del w:id="627" w:author="Eric Boisvert" w:date="2015-10-29T12:08:00Z">
              <w:r w:rsidDel="00932216">
                <w:delText>Azimuth SHALL be express in clockwise degree from geographic north</w:delText>
              </w:r>
              <w:commentRangeEnd w:id="625"/>
              <w:r w:rsidDel="00932216">
                <w:rPr>
                  <w:rStyle w:val="CommentReference"/>
                  <w:rFonts w:ascii="Times New Roman" w:eastAsia="Times New Roman" w:hAnsi="Times New Roman"/>
                  <w:lang w:val="en-US" w:eastAsia="en-US"/>
                </w:rPr>
                <w:commentReference w:id="625"/>
              </w:r>
            </w:del>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628" w:name="BKM_C0A3056D_FA18_4027_BE04_0AFA3C2B5BD7"/>
      <w:bookmarkEnd w:id="628"/>
    </w:p>
    <w:tbl>
      <w:tblPr>
        <w:tblStyle w:val="LightShading"/>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29" w:name="BKM_ADC178F9_ED86_418A_BFAF_BD9ADC797FBD"/>
            <w:bookmarkEnd w:id="629"/>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30" w:name="BKM_8E1E3CAB_4A91_4093_A75E_AEF4FCA7FA5B"/>
            <w:bookmarkEnd w:id="630"/>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631" w:name="BKM_64F0A908_3403_4D0B_88AD_EE7134C39157"/>
            <w:bookmarkEnd w:id="631"/>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632"/>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632"/>
            <w:r>
              <w:rPr>
                <w:rStyle w:val="CommentReference"/>
                <w:rFonts w:ascii="Times New Roman" w:eastAsia="Times New Roman" w:hAnsi="Times New Roman"/>
                <w:lang w:val="en-US" w:eastAsia="en-US"/>
              </w:rPr>
              <w:commentReference w:id="632"/>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633" w:name="BKM_F047E096_3391_4C83_A31D_8616A9B842C5"/>
      <w:bookmarkEnd w:id="633"/>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634" w:name="BKM_DA68D8E9_7B0C_48EF_8619_7221101DC5F1"/>
            <w:bookmarkEnd w:id="634"/>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14157B0E" w:rsidR="000D2673" w:rsidRPr="000D2673" w:rsidRDefault="000D2673" w:rsidP="000D2673">
      <w:r>
        <w:t xml:space="preserve">GSML_QuantityRange range is a specialization of SWE Common (OGC 08-094r1, Clause 7.2.13) </w:t>
      </w:r>
      <w:ins w:id="635" w:author="Eric Boisvert" w:date="2015-11-11T12:50:00Z">
        <w:r w:rsidR="007E2C10">
          <w:t xml:space="preserve"> </w:t>
        </w:r>
      </w:ins>
      <w:r>
        <w:t>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do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Caption"/>
      </w:pPr>
      <w:r>
        <w:t xml:space="preserve">Figure </w:t>
      </w:r>
      <w:r w:rsidR="00D632F9">
        <w:fldChar w:fldCharType="begin"/>
      </w:r>
      <w:r w:rsidR="00D632F9">
        <w:instrText xml:space="preserve"> SEQ Figure \* ARABIC </w:instrText>
      </w:r>
      <w:r w:rsidR="00D632F9">
        <w:fldChar w:fldCharType="separate"/>
      </w:r>
      <w:ins w:id="636" w:author="Eric Boisvert" w:date="2015-11-28T15:54:00Z">
        <w:r w:rsidR="00180077">
          <w:rPr>
            <w:noProof/>
          </w:rPr>
          <w:t>17</w:t>
        </w:r>
      </w:ins>
      <w:del w:id="637" w:author="Eric Boisvert" w:date="2015-10-30T04:23:00Z">
        <w:r w:rsidR="00090DCF" w:rsidDel="007D2867">
          <w:rPr>
            <w:noProof/>
          </w:rPr>
          <w:delText>17</w:delText>
        </w:r>
      </w:del>
      <w:r w:rsidR="00D632F9">
        <w:rPr>
          <w:noProof/>
        </w:rPr>
        <w:fldChar w:fldCharType="end"/>
      </w:r>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Lower bound of the range. Replaces the value that would be (and still be) encoded as value[0].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Upper bound of the range. Replaces the value that would be (and still be) encoded as value[1].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r>
              <w:t>Value[0]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Caption"/>
      </w:pPr>
      <w:r>
        <w:t xml:space="preserve">Figure </w:t>
      </w:r>
      <w:r w:rsidR="00D632F9">
        <w:fldChar w:fldCharType="begin"/>
      </w:r>
      <w:r w:rsidR="00D632F9">
        <w:instrText xml:space="preserve"> SEQ Figure \* ARABIC </w:instrText>
      </w:r>
      <w:r w:rsidR="00D632F9">
        <w:fldChar w:fldCharType="separate"/>
      </w:r>
      <w:ins w:id="638" w:author="Eric Boisvert" w:date="2015-11-28T15:54:00Z">
        <w:r w:rsidR="00180077">
          <w:rPr>
            <w:noProof/>
          </w:rPr>
          <w:t>18</w:t>
        </w:r>
      </w:ins>
      <w:del w:id="639" w:author="Eric Boisvert" w:date="2015-10-30T04:23:00Z">
        <w:r w:rsidR="00090DCF" w:rsidDel="007D2867">
          <w:rPr>
            <w:noProof/>
          </w:rPr>
          <w:delText>18</w:delText>
        </w:r>
      </w:del>
      <w:r w:rsidR="00D632F9">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640" w:name="BKM_6A81087A_0778_4235_8F6A_3CADBB0E9016"/>
      <w:bookmarkEnd w:id="640"/>
    </w:p>
    <w:p w14:paraId="2ACA9CC9" w14:textId="77777777" w:rsidR="00D10719" w:rsidRDefault="00D10719" w:rsidP="00D10719">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9</w:t>
      </w:r>
      <w:r w:rsidR="00D632F9">
        <w:rPr>
          <w:noProof/>
        </w:rPr>
        <w:fldChar w:fldCharType="end"/>
      </w:r>
      <w:r>
        <w:t xml:space="preserve"> : GeologicFeature properties</w:t>
      </w:r>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1" w:name="BKM_F1244213_660C_4D77_8475_08F73D4EC81C"/>
            <w:bookmarkEnd w:id="641"/>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Feature ObservationMethod specifies the approach to acquiring the collection of attribute values that constitute an individual feature instance (e.g. point count, brunton compass on site, air photo interpretation,  field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2" w:name="BKM_3B089F6A_116B_4A4A_91A0_17A52F7181FF"/>
            <w:bookmarkEnd w:id="642"/>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643" w:name="BKM_26B10141_733E_4FC5_A8B6_E0EA8C9C1A8A"/>
            <w:bookmarkEnd w:id="643"/>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or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644"/>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644"/>
            <w:r>
              <w:rPr>
                <w:rStyle w:val="CommentReference"/>
                <w:rFonts w:ascii="Times New Roman" w:eastAsia="Times New Roman" w:hAnsi="Times New Roman"/>
                <w:lang w:val="en-US" w:eastAsia="en-US"/>
              </w:rPr>
              <w:commentReference w:id="644"/>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an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645" w:name="_Ref432008415"/>
      <w:r>
        <w:lastRenderedPageBreak/>
        <w:t xml:space="preserve">Table </w:t>
      </w:r>
      <w:r w:rsidR="00D632F9">
        <w:fldChar w:fldCharType="begin"/>
      </w:r>
      <w:r w:rsidR="00D632F9">
        <w:instrText xml:space="preserve"> SEQ Table \* ARABIC </w:instrText>
      </w:r>
      <w:r w:rsidR="00D632F9">
        <w:fldChar w:fldCharType="separate"/>
      </w:r>
      <w:r w:rsidR="004D3EF3">
        <w:rPr>
          <w:noProof/>
        </w:rPr>
        <w:t>10</w:t>
      </w:r>
      <w:r w:rsidR="00D632F9">
        <w:rPr>
          <w:noProof/>
        </w:rPr>
        <w:fldChar w:fldCharType="end"/>
      </w:r>
      <w:bookmarkEnd w:id="645"/>
      <w:r>
        <w:t>: GeologicFeature purposes</w:t>
      </w:r>
    </w:p>
    <w:tbl>
      <w:tblPr>
        <w:tblStyle w:val="LightShading"/>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646"/>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646"/>
      <w:r w:rsidR="00EA3CAB">
        <w:rPr>
          <w:rStyle w:val="CommentReference"/>
        </w:rPr>
        <w:commentReference w:id="646"/>
      </w:r>
    </w:p>
    <w:p w14:paraId="5AD2AC20" w14:textId="77777777" w:rsidR="001050D1" w:rsidRDefault="001050D1" w:rsidP="001050D1"/>
    <w:p w14:paraId="5F2228E1" w14:textId="77777777" w:rsidR="00ED2525" w:rsidRDefault="001050D1" w:rsidP="001050D1">
      <w:commentRangeStart w:id="64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647"/>
      <w:r w:rsidR="00E52A0E">
        <w:rPr>
          <w:rStyle w:val="CommentReference"/>
        </w:rPr>
        <w:commentReference w:id="647"/>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648" w:name="BKM_FD0714CD_89E3_4F6A_B187_CB7A50E6C5C0"/>
      <w:bookmarkEnd w:id="648"/>
    </w:p>
    <w:p w14:paraId="2A59A17C" w14:textId="77777777" w:rsidR="00884FA7" w:rsidRDefault="00884FA7" w:rsidP="00884FA7">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11</w:t>
      </w:r>
      <w:r w:rsidR="00D632F9">
        <w:rPr>
          <w:noProof/>
        </w:rPr>
        <w:fldChar w:fldCharType="end"/>
      </w:r>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49" w:name="BKM_37DE5892_2942_443B_A8C3_8C1AB5CBE877"/>
            <w:bookmarkEnd w:id="649"/>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0" w:name="BKM_6B3E10C1_3AAE_4196_94F0_B9A235705FCC"/>
            <w:bookmarkEnd w:id="650"/>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1" w:name="BKM_1FCE659F_6DE4_40C1_996C_C1E6E981D3A0"/>
            <w:bookmarkEnd w:id="651"/>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2" w:name="BKM_E9804216_8300_4609_B607_127F0178BAB6"/>
            <w:bookmarkEnd w:id="652"/>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04DB1A93" w:rsidR="002E694E" w:rsidRPr="002E694E" w:rsidRDefault="006029C0" w:rsidP="007E59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ins w:id="653" w:author="Eric Boisvert" w:date="2015-11-11T12:26:00Z">
              <w:r w:rsidRPr="006029C0">
                <w:rPr>
                  <w:rFonts w:asciiTheme="minorHAnsi" w:hAnsiTheme="minorHAnsi"/>
                  <w:color w:val="000000"/>
                  <w:sz w:val="20"/>
                  <w:szCs w:val="20"/>
                  <w:lang w:val="en-CA"/>
                </w:rPr>
                <w:t>Terms indicating the surface on which the MappedFeature is projected.</w:t>
              </w:r>
            </w:ins>
            <w:ins w:id="654" w:author="Eric Boisvert" w:date="2015-11-11T12:34:00Z">
              <w:r w:rsidR="007E59BE">
                <w:rPr>
                  <w:rFonts w:asciiTheme="minorHAnsi" w:hAnsiTheme="minorHAnsi"/>
                  <w:color w:val="000000"/>
                  <w:sz w:val="20"/>
                  <w:szCs w:val="20"/>
                  <w:lang w:val="en-CA"/>
                </w:rPr>
                <w:t xml:space="preserve"> </w:t>
              </w:r>
            </w:ins>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5" w:name="BKM_E3A6BA8A_712F_4182_95C4_285048E21544"/>
            <w:bookmarkEnd w:id="655"/>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656" w:name="BKM_2EB23880_DDF1_4995_AB7F_3DC0E40E7A89"/>
            <w:bookmarkEnd w:id="656"/>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657" w:author="Boisvert, Eric" w:date="2015-10-16T07:55:00Z"/>
        </w:rPr>
        <w:pPrChange w:id="658"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Caption"/>
      </w:pPr>
      <w:r>
        <w:t xml:space="preserve">Figure </w:t>
      </w:r>
      <w:r w:rsidR="00D632F9">
        <w:fldChar w:fldCharType="begin"/>
      </w:r>
      <w:r w:rsidR="00D632F9">
        <w:instrText xml:space="preserve"> SEQ Figure \* ARABIC </w:instrText>
      </w:r>
      <w:r w:rsidR="00D632F9">
        <w:fldChar w:fldCharType="separate"/>
      </w:r>
      <w:ins w:id="659" w:author="Eric Boisvert" w:date="2015-11-28T15:54:00Z">
        <w:r w:rsidR="00180077">
          <w:rPr>
            <w:noProof/>
          </w:rPr>
          <w:t>19</w:t>
        </w:r>
      </w:ins>
      <w:del w:id="660" w:author="Eric Boisvert" w:date="2015-10-30T04:23:00Z">
        <w:r w:rsidR="00090DCF" w:rsidDel="007D2867">
          <w:rPr>
            <w:noProof/>
          </w:rPr>
          <w:delText>19</w:delText>
        </w:r>
      </w:del>
      <w:r w:rsidR="00D632F9">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12</w:t>
      </w:r>
      <w:r w:rsidR="00D632F9">
        <w:rPr>
          <w:noProof/>
        </w:rPr>
        <w:fldChar w:fldCharType="end"/>
      </w:r>
      <w:r>
        <w:t xml:space="preserve"> : GeologicUnit properties</w:t>
      </w:r>
    </w:p>
    <w:tbl>
      <w:tblPr>
        <w:tblStyle w:val="LightShading"/>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1" w:name="BKM_A1329A5F_042F_4AF8_BF84_0B471B65BC55"/>
            <w:bookmarkEnd w:id="661"/>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2" w:name="BKM_7F4D7787_7293_418E_8B38_1A72EA1F4CC0"/>
            <w:bookmarkEnd w:id="662"/>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663"/>
            <w:r w:rsidRPr="00A07C65">
              <w:rPr>
                <w:rFonts w:asciiTheme="minorHAnsi" w:hAnsiTheme="minorHAnsi"/>
                <w:color w:val="000000"/>
                <w:sz w:val="20"/>
                <w:szCs w:val="20"/>
                <w:lang w:val="en-CA"/>
              </w:rPr>
              <w:t>Scoped name because classification is asserted, not based on observational data.</w:t>
            </w:r>
            <w:commentRangeEnd w:id="663"/>
            <w:r>
              <w:rPr>
                <w:rStyle w:val="CommentReference"/>
                <w:color w:val="auto"/>
              </w:rPr>
              <w:commentReference w:id="663"/>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D632F9">
        <w:fldChar w:fldCharType="begin"/>
      </w:r>
      <w:r w:rsidR="00D632F9">
        <w:instrText xml:space="preserve"> SEQ Table \* ARABIC </w:instrText>
      </w:r>
      <w:r w:rsidR="00D632F9">
        <w:fldChar w:fldCharType="separate"/>
      </w:r>
      <w:r w:rsidR="004D3EF3">
        <w:rPr>
          <w:noProof/>
        </w:rPr>
        <w:t>13</w:t>
      </w:r>
      <w:r w:rsidR="00D632F9">
        <w:rPr>
          <w:noProof/>
        </w:rPr>
        <w:fldChar w:fldCharType="end"/>
      </w:r>
      <w:r>
        <w:t xml:space="preserve"> : GeologicUnitHierarchy properties</w:t>
      </w:r>
    </w:p>
    <w:tbl>
      <w:tblPr>
        <w:tblStyle w:val="LightShading"/>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4" w:name="BKM_F1AE88A3_ADC1_4E05_8AA4_DF5F90DB4C60"/>
            <w:bookmarkEnd w:id="664"/>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5" w:name="BKM_C5C77165_16DE_4DA6_948B_748CCB10594C"/>
            <w:bookmarkEnd w:id="665"/>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6" w:name="BKM_D0CF8372_E2E7_44FE_8452_567F1CFF1C66"/>
            <w:bookmarkEnd w:id="666"/>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interbedded constituent, layers, dominant constituent. </w:t>
            </w:r>
            <w:commentRangeStart w:id="667"/>
            <w:r w:rsidRPr="00A07C65">
              <w:rPr>
                <w:rFonts w:asciiTheme="minorHAnsi" w:hAnsiTheme="minorHAnsi"/>
                <w:color w:val="000000"/>
                <w:sz w:val="20"/>
                <w:szCs w:val="20"/>
                <w:lang w:val="en-CA"/>
              </w:rPr>
              <w:t>Scoped name because role is asserted by the geologist building the description.</w:t>
            </w:r>
            <w:commentRangeEnd w:id="667"/>
            <w:r w:rsidR="000D2F14">
              <w:rPr>
                <w:rStyle w:val="CommentReference"/>
                <w:color w:val="auto"/>
              </w:rPr>
              <w:commentReference w:id="667"/>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668" w:name="BKM_F115EB74_32B6_4EFC_8D26_C2D2AD40E6EB"/>
            <w:bookmarkEnd w:id="668"/>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60115173"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del w:id="669" w:author="Eric Boisvert" w:date="2015-11-11T12:30:00Z">
              <w:r w:rsidDel="007E59BE">
                <w:rPr>
                  <w:rFonts w:asciiTheme="minorHAnsi" w:hAnsiTheme="minorHAnsi"/>
                  <w:color w:val="000000"/>
                  <w:sz w:val="20"/>
                  <w:szCs w:val="20"/>
                  <w:lang w:val="en-CA"/>
                </w:rPr>
                <w:delText xml:space="preserve">Material </w:delText>
              </w:r>
            </w:del>
            <w:ins w:id="670" w:author="Eric Boisvert" w:date="2015-11-11T12:30:00Z">
              <w:r w:rsidR="007E59BE">
                <w:rPr>
                  <w:rFonts w:asciiTheme="minorHAnsi" w:hAnsiTheme="minorHAnsi"/>
                  <w:color w:val="000000"/>
                  <w:sz w:val="20"/>
                  <w:szCs w:val="20"/>
                  <w:lang w:val="en-CA"/>
                </w:rPr>
                <w:t xml:space="preserve">EarthMaterial </w:t>
              </w:r>
            </w:ins>
            <w:r>
              <w:rPr>
                <w:rFonts w:asciiTheme="minorHAnsi" w:hAnsiTheme="minorHAns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Caption"/>
      </w:pPr>
      <w:r>
        <w:t xml:space="preserve">Figure </w:t>
      </w:r>
      <w:r w:rsidR="00D632F9">
        <w:fldChar w:fldCharType="begin"/>
      </w:r>
      <w:r w:rsidR="00D632F9">
        <w:instrText xml:space="preserve"> SEQ Figure \* ARABIC </w:instrText>
      </w:r>
      <w:r w:rsidR="00D632F9">
        <w:fldChar w:fldCharType="separate"/>
      </w:r>
      <w:ins w:id="671" w:author="Eric Boisvert" w:date="2015-11-28T15:54:00Z">
        <w:r w:rsidR="00180077">
          <w:rPr>
            <w:noProof/>
          </w:rPr>
          <w:t>20</w:t>
        </w:r>
      </w:ins>
      <w:del w:id="672" w:author="Eric Boisvert" w:date="2015-10-30T04:23:00Z">
        <w:r w:rsidR="00090DCF" w:rsidDel="007D2867">
          <w:rPr>
            <w:noProof/>
          </w:rPr>
          <w:delText>20</w:delText>
        </w:r>
      </w:del>
      <w:r w:rsidR="00D632F9">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673" w:name="BKM_BD5C03BF_666A_4A06_9108_21CA3469AFBC"/>
      <w:bookmarkEnd w:id="673"/>
    </w:p>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74" w:name="BKM_18D25AC3_6FC0_4C65_A8A5_F0142E2E6CE0"/>
            <w:bookmarkEnd w:id="674"/>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75" w:name="BKM_18EC1705_589B_4DEF_A044_9A1610E567B6"/>
            <w:bookmarkEnd w:id="675"/>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676" w:name="BKM_69643EA7_2142_46B5_9F91_BA2962E773C2"/>
      <w:bookmarkEnd w:id="676"/>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677" w:name="BKM_0198932B_28DD_424D_8B50_FABE0D235C84"/>
            <w:bookmarkEnd w:id="677"/>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678" w:name="BKM_7A5570E9_5272_4DAD_BC83_4E0D06E5C57A"/>
      <w:bookmarkEnd w:id="678"/>
    </w:p>
    <w:p w14:paraId="59154230" w14:textId="2D53B5DE" w:rsidR="00EA4029" w:rsidRDefault="00B537EA" w:rsidP="00DB2D3A">
      <w:pPr>
        <w:pStyle w:val="Heading3"/>
      </w:pPr>
      <w:r>
        <w:t>Geologic Event</w:t>
      </w:r>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Caption"/>
      </w:pPr>
      <w:r>
        <w:t xml:space="preserve">Figure </w:t>
      </w:r>
      <w:r w:rsidR="00D632F9">
        <w:fldChar w:fldCharType="begin"/>
      </w:r>
      <w:r w:rsidR="00D632F9">
        <w:instrText xml:space="preserve"> SEQ Figure \* ARABIC </w:instrText>
      </w:r>
      <w:r w:rsidR="00D632F9">
        <w:fldChar w:fldCharType="separate"/>
      </w:r>
      <w:ins w:id="679" w:author="Eric Boisvert" w:date="2015-11-28T15:54:00Z">
        <w:r w:rsidR="00180077">
          <w:rPr>
            <w:noProof/>
          </w:rPr>
          <w:t>21</w:t>
        </w:r>
      </w:ins>
      <w:del w:id="680" w:author="Eric Boisvert" w:date="2015-10-30T04:23:00Z">
        <w:r w:rsidR="00090DCF" w:rsidDel="007D2867">
          <w:rPr>
            <w:noProof/>
          </w:rPr>
          <w:delText>21</w:delText>
        </w:r>
      </w:del>
      <w:r w:rsidR="00D632F9">
        <w:rPr>
          <w:noProof/>
        </w:rPr>
        <w:fldChar w:fldCharType="end"/>
      </w:r>
      <w:r>
        <w:t>: Geologic Event</w:t>
      </w:r>
    </w:p>
    <w:p w14:paraId="59870292" w14:textId="00E80337" w:rsidR="00EA4029" w:rsidRDefault="00DB2D3A" w:rsidP="00DB2D3A">
      <w:pPr>
        <w:pStyle w:val="Heading4"/>
        <w:rPr>
          <w:ins w:id="681" w:author="Eric Boisvert" w:date="2015-11-11T12:37:00Z"/>
          <w:lang w:val="en-CA"/>
        </w:rPr>
      </w:pPr>
      <w:bookmarkStart w:id="682" w:name="BKM_0E4402F5_70D7_41B4_8F46_2909F6D349A5"/>
      <w:bookmarkEnd w:id="682"/>
      <w:r>
        <w:rPr>
          <w:lang w:val="en-CA"/>
        </w:rPr>
        <w:t>GeologicEvent</w:t>
      </w:r>
    </w:p>
    <w:p w14:paraId="6402E0D6" w14:textId="77777777" w:rsidR="00980C8A" w:rsidRDefault="00980C8A">
      <w:pPr>
        <w:rPr>
          <w:ins w:id="683" w:author="Eric Boisvert" w:date="2015-11-11T12:37:00Z"/>
          <w:lang w:val="en-CA"/>
        </w:rPr>
        <w:pPrChange w:id="684" w:author="Eric Boisvert" w:date="2015-11-11T12:37:00Z">
          <w:pPr>
            <w:pStyle w:val="Heading4"/>
          </w:pPr>
        </w:pPrChange>
      </w:pPr>
    </w:p>
    <w:p w14:paraId="5D785E50" w14:textId="41740BBE" w:rsidR="00980C8A" w:rsidRPr="00980C8A" w:rsidRDefault="00980C8A" w:rsidP="00980C8A">
      <w:pPr>
        <w:rPr>
          <w:lang w:val="en-CA"/>
        </w:rPr>
      </w:pPr>
      <w:r w:rsidRPr="00980C8A">
        <w:rPr>
          <w:lang w:val="en-CA"/>
        </w:rPr>
        <w:t xml:space="preserve">An identifiable event during which one or more geological processes act to modify geological entities. </w:t>
      </w:r>
      <w:ins w:id="685"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6" w:name="BKM_E578F2B2_741C_4353_B7F8_02F0AE878A52"/>
            <w:bookmarkEnd w:id="686"/>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7" w:name="BKM_B4649898_DB40_445B_BA02_FB50DB166B1F"/>
            <w:bookmarkEnd w:id="687"/>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8" w:name="BKM_97F5720D_724D_44A6_8C82_6D7A6D6B5F0E"/>
            <w:bookmarkEnd w:id="688"/>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Older boundary of age of event expressed using a </w:t>
            </w:r>
            <w:r w:rsidRPr="00EA4029">
              <w:rPr>
                <w:rFonts w:asciiTheme="minorHAnsi" w:hAnsiTheme="minorHAnsi"/>
                <w:color w:val="000000"/>
                <w:sz w:val="20"/>
                <w:szCs w:val="20"/>
                <w:lang w:val="en-CA"/>
              </w:rPr>
              <w:lastRenderedPageBreak/>
              <w:t>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89" w:name="BKM_94B4A111_399A_4144_8BC6_D1BBA5249175"/>
            <w:bookmarkEnd w:id="689"/>
            <w:r w:rsidRPr="00EA4029">
              <w:rPr>
                <w:rFonts w:asciiTheme="minorHAnsi" w:hAnsiTheme="minorHAnsi"/>
                <w:color w:val="000000"/>
                <w:sz w:val="20"/>
                <w:szCs w:val="20"/>
                <w:lang w:val="en-CA"/>
              </w:rPr>
              <w:lastRenderedPageBreak/>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0" w:name="BKM_23198178_9024_4323_9F34_11F193914E4D"/>
            <w:bookmarkEnd w:id="690"/>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691" w:name="BKM_669B19C2_AABA_42AD_8B76_978659231695"/>
      <w:bookmarkEnd w:id="691"/>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2" w:name="BKM_6B9E4BC3_EF2C_43B8_97EF_B6AD57F690A4"/>
            <w:bookmarkEnd w:id="692"/>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3" w:name="BKM_2ED006FF_62EF_4E32_BE1A_054C3322F7C1"/>
            <w:bookmarkEnd w:id="693"/>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694" w:name="BKM_BE4D4818_8828_40DD_8E59_5906619F59A7"/>
            <w:bookmarkEnd w:id="694"/>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w:t>
      </w:r>
      <w:r w:rsidRPr="00CF6174">
        <w:lastRenderedPageBreak/>
        <w:t xml:space="preserve">structures ranges from microscopic (micron-scale) to megascopic (km-scale). Examples of such </w:t>
      </w:r>
      <w:commentRangeStart w:id="695"/>
      <w:r w:rsidRPr="00CF6174">
        <w:t xml:space="preserve">inhomogeneities </w:t>
      </w:r>
      <w:commentRangeEnd w:id="695"/>
      <w:r>
        <w:rPr>
          <w:rStyle w:val="CommentReference"/>
        </w:rPr>
        <w:commentReference w:id="695"/>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Caption"/>
      </w:pPr>
      <w:r>
        <w:t xml:space="preserve">Figure </w:t>
      </w:r>
      <w:r w:rsidR="00D632F9">
        <w:fldChar w:fldCharType="begin"/>
      </w:r>
      <w:r w:rsidR="00D632F9">
        <w:instrText xml:space="preserve"> SEQ Figure \* ARABIC </w:instrText>
      </w:r>
      <w:r w:rsidR="00D632F9">
        <w:fldChar w:fldCharType="separate"/>
      </w:r>
      <w:ins w:id="696" w:author="Eric Boisvert" w:date="2015-11-28T15:54:00Z">
        <w:r w:rsidR="00180077">
          <w:rPr>
            <w:noProof/>
          </w:rPr>
          <w:t>22</w:t>
        </w:r>
      </w:ins>
      <w:del w:id="697" w:author="Eric Boisvert" w:date="2015-10-30T04:23:00Z">
        <w:r w:rsidR="00090DCF" w:rsidDel="007D2867">
          <w:rPr>
            <w:noProof/>
          </w:rPr>
          <w:delText>22</w:delText>
        </w:r>
      </w:del>
      <w:r w:rsidR="00D632F9">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r>
        <w:t xml:space="preserve">A configuration of matter in the Earth based on describable inhomogeneity, pattern, or fracture in an EarthMaterial.  The identity of a GeologicStructure is independent of the </w:t>
      </w:r>
      <w:r>
        <w:lastRenderedPageBreak/>
        <w:t>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Caption"/>
      </w:pPr>
      <w:r>
        <w:t xml:space="preserve">Figure </w:t>
      </w:r>
      <w:r w:rsidR="00D632F9">
        <w:fldChar w:fldCharType="begin"/>
      </w:r>
      <w:r w:rsidR="00D632F9">
        <w:instrText xml:space="preserve"> SEQ Figure \* ARABIC </w:instrText>
      </w:r>
      <w:r w:rsidR="00D632F9">
        <w:fldChar w:fldCharType="separate"/>
      </w:r>
      <w:ins w:id="698" w:author="Eric Boisvert" w:date="2015-11-28T15:54:00Z">
        <w:r w:rsidR="00180077">
          <w:rPr>
            <w:noProof/>
          </w:rPr>
          <w:t>23</w:t>
        </w:r>
      </w:ins>
      <w:del w:id="699" w:author="Eric Boisvert" w:date="2015-10-30T04:23:00Z">
        <w:r w:rsidR="00090DCF" w:rsidDel="007D2867">
          <w:rPr>
            <w:noProof/>
          </w:rPr>
          <w:delText>23</w:delText>
        </w:r>
      </w:del>
      <w:r w:rsidR="00D632F9">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700" w:name="BKM_1A59C48F_A7B9_4BDC_B008_53504A772FCF"/>
      <w:bookmarkEnd w:id="700"/>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701" w:name="BKM_F722D1E4_88A1_4807_BB66_32AB9BD44381"/>
            <w:bookmarkEnd w:id="701"/>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Caption"/>
      </w:pPr>
      <w:r>
        <w:t xml:space="preserve">Figure </w:t>
      </w:r>
      <w:r w:rsidR="00D632F9">
        <w:fldChar w:fldCharType="begin"/>
      </w:r>
      <w:r w:rsidR="00D632F9">
        <w:instrText xml:space="preserve"> SEQ Figure \* ARABIC </w:instrText>
      </w:r>
      <w:r w:rsidR="00D632F9">
        <w:fldChar w:fldCharType="separate"/>
      </w:r>
      <w:ins w:id="702" w:author="Eric Boisvert" w:date="2015-11-28T15:54:00Z">
        <w:r w:rsidR="00180077">
          <w:rPr>
            <w:noProof/>
          </w:rPr>
          <w:t>24</w:t>
        </w:r>
      </w:ins>
      <w:del w:id="703" w:author="Eric Boisvert" w:date="2015-10-30T04:23:00Z">
        <w:r w:rsidR="00090DCF" w:rsidDel="007D2867">
          <w:rPr>
            <w:noProof/>
          </w:rPr>
          <w:delText>24</w:delText>
        </w:r>
      </w:del>
      <w:r w:rsidR="00D632F9">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704" w:name="BKM_1562D6E5_754D_41F1_8BCA_821E81C1C77B"/>
      <w:bookmarkEnd w:id="704"/>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705" w:name="BKM_2577AA17_B965_493F_8575_D32112AD8348"/>
            <w:bookmarkEnd w:id="705"/>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 xml:space="preserve">Terminology specifying concave/convex geometry of fold relative to earth surface, and relationship to younging direction in folded strata if known. (eg; antiform, synform, neutral, anticline, syncline, </w:t>
            </w:r>
            <w:r w:rsidRPr="008B7091">
              <w:rPr>
                <w:rFonts w:asciiTheme="minorHAnsi" w:hAnsiTheme="minorHAnsi"/>
                <w:color w:val="000000"/>
                <w:sz w:val="20"/>
                <w:szCs w:val="20"/>
                <w:lang w:val="en-CA"/>
              </w:rPr>
              <w:lastRenderedPageBreak/>
              <w:t>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Caption"/>
      </w:pPr>
      <w:r>
        <w:t xml:space="preserve">Figure </w:t>
      </w:r>
      <w:r w:rsidR="00D632F9">
        <w:fldChar w:fldCharType="begin"/>
      </w:r>
      <w:r w:rsidR="00D632F9">
        <w:instrText xml:space="preserve"> SEQ Figure \* ARABIC </w:instrText>
      </w:r>
      <w:r w:rsidR="00D632F9">
        <w:fldChar w:fldCharType="separate"/>
      </w:r>
      <w:ins w:id="706" w:author="Eric Boisvert" w:date="2015-11-28T15:54:00Z">
        <w:r w:rsidR="00180077">
          <w:rPr>
            <w:noProof/>
          </w:rPr>
          <w:t>25</w:t>
        </w:r>
      </w:ins>
      <w:del w:id="707" w:author="Eric Boisvert" w:date="2015-10-30T04:23:00Z">
        <w:r w:rsidR="00090DCF" w:rsidDel="007D2867">
          <w:rPr>
            <w:noProof/>
          </w:rPr>
          <w:delText>25</w:delText>
        </w:r>
      </w:del>
      <w:r w:rsidR="00D632F9">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708" w:name="BKM_22F72D69_6FF6_4012_89A7_3FFAC0091563"/>
      <w:bookmarkEnd w:id="708"/>
    </w:p>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709" w:name="BKM_D602E51F_1A69_4732_803D_A550C06800AD"/>
            <w:bookmarkEnd w:id="709"/>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Caption"/>
      </w:pPr>
      <w:r>
        <w:t xml:space="preserve">Figure </w:t>
      </w:r>
      <w:r w:rsidR="00D632F9">
        <w:fldChar w:fldCharType="begin"/>
      </w:r>
      <w:r w:rsidR="00D632F9">
        <w:instrText xml:space="preserve"> SEQ Figure \* ARABIC </w:instrText>
      </w:r>
      <w:r w:rsidR="00D632F9">
        <w:fldChar w:fldCharType="separate"/>
      </w:r>
      <w:ins w:id="710" w:author="Eric Boisvert" w:date="2015-11-28T15:54:00Z">
        <w:r w:rsidR="00180077">
          <w:rPr>
            <w:noProof/>
          </w:rPr>
          <w:t>26</w:t>
        </w:r>
      </w:ins>
      <w:del w:id="711" w:author="Eric Boisvert" w:date="2015-10-30T04:23:00Z">
        <w:r w:rsidR="00090DCF" w:rsidDel="007D2867">
          <w:rPr>
            <w:noProof/>
          </w:rPr>
          <w:delText>26</w:delText>
        </w:r>
      </w:del>
      <w:r w:rsidR="00D632F9">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712" w:name="BKM_2C0BAC72_25F4_4403_B6F3_8CD29CC45162"/>
      <w:bookmarkEnd w:id="712"/>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713" w:name="BKM_6D164D9B_00C6_4467_A49F_201E1DB05D3E"/>
            <w:bookmarkEnd w:id="713"/>
            <w:r w:rsidRPr="00415CBF">
              <w:rPr>
                <w:rFonts w:asciiTheme="minorHAnsi" w:hAnsiTheme="minorHAnsi"/>
                <w:color w:val="000000"/>
                <w:sz w:val="20"/>
                <w:szCs w:val="20"/>
                <w:lang w:val="en-CA"/>
              </w:rPr>
              <w:lastRenderedPageBreak/>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Refers to a vocabulary of terms describing the type of shear displacement structure (eg; thrust fault, normal fault, wrench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r>
        <w:t>Geomorphology</w:t>
      </w:r>
    </w:p>
    <w:p w14:paraId="54B0C7D1" w14:textId="77777777" w:rsidR="00FB057B" w:rsidRDefault="00FB057B" w:rsidP="00415CBF"/>
    <w:p w14:paraId="07C9989B" w14:textId="0DA381A1" w:rsidR="008E711C" w:rsidRDefault="00FB057B" w:rsidP="00415CBF">
      <w:r w:rsidRPr="00FB057B">
        <w:t>The Geomorphology package describes features that comprise the shape and nature of the Earth's land surface (ie, landforms).  These landforms may be created by natural Earth processes (eg, river channel, beach, moraine, mountain)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Caption"/>
      </w:pPr>
      <w:r>
        <w:t xml:space="preserve">Figure </w:t>
      </w:r>
      <w:r w:rsidR="00D632F9">
        <w:fldChar w:fldCharType="begin"/>
      </w:r>
      <w:r w:rsidR="00D632F9">
        <w:instrText xml:space="preserve"> SEQ Figure \* ARABIC </w:instrText>
      </w:r>
      <w:r w:rsidR="00D632F9">
        <w:fldChar w:fldCharType="separate"/>
      </w:r>
      <w:ins w:id="714" w:author="Eric Boisvert" w:date="2015-11-28T15:54:00Z">
        <w:r w:rsidR="00180077">
          <w:rPr>
            <w:noProof/>
          </w:rPr>
          <w:t>27</w:t>
        </w:r>
      </w:ins>
      <w:del w:id="715" w:author="Eric Boisvert" w:date="2015-10-30T04:23:00Z">
        <w:r w:rsidR="00090DCF" w:rsidDel="007D2867">
          <w:rPr>
            <w:noProof/>
          </w:rPr>
          <w:delText>27</w:delText>
        </w:r>
      </w:del>
      <w:r w:rsidR="00D632F9">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lastRenderedPageBreak/>
        <w:t>A geomorphologic feature is a</w:t>
      </w:r>
      <w:r w:rsidRPr="00FB057B">
        <w:t xml:space="preserve"> feature describing the shape and nature of the Earth's land surface (ie, a landform).  These landforms may be created by natural Earth processes (eg, river channel, beach, moraine, mountain) or through human (anthropogenic) activity (eg, dredged channel, reclaimed land, mine waste dumps).</w:t>
      </w:r>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716" w:name="BKM_4E3AD03A_F983_4BE7_BAD7_D46FA41454DA"/>
      <w:bookmarkEnd w:id="716"/>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17" w:name="BKM_D58E407D_6BD7_451C_AC84_ED75498146C5"/>
            <w:bookmarkEnd w:id="717"/>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718" w:name="BKM_60D7A041_DA67_4836_A9CF_067E59A5AD76"/>
            <w:bookmarkEnd w:id="718"/>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r w:rsidRPr="00E1402F">
        <w:t xml:space="preserve">A geomorphologic feature (ie, landform) which has been created by human activity. </w:t>
      </w:r>
      <w:r w:rsidR="001A53ED">
        <w:t xml:space="preserve"> </w:t>
      </w:r>
      <w:r w:rsidRPr="00E1402F">
        <w:t>For example, dredged channel, midden, open pit, reclaimed land.</w:t>
      </w:r>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719" w:name="BKM_226E2406_CB91_4741_B565_53E336A2E054"/>
      <w:bookmarkEnd w:id="719"/>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720" w:name="BKM_FB2680F3_627E_464F_82B9_677F1AC277D7"/>
            <w:bookmarkEnd w:id="720"/>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Caption"/>
      </w:pPr>
      <w:bookmarkStart w:id="721" w:name="_Ref432749513"/>
      <w:r>
        <w:t xml:space="preserve">Figure </w:t>
      </w:r>
      <w:r w:rsidR="00D632F9">
        <w:fldChar w:fldCharType="begin"/>
      </w:r>
      <w:r w:rsidR="00D632F9">
        <w:instrText xml:space="preserve"> SEQ Figure \* ARABIC </w:instrText>
      </w:r>
      <w:r w:rsidR="00D632F9">
        <w:fldChar w:fldCharType="separate"/>
      </w:r>
      <w:ins w:id="722" w:author="Eric Boisvert" w:date="2015-11-28T15:54:00Z">
        <w:r w:rsidR="00180077">
          <w:rPr>
            <w:noProof/>
          </w:rPr>
          <w:t>28</w:t>
        </w:r>
      </w:ins>
      <w:del w:id="723" w:author="Eric Boisvert" w:date="2015-10-30T04:23:00Z">
        <w:r w:rsidR="00090DCF" w:rsidDel="007D2867">
          <w:rPr>
            <w:noProof/>
          </w:rPr>
          <w:delText>28</w:delText>
        </w:r>
      </w:del>
      <w:r w:rsidR="00D632F9">
        <w:rPr>
          <w:noProof/>
        </w:rPr>
        <w:fldChar w:fldCharType="end"/>
      </w:r>
      <w:bookmarkEnd w:id="721"/>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724"/>
      <w:r>
        <w:t xml:space="preserve">(as prescribed by iso19136 2007 INSPIRE </w:t>
      </w:r>
      <w:r w:rsidRPr="00390DF7">
        <w:t>Extensions</w:t>
      </w:r>
      <w:r>
        <w:t xml:space="preserve">) </w:t>
      </w:r>
      <w:r>
        <w:br/>
      </w:r>
      <w:commentRangeEnd w:id="724"/>
      <w:r>
        <w:rPr>
          <w:rStyle w:val="CommentReference"/>
        </w:rPr>
        <w:commentReference w:id="724"/>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Heading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725" w:name="_Ref432861594"/>
      <w:r>
        <w:t xml:space="preserve">Table </w:t>
      </w:r>
      <w:r w:rsidR="00D632F9">
        <w:fldChar w:fldCharType="begin"/>
      </w:r>
      <w:r w:rsidR="00D632F9">
        <w:instrText xml:space="preserve"> SEQ Table \* ARABIC </w:instrText>
      </w:r>
      <w:r w:rsidR="00D632F9">
        <w:fldChar w:fldCharType="separate"/>
      </w:r>
      <w:r w:rsidR="004D3EF3">
        <w:rPr>
          <w:noProof/>
        </w:rPr>
        <w:t>14</w:t>
      </w:r>
      <w:r w:rsidR="00D632F9">
        <w:rPr>
          <w:noProof/>
        </w:rPr>
        <w:fldChar w:fldCharType="end"/>
      </w:r>
      <w:bookmarkEnd w:id="725"/>
      <w:r>
        <w:t>: Vocabularies used in GeoSciML Basic</w:t>
      </w:r>
    </w:p>
    <w:tbl>
      <w:tblPr>
        <w:tblStyle w:val="LightShading"/>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726"/>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726"/>
            <w:r>
              <w:rPr>
                <w:rStyle w:val="CommentReference"/>
                <w:color w:val="auto"/>
              </w:rPr>
              <w:commentReference w:id="726"/>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5F264C65" w:rsidR="00CF6174" w:rsidRPr="00740F77" w:rsidRDefault="00980C8A"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ins w:id="727" w:author="Eric Boisvert" w:date="2015-11-11T12:35:00Z">
              <w:r w:rsidRPr="00980C8A">
                <w:rPr>
                  <w:rFonts w:asciiTheme="minorHAnsi" w:hAnsiTheme="minorHAnsi"/>
                  <w:sz w:val="20"/>
                  <w:szCs w:val="20"/>
                  <w:lang w:val="en-CA"/>
                </w:rPr>
                <w:t>Types of collections of geological and geophysical objects.</w:t>
              </w:r>
            </w:ins>
            <w:del w:id="728" w:author="Eric Boisvert" w:date="2015-11-11T12:35:00Z">
              <w:r w:rsidR="00CF6174" w:rsidDel="00980C8A">
                <w:rPr>
                  <w:rFonts w:asciiTheme="minorHAnsi" w:hAnsiTheme="minorHAnsi"/>
                  <w:sz w:val="20"/>
                  <w:szCs w:val="20"/>
                  <w:lang w:val="en-CA"/>
                </w:rPr>
                <w:delText>Type of collection</w:delText>
              </w:r>
            </w:del>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32D03747" w:rsidR="00CF6174" w:rsidRPr="00740F77" w:rsidRDefault="00CF6174" w:rsidP="00004AA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 xml:space="preserve">Term from a </w:t>
            </w:r>
            <w:del w:id="729" w:author="Eric Boisvert" w:date="2015-11-11T12:44:00Z">
              <w:r w:rsidDel="00004AA5">
                <w:rPr>
                  <w:rFonts w:asciiTheme="minorHAnsi" w:hAnsiTheme="minorHAnsi"/>
                  <w:sz w:val="20"/>
                  <w:szCs w:val="20"/>
                  <w:lang w:val="en-CA"/>
                </w:rPr>
                <w:delText xml:space="preserve">Geological </w:delText>
              </w:r>
            </w:del>
            <w:ins w:id="730" w:author="Eric Boisvert" w:date="2015-11-11T12:44:00Z">
              <w:r w:rsidR="00004AA5">
                <w:rPr>
                  <w:rFonts w:asciiTheme="minorHAnsi" w:hAnsiTheme="minorHAnsi"/>
                  <w:sz w:val="20"/>
                  <w:szCs w:val="20"/>
                  <w:lang w:val="en-CA"/>
                </w:rPr>
                <w:t xml:space="preserve">Geochronological </w:t>
              </w:r>
            </w:ins>
            <w:del w:id="731" w:author="Eric Boisvert" w:date="2015-11-11T12:44:00Z">
              <w:r w:rsidDel="00004AA5">
                <w:rPr>
                  <w:rFonts w:asciiTheme="minorHAnsi" w:hAnsiTheme="minorHAnsi"/>
                  <w:sz w:val="20"/>
                  <w:szCs w:val="20"/>
                  <w:lang w:val="en-CA"/>
                </w:rPr>
                <w:delText>Time Scale</w:delText>
              </w:r>
            </w:del>
            <w:ins w:id="732" w:author="Eric Boisvert" w:date="2015-11-11T12:44:00Z">
              <w:r w:rsidR="00004AA5">
                <w:rPr>
                  <w:rFonts w:asciiTheme="minorHAnsi" w:hAnsiTheme="minorHAnsi"/>
                  <w:sz w:val="20"/>
                  <w:szCs w:val="20"/>
                  <w:lang w:val="en-CA"/>
                </w:rPr>
                <w:t>vocabulary</w:t>
              </w:r>
            </w:ins>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lastRenderedPageBreak/>
              <w:t>"directed down" (indicates that the linear orientation is directed below 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ins w:id="733" w:author="Eric Boisvert" w:date="2015-11-03T05:14:00Z">
        <w:r w:rsidR="004F0DC1">
          <w:rPr>
            <w:lang w:val="en-CA"/>
          </w:rPr>
          <w:t xml:space="preserve">Abstract </w:t>
        </w:r>
      </w:ins>
      <w:r w:rsidRPr="00D12552">
        <w:rPr>
          <w:lang w:val="en-CA"/>
        </w:rPr>
        <w:t>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Caption"/>
        <w:rPr>
          <w:lang w:val="en-CA"/>
        </w:rPr>
      </w:pPr>
      <w:r>
        <w:t xml:space="preserve">Figure </w:t>
      </w:r>
      <w:r w:rsidR="00D632F9">
        <w:fldChar w:fldCharType="begin"/>
      </w:r>
      <w:r w:rsidR="00D632F9">
        <w:instrText xml:space="preserve"> SEQ Figure \* ARABIC </w:instrText>
      </w:r>
      <w:r w:rsidR="00D632F9">
        <w:fldChar w:fldCharType="separate"/>
      </w:r>
      <w:ins w:id="734" w:author="Eric Boisvert" w:date="2015-11-28T15:54:00Z">
        <w:r w:rsidR="00180077">
          <w:rPr>
            <w:noProof/>
          </w:rPr>
          <w:t>29</w:t>
        </w:r>
      </w:ins>
      <w:del w:id="735" w:author="Eric Boisvert" w:date="2015-10-30T04:23:00Z">
        <w:r w:rsidR="00090DCF" w:rsidDel="007D2867">
          <w:rPr>
            <w:noProof/>
          </w:rPr>
          <w:delText>29</w:delText>
        </w:r>
      </w:del>
      <w:r w:rsidR="00D632F9">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736"/>
            <w:r>
              <w:rPr>
                <w:rFonts w:eastAsia="MS Mincho"/>
                <w:b/>
                <w:color w:val="FF0000"/>
                <w:sz w:val="22"/>
                <w:lang w:val="en-CA"/>
              </w:rPr>
              <w:t>/req/gsml4-basic</w:t>
            </w:r>
            <w:commentRangeEnd w:id="736"/>
            <w:r w:rsidR="00C61E47">
              <w:rPr>
                <w:rStyle w:val="CommentReference"/>
              </w:rPr>
              <w:commentReference w:id="736"/>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Caption"/>
      </w:pPr>
      <w:r>
        <w:t xml:space="preserve">Figure </w:t>
      </w:r>
      <w:r w:rsidR="00D632F9">
        <w:fldChar w:fldCharType="begin"/>
      </w:r>
      <w:r w:rsidR="00D632F9">
        <w:instrText xml:space="preserve"> SEQ Figure \* ARABIC </w:instrText>
      </w:r>
      <w:r w:rsidR="00D632F9">
        <w:fldChar w:fldCharType="separate"/>
      </w:r>
      <w:ins w:id="737" w:author="Eric Boisvert" w:date="2015-11-28T15:54:00Z">
        <w:r w:rsidR="00180077">
          <w:rPr>
            <w:noProof/>
          </w:rPr>
          <w:t>30</w:t>
        </w:r>
      </w:ins>
      <w:del w:id="738" w:author="Eric Boisvert" w:date="2015-10-30T04:23:00Z">
        <w:r w:rsidR="00090DCF" w:rsidDel="007D2867">
          <w:rPr>
            <w:noProof/>
          </w:rPr>
          <w:delText>30</w:delText>
        </w:r>
      </w:del>
      <w:r w:rsidR="00D632F9">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an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The GeologicRelation class is an abstract class that defines the general structure used to define relationships between any feature type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Caption"/>
        <w:rPr>
          <w:lang w:val="en-CA"/>
        </w:rPr>
      </w:pPr>
      <w:r>
        <w:t xml:space="preserve">Figure </w:t>
      </w:r>
      <w:r w:rsidR="00D632F9">
        <w:fldChar w:fldCharType="begin"/>
      </w:r>
      <w:r w:rsidR="00D632F9">
        <w:instrText xml:space="preserve"> SEQ Figure \* ARABIC </w:instrText>
      </w:r>
      <w:r w:rsidR="00D632F9">
        <w:fldChar w:fldCharType="separate"/>
      </w:r>
      <w:ins w:id="739" w:author="Eric Boisvert" w:date="2015-11-28T15:54:00Z">
        <w:r w:rsidR="00180077">
          <w:rPr>
            <w:noProof/>
          </w:rPr>
          <w:t>31</w:t>
        </w:r>
      </w:ins>
      <w:del w:id="740" w:author="Eric Boisvert" w:date="2015-10-30T04:23:00Z">
        <w:r w:rsidR="00090DCF" w:rsidDel="007D2867">
          <w:rPr>
            <w:noProof/>
          </w:rPr>
          <w:delText>31</w:delText>
        </w:r>
      </w:del>
      <w:r w:rsidR="00D632F9">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741" w:name="BKM_D050A55A_5C1C_4F4B_986C_7C31687F2ED2"/>
      <w:bookmarkEnd w:id="741"/>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2" w:name="BKM_18C9D12A_7280_4CA8_9066_431A68398F08"/>
            <w:bookmarkEnd w:id="742"/>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3" w:name="BKM_B740241F_3BC0_40B4_9972_D590F470452B"/>
            <w:bookmarkEnd w:id="743"/>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4" w:name="BKM_38727CDD_F0E8_4D00_A48C_555F0912BF41"/>
            <w:bookmarkEnd w:id="744"/>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Caption"/>
        <w:rPr>
          <w:lang w:val="en-CA"/>
        </w:rPr>
      </w:pPr>
      <w:r>
        <w:t xml:space="preserve">Figure </w:t>
      </w:r>
      <w:r w:rsidR="00D632F9">
        <w:fldChar w:fldCharType="begin"/>
      </w:r>
      <w:r w:rsidR="00D632F9">
        <w:instrText xml:space="preserve"> SEQ Figure \* ARABIC </w:instrText>
      </w:r>
      <w:r w:rsidR="00D632F9">
        <w:fldChar w:fldCharType="separate"/>
      </w:r>
      <w:ins w:id="745" w:author="Eric Boisvert" w:date="2015-11-28T15:54:00Z">
        <w:r w:rsidR="00180077">
          <w:rPr>
            <w:noProof/>
          </w:rPr>
          <w:t>32</w:t>
        </w:r>
      </w:ins>
      <w:del w:id="746" w:author="Eric Boisvert" w:date="2015-10-30T04:23:00Z">
        <w:r w:rsidR="00090DCF" w:rsidDel="007D2867">
          <w:rPr>
            <w:noProof/>
          </w:rPr>
          <w:delText>32</w:delText>
        </w:r>
      </w:del>
      <w:r w:rsidR="00D632F9">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747" w:name="BKM_C0695B09_DC02_4BDD_AE59_38E8AE1F4632"/>
      <w:bookmarkEnd w:id="747"/>
    </w:p>
    <w:tbl>
      <w:tblPr>
        <w:tblStyle w:val="LightShading"/>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8" w:name="BKM_F11CCC02_4943_439C_97BD_3878F0BA0970"/>
            <w:bookmarkEnd w:id="748"/>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49" w:name="BKM_8ABBD347_C257_4419_A3F6_0485375DCF7F"/>
            <w:bookmarkEnd w:id="749"/>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750" w:name="BKM_40919ABF_3C16_41E1_8906_0D3CE189EB1B"/>
            <w:bookmarkEnd w:id="750"/>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r w:rsidRPr="00AE357E">
        <w:rPr>
          <w:lang w:val="en-CA"/>
        </w:rPr>
        <w:t>Extended descriptions of earth materials that comprise geologic features.</w:t>
      </w:r>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Caption"/>
      </w:pPr>
      <w:r>
        <w:t xml:space="preserve">Figure </w:t>
      </w:r>
      <w:r w:rsidR="00D632F9">
        <w:fldChar w:fldCharType="begin"/>
      </w:r>
      <w:r w:rsidR="00D632F9">
        <w:instrText xml:space="preserve"> SEQ Figure \* ARABIC </w:instrText>
      </w:r>
      <w:r w:rsidR="00D632F9">
        <w:fldChar w:fldCharType="separate"/>
      </w:r>
      <w:ins w:id="751" w:author="Eric Boisvert" w:date="2015-11-28T15:54:00Z">
        <w:r w:rsidR="00180077">
          <w:rPr>
            <w:noProof/>
          </w:rPr>
          <w:t>33</w:t>
        </w:r>
      </w:ins>
      <w:del w:id="752" w:author="Eric Boisvert" w:date="2015-10-30T04:23:00Z">
        <w:r w:rsidR="00090DCF" w:rsidDel="007D2867">
          <w:rPr>
            <w:noProof/>
          </w:rPr>
          <w:delText>33</w:delText>
        </w:r>
      </w:del>
      <w:r w:rsidR="00D632F9">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AlterationDescription decribes aspects of a geologic unit or earth material that are the result of bulk chemical, mineralogical or physical changes related to change in the physical or chemical environment.  Includes weathering, supergene alteration, hydrothermal alteration and metasomatic effects not considered metamorphic.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753" w:name="BKM_8201810A_8593_4A0C_A4FE_B4A134FDF11D"/>
      <w:bookmarkEnd w:id="753"/>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4" w:name="BKM_7C508FBF_33D9_484F_911B_6377C69AD667"/>
            <w:bookmarkEnd w:id="754"/>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5" w:name="BKM_ED5D19E5_9BBB_4493_91D3_D708625FA37A"/>
            <w:bookmarkEnd w:id="755"/>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6" w:name="BKM_E45C3931_F3F9_4BB2_B916_F57604E1D027"/>
            <w:bookmarkEnd w:id="756"/>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757" w:name="BKM_26449531_DA00_4286_BEAD_53641C8C6B18"/>
            <w:bookmarkEnd w:id="757"/>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r w:rsidRPr="00604E1E">
        <w:t>A class to deliver the chemical composition of a geological unit or earth material, as a list of element or oxide concentrations.</w:t>
      </w:r>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Caption"/>
      </w:pPr>
      <w:r>
        <w:t xml:space="preserve">Figure </w:t>
      </w:r>
      <w:r w:rsidR="00D632F9">
        <w:fldChar w:fldCharType="begin"/>
      </w:r>
      <w:r w:rsidR="00D632F9">
        <w:instrText xml:space="preserve"> SEQ Figure \* ARABIC </w:instrText>
      </w:r>
      <w:r w:rsidR="00D632F9">
        <w:fldChar w:fldCharType="separate"/>
      </w:r>
      <w:ins w:id="758" w:author="Eric Boisvert" w:date="2015-11-28T15:54:00Z">
        <w:r w:rsidR="00180077">
          <w:rPr>
            <w:noProof/>
          </w:rPr>
          <w:t>34</w:t>
        </w:r>
      </w:ins>
      <w:del w:id="759" w:author="Eric Boisvert" w:date="2015-10-30T04:23:00Z">
        <w:r w:rsidR="00090DCF" w:rsidDel="007D2867">
          <w:rPr>
            <w:noProof/>
          </w:rPr>
          <w:delText>34</w:delText>
        </w:r>
      </w:del>
      <w:r w:rsidR="00D632F9">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760" w:name="BKM_D4FBCA43_958A_4AEF_8332_5F96792672DF"/>
      <w:bookmarkEnd w:id="760"/>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61" w:name="BKM_7DA6E39E_93F3_43B7_9C51_9F05A691932A"/>
            <w:bookmarkEnd w:id="761"/>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r w:rsidRPr="00604E1E">
        <w:t>Extended description of a compound earth material (ie, rocks and unconsolidated solid earth materials).</w:t>
      </w:r>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Caption"/>
      </w:pPr>
      <w:r>
        <w:t xml:space="preserve">Figure </w:t>
      </w:r>
      <w:r w:rsidR="00D632F9">
        <w:fldChar w:fldCharType="begin"/>
      </w:r>
      <w:r w:rsidR="00D632F9">
        <w:instrText xml:space="preserve"> SEQ Figure \* ARABIC </w:instrText>
      </w:r>
      <w:r w:rsidR="00D632F9">
        <w:fldChar w:fldCharType="separate"/>
      </w:r>
      <w:ins w:id="762" w:author="Eric Boisvert" w:date="2015-11-28T15:54:00Z">
        <w:r w:rsidR="00180077">
          <w:rPr>
            <w:noProof/>
          </w:rPr>
          <w:t>35</w:t>
        </w:r>
      </w:ins>
      <w:del w:id="763" w:author="Eric Boisvert" w:date="2015-10-30T04:23:00Z">
        <w:r w:rsidR="00090DCF" w:rsidDel="007D2867">
          <w:rPr>
            <w:noProof/>
          </w:rPr>
          <w:delText>35</w:delText>
        </w:r>
      </w:del>
      <w:r w:rsidR="00D632F9">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764" w:name="BKM_0126A46B_77F6_4F3D_8366_99D7292A119E"/>
      <w:bookmarkEnd w:id="764"/>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65" w:name="BKM_68F68CA6_F7FB_411D_8560_851B7315C00E"/>
            <w:bookmarkEnd w:id="765"/>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766" w:name="BKM_F5243BEF_0ABC_4433_AFCB_2FCD01906472"/>
            <w:bookmarkEnd w:id="766"/>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(ie, a genetic process classifier term). Examples include igneous, sedimentary, metamorphic, shock metamorphic, volcanic, pyroclastic.</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767"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77777777" w:rsidR="00DE657E" w:rsidRDefault="00DE657E">
      <w:pPr>
        <w:keepNext/>
        <w:rPr>
          <w:ins w:id="768" w:author="Eric Boisvert" w:date="2015-11-11T13:13:00Z"/>
        </w:rPr>
        <w:pPrChange w:id="769" w:author="Eric Boisvert" w:date="2015-11-11T13:13:00Z">
          <w:pPr/>
        </w:pPrChange>
      </w:pPr>
      <w:ins w:id="770" w:author="Eric Boisvert" w:date="2015-11-11T13:12:00Z">
        <w:r>
          <w:rPr>
            <w:noProof/>
            <w:lang w:val="en-CA" w:eastAsia="en-CA"/>
          </w:rPr>
          <w:drawing>
            <wp:inline distT="0" distB="0" distL="0" distR="0" wp14:anchorId="67D1BC46" wp14:editId="3B053A45">
              <wp:extent cx="2415540" cy="40284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ins>
    </w:p>
    <w:p w14:paraId="516FE13B" w14:textId="36826489" w:rsidR="00DE657E" w:rsidRDefault="00DE657E">
      <w:pPr>
        <w:pStyle w:val="Caption"/>
        <w:rPr>
          <w:ins w:id="771" w:author="Eric Boisvert" w:date="2015-11-11T13:12:00Z"/>
        </w:rPr>
        <w:pPrChange w:id="772" w:author="Eric Boisvert" w:date="2015-11-11T13:13:00Z">
          <w:pPr/>
        </w:pPrChange>
      </w:pPr>
      <w:ins w:id="773" w:author="Eric Boisvert" w:date="2015-11-11T13:13:00Z">
        <w:r>
          <w:t xml:space="preserve">Figure </w:t>
        </w:r>
        <w:r>
          <w:fldChar w:fldCharType="begin"/>
        </w:r>
        <w:r>
          <w:instrText xml:space="preserve"> SEQ Figure \* ARABIC </w:instrText>
        </w:r>
      </w:ins>
      <w:r>
        <w:fldChar w:fldCharType="separate"/>
      </w:r>
      <w:ins w:id="774" w:author="Eric Boisvert" w:date="2015-11-28T15:54:00Z">
        <w:r w:rsidR="00180077">
          <w:rPr>
            <w:noProof/>
          </w:rPr>
          <w:t>36</w:t>
        </w:r>
      </w:ins>
      <w:ins w:id="775"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776" w:name="BKM_D2D5D1B2_3FF4_4650_95E3_DA08EE4A7DFF"/>
      <w:bookmarkEnd w:id="776"/>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77" w:name="BKM_7D2E3FD4_C90D_40DB_8BA1_3E5458C981C0"/>
            <w:bookmarkEnd w:id="777"/>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lastRenderedPageBreak/>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78" w:name="BKM_13EF909A_AB70_4901_8CA1_C3BA3F992378"/>
            <w:bookmarkEnd w:id="778"/>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79" w:name="BKM_A7128990_6B6B_49DD_9D88_9E8D7207A879"/>
            <w:bookmarkEnd w:id="779"/>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80" w:name="BKM_92F07FBA_BBCD_4C39_9112_B2569C6076C8"/>
            <w:bookmarkEnd w:id="780"/>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781" w:name="BKM_02F24C6F_6A70_4304_88F6_978891E8D391"/>
            <w:bookmarkEnd w:id="781"/>
            <w:r w:rsidRPr="00E66A9E">
              <w:rPr>
                <w:rFonts w:asciiTheme="minorHAnsi" w:hAnsiTheme="minorHAnsi"/>
                <w:color w:val="000000"/>
                <w:sz w:val="20"/>
                <w:szCs w:val="20"/>
                <w:lang w:val="en-CA"/>
              </w:rPr>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DE657E" w:rsidRPr="00E66A9E" w14:paraId="5175B5F6" w14:textId="77777777" w:rsidTr="00E66A9E">
        <w:trPr>
          <w:ins w:id="782" w:author="Eric Boisvert" w:date="2015-11-11T13:13:00Z"/>
        </w:trPr>
        <w:tc>
          <w:tcPr>
            <w:cnfStyle w:val="001000000000" w:firstRow="0" w:lastRow="0" w:firstColumn="1" w:lastColumn="0" w:oddVBand="0" w:evenVBand="0" w:oddHBand="0" w:evenHBand="0" w:firstRowFirstColumn="0" w:firstRowLastColumn="0" w:lastRowFirstColumn="0" w:lastRowLastColumn="0"/>
            <w:tcW w:w="1668" w:type="dxa"/>
          </w:tcPr>
          <w:p w14:paraId="3032723E" w14:textId="2BD290A2" w:rsidR="00DE657E" w:rsidRPr="00E66A9E" w:rsidRDefault="00DE657E" w:rsidP="00E66A9E">
            <w:pPr>
              <w:autoSpaceDE w:val="0"/>
              <w:autoSpaceDN w:val="0"/>
              <w:adjustRightInd w:val="0"/>
              <w:spacing w:after="0"/>
              <w:rPr>
                <w:ins w:id="783" w:author="Eric Boisvert" w:date="2015-11-11T13:13:00Z"/>
                <w:rFonts w:asciiTheme="minorHAnsi" w:hAnsiTheme="minorHAnsi"/>
                <w:color w:val="000000"/>
                <w:sz w:val="20"/>
                <w:szCs w:val="20"/>
                <w:lang w:val="en-CA"/>
              </w:rPr>
            </w:pPr>
            <w:ins w:id="784" w:author="Eric Boisvert" w:date="2015-11-11T13:13:00Z">
              <w:r>
                <w:rPr>
                  <w:rFonts w:asciiTheme="minorHAnsi" w:hAnsiTheme="minorHAnsi"/>
                  <w:color w:val="000000"/>
                  <w:sz w:val="20"/>
                  <w:szCs w:val="20"/>
                  <w:lang w:val="en-CA"/>
                </w:rPr>
                <w:t>sourceOrganism</w:t>
              </w:r>
            </w:ins>
          </w:p>
        </w:tc>
        <w:tc>
          <w:tcPr>
            <w:tcW w:w="1701" w:type="dxa"/>
          </w:tcPr>
          <w:p w14:paraId="1A557E8E" w14:textId="480370C4" w:rsidR="00DE657E" w:rsidRPr="00E66A9E" w:rsidRDefault="00DE657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85" w:author="Eric Boisvert" w:date="2015-11-11T13:13:00Z"/>
                <w:rFonts w:asciiTheme="minorHAnsi" w:hAnsiTheme="minorHAnsi"/>
                <w:color w:val="000000"/>
                <w:sz w:val="20"/>
                <w:szCs w:val="20"/>
                <w:lang w:val="en-CA"/>
              </w:rPr>
            </w:pPr>
            <w:ins w:id="786" w:author="Eric Boisvert" w:date="2015-11-11T13:13:00Z">
              <w:r>
                <w:rPr>
                  <w:rFonts w:asciiTheme="minorHAnsi" w:hAnsiTheme="minorHAnsi"/>
                  <w:color w:val="000000"/>
                  <w:sz w:val="20"/>
                  <w:szCs w:val="20"/>
                  <w:lang w:val="en-CA"/>
                </w:rPr>
                <w:t>Organism</w:t>
              </w:r>
            </w:ins>
          </w:p>
        </w:tc>
        <w:tc>
          <w:tcPr>
            <w:tcW w:w="6366" w:type="dxa"/>
          </w:tcPr>
          <w:p w14:paraId="5CE4D2BE" w14:textId="4BEC3F94" w:rsidR="00DE657E" w:rsidRPr="00E66A9E" w:rsidRDefault="00DE657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87" w:author="Eric Boisvert" w:date="2015-11-11T13:13:00Z"/>
                <w:rFonts w:asciiTheme="minorHAnsi" w:hAnsiTheme="minorHAnsi"/>
                <w:color w:val="000000"/>
                <w:sz w:val="20"/>
                <w:szCs w:val="20"/>
                <w:lang w:val="en-CA"/>
              </w:rPr>
            </w:pPr>
            <w:ins w:id="788" w:author="Eric Boisvert" w:date="2015-11-11T13:18:00Z">
              <w:r w:rsidRPr="00DE657E">
                <w:rPr>
                  <w:rFonts w:asciiTheme="minorHAnsi" w:hAnsiTheme="minorHAns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789" w:name="BKM_D2385579_8CEC_41FC_ACD0_1242C0AEF96E"/>
      <w:bookmarkEnd w:id="789"/>
    </w:p>
    <w:tbl>
      <w:tblPr>
        <w:tblStyle w:val="LightShading"/>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790" w:name="BKM_C5A88E79_2FB3_4893_8914_60419C00F2D2"/>
            <w:bookmarkEnd w:id="790"/>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(an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791" w:name="BKM_A4F3FCE3_772C_4588_A2A4_96535416D1B6"/>
            <w:bookmarkEnd w:id="791"/>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E0843" w:rsidRPr="008E4068" w14:paraId="321A36FB" w14:textId="77777777" w:rsidTr="008E4068">
        <w:trPr>
          <w:cnfStyle w:val="000000100000" w:firstRow="0" w:lastRow="0" w:firstColumn="0" w:lastColumn="0" w:oddVBand="0" w:evenVBand="0" w:oddHBand="1" w:evenHBand="0" w:firstRowFirstColumn="0" w:firstRowLastColumn="0" w:lastRowFirstColumn="0" w:lastRowLastColumn="0"/>
          <w:ins w:id="792" w:author="Eric Boisvert" w:date="2015-11-11T13:20:00Z"/>
        </w:trPr>
        <w:tc>
          <w:tcPr>
            <w:cnfStyle w:val="001000000000" w:firstRow="0" w:lastRow="0" w:firstColumn="1" w:lastColumn="0" w:oddVBand="0" w:evenVBand="0" w:oddHBand="0" w:evenHBand="0" w:firstRowFirstColumn="0" w:firstRowLastColumn="0" w:lastRowFirstColumn="0" w:lastRowLastColumn="0"/>
            <w:tcW w:w="1242" w:type="dxa"/>
          </w:tcPr>
          <w:p w14:paraId="0E033F76" w14:textId="32BC1B2B" w:rsidR="003E0843" w:rsidRPr="008E4068" w:rsidRDefault="003E0843" w:rsidP="008E4068">
            <w:pPr>
              <w:autoSpaceDE w:val="0"/>
              <w:autoSpaceDN w:val="0"/>
              <w:adjustRightInd w:val="0"/>
              <w:spacing w:after="0"/>
              <w:rPr>
                <w:ins w:id="793" w:author="Eric Boisvert" w:date="2015-11-11T13:20:00Z"/>
                <w:rFonts w:asciiTheme="minorHAnsi" w:hAnsiTheme="minorHAnsi"/>
                <w:color w:val="000000"/>
                <w:sz w:val="20"/>
                <w:szCs w:val="20"/>
                <w:lang w:val="en-CA"/>
              </w:rPr>
            </w:pPr>
            <w:ins w:id="794" w:author="Eric Boisvert" w:date="2015-11-11T13:20:00Z">
              <w:r>
                <w:rPr>
                  <w:rFonts w:asciiTheme="minorHAnsi" w:hAnsiTheme="minorHAnsi"/>
                  <w:color w:val="000000"/>
                  <w:sz w:val="20"/>
                  <w:szCs w:val="20"/>
                  <w:lang w:val="en-CA"/>
                </w:rPr>
                <w:t>constituentMaterial</w:t>
              </w:r>
            </w:ins>
          </w:p>
        </w:tc>
        <w:tc>
          <w:tcPr>
            <w:tcW w:w="2552" w:type="dxa"/>
          </w:tcPr>
          <w:p w14:paraId="2DA64139" w14:textId="756B0E3E" w:rsidR="003E0843" w:rsidRPr="008E4068" w:rsidRDefault="003E0843"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95" w:author="Eric Boisvert" w:date="2015-11-11T13:20:00Z"/>
                <w:rFonts w:asciiTheme="minorHAnsi" w:hAnsiTheme="minorHAnsi"/>
                <w:color w:val="000000"/>
                <w:sz w:val="20"/>
                <w:szCs w:val="20"/>
                <w:lang w:val="en-CA"/>
              </w:rPr>
            </w:pPr>
            <w:ins w:id="796" w:author="Eric Boisvert" w:date="2015-11-11T13:20:00Z">
              <w:r>
                <w:rPr>
                  <w:rFonts w:asciiTheme="minorHAnsi" w:hAnsiTheme="minorHAnsi"/>
                  <w:color w:val="000000"/>
                  <w:sz w:val="20"/>
                  <w:szCs w:val="20"/>
                  <w:lang w:val="en-CA"/>
                </w:rPr>
                <w:t>EarthMaterial</w:t>
              </w:r>
            </w:ins>
          </w:p>
        </w:tc>
        <w:tc>
          <w:tcPr>
            <w:tcW w:w="5941" w:type="dxa"/>
          </w:tcPr>
          <w:p w14:paraId="5E20F9C1" w14:textId="26F0167C" w:rsidR="003E0843" w:rsidRPr="008E4068" w:rsidRDefault="003E0843"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97" w:author="Eric Boisvert" w:date="2015-11-11T13:20:00Z"/>
                <w:rFonts w:asciiTheme="minorHAnsi" w:hAnsiTheme="minorHAnsi"/>
                <w:color w:val="000000"/>
                <w:sz w:val="20"/>
                <w:szCs w:val="20"/>
                <w:lang w:val="en-CA"/>
              </w:rPr>
            </w:pPr>
            <w:ins w:id="798" w:author="Eric Boisvert" w:date="2015-11-11T13:21:00Z">
              <w:r w:rsidRPr="003E0843">
                <w:rPr>
                  <w:rFonts w:asciiTheme="minorHAnsi" w:hAnsiTheme="minorHAns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Caption"/>
      </w:pPr>
      <w:r>
        <w:t xml:space="preserve">Figure </w:t>
      </w:r>
      <w:r w:rsidR="00D632F9">
        <w:fldChar w:fldCharType="begin"/>
      </w:r>
      <w:r w:rsidR="00D632F9">
        <w:instrText xml:space="preserve"> SEQ Figure \* ARABIC </w:instrText>
      </w:r>
      <w:r w:rsidR="00D632F9">
        <w:fldChar w:fldCharType="separate"/>
      </w:r>
      <w:ins w:id="799" w:author="Eric Boisvert" w:date="2015-11-28T15:54:00Z">
        <w:r w:rsidR="00180077">
          <w:rPr>
            <w:noProof/>
          </w:rPr>
          <w:t>37</w:t>
        </w:r>
      </w:ins>
      <w:del w:id="800" w:author="Eric Boisvert" w:date="2015-10-30T04:23:00Z">
        <w:r w:rsidR="00090DCF" w:rsidDel="007D2867">
          <w:rPr>
            <w:noProof/>
          </w:rPr>
          <w:delText>36</w:delText>
        </w:r>
      </w:del>
      <w:r w:rsidR="00D632F9">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801" w:name="BKM_CEE739CE_1DAA_46F5_B493_438C458DE763"/>
      <w:bookmarkEnd w:id="801"/>
    </w:p>
    <w:tbl>
      <w:tblPr>
        <w:tblStyle w:val="LightShading"/>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802" w:name="BKM_F9869380_E0FA_4E99_89A5_99DF9CC6BB40"/>
            <w:bookmarkEnd w:id="802"/>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r>
        <w:t xml:space="preserve">An inorganic, non-crystalline EarthMaterial (solid, liquid, or gas) that tends to flow or conform to the shape of its container.  Includes glass.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Caption"/>
      </w:pPr>
      <w:r>
        <w:t xml:space="preserve">Figure </w:t>
      </w:r>
      <w:r w:rsidR="00D632F9">
        <w:fldChar w:fldCharType="begin"/>
      </w:r>
      <w:r w:rsidR="00D632F9">
        <w:instrText xml:space="preserve"> SEQ Figure \* ARABIC </w:instrText>
      </w:r>
      <w:r w:rsidR="00D632F9">
        <w:fldChar w:fldCharType="separate"/>
      </w:r>
      <w:ins w:id="803" w:author="Eric Boisvert" w:date="2015-11-28T15:54:00Z">
        <w:r w:rsidR="00180077">
          <w:rPr>
            <w:noProof/>
          </w:rPr>
          <w:t>38</w:t>
        </w:r>
      </w:ins>
      <w:del w:id="804" w:author="Eric Boisvert" w:date="2015-10-30T04:23:00Z">
        <w:r w:rsidR="00090DCF" w:rsidDel="007D2867">
          <w:rPr>
            <w:noProof/>
          </w:rPr>
          <w:delText>37</w:delText>
        </w:r>
      </w:del>
      <w:r w:rsidR="00D632F9">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77777777" w:rsidR="003A479F" w:rsidRDefault="003A479F" w:rsidP="003A479F">
      <w:pPr>
        <w:keepNext/>
      </w:pPr>
      <w:r>
        <w:rPr>
          <w:noProof/>
          <w:lang w:val="en-CA" w:eastAsia="en-CA"/>
        </w:rPr>
        <w:lastRenderedPageBreak/>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Caption"/>
      </w:pPr>
      <w:r>
        <w:t xml:space="preserve">Figure </w:t>
      </w:r>
      <w:r w:rsidR="00D632F9">
        <w:fldChar w:fldCharType="begin"/>
      </w:r>
      <w:r w:rsidR="00D632F9">
        <w:instrText xml:space="preserve"> SEQ Figure \* ARABIC </w:instrText>
      </w:r>
      <w:r w:rsidR="00D632F9">
        <w:fldChar w:fldCharType="separate"/>
      </w:r>
      <w:ins w:id="805" w:author="Eric Boisvert" w:date="2015-11-28T15:54:00Z">
        <w:r w:rsidR="00180077">
          <w:rPr>
            <w:noProof/>
          </w:rPr>
          <w:t>39</w:t>
        </w:r>
      </w:ins>
      <w:del w:id="806" w:author="Eric Boisvert" w:date="2015-10-30T04:23:00Z">
        <w:r w:rsidR="00090DCF" w:rsidDel="007D2867">
          <w:rPr>
            <w:noProof/>
          </w:rPr>
          <w:delText>38</w:delText>
        </w:r>
      </w:del>
      <w:r w:rsidR="00D632F9">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807" w:name="BKM_593C69E3_0EC2_4CB1_8B2B_D0FE22B7C017"/>
      <w:bookmarkEnd w:id="807"/>
    </w:p>
    <w:tbl>
      <w:tblPr>
        <w:tblStyle w:val="LightShading"/>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08" w:name="BKM_0ACE92C1_088C_42CF_93C8_D003E3CC8FC3"/>
            <w:bookmarkEnd w:id="808"/>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09" w:name="BKM_14E0F14F_4532_4342_B7F1_67313964C676"/>
            <w:bookmarkEnd w:id="809"/>
            <w:r w:rsidRPr="009021BE">
              <w:rPr>
                <w:rFonts w:asciiTheme="minorHAnsi" w:hAnsiTheme="minorHAnsi"/>
                <w:color w:val="000000"/>
                <w:sz w:val="20"/>
                <w:szCs w:val="20"/>
                <w:lang w:val="en-CA"/>
              </w:rPr>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10" w:name="BKM_80AE61D4_C509_4CAA_B004_0231DB42B137"/>
            <w:bookmarkEnd w:id="810"/>
            <w:r w:rsidRPr="009021BE">
              <w:rPr>
                <w:rFonts w:asciiTheme="minorHAnsi" w:hAnsiTheme="minorHAnsi"/>
                <w:color w:val="000000"/>
                <w:sz w:val="20"/>
                <w:szCs w:val="20"/>
                <w:lang w:val="en-CA"/>
              </w:rPr>
              <w:lastRenderedPageBreak/>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11" w:name="BKM_5F5D6549_09AD_4BCF_806A_9B95D5D4E734"/>
            <w:bookmarkEnd w:id="811"/>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812" w:name="BKM_80BAF21E_2C4E_40CD_B42E_41BCEA94DECC"/>
            <w:bookmarkEnd w:id="812"/>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An EarthMaterial that belongs to the class of chemical compounds having a reduced carbon basis (as distinct from carbonates), and derived from living organisms.  Includes high-carbon EarthMaterials such as bitumen, peat, and coal.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r w:rsidRPr="00267D2C">
        <w:lastRenderedPageBreak/>
        <w:t>Broad class to represent any living or once living thing.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Caption"/>
      </w:pPr>
      <w:r>
        <w:t xml:space="preserve">Figure </w:t>
      </w:r>
      <w:r w:rsidR="00D632F9">
        <w:fldChar w:fldCharType="begin"/>
      </w:r>
      <w:r w:rsidR="00D632F9">
        <w:instrText xml:space="preserve"> SEQ Figure \* ARABIC </w:instrText>
      </w:r>
      <w:r w:rsidR="00D632F9">
        <w:fldChar w:fldCharType="separate"/>
      </w:r>
      <w:ins w:id="813" w:author="Eric Boisvert" w:date="2015-11-28T15:54:00Z">
        <w:r w:rsidR="00180077">
          <w:rPr>
            <w:noProof/>
          </w:rPr>
          <w:t>40</w:t>
        </w:r>
      </w:ins>
      <w:del w:id="814" w:author="Eric Boisvert" w:date="2015-10-30T04:23:00Z">
        <w:r w:rsidR="00090DCF" w:rsidDel="007D2867">
          <w:rPr>
            <w:noProof/>
          </w:rPr>
          <w:delText>39</w:delText>
        </w:r>
      </w:del>
      <w:r w:rsidR="00D632F9">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r>
        <w:t xml:space="preserve">A class to describe the numeric physical properties of a geologic unit, earth material, or geologic structure. (eg; density, porosity, magnetic susceptibility, remanent magnetism).  These properties are modelled here as scalar numeric values (swe:Quantity).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Caption"/>
      </w:pPr>
      <w:r>
        <w:t xml:space="preserve">Figure </w:t>
      </w:r>
      <w:r w:rsidR="00D632F9">
        <w:fldChar w:fldCharType="begin"/>
      </w:r>
      <w:r w:rsidR="00D632F9">
        <w:instrText xml:space="preserve"> SEQ Figure \* ARABIC </w:instrText>
      </w:r>
      <w:r w:rsidR="00D632F9">
        <w:fldChar w:fldCharType="separate"/>
      </w:r>
      <w:ins w:id="815" w:author="Eric Boisvert" w:date="2015-11-28T15:54:00Z">
        <w:r w:rsidR="00180077">
          <w:rPr>
            <w:noProof/>
          </w:rPr>
          <w:t>41</w:t>
        </w:r>
      </w:ins>
      <w:del w:id="816" w:author="Eric Boisvert" w:date="2015-10-30T04:23:00Z">
        <w:r w:rsidR="00090DCF" w:rsidDel="007D2867">
          <w:rPr>
            <w:noProof/>
          </w:rPr>
          <w:delText>40</w:delText>
        </w:r>
      </w:del>
      <w:r w:rsidR="00D632F9">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817" w:name="BKM_DF21AB41_C085_4AC9_B6F6_DFFDFCF925FF"/>
      <w:bookmarkEnd w:id="817"/>
    </w:p>
    <w:tbl>
      <w:tblPr>
        <w:tblStyle w:val="LightShading"/>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18" w:name="BKM_41B8BC40_9B55_499E_B59B_A3F4FD630754"/>
            <w:bookmarkEnd w:id="818"/>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19" w:name="BKM_1184394F_75EC_44D4_8904_2EB2061759E4"/>
            <w:bookmarkEnd w:id="819"/>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r w:rsidRPr="00267D2C">
        <w:lastRenderedPageBreak/>
        <w:t>Extended descriptive attributes of a rock material.</w:t>
      </w:r>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Caption"/>
      </w:pPr>
      <w:r>
        <w:t xml:space="preserve">Figure </w:t>
      </w:r>
      <w:r w:rsidR="00D632F9">
        <w:fldChar w:fldCharType="begin"/>
      </w:r>
      <w:r w:rsidR="00D632F9">
        <w:instrText xml:space="preserve"> SEQ Figure \* ARABIC </w:instrText>
      </w:r>
      <w:r w:rsidR="00D632F9">
        <w:fldChar w:fldCharType="separate"/>
      </w:r>
      <w:ins w:id="820" w:author="Eric Boisvert" w:date="2015-11-28T15:54:00Z">
        <w:r w:rsidR="00180077">
          <w:rPr>
            <w:noProof/>
          </w:rPr>
          <w:t>42</w:t>
        </w:r>
      </w:ins>
      <w:del w:id="821" w:author="Eric Boisvert" w:date="2015-10-30T04:23:00Z">
        <w:r w:rsidR="00090DCF" w:rsidDel="007D2867">
          <w:rPr>
            <w:noProof/>
          </w:rPr>
          <w:delText>41</w:delText>
        </w:r>
      </w:del>
      <w:r w:rsidR="00D632F9">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822" w:name="BKM_54B0933A_5E39_4E6A_A950_9E63F5E10F0B"/>
      <w:bookmarkEnd w:id="822"/>
    </w:p>
    <w:tbl>
      <w:tblPr>
        <w:tblStyle w:val="LightShading"/>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823" w:name="BKM_CE58381D_F747_4812_83C3_00C6282DB05A"/>
            <w:bookmarkEnd w:id="823"/>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824"/>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824"/>
      <w:r w:rsidR="00AB10FC">
        <w:rPr>
          <w:rStyle w:val="CommentReference"/>
        </w:rPr>
        <w:commentReference w:id="824"/>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Caption"/>
      </w:pPr>
      <w:r>
        <w:t xml:space="preserve">Figure </w:t>
      </w:r>
      <w:r w:rsidR="00D632F9">
        <w:fldChar w:fldCharType="begin"/>
      </w:r>
      <w:r w:rsidR="00D632F9">
        <w:instrText xml:space="preserve"> SEQ Figure \* ARABIC </w:instrText>
      </w:r>
      <w:r w:rsidR="00D632F9">
        <w:fldChar w:fldCharType="separate"/>
      </w:r>
      <w:ins w:id="825" w:author="Eric Boisvert" w:date="2015-11-28T15:54:00Z">
        <w:r w:rsidR="00180077">
          <w:rPr>
            <w:noProof/>
          </w:rPr>
          <w:t>43</w:t>
        </w:r>
      </w:ins>
      <w:del w:id="826" w:author="Eric Boisvert" w:date="2015-10-30T04:23:00Z">
        <w:r w:rsidR="00090DCF" w:rsidDel="007D2867">
          <w:rPr>
            <w:noProof/>
          </w:rPr>
          <w:delText>42</w:delText>
        </w:r>
      </w:del>
      <w:r w:rsidR="00D632F9">
        <w:rPr>
          <w:noProof/>
        </w:rPr>
        <w:fldChar w:fldCharType="end"/>
      </w:r>
      <w:r>
        <w:t xml:space="preserve">: GeologicEventDescription </w:t>
      </w:r>
    </w:p>
    <w:p w14:paraId="195E5696" w14:textId="77777777" w:rsidR="00AB10FC" w:rsidRDefault="00AB10FC" w:rsidP="00267D2C"/>
    <w:tbl>
      <w:tblPr>
        <w:tblStyle w:val="LightShading"/>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827" w:name="BKM_D8A9D87B_FAA3_4CC2_BC9F_D27B111A2980"/>
            <w:bookmarkEnd w:id="827"/>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828" w:name="BKM_C843AC0B_80BB_4AD8_B2F6_459B6FFBBEB7"/>
            <w:bookmarkEnd w:id="828"/>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Caption"/>
      </w:pPr>
      <w:r>
        <w:t xml:space="preserve">Figure </w:t>
      </w:r>
      <w:r w:rsidR="00D632F9">
        <w:fldChar w:fldCharType="begin"/>
      </w:r>
      <w:r w:rsidR="00D632F9">
        <w:instrText xml:space="preserve"> SEQ Figure \* ARABIC </w:instrText>
      </w:r>
      <w:r w:rsidR="00D632F9">
        <w:fldChar w:fldCharType="separate"/>
      </w:r>
      <w:ins w:id="829" w:author="Eric Boisvert" w:date="2015-11-28T15:54:00Z">
        <w:r w:rsidR="00180077">
          <w:rPr>
            <w:noProof/>
          </w:rPr>
          <w:t>44</w:t>
        </w:r>
      </w:ins>
      <w:del w:id="830" w:author="Eric Boisvert" w:date="2015-10-30T04:23:00Z">
        <w:r w:rsidR="00090DCF" w:rsidDel="007D2867">
          <w:rPr>
            <w:noProof/>
          </w:rPr>
          <w:delText>43</w:delText>
        </w:r>
      </w:del>
      <w:r w:rsidR="00D632F9">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Caption"/>
      </w:pPr>
      <w:r>
        <w:t xml:space="preserve">Figure </w:t>
      </w:r>
      <w:r w:rsidR="00D632F9">
        <w:fldChar w:fldCharType="begin"/>
      </w:r>
      <w:r w:rsidR="00D632F9">
        <w:instrText xml:space="preserve"> SEQ Figure \* ARABIC </w:instrText>
      </w:r>
      <w:r w:rsidR="00D632F9">
        <w:fldChar w:fldCharType="separate"/>
      </w:r>
      <w:ins w:id="831" w:author="Eric Boisvert" w:date="2015-11-28T15:54:00Z">
        <w:r w:rsidR="00180077">
          <w:rPr>
            <w:noProof/>
          </w:rPr>
          <w:t>45</w:t>
        </w:r>
      </w:ins>
      <w:del w:id="832" w:author="Eric Boisvert" w:date="2015-10-30T04:23:00Z">
        <w:r w:rsidR="00090DCF" w:rsidDel="007D2867">
          <w:rPr>
            <w:noProof/>
          </w:rPr>
          <w:delText>44</w:delText>
        </w:r>
      </w:del>
      <w:r w:rsidR="00D632F9">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833" w:name="BKM_E2CFECC1_AAB5_40F6_ABD4_D77907DA9990"/>
      <w:bookmarkEnd w:id="833"/>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834" w:name="BKM_C1076615_3AE6_4988_8393_E66493CD8FB0"/>
            <w:bookmarkEnd w:id="834"/>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835" w:name="BKM_A9BDB16E_7011_463E_B96E_FB003E3472AA"/>
            <w:bookmarkEnd w:id="835"/>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836" w:author="Eric Boisvert" w:date="2015-10-29T11:11:00Z"/>
        </w:rPr>
      </w:pPr>
    </w:p>
    <w:p w14:paraId="4D1E2A9F" w14:textId="6CE69B92" w:rsidR="00D33E64" w:rsidRDefault="00D33E64" w:rsidP="00AB10FC">
      <w:ins w:id="837" w:author="Eric Boisvert" w:date="2015-10-29T11:11:00Z">
        <w:r>
          <w:lastRenderedPageBreak/>
          <w:t>Add that a contact can only have 2 and only 2 GeologicFeatureRelation with GeologicUnit when the type is a contactType (erosionalContact, etc..)</w:t>
        </w:r>
      </w:ins>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Caption"/>
      </w:pPr>
      <w:r>
        <w:t xml:space="preserve">Figure </w:t>
      </w:r>
      <w:r w:rsidR="00D632F9">
        <w:fldChar w:fldCharType="begin"/>
      </w:r>
      <w:r w:rsidR="00D632F9">
        <w:instrText xml:space="preserve"> SEQ Figure \* ARABIC </w:instrText>
      </w:r>
      <w:r w:rsidR="00D632F9">
        <w:fldChar w:fldCharType="separate"/>
      </w:r>
      <w:ins w:id="838" w:author="Eric Boisvert" w:date="2015-11-28T15:54:00Z">
        <w:r w:rsidR="00180077">
          <w:rPr>
            <w:noProof/>
          </w:rPr>
          <w:t>46</w:t>
        </w:r>
      </w:ins>
      <w:del w:id="839" w:author="Eric Boisvert" w:date="2015-10-30T04:23:00Z">
        <w:r w:rsidR="00090DCF" w:rsidDel="007D2867">
          <w:rPr>
            <w:noProof/>
          </w:rPr>
          <w:delText>45</w:delText>
        </w:r>
      </w:del>
      <w:r w:rsidR="00D632F9">
        <w:rPr>
          <w:noProof/>
        </w:rPr>
        <w:fldChar w:fldCharType="end"/>
      </w:r>
      <w:r>
        <w:t>: DisplacementEvent</w:t>
      </w:r>
    </w:p>
    <w:tbl>
      <w:tblPr>
        <w:tblStyle w:val="LightShading"/>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w:t>
            </w:r>
            <w:r>
              <w:rPr>
                <w:rFonts w:asciiTheme="minorHAnsi" w:hAnsiTheme="minorHAnsi"/>
                <w:color w:val="000000"/>
                <w:sz w:val="20"/>
                <w:szCs w:val="20"/>
                <w:lang w:val="en-CA"/>
              </w:rPr>
              <w:lastRenderedPageBreak/>
              <w:t>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840"/>
            <w:r>
              <w:rPr>
                <w:rFonts w:asciiTheme="minorHAnsi" w:hAnsiTheme="minorHAnsi"/>
                <w:color w:val="000000"/>
                <w:sz w:val="20"/>
                <w:szCs w:val="20"/>
                <w:lang w:val="en-CA"/>
              </w:rPr>
              <w:t>Description of the parameters of the displacement</w:t>
            </w:r>
            <w:commentRangeEnd w:id="840"/>
            <w:r>
              <w:rPr>
                <w:rStyle w:val="CommentReference"/>
                <w:color w:val="auto"/>
              </w:rPr>
              <w:commentReference w:id="840"/>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841" w:author="Eric Boisvert" w:date="2015-11-11T13:42:00Z"/>
        </w:rPr>
      </w:pPr>
      <w:del w:id="842" w:author="Eric Boisvert" w:date="2015-11-11T13:42:00Z">
        <w:r w:rsidDel="009A0D4B">
          <w:delText>DisplacementValue</w:delText>
        </w:r>
      </w:del>
      <w:ins w:id="843" w:author="Eric Boisvert" w:date="2015-11-11T13:42:00Z">
        <w:r w:rsidR="009A0D4B">
          <w:t>Layering</w:t>
        </w:r>
      </w:ins>
    </w:p>
    <w:p w14:paraId="4697C042" w14:textId="77777777" w:rsidR="009A0D4B" w:rsidRDefault="009A0D4B">
      <w:pPr>
        <w:rPr>
          <w:ins w:id="844" w:author="Eric Boisvert" w:date="2015-11-11T13:43:00Z"/>
        </w:rPr>
        <w:pPrChange w:id="845" w:author="Eric Boisvert" w:date="2015-11-11T13:43:00Z">
          <w:pPr>
            <w:pStyle w:val="Heading4"/>
          </w:pPr>
        </w:pPrChange>
      </w:pPr>
    </w:p>
    <w:p w14:paraId="68EF5A3E" w14:textId="583161EF" w:rsidR="009A0D4B" w:rsidRDefault="009A0D4B">
      <w:pPr>
        <w:rPr>
          <w:ins w:id="846" w:author="Eric Boisvert" w:date="2015-11-11T13:43:00Z"/>
        </w:rPr>
        <w:pPrChange w:id="847" w:author="Eric Boisvert" w:date="2015-11-11T13:43:00Z">
          <w:pPr>
            <w:pStyle w:val="Heading4"/>
          </w:pPr>
        </w:pPrChange>
      </w:pPr>
      <w:ins w:id="848"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77777777" w:rsidR="009A0D4B" w:rsidRDefault="009A0D4B">
      <w:pPr>
        <w:keepNext/>
        <w:rPr>
          <w:ins w:id="849" w:author="Eric Boisvert" w:date="2015-11-11T13:44:00Z"/>
        </w:rPr>
        <w:pPrChange w:id="850" w:author="Eric Boisvert" w:date="2015-11-11T13:44:00Z">
          <w:pPr/>
        </w:pPrChange>
      </w:pPr>
      <w:ins w:id="851" w:author="Eric Boisvert" w:date="2015-11-11T13:43:00Z">
        <w:r>
          <w:rPr>
            <w:noProof/>
            <w:lang w:val="en-CA" w:eastAsia="en-CA"/>
          </w:rPr>
          <w:drawing>
            <wp:inline distT="0" distB="0" distL="0" distR="0" wp14:anchorId="192A08E8" wp14:editId="3FD6E079">
              <wp:extent cx="4899660" cy="3752215"/>
              <wp:effectExtent l="0" t="0" r="0" b="6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9660" cy="3752215"/>
                      </a:xfrm>
                      <a:prstGeom prst="rect">
                        <a:avLst/>
                      </a:prstGeom>
                      <a:noFill/>
                      <a:ln>
                        <a:noFill/>
                      </a:ln>
                    </pic:spPr>
                  </pic:pic>
                </a:graphicData>
              </a:graphic>
            </wp:inline>
          </w:drawing>
        </w:r>
      </w:ins>
    </w:p>
    <w:p w14:paraId="46B783CF" w14:textId="2E5F0B06" w:rsidR="009A0D4B" w:rsidRDefault="009A0D4B">
      <w:pPr>
        <w:pStyle w:val="Caption"/>
        <w:rPr>
          <w:ins w:id="852" w:author="Eric Boisvert" w:date="2015-11-11T13:43:00Z"/>
        </w:rPr>
        <w:pPrChange w:id="853" w:author="Eric Boisvert" w:date="2015-11-11T13:44:00Z">
          <w:pPr>
            <w:pStyle w:val="Heading4"/>
          </w:pPr>
        </w:pPrChange>
      </w:pPr>
      <w:ins w:id="854" w:author="Eric Boisvert" w:date="2015-11-11T13:44:00Z">
        <w:r>
          <w:t xml:space="preserve">Figure </w:t>
        </w:r>
        <w:r>
          <w:fldChar w:fldCharType="begin"/>
        </w:r>
        <w:r>
          <w:instrText xml:space="preserve"> SEQ Figure \* ARABIC </w:instrText>
        </w:r>
      </w:ins>
      <w:r>
        <w:fldChar w:fldCharType="separate"/>
      </w:r>
      <w:ins w:id="855" w:author="Eric Boisvert" w:date="2015-11-28T15:54:00Z">
        <w:r w:rsidR="00180077">
          <w:rPr>
            <w:noProof/>
          </w:rPr>
          <w:t>47</w:t>
        </w:r>
      </w:ins>
      <w:ins w:id="856" w:author="Eric Boisvert" w:date="2015-11-11T13:44:00Z">
        <w:r>
          <w:fldChar w:fldCharType="end"/>
        </w:r>
        <w:r>
          <w:t>: Layering</w:t>
        </w:r>
      </w:ins>
    </w:p>
    <w:p w14:paraId="72B8C7C9" w14:textId="77777777" w:rsidR="009A0D4B" w:rsidRDefault="009A0D4B">
      <w:pPr>
        <w:rPr>
          <w:ins w:id="857" w:author="Eric Boisvert" w:date="2015-11-11T13:44:00Z"/>
        </w:rPr>
        <w:pPrChange w:id="858" w:author="Eric Boisvert" w:date="2015-11-11T13:43:00Z">
          <w:pPr>
            <w:pStyle w:val="Heading4"/>
          </w:pPr>
        </w:pPrChange>
      </w:pPr>
    </w:p>
    <w:tbl>
      <w:tblPr>
        <w:tblStyle w:val="LightShading"/>
        <w:tblW w:w="9735" w:type="dxa"/>
        <w:tblLayout w:type="fixed"/>
        <w:tblLook w:val="04A0" w:firstRow="1" w:lastRow="0" w:firstColumn="1" w:lastColumn="0" w:noHBand="0" w:noVBand="1"/>
      </w:tblPr>
      <w:tblGrid>
        <w:gridCol w:w="2235"/>
        <w:gridCol w:w="2409"/>
        <w:gridCol w:w="5091"/>
      </w:tblGrid>
      <w:tr w:rsidR="009A0D4B" w:rsidRPr="008C4F74" w14:paraId="5E8087C5" w14:textId="77777777" w:rsidTr="00AE59F3">
        <w:trPr>
          <w:cnfStyle w:val="100000000000" w:firstRow="1" w:lastRow="0" w:firstColumn="0" w:lastColumn="0" w:oddVBand="0" w:evenVBand="0" w:oddHBand="0" w:evenHBand="0" w:firstRowFirstColumn="0" w:firstRowLastColumn="0" w:lastRowFirstColumn="0" w:lastRowLastColumn="0"/>
          <w:ins w:id="859" w:author="Eric Boisvert" w:date="2015-11-11T13:44:00Z"/>
        </w:trPr>
        <w:tc>
          <w:tcPr>
            <w:cnfStyle w:val="001000000000" w:firstRow="0" w:lastRow="0" w:firstColumn="1" w:lastColumn="0" w:oddVBand="0" w:evenVBand="0" w:oddHBand="0" w:evenHBand="0" w:firstRowFirstColumn="0" w:firstRowLastColumn="0" w:lastRowFirstColumn="0" w:lastRowLastColumn="0"/>
            <w:tcW w:w="2235" w:type="dxa"/>
          </w:tcPr>
          <w:p w14:paraId="4BBB4EB6" w14:textId="77777777" w:rsidR="009A0D4B" w:rsidRPr="008C4F74" w:rsidRDefault="009A0D4B" w:rsidP="00AE59F3">
            <w:pPr>
              <w:autoSpaceDE w:val="0"/>
              <w:autoSpaceDN w:val="0"/>
              <w:adjustRightInd w:val="0"/>
              <w:spacing w:after="0"/>
              <w:rPr>
                <w:ins w:id="860" w:author="Eric Boisvert" w:date="2015-11-11T13:44:00Z"/>
                <w:rFonts w:asciiTheme="minorHAnsi" w:hAnsiTheme="minorHAnsi"/>
                <w:color w:val="000000"/>
                <w:sz w:val="20"/>
                <w:szCs w:val="20"/>
                <w:lang w:val="en-CA"/>
              </w:rPr>
            </w:pPr>
            <w:ins w:id="861" w:author="Eric Boisvert" w:date="2015-11-11T13:44:00Z">
              <w:r w:rsidRPr="008C4F74">
                <w:rPr>
                  <w:rFonts w:asciiTheme="minorHAnsi" w:hAnsiTheme="minorHAnsi"/>
                  <w:color w:val="000000"/>
                  <w:sz w:val="20"/>
                  <w:szCs w:val="20"/>
                  <w:lang w:val="en-CA"/>
                </w:rPr>
                <w:t>Name</w:t>
              </w:r>
            </w:ins>
          </w:p>
        </w:tc>
        <w:tc>
          <w:tcPr>
            <w:tcW w:w="2409" w:type="dxa"/>
          </w:tcPr>
          <w:p w14:paraId="6BC784B7" w14:textId="77777777" w:rsidR="009A0D4B" w:rsidRPr="008C4F74" w:rsidRDefault="009A0D4B" w:rsidP="00AE59F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862" w:author="Eric Boisvert" w:date="2015-11-11T13:44:00Z"/>
                <w:rFonts w:asciiTheme="minorHAnsi" w:hAnsiTheme="minorHAnsi"/>
                <w:color w:val="000000"/>
                <w:sz w:val="20"/>
                <w:szCs w:val="20"/>
                <w:lang w:val="en-CA"/>
              </w:rPr>
            </w:pPr>
            <w:ins w:id="863" w:author="Eric Boisvert" w:date="2015-11-11T13:44:00Z">
              <w:r w:rsidRPr="008C4F74">
                <w:rPr>
                  <w:rFonts w:asciiTheme="minorHAnsi" w:hAnsiTheme="minorHAnsi"/>
                  <w:color w:val="000000"/>
                  <w:sz w:val="20"/>
                  <w:szCs w:val="20"/>
                  <w:lang w:val="en-CA"/>
                </w:rPr>
                <w:t>Type</w:t>
              </w:r>
            </w:ins>
          </w:p>
        </w:tc>
        <w:tc>
          <w:tcPr>
            <w:tcW w:w="5091" w:type="dxa"/>
          </w:tcPr>
          <w:p w14:paraId="603B5032" w14:textId="77777777" w:rsidR="009A0D4B" w:rsidRPr="008C4F74" w:rsidRDefault="009A0D4B" w:rsidP="00AE59F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864" w:author="Eric Boisvert" w:date="2015-11-11T13:44:00Z"/>
                <w:rFonts w:asciiTheme="minorHAnsi" w:hAnsiTheme="minorHAnsi"/>
                <w:color w:val="000000"/>
                <w:sz w:val="20"/>
                <w:szCs w:val="20"/>
                <w:lang w:val="en-CA"/>
              </w:rPr>
            </w:pPr>
            <w:ins w:id="865" w:author="Eric Boisvert" w:date="2015-11-11T13:44:00Z">
              <w:r w:rsidRPr="008C4F74">
                <w:rPr>
                  <w:rFonts w:asciiTheme="minorHAnsi" w:hAnsiTheme="minorHAnsi"/>
                  <w:color w:val="000000"/>
                  <w:sz w:val="20"/>
                  <w:szCs w:val="20"/>
                  <w:lang w:val="en-CA"/>
                </w:rPr>
                <w:t>Description</w:t>
              </w:r>
            </w:ins>
          </w:p>
        </w:tc>
      </w:tr>
      <w:tr w:rsidR="009A0D4B" w:rsidRPr="008C4F74" w14:paraId="01A9CA44" w14:textId="77777777" w:rsidTr="00AE59F3">
        <w:trPr>
          <w:cnfStyle w:val="000000100000" w:firstRow="0" w:lastRow="0" w:firstColumn="0" w:lastColumn="0" w:oddVBand="0" w:evenVBand="0" w:oddHBand="1" w:evenHBand="0" w:firstRowFirstColumn="0" w:firstRowLastColumn="0" w:lastRowFirstColumn="0" w:lastRowLastColumn="0"/>
          <w:ins w:id="866" w:author="Eric Boisvert" w:date="2015-11-11T13:44:00Z"/>
        </w:trPr>
        <w:tc>
          <w:tcPr>
            <w:cnfStyle w:val="001000000000" w:firstRow="0" w:lastRow="0" w:firstColumn="1" w:lastColumn="0" w:oddVBand="0" w:evenVBand="0" w:oddHBand="0" w:evenHBand="0" w:firstRowFirstColumn="0" w:firstRowLastColumn="0" w:lastRowFirstColumn="0" w:lastRowLastColumn="0"/>
            <w:tcW w:w="2235" w:type="dxa"/>
          </w:tcPr>
          <w:p w14:paraId="03E58934" w14:textId="7D28158E" w:rsidR="009A0D4B" w:rsidRPr="008C4F74" w:rsidRDefault="009A0D4B" w:rsidP="00AE59F3">
            <w:pPr>
              <w:autoSpaceDE w:val="0"/>
              <w:autoSpaceDN w:val="0"/>
              <w:adjustRightInd w:val="0"/>
              <w:spacing w:after="0"/>
              <w:rPr>
                <w:ins w:id="867" w:author="Eric Boisvert" w:date="2015-11-11T13:44:00Z"/>
                <w:rFonts w:asciiTheme="minorHAnsi" w:hAnsiTheme="minorHAnsi"/>
                <w:color w:val="000000"/>
                <w:sz w:val="20"/>
                <w:szCs w:val="20"/>
                <w:lang w:val="en-CA"/>
              </w:rPr>
            </w:pPr>
            <w:ins w:id="868" w:author="Eric Boisvert" w:date="2015-11-11T13:44:00Z">
              <w:r>
                <w:rPr>
                  <w:rFonts w:asciiTheme="minorHAnsi" w:hAnsiTheme="minorHAnsi"/>
                  <w:color w:val="000000"/>
                  <w:sz w:val="20"/>
                  <w:szCs w:val="20"/>
                  <w:lang w:val="en-CA"/>
                </w:rPr>
                <w:t>layeringComposition</w:t>
              </w:r>
            </w:ins>
          </w:p>
        </w:tc>
        <w:tc>
          <w:tcPr>
            <w:tcW w:w="2409" w:type="dxa"/>
          </w:tcPr>
          <w:p w14:paraId="17CD544E" w14:textId="12A9D000" w:rsidR="009A0D4B" w:rsidRPr="008C4F74" w:rsidRDefault="009A0D4B" w:rsidP="00AE59F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869" w:author="Eric Boisvert" w:date="2015-11-11T13:44:00Z"/>
                <w:rFonts w:asciiTheme="minorHAnsi" w:hAnsiTheme="minorHAnsi"/>
                <w:color w:val="000000"/>
                <w:sz w:val="20"/>
                <w:szCs w:val="20"/>
                <w:lang w:val="en-CA"/>
              </w:rPr>
            </w:pPr>
            <w:ins w:id="870" w:author="Eric Boisvert" w:date="2015-11-11T13:44:00Z">
              <w:r>
                <w:rPr>
                  <w:rFonts w:asciiTheme="minorHAnsi" w:hAnsiTheme="minorHAnsi"/>
                  <w:color w:val="000000"/>
                  <w:sz w:val="20"/>
                  <w:szCs w:val="20"/>
                  <w:lang w:val="en-CA"/>
                </w:rPr>
                <w:t>RockMaterial</w:t>
              </w:r>
            </w:ins>
          </w:p>
        </w:tc>
        <w:tc>
          <w:tcPr>
            <w:tcW w:w="5091" w:type="dxa"/>
          </w:tcPr>
          <w:p w14:paraId="040652F9" w14:textId="471EF6F5" w:rsidR="009A0D4B" w:rsidRPr="008C4F74" w:rsidRDefault="009A0D4B" w:rsidP="00AE59F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871" w:author="Eric Boisvert" w:date="2015-11-11T13:44:00Z"/>
                <w:rFonts w:asciiTheme="minorHAnsi" w:hAnsiTheme="minorHAnsi"/>
                <w:color w:val="000000"/>
                <w:sz w:val="20"/>
                <w:szCs w:val="20"/>
                <w:lang w:val="en-CA"/>
              </w:rPr>
            </w:pPr>
            <w:ins w:id="872" w:author="Eric Boisvert" w:date="2015-11-11T13:45:00Z">
              <w:r w:rsidRPr="009A0D4B">
                <w:rPr>
                  <w:rFonts w:asciiTheme="minorHAnsi" w:hAnsiTheme="minorHAnsi"/>
                  <w:color w:val="000000"/>
                  <w:sz w:val="20"/>
                  <w:szCs w:val="20"/>
                  <w:lang w:val="en-CA"/>
                </w:rPr>
                <w:t>Describes the rock material that may define compositional layering</w:t>
              </w:r>
            </w:ins>
          </w:p>
        </w:tc>
      </w:tr>
    </w:tbl>
    <w:p w14:paraId="0F36B295" w14:textId="77777777" w:rsidR="009A0D4B" w:rsidRPr="009A0D4B" w:rsidRDefault="009A0D4B">
      <w:pPr>
        <w:rPr>
          <w:ins w:id="873" w:author="Eric Boisvert" w:date="2015-11-11T13:42:00Z"/>
        </w:rPr>
        <w:pPrChange w:id="874" w:author="Eric Boisvert" w:date="2015-11-11T13:43:00Z">
          <w:pPr>
            <w:pStyle w:val="Heading4"/>
          </w:pPr>
        </w:pPrChange>
      </w:pPr>
    </w:p>
    <w:p w14:paraId="4FF3F9A9" w14:textId="77777777" w:rsidR="009A0D4B" w:rsidRDefault="009A0D4B" w:rsidP="009A0D4B">
      <w:pPr>
        <w:pStyle w:val="Heading4"/>
        <w:rPr>
          <w:ins w:id="875" w:author="Eric Boisvert" w:date="2015-11-11T13:42:00Z"/>
        </w:rPr>
      </w:pPr>
      <w:ins w:id="876" w:author="Eric Boisvert" w:date="2015-11-11T13:42:00Z">
        <w:r>
          <w:t>DisplacementValue</w:t>
        </w:r>
      </w:ins>
    </w:p>
    <w:p w14:paraId="1C7EF173" w14:textId="77777777" w:rsidR="009A0D4B" w:rsidRPr="009A0D4B" w:rsidRDefault="009A0D4B">
      <w:pPr>
        <w:pPrChange w:id="877"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Caption"/>
      </w:pPr>
      <w:r>
        <w:t xml:space="preserve">Figure </w:t>
      </w:r>
      <w:r w:rsidR="00D632F9">
        <w:fldChar w:fldCharType="begin"/>
      </w:r>
      <w:r w:rsidR="00D632F9">
        <w:instrText xml:space="preserve"> SEQ Figure \* ARABIC </w:instrText>
      </w:r>
      <w:r w:rsidR="00D632F9">
        <w:fldChar w:fldCharType="separate"/>
      </w:r>
      <w:ins w:id="878" w:author="Eric Boisvert" w:date="2015-11-28T15:54:00Z">
        <w:r w:rsidR="00180077">
          <w:rPr>
            <w:noProof/>
          </w:rPr>
          <w:t>48</w:t>
        </w:r>
      </w:ins>
      <w:del w:id="879" w:author="Eric Boisvert" w:date="2015-10-30T04:23:00Z">
        <w:r w:rsidR="00090DCF" w:rsidDel="007D2867">
          <w:rPr>
            <w:noProof/>
          </w:rPr>
          <w:delText>46</w:delText>
        </w:r>
      </w:del>
      <w:r w:rsidR="00D632F9">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880" w:name="BKM_0148DBC7_BEFE_411F_BDA0_ED2509780C45"/>
      <w:bookmarkEnd w:id="880"/>
    </w:p>
    <w:tbl>
      <w:tblPr>
        <w:tblStyle w:val="LightShading"/>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81" w:name="BKM_3201DCDD_D133_49AE_90CB_9F86F5B18ACE"/>
            <w:bookmarkEnd w:id="881"/>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82" w:name="BKM_5AEA7724_2100_40A1_BA99_6516E4CE2A3E"/>
            <w:bookmarkEnd w:id="882"/>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883" w:name="BKM_65E9638C_341E_4069_9C8F_D8BC2F8B7601"/>
            <w:bookmarkEnd w:id="883"/>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 xml:space="preserve">A description of the age, environment and process of a </w:t>
            </w:r>
            <w:r w:rsidRPr="008C4F74">
              <w:rPr>
                <w:rFonts w:asciiTheme="minorHAnsi" w:hAnsiTheme="minorHAnsi"/>
                <w:color w:val="000000"/>
                <w:sz w:val="20"/>
                <w:szCs w:val="20"/>
                <w:lang w:val="en-CA"/>
              </w:rPr>
              <w:lastRenderedPageBreak/>
              <w:t>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t>SeparationValue</w:t>
      </w:r>
    </w:p>
    <w:p w14:paraId="02628FCE" w14:textId="77777777" w:rsidR="00777586" w:rsidRDefault="00777586" w:rsidP="00AB10FC"/>
    <w:p w14:paraId="41A1AB52" w14:textId="69D0D259" w:rsidR="00777586" w:rsidRDefault="00777586" w:rsidP="00AB10FC">
      <w:r w:rsidRPr="00777586">
        <w:t>The amount of separation displacement across a structure.</w:t>
      </w:r>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884" w:name="BKM_08A92A70_F1F3_4B2A_9DC3_7E931F02BD38"/>
      <w:bookmarkEnd w:id="884"/>
    </w:p>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885" w:name="BKM_3F7EC057_E707_4A06_A6E3_17A0DD602106"/>
            <w:bookmarkEnd w:id="885"/>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r w:rsidRPr="00777586">
        <w:t>The total amount of slip displacement along a structure.</w:t>
      </w:r>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886" w:name="BKM_5D7D3A73_2BA5_4999_B2D9_B2638FD2E3F3"/>
      <w:bookmarkEnd w:id="886"/>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887" w:name="BKM_7025CFD1_5818_4184_A744_DEA2C7504840"/>
            <w:bookmarkEnd w:id="887"/>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888" w:name="BKM_D8F0C163_8545_458E_90CD_CA5151787B07"/>
      <w:bookmarkEnd w:id="888"/>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89" w:name="BKM_C37626AA_696F_429A_B16D_4833F8339B50"/>
            <w:bookmarkEnd w:id="889"/>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0" w:name="BKM_8E0A8CD6_1952_49E4_ACE7_469172BABBA7"/>
            <w:bookmarkEnd w:id="890"/>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1" w:name="BKM_498C83DB_DFDB_4234_B978_7C656FD73043"/>
            <w:bookmarkEnd w:id="891"/>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r w:rsidRPr="00FE753A">
        <w:t>Extended descriptive properties of a fold structure.</w:t>
      </w:r>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Caption"/>
      </w:pPr>
      <w:r>
        <w:t xml:space="preserve">Figure </w:t>
      </w:r>
      <w:r w:rsidR="00D632F9">
        <w:fldChar w:fldCharType="begin"/>
      </w:r>
      <w:r w:rsidR="00D632F9">
        <w:instrText xml:space="preserve"> SEQ Figure \* ARABIC </w:instrText>
      </w:r>
      <w:r w:rsidR="00D632F9">
        <w:fldChar w:fldCharType="separate"/>
      </w:r>
      <w:ins w:id="892" w:author="Eric Boisvert" w:date="2015-11-28T15:54:00Z">
        <w:r w:rsidR="00180077">
          <w:rPr>
            <w:noProof/>
          </w:rPr>
          <w:t>49</w:t>
        </w:r>
      </w:ins>
      <w:del w:id="893" w:author="Eric Boisvert" w:date="2015-10-30T04:23:00Z">
        <w:r w:rsidR="00090DCF" w:rsidDel="007D2867">
          <w:rPr>
            <w:noProof/>
          </w:rPr>
          <w:delText>47</w:delText>
        </w:r>
      </w:del>
      <w:r w:rsidR="00D632F9">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894" w:name="BKM_D8139323_6092_443C_A360_3F3BE3361CC0"/>
      <w:bookmarkEnd w:id="894"/>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5" w:name="BKM_9F55EEFA_C0E3_452C_8F3E_4601CB5BDD65"/>
            <w:bookmarkEnd w:id="895"/>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6" w:name="BKM_B6CF2C95_A27D_49AD_BB55_36897A8B9A93"/>
            <w:bookmarkEnd w:id="896"/>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7" w:name="BKM_C47055C6_23E4_4FE1_89C3_7EA3E53F016F"/>
            <w:bookmarkEnd w:id="897"/>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8" w:name="BKM_BE3EB69A_2E9F_4015_9A53_7E29585ADF99"/>
            <w:bookmarkEnd w:id="898"/>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Variation in orientation of fold hinge along trend of fold, distinguish sheath from cylindrical folds. Specify with terminology eg sheath, dome, basin,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899" w:name="BKM_D49811C3_C3B3_4361_989B_69411D4795BC"/>
            <w:bookmarkEnd w:id="899"/>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Specification of hinge line orientation for fold. CGI_LinearOrientation allows for a term value specification or a numeric specification of either or both the trend and plunge of hinge line. kHinge plunge term examples: sub-vertical, steeply plunging, ... sub-horizontal, reclined and vertical for special cases in which hinge plunge is close to axial surface dip. 0..*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0" w:name="BKM_6411C0D6_8DBF_4DB6_A7B6_ADED17047AE5"/>
            <w:bookmarkEnd w:id="900"/>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1" w:name="BKM_2C450E0F_0DB6_4DEB_964F_DE2661303D3A"/>
            <w:bookmarkEnd w:id="901"/>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2" w:name="BKM_5CAB0B26_2CE6_42AB_B2CE_2FA413E9F025"/>
            <w:bookmarkEnd w:id="902"/>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3" w:name="BKM_FA6FE08B_7A03_4337_979E_0DF7D1B98F33"/>
            <w:bookmarkEnd w:id="903"/>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4" w:name="BKM_922E2E10_A22B_488C_B866_3D68572C1248"/>
            <w:bookmarkEnd w:id="904"/>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(axis and axial surface are parallel) produced by the same tectonic event. Sometimes referred to as a "Fold Train".</w:t>
      </w:r>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Caption"/>
      </w:pPr>
      <w:r>
        <w:t xml:space="preserve">Figure </w:t>
      </w:r>
      <w:r w:rsidR="00D632F9">
        <w:fldChar w:fldCharType="begin"/>
      </w:r>
      <w:r w:rsidR="00D632F9">
        <w:instrText xml:space="preserve"> SEQ Figure \* ARABIC </w:instrText>
      </w:r>
      <w:r w:rsidR="00D632F9">
        <w:fldChar w:fldCharType="separate"/>
      </w:r>
      <w:ins w:id="905" w:author="Eric Boisvert" w:date="2015-11-28T15:54:00Z">
        <w:r w:rsidR="00180077">
          <w:rPr>
            <w:noProof/>
          </w:rPr>
          <w:t>50</w:t>
        </w:r>
      </w:ins>
      <w:del w:id="906" w:author="Eric Boisvert" w:date="2015-10-30T04:23:00Z">
        <w:r w:rsidR="00090DCF" w:rsidDel="007D2867">
          <w:rPr>
            <w:noProof/>
          </w:rPr>
          <w:delText>48</w:delText>
        </w:r>
      </w:del>
      <w:r w:rsidR="00D632F9">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907" w:name="BKM_60CC5835_79D2_4A13_B4A8_D7D9DBF215A3"/>
      <w:bookmarkEnd w:id="907"/>
    </w:p>
    <w:tbl>
      <w:tblPr>
        <w:tblStyle w:val="LightShading"/>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8" w:name="BKM_50AAAF20_CB99_4ABC_9FAE_60AD6D1987FD"/>
            <w:bookmarkEnd w:id="908"/>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909" w:name="BKM_15CC129A_078F_4F7E_80FD_248D1D0D33F2"/>
            <w:bookmarkEnd w:id="909"/>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r w:rsidRPr="003804FE">
        <w:lastRenderedPageBreak/>
        <w:t>Extended descriptive properties of a foliation structure.</w:t>
      </w:r>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Caption"/>
      </w:pPr>
      <w:r>
        <w:t xml:space="preserve">Figure </w:t>
      </w:r>
      <w:r w:rsidR="00D632F9">
        <w:fldChar w:fldCharType="begin"/>
      </w:r>
      <w:r w:rsidR="00D632F9">
        <w:instrText xml:space="preserve"> SEQ Figure \* ARABIC </w:instrText>
      </w:r>
      <w:r w:rsidR="00D632F9">
        <w:fldChar w:fldCharType="separate"/>
      </w:r>
      <w:ins w:id="910" w:author="Eric Boisvert" w:date="2015-11-28T15:54:00Z">
        <w:r w:rsidR="00180077">
          <w:rPr>
            <w:noProof/>
          </w:rPr>
          <w:t>51</w:t>
        </w:r>
      </w:ins>
      <w:del w:id="911" w:author="Eric Boisvert" w:date="2015-10-30T04:23:00Z">
        <w:r w:rsidR="00090DCF" w:rsidDel="007D2867">
          <w:rPr>
            <w:noProof/>
          </w:rPr>
          <w:delText>49</w:delText>
        </w:r>
      </w:del>
      <w:r w:rsidR="00D632F9">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912" w:name="BKM_FDDB3C9C_445F_40FB_AB70_ED1438E267DC"/>
      <w:bookmarkEnd w:id="912"/>
    </w:p>
    <w:tbl>
      <w:tblPr>
        <w:tblStyle w:val="LightShading"/>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3" w:name="BKM_19D968ED_E9E9_4696_A463_9B8A89B9A29C"/>
            <w:bookmarkEnd w:id="913"/>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4" w:name="BKM_A9E84D60_87E8_4274_B497_38C594525434"/>
            <w:bookmarkEnd w:id="914"/>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5" w:name="BKM_F7EC3986_4D93_479D_BDAB_FDA23552D58F"/>
            <w:bookmarkEnd w:id="915"/>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6" w:name="BKM_3788366B_341E_49F9_A366_57B90FBEF589"/>
            <w:bookmarkEnd w:id="916"/>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7" w:name="BKM_472C9381_9698_46F2_8E04_2E603A1474CC"/>
            <w:bookmarkEnd w:id="917"/>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918" w:name="BKM_33E4A038_4438_4CEF_A4A6_6E8349B6FDCC"/>
            <w:bookmarkEnd w:id="918"/>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Caption"/>
      </w:pPr>
      <w:r>
        <w:t xml:space="preserve">Figure </w:t>
      </w:r>
      <w:r w:rsidR="00D632F9">
        <w:fldChar w:fldCharType="begin"/>
      </w:r>
      <w:r w:rsidR="00D632F9">
        <w:instrText xml:space="preserve"> SEQ Figure \* ARABIC </w:instrText>
      </w:r>
      <w:r w:rsidR="00D632F9">
        <w:fldChar w:fldCharType="separate"/>
      </w:r>
      <w:ins w:id="919" w:author="Eric Boisvert" w:date="2015-11-28T15:54:00Z">
        <w:r w:rsidR="00180077">
          <w:rPr>
            <w:noProof/>
          </w:rPr>
          <w:t>52</w:t>
        </w:r>
      </w:ins>
      <w:del w:id="920" w:author="Eric Boisvert" w:date="2015-10-30T04:23:00Z">
        <w:r w:rsidR="00090DCF" w:rsidDel="007D2867">
          <w:rPr>
            <w:noProof/>
          </w:rPr>
          <w:delText>50</w:delText>
        </w:r>
      </w:del>
      <w:r w:rsidR="00D632F9">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921" w:name="BKM_E32F3F79_7117_4294_86FD_A68126B03F62"/>
      <w:bookmarkEnd w:id="921"/>
    </w:p>
    <w:tbl>
      <w:tblPr>
        <w:tblStyle w:val="LightShading"/>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922" w:name="BKM_76F0AF36_F011_4216_B99A_7C75820C7A2C"/>
            <w:bookmarkEnd w:id="922"/>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923" w:name="BKM_B13360B8_167E_4DA8_A7B7_EA7DCABE7993"/>
            <w:bookmarkEnd w:id="923"/>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Caption"/>
      </w:pPr>
      <w:r>
        <w:t xml:space="preserve">Figure </w:t>
      </w:r>
      <w:r w:rsidR="00D632F9">
        <w:fldChar w:fldCharType="begin"/>
      </w:r>
      <w:r w:rsidR="00D632F9">
        <w:instrText xml:space="preserve"> SEQ Figure \* ARABIC </w:instrText>
      </w:r>
      <w:r w:rsidR="00D632F9">
        <w:fldChar w:fldCharType="separate"/>
      </w:r>
      <w:ins w:id="924" w:author="Eric Boisvert" w:date="2015-11-28T15:54:00Z">
        <w:r w:rsidR="00180077">
          <w:rPr>
            <w:noProof/>
          </w:rPr>
          <w:t>53</w:t>
        </w:r>
      </w:ins>
      <w:del w:id="925" w:author="Eric Boisvert" w:date="2015-10-30T04:23:00Z">
        <w:r w:rsidR="00090DCF" w:rsidDel="007D2867">
          <w:rPr>
            <w:noProof/>
          </w:rPr>
          <w:delText>51</w:delText>
        </w:r>
      </w:del>
      <w:r w:rsidR="00D632F9">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r w:rsidRPr="00CB339F">
        <w:t>Extended description of the characteristics of a geologic unit.</w:t>
      </w:r>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926" w:name="BKM_E8CC2926_B007_4DFB_997F_F78EC469DF9A"/>
      <w:bookmarkEnd w:id="926"/>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27" w:name="BKM_BB58E692_A1AE_4D52_B50D_8A8583AB1BE4"/>
            <w:bookmarkEnd w:id="927"/>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28" w:name="BKM_31BF4296_6E8D_413D_AA94_37BAA601A4E2"/>
            <w:bookmarkEnd w:id="928"/>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29" w:name="BKM_0CE007A8_3CE4_4605_997D_014E0E71F898"/>
            <w:bookmarkEnd w:id="929"/>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930" w:name="BKM_4ACCDAB5_D34A_4312_AB32_2B6F03610F7A"/>
            <w:bookmarkEnd w:id="930"/>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r w:rsidRPr="006045F2">
        <w:t>Extended description of the bedding characteristics of a geologic unit.</w:t>
      </w:r>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931" w:name="BKM_19472229_5BF0_45F8_BED6_B86B706423A9"/>
      <w:bookmarkEnd w:id="931"/>
    </w:p>
    <w:tbl>
      <w:tblPr>
        <w:tblStyle w:val="LightShading"/>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32" w:name="BKM_B8E145AE_8356_455D_8AF6_DD01E80B774C"/>
            <w:bookmarkEnd w:id="932"/>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33" w:name="BKM_8FB90A67_2503_406F_8326_44811B80D96C"/>
            <w:bookmarkEnd w:id="933"/>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934" w:name="BKM_32D036C1_ECEB_4E0E_8D49_567109DB3963"/>
            <w:bookmarkEnd w:id="934"/>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935" w:name="_Ref433004816"/>
      <w:r>
        <w:t xml:space="preserve">Table </w:t>
      </w:r>
      <w:r w:rsidR="00D632F9">
        <w:fldChar w:fldCharType="begin"/>
      </w:r>
      <w:r w:rsidR="00D632F9">
        <w:instrText xml:space="preserve"> SEQ Table \* ARABIC </w:instrText>
      </w:r>
      <w:r w:rsidR="00D632F9">
        <w:fldChar w:fldCharType="separate"/>
      </w:r>
      <w:r w:rsidR="004D3EF3">
        <w:rPr>
          <w:noProof/>
        </w:rPr>
        <w:t>15</w:t>
      </w:r>
      <w:r w:rsidR="00D632F9">
        <w:rPr>
          <w:noProof/>
        </w:rPr>
        <w:fldChar w:fldCharType="end"/>
      </w:r>
      <w:bookmarkEnd w:id="935"/>
      <w:r>
        <w:t xml:space="preserve"> : GeoSciML vocabularies</w:t>
      </w:r>
    </w:p>
    <w:tbl>
      <w:tblPr>
        <w:tblStyle w:val="LightShading"/>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936" w:name="_Ref432948522"/>
      <w:r w:rsidRPr="00D12552">
        <w:rPr>
          <w:lang w:val="en-CA"/>
        </w:rPr>
        <w:t xml:space="preserve">GeoSciML </w:t>
      </w:r>
      <w:r>
        <w:rPr>
          <w:lang w:val="en-CA"/>
        </w:rPr>
        <w:t>GeologicTime</w:t>
      </w:r>
      <w:r w:rsidRPr="00D12552">
        <w:rPr>
          <w:lang w:val="en-CA"/>
        </w:rPr>
        <w:t xml:space="preserve"> </w:t>
      </w:r>
      <w:ins w:id="937" w:author="Eric Boisvert" w:date="2015-11-03T05:15:00Z">
        <w:r w:rsidR="004F0DC1">
          <w:rPr>
            <w:lang w:val="en-CA"/>
          </w:rPr>
          <w:t xml:space="preserve">Abstract </w:t>
        </w:r>
      </w:ins>
      <w:r w:rsidRPr="00D12552">
        <w:rPr>
          <w:lang w:val="en-CA"/>
        </w:rPr>
        <w:t>Requirements Class</w:t>
      </w:r>
      <w:bookmarkEnd w:id="936"/>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Caption"/>
        <w:rPr>
          <w:lang w:val="en-CA"/>
        </w:rPr>
      </w:pPr>
      <w:r>
        <w:t xml:space="preserve">Figure </w:t>
      </w:r>
      <w:r w:rsidR="00D632F9">
        <w:fldChar w:fldCharType="begin"/>
      </w:r>
      <w:r w:rsidR="00D632F9">
        <w:instrText xml:space="preserve"> SEQ Figure \* ARABIC </w:instrText>
      </w:r>
      <w:r w:rsidR="00D632F9">
        <w:fldChar w:fldCharType="separate"/>
      </w:r>
      <w:ins w:id="938" w:author="Eric Boisvert" w:date="2015-11-28T15:54:00Z">
        <w:r w:rsidR="00180077">
          <w:rPr>
            <w:noProof/>
          </w:rPr>
          <w:t>54</w:t>
        </w:r>
      </w:ins>
      <w:del w:id="939" w:author="Eric Boisvert" w:date="2015-10-30T04:23:00Z">
        <w:r w:rsidR="00090DCF" w:rsidDel="007D2867">
          <w:rPr>
            <w:noProof/>
          </w:rPr>
          <w:delText>52</w:delText>
        </w:r>
      </w:del>
      <w:r w:rsidR="00D632F9">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Caption"/>
      </w:pPr>
      <w:r>
        <w:t xml:space="preserve">Figure </w:t>
      </w:r>
      <w:r w:rsidR="00D632F9">
        <w:fldChar w:fldCharType="begin"/>
      </w:r>
      <w:r w:rsidR="00D632F9">
        <w:instrText xml:space="preserve"> SEQ Figure \* ARABIC </w:instrText>
      </w:r>
      <w:r w:rsidR="00D632F9">
        <w:fldChar w:fldCharType="separate"/>
      </w:r>
      <w:ins w:id="940" w:author="Eric Boisvert" w:date="2015-11-28T15:54:00Z">
        <w:r w:rsidR="00180077">
          <w:rPr>
            <w:noProof/>
          </w:rPr>
          <w:t>55</w:t>
        </w:r>
      </w:ins>
      <w:del w:id="941" w:author="Eric Boisvert" w:date="2015-10-30T04:23:00Z">
        <w:r w:rsidR="00090DCF" w:rsidDel="007D2867">
          <w:rPr>
            <w:noProof/>
          </w:rPr>
          <w:delText>53</w:delText>
        </w:r>
      </w:del>
      <w:r w:rsidR="00D632F9">
        <w:rPr>
          <w:noProof/>
        </w:rPr>
        <w:fldChar w:fldCharType="end"/>
      </w:r>
      <w:r>
        <w:t>: Geologic Time summary diagram</w:t>
      </w:r>
    </w:p>
    <w:p w14:paraId="1B5DD8CD" w14:textId="60B4F9D0" w:rsidR="008F4E9C" w:rsidRDefault="008F4E9C" w:rsidP="00D81A7B">
      <w:pPr>
        <w:pStyle w:val="Heading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Caption"/>
      </w:pPr>
      <w:r>
        <w:t xml:space="preserve">Figure </w:t>
      </w:r>
      <w:r w:rsidR="00D632F9">
        <w:fldChar w:fldCharType="begin"/>
      </w:r>
      <w:r w:rsidR="00D632F9">
        <w:instrText xml:space="preserve"> SEQ Figure \* ARABIC </w:instrText>
      </w:r>
      <w:r w:rsidR="00D632F9">
        <w:fldChar w:fldCharType="separate"/>
      </w:r>
      <w:ins w:id="942" w:author="Eric Boisvert" w:date="2015-11-28T15:54:00Z">
        <w:r w:rsidR="00180077">
          <w:rPr>
            <w:noProof/>
          </w:rPr>
          <w:t>56</w:t>
        </w:r>
      </w:ins>
      <w:del w:id="943" w:author="Eric Boisvert" w:date="2015-10-30T04:23:00Z">
        <w:r w:rsidR="00090DCF" w:rsidDel="007D2867">
          <w:rPr>
            <w:noProof/>
          </w:rPr>
          <w:delText>54</w:delText>
        </w:r>
      </w:del>
      <w:r w:rsidR="00D632F9">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Caption"/>
      </w:pPr>
      <w:r>
        <w:t xml:space="preserve">Figure </w:t>
      </w:r>
      <w:r w:rsidR="00D632F9">
        <w:fldChar w:fldCharType="begin"/>
      </w:r>
      <w:r w:rsidR="00D632F9">
        <w:instrText xml:space="preserve"> SEQ Figure \* ARABIC </w:instrText>
      </w:r>
      <w:r w:rsidR="00D632F9">
        <w:fldChar w:fldCharType="separate"/>
      </w:r>
      <w:ins w:id="944" w:author="Eric Boisvert" w:date="2015-11-28T15:54:00Z">
        <w:r w:rsidR="00180077">
          <w:rPr>
            <w:noProof/>
          </w:rPr>
          <w:t>57</w:t>
        </w:r>
      </w:ins>
      <w:del w:id="945" w:author="Eric Boisvert" w:date="2015-10-30T04:23:00Z">
        <w:r w:rsidR="00090DCF" w:rsidDel="007D2867">
          <w:rPr>
            <w:noProof/>
          </w:rPr>
          <w:delText>55</w:delText>
        </w:r>
      </w:del>
      <w:r w:rsidR="00D632F9">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946" w:name="BKM_58D632CF_BB56_4A60_B802_C78FC42B4B0D"/>
      <w:bookmarkEnd w:id="946"/>
    </w:p>
    <w:tbl>
      <w:tblPr>
        <w:tblStyle w:val="LightShading"/>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47" w:name="BKM_B8B6E400_425B_496D_997B_63F3369FC8C6"/>
            <w:bookmarkEnd w:id="947"/>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48" w:name="BKM_0A8B18AD_F79E_4E63_8D17_DE2C48F3AF42"/>
            <w:bookmarkEnd w:id="948"/>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949" w:name="BKM_F023F8DE_07B5_4FF5_8335_917836DF40EC"/>
            <w:bookmarkEnd w:id="949"/>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Caption"/>
      </w:pPr>
      <w:r>
        <w:t xml:space="preserve">Figure </w:t>
      </w:r>
      <w:r w:rsidR="00D632F9">
        <w:fldChar w:fldCharType="begin"/>
      </w:r>
      <w:r w:rsidR="00D632F9">
        <w:instrText xml:space="preserve"> SEQ Figure \* ARABIC </w:instrText>
      </w:r>
      <w:r w:rsidR="00D632F9">
        <w:fldChar w:fldCharType="separate"/>
      </w:r>
      <w:ins w:id="950" w:author="Eric Boisvert" w:date="2015-11-28T15:54:00Z">
        <w:r w:rsidR="00180077">
          <w:rPr>
            <w:noProof/>
          </w:rPr>
          <w:t>58</w:t>
        </w:r>
      </w:ins>
      <w:del w:id="951" w:author="Eric Boisvert" w:date="2015-10-30T04:23:00Z">
        <w:r w:rsidR="00090DCF" w:rsidDel="007D2867">
          <w:rPr>
            <w:noProof/>
          </w:rPr>
          <w:delText>56</w:delText>
        </w:r>
      </w:del>
      <w:r w:rsidR="00D632F9">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952" w:name="BKM_1C0FB01B_F4A6_4733_BA06_87BA9B2415C9"/>
      <w:bookmarkEnd w:id="952"/>
    </w:p>
    <w:tbl>
      <w:tblPr>
        <w:tblStyle w:val="LightShading"/>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3" w:name="BKM_FF29DAEB_3E4E_4D00_B3A1_D0E4D913A1D2"/>
            <w:bookmarkEnd w:id="953"/>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4" w:name="BKM_2769F637_48D7_42F4_B567_915886458F2C"/>
            <w:bookmarkEnd w:id="954"/>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5" w:name="BKM_DAEF393B_8D05_4043_87C1_9038BA957915"/>
            <w:bookmarkEnd w:id="955"/>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956" w:name="BKM_45E678ED_7B83_4A86_A4BD_BC55352F39D9"/>
            <w:bookmarkEnd w:id="956"/>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Caption"/>
      </w:pPr>
      <w:r>
        <w:t xml:space="preserve">Figure </w:t>
      </w:r>
      <w:r w:rsidR="00D632F9">
        <w:fldChar w:fldCharType="begin"/>
      </w:r>
      <w:r w:rsidR="00D632F9">
        <w:instrText xml:space="preserve"> SEQ Figure \* ARABIC </w:instrText>
      </w:r>
      <w:r w:rsidR="00D632F9">
        <w:fldChar w:fldCharType="separate"/>
      </w:r>
      <w:ins w:id="957" w:author="Eric Boisvert" w:date="2015-11-28T15:54:00Z">
        <w:r w:rsidR="00180077">
          <w:rPr>
            <w:noProof/>
          </w:rPr>
          <w:t>59</w:t>
        </w:r>
      </w:ins>
      <w:del w:id="958" w:author="Eric Boisvert" w:date="2015-10-30T04:23:00Z">
        <w:r w:rsidR="00090DCF" w:rsidDel="007D2867">
          <w:rPr>
            <w:noProof/>
          </w:rPr>
          <w:delText>57</w:delText>
        </w:r>
      </w:del>
      <w:r w:rsidR="00D632F9">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284363B9" w14:textId="3178301D" w:rsidR="00FB5641"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2EAFC5C8" w:rsidR="00B0615B" w:rsidRDefault="00FB5641"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ins w:id="959" w:author="Eric Boisvert" w:date="2015-11-11T12:12:00Z">
              <w:r w:rsidRPr="00FB5641">
                <w:rPr>
                  <w:rFonts w:asciiTheme="minorHAnsi" w:hAnsiTheme="minorHAnsi"/>
                  <w:color w:val="000000"/>
                  <w:sz w:val="20"/>
                  <w:szCs w:val="20"/>
                  <w:lang w:val="en-CA"/>
                </w:rPr>
                <w:t>TimeOrdinalEra composing the TimeOrdinalReferenceSystem</w:t>
              </w:r>
            </w:ins>
            <w:del w:id="960" w:author="Eric Boisvert" w:date="2015-11-11T12:12:00Z">
              <w:r w:rsidR="00B0615B" w:rsidDel="00FB5641">
                <w:rPr>
                  <w:rFonts w:asciiTheme="minorHAnsi" w:hAnsiTheme="minorHAns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75F0898E" w:rsidR="00B0615B" w:rsidRPr="00024B9A" w:rsidDel="00FB5641" w:rsidRDefault="00FB5641"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961" w:author="Eric Boisvert" w:date="2015-11-11T12:10:00Z"/>
                <w:rFonts w:asciiTheme="minorHAnsi" w:hAnsiTheme="minorHAnsi"/>
                <w:color w:val="000000"/>
                <w:sz w:val="20"/>
                <w:szCs w:val="20"/>
                <w:lang w:val="en-CA"/>
              </w:rPr>
            </w:pPr>
            <w:ins w:id="962" w:author="Eric Boisvert" w:date="2015-11-11T12:10:00Z">
              <w:r w:rsidRPr="00FB5641">
                <w:rPr>
                  <w:rFonts w:asciiTheme="minorHAnsi" w:hAnsiTheme="minorHAnsi"/>
                  <w:color w:val="000000"/>
                  <w:sz w:val="20"/>
                  <w:szCs w:val="20"/>
                  <w:lang w:val="en-CA"/>
                </w:rPr>
                <w:t>Subdivisions of TimeOrdinalEra</w:t>
              </w:r>
            </w:ins>
            <w:del w:id="963" w:author="Eric Boisvert" w:date="2015-11-11T12:10:00Z">
              <w:r w:rsidR="00B0615B" w:rsidDel="00FB5641">
                <w:rPr>
                  <w:rFonts w:asciiTheme="minorHAnsi" w:hAnsiTheme="minorHAnsi"/>
                  <w:color w:val="000000"/>
                  <w:sz w:val="20"/>
                  <w:szCs w:val="20"/>
                  <w:lang w:val="en-CA"/>
                </w:rPr>
                <w:delText>Sub division of this era</w:delText>
              </w:r>
            </w:del>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r w:rsidRPr="00B0615B">
        <w:t>A point in Earth's history which bounds a TimeOrdinalEra.</w:t>
      </w:r>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964" w:name="BKM_63ECF066_EE03_4253_8744_0F86D06238D4"/>
      <w:bookmarkEnd w:id="964"/>
    </w:p>
    <w:tbl>
      <w:tblPr>
        <w:tblStyle w:val="LightShading"/>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965" w:name="BKM_87370C48_A777_490F_8AD5_7B430EEB4CC8"/>
            <w:bookmarkEnd w:id="965"/>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966" w:name="BKM_229122EC_1DA3_4235_81D3_26787B18C5E7"/>
            <w:bookmarkEnd w:id="966"/>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20858CC5" w:rsidR="00FB5641"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Caption"/>
      </w:pPr>
      <w:r>
        <w:t xml:space="preserve">Figure </w:t>
      </w:r>
      <w:r w:rsidR="00D632F9">
        <w:fldChar w:fldCharType="begin"/>
      </w:r>
      <w:r w:rsidR="00D632F9">
        <w:instrText xml:space="preserve"> SEQ Figure \* ARABIC </w:instrText>
      </w:r>
      <w:r w:rsidR="00D632F9">
        <w:fldChar w:fldCharType="separate"/>
      </w:r>
      <w:ins w:id="967" w:author="Eric Boisvert" w:date="2015-11-28T15:54:00Z">
        <w:r w:rsidR="00180077">
          <w:rPr>
            <w:noProof/>
          </w:rPr>
          <w:t>60</w:t>
        </w:r>
      </w:ins>
      <w:del w:id="968" w:author="Eric Boisvert" w:date="2015-10-30T04:23:00Z">
        <w:r w:rsidR="00090DCF" w:rsidDel="007D2867">
          <w:rPr>
            <w:noProof/>
          </w:rPr>
          <w:delText>58</w:delText>
        </w:r>
      </w:del>
      <w:r w:rsidR="00D632F9">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Caption"/>
      </w:pPr>
      <w:r>
        <w:t xml:space="preserve">Figure </w:t>
      </w:r>
      <w:r w:rsidR="00D632F9">
        <w:fldChar w:fldCharType="begin"/>
      </w:r>
      <w:r w:rsidR="00D632F9">
        <w:instrText xml:space="preserve"> SEQ Figure \* ARABIC </w:instrText>
      </w:r>
      <w:r w:rsidR="00D632F9">
        <w:fldChar w:fldCharType="separate"/>
      </w:r>
      <w:ins w:id="969" w:author="Eric Boisvert" w:date="2015-11-28T15:54:00Z">
        <w:r w:rsidR="00180077">
          <w:rPr>
            <w:noProof/>
          </w:rPr>
          <w:t>61</w:t>
        </w:r>
      </w:ins>
      <w:del w:id="970" w:author="Eric Boisvert" w:date="2015-10-30T04:23:00Z">
        <w:r w:rsidR="00090DCF" w:rsidDel="007D2867">
          <w:rPr>
            <w:noProof/>
          </w:rPr>
          <w:delText>59</w:delText>
        </w:r>
      </w:del>
      <w:r w:rsidR="00D632F9">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971" w:name="BKM_87E807D4_B547_4527_95DA_3886362CC5FC"/>
      <w:bookmarkEnd w:id="971"/>
    </w:p>
    <w:tbl>
      <w:tblPr>
        <w:tblStyle w:val="LightShading"/>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972" w:name="BKM_84F1004A_AA50_459B_B70A_65E13CA8B294"/>
            <w:bookmarkEnd w:id="972"/>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Caption"/>
      </w:pPr>
      <w:r>
        <w:t xml:space="preserve">Figure </w:t>
      </w:r>
      <w:r w:rsidR="00D632F9">
        <w:fldChar w:fldCharType="begin"/>
      </w:r>
      <w:r w:rsidR="00D632F9">
        <w:instrText xml:space="preserve"> SEQ Figure \* ARABIC </w:instrText>
      </w:r>
      <w:r w:rsidR="00D632F9">
        <w:fldChar w:fldCharType="separate"/>
      </w:r>
      <w:ins w:id="973" w:author="Eric Boisvert" w:date="2015-11-28T15:54:00Z">
        <w:r w:rsidR="00180077">
          <w:rPr>
            <w:noProof/>
          </w:rPr>
          <w:t>62</w:t>
        </w:r>
      </w:ins>
      <w:del w:id="974" w:author="Eric Boisvert" w:date="2015-10-30T04:23:00Z">
        <w:r w:rsidR="00090DCF" w:rsidDel="007D2867">
          <w:rPr>
            <w:noProof/>
          </w:rPr>
          <w:delText>60</w:delText>
        </w:r>
      </w:del>
      <w:r w:rsidR="00D632F9">
        <w:rPr>
          <w:noProof/>
        </w:rPr>
        <w:fldChar w:fldCharType="end"/>
      </w:r>
      <w:r>
        <w:t>: GeochronologyBoundary</w:t>
      </w:r>
    </w:p>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975" w:name="_Ref433005219"/>
      <w:r>
        <w:t xml:space="preserve">Table </w:t>
      </w:r>
      <w:r w:rsidR="00D632F9">
        <w:fldChar w:fldCharType="begin"/>
      </w:r>
      <w:r w:rsidR="00D632F9">
        <w:instrText xml:space="preserve"> SEQ Table \* ARABIC </w:instrText>
      </w:r>
      <w:r w:rsidR="00D632F9">
        <w:fldChar w:fldCharType="separate"/>
      </w:r>
      <w:r w:rsidR="004D3EF3">
        <w:rPr>
          <w:noProof/>
        </w:rPr>
        <w:t>16</w:t>
      </w:r>
      <w:r w:rsidR="00D632F9">
        <w:rPr>
          <w:noProof/>
        </w:rPr>
        <w:fldChar w:fldCharType="end"/>
      </w:r>
      <w:bookmarkEnd w:id="975"/>
      <w:r>
        <w:t>: Geologic time vocabulary</w:t>
      </w:r>
    </w:p>
    <w:tbl>
      <w:tblPr>
        <w:tblStyle w:val="LightShading"/>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w:t>
      </w:r>
      <w:ins w:id="976" w:author="Eric Boisvert" w:date="2015-11-03T05:15:00Z">
        <w:r w:rsidR="004F0DC1">
          <w:rPr>
            <w:lang w:val="en-CA"/>
          </w:rPr>
          <w:t xml:space="preserve">Abstract </w:t>
        </w:r>
      </w:ins>
      <w:r w:rsidRPr="00D12552">
        <w:rPr>
          <w:lang w:val="en-CA"/>
        </w:rPr>
        <w:t>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Caption"/>
        <w:rPr>
          <w:lang w:val="en-CA"/>
        </w:rPr>
      </w:pPr>
      <w:r>
        <w:t xml:space="preserve">Figure </w:t>
      </w:r>
      <w:r w:rsidR="00D632F9">
        <w:fldChar w:fldCharType="begin"/>
      </w:r>
      <w:r w:rsidR="00D632F9">
        <w:instrText xml:space="preserve"> SEQ Figure \* ARABIC </w:instrText>
      </w:r>
      <w:r w:rsidR="00D632F9">
        <w:fldChar w:fldCharType="separate"/>
      </w:r>
      <w:ins w:id="977" w:author="Eric Boisvert" w:date="2015-11-28T15:54:00Z">
        <w:r w:rsidR="00180077">
          <w:rPr>
            <w:noProof/>
          </w:rPr>
          <w:t>63</w:t>
        </w:r>
      </w:ins>
      <w:del w:id="978" w:author="Eric Boisvert" w:date="2015-10-30T04:23:00Z">
        <w:r w:rsidR="00090DCF" w:rsidDel="007D2867">
          <w:rPr>
            <w:noProof/>
          </w:rPr>
          <w:delText>61</w:delText>
        </w:r>
      </w:del>
      <w:r w:rsidR="00D632F9">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Caption"/>
        <w:rPr>
          <w:lang w:val="en-CA"/>
        </w:rPr>
      </w:pPr>
      <w:r>
        <w:t xml:space="preserve">Figure </w:t>
      </w:r>
      <w:r w:rsidR="00D632F9">
        <w:fldChar w:fldCharType="begin"/>
      </w:r>
      <w:r w:rsidR="00D632F9">
        <w:instrText xml:space="preserve"> SEQ Figure \* ARABIC </w:instrText>
      </w:r>
      <w:r w:rsidR="00D632F9">
        <w:fldChar w:fldCharType="separate"/>
      </w:r>
      <w:ins w:id="979" w:author="Eric Boisvert" w:date="2015-11-28T15:54:00Z">
        <w:r w:rsidR="00180077">
          <w:rPr>
            <w:noProof/>
          </w:rPr>
          <w:t>64</w:t>
        </w:r>
      </w:ins>
      <w:del w:id="980" w:author="Eric Boisvert" w:date="2015-10-30T04:23:00Z">
        <w:r w:rsidR="00090DCF" w:rsidDel="007D2867">
          <w:rPr>
            <w:noProof/>
          </w:rPr>
          <w:delText>62</w:delText>
        </w:r>
      </w:del>
      <w:r w:rsidR="00D632F9">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r>
        <w:rPr>
          <w:lang w:val="en-CA"/>
        </w:rPr>
        <w:t>Borehole</w:t>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Caption"/>
        <w:rPr>
          <w:lang w:val="en-CA"/>
        </w:rPr>
      </w:pPr>
      <w:r>
        <w:t xml:space="preserve">Figure </w:t>
      </w:r>
      <w:r w:rsidR="00D632F9">
        <w:fldChar w:fldCharType="begin"/>
      </w:r>
      <w:r w:rsidR="00D632F9">
        <w:instrText xml:space="preserve"> SEQ Figure \* ARABIC </w:instrText>
      </w:r>
      <w:r w:rsidR="00D632F9">
        <w:fldChar w:fldCharType="separate"/>
      </w:r>
      <w:ins w:id="981" w:author="Eric Boisvert" w:date="2015-11-28T15:54:00Z">
        <w:r w:rsidR="00180077">
          <w:rPr>
            <w:noProof/>
          </w:rPr>
          <w:t>65</w:t>
        </w:r>
      </w:ins>
      <w:del w:id="982" w:author="Eric Boisvert" w:date="2015-10-30T04:23:00Z">
        <w:r w:rsidR="00090DCF" w:rsidDel="007D2867">
          <w:rPr>
            <w:noProof/>
          </w:rPr>
          <w:delText>63</w:delText>
        </w:r>
      </w:del>
      <w:r w:rsidR="00D632F9">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Caption"/>
        <w:rPr>
          <w:lang w:val="en-CA"/>
        </w:rPr>
      </w:pPr>
      <w:r>
        <w:t xml:space="preserve">Figure </w:t>
      </w:r>
      <w:r w:rsidR="00D632F9">
        <w:fldChar w:fldCharType="begin"/>
      </w:r>
      <w:r w:rsidR="00D632F9">
        <w:instrText xml:space="preserve"> SEQ Figure \* ARABIC </w:instrText>
      </w:r>
      <w:r w:rsidR="00D632F9">
        <w:fldChar w:fldCharType="separate"/>
      </w:r>
      <w:ins w:id="983" w:author="Eric Boisvert" w:date="2015-11-28T15:54:00Z">
        <w:r w:rsidR="00180077">
          <w:rPr>
            <w:noProof/>
          </w:rPr>
          <w:t>66</w:t>
        </w:r>
      </w:ins>
      <w:del w:id="984" w:author="Eric Boisvert" w:date="2015-10-30T04:23:00Z">
        <w:r w:rsidR="00090DCF" w:rsidDel="007D2867">
          <w:rPr>
            <w:noProof/>
          </w:rPr>
          <w:delText>64</w:delText>
        </w:r>
      </w:del>
      <w:r w:rsidR="00D632F9">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985" w:name="BKM_A12417ED_F0A6_4403_85AA_20F080BAB4D5"/>
      <w:bookmarkEnd w:id="985"/>
    </w:p>
    <w:tbl>
      <w:tblPr>
        <w:tblStyle w:val="LightShading"/>
        <w:tblW w:w="9735" w:type="dxa"/>
        <w:tblLayout w:type="fixed"/>
        <w:tblLook w:val="04A0" w:firstRow="1" w:lastRow="0" w:firstColumn="1" w:lastColumn="0" w:noHBand="0" w:noVBand="1"/>
      </w:tblPr>
      <w:tblGrid>
        <w:gridCol w:w="2093"/>
        <w:gridCol w:w="2268"/>
        <w:gridCol w:w="567"/>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6" w:name="BKM_25F49F60_E3B5_4649_859A_CB23C16B4FDD"/>
            <w:bookmarkEnd w:id="986"/>
            <w:r w:rsidRPr="008B1DC6">
              <w:rPr>
                <w:rFonts w:asciiTheme="minorHAnsi" w:hAnsiTheme="minorHAnsi" w:cs="Arial"/>
                <w:color w:val="000000"/>
                <w:sz w:val="20"/>
                <w:lang w:val="en-CA"/>
              </w:rPr>
              <w:t>Name</w:t>
            </w:r>
          </w:p>
        </w:tc>
        <w:tc>
          <w:tcPr>
            <w:tcW w:w="2835" w:type="dxa"/>
            <w:gridSpan w:val="2"/>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gridSpan w:val="2"/>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7" w:name="BKM_D18D7519_9180_4B84_84F3_D595F9367FF9"/>
            <w:bookmarkEnd w:id="987"/>
            <w:r w:rsidRPr="008B1DC6">
              <w:rPr>
                <w:rFonts w:asciiTheme="minorHAnsi" w:hAnsiTheme="minorHAnsi" w:cs="Arial"/>
                <w:color w:val="000000"/>
                <w:sz w:val="20"/>
                <w:lang w:val="en-CA"/>
              </w:rPr>
              <w:t>boreholeDiameter</w:t>
            </w:r>
          </w:p>
        </w:tc>
        <w:tc>
          <w:tcPr>
            <w:tcW w:w="2835" w:type="dxa"/>
            <w:gridSpan w:val="2"/>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8" w:name="BKM_E2471C2A_7288_4681_B62D_57416C5AAFFF"/>
            <w:bookmarkEnd w:id="988"/>
            <w:r w:rsidRPr="008B1DC6">
              <w:rPr>
                <w:rFonts w:asciiTheme="minorHAnsi" w:hAnsiTheme="minorHAnsi" w:cs="Arial"/>
                <w:color w:val="000000"/>
                <w:sz w:val="20"/>
                <w:lang w:val="en-CA"/>
              </w:rPr>
              <w:t>intervalBegin</w:t>
            </w:r>
          </w:p>
        </w:tc>
        <w:tc>
          <w:tcPr>
            <w:tcW w:w="2835" w:type="dxa"/>
            <w:gridSpan w:val="2"/>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989" w:name="BKM_C67677C2_A392_4DF9_BEE3_2543E744EE8A"/>
            <w:bookmarkEnd w:id="989"/>
            <w:r w:rsidRPr="008B1DC6">
              <w:rPr>
                <w:rFonts w:asciiTheme="minorHAnsi" w:hAnsiTheme="minorHAnsi" w:cs="Arial"/>
                <w:color w:val="000000"/>
                <w:sz w:val="20"/>
                <w:lang w:val="en-CA"/>
              </w:rPr>
              <w:t>intervalEnd</w:t>
            </w:r>
          </w:p>
        </w:tc>
        <w:tc>
          <w:tcPr>
            <w:tcW w:w="2835" w:type="dxa"/>
            <w:gridSpan w:val="2"/>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777507" w:rsidRPr="00D30B51" w14:paraId="5F063AA4" w14:textId="77777777" w:rsidTr="00AE59F3">
        <w:trPr>
          <w:cnfStyle w:val="000000100000" w:firstRow="0" w:lastRow="0" w:firstColumn="0" w:lastColumn="0" w:oddVBand="0" w:evenVBand="0" w:oddHBand="1" w:evenHBand="0" w:firstRowFirstColumn="0" w:firstRowLastColumn="0" w:lastRowFirstColumn="0" w:lastRowLastColumn="0"/>
          <w:ins w:id="990" w:author="Eric Boisvert" w:date="2015-11-11T14:04:00Z"/>
        </w:trPr>
        <w:tc>
          <w:tcPr>
            <w:cnfStyle w:val="001000000000" w:firstRow="0" w:lastRow="0" w:firstColumn="1" w:lastColumn="0" w:oddVBand="0" w:evenVBand="0" w:oddHBand="0" w:evenHBand="0" w:firstRowFirstColumn="0" w:firstRowLastColumn="0" w:lastRowFirstColumn="0" w:lastRowLastColumn="0"/>
            <w:tcW w:w="2093" w:type="dxa"/>
          </w:tcPr>
          <w:p w14:paraId="0FA2C725" w14:textId="77777777" w:rsidR="00777507" w:rsidRPr="00D30B51" w:rsidRDefault="00777507" w:rsidP="00AE59F3">
            <w:pPr>
              <w:autoSpaceDE w:val="0"/>
              <w:autoSpaceDN w:val="0"/>
              <w:adjustRightInd w:val="0"/>
              <w:spacing w:after="0" w:line="240" w:lineRule="atLeast"/>
              <w:rPr>
                <w:ins w:id="991" w:author="Eric Boisvert" w:date="2015-11-11T14:04:00Z"/>
                <w:rFonts w:asciiTheme="minorHAnsi" w:hAnsiTheme="minorHAnsi" w:cs="Arial"/>
                <w:color w:val="000000"/>
                <w:sz w:val="20"/>
                <w:lang w:val="en-CA"/>
              </w:rPr>
            </w:pPr>
            <w:commentRangeStart w:id="992"/>
            <w:ins w:id="993" w:author="Eric Boisvert" w:date="2015-11-11T14:04:00Z">
              <w:r>
                <w:rPr>
                  <w:rFonts w:asciiTheme="minorHAnsi" w:hAnsiTheme="minorHAnsi" w:cs="Arial"/>
                  <w:color w:val="000000"/>
                  <w:sz w:val="20"/>
                  <w:lang w:val="en-CA"/>
                </w:rPr>
                <w:t>Interval</w:t>
              </w:r>
            </w:ins>
          </w:p>
        </w:tc>
        <w:tc>
          <w:tcPr>
            <w:tcW w:w="2268" w:type="dxa"/>
          </w:tcPr>
          <w:p w14:paraId="72BE9AEC" w14:textId="77777777" w:rsidR="00777507" w:rsidRPr="00D30B51" w:rsidRDefault="00777507" w:rsidP="00AE59F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994" w:author="Eric Boisvert" w:date="2015-11-11T14:04:00Z"/>
                <w:rFonts w:asciiTheme="minorHAnsi" w:hAnsiTheme="minorHAnsi" w:cs="Arial"/>
                <w:color w:val="000000"/>
                <w:sz w:val="20"/>
                <w:lang w:val="en-CA"/>
              </w:rPr>
            </w:pPr>
            <w:ins w:id="995" w:author="Eric Boisvert" w:date="2015-11-11T14:04:00Z">
              <w:r>
                <w:rPr>
                  <w:rFonts w:asciiTheme="minorHAnsi" w:hAnsiTheme="minorHAnsi" w:cs="Arial"/>
                  <w:color w:val="000000"/>
                  <w:sz w:val="20"/>
                  <w:lang w:val="en-CA"/>
                </w:rPr>
                <w:t>GM_Object</w:t>
              </w:r>
            </w:ins>
          </w:p>
        </w:tc>
        <w:tc>
          <w:tcPr>
            <w:tcW w:w="5374" w:type="dxa"/>
            <w:gridSpan w:val="2"/>
          </w:tcPr>
          <w:p w14:paraId="154A50B0" w14:textId="77777777" w:rsidR="00777507" w:rsidRPr="00D30B51" w:rsidRDefault="00777507" w:rsidP="00AE59F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996" w:author="Eric Boisvert" w:date="2015-11-11T14:04:00Z"/>
                <w:rFonts w:asciiTheme="minorHAnsi" w:hAnsiTheme="minorHAnsi" w:cs="Arial"/>
                <w:color w:val="000000"/>
                <w:sz w:val="20"/>
                <w:lang w:val="en-CA"/>
              </w:rPr>
            </w:pPr>
            <w:ins w:id="997" w:author="Eric Boisvert" w:date="2015-11-11T14:04:00Z">
              <w:r w:rsidRPr="00375CAA">
                <w:rPr>
                  <w:rFonts w:asciiTheme="minorHAnsi" w:hAnsiTheme="minorHAnsi" w:cs="Arial"/>
                  <w:color w:val="000000"/>
                  <w:sz w:val="20"/>
                  <w:lang w:val="en-CA"/>
                </w:rPr>
                <w:t xml:space="preserve">A shape that is a 1-D interval (eg, a "from" and "to", or "top" and "base" measurement) and uses the SRS of the containing </w:t>
              </w:r>
              <w:r w:rsidRPr="00375CAA">
                <w:rPr>
                  <w:rFonts w:asciiTheme="minorHAnsi" w:hAnsiTheme="minorHAnsi" w:cs="Arial"/>
                  <w:color w:val="000000"/>
                  <w:sz w:val="20"/>
                  <w:lang w:val="en-CA"/>
                </w:rPr>
                <w:lastRenderedPageBreak/>
                <w:t>borehole</w:t>
              </w:r>
              <w:commentRangeEnd w:id="992"/>
              <w:r>
                <w:rPr>
                  <w:rStyle w:val="CommentReference"/>
                  <w:color w:val="auto"/>
                </w:rPr>
                <w:commentReference w:id="992"/>
              </w:r>
            </w:ins>
          </w:p>
        </w:tc>
      </w:tr>
      <w:tr w:rsidR="00B3403C" w:rsidRPr="008B1DC6" w:rsidDel="001A50D4" w14:paraId="5BE3E872" w14:textId="460EBD1F" w:rsidTr="008B1DC6">
        <w:trPr>
          <w:del w:id="998" w:author="Eric Boisvert" w:date="2015-11-11T14:04:00Z"/>
        </w:trPr>
        <w:tc>
          <w:tcPr>
            <w:cnfStyle w:val="001000000000" w:firstRow="0" w:lastRow="0" w:firstColumn="1" w:lastColumn="0" w:oddVBand="0" w:evenVBand="0" w:oddHBand="0" w:evenHBand="0" w:firstRowFirstColumn="0" w:firstRowLastColumn="0" w:lastRowFirstColumn="0" w:lastRowLastColumn="0"/>
            <w:tcW w:w="2093" w:type="dxa"/>
          </w:tcPr>
          <w:p w14:paraId="39972557" w14:textId="21ACB79C" w:rsidR="00B3403C" w:rsidRPr="008B1DC6" w:rsidDel="001A50D4" w:rsidRDefault="00B3403C" w:rsidP="008B1DC6">
            <w:pPr>
              <w:autoSpaceDE w:val="0"/>
              <w:autoSpaceDN w:val="0"/>
              <w:adjustRightInd w:val="0"/>
              <w:spacing w:after="0" w:line="240" w:lineRule="atLeast"/>
              <w:rPr>
                <w:del w:id="999" w:author="Eric Boisvert" w:date="2015-11-11T14:04:00Z"/>
                <w:rFonts w:asciiTheme="minorHAnsi" w:hAnsiTheme="minorHAnsi" w:cs="Arial"/>
                <w:color w:val="000000"/>
                <w:sz w:val="20"/>
                <w:lang w:val="en-CA"/>
              </w:rPr>
            </w:pPr>
            <w:del w:id="1000" w:author="Eric Boisvert" w:date="2015-11-11T14:04:00Z">
              <w:r w:rsidDel="001A50D4">
                <w:rPr>
                  <w:rFonts w:asciiTheme="minorHAnsi" w:hAnsiTheme="minorHAnsi" w:cs="Arial"/>
                  <w:color w:val="000000"/>
                  <w:sz w:val="20"/>
                  <w:lang w:val="en-CA"/>
                </w:rPr>
                <w:lastRenderedPageBreak/>
                <w:delText>Interval</w:delText>
              </w:r>
            </w:del>
          </w:p>
        </w:tc>
        <w:tc>
          <w:tcPr>
            <w:tcW w:w="2835" w:type="dxa"/>
            <w:gridSpan w:val="2"/>
          </w:tcPr>
          <w:p w14:paraId="76805724" w14:textId="507A63DA" w:rsidR="00B3403C" w:rsidRPr="008B1DC6" w:rsidDel="001A50D4" w:rsidRDefault="00B3403C"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1001" w:author="Eric Boisvert" w:date="2015-11-11T14:04:00Z"/>
                <w:rFonts w:asciiTheme="minorHAnsi" w:hAnsiTheme="minorHAnsi" w:cs="Arial"/>
                <w:color w:val="000000"/>
                <w:sz w:val="20"/>
                <w:lang w:val="en-CA"/>
              </w:rPr>
            </w:pPr>
            <w:del w:id="1002" w:author="Eric Boisvert" w:date="2015-11-11T14:04:00Z">
              <w:r w:rsidDel="001A50D4">
                <w:rPr>
                  <w:rFonts w:asciiTheme="minorHAnsi" w:hAnsiTheme="minorHAnsi" w:cs="Arial"/>
                  <w:color w:val="000000"/>
                  <w:sz w:val="20"/>
                  <w:lang w:val="en-CA"/>
                </w:rPr>
                <w:delText>GM_Object</w:delText>
              </w:r>
            </w:del>
          </w:p>
        </w:tc>
        <w:tc>
          <w:tcPr>
            <w:tcW w:w="4807" w:type="dxa"/>
          </w:tcPr>
          <w:p w14:paraId="349BE66E" w14:textId="70F36FA3" w:rsidR="00B3403C" w:rsidRPr="008B1DC6" w:rsidDel="001A50D4" w:rsidRDefault="00B3403C"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1003" w:author="Eric Boisvert" w:date="2015-11-11T14:04:00Z"/>
                <w:rFonts w:asciiTheme="minorHAnsi" w:hAnsiTheme="minorHAnsi" w:cs="Arial"/>
                <w:color w:val="000000"/>
                <w:sz w:val="20"/>
                <w:lang w:val="en-CA"/>
              </w:rPr>
            </w:pPr>
            <w:del w:id="1004" w:author="Eric Boisvert" w:date="2015-11-11T14:04:00Z">
              <w:r w:rsidDel="001A50D4">
                <w:rPr>
                  <w:rFonts w:asciiTheme="minorHAnsi" w:hAnsiTheme="minorHAns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Caption"/>
        <w:rPr>
          <w:lang w:val="en-CA"/>
        </w:rPr>
      </w:pPr>
      <w:r>
        <w:t xml:space="preserve">Figure </w:t>
      </w:r>
      <w:r w:rsidR="00D632F9">
        <w:fldChar w:fldCharType="begin"/>
      </w:r>
      <w:r w:rsidR="00D632F9">
        <w:instrText xml:space="preserve"> SEQ Figure \* ARABIC </w:instrText>
      </w:r>
      <w:r w:rsidR="00D632F9">
        <w:fldChar w:fldCharType="separate"/>
      </w:r>
      <w:ins w:id="1005" w:author="Eric Boisvert" w:date="2015-11-28T15:54:00Z">
        <w:r w:rsidR="00180077">
          <w:rPr>
            <w:noProof/>
          </w:rPr>
          <w:t>67</w:t>
        </w:r>
      </w:ins>
      <w:del w:id="1006" w:author="Eric Boisvert" w:date="2015-10-30T04:23:00Z">
        <w:r w:rsidR="00090DCF" w:rsidDel="007D2867">
          <w:rPr>
            <w:noProof/>
          </w:rPr>
          <w:delText>65</w:delText>
        </w:r>
      </w:del>
      <w:r w:rsidR="00D632F9">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1007" w:name="BKM_73DD4A6D_1BCE_421F_B6B6_00A34E56B7BC"/>
      <w:bookmarkEnd w:id="1007"/>
    </w:p>
    <w:tbl>
      <w:tblPr>
        <w:tblStyle w:val="LightShading"/>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08" w:name="BKM_C7D17ABA_A07A_45C4_8096_F592A2DCBF59"/>
            <w:bookmarkEnd w:id="1008"/>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09" w:name="BKM_7AC10AA1_3FE2_4E49_AD1F_C27423759ACA"/>
            <w:bookmarkEnd w:id="1009"/>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10" w:name="BKM_E1DEAC71_7DFE_439E_9E4B_2C2A15DE8E14"/>
            <w:bookmarkEnd w:id="1010"/>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11" w:name="BKM_DEBFAE1D_DC46_4CB5_8920_4391F9626B7A"/>
            <w:bookmarkEnd w:id="1011"/>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1012" w:name="BKM_EB3A6321_4939_429E_A4B6_C36556700F0A"/>
            <w:bookmarkEnd w:id="1012"/>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1013"/>
            <w:r>
              <w:rPr>
                <w:rStyle w:val="reqtext"/>
                <w:lang w:val="en-CA"/>
              </w:rPr>
              <w:t>Coordinate Reference System of interval geometries SHALL use an appropriate 1D CRS</w:t>
            </w:r>
            <w:commentRangeEnd w:id="1013"/>
            <w:r>
              <w:rPr>
                <w:rStyle w:val="CommentReference"/>
                <w:rFonts w:ascii="Times New Roman" w:eastAsia="Times New Roman" w:hAnsi="Times New Roman"/>
                <w:lang w:val="en-US" w:eastAsia="en-US"/>
              </w:rPr>
              <w:commentReference w:id="1013"/>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r w:rsidRPr="00D30B51">
        <w:rPr>
          <w:lang w:val="en-CA"/>
        </w:rPr>
        <w:t>Borehole-specific index or header information.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Caption"/>
        <w:rPr>
          <w:lang w:val="en-CA"/>
        </w:rPr>
      </w:pPr>
      <w:r>
        <w:t xml:space="preserve">Figure </w:t>
      </w:r>
      <w:r w:rsidR="00D632F9">
        <w:fldChar w:fldCharType="begin"/>
      </w:r>
      <w:r w:rsidR="00D632F9">
        <w:instrText xml:space="preserve"> SEQ Figure \* ARABIC </w:instrText>
      </w:r>
      <w:r w:rsidR="00D632F9">
        <w:fldChar w:fldCharType="separate"/>
      </w:r>
      <w:ins w:id="1014" w:author="Eric Boisvert" w:date="2015-11-28T15:54:00Z">
        <w:r w:rsidR="00180077">
          <w:rPr>
            <w:noProof/>
          </w:rPr>
          <w:t>68</w:t>
        </w:r>
      </w:ins>
      <w:del w:id="1015" w:author="Eric Boisvert" w:date="2015-10-30T04:23:00Z">
        <w:r w:rsidR="00090DCF" w:rsidDel="007D2867">
          <w:rPr>
            <w:noProof/>
          </w:rPr>
          <w:delText>66</w:delText>
        </w:r>
      </w:del>
      <w:r w:rsidR="00D632F9">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1016" w:name="BKM_DD9713AD_C742_4E77_9937_E79AF8E3F761"/>
      <w:bookmarkEnd w:id="1016"/>
    </w:p>
    <w:tbl>
      <w:tblPr>
        <w:tblStyle w:val="LightShading"/>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17" w:name="BKM_138D3390_B811_48AF_8A06_0C7EE945A325"/>
            <w:bookmarkEnd w:id="1017"/>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18" w:name="BKM_7C64B668_6255_4F21_934B_ED8983B04D0C"/>
            <w:bookmarkEnd w:id="1018"/>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19" w:name="BKM_0C4AECF7_73FF_44BA_9AA0_74A2155E1FB1"/>
            <w:bookmarkEnd w:id="1019"/>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0" w:name="BKM_405E5965_47DE_4F32_A8CF_BBB50354D56F"/>
            <w:bookmarkEnd w:id="1020"/>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1" w:name="BKM_8793A391_7A4C_4EEB_B8CF_F9D3F0D2716E"/>
            <w:bookmarkEnd w:id="1021"/>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2" w:name="BKM_3186C02E_BB7D_4207_BBD4_E76B02D0C894"/>
            <w:bookmarkEnd w:id="1022"/>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3" w:name="BKM_88BD49B2_8659_4CF8_BF4A_6EB59EB7D01A"/>
            <w:bookmarkEnd w:id="1023"/>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4" w:name="BKM_EDF197A9_47A0_4D71_AC33_859957294ED6"/>
            <w:bookmarkEnd w:id="1024"/>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1025" w:name="BKM_F8F0AC0D_621F_42A5_92B3_5F5CC6F39AD8"/>
            <w:bookmarkEnd w:id="1025"/>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Caption"/>
        <w:rPr>
          <w:lang w:val="en-CA"/>
        </w:rPr>
      </w:pPr>
      <w:r>
        <w:t xml:space="preserve">Figure </w:t>
      </w:r>
      <w:r w:rsidR="00D632F9">
        <w:fldChar w:fldCharType="begin"/>
      </w:r>
      <w:r w:rsidR="00D632F9">
        <w:instrText xml:space="preserve"> SEQ Figure \* ARABIC </w:instrText>
      </w:r>
      <w:r w:rsidR="00D632F9">
        <w:fldChar w:fldCharType="separate"/>
      </w:r>
      <w:ins w:id="1026" w:author="Eric Boisvert" w:date="2015-11-28T15:54:00Z">
        <w:r w:rsidR="00180077">
          <w:rPr>
            <w:noProof/>
          </w:rPr>
          <w:t>69</w:t>
        </w:r>
      </w:ins>
      <w:del w:id="1027" w:author="Eric Boisvert" w:date="2015-10-30T04:23:00Z">
        <w:r w:rsidR="00090DCF" w:rsidDel="007D2867">
          <w:rPr>
            <w:noProof/>
          </w:rPr>
          <w:delText>67</w:delText>
        </w:r>
      </w:del>
      <w:r w:rsidR="00D632F9">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1028" w:name="_Ref433007016"/>
      <w:r>
        <w:t xml:space="preserve">Table </w:t>
      </w:r>
      <w:r w:rsidR="00D632F9">
        <w:fldChar w:fldCharType="begin"/>
      </w:r>
      <w:r w:rsidR="00D632F9">
        <w:instrText xml:space="preserve"> SEQ Table \* ARABIC </w:instrText>
      </w:r>
      <w:r w:rsidR="00D632F9">
        <w:fldChar w:fldCharType="separate"/>
      </w:r>
      <w:r w:rsidR="004D3EF3">
        <w:rPr>
          <w:noProof/>
        </w:rPr>
        <w:t>17</w:t>
      </w:r>
      <w:r w:rsidR="00D632F9">
        <w:rPr>
          <w:noProof/>
        </w:rPr>
        <w:fldChar w:fldCharType="end"/>
      </w:r>
      <w:bookmarkEnd w:id="1028"/>
      <w:r>
        <w:t>: Borehole vocabularies</w:t>
      </w:r>
    </w:p>
    <w:tbl>
      <w:tblPr>
        <w:tblStyle w:val="LightShading"/>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r w:rsidRPr="00D12552">
        <w:rPr>
          <w:lang w:val="en-CA"/>
        </w:rPr>
        <w:t xml:space="preserve">GeoSciML </w:t>
      </w:r>
      <w:r>
        <w:rPr>
          <w:lang w:val="en-CA"/>
        </w:rPr>
        <w:t xml:space="preserve">Laboratory </w:t>
      </w:r>
      <w:ins w:id="1029" w:author="Eric Boisvert" w:date="2015-11-03T05:15:00Z">
        <w:r w:rsidR="004F0DC1">
          <w:rPr>
            <w:lang w:val="en-CA"/>
          </w:rPr>
          <w:t xml:space="preserve">Abstract </w:t>
        </w:r>
      </w:ins>
      <w:r>
        <w:rPr>
          <w:lang w:val="en-CA"/>
        </w:rPr>
        <w:t>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1030"/>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1030"/>
      <w:r w:rsidR="00043E8E">
        <w:rPr>
          <w:rStyle w:val="CommentReference"/>
        </w:rPr>
        <w:commentReference w:id="1030"/>
      </w:r>
    </w:p>
    <w:p w14:paraId="053FE055" w14:textId="37EA7336" w:rsidR="00090DCF" w:rsidRDefault="00090DCF" w:rsidP="00090DCF">
      <w:pPr>
        <w:pStyle w:val="Caption"/>
        <w:rPr>
          <w:lang w:val="en-CA"/>
        </w:rPr>
      </w:pPr>
      <w:r>
        <w:t xml:space="preserve">Figure </w:t>
      </w:r>
      <w:r w:rsidR="00D632F9">
        <w:fldChar w:fldCharType="begin"/>
      </w:r>
      <w:r w:rsidR="00D632F9">
        <w:instrText xml:space="preserve"> SEQ Figure \* ARABIC </w:instrText>
      </w:r>
      <w:r w:rsidR="00D632F9">
        <w:fldChar w:fldCharType="separate"/>
      </w:r>
      <w:ins w:id="1031" w:author="Eric Boisvert" w:date="2015-11-28T15:54:00Z">
        <w:r w:rsidR="00180077">
          <w:rPr>
            <w:noProof/>
          </w:rPr>
          <w:t>70</w:t>
        </w:r>
      </w:ins>
      <w:del w:id="1032" w:author="Eric Boisvert" w:date="2015-10-30T04:23:00Z">
        <w:r w:rsidDel="007D2867">
          <w:rPr>
            <w:noProof/>
          </w:rPr>
          <w:delText>68</w:delText>
        </w:r>
      </w:del>
      <w:r w:rsidR="00D632F9">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103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1033"/>
            <w:r>
              <w:rPr>
                <w:rStyle w:val="CommentReference"/>
              </w:rPr>
              <w:commentReference w:id="1033"/>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Caption"/>
        <w:rPr>
          <w:lang w:val="en-CA"/>
        </w:rPr>
      </w:pPr>
      <w:r>
        <w:t xml:space="preserve">Figure </w:t>
      </w:r>
      <w:r w:rsidR="00D632F9">
        <w:fldChar w:fldCharType="begin"/>
      </w:r>
      <w:r w:rsidR="00D632F9">
        <w:instrText xml:space="preserve"> SEQ Figure \* ARABIC </w:instrText>
      </w:r>
      <w:r w:rsidR="00D632F9">
        <w:fldChar w:fldCharType="separate"/>
      </w:r>
      <w:ins w:id="1034" w:author="Eric Boisvert" w:date="2015-11-28T15:54:00Z">
        <w:r w:rsidR="00180077">
          <w:rPr>
            <w:noProof/>
          </w:rPr>
          <w:t>71</w:t>
        </w:r>
      </w:ins>
      <w:del w:id="1035" w:author="Eric Boisvert" w:date="2015-10-30T04:23:00Z">
        <w:r w:rsidR="00090DCF" w:rsidDel="007D2867">
          <w:rPr>
            <w:noProof/>
          </w:rPr>
          <w:delText>69</w:delText>
        </w:r>
      </w:del>
      <w:r w:rsidR="00D632F9">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Caption"/>
      </w:pPr>
      <w:r>
        <w:t xml:space="preserve">Figure </w:t>
      </w:r>
      <w:r w:rsidR="00D632F9">
        <w:fldChar w:fldCharType="begin"/>
      </w:r>
      <w:r w:rsidR="00D632F9">
        <w:instrText xml:space="preserve"> SEQ Figure \* ARABIC </w:instrText>
      </w:r>
      <w:r w:rsidR="00D632F9">
        <w:fldChar w:fldCharType="separate"/>
      </w:r>
      <w:ins w:id="1036" w:author="Eric Boisvert" w:date="2015-11-28T15:54:00Z">
        <w:r w:rsidR="00180077">
          <w:rPr>
            <w:noProof/>
          </w:rPr>
          <w:t>72</w:t>
        </w:r>
      </w:ins>
      <w:del w:id="1037" w:author="Eric Boisvert" w:date="2015-10-30T04:23:00Z">
        <w:r w:rsidR="00090DCF" w:rsidDel="007D2867">
          <w:rPr>
            <w:noProof/>
          </w:rPr>
          <w:delText>70</w:delText>
        </w:r>
      </w:del>
      <w:r w:rsidR="00D632F9">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1038" w:name="BKM_4320F660_2F6E_4F45_98F8_50B996AF05CA"/>
      <w:bookmarkEnd w:id="1038"/>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39" w:name="BKM_C47BB20E_AB3E_41B0_BEAF_8545314C826D"/>
            <w:bookmarkEnd w:id="1039"/>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0" w:name="BKM_5A9940B3_320D_4C85_8B41_0199FF52327B"/>
            <w:bookmarkEnd w:id="1040"/>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1" w:name="BKM_692BBE92_2CD8_471D_9014_13E6919FFDA7"/>
            <w:bookmarkEnd w:id="1041"/>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2" w:name="BKM_E14379F1_C7A7_42A6_B412_F1E01671E46F"/>
            <w:bookmarkEnd w:id="1042"/>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3" w:name="BKM_40997390_B407_46AF_928A_15F7B52273ED"/>
            <w:bookmarkEnd w:id="1043"/>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Caption"/>
      </w:pPr>
      <w:r>
        <w:t xml:space="preserve">Figure </w:t>
      </w:r>
      <w:r w:rsidR="00D632F9">
        <w:fldChar w:fldCharType="begin"/>
      </w:r>
      <w:r w:rsidR="00D632F9">
        <w:instrText xml:space="preserve"> SEQ Figure \* ARABIC </w:instrText>
      </w:r>
      <w:r w:rsidR="00D632F9">
        <w:fldChar w:fldCharType="separate"/>
      </w:r>
      <w:ins w:id="1044" w:author="Eric Boisvert" w:date="2015-11-28T15:54:00Z">
        <w:r w:rsidR="00180077">
          <w:rPr>
            <w:noProof/>
          </w:rPr>
          <w:t>73</w:t>
        </w:r>
      </w:ins>
      <w:del w:id="1045" w:author="Eric Boisvert" w:date="2015-10-30T04:23:00Z">
        <w:r w:rsidR="00090DCF" w:rsidDel="007D2867">
          <w:rPr>
            <w:noProof/>
          </w:rPr>
          <w:delText>71</w:delText>
        </w:r>
      </w:del>
      <w:r w:rsidR="00D632F9">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1046" w:name="BKM_BF1C223A_F0A6_4FC2_9EEF_88DC486F7DB4"/>
      <w:bookmarkEnd w:id="1046"/>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7" w:name="BKM_FCC3B9BB_23CF_4B5C_A83B_A898D191B651"/>
            <w:bookmarkEnd w:id="1047"/>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8" w:name="BKM_D9B59F94_645D_4A43_B06F_F3308DA82998"/>
            <w:bookmarkEnd w:id="1048"/>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1049" w:name="BKM_963C6EE0_1269_4609_B11A_C2CBF9678C56"/>
            <w:bookmarkEnd w:id="1049"/>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This association is analogous to the "parameter" attribute of OM_Observation, but in this case describes environmental or instrument setting parameters that apply to an entire analytical session (eg, voltage, current, temperature,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1050" w:author="Eric Boisvert" w:date="2015-11-11T14:10:00Z"/>
          <w:lang w:val="en-CA"/>
        </w:rPr>
      </w:pPr>
    </w:p>
    <w:p w14:paraId="0A9F4FF6" w14:textId="381FCBD2" w:rsidR="00B51AB4" w:rsidRDefault="00B51AB4" w:rsidP="00B51AB4">
      <w:pPr>
        <w:keepNext/>
      </w:pPr>
    </w:p>
    <w:p w14:paraId="74801BF7" w14:textId="77777777" w:rsidR="00D01D0C" w:rsidRDefault="00D01D0C" w:rsidP="00D01D0C">
      <w:pPr>
        <w:keepNext/>
      </w:pPr>
      <w:r>
        <w:rPr>
          <w:noProof/>
          <w:lang w:val="en-CA" w:eastAsia="en-CA"/>
        </w:rPr>
        <w:drawing>
          <wp:inline distT="0" distB="0" distL="0" distR="0" wp14:anchorId="14AF9298" wp14:editId="6B0E51E8">
            <wp:extent cx="5486400" cy="5105209"/>
            <wp:effectExtent l="0" t="0" r="0" b="63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105209"/>
                    </a:xfrm>
                    <a:prstGeom prst="rect">
                      <a:avLst/>
                    </a:prstGeom>
                    <a:noFill/>
                    <a:ln>
                      <a:noFill/>
                    </a:ln>
                  </pic:spPr>
                </pic:pic>
              </a:graphicData>
            </a:graphic>
          </wp:inline>
        </w:drawing>
      </w:r>
    </w:p>
    <w:p w14:paraId="0A42FE07" w14:textId="5AC23FAF" w:rsidR="00D01D0C" w:rsidRDefault="00D01D0C" w:rsidP="00D01D0C">
      <w:pPr>
        <w:pStyle w:val="Caption"/>
      </w:pPr>
      <w:r>
        <w:t xml:space="preserve">Figure </w:t>
      </w:r>
      <w:r w:rsidR="00D632F9">
        <w:fldChar w:fldCharType="begin"/>
      </w:r>
      <w:r w:rsidR="00D632F9">
        <w:instrText xml:space="preserve"> SEQ Figure \* ARABIC </w:instrText>
      </w:r>
      <w:r w:rsidR="00D632F9">
        <w:fldChar w:fldCharType="separate"/>
      </w:r>
      <w:r w:rsidR="00180077">
        <w:rPr>
          <w:noProof/>
        </w:rPr>
        <w:t>74</w:t>
      </w:r>
      <w:r w:rsidR="00D632F9">
        <w:rPr>
          <w:noProof/>
        </w:rPr>
        <w:fldChar w:fldCharType="end"/>
      </w:r>
      <w:r>
        <w:t xml:space="preserve">: </w:t>
      </w:r>
      <w:r w:rsidRPr="002736FE">
        <w:t>Analytical process</w:t>
      </w:r>
    </w:p>
    <w:p w14:paraId="620264FC" w14:textId="191DA961" w:rsidR="00B51AB4" w:rsidRDefault="00B51AB4" w:rsidP="00B51AB4">
      <w:pPr>
        <w:pStyle w:val="Caption"/>
      </w:pP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r w:rsidR="001A50D4" w:rsidRPr="00775DD7" w14:paraId="16B652ED" w14:textId="77777777" w:rsidTr="006A7DD0">
        <w:trPr>
          <w:cnfStyle w:val="000000100000" w:firstRow="0" w:lastRow="0" w:firstColumn="0" w:lastColumn="0" w:oddVBand="0" w:evenVBand="0" w:oddHBand="1" w:evenHBand="0" w:firstRowFirstColumn="0" w:firstRowLastColumn="0" w:lastRowFirstColumn="0" w:lastRowLastColumn="0"/>
          <w:ins w:id="1051" w:author="Eric Boisvert" w:date="2015-11-11T14:07:00Z"/>
        </w:trPr>
        <w:tc>
          <w:tcPr>
            <w:cnfStyle w:val="001000000000" w:firstRow="0" w:lastRow="0" w:firstColumn="1" w:lastColumn="0" w:oddVBand="0" w:evenVBand="0" w:oddHBand="0" w:evenHBand="0" w:firstRowFirstColumn="0" w:firstRowLastColumn="0" w:lastRowFirstColumn="0" w:lastRowLastColumn="0"/>
            <w:tcW w:w="1951" w:type="dxa"/>
          </w:tcPr>
          <w:p w14:paraId="6C51BF18" w14:textId="37FB0815" w:rsidR="001A50D4" w:rsidRDefault="001A50D4" w:rsidP="006A7DD0">
            <w:pPr>
              <w:autoSpaceDE w:val="0"/>
              <w:autoSpaceDN w:val="0"/>
              <w:adjustRightInd w:val="0"/>
              <w:spacing w:after="0" w:line="240" w:lineRule="atLeast"/>
              <w:rPr>
                <w:ins w:id="1052" w:author="Eric Boisvert" w:date="2015-11-11T14:07:00Z"/>
                <w:rFonts w:asciiTheme="minorHAnsi" w:hAnsiTheme="minorHAnsi" w:cs="Arial"/>
                <w:color w:val="000000"/>
                <w:sz w:val="20"/>
                <w:lang w:val="en-CA"/>
              </w:rPr>
            </w:pPr>
            <w:ins w:id="1053" w:author="Eric Boisvert" w:date="2015-11-11T14:07:00Z">
              <w:r>
                <w:rPr>
                  <w:rFonts w:asciiTheme="minorHAnsi" w:hAnsiTheme="minorHAnsi" w:cs="Arial"/>
                  <w:color w:val="000000"/>
                  <w:sz w:val="20"/>
                  <w:lang w:val="en-CA"/>
                </w:rPr>
                <w:t>Computation</w:t>
              </w:r>
            </w:ins>
          </w:p>
        </w:tc>
        <w:tc>
          <w:tcPr>
            <w:tcW w:w="1985" w:type="dxa"/>
          </w:tcPr>
          <w:p w14:paraId="171CE36C" w14:textId="45F801B2" w:rsidR="001A50D4" w:rsidRDefault="001A50D4" w:rsidP="00B51AB4">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1054" w:author="Eric Boisvert" w:date="2015-11-11T14:07:00Z"/>
                <w:rFonts w:asciiTheme="minorHAnsi" w:hAnsiTheme="minorHAnsi" w:cs="Arial"/>
                <w:color w:val="000000"/>
                <w:sz w:val="20"/>
                <w:lang w:val="en-CA"/>
              </w:rPr>
            </w:pPr>
            <w:ins w:id="1055" w:author="Eric Boisvert" w:date="2015-11-11T14:07:00Z">
              <w:r>
                <w:rPr>
                  <w:rFonts w:asciiTheme="minorHAnsi" w:hAnsiTheme="minorHAnsi" w:cs="Arial"/>
                  <w:color w:val="000000"/>
                  <w:sz w:val="20"/>
                  <w:lang w:val="en-CA"/>
                </w:rPr>
                <w:t>LI_ProcessStep</w:t>
              </w:r>
            </w:ins>
          </w:p>
        </w:tc>
        <w:tc>
          <w:tcPr>
            <w:tcW w:w="5799" w:type="dxa"/>
          </w:tcPr>
          <w:p w14:paraId="4A4D68B2" w14:textId="3A395ED6" w:rsidR="001A50D4" w:rsidRPr="00B51AB4" w:rsidRDefault="001A50D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1056" w:author="Eric Boisvert" w:date="2015-11-11T14:07:00Z"/>
                <w:rFonts w:asciiTheme="minorHAnsi" w:hAnsiTheme="minorHAnsi" w:cs="Arial"/>
                <w:color w:val="000000"/>
                <w:sz w:val="20"/>
                <w:lang w:val="en-CA"/>
              </w:rPr>
            </w:pPr>
            <w:ins w:id="1057" w:author="Eric Boisvert" w:date="2015-11-11T14:07:00Z">
              <w:r>
                <w:rPr>
                  <w:rFonts w:asciiTheme="minorHAnsi" w:hAnsiTheme="minorHAnsi" w:cs="Arial"/>
                  <w:color w:val="000000"/>
                  <w:sz w:val="20"/>
                  <w:lang w:val="en-CA"/>
                </w:rPr>
                <w:t>C</w:t>
              </w:r>
              <w:r w:rsidRPr="001A50D4">
                <w:rPr>
                  <w:rFonts w:asciiTheme="minorHAnsi" w:hAnsiTheme="minorHAnsi" w:cs="Arial"/>
                  <w:color w:val="000000"/>
                  <w:sz w:val="20"/>
                  <w:lang w:val="en-CA"/>
                </w:rPr>
                <w:t>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Caption"/>
      </w:pPr>
      <w:r>
        <w:t xml:space="preserve">Figure </w:t>
      </w:r>
      <w:r w:rsidR="00D632F9">
        <w:fldChar w:fldCharType="begin"/>
      </w:r>
      <w:r w:rsidR="00D632F9">
        <w:instrText xml:space="preserve"> SEQ Figure \* ARABIC </w:instrText>
      </w:r>
      <w:r w:rsidR="00D632F9">
        <w:fldChar w:fldCharType="separate"/>
      </w:r>
      <w:ins w:id="1058" w:author="Eric Boisvert" w:date="2015-11-28T15:54:00Z">
        <w:r w:rsidR="00180077">
          <w:rPr>
            <w:noProof/>
          </w:rPr>
          <w:t>75</w:t>
        </w:r>
      </w:ins>
      <w:del w:id="1059" w:author="Eric Boisvert" w:date="2015-10-30T04:23:00Z">
        <w:r w:rsidR="00090DCF" w:rsidDel="007D2867">
          <w:rPr>
            <w:noProof/>
          </w:rPr>
          <w:delText>73</w:delText>
        </w:r>
      </w:del>
      <w:r w:rsidR="00D632F9">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1060" w:name="BKM_79050478_59B4_46CF_B3EE_2B3B979B34B2"/>
      <w:bookmarkEnd w:id="1060"/>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1061" w:name="BKM_49851DB0_5102_456A_B25E_E5E16C13E2EB"/>
            <w:bookmarkEnd w:id="1061"/>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1062" w:name="BKM_B16CD918_4034_47F7_9393_204D6BE54C10"/>
            <w:bookmarkEnd w:id="1062"/>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Caption"/>
      </w:pPr>
      <w:r>
        <w:t xml:space="preserve">Figure </w:t>
      </w:r>
      <w:r w:rsidR="00D632F9">
        <w:fldChar w:fldCharType="begin"/>
      </w:r>
      <w:r w:rsidR="00D632F9">
        <w:instrText xml:space="preserve"> SEQ Figure \* ARABIC </w:instrText>
      </w:r>
      <w:r w:rsidR="00D632F9">
        <w:fldChar w:fldCharType="separate"/>
      </w:r>
      <w:ins w:id="1063" w:author="Eric Boisvert" w:date="2015-11-28T15:54:00Z">
        <w:r w:rsidR="00180077">
          <w:rPr>
            <w:noProof/>
          </w:rPr>
          <w:t>76</w:t>
        </w:r>
      </w:ins>
      <w:del w:id="1064" w:author="Eric Boisvert" w:date="2015-10-30T04:23:00Z">
        <w:r w:rsidR="00090DCF" w:rsidDel="007D2867">
          <w:rPr>
            <w:noProof/>
          </w:rPr>
          <w:delText>74</w:delText>
        </w:r>
      </w:del>
      <w:r w:rsidR="00D632F9">
        <w:rPr>
          <w:noProof/>
        </w:rPr>
        <w:fldChar w:fldCharType="end"/>
      </w:r>
      <w:r>
        <w:t>: Image</w:t>
      </w:r>
    </w:p>
    <w:p w14:paraId="1B44B20B" w14:textId="5E3C20E6" w:rsidR="00E966AA" w:rsidRPr="00E966AA" w:rsidRDefault="00E966AA" w:rsidP="00E966AA">
      <w:commentRangeStart w:id="1065"/>
      <w:r>
        <w:t xml:space="preserve">When the image is available online, </w:t>
      </w:r>
      <w:r w:rsidR="00F67178">
        <w:t>the description field should provide a link to it.</w:t>
      </w:r>
      <w:commentRangeEnd w:id="1065"/>
      <w:r w:rsidR="00F67178">
        <w:rPr>
          <w:rStyle w:val="CommentReference"/>
        </w:rPr>
        <w:commentReference w:id="106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Caption"/>
      </w:pPr>
      <w:r>
        <w:t xml:space="preserve">Figure </w:t>
      </w:r>
      <w:r w:rsidR="00D632F9">
        <w:fldChar w:fldCharType="begin"/>
      </w:r>
      <w:r w:rsidR="00D632F9">
        <w:instrText xml:space="preserve"> SEQ Figure \* ARABIC </w:instrText>
      </w:r>
      <w:r w:rsidR="00D632F9">
        <w:fldChar w:fldCharType="separate"/>
      </w:r>
      <w:ins w:id="1066" w:author="Eric Boisvert" w:date="2015-11-28T15:54:00Z">
        <w:r w:rsidR="00180077">
          <w:rPr>
            <w:noProof/>
          </w:rPr>
          <w:t>77</w:t>
        </w:r>
      </w:ins>
      <w:del w:id="1067" w:author="Eric Boisvert" w:date="2015-10-30T04:23:00Z">
        <w:r w:rsidR="00090DCF" w:rsidDel="007D2867">
          <w:rPr>
            <w:noProof/>
          </w:rPr>
          <w:delText>75</w:delText>
        </w:r>
      </w:del>
      <w:r w:rsidR="00D632F9">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1068" w:name="BKM_A1B6B909_67BC_419F_AEF9_8696BB63F29E"/>
      <w:bookmarkEnd w:id="1068"/>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Caption"/>
      </w:pPr>
      <w:r>
        <w:t xml:space="preserve">Figure </w:t>
      </w:r>
      <w:r w:rsidR="00D632F9">
        <w:fldChar w:fldCharType="begin"/>
      </w:r>
      <w:r w:rsidR="00D632F9">
        <w:instrText xml:space="preserve"> SEQ Figure \* ARABIC </w:instrText>
      </w:r>
      <w:r w:rsidR="00D632F9">
        <w:fldChar w:fldCharType="separate"/>
      </w:r>
      <w:ins w:id="1069" w:author="Eric Boisvert" w:date="2015-11-28T15:54:00Z">
        <w:r w:rsidR="00180077">
          <w:rPr>
            <w:noProof/>
          </w:rPr>
          <w:t>78</w:t>
        </w:r>
      </w:ins>
      <w:del w:id="1070" w:author="Eric Boisvert" w:date="2015-10-30T04:23:00Z">
        <w:r w:rsidR="00090DCF" w:rsidDel="007D2867">
          <w:rPr>
            <w:noProof/>
          </w:rPr>
          <w:delText>76</w:delText>
        </w:r>
      </w:del>
      <w:r w:rsidR="00D632F9">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1" w:name="BKM_0B1CA329_7FCB_4838_9738_F600EF3A8B04"/>
            <w:bookmarkEnd w:id="1071"/>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2" w:name="BKM_1D244EC3_ED85_479D_9C71_0F691EEBA5EA"/>
            <w:bookmarkEnd w:id="1072"/>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3" w:name="BKM_9712572B_F199_4830_ACFD_E9764FB58028"/>
            <w:bookmarkEnd w:id="1073"/>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4" w:name="BKM_95947C71_177C_4EA6_8B4C_94C513E8FE7E"/>
            <w:bookmarkEnd w:id="1074"/>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5" w:name="BKM_F00B629C_EDB4_449B_8603_CDBBEFBA3576"/>
            <w:bookmarkEnd w:id="1075"/>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6" w:name="BKM_B465F0F6_D0B5_40C2_8492_D188CFF84ACF"/>
            <w:bookmarkEnd w:id="1076"/>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1077" w:name="BKM_84CD8D11_428B_401E_A711_B019F6D0913D"/>
            <w:bookmarkEnd w:id="1077"/>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Caption"/>
      </w:pPr>
      <w:r>
        <w:t xml:space="preserve">Figure </w:t>
      </w:r>
      <w:r w:rsidR="00D632F9">
        <w:fldChar w:fldCharType="begin"/>
      </w:r>
      <w:r w:rsidR="00D632F9">
        <w:instrText xml:space="preserve"> SEQ Figure \* ARABIC </w:instrText>
      </w:r>
      <w:r w:rsidR="00D632F9">
        <w:fldChar w:fldCharType="separate"/>
      </w:r>
      <w:ins w:id="1078" w:author="Eric Boisvert" w:date="2015-11-28T15:54:00Z">
        <w:r w:rsidR="00180077">
          <w:rPr>
            <w:noProof/>
          </w:rPr>
          <w:t>79</w:t>
        </w:r>
      </w:ins>
      <w:del w:id="1079" w:author="Eric Boisvert" w:date="2015-10-30T04:23:00Z">
        <w:r w:rsidR="00090DCF" w:rsidDel="007D2867">
          <w:rPr>
            <w:noProof/>
          </w:rPr>
          <w:delText>77</w:delText>
        </w:r>
      </w:del>
      <w:r w:rsidR="00D632F9">
        <w:rPr>
          <w:noProof/>
        </w:rPr>
        <w:fldChar w:fldCharType="end"/>
      </w:r>
      <w:r>
        <w:t>: Geologic speciment summary diagram</w:t>
      </w:r>
    </w:p>
    <w:p w14:paraId="0C51F906" w14:textId="77777777" w:rsidR="00672D0D" w:rsidRDefault="00672D0D" w:rsidP="00672D0D">
      <w:pPr>
        <w:rPr>
          <w:ins w:id="1080" w:author="Eric Boisvert" w:date="2015-10-30T09:04:00Z"/>
        </w:rPr>
      </w:pPr>
    </w:p>
    <w:p w14:paraId="1E73370E" w14:textId="35931A19" w:rsidR="00DD569C" w:rsidDel="004D3EF3" w:rsidRDefault="00DD569C" w:rsidP="00672D0D">
      <w:pPr>
        <w:rPr>
          <w:del w:id="1081"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Caption"/>
      </w:pPr>
      <w:r>
        <w:t xml:space="preserve">Figure </w:t>
      </w:r>
      <w:r w:rsidR="00D632F9">
        <w:fldChar w:fldCharType="begin"/>
      </w:r>
      <w:r w:rsidR="00D632F9">
        <w:instrText xml:space="preserve"> SEQ Figure \* ARABIC </w:instrText>
      </w:r>
      <w:r w:rsidR="00D632F9">
        <w:fldChar w:fldCharType="separate"/>
      </w:r>
      <w:ins w:id="1082" w:author="Eric Boisvert" w:date="2015-11-28T15:54:00Z">
        <w:r w:rsidR="00180077">
          <w:rPr>
            <w:noProof/>
          </w:rPr>
          <w:t>80</w:t>
        </w:r>
      </w:ins>
      <w:del w:id="1083" w:author="Eric Boisvert" w:date="2015-10-30T04:23:00Z">
        <w:r w:rsidR="00090DCF" w:rsidDel="007D2867">
          <w:rPr>
            <w:noProof/>
          </w:rPr>
          <w:delText>78</w:delText>
        </w:r>
      </w:del>
      <w:r w:rsidR="00D632F9">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1084" w:name="BKM_A953E1E0_629C_4E85_A72E_737CDDDCFAE9"/>
      <w:bookmarkEnd w:id="1084"/>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1085" w:name="BKM_01360702_0FF9_4329_8A24_6080B84F3852"/>
            <w:bookmarkEnd w:id="1085"/>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Specimen:PreparationStep to allow details of preparation steps to be delivered (eg, filtration and mesh size, chemical additives, crushing methods, drying parameters, etc)</w:t>
      </w:r>
    </w:p>
    <w:p w14:paraId="3292B09B" w14:textId="77777777" w:rsidR="00180077" w:rsidRDefault="00180077" w:rsidP="00180077">
      <w:pPr>
        <w:keepNext/>
        <w:rPr>
          <w:ins w:id="1086" w:author="Eric Boisvert" w:date="2015-11-28T15:54:00Z"/>
        </w:rPr>
        <w:pPrChange w:id="1087" w:author="Eric Boisvert" w:date="2015-11-28T15:54:00Z">
          <w:pPr/>
        </w:pPrChange>
      </w:pPr>
      <w:ins w:id="1088" w:author="Eric Boisvert" w:date="2015-11-28T15:54:00Z">
        <w:r>
          <w:rPr>
            <w:noProof/>
            <w:lang w:val="en-CA" w:eastAsia="en-CA"/>
          </w:rPr>
          <w:lastRenderedPageBreak/>
          <w:drawing>
            <wp:inline distT="0" distB="0" distL="0" distR="0" wp14:anchorId="05FC7B6C" wp14:editId="36C188EC">
              <wp:extent cx="5486400" cy="4508147"/>
              <wp:effectExtent l="0" t="0" r="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ins>
    </w:p>
    <w:p w14:paraId="21DA6829" w14:textId="33AC7CA7" w:rsidR="00DD288D" w:rsidRDefault="00180077" w:rsidP="00180077">
      <w:pPr>
        <w:pStyle w:val="Caption"/>
        <w:rPr>
          <w:lang w:val="en-CA"/>
        </w:rPr>
        <w:pPrChange w:id="1089" w:author="Eric Boisvert" w:date="2015-11-28T15:54:00Z">
          <w:pPr/>
        </w:pPrChange>
      </w:pPr>
      <w:ins w:id="1090" w:author="Eric Boisvert" w:date="2015-11-28T15:54:00Z">
        <w:r>
          <w:t xml:space="preserve">Figure </w:t>
        </w:r>
        <w:r>
          <w:fldChar w:fldCharType="begin"/>
        </w:r>
        <w:r>
          <w:instrText xml:space="preserve"> SEQ Figure \* ARABIC </w:instrText>
        </w:r>
      </w:ins>
      <w:r>
        <w:fldChar w:fldCharType="separate"/>
      </w:r>
      <w:ins w:id="1091" w:author="Eric Boisvert" w:date="2015-11-28T15:54:00Z">
        <w:r>
          <w:rPr>
            <w:noProof/>
          </w:rPr>
          <w:t>81</w:t>
        </w:r>
        <w:r>
          <w:fldChar w:fldCharType="end"/>
        </w:r>
        <w:r>
          <w:t xml:space="preserve"> : Geologic specimen preparation</w:t>
        </w:r>
      </w:ins>
      <w:bookmarkStart w:id="1092" w:name="_GoBack"/>
      <w:bookmarkEnd w:id="1092"/>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1093" w:name="BKM_99DC7785_B09A_4EA4_AE4E_BDEDC4CCA382"/>
      <w:bookmarkEnd w:id="1093"/>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094" w:name="BKM_2563A400_6C3B_4942_8487_10D45BA1555F"/>
            <w:bookmarkEnd w:id="1094"/>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095" w:name="BKM_F3DE8415_7817_43D1_B72D_75E85103B0DD"/>
            <w:bookmarkEnd w:id="1095"/>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7777777" w:rsidR="00180077" w:rsidRDefault="00180077" w:rsidP="00180077">
      <w:pPr>
        <w:keepNext/>
        <w:rPr>
          <w:ins w:id="1096" w:author="Eric Boisvert" w:date="2015-11-28T15:52:00Z"/>
        </w:rPr>
        <w:pPrChange w:id="1097" w:author="Eric Boisvert" w:date="2015-11-28T15:52:00Z">
          <w:pPr/>
        </w:pPrChange>
      </w:pPr>
      <w:ins w:id="1098" w:author="Eric Boisvert" w:date="2015-11-28T15:52:00Z">
        <w:r>
          <w:rPr>
            <w:noProof/>
            <w:lang w:val="en-CA" w:eastAsia="en-CA"/>
          </w:rPr>
          <w:drawing>
            <wp:inline distT="0" distB="0" distL="0" distR="0" wp14:anchorId="05BDC3AC" wp14:editId="311E1007">
              <wp:extent cx="4666615" cy="4295775"/>
              <wp:effectExtent l="0" t="0" r="635"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66615" cy="4295775"/>
                      </a:xfrm>
                      <a:prstGeom prst="rect">
                        <a:avLst/>
                      </a:prstGeom>
                      <a:noFill/>
                      <a:ln>
                        <a:noFill/>
                      </a:ln>
                    </pic:spPr>
                  </pic:pic>
                </a:graphicData>
              </a:graphic>
            </wp:inline>
          </w:drawing>
        </w:r>
      </w:ins>
    </w:p>
    <w:p w14:paraId="0AA98F0B" w14:textId="53DD3FEB" w:rsidR="00DD288D" w:rsidRDefault="00180077" w:rsidP="00180077">
      <w:pPr>
        <w:pStyle w:val="Caption"/>
        <w:rPr>
          <w:lang w:val="en-CA"/>
        </w:rPr>
        <w:pPrChange w:id="1099" w:author="Eric Boisvert" w:date="2015-11-28T15:52:00Z">
          <w:pPr/>
        </w:pPrChange>
      </w:pPr>
      <w:ins w:id="1100" w:author="Eric Boisvert" w:date="2015-11-28T15:52:00Z">
        <w:r>
          <w:t xml:space="preserve">Figure </w:t>
        </w:r>
        <w:r>
          <w:fldChar w:fldCharType="begin"/>
        </w:r>
        <w:r>
          <w:instrText xml:space="preserve"> SEQ Figure \* ARABIC </w:instrText>
        </w:r>
      </w:ins>
      <w:r>
        <w:fldChar w:fldCharType="separate"/>
      </w:r>
      <w:ins w:id="1101" w:author="Eric Boisvert" w:date="2015-11-28T15:54:00Z">
        <w:r>
          <w:rPr>
            <w:noProof/>
          </w:rPr>
          <w:t>82</w:t>
        </w:r>
      </w:ins>
      <w:ins w:id="1102"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1103"/>
            <w:r>
              <w:rPr>
                <w:rStyle w:val="reqtext"/>
                <w:lang w:val="en-CA"/>
              </w:rPr>
              <w:t>In a GeoSciML instance, GeologicMethod SHALL only be used as a value for SF_Speciment::samplingMethod.</w:t>
            </w:r>
            <w:commentRangeEnd w:id="1103"/>
            <w:r>
              <w:rPr>
                <w:rStyle w:val="CommentReference"/>
                <w:rFonts w:ascii="Times New Roman" w:eastAsia="Times New Roman" w:hAnsi="Times New Roman"/>
                <w:lang w:val="en-US" w:eastAsia="en-US"/>
              </w:rPr>
              <w:commentReference w:id="1103"/>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1104" w:name="BKM_7694DED9_A4F1_4913_BBD8_F553EF63B4A9"/>
      <w:bookmarkEnd w:id="1104"/>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105" w:name="BKM_D4F19968_4426_4517_BA14_BAB7917AB647"/>
            <w:bookmarkEnd w:id="1105"/>
            <w:r w:rsidRPr="00DD288D">
              <w:rPr>
                <w:rFonts w:asciiTheme="minorHAnsi" w:hAnsiTheme="minorHAnsi" w:cs="Arial"/>
                <w:color w:val="000000"/>
                <w:sz w:val="20"/>
                <w:lang w:val="en-CA"/>
              </w:rPr>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lastRenderedPageBreak/>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1106" w:name="BKM_04EA1B0A_66CA_4B08_B485_94449A53A44A"/>
            <w:bookmarkEnd w:id="1106"/>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1107" w:name="_Ref433015177"/>
      <w:r>
        <w:rPr>
          <w:lang w:val="en-CA"/>
        </w:rPr>
        <w:t>Outcrop encoding pattern</w:t>
      </w:r>
      <w:r w:rsidR="00DD288D">
        <w:rPr>
          <w:lang w:val="en-CA"/>
        </w:rPr>
        <w:t xml:space="preserve"> (</w:t>
      </w:r>
      <w:commentRangeStart w:id="1108"/>
      <w:r w:rsidR="00DD288D">
        <w:rPr>
          <w:lang w:val="en-CA"/>
        </w:rPr>
        <w:t>Informative</w:t>
      </w:r>
      <w:commentRangeEnd w:id="1108"/>
      <w:r w:rsidR="00DD288D">
        <w:rPr>
          <w:rStyle w:val="CommentReference"/>
          <w:b w:val="0"/>
          <w:bCs w:val="0"/>
        </w:rPr>
        <w:commentReference w:id="1108"/>
      </w:r>
      <w:r w:rsidR="00DD288D">
        <w:rPr>
          <w:lang w:val="en-CA"/>
        </w:rPr>
        <w:t>)</w:t>
      </w:r>
      <w:bookmarkEnd w:id="1107"/>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Caption"/>
        <w:rPr>
          <w:lang w:val="en-CA"/>
        </w:rPr>
      </w:pPr>
      <w:r>
        <w:t xml:space="preserve">Figure </w:t>
      </w:r>
      <w:r w:rsidR="00D632F9">
        <w:fldChar w:fldCharType="begin"/>
      </w:r>
      <w:r w:rsidR="00D632F9">
        <w:instrText xml:space="preserve"> SEQ Figure \* ARABIC </w:instrText>
      </w:r>
      <w:r w:rsidR="00D632F9">
        <w:fldChar w:fldCharType="separate"/>
      </w:r>
      <w:ins w:id="1109" w:author="Eric Boisvert" w:date="2015-11-28T15:54:00Z">
        <w:r w:rsidR="00180077">
          <w:rPr>
            <w:noProof/>
          </w:rPr>
          <w:t>83</w:t>
        </w:r>
      </w:ins>
      <w:del w:id="1110" w:author="Eric Boisvert" w:date="2015-10-30T04:23:00Z">
        <w:r w:rsidR="00090DCF" w:rsidDel="007D2867">
          <w:rPr>
            <w:noProof/>
          </w:rPr>
          <w:delText>81</w:delText>
        </w:r>
      </w:del>
      <w:r w:rsidR="00D632F9">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r>
        <w:rPr>
          <w:lang w:val="en-CA"/>
        </w:rPr>
        <w:lastRenderedPageBreak/>
        <w:t>GML Encoding Requirements classes</w:t>
      </w:r>
    </w:p>
    <w:p w14:paraId="120C17FC" w14:textId="2BD270A7"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superceeds some of the ISO 19136-2007 rules </w:t>
      </w:r>
      <w:ins w:id="1111" w:author="Eric Boisvert" w:date="2015-11-03T05:22:00Z">
        <w:r w:rsidR="004F0DC1">
          <w:rPr>
            <w:lang w:val="en-CA"/>
          </w:rPr>
          <w:t xml:space="preserve">, specifically regarding clauses 11 (CodeType encoding) and </w:t>
        </w:r>
      </w:ins>
      <w:ins w:id="1112" w:author="Eric Boisvert" w:date="2015-11-03T05:23:00Z">
        <w:r w:rsidR="004F0DC1">
          <w:rPr>
            <w:lang w:val="en-CA"/>
          </w:rPr>
          <w:t xml:space="preserve">12.3 (Association encoding) </w:t>
        </w:r>
      </w:ins>
      <w:del w:id="1113" w:author="Eric Boisvert" w:date="2015-11-03T05:15:00Z">
        <w:r w:rsidR="00156903" w:rsidDel="004F0DC1">
          <w:rPr>
            <w:lang w:val="en-CA"/>
          </w:rPr>
          <w:delText>(</w:delText>
        </w:r>
      </w:del>
      <w:del w:id="1114" w:author="Eric Boisvert" w:date="2015-11-03T05:24:00Z">
        <w:r w:rsidR="00156903" w:rsidDel="007C49F8">
          <w:rPr>
            <w:lang w:val="en-CA"/>
          </w:rPr>
          <w:delText>more specifically CodeType encoding)</w:delText>
        </w:r>
      </w:del>
      <w:del w:id="1115" w:author="Eric Boisvert" w:date="2015-10-30T05:10:00Z">
        <w:r w:rsidDel="00156903">
          <w:rPr>
            <w:lang w:val="en-CA"/>
          </w:rPr>
          <w:delText xml:space="preserve"> </w:delText>
        </w:r>
      </w:del>
      <w:del w:id="1116" w:author="Eric Boisvert" w:date="2015-11-03T05:24:00Z">
        <w:r w:rsidDel="007C49F8">
          <w:rPr>
            <w:lang w:val="en-CA"/>
          </w:rPr>
          <w:delText xml:space="preserve">.  </w:delText>
        </w:r>
      </w:del>
    </w:p>
    <w:p w14:paraId="0B58FD66" w14:textId="590684E9" w:rsidR="00C648D4" w:rsidRDefault="009B3BBD" w:rsidP="009B3BBD">
      <w:pPr>
        <w:rPr>
          <w:ins w:id="1117"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1118" w:author="Eric Boisvert" w:date="2015-10-30T05:36:00Z">
          <w:pPr/>
        </w:pPrChange>
      </w:pPr>
      <w:ins w:id="1119" w:author="Eric Boisvert" w:date="2015-10-30T05:35:00Z">
        <w:r>
          <w:rPr>
            <w:lang w:val="en-CA"/>
          </w:rPr>
          <w:t>Prefixes used in examples</w:t>
        </w:r>
      </w:ins>
    </w:p>
    <w:p w14:paraId="0C2A7DBC" w14:textId="77777777" w:rsidR="00E97666" w:rsidRDefault="00E97666" w:rsidP="009B3BBD">
      <w:pPr>
        <w:rPr>
          <w:ins w:id="1120"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1121" w:author="Eric Boisvert" w:date="2015-10-30T05:36:00Z">
        <w:r w:rsidDel="00E97666">
          <w:rPr>
            <w:lang w:val="en-CA"/>
          </w:rPr>
          <w:delText xml:space="preserve">prefixes </w:delText>
        </w:r>
      </w:del>
      <w:ins w:id="1122" w:author="Eric Boisvert" w:date="2015-10-30T05:36:00Z">
        <w:r w:rsidR="00E97666">
          <w:rPr>
            <w:lang w:val="en-CA"/>
          </w:rPr>
          <w:t xml:space="preserve">namespaces mapping </w:t>
        </w:r>
      </w:ins>
      <w:r>
        <w:rPr>
          <w:lang w:val="en-CA"/>
        </w:rPr>
        <w:t xml:space="preserve">will be </w:t>
      </w:r>
      <w:del w:id="1123" w:author="Eric Boisvert" w:date="2015-10-30T05:36:00Z">
        <w:r w:rsidDel="00E97666">
          <w:rPr>
            <w:lang w:val="en-CA"/>
          </w:rPr>
          <w:delText>used</w:delText>
        </w:r>
      </w:del>
      <w:ins w:id="1124" w:author="Eric Boisvert" w:date="2015-10-30T05:36:00Z">
        <w:r w:rsidR="00E97666">
          <w:rPr>
            <w:lang w:val="en-CA"/>
          </w:rPr>
          <w:t>assumed.</w:t>
        </w:r>
      </w:ins>
    </w:p>
    <w:p w14:paraId="2127A182" w14:textId="2267FDE5" w:rsidR="001517B8" w:rsidRDefault="00380908" w:rsidP="00380908">
      <w:del w:id="1125" w:author="Eric Boisvert" w:date="2015-10-30T05:36:00Z">
        <w:r w:rsidDel="00E97666">
          <w:delText>XML snippets will use the following prefixes:</w:delText>
        </w:r>
      </w:del>
    </w:p>
    <w:tbl>
      <w:tblPr>
        <w:tblStyle w:val="LightShading"/>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D632F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0" w:history="1">
              <w:r w:rsidR="00C2184E" w:rsidRPr="009A13E8">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D632F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D632F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D632F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3"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D632F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4"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D632F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Hyperlink"/>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D632F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D632F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Hyperlink"/>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D632F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Hyperlink"/>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D632F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Hyperlink"/>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D632F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Hyperlink"/>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D632F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11" w:history="1">
              <w:r w:rsidR="001517B8" w:rsidRPr="00AE3BE7">
                <w:rPr>
                  <w:rStyle w:val="Hyperlink"/>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D632F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2" w:history="1">
              <w:r w:rsidR="001517B8" w:rsidRPr="00AE3BE7">
                <w:rPr>
                  <w:rStyle w:val="Hyperlink"/>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om</w:t>
            </w:r>
          </w:p>
        </w:tc>
        <w:tc>
          <w:tcPr>
            <w:tcW w:w="0" w:type="auto"/>
            <w:hideMark/>
          </w:tcPr>
          <w:p w14:paraId="53F16546" w14:textId="77777777" w:rsidR="001517B8" w:rsidRPr="001517B8" w:rsidRDefault="00D632F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w:t>
            </w:r>
          </w:p>
        </w:tc>
        <w:tc>
          <w:tcPr>
            <w:tcW w:w="0" w:type="auto"/>
            <w:hideMark/>
          </w:tcPr>
          <w:p w14:paraId="064616D7" w14:textId="77777777" w:rsidR="001517B8" w:rsidRPr="001517B8" w:rsidRDefault="00D632F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D632F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D632F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D632F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D632F9"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8"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D632F9"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9"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1126"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1127" w:author="Eric Boisvert" w:date="2015-10-30T05:55:00Z"/>
                <w:rFonts w:eastAsia="MS Mincho"/>
                <w:lang w:val="en-CA"/>
              </w:rPr>
            </w:pPr>
            <w:ins w:id="1128"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1129" w:author="Eric Boisvert" w:date="2015-10-30T05:55:00Z"/>
                <w:rFonts w:eastAsia="MS Mincho"/>
                <w:b/>
                <w:color w:val="0000FF"/>
                <w:sz w:val="22"/>
                <w:lang w:val="en-CA"/>
              </w:rPr>
            </w:pPr>
            <w:ins w:id="1130"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13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1131"/>
            <w:r w:rsidR="00106124">
              <w:rPr>
                <w:rStyle w:val="CommentReference"/>
              </w:rPr>
              <w:commentReference w:id="1131"/>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13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1132"/>
            <w:r w:rsidR="00106124">
              <w:rPr>
                <w:rStyle w:val="CommentReference"/>
              </w:rPr>
              <w:commentReference w:id="1132"/>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r>
        <w:rPr>
          <w:lang w:val="en-CA"/>
        </w:rPr>
        <w:lastRenderedPageBreak/>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1133"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1134"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1135"/>
      <w:r>
        <w:rPr>
          <w:lang w:val="en-CA"/>
        </w:rPr>
        <w:t>Some core rules are implemented in .sch that apply to all instances</w:t>
      </w:r>
      <w:commentRangeEnd w:id="1135"/>
      <w:r>
        <w:rPr>
          <w:rStyle w:val="CommentReference"/>
        </w:rPr>
        <w:commentReference w:id="1135"/>
      </w:r>
      <w:r w:rsidR="005B40C3">
        <w:rPr>
          <w:lang w:val="en-CA"/>
        </w:rPr>
        <w:t>.  Since this is a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1136" w:author="Eric Boisvert" w:date="2015-10-30T06:47:00Z"/>
          <w:lang w:val="en-CA"/>
        </w:rPr>
      </w:pPr>
      <w:del w:id="1137" w:author="Eric Boisvert" w:date="2015-10-30T06:47:00Z">
        <w:r w:rsidDel="00652E95">
          <w:rPr>
            <w:lang w:val="en-CA"/>
          </w:rPr>
          <w:delText>CodeList</w:delText>
        </w:r>
      </w:del>
      <w:ins w:id="1138" w:author="Eric Boisvert" w:date="2015-10-30T06:48:00Z">
        <w:r w:rsidR="00652E95">
          <w:rPr>
            <w:lang w:val="en-CA"/>
          </w:rPr>
          <w:t xml:space="preserve"> Reference</w:t>
        </w:r>
      </w:ins>
    </w:p>
    <w:p w14:paraId="5FF0D917" w14:textId="5FAE90EC" w:rsidR="00E97666" w:rsidDel="00160943" w:rsidRDefault="00E97666" w:rsidP="00AD7649">
      <w:pPr>
        <w:rPr>
          <w:del w:id="1139"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1140"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1141" w:author="Eric Boisvert" w:date="2015-10-30T06:48:00Z"/>
                <w:rStyle w:val="requri"/>
                <w:lang w:val="en-CA"/>
              </w:rPr>
            </w:pPr>
            <w:del w:id="1142"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1143" w:author="Eric Boisvert" w:date="2015-10-30T06:48:00Z"/>
                <w:rStyle w:val="reqtext"/>
                <w:lang w:val="en-CA"/>
              </w:rPr>
            </w:pPr>
            <w:del w:id="1144"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1145" w:author="Eric Boisvert" w:date="2015-10-30T06:12:00Z"/>
          <w:lang w:val="en-CA"/>
        </w:rPr>
      </w:pPr>
      <w:ins w:id="1146" w:author="Eric Boisvert" w:date="2015-10-30T05:58:00Z">
        <w:r>
          <w:rPr>
            <w:lang w:val="en-CA"/>
          </w:rPr>
          <w:t xml:space="preserve">XML document forbids the serialization </w:t>
        </w:r>
      </w:ins>
      <w:ins w:id="1147" w:author="Eric Boisvert" w:date="2015-10-30T06:03:00Z">
        <w:r>
          <w:rPr>
            <w:lang w:val="en-CA"/>
          </w:rPr>
          <w:t xml:space="preserve">of duplicate xs:ID (gml:id is of type xsd:ID) and since gml:id is a local identifier for a </w:t>
        </w:r>
      </w:ins>
      <w:ins w:id="1148" w:author="Eric Boisvert" w:date="2015-10-30T06:05:00Z">
        <w:r>
          <w:rPr>
            <w:lang w:val="en-CA"/>
          </w:rPr>
          <w:t>&lt;&lt;</w:t>
        </w:r>
      </w:ins>
      <w:ins w:id="1149" w:author="Eric Boisvert" w:date="2015-10-30T06:03:00Z">
        <w:r>
          <w:rPr>
            <w:lang w:val="en-CA"/>
          </w:rPr>
          <w:t>Type</w:t>
        </w:r>
      </w:ins>
      <w:ins w:id="1150" w:author="Eric Boisvert" w:date="2015-10-30T06:05:00Z">
        <w:r>
          <w:rPr>
            <w:lang w:val="en-CA"/>
          </w:rPr>
          <w:t>&gt;&gt;</w:t>
        </w:r>
      </w:ins>
      <w:ins w:id="1151" w:author="Eric Boisvert" w:date="2015-10-30T06:03:00Z">
        <w:r>
          <w:rPr>
            <w:lang w:val="en-CA"/>
          </w:rPr>
          <w:t>, an entity cannot be repeate</w:t>
        </w:r>
      </w:ins>
      <w:ins w:id="1152" w:author="Eric Boisvert" w:date="2015-10-30T06:05:00Z">
        <w:r>
          <w:rPr>
            <w:lang w:val="en-CA"/>
          </w:rPr>
          <w:t>d.  Property must therefore use a reference to the already serialized entity</w:t>
        </w:r>
      </w:ins>
      <w:ins w:id="1153" w:author="Eric Boisvert" w:date="2015-10-30T06:12:00Z">
        <w:r w:rsidR="00793B54">
          <w:rPr>
            <w:lang w:val="en-CA"/>
          </w:rPr>
          <w:t>.</w:t>
        </w:r>
      </w:ins>
    </w:p>
    <w:p w14:paraId="5F752F2C" w14:textId="77777777" w:rsidR="00174304" w:rsidRPr="00174304" w:rsidRDefault="00174304">
      <w:pPr>
        <w:contextualSpacing/>
        <w:rPr>
          <w:ins w:id="1154" w:author="Eric Boisvert" w:date="2015-10-30T06:30:00Z"/>
          <w:rFonts w:ascii="Courier New" w:hAnsi="Courier New" w:cs="Courier New"/>
          <w:sz w:val="20"/>
          <w:szCs w:val="20"/>
          <w:lang w:val="en-CA"/>
          <w:rPrChange w:id="1155" w:author="Eric Boisvert" w:date="2015-10-30T06:31:00Z">
            <w:rPr>
              <w:ins w:id="1156" w:author="Eric Boisvert" w:date="2015-10-30T06:30:00Z"/>
              <w:lang w:val="en-CA"/>
            </w:rPr>
          </w:rPrChange>
        </w:rPr>
        <w:pPrChange w:id="1157" w:author="Eric Boisvert" w:date="2015-10-30T06:31:00Z">
          <w:pPr/>
        </w:pPrChange>
      </w:pPr>
      <w:ins w:id="1158" w:author="Eric Boisvert" w:date="2015-10-30T06:30:00Z">
        <w:r w:rsidRPr="00174304">
          <w:rPr>
            <w:rFonts w:ascii="Courier New" w:hAnsi="Courier New" w:cs="Courier New"/>
            <w:sz w:val="20"/>
            <w:szCs w:val="20"/>
            <w:lang w:val="en-CA"/>
            <w:rPrChange w:id="1159" w:author="Eric Boisvert" w:date="2015-10-30T06:31:00Z">
              <w:rPr>
                <w:lang w:val="en-CA"/>
              </w:rPr>
            </w:rPrChange>
          </w:rPr>
          <w:t>&lt;gsmlb:GSML&gt;</w:t>
        </w:r>
      </w:ins>
    </w:p>
    <w:p w14:paraId="2D9F9469" w14:textId="77777777" w:rsidR="00174304" w:rsidRPr="00174304" w:rsidRDefault="00174304">
      <w:pPr>
        <w:contextualSpacing/>
        <w:rPr>
          <w:ins w:id="1160" w:author="Eric Boisvert" w:date="2015-10-30T06:30:00Z"/>
          <w:rFonts w:ascii="Courier New" w:hAnsi="Courier New" w:cs="Courier New"/>
          <w:sz w:val="20"/>
          <w:szCs w:val="20"/>
          <w:lang w:val="en-CA"/>
          <w:rPrChange w:id="1161" w:author="Eric Boisvert" w:date="2015-10-30T06:31:00Z">
            <w:rPr>
              <w:ins w:id="1162" w:author="Eric Boisvert" w:date="2015-10-30T06:30:00Z"/>
              <w:lang w:val="en-CA"/>
            </w:rPr>
          </w:rPrChange>
        </w:rPr>
        <w:pPrChange w:id="1163" w:author="Eric Boisvert" w:date="2015-10-30T06:31:00Z">
          <w:pPr/>
        </w:pPrChange>
      </w:pPr>
      <w:ins w:id="1164" w:author="Eric Boisvert" w:date="2015-10-30T06:30:00Z">
        <w:r w:rsidRPr="00174304">
          <w:rPr>
            <w:rFonts w:ascii="Courier New" w:hAnsi="Courier New" w:cs="Courier New"/>
            <w:sz w:val="20"/>
            <w:szCs w:val="20"/>
            <w:lang w:val="en-CA"/>
            <w:rPrChange w:id="1165" w:author="Eric Boisvert" w:date="2015-10-30T06:31:00Z">
              <w:rPr>
                <w:lang w:val="en-CA"/>
              </w:rPr>
            </w:rPrChange>
          </w:rPr>
          <w:t>&lt;gsmlb:mappedItem&gt;</w:t>
        </w:r>
      </w:ins>
    </w:p>
    <w:p w14:paraId="5E0D496C" w14:textId="77777777" w:rsidR="00174304" w:rsidRPr="00174304" w:rsidRDefault="00174304">
      <w:pPr>
        <w:contextualSpacing/>
        <w:rPr>
          <w:ins w:id="1166" w:author="Eric Boisvert" w:date="2015-10-30T06:30:00Z"/>
          <w:rFonts w:ascii="Courier New" w:hAnsi="Courier New" w:cs="Courier New"/>
          <w:sz w:val="20"/>
          <w:szCs w:val="20"/>
          <w:lang w:val="en-CA"/>
          <w:rPrChange w:id="1167" w:author="Eric Boisvert" w:date="2015-10-30T06:31:00Z">
            <w:rPr>
              <w:ins w:id="1168" w:author="Eric Boisvert" w:date="2015-10-30T06:30:00Z"/>
              <w:lang w:val="en-CA"/>
            </w:rPr>
          </w:rPrChange>
        </w:rPr>
        <w:pPrChange w:id="1169" w:author="Eric Boisvert" w:date="2015-10-30T06:31:00Z">
          <w:pPr/>
        </w:pPrChange>
      </w:pPr>
      <w:ins w:id="1170" w:author="Eric Boisvert" w:date="2015-10-30T06:30:00Z">
        <w:r w:rsidRPr="00174304">
          <w:rPr>
            <w:rFonts w:ascii="Courier New" w:hAnsi="Courier New" w:cs="Courier New"/>
            <w:sz w:val="20"/>
            <w:szCs w:val="20"/>
            <w:lang w:val="en-CA"/>
            <w:rPrChange w:id="1171" w:author="Eric Boisvert" w:date="2015-10-30T06:31:00Z">
              <w:rPr>
                <w:lang w:val="en-CA"/>
              </w:rPr>
            </w:rPrChange>
          </w:rPr>
          <w:tab/>
          <w:t>&lt;gsmlb:MappedFeature gml:id="m1"&gt;</w:t>
        </w:r>
      </w:ins>
    </w:p>
    <w:p w14:paraId="3EC6A6CD" w14:textId="77777777" w:rsidR="00174304" w:rsidRPr="00174304" w:rsidRDefault="00174304">
      <w:pPr>
        <w:contextualSpacing/>
        <w:rPr>
          <w:ins w:id="1172" w:author="Eric Boisvert" w:date="2015-10-30T06:30:00Z"/>
          <w:rFonts w:ascii="Courier New" w:hAnsi="Courier New" w:cs="Courier New"/>
          <w:sz w:val="20"/>
          <w:szCs w:val="20"/>
          <w:lang w:val="en-CA"/>
          <w:rPrChange w:id="1173" w:author="Eric Boisvert" w:date="2015-10-30T06:31:00Z">
            <w:rPr>
              <w:ins w:id="1174" w:author="Eric Boisvert" w:date="2015-10-30T06:30:00Z"/>
              <w:lang w:val="en-CA"/>
            </w:rPr>
          </w:rPrChange>
        </w:rPr>
        <w:pPrChange w:id="1175" w:author="Eric Boisvert" w:date="2015-10-30T06:31:00Z">
          <w:pPr/>
        </w:pPrChange>
      </w:pPr>
      <w:ins w:id="1176" w:author="Eric Boisvert" w:date="2015-10-30T06:30:00Z">
        <w:r w:rsidRPr="00174304">
          <w:rPr>
            <w:rFonts w:ascii="Courier New" w:hAnsi="Courier New" w:cs="Courier New"/>
            <w:sz w:val="20"/>
            <w:szCs w:val="20"/>
            <w:lang w:val="en-CA"/>
            <w:rPrChange w:id="1177" w:author="Eric Boisvert" w:date="2015-10-30T06:31:00Z">
              <w:rPr>
                <w:lang w:val="en-CA"/>
              </w:rPr>
            </w:rPrChange>
          </w:rPr>
          <w:tab/>
        </w:r>
        <w:r w:rsidRPr="00174304">
          <w:rPr>
            <w:rFonts w:ascii="Courier New" w:hAnsi="Courier New" w:cs="Courier New"/>
            <w:sz w:val="20"/>
            <w:szCs w:val="20"/>
            <w:lang w:val="en-CA"/>
            <w:rPrChange w:id="1178" w:author="Eric Boisvert" w:date="2015-10-30T06:31:00Z">
              <w:rPr>
                <w:lang w:val="en-CA"/>
              </w:rPr>
            </w:rPrChange>
          </w:rPr>
          <w:tab/>
          <w:t>&lt;gsmlb:specification&gt;</w:t>
        </w:r>
      </w:ins>
    </w:p>
    <w:p w14:paraId="65F9D5E5" w14:textId="77777777" w:rsidR="00174304" w:rsidRPr="00174304" w:rsidRDefault="00174304">
      <w:pPr>
        <w:contextualSpacing/>
        <w:rPr>
          <w:ins w:id="1179" w:author="Eric Boisvert" w:date="2015-10-30T06:30:00Z"/>
          <w:rFonts w:ascii="Courier New" w:hAnsi="Courier New" w:cs="Courier New"/>
          <w:sz w:val="20"/>
          <w:szCs w:val="20"/>
          <w:lang w:val="en-CA"/>
          <w:rPrChange w:id="1180" w:author="Eric Boisvert" w:date="2015-10-30T06:31:00Z">
            <w:rPr>
              <w:ins w:id="1181" w:author="Eric Boisvert" w:date="2015-10-30T06:30:00Z"/>
              <w:lang w:val="en-CA"/>
            </w:rPr>
          </w:rPrChange>
        </w:rPr>
        <w:pPrChange w:id="1182" w:author="Eric Boisvert" w:date="2015-10-30T06:31:00Z">
          <w:pPr/>
        </w:pPrChange>
      </w:pPr>
      <w:ins w:id="1183" w:author="Eric Boisvert" w:date="2015-10-30T06:30:00Z">
        <w:r w:rsidRPr="00174304">
          <w:rPr>
            <w:rFonts w:ascii="Courier New" w:hAnsi="Courier New" w:cs="Courier New"/>
            <w:sz w:val="20"/>
            <w:szCs w:val="20"/>
            <w:lang w:val="en-CA"/>
            <w:rPrChange w:id="1184" w:author="Eric Boisvert" w:date="2015-10-30T06:31:00Z">
              <w:rPr>
                <w:lang w:val="en-CA"/>
              </w:rPr>
            </w:rPrChange>
          </w:rPr>
          <w:tab/>
        </w:r>
        <w:r w:rsidRPr="00174304">
          <w:rPr>
            <w:rFonts w:ascii="Courier New" w:hAnsi="Courier New" w:cs="Courier New"/>
            <w:sz w:val="20"/>
            <w:szCs w:val="20"/>
            <w:lang w:val="en-CA"/>
            <w:rPrChange w:id="1185" w:author="Eric Boisvert" w:date="2015-10-30T06:31:00Z">
              <w:rPr>
                <w:lang w:val="en-CA"/>
              </w:rPr>
            </w:rPrChange>
          </w:rPr>
          <w:tab/>
        </w:r>
        <w:r w:rsidRPr="00174304">
          <w:rPr>
            <w:rFonts w:ascii="Courier New" w:hAnsi="Courier New" w:cs="Courier New"/>
            <w:sz w:val="20"/>
            <w:szCs w:val="20"/>
            <w:lang w:val="en-CA"/>
            <w:rPrChange w:id="1186" w:author="Eric Boisvert" w:date="2015-10-30T06:31:00Z">
              <w:rPr>
                <w:lang w:val="en-CA"/>
              </w:rPr>
            </w:rPrChange>
          </w:rPr>
          <w:tab/>
          <w:t>&lt;gsmlb:GeologicUnit gml:id="G1"&gt;</w:t>
        </w:r>
      </w:ins>
    </w:p>
    <w:p w14:paraId="3C8FA0B6" w14:textId="77777777" w:rsidR="00174304" w:rsidRPr="00174304" w:rsidRDefault="00174304">
      <w:pPr>
        <w:contextualSpacing/>
        <w:rPr>
          <w:ins w:id="1187" w:author="Eric Boisvert" w:date="2015-10-30T06:30:00Z"/>
          <w:rFonts w:ascii="Courier New" w:hAnsi="Courier New" w:cs="Courier New"/>
          <w:sz w:val="20"/>
          <w:szCs w:val="20"/>
          <w:lang w:val="en-CA"/>
          <w:rPrChange w:id="1188" w:author="Eric Boisvert" w:date="2015-10-30T06:31:00Z">
            <w:rPr>
              <w:ins w:id="1189" w:author="Eric Boisvert" w:date="2015-10-30T06:30:00Z"/>
              <w:lang w:val="en-CA"/>
            </w:rPr>
          </w:rPrChange>
        </w:rPr>
        <w:pPrChange w:id="1190" w:author="Eric Boisvert" w:date="2015-10-30T06:31:00Z">
          <w:pPr/>
        </w:pPrChange>
      </w:pPr>
      <w:ins w:id="1191" w:author="Eric Boisvert" w:date="2015-10-30T06:30:00Z">
        <w:r w:rsidRPr="00174304">
          <w:rPr>
            <w:rFonts w:ascii="Courier New" w:hAnsi="Courier New" w:cs="Courier New"/>
            <w:sz w:val="20"/>
            <w:szCs w:val="20"/>
            <w:lang w:val="en-CA"/>
            <w:rPrChange w:id="1192" w:author="Eric Boisvert" w:date="2015-10-30T06:31:00Z">
              <w:rPr>
                <w:lang w:val="en-CA"/>
              </w:rPr>
            </w:rPrChange>
          </w:rPr>
          <w:tab/>
        </w:r>
        <w:r w:rsidRPr="00174304">
          <w:rPr>
            <w:rFonts w:ascii="Courier New" w:hAnsi="Courier New" w:cs="Courier New"/>
            <w:sz w:val="20"/>
            <w:szCs w:val="20"/>
            <w:lang w:val="en-CA"/>
            <w:rPrChange w:id="1193" w:author="Eric Boisvert" w:date="2015-10-30T06:31:00Z">
              <w:rPr>
                <w:lang w:val="en-CA"/>
              </w:rPr>
            </w:rPrChange>
          </w:rPr>
          <w:tab/>
        </w:r>
        <w:r w:rsidRPr="00174304">
          <w:rPr>
            <w:rFonts w:ascii="Courier New" w:hAnsi="Courier New" w:cs="Courier New"/>
            <w:sz w:val="20"/>
            <w:szCs w:val="20"/>
            <w:lang w:val="en-CA"/>
            <w:rPrChange w:id="1194" w:author="Eric Boisvert" w:date="2015-10-30T06:31:00Z">
              <w:rPr>
                <w:lang w:val="en-CA"/>
              </w:rPr>
            </w:rPrChange>
          </w:rPr>
          <w:tab/>
          <w:t>...</w:t>
        </w:r>
      </w:ins>
    </w:p>
    <w:p w14:paraId="6D153CE2" w14:textId="77777777" w:rsidR="00174304" w:rsidRPr="00174304" w:rsidRDefault="00174304">
      <w:pPr>
        <w:contextualSpacing/>
        <w:rPr>
          <w:ins w:id="1195" w:author="Eric Boisvert" w:date="2015-10-30T06:30:00Z"/>
          <w:rFonts w:ascii="Courier New" w:hAnsi="Courier New" w:cs="Courier New"/>
          <w:sz w:val="20"/>
          <w:szCs w:val="20"/>
          <w:lang w:val="en-CA"/>
          <w:rPrChange w:id="1196" w:author="Eric Boisvert" w:date="2015-10-30T06:31:00Z">
            <w:rPr>
              <w:ins w:id="1197" w:author="Eric Boisvert" w:date="2015-10-30T06:30:00Z"/>
              <w:lang w:val="en-CA"/>
            </w:rPr>
          </w:rPrChange>
        </w:rPr>
        <w:pPrChange w:id="1198" w:author="Eric Boisvert" w:date="2015-10-30T06:31:00Z">
          <w:pPr/>
        </w:pPrChange>
      </w:pPr>
      <w:ins w:id="1199" w:author="Eric Boisvert" w:date="2015-10-30T06:30:00Z">
        <w:r w:rsidRPr="00174304">
          <w:rPr>
            <w:rFonts w:ascii="Courier New" w:hAnsi="Courier New" w:cs="Courier New"/>
            <w:sz w:val="20"/>
            <w:szCs w:val="20"/>
            <w:lang w:val="en-CA"/>
            <w:rPrChange w:id="1200" w:author="Eric Boisvert" w:date="2015-10-30T06:31:00Z">
              <w:rPr>
                <w:lang w:val="en-CA"/>
              </w:rPr>
            </w:rPrChange>
          </w:rPr>
          <w:tab/>
        </w:r>
        <w:r w:rsidRPr="00174304">
          <w:rPr>
            <w:rFonts w:ascii="Courier New" w:hAnsi="Courier New" w:cs="Courier New"/>
            <w:sz w:val="20"/>
            <w:szCs w:val="20"/>
            <w:lang w:val="en-CA"/>
            <w:rPrChange w:id="1201" w:author="Eric Boisvert" w:date="2015-10-30T06:31:00Z">
              <w:rPr>
                <w:lang w:val="en-CA"/>
              </w:rPr>
            </w:rPrChange>
          </w:rPr>
          <w:tab/>
        </w:r>
        <w:r w:rsidRPr="00174304">
          <w:rPr>
            <w:rFonts w:ascii="Courier New" w:hAnsi="Courier New" w:cs="Courier New"/>
            <w:sz w:val="20"/>
            <w:szCs w:val="20"/>
            <w:lang w:val="en-CA"/>
            <w:rPrChange w:id="1202" w:author="Eric Boisvert" w:date="2015-10-30T06:31:00Z">
              <w:rPr>
                <w:lang w:val="en-CA"/>
              </w:rPr>
            </w:rPrChange>
          </w:rPr>
          <w:tab/>
          <w:t>&lt;/gsmlb:GeologicUnit&gt;</w:t>
        </w:r>
      </w:ins>
    </w:p>
    <w:p w14:paraId="62CD90FA" w14:textId="77777777" w:rsidR="00174304" w:rsidRPr="00174304" w:rsidRDefault="00174304">
      <w:pPr>
        <w:contextualSpacing/>
        <w:rPr>
          <w:ins w:id="1203" w:author="Eric Boisvert" w:date="2015-10-30T06:30:00Z"/>
          <w:rFonts w:ascii="Courier New" w:hAnsi="Courier New" w:cs="Courier New"/>
          <w:sz w:val="20"/>
          <w:szCs w:val="20"/>
          <w:lang w:val="en-CA"/>
          <w:rPrChange w:id="1204" w:author="Eric Boisvert" w:date="2015-10-30T06:31:00Z">
            <w:rPr>
              <w:ins w:id="1205" w:author="Eric Boisvert" w:date="2015-10-30T06:30:00Z"/>
              <w:lang w:val="en-CA"/>
            </w:rPr>
          </w:rPrChange>
        </w:rPr>
        <w:pPrChange w:id="1206" w:author="Eric Boisvert" w:date="2015-10-30T06:31:00Z">
          <w:pPr/>
        </w:pPrChange>
      </w:pPr>
      <w:ins w:id="1207" w:author="Eric Boisvert" w:date="2015-10-30T06:30:00Z">
        <w:r w:rsidRPr="00174304">
          <w:rPr>
            <w:rFonts w:ascii="Courier New" w:hAnsi="Courier New" w:cs="Courier New"/>
            <w:sz w:val="20"/>
            <w:szCs w:val="20"/>
            <w:lang w:val="en-CA"/>
            <w:rPrChange w:id="1208" w:author="Eric Boisvert" w:date="2015-10-30T06:31:00Z">
              <w:rPr>
                <w:lang w:val="en-CA"/>
              </w:rPr>
            </w:rPrChange>
          </w:rPr>
          <w:tab/>
        </w:r>
        <w:r w:rsidRPr="00174304">
          <w:rPr>
            <w:rFonts w:ascii="Courier New" w:hAnsi="Courier New" w:cs="Courier New"/>
            <w:sz w:val="20"/>
            <w:szCs w:val="20"/>
            <w:lang w:val="en-CA"/>
            <w:rPrChange w:id="1209" w:author="Eric Boisvert" w:date="2015-10-30T06:31:00Z">
              <w:rPr>
                <w:lang w:val="en-CA"/>
              </w:rPr>
            </w:rPrChange>
          </w:rPr>
          <w:tab/>
          <w:t>&lt;/gsmlb:specification&gt;</w:t>
        </w:r>
      </w:ins>
    </w:p>
    <w:p w14:paraId="033FAFCD" w14:textId="77777777" w:rsidR="00174304" w:rsidRPr="00174304" w:rsidRDefault="00174304">
      <w:pPr>
        <w:contextualSpacing/>
        <w:rPr>
          <w:ins w:id="1210" w:author="Eric Boisvert" w:date="2015-10-30T06:30:00Z"/>
          <w:rFonts w:ascii="Courier New" w:hAnsi="Courier New" w:cs="Courier New"/>
          <w:sz w:val="20"/>
          <w:szCs w:val="20"/>
          <w:lang w:val="en-CA"/>
          <w:rPrChange w:id="1211" w:author="Eric Boisvert" w:date="2015-10-30T06:31:00Z">
            <w:rPr>
              <w:ins w:id="1212" w:author="Eric Boisvert" w:date="2015-10-30T06:30:00Z"/>
              <w:lang w:val="en-CA"/>
            </w:rPr>
          </w:rPrChange>
        </w:rPr>
        <w:pPrChange w:id="1213" w:author="Eric Boisvert" w:date="2015-10-30T06:31:00Z">
          <w:pPr/>
        </w:pPrChange>
      </w:pPr>
      <w:ins w:id="1214" w:author="Eric Boisvert" w:date="2015-10-30T06:30:00Z">
        <w:r w:rsidRPr="00174304">
          <w:rPr>
            <w:rFonts w:ascii="Courier New" w:hAnsi="Courier New" w:cs="Courier New"/>
            <w:sz w:val="20"/>
            <w:szCs w:val="20"/>
            <w:lang w:val="en-CA"/>
            <w:rPrChange w:id="1215" w:author="Eric Boisvert" w:date="2015-10-30T06:31:00Z">
              <w:rPr>
                <w:lang w:val="en-CA"/>
              </w:rPr>
            </w:rPrChange>
          </w:rPr>
          <w:tab/>
          <w:t>&lt;/gsmlb:MappedFeature&gt;</w:t>
        </w:r>
      </w:ins>
    </w:p>
    <w:p w14:paraId="3D47EAF1" w14:textId="77777777" w:rsidR="00174304" w:rsidRPr="00174304" w:rsidRDefault="00174304">
      <w:pPr>
        <w:contextualSpacing/>
        <w:rPr>
          <w:ins w:id="1216" w:author="Eric Boisvert" w:date="2015-10-30T06:30:00Z"/>
          <w:rFonts w:ascii="Courier New" w:hAnsi="Courier New" w:cs="Courier New"/>
          <w:sz w:val="20"/>
          <w:szCs w:val="20"/>
          <w:lang w:val="en-CA"/>
          <w:rPrChange w:id="1217" w:author="Eric Boisvert" w:date="2015-10-30T06:31:00Z">
            <w:rPr>
              <w:ins w:id="1218" w:author="Eric Boisvert" w:date="2015-10-30T06:30:00Z"/>
              <w:lang w:val="en-CA"/>
            </w:rPr>
          </w:rPrChange>
        </w:rPr>
        <w:pPrChange w:id="1219" w:author="Eric Boisvert" w:date="2015-10-30T06:31:00Z">
          <w:pPr/>
        </w:pPrChange>
      </w:pPr>
      <w:ins w:id="1220" w:author="Eric Boisvert" w:date="2015-10-30T06:30:00Z">
        <w:r w:rsidRPr="00174304">
          <w:rPr>
            <w:rFonts w:ascii="Courier New" w:hAnsi="Courier New" w:cs="Courier New"/>
            <w:sz w:val="20"/>
            <w:szCs w:val="20"/>
            <w:lang w:val="en-CA"/>
            <w:rPrChange w:id="1221" w:author="Eric Boisvert" w:date="2015-10-30T06:31:00Z">
              <w:rPr>
                <w:lang w:val="en-CA"/>
              </w:rPr>
            </w:rPrChange>
          </w:rPr>
          <w:t>&lt;/gsmlb:mappedItem&gt;</w:t>
        </w:r>
      </w:ins>
    </w:p>
    <w:p w14:paraId="0B0D047C" w14:textId="77777777" w:rsidR="00174304" w:rsidRPr="00174304" w:rsidRDefault="00174304">
      <w:pPr>
        <w:contextualSpacing/>
        <w:rPr>
          <w:ins w:id="1222" w:author="Eric Boisvert" w:date="2015-10-30T06:30:00Z"/>
          <w:rFonts w:ascii="Courier New" w:hAnsi="Courier New" w:cs="Courier New"/>
          <w:sz w:val="20"/>
          <w:szCs w:val="20"/>
          <w:lang w:val="en-CA"/>
          <w:rPrChange w:id="1223" w:author="Eric Boisvert" w:date="2015-10-30T06:31:00Z">
            <w:rPr>
              <w:ins w:id="1224" w:author="Eric Boisvert" w:date="2015-10-30T06:30:00Z"/>
              <w:lang w:val="en-CA"/>
            </w:rPr>
          </w:rPrChange>
        </w:rPr>
        <w:pPrChange w:id="1225" w:author="Eric Boisvert" w:date="2015-10-30T06:31:00Z">
          <w:pPr/>
        </w:pPrChange>
      </w:pPr>
      <w:ins w:id="1226" w:author="Eric Boisvert" w:date="2015-10-30T06:30:00Z">
        <w:r w:rsidRPr="00174304">
          <w:rPr>
            <w:rFonts w:ascii="Courier New" w:hAnsi="Courier New" w:cs="Courier New"/>
            <w:sz w:val="20"/>
            <w:szCs w:val="20"/>
            <w:lang w:val="en-CA"/>
            <w:rPrChange w:id="1227" w:author="Eric Boisvert" w:date="2015-10-30T06:31:00Z">
              <w:rPr>
                <w:lang w:val="en-CA"/>
              </w:rPr>
            </w:rPrChange>
          </w:rPr>
          <w:t>&lt;gsmlb:mappedItem&gt;</w:t>
        </w:r>
      </w:ins>
    </w:p>
    <w:p w14:paraId="0D71C6DE" w14:textId="77777777" w:rsidR="00174304" w:rsidRPr="00174304" w:rsidRDefault="00174304">
      <w:pPr>
        <w:contextualSpacing/>
        <w:rPr>
          <w:ins w:id="1228" w:author="Eric Boisvert" w:date="2015-10-30T06:30:00Z"/>
          <w:rFonts w:ascii="Courier New" w:hAnsi="Courier New" w:cs="Courier New"/>
          <w:sz w:val="20"/>
          <w:szCs w:val="20"/>
          <w:lang w:val="en-CA"/>
          <w:rPrChange w:id="1229" w:author="Eric Boisvert" w:date="2015-10-30T06:31:00Z">
            <w:rPr>
              <w:ins w:id="1230" w:author="Eric Boisvert" w:date="2015-10-30T06:30:00Z"/>
              <w:lang w:val="en-CA"/>
            </w:rPr>
          </w:rPrChange>
        </w:rPr>
        <w:pPrChange w:id="1231" w:author="Eric Boisvert" w:date="2015-10-30T06:31:00Z">
          <w:pPr/>
        </w:pPrChange>
      </w:pPr>
      <w:ins w:id="1232" w:author="Eric Boisvert" w:date="2015-10-30T06:30:00Z">
        <w:r w:rsidRPr="00174304">
          <w:rPr>
            <w:rFonts w:ascii="Courier New" w:hAnsi="Courier New" w:cs="Courier New"/>
            <w:sz w:val="20"/>
            <w:szCs w:val="20"/>
            <w:lang w:val="en-CA"/>
            <w:rPrChange w:id="1233" w:author="Eric Boisvert" w:date="2015-10-30T06:31:00Z">
              <w:rPr>
                <w:lang w:val="en-CA"/>
              </w:rPr>
            </w:rPrChange>
          </w:rPr>
          <w:tab/>
          <w:t>&lt;gsmlb:MappedFeature gml:id="m2"&gt;</w:t>
        </w:r>
      </w:ins>
    </w:p>
    <w:p w14:paraId="60E6E081" w14:textId="77777777" w:rsidR="00174304" w:rsidRPr="00174304" w:rsidRDefault="00174304">
      <w:pPr>
        <w:contextualSpacing/>
        <w:rPr>
          <w:ins w:id="1234" w:author="Eric Boisvert" w:date="2015-10-30T06:30:00Z"/>
          <w:rFonts w:ascii="Courier New" w:hAnsi="Courier New" w:cs="Courier New"/>
          <w:b/>
          <w:sz w:val="20"/>
          <w:szCs w:val="20"/>
          <w:lang w:val="en-CA"/>
          <w:rPrChange w:id="1235" w:author="Eric Boisvert" w:date="2015-10-30T06:32:00Z">
            <w:rPr>
              <w:ins w:id="1236" w:author="Eric Boisvert" w:date="2015-10-30T06:30:00Z"/>
              <w:lang w:val="en-CA"/>
            </w:rPr>
          </w:rPrChange>
        </w:rPr>
        <w:pPrChange w:id="1237" w:author="Eric Boisvert" w:date="2015-10-30T06:31:00Z">
          <w:pPr/>
        </w:pPrChange>
      </w:pPr>
      <w:ins w:id="1238" w:author="Eric Boisvert" w:date="2015-10-30T06:30:00Z">
        <w:r w:rsidRPr="00174304">
          <w:rPr>
            <w:rFonts w:ascii="Courier New" w:hAnsi="Courier New" w:cs="Courier New"/>
            <w:b/>
            <w:sz w:val="20"/>
            <w:szCs w:val="20"/>
            <w:lang w:val="en-CA"/>
            <w:rPrChange w:id="1239" w:author="Eric Boisvert" w:date="2015-10-30T06:32:00Z">
              <w:rPr>
                <w:lang w:val="en-CA"/>
              </w:rPr>
            </w:rPrChange>
          </w:rPr>
          <w:tab/>
        </w:r>
        <w:r w:rsidRPr="00174304">
          <w:rPr>
            <w:rFonts w:ascii="Courier New" w:hAnsi="Courier New" w:cs="Courier New"/>
            <w:b/>
            <w:sz w:val="20"/>
            <w:szCs w:val="20"/>
            <w:lang w:val="en-CA"/>
            <w:rPrChange w:id="1240" w:author="Eric Boisvert" w:date="2015-10-30T06:32:00Z">
              <w:rPr>
                <w:lang w:val="en-CA"/>
              </w:rPr>
            </w:rPrChange>
          </w:rPr>
          <w:tab/>
          <w:t>&lt;gsmlb:specification xlink:href="#G1"</w:t>
        </w:r>
      </w:ins>
      <w:ins w:id="1241"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242" w:author="Eric Boisvert" w:date="2015-10-30T06:30:00Z">
        <w:r w:rsidRPr="00174304">
          <w:rPr>
            <w:rFonts w:ascii="Courier New" w:hAnsi="Courier New" w:cs="Courier New"/>
            <w:b/>
            <w:sz w:val="20"/>
            <w:szCs w:val="20"/>
            <w:lang w:val="en-CA"/>
            <w:rPrChange w:id="1243" w:author="Eric Boisvert" w:date="2015-10-30T06:32:00Z">
              <w:rPr>
                <w:lang w:val="en-CA"/>
              </w:rPr>
            </w:rPrChange>
          </w:rPr>
          <w:t>/&gt;</w:t>
        </w:r>
      </w:ins>
    </w:p>
    <w:p w14:paraId="143F9500" w14:textId="77777777" w:rsidR="00174304" w:rsidRPr="00174304" w:rsidRDefault="00174304">
      <w:pPr>
        <w:contextualSpacing/>
        <w:rPr>
          <w:ins w:id="1244" w:author="Eric Boisvert" w:date="2015-10-30T06:30:00Z"/>
          <w:rFonts w:ascii="Courier New" w:hAnsi="Courier New" w:cs="Courier New"/>
          <w:sz w:val="20"/>
          <w:szCs w:val="20"/>
          <w:lang w:val="en-CA"/>
          <w:rPrChange w:id="1245" w:author="Eric Boisvert" w:date="2015-10-30T06:31:00Z">
            <w:rPr>
              <w:ins w:id="1246" w:author="Eric Boisvert" w:date="2015-10-30T06:30:00Z"/>
              <w:lang w:val="en-CA"/>
            </w:rPr>
          </w:rPrChange>
        </w:rPr>
        <w:pPrChange w:id="1247" w:author="Eric Boisvert" w:date="2015-10-30T06:31:00Z">
          <w:pPr/>
        </w:pPrChange>
      </w:pPr>
      <w:ins w:id="1248" w:author="Eric Boisvert" w:date="2015-10-30T06:30:00Z">
        <w:r w:rsidRPr="00174304">
          <w:rPr>
            <w:rFonts w:ascii="Courier New" w:hAnsi="Courier New" w:cs="Courier New"/>
            <w:sz w:val="20"/>
            <w:szCs w:val="20"/>
            <w:lang w:val="en-CA"/>
            <w:rPrChange w:id="1249" w:author="Eric Boisvert" w:date="2015-10-30T06:31:00Z">
              <w:rPr>
                <w:lang w:val="en-CA"/>
              </w:rPr>
            </w:rPrChange>
          </w:rPr>
          <w:tab/>
          <w:t>&lt;/gsmlb:MappedFeature&gt;</w:t>
        </w:r>
      </w:ins>
    </w:p>
    <w:p w14:paraId="6643D632" w14:textId="77777777" w:rsidR="00174304" w:rsidRDefault="00174304">
      <w:pPr>
        <w:contextualSpacing/>
        <w:rPr>
          <w:ins w:id="1250" w:author="Eric Boisvert" w:date="2015-10-30T06:32:00Z"/>
          <w:rFonts w:ascii="Courier New" w:hAnsi="Courier New" w:cs="Courier New"/>
          <w:sz w:val="20"/>
          <w:szCs w:val="20"/>
          <w:lang w:val="en-CA"/>
        </w:rPr>
        <w:pPrChange w:id="1251" w:author="Eric Boisvert" w:date="2015-10-30T06:31:00Z">
          <w:pPr/>
        </w:pPrChange>
      </w:pPr>
      <w:ins w:id="1252" w:author="Eric Boisvert" w:date="2015-10-30T06:30:00Z">
        <w:r w:rsidRPr="00174304">
          <w:rPr>
            <w:rFonts w:ascii="Courier New" w:hAnsi="Courier New" w:cs="Courier New"/>
            <w:sz w:val="20"/>
            <w:szCs w:val="20"/>
            <w:lang w:val="en-CA"/>
            <w:rPrChange w:id="1253" w:author="Eric Boisvert" w:date="2015-10-30T06:31:00Z">
              <w:rPr>
                <w:lang w:val="en-CA"/>
              </w:rPr>
            </w:rPrChange>
          </w:rPr>
          <w:t>&lt;/gsmlb:mappedItem&gt;</w:t>
        </w:r>
      </w:ins>
    </w:p>
    <w:p w14:paraId="5B616B54" w14:textId="77777777" w:rsidR="00174304" w:rsidRPr="00A0434E" w:rsidRDefault="00174304" w:rsidP="00174304">
      <w:pPr>
        <w:contextualSpacing/>
        <w:rPr>
          <w:ins w:id="1254" w:author="Eric Boisvert" w:date="2015-10-30T06:32:00Z"/>
          <w:rFonts w:ascii="Courier New" w:hAnsi="Courier New" w:cs="Courier New"/>
          <w:sz w:val="20"/>
          <w:szCs w:val="20"/>
          <w:lang w:val="en-CA"/>
        </w:rPr>
      </w:pPr>
      <w:ins w:id="1255" w:author="Eric Boisvert" w:date="2015-10-30T06:32:00Z">
        <w:r w:rsidRPr="00A0434E">
          <w:rPr>
            <w:rFonts w:ascii="Courier New" w:hAnsi="Courier New" w:cs="Courier New"/>
            <w:sz w:val="20"/>
            <w:szCs w:val="20"/>
            <w:lang w:val="en-CA"/>
          </w:rPr>
          <w:t>&lt;gsmlb:mappedItem&gt;</w:t>
        </w:r>
      </w:ins>
    </w:p>
    <w:p w14:paraId="435F5726" w14:textId="2097ADE0" w:rsidR="00174304" w:rsidRPr="00A0434E" w:rsidRDefault="00174304" w:rsidP="00174304">
      <w:pPr>
        <w:contextualSpacing/>
        <w:rPr>
          <w:ins w:id="1256" w:author="Eric Boisvert" w:date="2015-10-30T06:32:00Z"/>
          <w:rFonts w:ascii="Courier New" w:hAnsi="Courier New" w:cs="Courier New"/>
          <w:sz w:val="20"/>
          <w:szCs w:val="20"/>
          <w:lang w:val="en-CA"/>
        </w:rPr>
      </w:pPr>
      <w:ins w:id="1257" w:author="Eric Boisvert" w:date="2015-10-30T06:32:00Z">
        <w:r>
          <w:rPr>
            <w:rFonts w:ascii="Courier New" w:hAnsi="Courier New" w:cs="Courier New"/>
            <w:sz w:val="20"/>
            <w:szCs w:val="20"/>
            <w:lang w:val="en-CA"/>
          </w:rPr>
          <w:tab/>
          <w:t>&lt;gsmlb:MappedFeature gml:id="m</w:t>
        </w:r>
      </w:ins>
      <w:ins w:id="1258" w:author="Eric Boisvert" w:date="2015-10-30T06:33:00Z">
        <w:r>
          <w:rPr>
            <w:rFonts w:ascii="Courier New" w:hAnsi="Courier New" w:cs="Courier New"/>
            <w:sz w:val="20"/>
            <w:szCs w:val="20"/>
            <w:lang w:val="en-CA"/>
          </w:rPr>
          <w:t>3</w:t>
        </w:r>
      </w:ins>
      <w:ins w:id="1259"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1260" w:author="Eric Boisvert" w:date="2015-10-30T06:32:00Z"/>
          <w:rFonts w:ascii="Courier New" w:hAnsi="Courier New" w:cs="Courier New"/>
          <w:b/>
          <w:sz w:val="20"/>
          <w:szCs w:val="20"/>
          <w:lang w:val="en-CA"/>
        </w:rPr>
      </w:pPr>
      <w:ins w:id="1261"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w:t>
        </w:r>
      </w:ins>
      <w:ins w:id="1262" w:author="Eric Boisvert" w:date="2015-10-30T06:33:00Z">
        <w:r>
          <w:rPr>
            <w:rFonts w:ascii="Courier New" w:hAnsi="Courier New" w:cs="Courier New"/>
            <w:b/>
            <w:sz w:val="20"/>
            <w:szCs w:val="20"/>
            <w:lang w:val="en-CA"/>
          </w:rPr>
          <w:t>host.org/resources/geologicUnit/G1</w:t>
        </w:r>
      </w:ins>
      <w:ins w:id="1263" w:author="Eric Boisvert" w:date="2015-10-30T06:32:00Z">
        <w:r w:rsidRPr="00A0434E">
          <w:rPr>
            <w:rFonts w:ascii="Courier New" w:hAnsi="Courier New" w:cs="Courier New"/>
            <w:b/>
            <w:sz w:val="20"/>
            <w:szCs w:val="20"/>
            <w:lang w:val="en-CA"/>
          </w:rPr>
          <w:t>"</w:t>
        </w:r>
      </w:ins>
      <w:ins w:id="1264"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265"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1266" w:author="Eric Boisvert" w:date="2015-10-30T06:32:00Z"/>
          <w:rFonts w:ascii="Courier New" w:hAnsi="Courier New" w:cs="Courier New"/>
          <w:sz w:val="20"/>
          <w:szCs w:val="20"/>
          <w:lang w:val="en-CA"/>
        </w:rPr>
      </w:pPr>
      <w:ins w:id="1267" w:author="Eric Boisvert" w:date="2015-10-30T06:32:00Z">
        <w:r w:rsidRPr="00A0434E">
          <w:rPr>
            <w:rFonts w:ascii="Courier New" w:hAnsi="Courier New" w:cs="Courier New"/>
            <w:sz w:val="20"/>
            <w:szCs w:val="20"/>
            <w:lang w:val="en-CA"/>
          </w:rPr>
          <w:tab/>
          <w:t>&lt;/gsmlb:MappedFeature&gt;</w:t>
        </w:r>
      </w:ins>
    </w:p>
    <w:p w14:paraId="200A7578" w14:textId="77777777" w:rsidR="00174304" w:rsidRPr="00A0434E" w:rsidRDefault="00174304" w:rsidP="00174304">
      <w:pPr>
        <w:contextualSpacing/>
        <w:rPr>
          <w:ins w:id="1268" w:author="Eric Boisvert" w:date="2015-10-30T06:32:00Z"/>
          <w:rFonts w:ascii="Courier New" w:hAnsi="Courier New" w:cs="Courier New"/>
          <w:sz w:val="20"/>
          <w:szCs w:val="20"/>
          <w:lang w:val="en-CA"/>
        </w:rPr>
      </w:pPr>
      <w:ins w:id="1269" w:author="Eric Boisvert" w:date="2015-10-30T06:32:00Z">
        <w:r w:rsidRPr="00A0434E">
          <w:rPr>
            <w:rFonts w:ascii="Courier New" w:hAnsi="Courier New" w:cs="Courier New"/>
            <w:sz w:val="20"/>
            <w:szCs w:val="20"/>
            <w:lang w:val="en-CA"/>
          </w:rPr>
          <w:t>&lt;/gsmlb:mappedItem&gt;</w:t>
        </w:r>
      </w:ins>
    </w:p>
    <w:p w14:paraId="73F6BA99" w14:textId="77777777" w:rsidR="00174304" w:rsidRPr="00174304" w:rsidRDefault="00174304">
      <w:pPr>
        <w:contextualSpacing/>
        <w:rPr>
          <w:ins w:id="1270" w:author="Eric Boisvert" w:date="2015-10-30T06:30:00Z"/>
          <w:rFonts w:ascii="Courier New" w:hAnsi="Courier New" w:cs="Courier New"/>
          <w:sz w:val="20"/>
          <w:szCs w:val="20"/>
          <w:lang w:val="en-CA"/>
          <w:rPrChange w:id="1271" w:author="Eric Boisvert" w:date="2015-10-30T06:31:00Z">
            <w:rPr>
              <w:ins w:id="1272" w:author="Eric Boisvert" w:date="2015-10-30T06:30:00Z"/>
              <w:lang w:val="en-CA"/>
            </w:rPr>
          </w:rPrChange>
        </w:rPr>
        <w:pPrChange w:id="1273" w:author="Eric Boisvert" w:date="2015-10-30T06:31:00Z">
          <w:pPr/>
        </w:pPrChange>
      </w:pPr>
    </w:p>
    <w:p w14:paraId="467FA132" w14:textId="537D3B04" w:rsidR="00793B54" w:rsidRPr="00174304" w:rsidRDefault="00174304">
      <w:pPr>
        <w:contextualSpacing/>
        <w:rPr>
          <w:ins w:id="1274" w:author="Eric Boisvert" w:date="2015-10-30T05:38:00Z"/>
          <w:rFonts w:ascii="Courier New" w:hAnsi="Courier New" w:cs="Courier New"/>
          <w:sz w:val="20"/>
          <w:szCs w:val="20"/>
          <w:lang w:val="en-CA"/>
          <w:rPrChange w:id="1275" w:author="Eric Boisvert" w:date="2015-10-30T06:31:00Z">
            <w:rPr>
              <w:ins w:id="1276" w:author="Eric Boisvert" w:date="2015-10-30T05:38:00Z"/>
              <w:lang w:val="en-CA"/>
            </w:rPr>
          </w:rPrChange>
        </w:rPr>
        <w:pPrChange w:id="1277" w:author="Eric Boisvert" w:date="2015-10-30T06:31:00Z">
          <w:pPr/>
        </w:pPrChange>
      </w:pPr>
      <w:ins w:id="1278" w:author="Eric Boisvert" w:date="2015-10-30T06:30:00Z">
        <w:r w:rsidRPr="00174304">
          <w:rPr>
            <w:rFonts w:ascii="Courier New" w:hAnsi="Courier New" w:cs="Courier New"/>
            <w:sz w:val="20"/>
            <w:szCs w:val="20"/>
            <w:lang w:val="en-CA"/>
            <w:rPrChange w:id="1279" w:author="Eric Boisvert" w:date="2015-10-30T06:31:00Z">
              <w:rPr>
                <w:lang w:val="en-CA"/>
              </w:rPr>
            </w:rPrChange>
          </w:rPr>
          <w:t>&lt;/gsmlb:GSML&gt;</w:t>
        </w:r>
        <w:r w:rsidRPr="00174304">
          <w:rPr>
            <w:rFonts w:ascii="Courier New" w:hAnsi="Courier New" w:cs="Courier New"/>
            <w:sz w:val="20"/>
            <w:szCs w:val="20"/>
            <w:lang w:val="en-CA"/>
            <w:rPrChange w:id="1280" w:author="Eric Boisvert" w:date="2015-10-30T06:31:00Z">
              <w:rPr>
                <w:lang w:val="en-CA"/>
              </w:rPr>
            </w:rPrChange>
          </w:rPr>
          <w:tab/>
        </w:r>
      </w:ins>
    </w:p>
    <w:p w14:paraId="0AD1A072" w14:textId="77777777" w:rsidR="00174304" w:rsidRDefault="00174304" w:rsidP="00A8510C">
      <w:pPr>
        <w:rPr>
          <w:ins w:id="1281" w:author="Eric Boisvert" w:date="2015-10-30T06:34:00Z"/>
          <w:lang w:val="en-CA"/>
        </w:rPr>
      </w:pPr>
    </w:p>
    <w:p w14:paraId="749A0137" w14:textId="721B1842" w:rsidR="003E6590" w:rsidRDefault="003E6590" w:rsidP="00A8510C">
      <w:pPr>
        <w:rPr>
          <w:ins w:id="1282" w:author="Eric Boisvert" w:date="2015-10-30T06:37:00Z"/>
          <w:lang w:val="en-CA"/>
        </w:rPr>
      </w:pPr>
      <w:ins w:id="1283" w:author="Eric Boisvert" w:date="2015-10-30T06:34:00Z">
        <w:r>
          <w:rPr>
            <w:lang w:val="en-CA"/>
          </w:rPr>
          <w:t xml:space="preserve">This example shows 3 encoding of a gsmlb:specification property containing (or </w:t>
        </w:r>
      </w:ins>
      <w:ins w:id="1284" w:author="Eric Boisvert" w:date="2015-10-30T06:35:00Z">
        <w:r>
          <w:rPr>
            <w:lang w:val="en-CA"/>
          </w:rPr>
          <w:t>referring) to a gsmlb:GeologicUnit.  The first is inline, the second uses a local reference while the last uses a LOD reference.</w:t>
        </w:r>
      </w:ins>
      <w:ins w:id="1285" w:author="Eric Boisvert" w:date="2015-10-30T06:42:00Z">
        <w:r>
          <w:rPr>
            <w:lang w:val="en-CA"/>
          </w:rPr>
          <w:t xml:space="preserve"> </w:t>
        </w:r>
      </w:ins>
    </w:p>
    <w:p w14:paraId="5B553F68" w14:textId="605216FD" w:rsidR="00D44162" w:rsidRDefault="00D44162" w:rsidP="003E6590">
      <w:pPr>
        <w:contextualSpacing/>
        <w:rPr>
          <w:ins w:id="1286" w:author="Eric Boisvert" w:date="2015-10-30T06:45:00Z"/>
          <w:rFonts w:ascii="Courier New" w:hAnsi="Courier New" w:cs="Courier New"/>
          <w:sz w:val="20"/>
          <w:szCs w:val="20"/>
          <w:lang w:val="en-CA"/>
        </w:rPr>
      </w:pPr>
      <w:ins w:id="1287" w:author="Eric Boisvert" w:date="2015-10-30T06:45:00Z">
        <w:r>
          <w:rPr>
            <w:rFonts w:ascii="Courier New" w:hAnsi="Courier New" w:cs="Courier New"/>
            <w:sz w:val="20"/>
            <w:szCs w:val="20"/>
            <w:lang w:val="en-CA"/>
          </w:rPr>
          <w:t>&lt;</w:t>
        </w:r>
        <w:r w:rsidRPr="00A0434E">
          <w:rPr>
            <w:rFonts w:ascii="Courier New" w:hAnsi="Courier New" w:cs="Courier New"/>
            <w:sz w:val="20"/>
            <w:szCs w:val="20"/>
            <w:lang w:val="en-CA"/>
          </w:rPr>
          <w:t>gsmlb:GSML&gt;</w:t>
        </w:r>
      </w:ins>
    </w:p>
    <w:p w14:paraId="153D278E" w14:textId="77777777" w:rsidR="003E6590" w:rsidRPr="00A0434E" w:rsidRDefault="003E6590" w:rsidP="003E6590">
      <w:pPr>
        <w:contextualSpacing/>
        <w:rPr>
          <w:ins w:id="1288" w:author="Eric Boisvert" w:date="2015-10-30T06:37:00Z"/>
          <w:rFonts w:ascii="Courier New" w:hAnsi="Courier New" w:cs="Courier New"/>
          <w:sz w:val="20"/>
          <w:szCs w:val="20"/>
          <w:lang w:val="en-CA"/>
        </w:rPr>
      </w:pPr>
      <w:ins w:id="1289" w:author="Eric Boisvert" w:date="2015-10-30T06:37:00Z">
        <w:r w:rsidRPr="00A0434E">
          <w:rPr>
            <w:rFonts w:ascii="Courier New" w:hAnsi="Courier New" w:cs="Courier New"/>
            <w:sz w:val="20"/>
            <w:szCs w:val="20"/>
            <w:lang w:val="en-CA"/>
          </w:rPr>
          <w:t>&lt;gsmlb:mappedItem&gt;</w:t>
        </w:r>
      </w:ins>
    </w:p>
    <w:p w14:paraId="66232948" w14:textId="53E72EF1" w:rsidR="003E6590" w:rsidRPr="00A0434E" w:rsidRDefault="003E6590" w:rsidP="003E6590">
      <w:pPr>
        <w:contextualSpacing/>
        <w:rPr>
          <w:ins w:id="1290" w:author="Eric Boisvert" w:date="2015-10-30T06:37:00Z"/>
          <w:rFonts w:ascii="Courier New" w:hAnsi="Courier New" w:cs="Courier New"/>
          <w:sz w:val="20"/>
          <w:szCs w:val="20"/>
          <w:lang w:val="en-CA"/>
        </w:rPr>
      </w:pPr>
      <w:ins w:id="1291" w:author="Eric Boisvert" w:date="2015-10-30T06:37: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1292" w:author="Eric Boisvert" w:date="2015-10-30T06:37:00Z"/>
          <w:rFonts w:ascii="Courier New" w:hAnsi="Courier New" w:cs="Courier New"/>
          <w:b/>
          <w:sz w:val="20"/>
          <w:szCs w:val="20"/>
          <w:lang w:val="en-CA"/>
        </w:rPr>
      </w:pPr>
      <w:ins w:id="1293"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1294" w:author="Eric Boisvert" w:date="2015-10-30T06:37:00Z"/>
          <w:rFonts w:ascii="Courier New" w:hAnsi="Courier New" w:cs="Courier New"/>
          <w:sz w:val="20"/>
          <w:szCs w:val="20"/>
          <w:lang w:val="en-CA"/>
        </w:rPr>
      </w:pPr>
      <w:ins w:id="1295" w:author="Eric Boisvert" w:date="2015-10-30T06:37:00Z">
        <w:r w:rsidRPr="00A0434E">
          <w:rPr>
            <w:rFonts w:ascii="Courier New" w:hAnsi="Courier New" w:cs="Courier New"/>
            <w:sz w:val="20"/>
            <w:szCs w:val="20"/>
            <w:lang w:val="en-CA"/>
          </w:rPr>
          <w:tab/>
          <w:t>&lt;/gsmlb:MappedFeature&gt;</w:t>
        </w:r>
      </w:ins>
    </w:p>
    <w:p w14:paraId="532D8B13" w14:textId="4848DB60" w:rsidR="003E6590" w:rsidRPr="00D44162" w:rsidRDefault="00D44162" w:rsidP="00A8510C">
      <w:pPr>
        <w:contextualSpacing/>
        <w:rPr>
          <w:ins w:id="1296" w:author="Eric Boisvert" w:date="2015-10-30T06:42:00Z"/>
          <w:rFonts w:ascii="Courier New" w:hAnsi="Courier New" w:cs="Courier New"/>
          <w:sz w:val="20"/>
          <w:szCs w:val="20"/>
          <w:lang w:val="en-CA"/>
          <w:rPrChange w:id="1297" w:author="Eric Boisvert" w:date="2015-10-30T06:45:00Z">
            <w:rPr>
              <w:ins w:id="1298" w:author="Eric Boisvert" w:date="2015-10-30T06:42:00Z"/>
              <w:lang w:val="en-CA"/>
            </w:rPr>
          </w:rPrChange>
        </w:rPr>
      </w:pPr>
      <w:ins w:id="1299" w:author="Eric Boisvert" w:date="2015-10-30T06:37:00Z">
        <w:r>
          <w:rPr>
            <w:rFonts w:ascii="Courier New" w:hAnsi="Courier New" w:cs="Courier New"/>
            <w:sz w:val="20"/>
            <w:szCs w:val="20"/>
            <w:lang w:val="en-CA"/>
          </w:rPr>
          <w:t>&lt;/gsmlb:mappedItem&gt;</w:t>
        </w:r>
      </w:ins>
    </w:p>
    <w:p w14:paraId="15DDF801" w14:textId="77777777" w:rsidR="003E6590" w:rsidRPr="00A0434E" w:rsidRDefault="003E6590" w:rsidP="003E6590">
      <w:pPr>
        <w:contextualSpacing/>
        <w:rPr>
          <w:ins w:id="1300" w:author="Eric Boisvert" w:date="2015-10-30T06:42:00Z"/>
          <w:rFonts w:ascii="Courier New" w:hAnsi="Courier New" w:cs="Courier New"/>
          <w:sz w:val="20"/>
          <w:szCs w:val="20"/>
          <w:lang w:val="en-CA"/>
        </w:rPr>
      </w:pPr>
      <w:ins w:id="1301" w:author="Eric Boisvert" w:date="2015-10-30T06:42:00Z">
        <w:r w:rsidRPr="00A0434E">
          <w:rPr>
            <w:rFonts w:ascii="Courier New" w:hAnsi="Courier New" w:cs="Courier New"/>
            <w:sz w:val="20"/>
            <w:szCs w:val="20"/>
            <w:lang w:val="en-CA"/>
          </w:rPr>
          <w:t>&lt;gsmlb:mappedItem&gt;</w:t>
        </w:r>
      </w:ins>
    </w:p>
    <w:p w14:paraId="7F7FF92E" w14:textId="77777777" w:rsidR="003E6590" w:rsidRPr="00A0434E" w:rsidRDefault="003E6590" w:rsidP="003E6590">
      <w:pPr>
        <w:contextualSpacing/>
        <w:rPr>
          <w:ins w:id="1302" w:author="Eric Boisvert" w:date="2015-10-30T06:42:00Z"/>
          <w:rFonts w:ascii="Courier New" w:hAnsi="Courier New" w:cs="Courier New"/>
          <w:sz w:val="20"/>
          <w:szCs w:val="20"/>
          <w:lang w:val="en-CA"/>
        </w:rPr>
      </w:pPr>
      <w:ins w:id="1303" w:author="Eric Boisvert" w:date="2015-10-30T06:42: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1304" w:author="Eric Boisvert" w:date="2015-10-30T06:42:00Z"/>
          <w:rFonts w:ascii="Courier New" w:hAnsi="Courier New" w:cs="Courier New"/>
          <w:b/>
          <w:sz w:val="20"/>
          <w:szCs w:val="20"/>
          <w:lang w:val="en-CA"/>
        </w:rPr>
      </w:pPr>
      <w:ins w:id="1305"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ins>
      <w:ins w:id="1306"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REQUEST=GetFeature&amp;VERSION=2.0.0&amp;SERVICE=WFS&amp;STOREDQUERY_ID=urn:ogc:def:query:OGC</w:t>
        </w:r>
        <w:r>
          <w:rPr>
            <w:rFonts w:ascii="Courier New" w:hAnsi="Courier New" w:cs="Courier New"/>
            <w:b/>
            <w:sz w:val="20"/>
            <w:szCs w:val="20"/>
            <w:lang w:val="en-CA"/>
          </w:rPr>
          <w:t>-WFS::GetFeatureById&amp;ID=G1</w:t>
        </w:r>
      </w:ins>
      <w:ins w:id="1307"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1308" w:author="Eric Boisvert" w:date="2015-10-30T06:42:00Z"/>
          <w:rFonts w:ascii="Courier New" w:hAnsi="Courier New" w:cs="Courier New"/>
          <w:sz w:val="20"/>
          <w:szCs w:val="20"/>
          <w:lang w:val="en-CA"/>
        </w:rPr>
      </w:pPr>
      <w:ins w:id="1309" w:author="Eric Boisvert" w:date="2015-10-30T06:42:00Z">
        <w:r w:rsidRPr="00A0434E">
          <w:rPr>
            <w:rFonts w:ascii="Courier New" w:hAnsi="Courier New" w:cs="Courier New"/>
            <w:sz w:val="20"/>
            <w:szCs w:val="20"/>
            <w:lang w:val="en-CA"/>
          </w:rPr>
          <w:tab/>
          <w:t>&lt;/gsmlb:MappedFeature&gt;</w:t>
        </w:r>
      </w:ins>
    </w:p>
    <w:p w14:paraId="7408A0BE" w14:textId="77777777" w:rsidR="003E6590" w:rsidRPr="00A0434E" w:rsidRDefault="003E6590" w:rsidP="003E6590">
      <w:pPr>
        <w:contextualSpacing/>
        <w:rPr>
          <w:ins w:id="1310" w:author="Eric Boisvert" w:date="2015-10-30T06:42:00Z"/>
          <w:rFonts w:ascii="Courier New" w:hAnsi="Courier New" w:cs="Courier New"/>
          <w:sz w:val="20"/>
          <w:szCs w:val="20"/>
          <w:lang w:val="en-CA"/>
        </w:rPr>
      </w:pPr>
      <w:ins w:id="1311" w:author="Eric Boisvert" w:date="2015-10-30T06:42:00Z">
        <w:r w:rsidRPr="00A0434E">
          <w:rPr>
            <w:rFonts w:ascii="Courier New" w:hAnsi="Courier New" w:cs="Courier New"/>
            <w:sz w:val="20"/>
            <w:szCs w:val="20"/>
            <w:lang w:val="en-CA"/>
          </w:rPr>
          <w:t>&lt;/gsmlb:mappedItem&gt;</w:t>
        </w:r>
      </w:ins>
    </w:p>
    <w:p w14:paraId="7BB137A3" w14:textId="77777777" w:rsidR="00D44162" w:rsidRPr="00A0434E" w:rsidRDefault="00D44162" w:rsidP="00D44162">
      <w:pPr>
        <w:contextualSpacing/>
        <w:rPr>
          <w:ins w:id="1312" w:author="Eric Boisvert" w:date="2015-10-30T06:45:00Z"/>
          <w:rFonts w:ascii="Courier New" w:hAnsi="Courier New" w:cs="Courier New"/>
          <w:sz w:val="20"/>
          <w:szCs w:val="20"/>
          <w:lang w:val="en-CA"/>
        </w:rPr>
      </w:pPr>
      <w:ins w:id="1313" w:author="Eric Boisvert" w:date="2015-10-30T06:45:00Z">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ins>
    </w:p>
    <w:p w14:paraId="4D1E1379" w14:textId="77777777" w:rsidR="003E6590" w:rsidRDefault="003E6590" w:rsidP="00A8510C">
      <w:pPr>
        <w:rPr>
          <w:ins w:id="1314" w:author="Eric Boisvert" w:date="2015-10-30T06:37:00Z"/>
          <w:lang w:val="en-CA"/>
        </w:rPr>
      </w:pPr>
    </w:p>
    <w:p w14:paraId="49FAEAD9" w14:textId="77777777" w:rsidR="00E13215" w:rsidRDefault="00D44162" w:rsidP="00A8510C">
      <w:pPr>
        <w:rPr>
          <w:ins w:id="1315" w:author="Eric Boisvert" w:date="2015-10-30T06:46:00Z"/>
          <w:lang w:val="en-CA"/>
        </w:rPr>
      </w:pPr>
      <w:ins w:id="1316" w:author="Eric Boisvert" w:date="2015-10-30T06:37:00Z">
        <w:r>
          <w:rPr>
            <w:lang w:val="en-CA"/>
          </w:rPr>
          <w:t>Th</w:t>
        </w:r>
      </w:ins>
      <w:ins w:id="1317" w:author="Eric Boisvert" w:date="2015-10-30T06:44:00Z">
        <w:r>
          <w:rPr>
            <w:lang w:val="en-CA"/>
          </w:rPr>
          <w:t xml:space="preserve">e next </w:t>
        </w:r>
      </w:ins>
      <w:ins w:id="1318" w:author="Eric Boisvert" w:date="2015-10-30T06:37:00Z">
        <w:r w:rsidR="003E6590">
          <w:rPr>
            <w:lang w:val="en-CA"/>
          </w:rPr>
          <w:t>exampl</w:t>
        </w:r>
      </w:ins>
      <w:ins w:id="1319" w:author="Eric Boisvert" w:date="2015-10-30T06:38:00Z">
        <w:r w:rsidR="003E6590">
          <w:rPr>
            <w:lang w:val="en-CA"/>
          </w:rPr>
          <w:t>e</w:t>
        </w:r>
      </w:ins>
      <w:ins w:id="1320" w:author="Eric Boisvert" w:date="2015-10-30T06:44:00Z">
        <w:r>
          <w:rPr>
            <w:lang w:val="en-CA"/>
          </w:rPr>
          <w:t>s</w:t>
        </w:r>
      </w:ins>
      <w:ins w:id="1321" w:author="Eric Boisvert" w:date="2015-10-30T06:38:00Z">
        <w:r w:rsidR="003E6590">
          <w:rPr>
            <w:lang w:val="en-CA"/>
          </w:rPr>
          <w:t xml:space="preserve"> shows yet another W3C encoding of a link by referencing to a fragment inside a XML document</w:t>
        </w:r>
      </w:ins>
      <w:ins w:id="1322" w:author="Eric Boisvert" w:date="2015-10-30T06:45:00Z">
        <w:r w:rsidR="00E13215">
          <w:rPr>
            <w:lang w:val="en-CA"/>
          </w:rPr>
          <w:t xml:space="preserve"> and using a WFS 2.0 request</w:t>
        </w:r>
      </w:ins>
      <w:ins w:id="1323" w:author="Eric Boisvert" w:date="2015-10-30T06:38:00Z">
        <w:r w:rsidR="003E6590">
          <w:rPr>
            <w:lang w:val="en-CA"/>
          </w:rPr>
          <w:t>.</w:t>
        </w:r>
      </w:ins>
      <w:ins w:id="1324" w:author="Eric Boisvert" w:date="2015-10-30T06:39:00Z">
        <w:r w:rsidR="003E6590">
          <w:rPr>
            <w:lang w:val="en-CA"/>
          </w:rPr>
          <w:t xml:space="preserve">  While </w:t>
        </w:r>
      </w:ins>
      <w:ins w:id="1325" w:author="Eric Boisvert" w:date="2015-10-30T06:46:00Z">
        <w:r w:rsidR="00E13215">
          <w:rPr>
            <w:lang w:val="en-CA"/>
          </w:rPr>
          <w:t>they are</w:t>
        </w:r>
      </w:ins>
      <w:ins w:id="1326" w:author="Eric Boisvert" w:date="2015-10-30T06:39:00Z">
        <w:r w:rsidR="003E6590">
          <w:rPr>
            <w:lang w:val="en-CA"/>
          </w:rPr>
          <w:t xml:space="preserve"> valid encoding</w:t>
        </w:r>
      </w:ins>
      <w:ins w:id="1327" w:author="Eric Boisvert" w:date="2015-10-30T06:46:00Z">
        <w:r w:rsidR="00E13215">
          <w:rPr>
            <w:lang w:val="en-CA"/>
          </w:rPr>
          <w:t>s</w:t>
        </w:r>
      </w:ins>
      <w:ins w:id="1328" w:author="Eric Boisvert" w:date="2015-10-30T06:39:00Z">
        <w:r w:rsidR="003E6590">
          <w:rPr>
            <w:lang w:val="en-CA"/>
          </w:rPr>
          <w:t>, the link</w:t>
        </w:r>
      </w:ins>
      <w:ins w:id="1329" w:author="Eric Boisvert" w:date="2015-10-30T06:46:00Z">
        <w:r w:rsidR="00E13215">
          <w:rPr>
            <w:lang w:val="en-CA"/>
          </w:rPr>
          <w:t>s</w:t>
        </w:r>
      </w:ins>
      <w:ins w:id="1330" w:author="Eric Boisvert" w:date="2015-10-30T06:39:00Z">
        <w:r w:rsidR="003E6590">
          <w:rPr>
            <w:lang w:val="en-CA"/>
          </w:rPr>
          <w:t xml:space="preserve"> </w:t>
        </w:r>
      </w:ins>
      <w:ins w:id="1331" w:author="Eric Boisvert" w:date="2015-10-30T06:46:00Z">
        <w:r w:rsidR="00E13215">
          <w:rPr>
            <w:lang w:val="en-CA"/>
          </w:rPr>
          <w:t>are</w:t>
        </w:r>
      </w:ins>
      <w:ins w:id="1332" w:author="Eric Boisvert" w:date="2015-10-30T06:39:00Z">
        <w:r w:rsidR="003E6590">
          <w:rPr>
            <w:lang w:val="en-CA"/>
          </w:rPr>
          <w:t xml:space="preserve"> not identifier </w:t>
        </w:r>
      </w:ins>
      <w:ins w:id="1333" w:author="Eric Boisvert" w:date="2015-10-30T06:46:00Z">
        <w:r w:rsidR="00E13215">
          <w:rPr>
            <w:lang w:val="en-CA"/>
          </w:rPr>
          <w:t xml:space="preserve">(although the information is hidden in the link).  </w:t>
        </w:r>
      </w:ins>
    </w:p>
    <w:p w14:paraId="308DAA23" w14:textId="1B663291" w:rsidR="003E6590" w:rsidRDefault="003E6590" w:rsidP="00A8510C">
      <w:pPr>
        <w:rPr>
          <w:ins w:id="1334" w:author="Eric Boisvert" w:date="2015-10-30T06:32:00Z"/>
          <w:lang w:val="en-CA"/>
        </w:rPr>
      </w:pPr>
      <w:ins w:id="1335" w:author="Eric Boisvert" w:date="2015-10-30T06:39:00Z">
        <w:r>
          <w:rPr>
            <w:lang w:val="en-CA"/>
          </w:rPr>
          <w:t>LOD</w:t>
        </w:r>
      </w:ins>
      <w:ins w:id="1336" w:author="Eric Boisvert" w:date="2015-10-30T06:47:00Z">
        <w:r w:rsidR="00E13215">
          <w:rPr>
            <w:lang w:val="en-CA"/>
          </w:rPr>
          <w:t xml:space="preserve"> HTTP URIs have</w:t>
        </w:r>
      </w:ins>
      <w:ins w:id="1337" w:author="Eric Boisvert" w:date="2015-10-30T06:39:00Z">
        <w:r>
          <w:rPr>
            <w:lang w:val="en-CA"/>
          </w:rPr>
          <w:t xml:space="preserve"> the dual role</w:t>
        </w:r>
      </w:ins>
      <w:ins w:id="1338" w:author="Eric Boisvert" w:date="2015-10-30T06:47:00Z">
        <w:r w:rsidR="00E13215">
          <w:rPr>
            <w:lang w:val="en-CA"/>
          </w:rPr>
          <w:t>s</w:t>
        </w:r>
      </w:ins>
      <w:ins w:id="1339" w:author="Eric Boisvert" w:date="2015-10-30T06:39:00Z">
        <w:r w:rsidR="00E13215">
          <w:rPr>
            <w:lang w:val="en-CA"/>
          </w:rPr>
          <w:t xml:space="preserve"> of being </w:t>
        </w:r>
      </w:ins>
      <w:ins w:id="1340" w:author="Eric Boisvert" w:date="2015-10-30T06:47:00Z">
        <w:r w:rsidR="00E13215">
          <w:rPr>
            <w:lang w:val="en-CA"/>
          </w:rPr>
          <w:t>both an</w:t>
        </w:r>
      </w:ins>
      <w:ins w:id="1341" w:author="Eric Boisvert" w:date="2015-10-30T06:39:00Z">
        <w:r>
          <w:rPr>
            <w:lang w:val="en-CA"/>
          </w:rPr>
          <w:t xml:space="preserve"> identifier </w:t>
        </w:r>
        <w:r w:rsidRPr="003E6590">
          <w:rPr>
            <w:b/>
            <w:lang w:val="en-CA"/>
            <w:rPrChange w:id="1342" w:author="Eric Boisvert" w:date="2015-10-30T06:40:00Z">
              <w:rPr>
                <w:lang w:val="en-CA"/>
              </w:rPr>
            </w:rPrChange>
          </w:rPr>
          <w:t>and</w:t>
        </w:r>
        <w:r>
          <w:rPr>
            <w:lang w:val="en-CA"/>
          </w:rPr>
          <w:t xml:space="preserve"> a location.</w:t>
        </w:r>
      </w:ins>
      <w:ins w:id="1343" w:author="Eric Boisvert" w:date="2015-10-30T06:40:00Z">
        <w:r>
          <w:rPr>
            <w:lang w:val="en-CA"/>
          </w:rPr>
          <w:t xml:space="preserve">  </w:t>
        </w:r>
      </w:ins>
      <w:ins w:id="1344"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134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1346" w:author="Eric Boisvert" w:date="2015-10-30T06:47:00Z"/>
          <w:lang w:val="en-CA"/>
        </w:rPr>
      </w:pPr>
      <w:r>
        <w:rPr>
          <w:lang w:val="en-CA"/>
        </w:rPr>
        <w:t xml:space="preserve"> </w:t>
      </w:r>
    </w:p>
    <w:p w14:paraId="00A2CAF8" w14:textId="77777777" w:rsidR="00652E95" w:rsidRDefault="00652E95" w:rsidP="00652E95">
      <w:pPr>
        <w:pStyle w:val="Heading3"/>
        <w:rPr>
          <w:ins w:id="1347" w:author="Eric Boisvert" w:date="2015-10-30T06:47:00Z"/>
          <w:lang w:val="en-CA"/>
        </w:rPr>
      </w:pPr>
      <w:ins w:id="1348" w:author="Eric Boisvert" w:date="2015-10-30T06:47:00Z">
        <w:r>
          <w:rPr>
            <w:lang w:val="en-CA"/>
          </w:rPr>
          <w:t>CodeList</w:t>
        </w:r>
      </w:ins>
    </w:p>
    <w:p w14:paraId="00512E31" w14:textId="77777777" w:rsidR="00652E95" w:rsidRDefault="00652E95" w:rsidP="00652E95">
      <w:pPr>
        <w:rPr>
          <w:ins w:id="1349" w:author="Eric Boisvert" w:date="2015-10-30T06:47:00Z"/>
          <w:lang w:val="en-CA"/>
        </w:rPr>
      </w:pPr>
    </w:p>
    <w:p w14:paraId="4565B3B7" w14:textId="77777777" w:rsidR="00652E95" w:rsidRDefault="00652E95" w:rsidP="00652E95">
      <w:pPr>
        <w:rPr>
          <w:ins w:id="1350" w:author="Eric Boisvert" w:date="2015-10-30T06:47:00Z"/>
          <w:lang w:val="en-CA"/>
        </w:rPr>
      </w:pPr>
      <w:ins w:id="1351" w:author="Eric Boisvert" w:date="2015-10-30T06:47:00Z">
        <w:r>
          <w:rPr>
            <w:lang w:val="en-CA"/>
          </w:rPr>
          <w:t xml:space="preserve">Code List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xlink:href and xlink:title as mandatory attributes.</w:t>
        </w:r>
      </w:ins>
    </w:p>
    <w:p w14:paraId="69AC555F" w14:textId="77777777" w:rsidR="00652E95" w:rsidRDefault="00652E95" w:rsidP="00652E95">
      <w:pPr>
        <w:rPr>
          <w:ins w:id="1352" w:author="Eric Boisvert" w:date="2015-10-30T06:47:00Z"/>
          <w:rFonts w:ascii="Consolas" w:hAnsi="Consolas" w:cs="Consolas"/>
          <w:sz w:val="20"/>
          <w:szCs w:val="20"/>
          <w:lang w:val="en-CA"/>
        </w:rPr>
      </w:pPr>
      <w:ins w:id="1353" w:author="Eric Boisvert" w:date="2015-10-30T06:47:00Z">
        <w:r w:rsidRPr="008D2309">
          <w:rPr>
            <w:rFonts w:ascii="Consolas" w:hAnsi="Consolas" w:cs="Consolas"/>
            <w:sz w:val="20"/>
            <w:szCs w:val="20"/>
            <w:lang w:val="en-CA"/>
          </w:rPr>
          <w:lastRenderedPageBreak/>
          <w:t>&lt;gsmlb:lithology xlink:href="</w:t>
        </w:r>
        <w:commentRangeStart w:id="1354"/>
        <w:r w:rsidRPr="008D2309">
          <w:rPr>
            <w:rFonts w:ascii="Consolas" w:hAnsi="Consolas" w:cs="Consolas"/>
            <w:sz w:val="20"/>
            <w:szCs w:val="20"/>
            <w:lang w:val="en-CA"/>
          </w:rPr>
          <w:t>http://resource.geosciml.org/classifier/cgi/simplelithology/mudstone</w:t>
        </w:r>
        <w:commentRangeEnd w:id="1354"/>
        <w:r>
          <w:rPr>
            <w:rStyle w:val="CommentReference"/>
          </w:rPr>
          <w:commentReference w:id="1354"/>
        </w:r>
        <w:r w:rsidRPr="008D2309">
          <w:rPr>
            <w:rFonts w:ascii="Consolas" w:hAnsi="Consolas" w:cs="Consolas"/>
            <w:sz w:val="20"/>
            <w:szCs w:val="20"/>
            <w:lang w:val="en-CA"/>
          </w:rPr>
          <w:t>" xlink:title="mudstone"/&gt;</w:t>
        </w:r>
      </w:ins>
    </w:p>
    <w:p w14:paraId="13540271" w14:textId="77777777" w:rsidR="00652E95" w:rsidRDefault="00652E95" w:rsidP="00652E95">
      <w:pPr>
        <w:rPr>
          <w:ins w:id="1355" w:author="Eric Boisvert" w:date="2015-10-30T06:47:00Z"/>
          <w:lang w:val="en-CA"/>
        </w:rPr>
      </w:pPr>
      <w:ins w:id="1356" w:author="Eric Boisvert" w:date="2015-10-30T06:47:00Z">
        <w:r>
          <w:rPr>
            <w:lang w:val="en-CA"/>
          </w:rPr>
          <w:t>The xlink:href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1357"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1358"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1359" w:author="Eric Boisvert" w:date="2015-10-30T06:48:00Z"/>
                <w:rStyle w:val="requri"/>
                <w:lang w:val="en-CA"/>
              </w:rPr>
            </w:pPr>
            <w:ins w:id="1360"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1361" w:author="Eric Boisvert" w:date="2015-10-30T06:48:00Z"/>
                <w:rStyle w:val="reqtext"/>
                <w:lang w:val="en-CA"/>
              </w:rPr>
            </w:pPr>
            <w:ins w:id="1362"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1363"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1364" w:author="Eric Boisvert" w:date="2015-10-30T05:38:00Z"/>
          <w:lang w:val="en-CA"/>
        </w:rPr>
      </w:pPr>
      <w:del w:id="1365"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1366" w:author="Eric Boisvert" w:date="2015-10-30T05:38:00Z"/>
          <w:rFonts w:ascii="Consolas" w:hAnsi="Consolas" w:cs="Consolas"/>
          <w:sz w:val="20"/>
          <w:szCs w:val="20"/>
          <w:lang w:val="en-CA"/>
        </w:rPr>
      </w:pPr>
      <w:del w:id="1367" w:author="Eric Boisvert" w:date="2015-10-30T05:38:00Z">
        <w:r w:rsidRPr="008D2309" w:rsidDel="00E97666">
          <w:rPr>
            <w:rFonts w:ascii="Consolas" w:hAnsi="Consolas" w:cs="Consolas"/>
            <w:sz w:val="20"/>
            <w:szCs w:val="20"/>
            <w:lang w:val="en-CA"/>
          </w:rPr>
          <w:delText>&lt;gsmlb:lithology xlink:href="</w:delText>
        </w:r>
        <w:commentRangeStart w:id="1368"/>
        <w:r w:rsidRPr="008D2309" w:rsidDel="00E97666">
          <w:rPr>
            <w:rFonts w:ascii="Consolas" w:hAnsi="Consolas" w:cs="Consolas"/>
            <w:sz w:val="20"/>
            <w:szCs w:val="20"/>
            <w:lang w:val="en-CA"/>
          </w:rPr>
          <w:delText>http://resource.geosciml.org/classifier/cgi/simplelithology/mudstone</w:delText>
        </w:r>
        <w:commentRangeEnd w:id="1368"/>
        <w:r w:rsidR="008D1584" w:rsidDel="00E97666">
          <w:rPr>
            <w:rStyle w:val="CommentReference"/>
          </w:rPr>
          <w:commentReference w:id="1368"/>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1369" w:author="Eric Boisvert" w:date="2015-10-30T05:38:00Z"/>
          <w:lang w:val="en-CA"/>
        </w:rPr>
      </w:pPr>
      <w:del w:id="1370"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1371"/>
      <w:r>
        <w:rPr>
          <w:lang w:val="en-CA"/>
        </w:rPr>
        <w:t>a Linked Open Data resource identifier</w:t>
      </w:r>
      <w:commentRangeEnd w:id="1371"/>
      <w:r w:rsidR="0068411B">
        <w:rPr>
          <w:rStyle w:val="CommentReference"/>
        </w:rPr>
        <w:commentReference w:id="137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1372"/>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1372"/>
            <w:r>
              <w:rPr>
                <w:rStyle w:val="CommentReference"/>
                <w:rFonts w:ascii="Times New Roman" w:eastAsia="Times New Roman" w:hAnsi="Times New Roman"/>
                <w:lang w:val="en-US" w:eastAsia="en-US"/>
              </w:rPr>
              <w:commentReference w:id="1372"/>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r>
        <w:rPr>
          <w:lang w:val="en-CA"/>
        </w:rPr>
        <w:t>Nillables or Voidables</w:t>
      </w:r>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r>
        <w:t>Units of Measure</w:t>
      </w:r>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del w:id="1373"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r>
        <w:rPr>
          <w:lang w:val="en-CA"/>
        </w:rPr>
        <w:t>The abstract portrayal encoding set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1374" w:author="Eric Boisvert" w:date="2015-10-29T03:56:00Z"/>
        </w:rPr>
      </w:pPr>
    </w:p>
    <w:p w14:paraId="6378C5AC" w14:textId="06412674" w:rsidR="007A1979" w:rsidRDefault="007A1979" w:rsidP="00225333">
      <w:commentRangeStart w:id="1375"/>
      <w:ins w:id="1376" w:author="Eric Boisvert" w:date="2015-10-29T03:56:00Z">
        <w:r>
          <w:t>Because of the limited availability of WFS 2.0 compliant server</w:t>
        </w:r>
      </w:ins>
      <w:ins w:id="1377" w:author="Eric Boisvert" w:date="2015-10-29T03:57:00Z">
        <w:r>
          <w:t>s</w:t>
        </w:r>
      </w:ins>
      <w:ins w:id="1378" w:author="Eric Boisvert" w:date="2015-10-29T03:56:00Z">
        <w:r>
          <w:t xml:space="preserve"> and clients, </w:t>
        </w:r>
      </w:ins>
      <w:ins w:id="1379" w:author="Eric Boisvert" w:date="2015-10-29T03:57:00Z">
        <w:r>
          <w:t xml:space="preserve">GeoSciML </w:t>
        </w:r>
      </w:ins>
      <w:ins w:id="1380" w:author="Eric Boisvert" w:date="2015-10-29T03:56:00Z">
        <w:r>
          <w:t xml:space="preserve">Portrayal </w:t>
        </w:r>
      </w:ins>
      <w:ins w:id="1381" w:author="Eric Boisvert" w:date="2015-10-29T03:58:00Z">
        <w:r>
          <w:t xml:space="preserve">targets WFS 1.1.0 and GML 3.1.1. </w:t>
        </w:r>
        <w:commentRangeEnd w:id="1375"/>
        <w:r>
          <w:rPr>
            <w:rStyle w:val="CommentReference"/>
          </w:rPr>
          <w:commentReference w:id="1375"/>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 xml:space="preserve">An XSD schemas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r>
        <w:t>GeoSciML Portrayal GML 3.1 profile</w:t>
      </w:r>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3"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gsmlb:gbMaterialDescription</w:t>
      </w:r>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4"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1382" w:author="Eric Boisvert" w:date="2015-11-22T17:06:00Z">
          <w:pPr/>
        </w:pPrChange>
      </w:pPr>
      <w:r>
        <w:t>GeologicSpecimen located along a borehole</w:t>
      </w:r>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sf:NamedValue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1383" w:name="_Ref433960138"/>
      <w:r>
        <w:t xml:space="preserve">Table </w:t>
      </w:r>
      <w:r w:rsidR="00D632F9">
        <w:fldChar w:fldCharType="begin"/>
      </w:r>
      <w:r w:rsidR="00D632F9">
        <w:instrText xml:space="preserve"> SEQ Table \* ARABIC </w:instrText>
      </w:r>
      <w:r w:rsidR="00D632F9">
        <w:fldChar w:fldCharType="separate"/>
      </w:r>
      <w:r>
        <w:rPr>
          <w:noProof/>
        </w:rPr>
        <w:t>18</w:t>
      </w:r>
      <w:r w:rsidR="00D632F9">
        <w:rPr>
          <w:noProof/>
        </w:rPr>
        <w:fldChar w:fldCharType="end"/>
      </w:r>
      <w:bookmarkEnd w:id="1383"/>
      <w:r>
        <w:t>: NamedValue parameter names for GeologicSpecimen location along a borehole</w:t>
      </w:r>
    </w:p>
    <w:tbl>
      <w:tblPr>
        <w:tblStyle w:val="LightShading"/>
        <w:tblW w:w="0" w:type="auto"/>
        <w:tblLook w:val="04A0" w:firstRow="1" w:lastRow="0" w:firstColumn="1" w:lastColumn="0" w:noHBand="0" w:noVBand="1"/>
      </w:tblPr>
      <w:tblGrid>
        <w:gridCol w:w="3652"/>
        <w:gridCol w:w="5204"/>
      </w:tblGrid>
      <w:tr w:rsidR="00B020FC" w:rsidRPr="00A0434E" w14:paraId="2652238B" w14:textId="77777777" w:rsidTr="004F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92E39BB" w14:textId="77777777" w:rsidR="00B020FC" w:rsidRPr="00A0434E" w:rsidRDefault="00B020FC" w:rsidP="004F0DC1">
            <w:pPr>
              <w:rPr>
                <w:rFonts w:asciiTheme="minorHAnsi" w:hAnsiTheme="minorHAnsi"/>
                <w:sz w:val="20"/>
                <w:szCs w:val="20"/>
              </w:rPr>
            </w:pPr>
            <w:r w:rsidRPr="00A0434E">
              <w:rPr>
                <w:rFonts w:asciiTheme="minorHAnsi" w:hAnsiTheme="minorHAnsi"/>
                <w:sz w:val="20"/>
                <w:szCs w:val="20"/>
              </w:rPr>
              <w:t>NamedValue</w:t>
            </w:r>
            <w:del w:id="1384" w:author="Eric Boisvert" w:date="2015-10-30T10:03:00Z">
              <w:r w:rsidRPr="00A0434E" w:rsidDel="00481976">
                <w:rPr>
                  <w:rFonts w:asciiTheme="minorHAnsi" w:hAnsiTheme="minorHAnsi"/>
                  <w:sz w:val="20"/>
                  <w:szCs w:val="20"/>
                </w:rPr>
                <w:delText>’s</w:delText>
              </w:r>
            </w:del>
            <w:r w:rsidRPr="00A0434E">
              <w:rPr>
                <w:rFonts w:asciiTheme="minorHAnsi" w:hAnsiTheme="minorHAnsi"/>
                <w:sz w:val="20"/>
                <w:szCs w:val="20"/>
              </w:rPr>
              <w:t xml:space="preserve"> name</w:t>
            </w:r>
          </w:p>
        </w:tc>
        <w:tc>
          <w:tcPr>
            <w:tcW w:w="5204" w:type="dxa"/>
          </w:tcPr>
          <w:p w14:paraId="0D6993A7" w14:textId="77777777" w:rsidR="00B020FC" w:rsidRPr="00A0434E" w:rsidRDefault="00B020FC" w:rsidP="004F0DC1">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Description</w:t>
            </w:r>
          </w:p>
        </w:tc>
      </w:tr>
      <w:tr w:rsidR="00B020FC" w:rsidRPr="00A0434E" w14:paraId="36B5CFD0" w14:textId="77777777" w:rsidTr="004F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382A55FA" w14:textId="77777777" w:rsidR="00B020FC" w:rsidRPr="00A0434E" w:rsidRDefault="00D632F9" w:rsidP="004F0DC1">
            <w:pPr>
              <w:rPr>
                <w:rFonts w:asciiTheme="minorHAnsi" w:hAnsiTheme="minorHAnsi"/>
                <w:sz w:val="20"/>
                <w:szCs w:val="20"/>
              </w:rPr>
            </w:pPr>
            <w:hyperlink r:id="rId125" w:history="1">
              <w:r w:rsidR="00B020FC" w:rsidRPr="00A0434E">
                <w:rPr>
                  <w:rStyle w:val="Hyperlink"/>
                  <w:rFonts w:asciiTheme="minorHAnsi" w:hAnsiTheme="minorHAnsi"/>
                  <w:sz w:val="20"/>
                  <w:szCs w:val="20"/>
                </w:rPr>
                <w:t>http://www.opengis.net/def/param-name/GSML/4.0/starts</w:t>
              </w:r>
            </w:hyperlink>
          </w:p>
        </w:tc>
        <w:tc>
          <w:tcPr>
            <w:tcW w:w="5204" w:type="dxa"/>
          </w:tcPr>
          <w:p w14:paraId="4B31206D" w14:textId="105CFD57" w:rsidR="00B020FC" w:rsidRPr="00A0434E" w:rsidRDefault="00B020FC" w:rsidP="00481976">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t>Report</w:t>
            </w:r>
            <w:ins w:id="1385" w:author="Eric Boisvert" w:date="2015-10-30T10:03:00Z">
              <w:r w:rsidR="00481976">
                <w:rPr>
                  <w:rFonts w:asciiTheme="minorHAnsi" w:hAnsiTheme="minorHAnsi"/>
                  <w:sz w:val="20"/>
                  <w:szCs w:val="20"/>
                </w:rPr>
                <w:t>s</w:t>
              </w:r>
            </w:ins>
            <w:r w:rsidRPr="00A0434E">
              <w:rPr>
                <w:rFonts w:asciiTheme="minorHAnsi" w:hAnsiTheme="minorHAnsi"/>
                <w:sz w:val="20"/>
                <w:szCs w:val="20"/>
              </w:rPr>
              <w:t xml:space="preserve"> the position </w:t>
            </w:r>
            <w:r w:rsidRPr="00A0434E">
              <w:rPr>
                <w:rFonts w:asciiTheme="minorHAnsi" w:hAnsiTheme="minorHAnsi"/>
                <w:b/>
                <w:sz w:val="20"/>
                <w:szCs w:val="20"/>
              </w:rPr>
              <w:t>closest</w:t>
            </w:r>
            <w:r w:rsidRPr="00A0434E">
              <w:rPr>
                <w:rFonts w:asciiTheme="minorHAnsi" w:hAnsiTheme="minorHAnsi"/>
                <w:sz w:val="20"/>
                <w:szCs w:val="20"/>
              </w:rPr>
              <w:t xml:space="preserve"> from the </w:t>
            </w:r>
            <w:del w:id="1386" w:author="Eric Boisvert" w:date="2015-10-30T10:03:00Z">
              <w:r w:rsidRPr="00A0434E" w:rsidDel="00481976">
                <w:rPr>
                  <w:rFonts w:asciiTheme="minorHAnsi" w:hAnsiTheme="minorHAnsi"/>
                  <w:sz w:val="20"/>
                  <w:szCs w:val="20"/>
                </w:rPr>
                <w:delText xml:space="preserve">start </w:delText>
              </w:r>
            </w:del>
            <w:ins w:id="1387" w:author="Eric Boisvert" w:date="2015-10-30T10:03: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of the borehole along its path.</w:t>
            </w:r>
          </w:p>
        </w:tc>
      </w:tr>
      <w:tr w:rsidR="00B020FC" w:rsidRPr="00A0434E" w14:paraId="3B9759F4" w14:textId="77777777" w:rsidTr="004F0DC1">
        <w:tc>
          <w:tcPr>
            <w:cnfStyle w:val="001000000000" w:firstRow="0" w:lastRow="0" w:firstColumn="1" w:lastColumn="0" w:oddVBand="0" w:evenVBand="0" w:oddHBand="0" w:evenHBand="0" w:firstRowFirstColumn="0" w:firstRowLastColumn="0" w:lastRowFirstColumn="0" w:lastRowLastColumn="0"/>
            <w:tcW w:w="3652" w:type="dxa"/>
          </w:tcPr>
          <w:p w14:paraId="77F22CB6" w14:textId="77777777" w:rsidR="00B020FC" w:rsidRPr="00A0434E" w:rsidRDefault="00D632F9" w:rsidP="004F0DC1">
            <w:pPr>
              <w:rPr>
                <w:rFonts w:asciiTheme="minorHAnsi" w:hAnsiTheme="minorHAnsi"/>
                <w:sz w:val="20"/>
                <w:szCs w:val="20"/>
              </w:rPr>
            </w:pPr>
            <w:hyperlink r:id="rId126" w:history="1">
              <w:r w:rsidR="00B020FC" w:rsidRPr="00A0434E">
                <w:rPr>
                  <w:rStyle w:val="Hyperlink"/>
                  <w:rFonts w:asciiTheme="minorHAnsi" w:hAnsiTheme="minorHAnsi"/>
                  <w:sz w:val="20"/>
                  <w:szCs w:val="20"/>
                </w:rPr>
                <w:t>http://www.opengis.net/def/param-</w:t>
              </w:r>
              <w:r w:rsidR="00B020FC" w:rsidRPr="00A0434E">
                <w:rPr>
                  <w:rStyle w:val="Hyperlink"/>
                  <w:rFonts w:asciiTheme="minorHAnsi" w:hAnsiTheme="minorHAnsi"/>
                  <w:sz w:val="20"/>
                  <w:szCs w:val="20"/>
                </w:rPr>
                <w:lastRenderedPageBreak/>
                <w:t>name/GSML/4.0/ends</w:t>
              </w:r>
            </w:hyperlink>
          </w:p>
        </w:tc>
        <w:tc>
          <w:tcPr>
            <w:tcW w:w="5204" w:type="dxa"/>
          </w:tcPr>
          <w:p w14:paraId="20AA2D44" w14:textId="73C6CD7E" w:rsidR="00B020FC" w:rsidRPr="00A0434E" w:rsidRDefault="00B020FC" w:rsidP="00481976">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A0434E">
              <w:rPr>
                <w:rFonts w:asciiTheme="minorHAnsi" w:hAnsiTheme="minorHAnsi"/>
                <w:sz w:val="20"/>
                <w:szCs w:val="20"/>
              </w:rPr>
              <w:lastRenderedPageBreak/>
              <w:t xml:space="preserve">Reports the position </w:t>
            </w:r>
            <w:r w:rsidRPr="00A0434E">
              <w:rPr>
                <w:rFonts w:asciiTheme="minorHAnsi" w:hAnsiTheme="minorHAnsi"/>
                <w:b/>
                <w:sz w:val="20"/>
                <w:szCs w:val="20"/>
              </w:rPr>
              <w:t>furthest</w:t>
            </w:r>
            <w:r w:rsidRPr="00A0434E">
              <w:rPr>
                <w:rFonts w:asciiTheme="minorHAnsi" w:hAnsiTheme="minorHAnsi"/>
                <w:sz w:val="20"/>
                <w:szCs w:val="20"/>
              </w:rPr>
              <w:t xml:space="preserve"> from the </w:t>
            </w:r>
            <w:del w:id="1388" w:author="Eric Boisvert" w:date="2015-10-30T10:04:00Z">
              <w:r w:rsidRPr="00A0434E" w:rsidDel="00481976">
                <w:rPr>
                  <w:rFonts w:asciiTheme="minorHAnsi" w:hAnsiTheme="minorHAnsi"/>
                  <w:sz w:val="20"/>
                  <w:szCs w:val="20"/>
                </w:rPr>
                <w:delText xml:space="preserve">start </w:delText>
              </w:r>
            </w:del>
            <w:ins w:id="1389" w:author="Eric Boisvert" w:date="2015-10-30T10:04:00Z">
              <w:r w:rsidR="00481976">
                <w:rPr>
                  <w:rFonts w:asciiTheme="minorHAnsi" w:hAnsiTheme="minorHAnsi"/>
                  <w:sz w:val="20"/>
                  <w:szCs w:val="20"/>
                </w:rPr>
                <w:t>beginning</w:t>
              </w:r>
              <w:r w:rsidR="00481976" w:rsidRPr="00A0434E">
                <w:rPr>
                  <w:rFonts w:asciiTheme="minorHAnsi" w:hAnsiTheme="minorHAnsi"/>
                  <w:sz w:val="20"/>
                  <w:szCs w:val="20"/>
                </w:rPr>
                <w:t xml:space="preserve"> </w:t>
              </w:r>
            </w:ins>
            <w:r w:rsidRPr="00A0434E">
              <w:rPr>
                <w:rFonts w:asciiTheme="minorHAnsi" w:hAnsiTheme="minorHAnsi"/>
                <w:sz w:val="20"/>
                <w:szCs w:val="20"/>
              </w:rPr>
              <w:t xml:space="preserve">of the </w:t>
            </w:r>
            <w:r w:rsidRPr="00A0434E">
              <w:rPr>
                <w:rFonts w:asciiTheme="minorHAnsi" w:hAnsiTheme="minorHAnsi"/>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swe:Quantity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&lt;gsmlla:GeologicSpecimen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&lt;sf:role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&lt;sf:relatedSamplingFeature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&lt;/sf:SamplingFeatureComplex&gt;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&lt;sf:relatedSamplingFeature&gt;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&lt;sf:name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&lt;swe:Quantity&gt;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&lt;swe:uom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&lt;swe:value&gt;3.5&lt;/swe:value&gt;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&lt;/swe:Quantity&gt;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 xml:space="preserve">&lt;/sf:parameter&gt;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&lt;sf:name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&lt;swe:Quantity&gt;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&lt;swe:uom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&lt;swe:value&gt;3.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&lt;/swe:Quantity&gt;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 xml:space="preserve">&lt;/sf:parameter&gt;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1390" w:author="Eric Boisvert" w:date="2015-10-30T09:44:00Z"/>
          <w:rFonts w:ascii="Courier New" w:hAnsi="Courier New" w:cs="Courier New"/>
          <w:sz w:val="20"/>
          <w:szCs w:val="20"/>
        </w:rPr>
      </w:pPr>
      <w:r w:rsidRPr="00EC332D">
        <w:rPr>
          <w:rFonts w:ascii="Courier New" w:hAnsi="Courier New" w:cs="Courier New"/>
          <w:sz w:val="20"/>
          <w:szCs w:val="20"/>
        </w:rPr>
        <w:t>&lt;/gsmla:GeologicSpecimen&gt;</w:t>
      </w:r>
    </w:p>
    <w:p w14:paraId="2DDF3B37" w14:textId="77777777" w:rsidR="00CF2507" w:rsidRPr="00B020FC" w:rsidRDefault="00CF2507">
      <w:pPr>
        <w:spacing w:after="0"/>
        <w:rPr>
          <w:ins w:id="1391" w:author="Eric Boisvert" w:date="2015-10-30T09:44:00Z"/>
          <w:rFonts w:ascii="Courier New" w:hAnsi="Courier New" w:cs="Courier New"/>
          <w:sz w:val="20"/>
          <w:szCs w:val="20"/>
          <w:rPrChange w:id="1392" w:author="Eric Boisvert" w:date="2015-10-30T09:40:00Z">
            <w:rPr>
              <w:ins w:id="1393" w:author="Eric Boisvert" w:date="2015-10-30T09:44:00Z"/>
            </w:rPr>
          </w:rPrChange>
        </w:rPr>
        <w:pPrChange w:id="1394" w:author="Eric Boisvert" w:date="2015-10-30T09:40:00Z">
          <w:pPr/>
        </w:pPrChange>
      </w:pPr>
    </w:p>
    <w:p w14:paraId="088EA9DF" w14:textId="77777777" w:rsidR="00AE59F3" w:rsidRDefault="00AE59F3" w:rsidP="00C648D4">
      <w:pPr>
        <w:pStyle w:val="Heading1"/>
        <w:rPr>
          <w:ins w:id="1395" w:author="Eric Boisvert" w:date="2015-11-22T12:16:00Z"/>
          <w:lang w:val="en-CA"/>
        </w:rPr>
      </w:pPr>
      <w:ins w:id="1396" w:author="Eric Boisvert" w:date="2015-11-22T12:16:00Z">
        <w:r>
          <w:rPr>
            <w:lang w:val="en-CA"/>
          </w:rPr>
          <w:t>GeoSciML relative position profile</w:t>
        </w:r>
      </w:ins>
    </w:p>
    <w:p w14:paraId="53507688" w14:textId="77777777" w:rsidR="00A43288" w:rsidRDefault="00AE59F3">
      <w:pPr>
        <w:rPr>
          <w:ins w:id="1397" w:author="Eric Boisvert" w:date="2015-11-22T12:26:00Z"/>
          <w:lang w:val="en-CA"/>
        </w:rPr>
        <w:pPrChange w:id="1398" w:author="Eric Boisvert" w:date="2015-11-22T12:16:00Z">
          <w:pPr>
            <w:pStyle w:val="Heading1"/>
          </w:pPr>
        </w:pPrChange>
      </w:pPr>
      <w:ins w:id="1399" w:author="Eric Boisvert" w:date="2015-11-22T12:16:00Z">
        <w:r>
          <w:rPr>
            <w:lang w:val="en-CA"/>
          </w:rPr>
          <w:t>This profile describe</w:t>
        </w:r>
      </w:ins>
      <w:ins w:id="1400" w:author="Eric Boisvert" w:date="2015-11-22T12:19:00Z">
        <w:r>
          <w:rPr>
            <w:lang w:val="en-CA"/>
          </w:rPr>
          <w:t>s</w:t>
        </w:r>
      </w:ins>
      <w:ins w:id="1401" w:author="Eric Boisvert" w:date="2015-11-22T12:16:00Z">
        <w:r>
          <w:rPr>
            <w:lang w:val="en-CA"/>
          </w:rPr>
          <w:t xml:space="preserve"> how </w:t>
        </w:r>
      </w:ins>
      <w:ins w:id="1402" w:author="Eric Boisvert" w:date="2015-11-22T12:18:00Z">
        <w:r>
          <w:rPr>
            <w:lang w:val="en-CA"/>
          </w:rPr>
          <w:t xml:space="preserve">to </w:t>
        </w:r>
      </w:ins>
      <w:ins w:id="1403" w:author="Eric Boisvert" w:date="2015-11-22T12:19:00Z">
        <w:r>
          <w:rPr>
            <w:lang w:val="en-CA"/>
          </w:rPr>
          <w:t xml:space="preserve">encode </w:t>
        </w:r>
      </w:ins>
      <w:ins w:id="1404" w:author="Eric Boisvert" w:date="2015-11-22T12:23:00Z">
        <w:r>
          <w:rPr>
            <w:lang w:val="en-CA"/>
          </w:rPr>
          <w:t>a</w:t>
        </w:r>
      </w:ins>
      <w:ins w:id="1405" w:author="Eric Boisvert" w:date="2015-11-22T12:20:00Z">
        <w:r>
          <w:rPr>
            <w:lang w:val="en-CA"/>
          </w:rPr>
          <w:t xml:space="preserve"> </w:t>
        </w:r>
      </w:ins>
      <w:ins w:id="1406" w:author="Eric Boisvert" w:date="2015-11-22T12:19:00Z">
        <w:r>
          <w:rPr>
            <w:lang w:val="en-CA"/>
          </w:rPr>
          <w:t xml:space="preserve">relative position of a SF_SamplingFeature or OM_Observation. </w:t>
        </w:r>
      </w:ins>
      <w:ins w:id="1407" w:author="Eric Boisvert" w:date="2015-11-22T12:20:00Z">
        <w:r>
          <w:rPr>
            <w:lang w:val="en-CA"/>
          </w:rPr>
          <w:t xml:space="preserve">  This profile is designed to support the common </w:t>
        </w:r>
      </w:ins>
      <w:ins w:id="1408" w:author="Eric Boisvert" w:date="2015-11-22T12:21:00Z">
        <w:r>
          <w:rPr>
            <w:lang w:val="en-CA"/>
          </w:rPr>
          <w:t xml:space="preserve">use </w:t>
        </w:r>
      </w:ins>
      <w:ins w:id="1409" w:author="Eric Boisvert" w:date="2015-11-22T12:20:00Z">
        <w:r>
          <w:rPr>
            <w:lang w:val="en-CA"/>
          </w:rPr>
          <w:t>case of sampling</w:t>
        </w:r>
      </w:ins>
      <w:ins w:id="1410" w:author="Eric Boisvert" w:date="2015-11-22T12:21:00Z">
        <w:r>
          <w:rPr>
            <w:lang w:val="en-CA"/>
          </w:rPr>
          <w:t xml:space="preserve"> (or observing in situ)</w:t>
        </w:r>
      </w:ins>
      <w:ins w:id="1411" w:author="Eric Boisvert" w:date="2015-11-22T12:20:00Z">
        <w:r>
          <w:rPr>
            <w:lang w:val="en-CA"/>
          </w:rPr>
          <w:t xml:space="preserve"> along a borehole path</w:t>
        </w:r>
      </w:ins>
      <w:ins w:id="1412" w:author="Eric Boisvert" w:date="2015-11-22T12:21:00Z">
        <w:r>
          <w:rPr>
            <w:lang w:val="en-CA"/>
          </w:rPr>
          <w:t xml:space="preserve"> where the sample location </w:t>
        </w:r>
      </w:ins>
      <w:ins w:id="1413" w:author="Eric Boisvert" w:date="2015-11-22T12:23:00Z">
        <w:r>
          <w:rPr>
            <w:lang w:val="en-CA"/>
          </w:rPr>
          <w:t xml:space="preserve">is </w:t>
        </w:r>
      </w:ins>
      <w:ins w:id="1414"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1415" w:author="Eric Boisvert" w:date="2015-11-22T12:26:00Z"/>
          <w:lang w:val="en-CA"/>
        </w:rPr>
        <w:pPrChange w:id="1416" w:author="Eric Boisvert" w:date="2015-11-22T12:16:00Z">
          <w:pPr>
            <w:pStyle w:val="Heading1"/>
          </w:pPr>
        </w:pPrChange>
      </w:pPr>
      <w:ins w:id="1417" w:author="Eric Boisvert" w:date="2015-11-22T12:26:00Z">
        <w:r>
          <w:rPr>
            <w:lang w:val="en-CA"/>
          </w:rPr>
          <w:t xml:space="preserve">This profile provides encoding rules </w:t>
        </w:r>
      </w:ins>
      <w:ins w:id="1418" w:author="Eric Boisvert" w:date="2015-11-22T12:28:00Z">
        <w:r>
          <w:rPr>
            <w:lang w:val="en-CA"/>
          </w:rPr>
          <w:t>to</w:t>
        </w:r>
      </w:ins>
    </w:p>
    <w:p w14:paraId="7497EA07" w14:textId="33763A36" w:rsidR="00AE59F3" w:rsidRDefault="00A43288">
      <w:pPr>
        <w:pStyle w:val="ListParagraph"/>
        <w:numPr>
          <w:ilvl w:val="0"/>
          <w:numId w:val="27"/>
        </w:numPr>
        <w:rPr>
          <w:ins w:id="1419" w:author="Eric Boisvert" w:date="2015-11-22T12:27:00Z"/>
          <w:lang w:val="en-CA"/>
        </w:rPr>
        <w:pPrChange w:id="1420" w:author="Eric Boisvert" w:date="2015-11-22T12:26:00Z">
          <w:pPr>
            <w:pStyle w:val="Heading1"/>
          </w:pPr>
        </w:pPrChange>
      </w:pPr>
      <w:ins w:id="1421"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1422" w:author="Eric Boisvert" w:date="2015-11-22T12:29:00Z"/>
          <w:lang w:val="en-CA"/>
        </w:rPr>
        <w:pPrChange w:id="1423" w:author="Eric Boisvert" w:date="2015-11-22T12:26:00Z">
          <w:pPr>
            <w:pStyle w:val="Heading1"/>
          </w:pPr>
        </w:pPrChange>
      </w:pPr>
      <w:ins w:id="1424" w:author="Eric Boisvert" w:date="2015-11-22T12:29:00Z">
        <w:r>
          <w:rPr>
            <w:lang w:val="en-CA"/>
          </w:rPr>
          <w:t xml:space="preserve">A encoding pattern for </w:t>
        </w:r>
        <w:r w:rsidRPr="00A43288">
          <w:rPr>
            <w:i/>
            <w:lang w:val="en-CA"/>
            <w:rPrChange w:id="1425"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1426" w:author="Eric Boisvert" w:date="2015-11-22T12:30:00Z"/>
          <w:lang w:val="en-CA"/>
        </w:rPr>
        <w:pPrChange w:id="1427" w:author="Eric Boisvert" w:date="2015-11-22T12:26:00Z">
          <w:pPr>
            <w:pStyle w:val="Heading1"/>
          </w:pPr>
        </w:pPrChange>
      </w:pPr>
      <w:ins w:id="1428" w:author="Eric Boisvert" w:date="2015-11-22T12:30:00Z">
        <w:r>
          <w:rPr>
            <w:lang w:val="en-CA"/>
          </w:rPr>
          <w:t>An linear spatial encoding</w:t>
        </w:r>
      </w:ins>
    </w:p>
    <w:p w14:paraId="36D1F2F7" w14:textId="03193EEE" w:rsidR="00A43288" w:rsidRPr="00A43288" w:rsidRDefault="009F0ABE">
      <w:pPr>
        <w:rPr>
          <w:ins w:id="1429" w:author="Eric Boisvert" w:date="2015-11-22T12:16:00Z"/>
          <w:lang w:val="en-CA"/>
        </w:rPr>
        <w:pPrChange w:id="1430" w:author="Eric Boisvert" w:date="2015-11-22T12:30:00Z">
          <w:pPr>
            <w:pStyle w:val="Heading1"/>
          </w:pPr>
        </w:pPrChange>
      </w:pPr>
      <w:ins w:id="1431" w:author="Eric Boisvert" w:date="2015-11-22T12:40:00Z">
        <w:r>
          <w:rPr>
            <w:lang w:val="en-CA"/>
          </w:rPr>
          <w:t xml:space="preserve">There are two relative position encoding options. Using GML 3.3 Linear referencing or using </w:t>
        </w:r>
      </w:ins>
      <w:ins w:id="1432" w:author="Eric Boisvert" w:date="2015-11-22T12:41:00Z">
        <w:r>
          <w:rPr>
            <w:lang w:val="en-CA"/>
          </w:rPr>
          <w:t>“GeoSciML” encoding.</w:t>
        </w:r>
      </w:ins>
      <w:ins w:id="1433"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r>
        <w:rPr>
          <w:lang w:val="en-CA"/>
        </w:rPr>
        <w:t>GeoSciML CGI-IUGS Profile</w:t>
      </w:r>
    </w:p>
    <w:p w14:paraId="2513607A" w14:textId="541D7228" w:rsidR="009B3BBD" w:rsidRDefault="00C648D4" w:rsidP="00B31486">
      <w:pPr>
        <w:rPr>
          <w:color w:val="FF0000"/>
          <w:lang w:val="en-CA"/>
        </w:rPr>
      </w:pPr>
      <w:commentRangeStart w:id="1434"/>
      <w:r>
        <w:rPr>
          <w:color w:val="FF0000"/>
          <w:lang w:val="en-CA"/>
        </w:rPr>
        <w:t xml:space="preserve">This profile is the “international” version of GeoSciML, which essentially imposes a set of controlled vocabularies.  The profile simply states that vocabularies must come from </w:t>
      </w:r>
      <w:hyperlink r:id="rId127" w:history="1">
        <w:r w:rsidRPr="009A13E8">
          <w:rPr>
            <w:rStyle w:val="Hyperlink"/>
            <w:lang w:val="en-CA"/>
          </w:rPr>
          <w:t>http://resource.geosciml.org/</w:t>
        </w:r>
      </w:hyperlink>
      <w:r>
        <w:rPr>
          <w:color w:val="FF0000"/>
          <w:lang w:val="en-CA"/>
        </w:rPr>
        <w:t xml:space="preserve"> </w:t>
      </w:r>
      <w:commentRangeEnd w:id="1434"/>
      <w:r>
        <w:rPr>
          <w:rStyle w:val="CommentReference"/>
        </w:rPr>
        <w:commentReference w:id="1434"/>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1435" w:name="_Toc337499861"/>
      <w:r w:rsidRPr="00D12552">
        <w:rPr>
          <w:lang w:val="en-CA"/>
        </w:rPr>
        <w:t>Media Types for any data encoding(s)</w:t>
      </w:r>
      <w:bookmarkEnd w:id="1435"/>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1436" w:name="_Toc254961261"/>
      <w:bookmarkStart w:id="1437" w:name="_Ref259545760"/>
      <w:bookmarkStart w:id="1438" w:name="_Toc276720685"/>
      <w:bookmarkStart w:id="1439" w:name="_Toc279341984"/>
      <w:bookmarkStart w:id="1440" w:name="_Toc337499862"/>
      <w:bookmarkStart w:id="1441" w:name="_Toc443461105"/>
      <w:bookmarkStart w:id="1442" w:name="_Toc9996974"/>
      <w:bookmarkStart w:id="1443" w:name="_Ref207532276"/>
      <w:bookmarkStart w:id="1444" w:name="_Ref207532302"/>
      <w:bookmarkStart w:id="1445" w:name="_Ref207532345"/>
      <w:bookmarkStart w:id="1446" w:name="_Toc219622068"/>
      <w:r w:rsidRPr="00D12552">
        <w:rPr>
          <w:lang w:val="en-CA"/>
        </w:rPr>
        <w:t xml:space="preserve">Conformance class: </w:t>
      </w:r>
      <w:bookmarkEnd w:id="1436"/>
      <w:bookmarkEnd w:id="1437"/>
      <w:bookmarkEnd w:id="1438"/>
      <w:r w:rsidRPr="00D12552">
        <w:rPr>
          <w:lang w:val="en-CA"/>
        </w:rPr>
        <w:t xml:space="preserve">AAAA </w:t>
      </w:r>
      <w:r w:rsidRPr="00D12552">
        <w:rPr>
          <w:color w:val="FF0000"/>
          <w:lang w:val="en-CA"/>
        </w:rPr>
        <w:t>(repeat as necessary)</w:t>
      </w:r>
      <w:bookmarkEnd w:id="1439"/>
      <w:bookmarkEnd w:id="1440"/>
    </w:p>
    <w:p w14:paraId="61AC9702" w14:textId="77777777" w:rsidR="004A5507" w:rsidRPr="00D12552" w:rsidRDefault="004A5507" w:rsidP="004A5507">
      <w:pPr>
        <w:pStyle w:val="AnnexLevel2"/>
        <w:numPr>
          <w:ilvl w:val="0"/>
          <w:numId w:val="0"/>
        </w:numPr>
        <w:rPr>
          <w:lang w:val="en-CA"/>
        </w:rPr>
      </w:pPr>
    </w:p>
    <w:bookmarkEnd w:id="1441"/>
    <w:bookmarkEnd w:id="1442"/>
    <w:bookmarkEnd w:id="1443"/>
    <w:bookmarkEnd w:id="1444"/>
    <w:bookmarkEnd w:id="1445"/>
    <w:bookmarkEnd w:id="1446"/>
    <w:p w14:paraId="352A00F8" w14:textId="77777777" w:rsidR="009A7B37" w:rsidRPr="00D12552" w:rsidRDefault="009A7B37" w:rsidP="004A5507">
      <w:pPr>
        <w:pStyle w:val="Annex"/>
        <w:rPr>
          <w:lang w:val="en-CA"/>
        </w:rPr>
      </w:pPr>
      <w:r w:rsidRPr="00D12552">
        <w:rPr>
          <w:lang w:val="en-CA"/>
        </w:rPr>
        <w:br w:type="page"/>
      </w:r>
      <w:bookmarkStart w:id="1447"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144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Eric Boisvert" w:date="2015-10-29T05:11:00Z" w:initials="EB/L">
    <w:p w14:paraId="6655E12C" w14:textId="77777777" w:rsidR="00AE59F3" w:rsidRDefault="00AE59F3">
      <w:pPr>
        <w:pStyle w:val="CommentText"/>
      </w:pPr>
      <w:r>
        <w:rPr>
          <w:rStyle w:val="CommentReference"/>
        </w:rPr>
        <w:annotationRef/>
      </w:r>
      <w:r>
        <w:t>More ?  What would be the rule for inclusion in this list ? I think submitting organisations must be OGC members</w:t>
      </w:r>
    </w:p>
  </w:comment>
  <w:comment w:id="12" w:author="Eric Boisvert" w:date="2015-10-29T05:11:00Z" w:initials="EB/L">
    <w:p w14:paraId="07AC35A5" w14:textId="77777777" w:rsidR="00AE59F3" w:rsidRDefault="00AE59F3">
      <w:pPr>
        <w:pStyle w:val="CommentText"/>
      </w:pPr>
      <w:r>
        <w:rPr>
          <w:rStyle w:val="CommentReference"/>
        </w:rPr>
        <w:annotationRef/>
      </w:r>
      <w:r>
        <w:t>More. Must check the OGC affiliation rule</w:t>
      </w:r>
    </w:p>
  </w:comment>
  <w:comment w:id="52" w:author="Steve Richard" w:date="2015-10-29T05:11:00Z" w:initials="SR">
    <w:p w14:paraId="2928802D" w14:textId="77777777" w:rsidR="00AE59F3" w:rsidRDefault="00AE59F3">
      <w:pPr>
        <w:pStyle w:val="CommentText"/>
      </w:pPr>
      <w:r>
        <w:rPr>
          <w:rStyle w:val="CommentReference"/>
        </w:rPr>
        <w:annotationRef/>
      </w:r>
      <w:r>
        <w:t>I think portrayal is an implementation of the conceptual model, not part of the conceptual model. I’ll work on the wording if I get a chance.</w:t>
      </w:r>
    </w:p>
  </w:comment>
  <w:comment w:id="251" w:author="Eric Boisvert" w:date="2015-10-29T05:11:00Z" w:initials="EB/L">
    <w:p w14:paraId="11C9FC8B" w14:textId="77777777" w:rsidR="00AE59F3" w:rsidRDefault="00AE59F3">
      <w:pPr>
        <w:pStyle w:val="CommentText"/>
      </w:pPr>
      <w:r>
        <w:rPr>
          <w:rStyle w:val="CommentReference"/>
        </w:rPr>
        <w:annotationRef/>
      </w:r>
      <w:r>
        <w:t>Adapt to GeoSciML</w:t>
      </w:r>
    </w:p>
  </w:comment>
  <w:comment w:id="267" w:author="Eric Boisvert" w:date="2015-10-29T05:11:00Z" w:initials="EB/L">
    <w:p w14:paraId="0CEA0AD6" w14:textId="77777777" w:rsidR="00AE59F3" w:rsidRDefault="00AE59F3">
      <w:pPr>
        <w:pStyle w:val="CommentText"/>
      </w:pPr>
      <w:r>
        <w:rPr>
          <w:rStyle w:val="CommentReference"/>
        </w:rPr>
        <w:annotationRef/>
      </w:r>
      <w:r>
        <w:t>My pet peeves</w:t>
      </w:r>
    </w:p>
  </w:comment>
  <w:comment w:id="269" w:author="Eric Boisvert" w:date="2015-10-29T05:11:00Z" w:initials="EB/L">
    <w:p w14:paraId="09AE58E9" w14:textId="77777777" w:rsidR="00AE59F3" w:rsidRDefault="00AE59F3">
      <w:pPr>
        <w:pStyle w:val="CommentText"/>
      </w:pPr>
      <w:r>
        <w:rPr>
          <w:rStyle w:val="CommentReference"/>
        </w:rPr>
        <w:annotationRef/>
      </w:r>
      <w:r>
        <w:t>We don’t have a clear way to report this, unless we allow a nillable property to have both a nil and a content (the Organism class) nilReason = absent</w:t>
      </w:r>
    </w:p>
  </w:comment>
  <w:comment w:id="268" w:author="Eric Boisvert" w:date="2015-10-29T05:11:00Z" w:initials="EB/L">
    <w:p w14:paraId="0E9B0D43" w14:textId="025D0DD1" w:rsidR="00AE59F3" w:rsidRDefault="00AE59F3">
      <w:pPr>
        <w:pStyle w:val="CommentText"/>
      </w:pPr>
      <w:r>
        <w:rPr>
          <w:rStyle w:val="CommentReference"/>
        </w:rPr>
        <w:annotationRef/>
      </w:r>
      <w:r>
        <w:t>Standing issue.. remove</w:t>
      </w:r>
    </w:p>
  </w:comment>
  <w:comment w:id="270" w:author="Eric Boisvert" w:date="2015-10-29T05:11:00Z" w:initials="EB/L">
    <w:p w14:paraId="009599B9" w14:textId="77777777" w:rsidR="00AE59F3" w:rsidRDefault="00AE59F3">
      <w:pPr>
        <w:pStyle w:val="CommentText"/>
      </w:pPr>
      <w:r>
        <w:rPr>
          <w:rStyle w:val="CommentReference"/>
        </w:rPr>
        <w:annotationRef/>
      </w:r>
      <w:r>
        <w:t>The way to do this in GeoSciML is to have ConstituentPart/proportion = 0</w:t>
      </w:r>
    </w:p>
  </w:comment>
  <w:comment w:id="275" w:author="Eric Boisvert" w:date="2015-10-29T05:11:00Z" w:initials="EB/L">
    <w:p w14:paraId="285ACA1A" w14:textId="050EE93A" w:rsidR="00AE59F3" w:rsidRDefault="00AE59F3">
      <w:pPr>
        <w:pStyle w:val="CommentText"/>
      </w:pPr>
      <w:r>
        <w:rPr>
          <w:rStyle w:val="CommentReference"/>
        </w:rPr>
        <w:annotationRef/>
      </w:r>
      <w:r>
        <w:t>Move to own requirements class</w:t>
      </w:r>
    </w:p>
  </w:comment>
  <w:comment w:id="276" w:author="Eric Boisvert" w:date="2015-10-29T05:11:00Z" w:initials="EB/L">
    <w:p w14:paraId="20D344E6" w14:textId="4DC741AF" w:rsidR="00AE59F3" w:rsidRDefault="00AE59F3">
      <w:pPr>
        <w:pStyle w:val="CommentText"/>
      </w:pPr>
      <w:r>
        <w:rPr>
          <w:rStyle w:val="CommentReference"/>
        </w:rPr>
        <w:annotationRef/>
      </w:r>
      <w:r>
        <w:t>Double check for the right name</w:t>
      </w:r>
    </w:p>
  </w:comment>
  <w:comment w:id="318" w:author="Eric Boisvert" w:date="2015-10-29T05:11:00Z" w:initials="EB/L">
    <w:p w14:paraId="543EE89F" w14:textId="14D31BC3" w:rsidR="00AE59F3" w:rsidRDefault="00AE59F3">
      <w:pPr>
        <w:pStyle w:val="CommentText"/>
      </w:pPr>
      <w:r>
        <w:rPr>
          <w:rStyle w:val="CommentReference"/>
        </w:rPr>
        <w:annotationRef/>
      </w:r>
      <w:r>
        <w:t>The following two clauses should probably be in their own profile</w:t>
      </w:r>
    </w:p>
  </w:comment>
  <w:comment w:id="320" w:author="Eric Boisvert" w:date="2015-10-29T05:11:00Z" w:initials="EB/L">
    <w:p w14:paraId="61064CC3" w14:textId="0B759CA5" w:rsidR="00AE59F3" w:rsidRDefault="00AE59F3">
      <w:pPr>
        <w:pStyle w:val="CommentText"/>
      </w:pPr>
      <w:r>
        <w:rPr>
          <w:rStyle w:val="CommentReference"/>
        </w:rPr>
        <w:annotationRef/>
      </w:r>
      <w:r>
        <w:t>Move to LOD requirements class</w:t>
      </w:r>
    </w:p>
  </w:comment>
  <w:comment w:id="343" w:author="Eric Boisvert" w:date="2015-10-29T05:11:00Z" w:initials="EB/L">
    <w:p w14:paraId="6D70419C" w14:textId="51DEC8C7" w:rsidR="00AE59F3" w:rsidRDefault="00AE59F3">
      <w:pPr>
        <w:pStyle w:val="CommentText"/>
      </w:pPr>
      <w:r>
        <w:rPr>
          <w:rStyle w:val="CommentReference"/>
        </w:rPr>
        <w:annotationRef/>
      </w:r>
      <w:r>
        <w:t xml:space="preserve">Check, eg. </w:t>
      </w:r>
    </w:p>
  </w:comment>
  <w:comment w:id="359" w:author="Eric Boisvert" w:date="2015-10-29T05:11:00Z" w:initials="EB/L">
    <w:p w14:paraId="349CFB7D" w14:textId="1EF8A007" w:rsidR="00AE59F3" w:rsidRDefault="00AE59F3">
      <w:pPr>
        <w:pStyle w:val="CommentText"/>
      </w:pPr>
      <w:r>
        <w:rPr>
          <w:rStyle w:val="CommentReference"/>
        </w:rPr>
        <w:annotationRef/>
      </w:r>
      <w:r>
        <w:t>Already covered by SF-0</w:t>
      </w:r>
    </w:p>
  </w:comment>
  <w:comment w:id="377" w:author="Eric Boisvert" w:date="2015-10-29T05:11:00Z" w:initials="EB/L">
    <w:p w14:paraId="0636EEBB" w14:textId="77777777" w:rsidR="00AE59F3" w:rsidRDefault="00AE59F3">
      <w:pPr>
        <w:pStyle w:val="CommentText"/>
      </w:pPr>
      <w:r>
        <w:rPr>
          <w:rStyle w:val="CommentReference"/>
        </w:rPr>
        <w:annotationRef/>
      </w:r>
      <w:r>
        <w:t>Is there a PK constrain ?  ie, does this force a mappedfeature made of several polygons to be a multipolygon</w:t>
      </w:r>
    </w:p>
  </w:comment>
  <w:comment w:id="389" w:author="Eric Boisvert" w:date="2015-10-29T11:56:00Z" w:initials="EB/L">
    <w:p w14:paraId="64E3FCDF" w14:textId="510A531D" w:rsidR="00AE59F3" w:rsidRDefault="00AE59F3">
      <w:pPr>
        <w:pStyle w:val="CommentText"/>
      </w:pPr>
      <w:r>
        <w:rPr>
          <w:rStyle w:val="CommentReference"/>
        </w:rPr>
        <w:annotationRef/>
      </w:r>
      <w:r>
        <w:t>Replace all “resolve” to “refer” in the following requirements when it’s a vocabulary</w:t>
      </w:r>
    </w:p>
  </w:comment>
  <w:comment w:id="466" w:author="Eric Boisvert" w:date="2015-10-29T05:11:00Z" w:initials="EB/L">
    <w:p w14:paraId="043D7770" w14:textId="77777777" w:rsidR="00AE59F3" w:rsidRDefault="00AE59F3" w:rsidP="000843E1">
      <w:pPr>
        <w:pStyle w:val="CommentText"/>
      </w:pPr>
      <w:r>
        <w:rPr>
          <w:rStyle w:val="CommentReference"/>
        </w:rPr>
        <w:annotationRef/>
      </w:r>
      <w:r>
        <w:t>Is there a PK constrain ?  ie, does this force a mappedfeature made of several polygons to be a multipolygon</w:t>
      </w:r>
    </w:p>
  </w:comment>
  <w:comment w:id="595" w:author="Eric Boisvert" w:date="2015-10-29T12:06:00Z" w:initials="EB/L">
    <w:p w14:paraId="451BC6E0" w14:textId="553E1AD0" w:rsidR="00AE59F3" w:rsidRDefault="00AE59F3">
      <w:pPr>
        <w:pStyle w:val="CommentText"/>
      </w:pPr>
      <w:r>
        <w:rPr>
          <w:rStyle w:val="CommentReference"/>
        </w:rPr>
        <w:annotationRef/>
      </w:r>
      <w:r>
        <w:t>Change in UML scope notes and remove observation_URI</w:t>
      </w:r>
    </w:p>
  </w:comment>
  <w:comment w:id="606" w:author="Eric Boisvert" w:date="2015-10-29T05:11:00Z" w:initials="EB/L">
    <w:p w14:paraId="084DAD59" w14:textId="3EBA890B" w:rsidR="00AE59F3" w:rsidRDefault="00AE59F3">
      <w:pPr>
        <w:pStyle w:val="CommentText"/>
      </w:pPr>
      <w:r>
        <w:rPr>
          <w:rStyle w:val="CommentReference"/>
        </w:rPr>
        <w:annotationRef/>
      </w:r>
      <w:r>
        <w:t>Rephrase important use case = INSPIRE</w:t>
      </w:r>
    </w:p>
  </w:comment>
  <w:comment w:id="610" w:author="Boisvert, Eric" w:date="2015-10-29T05:11:00Z" w:initials="BE">
    <w:p w14:paraId="13C9C105" w14:textId="1D2D8D7F" w:rsidR="00AE59F3" w:rsidRDefault="00AE59F3">
      <w:pPr>
        <w:pStyle w:val="CommentText"/>
      </w:pPr>
      <w:r>
        <w:rPr>
          <w:rStyle w:val="CommentReference"/>
        </w:rPr>
        <w:annotationRef/>
      </w:r>
      <w:r>
        <w:t>Isn’t it a dependency of 19136 to start with ?</w:t>
      </w:r>
    </w:p>
  </w:comment>
  <w:comment w:id="611" w:author="Boisvert, Eric" w:date="2015-10-29T05:11:00Z" w:initials="BE">
    <w:p w14:paraId="7AF7A7F2" w14:textId="0F17E6F0" w:rsidR="00AE59F3" w:rsidRDefault="00AE59F3">
      <w:pPr>
        <w:pStyle w:val="CommentText"/>
      </w:pPr>
      <w:r>
        <w:rPr>
          <w:rStyle w:val="CommentReference"/>
        </w:rPr>
        <w:annotationRef/>
      </w:r>
      <w:r>
        <w:t>Pretty sure it should not be here since it’s XML encoding.  We should remove this from Logical and have it in XML encoding</w:t>
      </w:r>
    </w:p>
  </w:comment>
  <w:comment w:id="618" w:author="Eric Boisvert" w:date="2015-10-29T05:11:00Z" w:initials="EB/L">
    <w:p w14:paraId="5036A537" w14:textId="7ED995BF" w:rsidR="00AE59F3" w:rsidRDefault="00AE59F3">
      <w:pPr>
        <w:pStyle w:val="CommentText"/>
      </w:pPr>
      <w:r>
        <w:rPr>
          <w:rStyle w:val="CommentReference"/>
        </w:rPr>
        <w:annotationRef/>
      </w:r>
      <w:r>
        <w:t>Should we have a recommendation that community stick to a single convension (eg: OneGeology uses that convension)</w:t>
      </w:r>
    </w:p>
  </w:comment>
  <w:comment w:id="625" w:author="Eric Boisvert" w:date="2015-10-29T05:11:00Z" w:initials="EB/L">
    <w:p w14:paraId="43E3A208" w14:textId="2ABEFC4A" w:rsidR="00AE59F3" w:rsidRDefault="00AE59F3">
      <w:pPr>
        <w:pStyle w:val="CommentText"/>
      </w:pPr>
      <w:r>
        <w:rPr>
          <w:rStyle w:val="CommentReference"/>
        </w:rPr>
        <w:annotationRef/>
      </w:r>
      <w:r>
        <w:t>Should we define a specific uom for this – or should we even bother and leave this for community.</w:t>
      </w:r>
    </w:p>
  </w:comment>
  <w:comment w:id="632" w:author="Eric Boisvert" w:date="2015-10-29T05:11:00Z" w:initials="EB/L">
    <w:p w14:paraId="20A95AC9" w14:textId="77777777" w:rsidR="00AE59F3" w:rsidRDefault="00AE59F3" w:rsidP="00983833">
      <w:pPr>
        <w:pStyle w:val="CommentText"/>
      </w:pPr>
      <w:r>
        <w:rPr>
          <w:rStyle w:val="CommentReference"/>
        </w:rPr>
        <w:annotationRef/>
      </w:r>
      <w:r>
        <w:t>Should we define a specific uom for this – or should we even bother and leave this for community.</w:t>
      </w:r>
    </w:p>
  </w:comment>
  <w:comment w:id="644" w:author="Eric Boisvert" w:date="2015-10-29T05:11:00Z" w:initials="EB/L">
    <w:p w14:paraId="55A956D0" w14:textId="77777777" w:rsidR="00AE59F3" w:rsidRDefault="00AE59F3">
      <w:pPr>
        <w:pStyle w:val="CommentText"/>
      </w:pPr>
      <w:r>
        <w:rPr>
          <w:rStyle w:val="CommentReference"/>
        </w:rPr>
        <w:annotationRef/>
      </w:r>
      <w:r>
        <w:t>Probably don’t need this because this is what the UML says, but this CodeType is different since it is not an external vocabulary</w:t>
      </w:r>
    </w:p>
  </w:comment>
  <w:comment w:id="646" w:author="Eric Boisvert" w:date="2015-10-29T05:11:00Z" w:initials="EB/L">
    <w:p w14:paraId="5C743AC9" w14:textId="77777777" w:rsidR="00AE59F3" w:rsidRDefault="00AE59F3">
      <w:pPr>
        <w:pStyle w:val="CommentText"/>
      </w:pPr>
      <w:r>
        <w:rPr>
          <w:rStyle w:val="CommentReference"/>
        </w:rPr>
        <w:annotationRef/>
      </w:r>
      <w:r>
        <w:t xml:space="preserve">This was in the scope note.  I don’t understand what this means.  Is the last item </w:t>
      </w:r>
    </w:p>
  </w:comment>
  <w:comment w:id="647" w:author="Eric Boisvert" w:date="2015-10-29T05:11:00Z" w:initials="EB/L">
    <w:p w14:paraId="720006F6" w14:textId="77777777" w:rsidR="00AE59F3" w:rsidRDefault="00AE59F3">
      <w:pPr>
        <w:pStyle w:val="CommentText"/>
      </w:pPr>
      <w:r>
        <w:rPr>
          <w:rStyle w:val="CommentReference"/>
        </w:rPr>
        <w:annotationRef/>
      </w:r>
      <w:r>
        <w:t xml:space="preserve">This is a 3.2 thing, it has been replace with a “samplingFrame” term.  I honestly preferred the 3.2 </w:t>
      </w:r>
    </w:p>
  </w:comment>
  <w:comment w:id="663" w:author="Eric Boisvert" w:date="2015-10-29T05:11:00Z" w:initials="EB/L">
    <w:p w14:paraId="0617F253" w14:textId="77777777" w:rsidR="00AE59F3" w:rsidRDefault="00AE59F3">
      <w:pPr>
        <w:pStyle w:val="CommentText"/>
      </w:pPr>
      <w:r>
        <w:rPr>
          <w:rStyle w:val="CommentReference"/>
        </w:rPr>
        <w:annotationRef/>
      </w:r>
      <w:r>
        <w:t>Not sure about this bit.</w:t>
      </w:r>
    </w:p>
  </w:comment>
  <w:comment w:id="667" w:author="Eric Boisvert" w:date="2015-10-29T05:11:00Z" w:initials="EB/L">
    <w:p w14:paraId="5FB7FD71" w14:textId="77777777" w:rsidR="00AE59F3" w:rsidRDefault="00AE59F3">
      <w:pPr>
        <w:pStyle w:val="CommentText"/>
      </w:pPr>
      <w:r>
        <w:rPr>
          <w:rStyle w:val="CommentReference"/>
        </w:rPr>
        <w:annotationRef/>
      </w:r>
      <w:r>
        <w:t>Again.  Don’t remember what this means</w:t>
      </w:r>
    </w:p>
  </w:comment>
  <w:comment w:id="695" w:author="Eric Boisvert" w:date="2015-10-29T05:11:00Z" w:initials="EB/L">
    <w:p w14:paraId="141CBB56" w14:textId="78925F87" w:rsidR="00AE59F3" w:rsidRDefault="00AE59F3">
      <w:pPr>
        <w:pStyle w:val="CommentText"/>
      </w:pPr>
      <w:r>
        <w:rPr>
          <w:rStyle w:val="CommentReference"/>
        </w:rPr>
        <w:annotationRef/>
      </w:r>
      <w:r>
        <w:t>Heterogeneity ?</w:t>
      </w:r>
    </w:p>
  </w:comment>
  <w:comment w:id="724" w:author="Boisvert, Eric" w:date="2015-10-29T05:11:00Z" w:initials="BE">
    <w:p w14:paraId="41B1F482" w14:textId="77777777" w:rsidR="00AE59F3" w:rsidRDefault="00AE59F3" w:rsidP="00390DF7">
      <w:pPr>
        <w:pStyle w:val="CommentText"/>
      </w:pPr>
      <w:r>
        <w:rPr>
          <w:rStyle w:val="CommentReference"/>
        </w:rPr>
        <w:annotationRef/>
      </w:r>
      <w:r>
        <w:t>Check. Maybe it’s a GML 3.3 thing</w:t>
      </w:r>
    </w:p>
  </w:comment>
  <w:comment w:id="726" w:author="Eric Boisvert" w:date="2015-10-29T05:11:00Z" w:initials="EB/L">
    <w:p w14:paraId="0B5605F6" w14:textId="6C87D3D6" w:rsidR="00AE59F3" w:rsidRDefault="00AE59F3">
      <w:pPr>
        <w:pStyle w:val="CommentText"/>
      </w:pPr>
      <w:r>
        <w:rPr>
          <w:rStyle w:val="CommentReference"/>
        </w:rPr>
        <w:annotationRef/>
      </w:r>
      <w:r>
        <w:t>This is one exception in the list.  It’s not externally managed, but actually enforced in the specification and the schema.</w:t>
      </w:r>
    </w:p>
  </w:comment>
  <w:comment w:id="736" w:author="Boisvert, Eric" w:date="2015-10-29T05:11:00Z" w:initials="BE">
    <w:p w14:paraId="4C533D5C" w14:textId="30A4DA1A" w:rsidR="00AE59F3" w:rsidRDefault="00AE59F3">
      <w:pPr>
        <w:pStyle w:val="CommentText"/>
      </w:pPr>
      <w:r>
        <w:rPr>
          <w:rStyle w:val="CommentReference"/>
        </w:rPr>
        <w:annotationRef/>
      </w:r>
      <w:r>
        <w:t>Draws in schema language and spatial schema already</w:t>
      </w:r>
    </w:p>
  </w:comment>
  <w:comment w:id="824" w:author="Eric Boisvert" w:date="2015-10-29T05:11:00Z" w:initials="EB/L">
    <w:p w14:paraId="2825455C" w14:textId="17477529" w:rsidR="00AE59F3" w:rsidRDefault="00AE59F3">
      <w:pPr>
        <w:pStyle w:val="CommentText"/>
      </w:pPr>
      <w:r>
        <w:rPr>
          <w:rStyle w:val="CommentReference"/>
        </w:rPr>
        <w:annotationRef/>
      </w:r>
      <w:r>
        <w:t>Don’t forget to add a dependency to GeologicAge in the requirement class list</w:t>
      </w:r>
    </w:p>
  </w:comment>
  <w:comment w:id="840" w:author="Eric Boisvert" w:date="2015-10-29T05:11:00Z" w:initials="EB/L">
    <w:p w14:paraId="550511C5" w14:textId="3A732223" w:rsidR="00AE59F3" w:rsidRDefault="00AE59F3">
      <w:pPr>
        <w:pStyle w:val="CommentText"/>
      </w:pPr>
      <w:r>
        <w:rPr>
          <w:rStyle w:val="CommentReference"/>
        </w:rPr>
        <w:annotationRef/>
      </w:r>
      <w:r>
        <w:t>No documentation for this one, not even in 3.2</w:t>
      </w:r>
    </w:p>
  </w:comment>
  <w:comment w:id="992" w:author="Eric Boisvert" w:date="2015-11-11T14:04:00Z" w:initials="EB/L">
    <w:p w14:paraId="0D048318" w14:textId="77777777" w:rsidR="00AE59F3" w:rsidRDefault="00AE59F3" w:rsidP="00777507">
      <w:pPr>
        <w:pStyle w:val="CommentText"/>
      </w:pPr>
      <w:r>
        <w:rPr>
          <w:rStyle w:val="CommentReference"/>
        </w:rPr>
        <w:annotationRef/>
      </w:r>
      <w:r>
        <w:t xml:space="preserve">Not sure it’s supposed to be here, </w:t>
      </w:r>
    </w:p>
  </w:comment>
  <w:comment w:id="1013" w:author="Boisvert, Eric" w:date="2015-10-29T05:11:00Z" w:initials="BE">
    <w:p w14:paraId="14328BAF" w14:textId="1FF148EF" w:rsidR="00AE59F3" w:rsidRDefault="00AE59F3">
      <w:pPr>
        <w:pStyle w:val="CommentText"/>
      </w:pPr>
      <w:r>
        <w:rPr>
          <w:rStyle w:val="CommentReference"/>
        </w:rPr>
        <w:annotationRef/>
      </w:r>
      <w:r>
        <w:t>This means that interval are in absolute coordinate</w:t>
      </w:r>
    </w:p>
  </w:comment>
  <w:comment w:id="1030" w:author="Boisvert, Eric" w:date="2015-10-29T05:11:00Z" w:initials="BE">
    <w:p w14:paraId="1D73A3B9" w14:textId="3051C86B" w:rsidR="00AE59F3" w:rsidRDefault="00AE59F3">
      <w:pPr>
        <w:pStyle w:val="CommentText"/>
      </w:pPr>
      <w:r>
        <w:rPr>
          <w:rStyle w:val="CommentReference"/>
        </w:rPr>
        <w:annotationRef/>
      </w:r>
      <w:r>
        <w:t>This labAnalysis-&gt;samplgFeature is redundant since its already include with basic</w:t>
      </w:r>
    </w:p>
  </w:comment>
  <w:comment w:id="1033" w:author="Boisvert, Eric" w:date="2015-10-29T05:11:00Z" w:initials="BE">
    <w:p w14:paraId="5CE49A75" w14:textId="0AEC9407" w:rsidR="00AE59F3" w:rsidRDefault="00AE59F3">
      <w:pPr>
        <w:pStyle w:val="CommentText"/>
      </w:pPr>
      <w:r>
        <w:rPr>
          <w:rStyle w:val="CommentReference"/>
        </w:rPr>
        <w:annotationRef/>
      </w:r>
      <w:r>
        <w:t>I think it comes with basic / gml – no need to put it there</w:t>
      </w:r>
    </w:p>
  </w:comment>
  <w:comment w:id="1065" w:author="Boisvert, Eric" w:date="2015-10-29T05:11:00Z" w:initials="BE">
    <w:p w14:paraId="43C70FF7" w14:textId="50703D56" w:rsidR="00AE59F3" w:rsidRDefault="00AE59F3">
      <w:pPr>
        <w:pStyle w:val="CommentText"/>
      </w:pPr>
      <w:r>
        <w:rPr>
          <w:rStyle w:val="CommentReference"/>
        </w:rPr>
        <w:annotationRef/>
      </w:r>
      <w:r>
        <w:t>Doesn’t this defeat the purpose of using http URI as identifiers ?</w:t>
      </w:r>
    </w:p>
  </w:comment>
  <w:comment w:id="1103" w:author="Boisvert, Eric" w:date="2015-10-29T05:11:00Z" w:initials="BE">
    <w:p w14:paraId="7B362452" w14:textId="07A1582E" w:rsidR="00AE59F3" w:rsidRDefault="00AE59F3">
      <w:pPr>
        <w:pStyle w:val="CommentText"/>
      </w:pPr>
      <w:r>
        <w:rPr>
          <w:rStyle w:val="CommentReference"/>
        </w:rPr>
        <w:annotationRef/>
      </w:r>
      <w:r>
        <w:t>I suppose we can’t really police what other domains do.</w:t>
      </w:r>
    </w:p>
  </w:comment>
  <w:comment w:id="1108" w:author="Boisvert, Eric" w:date="2015-10-29T05:11:00Z" w:initials="BE">
    <w:p w14:paraId="261F51AD" w14:textId="318CAC15" w:rsidR="00AE59F3" w:rsidRDefault="00AE59F3">
      <w:pPr>
        <w:pStyle w:val="CommentText"/>
      </w:pPr>
      <w:r>
        <w:rPr>
          <w:rStyle w:val="CommentReference"/>
        </w:rPr>
        <w:annotationRef/>
      </w:r>
      <w:r>
        <w:t>Or is it normative ?</w:t>
      </w:r>
    </w:p>
  </w:comment>
  <w:comment w:id="1131" w:author="Eric Boisvert" w:date="2015-10-29T05:11:00Z" w:initials="EB/L">
    <w:p w14:paraId="3082C719" w14:textId="77777777" w:rsidR="00AE59F3" w:rsidRDefault="00AE59F3">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1132" w:author="Eric Boisvert" w:date="2015-10-29T05:11:00Z" w:initials="EB/L">
    <w:p w14:paraId="241CC4E7" w14:textId="77777777" w:rsidR="00AE59F3" w:rsidRDefault="00AE59F3">
      <w:pPr>
        <w:pStyle w:val="CommentText"/>
      </w:pPr>
      <w:r>
        <w:rPr>
          <w:rStyle w:val="CommentReference"/>
        </w:rPr>
        <w:annotationRef/>
      </w:r>
      <w:r>
        <w:t>This one can only be checked by sch if the result is an XML document right ?</w:t>
      </w:r>
    </w:p>
  </w:comment>
  <w:comment w:id="1135" w:author="Eric Boisvert" w:date="2015-10-29T05:11:00Z" w:initials="EB/L">
    <w:p w14:paraId="23E499DD" w14:textId="089600E9" w:rsidR="00AE59F3" w:rsidRDefault="00AE59F3">
      <w:pPr>
        <w:pStyle w:val="CommentText"/>
      </w:pPr>
      <w:r>
        <w:rPr>
          <w:rStyle w:val="CommentReference"/>
        </w:rPr>
        <w:annotationRef/>
      </w:r>
      <w:r>
        <w:t>Now, the philosophical debate.  Is the .sch is a compliance tool or is it a requirement rule</w:t>
      </w:r>
    </w:p>
  </w:comment>
  <w:comment w:id="1354" w:author="Eric Boisvert" w:date="2015-10-30T06:47:00Z" w:initials="EB/L">
    <w:p w14:paraId="18EE763B" w14:textId="77777777" w:rsidR="00AE59F3" w:rsidRDefault="00AE59F3" w:rsidP="00652E95">
      <w:pPr>
        <w:pStyle w:val="CommentText"/>
      </w:pPr>
      <w:r>
        <w:rPr>
          <w:rStyle w:val="CommentReference"/>
        </w:rPr>
        <w:annotationRef/>
      </w:r>
      <w:r>
        <w:t>Great. This one 404s</w:t>
      </w:r>
    </w:p>
  </w:comment>
  <w:comment w:id="1368" w:author="Eric Boisvert" w:date="2015-10-29T05:11:00Z" w:initials="EB/L">
    <w:p w14:paraId="7EBA9BF2" w14:textId="77777777" w:rsidR="00AE59F3" w:rsidRDefault="00AE59F3">
      <w:pPr>
        <w:pStyle w:val="CommentText"/>
      </w:pPr>
      <w:r>
        <w:rPr>
          <w:rStyle w:val="CommentReference"/>
        </w:rPr>
        <w:annotationRef/>
      </w:r>
      <w:r>
        <w:t>Great. This one 404s</w:t>
      </w:r>
    </w:p>
  </w:comment>
  <w:comment w:id="1371" w:author="Boisvert, Eric" w:date="2015-10-29T05:11:00Z" w:initials="BE">
    <w:p w14:paraId="70C77D12" w14:textId="582AFCB0" w:rsidR="00AE59F3" w:rsidRDefault="00AE59F3">
      <w:pPr>
        <w:pStyle w:val="CommentText"/>
      </w:pPr>
      <w:r>
        <w:rPr>
          <w:rStyle w:val="CommentReference"/>
        </w:rPr>
        <w:annotationRef/>
      </w:r>
      <w:r>
        <w:t>Technically, this one should be testable by schematron</w:t>
      </w:r>
    </w:p>
  </w:comment>
  <w:comment w:id="1372" w:author="Boisvert, Eric" w:date="2015-10-29T05:11:00Z" w:initials="BE">
    <w:p w14:paraId="45CD9209" w14:textId="209DC396" w:rsidR="00AE59F3" w:rsidRDefault="00AE59F3">
      <w:pPr>
        <w:pStyle w:val="CommentText"/>
      </w:pPr>
      <w:r>
        <w:rPr>
          <w:rStyle w:val="CommentReference"/>
        </w:rPr>
        <w:annotationRef/>
      </w:r>
      <w:r>
        <w:t>Shall we enforce a specific codeSpace ?</w:t>
      </w:r>
    </w:p>
  </w:comment>
  <w:comment w:id="1375" w:author="Eric Boisvert" w:date="2015-10-29T05:11:00Z" w:initials="EB/L">
    <w:p w14:paraId="0C6CDA8E" w14:textId="120FCF66" w:rsidR="00AE59F3" w:rsidRDefault="00AE59F3">
      <w:pPr>
        <w:pStyle w:val="CommentText"/>
      </w:pPr>
      <w:r>
        <w:rPr>
          <w:rStyle w:val="CommentReference"/>
        </w:rPr>
        <w:annotationRef/>
      </w:r>
      <w:r>
        <w:t>Should we keep the abstract portrayal for future 3.2 extension</w:t>
      </w:r>
    </w:p>
  </w:comment>
  <w:comment w:id="1434" w:author="Boisvert, Eric" w:date="2015-10-29T05:11:00Z" w:initials="BE">
    <w:p w14:paraId="11C239E8" w14:textId="43C8B7EE" w:rsidR="00AE59F3" w:rsidRDefault="00AE59F3">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5A0AFB" w14:textId="77777777" w:rsidR="00D632F9" w:rsidRDefault="00D632F9">
      <w:pPr>
        <w:spacing w:after="0"/>
      </w:pPr>
      <w:r>
        <w:separator/>
      </w:r>
    </w:p>
  </w:endnote>
  <w:endnote w:type="continuationSeparator" w:id="0">
    <w:p w14:paraId="6FDF8960" w14:textId="77777777" w:rsidR="00D632F9" w:rsidRDefault="00D632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AE59F3" w:rsidRDefault="00AE59F3">
        <w:pPr>
          <w:pStyle w:val="Footer"/>
          <w:jc w:val="center"/>
        </w:pPr>
        <w:r>
          <w:fldChar w:fldCharType="begin"/>
        </w:r>
        <w:r>
          <w:instrText xml:space="preserve"> PAGE   \* MERGEFORMAT </w:instrText>
        </w:r>
        <w:r>
          <w:fldChar w:fldCharType="separate"/>
        </w:r>
        <w:r w:rsidR="00180077">
          <w:rPr>
            <w:noProof/>
          </w:rPr>
          <w:t>151</w:t>
        </w:r>
        <w:r>
          <w:rPr>
            <w:noProof/>
          </w:rPr>
          <w:fldChar w:fldCharType="end"/>
        </w:r>
      </w:p>
    </w:sdtContent>
  </w:sdt>
  <w:p w14:paraId="5299F2EC" w14:textId="77777777" w:rsidR="00AE59F3" w:rsidRPr="0079517D" w:rsidRDefault="00AE59F3"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747C67" w14:textId="77777777" w:rsidR="00D632F9" w:rsidRDefault="00D632F9">
      <w:pPr>
        <w:spacing w:after="0"/>
      </w:pPr>
      <w:r>
        <w:separator/>
      </w:r>
    </w:p>
  </w:footnote>
  <w:footnote w:type="continuationSeparator" w:id="0">
    <w:p w14:paraId="585F8933" w14:textId="77777777" w:rsidR="00D632F9" w:rsidRDefault="00D632F9">
      <w:pPr>
        <w:spacing w:after="0"/>
      </w:pPr>
      <w:r>
        <w:continuationSeparator/>
      </w:r>
    </w:p>
  </w:footnote>
  <w:footnote w:id="1">
    <w:p w14:paraId="015C3D42" w14:textId="77777777" w:rsidR="00AE59F3" w:rsidRDefault="00AE59F3">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AE59F3" w:rsidRPr="006F2ACD" w:rsidRDefault="00AE59F3">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2">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8">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1">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5">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7AE74056"/>
    <w:multiLevelType w:val="multilevel"/>
    <w:tmpl w:val="8228AD0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6"/>
  </w:num>
  <w:num w:numId="2">
    <w:abstractNumId w:val="1"/>
  </w:num>
  <w:num w:numId="3">
    <w:abstractNumId w:val="8"/>
  </w:num>
  <w:num w:numId="4">
    <w:abstractNumId w:val="20"/>
  </w:num>
  <w:num w:numId="5">
    <w:abstractNumId w:val="13"/>
  </w:num>
  <w:num w:numId="6">
    <w:abstractNumId w:val="12"/>
  </w:num>
  <w:num w:numId="7">
    <w:abstractNumId w:val="11"/>
  </w:num>
  <w:num w:numId="8">
    <w:abstractNumId w:val="18"/>
  </w:num>
  <w:num w:numId="9">
    <w:abstractNumId w:val="0"/>
  </w:num>
  <w:num w:numId="10">
    <w:abstractNumId w:val="17"/>
  </w:num>
  <w:num w:numId="11">
    <w:abstractNumId w:val="7"/>
  </w:num>
  <w:num w:numId="12">
    <w:abstractNumId w:val="5"/>
  </w:num>
  <w:num w:numId="13">
    <w:abstractNumId w:val="24"/>
  </w:num>
  <w:num w:numId="14">
    <w:abstractNumId w:val="22"/>
  </w:num>
  <w:num w:numId="15">
    <w:abstractNumId w:val="4"/>
  </w:num>
  <w:num w:numId="16">
    <w:abstractNumId w:val="3"/>
  </w:num>
  <w:num w:numId="17">
    <w:abstractNumId w:val="21"/>
  </w:num>
  <w:num w:numId="18">
    <w:abstractNumId w:val="6"/>
  </w:num>
  <w:num w:numId="19">
    <w:abstractNumId w:val="23"/>
  </w:num>
  <w:num w:numId="20">
    <w:abstractNumId w:val="19"/>
  </w:num>
  <w:num w:numId="21">
    <w:abstractNumId w:val="16"/>
  </w:num>
  <w:num w:numId="22">
    <w:abstractNumId w:val="25"/>
  </w:num>
  <w:num w:numId="23">
    <w:abstractNumId w:val="2"/>
  </w:num>
  <w:num w:numId="24">
    <w:abstractNumId w:val="14"/>
  </w:num>
  <w:num w:numId="25">
    <w:abstractNumId w:val="10"/>
  </w:num>
  <w:num w:numId="26">
    <w:abstractNumId w:val="15"/>
  </w:num>
  <w:num w:numId="27">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AA5"/>
    <w:rsid w:val="000077DC"/>
    <w:rsid w:val="00011F66"/>
    <w:rsid w:val="000209D6"/>
    <w:rsid w:val="00024B9A"/>
    <w:rsid w:val="0002555A"/>
    <w:rsid w:val="00043E8E"/>
    <w:rsid w:val="00053794"/>
    <w:rsid w:val="00075F5E"/>
    <w:rsid w:val="000843E1"/>
    <w:rsid w:val="00090DCF"/>
    <w:rsid w:val="00094B6D"/>
    <w:rsid w:val="000B1244"/>
    <w:rsid w:val="000C3459"/>
    <w:rsid w:val="000C4224"/>
    <w:rsid w:val="000D2673"/>
    <w:rsid w:val="000D2F14"/>
    <w:rsid w:val="000D36D8"/>
    <w:rsid w:val="000D4260"/>
    <w:rsid w:val="000D7633"/>
    <w:rsid w:val="000E58BB"/>
    <w:rsid w:val="000F2E6A"/>
    <w:rsid w:val="000F4D17"/>
    <w:rsid w:val="001050D1"/>
    <w:rsid w:val="00106124"/>
    <w:rsid w:val="001123AF"/>
    <w:rsid w:val="00112EA6"/>
    <w:rsid w:val="001133B5"/>
    <w:rsid w:val="0013283D"/>
    <w:rsid w:val="001453F6"/>
    <w:rsid w:val="001517B8"/>
    <w:rsid w:val="00154114"/>
    <w:rsid w:val="00156903"/>
    <w:rsid w:val="001571AE"/>
    <w:rsid w:val="00157A85"/>
    <w:rsid w:val="00160943"/>
    <w:rsid w:val="00160C8B"/>
    <w:rsid w:val="00165E04"/>
    <w:rsid w:val="00170B70"/>
    <w:rsid w:val="00172574"/>
    <w:rsid w:val="00174304"/>
    <w:rsid w:val="00180077"/>
    <w:rsid w:val="001810D7"/>
    <w:rsid w:val="001811FA"/>
    <w:rsid w:val="001A1E76"/>
    <w:rsid w:val="001A50D4"/>
    <w:rsid w:val="001A53ED"/>
    <w:rsid w:val="001A7909"/>
    <w:rsid w:val="001D519F"/>
    <w:rsid w:val="00203D99"/>
    <w:rsid w:val="0020685A"/>
    <w:rsid w:val="00211657"/>
    <w:rsid w:val="002116B6"/>
    <w:rsid w:val="002151F2"/>
    <w:rsid w:val="00225333"/>
    <w:rsid w:val="0023372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3BAC"/>
    <w:rsid w:val="003343DC"/>
    <w:rsid w:val="00334B85"/>
    <w:rsid w:val="00355CAB"/>
    <w:rsid w:val="00364200"/>
    <w:rsid w:val="003666A1"/>
    <w:rsid w:val="00370329"/>
    <w:rsid w:val="00375CAA"/>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0843"/>
    <w:rsid w:val="003E1755"/>
    <w:rsid w:val="003E6590"/>
    <w:rsid w:val="00401D4D"/>
    <w:rsid w:val="00402937"/>
    <w:rsid w:val="004111ED"/>
    <w:rsid w:val="00415CBF"/>
    <w:rsid w:val="004203F0"/>
    <w:rsid w:val="004274B7"/>
    <w:rsid w:val="00432BE6"/>
    <w:rsid w:val="0043553C"/>
    <w:rsid w:val="0044777B"/>
    <w:rsid w:val="00450B23"/>
    <w:rsid w:val="004635D8"/>
    <w:rsid w:val="00463AE7"/>
    <w:rsid w:val="0046445D"/>
    <w:rsid w:val="0046711E"/>
    <w:rsid w:val="00481976"/>
    <w:rsid w:val="00481AF6"/>
    <w:rsid w:val="00486E2A"/>
    <w:rsid w:val="004A5507"/>
    <w:rsid w:val="004C0E7B"/>
    <w:rsid w:val="004C43DA"/>
    <w:rsid w:val="004D3EF3"/>
    <w:rsid w:val="004E325F"/>
    <w:rsid w:val="004E3912"/>
    <w:rsid w:val="004E5F43"/>
    <w:rsid w:val="004F0DC1"/>
    <w:rsid w:val="004F51E1"/>
    <w:rsid w:val="005036D9"/>
    <w:rsid w:val="00504099"/>
    <w:rsid w:val="00507C93"/>
    <w:rsid w:val="005166DF"/>
    <w:rsid w:val="00531DC8"/>
    <w:rsid w:val="005372A3"/>
    <w:rsid w:val="005424AC"/>
    <w:rsid w:val="0054365B"/>
    <w:rsid w:val="00551A94"/>
    <w:rsid w:val="005660F2"/>
    <w:rsid w:val="00577E74"/>
    <w:rsid w:val="00595C96"/>
    <w:rsid w:val="005A0C30"/>
    <w:rsid w:val="005A21B8"/>
    <w:rsid w:val="005A74B6"/>
    <w:rsid w:val="005A7580"/>
    <w:rsid w:val="005B40C3"/>
    <w:rsid w:val="005B5ECF"/>
    <w:rsid w:val="005B623A"/>
    <w:rsid w:val="005C1C53"/>
    <w:rsid w:val="005D0298"/>
    <w:rsid w:val="005E6E39"/>
    <w:rsid w:val="006029C0"/>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52E95"/>
    <w:rsid w:val="00672D0D"/>
    <w:rsid w:val="00681747"/>
    <w:rsid w:val="0068258B"/>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3E1B"/>
    <w:rsid w:val="00775DD7"/>
    <w:rsid w:val="00777507"/>
    <w:rsid w:val="00777586"/>
    <w:rsid w:val="007927D6"/>
    <w:rsid w:val="00792D31"/>
    <w:rsid w:val="00793B54"/>
    <w:rsid w:val="0079517D"/>
    <w:rsid w:val="00796977"/>
    <w:rsid w:val="007A1979"/>
    <w:rsid w:val="007C49F8"/>
    <w:rsid w:val="007C4BEF"/>
    <w:rsid w:val="007C69FE"/>
    <w:rsid w:val="007D2867"/>
    <w:rsid w:val="007E2C10"/>
    <w:rsid w:val="007E59BE"/>
    <w:rsid w:val="007F0841"/>
    <w:rsid w:val="007F6680"/>
    <w:rsid w:val="007F7DE0"/>
    <w:rsid w:val="00821F1F"/>
    <w:rsid w:val="008246C7"/>
    <w:rsid w:val="008341E8"/>
    <w:rsid w:val="0084053A"/>
    <w:rsid w:val="008520EC"/>
    <w:rsid w:val="00856F51"/>
    <w:rsid w:val="00861954"/>
    <w:rsid w:val="00864A36"/>
    <w:rsid w:val="00876E21"/>
    <w:rsid w:val="00884FA7"/>
    <w:rsid w:val="00894DAA"/>
    <w:rsid w:val="008A0D27"/>
    <w:rsid w:val="008A1AF4"/>
    <w:rsid w:val="008A279B"/>
    <w:rsid w:val="008A4A86"/>
    <w:rsid w:val="008A6B29"/>
    <w:rsid w:val="008B1DC6"/>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2216"/>
    <w:rsid w:val="00935ECA"/>
    <w:rsid w:val="009367D1"/>
    <w:rsid w:val="009412CB"/>
    <w:rsid w:val="009459BF"/>
    <w:rsid w:val="00946727"/>
    <w:rsid w:val="00976BC4"/>
    <w:rsid w:val="00980C8A"/>
    <w:rsid w:val="009823FE"/>
    <w:rsid w:val="00983833"/>
    <w:rsid w:val="009914F1"/>
    <w:rsid w:val="00991FFF"/>
    <w:rsid w:val="00996BEA"/>
    <w:rsid w:val="009A0D4B"/>
    <w:rsid w:val="009A7B37"/>
    <w:rsid w:val="009B3BBD"/>
    <w:rsid w:val="009B64F8"/>
    <w:rsid w:val="009C2973"/>
    <w:rsid w:val="009C2E04"/>
    <w:rsid w:val="009C3567"/>
    <w:rsid w:val="009C64B2"/>
    <w:rsid w:val="009D3533"/>
    <w:rsid w:val="009E106A"/>
    <w:rsid w:val="009E50F8"/>
    <w:rsid w:val="009E67D9"/>
    <w:rsid w:val="009F0ABE"/>
    <w:rsid w:val="00A00D3D"/>
    <w:rsid w:val="00A07C65"/>
    <w:rsid w:val="00A10684"/>
    <w:rsid w:val="00A1185A"/>
    <w:rsid w:val="00A17543"/>
    <w:rsid w:val="00A35280"/>
    <w:rsid w:val="00A37EDC"/>
    <w:rsid w:val="00A43288"/>
    <w:rsid w:val="00A458A9"/>
    <w:rsid w:val="00A4612F"/>
    <w:rsid w:val="00A6445A"/>
    <w:rsid w:val="00A7757F"/>
    <w:rsid w:val="00A80B68"/>
    <w:rsid w:val="00A8510C"/>
    <w:rsid w:val="00A90399"/>
    <w:rsid w:val="00AA535D"/>
    <w:rsid w:val="00AB10FC"/>
    <w:rsid w:val="00AC2E40"/>
    <w:rsid w:val="00AC5088"/>
    <w:rsid w:val="00AD3B07"/>
    <w:rsid w:val="00AD7448"/>
    <w:rsid w:val="00AD7649"/>
    <w:rsid w:val="00AE0777"/>
    <w:rsid w:val="00AE357E"/>
    <w:rsid w:val="00AE3B9C"/>
    <w:rsid w:val="00AE504B"/>
    <w:rsid w:val="00AE59F3"/>
    <w:rsid w:val="00B020FC"/>
    <w:rsid w:val="00B0615B"/>
    <w:rsid w:val="00B251E5"/>
    <w:rsid w:val="00B30B68"/>
    <w:rsid w:val="00B31486"/>
    <w:rsid w:val="00B33100"/>
    <w:rsid w:val="00B3403C"/>
    <w:rsid w:val="00B42641"/>
    <w:rsid w:val="00B51AB4"/>
    <w:rsid w:val="00B520F7"/>
    <w:rsid w:val="00B537EA"/>
    <w:rsid w:val="00B62995"/>
    <w:rsid w:val="00B62A72"/>
    <w:rsid w:val="00B820B6"/>
    <w:rsid w:val="00B933BD"/>
    <w:rsid w:val="00BA576A"/>
    <w:rsid w:val="00BA6B31"/>
    <w:rsid w:val="00BD7744"/>
    <w:rsid w:val="00BD7B2A"/>
    <w:rsid w:val="00C00719"/>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2507"/>
    <w:rsid w:val="00CF6174"/>
    <w:rsid w:val="00D0034E"/>
    <w:rsid w:val="00D01D0C"/>
    <w:rsid w:val="00D10719"/>
    <w:rsid w:val="00D12552"/>
    <w:rsid w:val="00D14AF0"/>
    <w:rsid w:val="00D30B51"/>
    <w:rsid w:val="00D33E64"/>
    <w:rsid w:val="00D44162"/>
    <w:rsid w:val="00D5712A"/>
    <w:rsid w:val="00D632F9"/>
    <w:rsid w:val="00D73AA6"/>
    <w:rsid w:val="00D81A7B"/>
    <w:rsid w:val="00D82B9F"/>
    <w:rsid w:val="00DA0CE3"/>
    <w:rsid w:val="00DA2A5D"/>
    <w:rsid w:val="00DA2FDF"/>
    <w:rsid w:val="00DA45AF"/>
    <w:rsid w:val="00DA711E"/>
    <w:rsid w:val="00DB1F99"/>
    <w:rsid w:val="00DB2D3A"/>
    <w:rsid w:val="00DD288D"/>
    <w:rsid w:val="00DD569C"/>
    <w:rsid w:val="00DE0FD0"/>
    <w:rsid w:val="00DE3D18"/>
    <w:rsid w:val="00DE657E"/>
    <w:rsid w:val="00DE7A41"/>
    <w:rsid w:val="00DF5883"/>
    <w:rsid w:val="00E01A7D"/>
    <w:rsid w:val="00E13215"/>
    <w:rsid w:val="00E1402F"/>
    <w:rsid w:val="00E205D6"/>
    <w:rsid w:val="00E25DC2"/>
    <w:rsid w:val="00E426FD"/>
    <w:rsid w:val="00E50724"/>
    <w:rsid w:val="00E50D76"/>
    <w:rsid w:val="00E52A0E"/>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D2525"/>
    <w:rsid w:val="00EE3AFB"/>
    <w:rsid w:val="00EE4494"/>
    <w:rsid w:val="00EE5F46"/>
    <w:rsid w:val="00EE73F2"/>
    <w:rsid w:val="00EF110E"/>
    <w:rsid w:val="00EF6424"/>
    <w:rsid w:val="00F0123D"/>
    <w:rsid w:val="00F0235F"/>
    <w:rsid w:val="00F071D4"/>
    <w:rsid w:val="00F23489"/>
    <w:rsid w:val="00F27D5A"/>
    <w:rsid w:val="00F3223D"/>
    <w:rsid w:val="00F442B6"/>
    <w:rsid w:val="00F46BB7"/>
    <w:rsid w:val="00F526FC"/>
    <w:rsid w:val="00F6046E"/>
    <w:rsid w:val="00F60CB2"/>
    <w:rsid w:val="00F67178"/>
    <w:rsid w:val="00F91B65"/>
    <w:rsid w:val="00F92942"/>
    <w:rsid w:val="00FA03D9"/>
    <w:rsid w:val="00FA21EA"/>
    <w:rsid w:val="00FA3D28"/>
    <w:rsid w:val="00FA7812"/>
    <w:rsid w:val="00FB057B"/>
    <w:rsid w:val="00FB5641"/>
    <w:rsid w:val="00FB7664"/>
    <w:rsid w:val="00FB7B77"/>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swe/2.0"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standards.iso.org/iso/19115/-3/mrl/1.0" TargetMode="External"/><Relationship Id="rId16" Type="http://schemas.openxmlformats.org/officeDocument/2006/relationships/image" Target="media/image4.emf"/><Relationship Id="rId107" Type="http://schemas.openxmlformats.org/officeDocument/2006/relationships/hyperlink" Target="http://xmlns.geosciml.org/Borehol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isotc211.org/2005/gco" TargetMode="External"/><Relationship Id="rId123" Type="http://schemas.openxmlformats.org/officeDocument/2006/relationships/hyperlink" Target="http://schemas.opengis.net/gsml/4.0/geoSciMLBasic.sch" TargetMode="External"/><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standards.iso.org/iso/19115/-3/cit/1.0" TargetMode="External"/><Relationship Id="rId105" Type="http://schemas.openxmlformats.org/officeDocument/2006/relationships/hyperlink" Target="http://www.opengis.net/gml/3.3/exr" TargetMode="External"/><Relationship Id="rId113" Type="http://schemas.openxmlformats.org/officeDocument/2006/relationships/hyperlink" Target="http://www.opengis.net/om/2.0" TargetMode="External"/><Relationship Id="rId118" Type="http://schemas.openxmlformats.org/officeDocument/2006/relationships/hyperlink" Target="http://www.opengis.net/wfs/2.0" TargetMode="External"/><Relationship Id="rId126" Type="http://schemas.openxmlformats.org/officeDocument/2006/relationships/hyperlink" Target="http://www.opengis.net/def/param-name/GSML/4.0/ends"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schemas.opengis.net/gsml/4.0/geosciml-portrayal.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isotc211.org/2005/gmd" TargetMode="External"/><Relationship Id="rId108" Type="http://schemas.openxmlformats.org/officeDocument/2006/relationships/hyperlink" Target="http://xmlns.geosciml.org/GeoSciML-Extension/4.0" TargetMode="External"/><Relationship Id="rId116" Type="http://schemas.openxmlformats.org/officeDocument/2006/relationships/hyperlink" Target="http://www.opengis.net/samplingSpecimen/2.0" TargetMode="External"/><Relationship Id="rId124" Type="http://schemas.openxmlformats.org/officeDocument/2006/relationships/hyperlink" Target="http://schemas.opengis.net/gsml/4.0/geologictime.sch" TargetMode="External"/><Relationship Id="rId12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geosciml-portrayal/4.0"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Basic/4.0" TargetMode="External"/><Relationship Id="rId114" Type="http://schemas.openxmlformats.org/officeDocument/2006/relationships/hyperlink" Target="http://www.opengis.net/sampling/2.0" TargetMode="External"/><Relationship Id="rId119" Type="http://schemas.openxmlformats.org/officeDocument/2006/relationships/hyperlink" Target="http://www.w3.org/1999/xlink" TargetMode="External"/><Relationship Id="rId127" Type="http://schemas.openxmlformats.org/officeDocument/2006/relationships/hyperlink" Target="http://resource.geosciml.org/"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hyperlink" Target="http://www.opengis.net/cv/0.2/gml32" TargetMode="External"/><Relationship Id="rId122" Type="http://schemas.openxmlformats.org/officeDocument/2006/relationships/hyperlink" Target="http://schemas.opengis.net/gsml/4.0/geosciml-portrayal.sch"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logicTime/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www.opengis.net/gml/3.2" TargetMode="External"/><Relationship Id="rId120" Type="http://schemas.openxmlformats.org/officeDocument/2006/relationships/hyperlink" Target="http://data.geoscience.gov.xx/feature/asc/geologicunit/stratno/25947%3c/gml:identifier" TargetMode="External"/><Relationship Id="rId125" Type="http://schemas.openxmlformats.org/officeDocument/2006/relationships/hyperlink" Target="http://www.opengis.net/def/param-name/GSML/4.0/starts"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LaboratoryAnalysis-Specimen/4.0" TargetMode="External"/><Relationship Id="rId115" Type="http://schemas.openxmlformats.org/officeDocument/2006/relationships/hyperlink" Target="http://www.opengis.net/samplingSpatial/2.0" TargetMode="External"/><Relationship Id="rId131" Type="http://schemas.microsoft.com/office/2011/relationships/commentsExtended" Target="commentsExtended.xm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B26A0-76CD-421C-B105-503344D89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1411</TotalTime>
  <Pages>172</Pages>
  <Words>29956</Words>
  <Characters>170751</Characters>
  <Application>Microsoft Office Word</Application>
  <DocSecurity>0</DocSecurity>
  <Lines>1422</Lines>
  <Paragraphs>400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200307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43</cp:revision>
  <dcterms:created xsi:type="dcterms:W3CDTF">2015-10-27T21:16:00Z</dcterms:created>
  <dcterms:modified xsi:type="dcterms:W3CDTF">2015-11-28T20:54:00Z</dcterms:modified>
</cp:coreProperties>
</file>