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370329">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370329">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370329">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370329">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370329">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370329">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370329">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370329">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370329">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370329">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370329">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370329">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 xml:space="preserve">geochronology,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fldSimple w:instr=" SEQ Figure \* ARABIC ">
        <w:r w:rsidR="00090DCF">
          <w:rPr>
            <w:noProof/>
          </w:rPr>
          <w:t>1</w:t>
        </w:r>
      </w:fldSimple>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fldSimple w:instr=" SEQ Figure \* ARABIC ">
        <w:r w:rsidR="00090DCF">
          <w:rPr>
            <w:noProof/>
          </w:rPr>
          <w:t>2</w:t>
        </w:r>
      </w:fldSimple>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fldSimple w:instr=" SEQ Figure \* ARABIC ">
        <w:r w:rsidR="00090DCF">
          <w:rPr>
            <w:noProof/>
          </w:rPr>
          <w:t>3</w:t>
        </w:r>
      </w:fldSimple>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fldSimple w:instr=" SEQ Figure \* ARABIC ">
        <w:r w:rsidR="00090DCF">
          <w:rPr>
            <w:noProof/>
          </w:rPr>
          <w:t>4</w:t>
        </w:r>
      </w:fldSimple>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fldSimple w:instr=" SEQ Figure \* ARABIC ">
        <w:r w:rsidR="00090DCF">
          <w:rPr>
            <w:noProof/>
          </w:rPr>
          <w:t>5</w:t>
        </w:r>
      </w:fldSimple>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Paragraphedeliste"/>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Paragraphedeliste"/>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ins w:id="66" w:author="Boisvert, Eric" w:date="2015-10-16T08:06:00Z">
        <w:r>
          <w:t>classes</w:t>
        </w:r>
      </w:ins>
      <w:ins w:id="67" w:author="Boisvert, Eric" w:date="2015-10-16T08:19:00Z">
        <w:r>
          <w:t xml:space="preserve"> </w:t>
        </w:r>
      </w:ins>
      <w:r w:rsidR="00595C96">
        <w:t>concretised</w:t>
      </w:r>
      <w:ins w:id="68" w:author="Boisvert, Eric" w:date="2015-10-16T08:19:00Z">
        <w:r>
          <w:t xml:space="preserve"> in GeoSciML extension</w:t>
        </w:r>
      </w:ins>
      <w:ins w:id="69" w:author="Boisvert, Eric" w:date="2015-10-16T08:20:00Z">
        <w:r>
          <w:t xml:space="preserve"> (</w:t>
        </w:r>
        <w:r>
          <w:fldChar w:fldCharType="begin"/>
        </w:r>
        <w:r>
          <w:instrText xml:space="preserve"> REF _Ref432746974 \h </w:instrText>
        </w:r>
      </w:ins>
      <w:r>
        <w:fldChar w:fldCharType="separate"/>
      </w:r>
      <w:ins w:id="70" w:author="Boisvert, Eric" w:date="2015-10-16T08:20:00Z">
        <w:r>
          <w:t xml:space="preserve">Table </w:t>
        </w:r>
        <w:r>
          <w:rPr>
            <w:noProof/>
          </w:rPr>
          <w:t>1</w:t>
        </w:r>
        <w:r>
          <w:fldChar w:fldCharType="end"/>
        </w:r>
        <w:r>
          <w:t>)</w:t>
        </w:r>
      </w:ins>
      <w:ins w:id="71" w:author="Boisvert, Eric" w:date="2015-10-16T08:19:00Z">
        <w:r>
          <w:t>.</w:t>
        </w:r>
      </w:ins>
    </w:p>
    <w:p w14:paraId="434C3884" w14:textId="50875018" w:rsidR="000077DC" w:rsidRDefault="000077DC">
      <w:pPr>
        <w:pStyle w:val="Lgende"/>
        <w:keepNext/>
        <w:rPr>
          <w:ins w:id="72" w:author="Boisvert, Eric" w:date="2015-10-16T08:20:00Z"/>
        </w:rPr>
        <w:pPrChange w:id="73" w:author="Boisvert, Eric" w:date="2015-10-16T08:20:00Z">
          <w:pPr/>
        </w:pPrChange>
      </w:pPr>
      <w:bookmarkStart w:id="74" w:name="_Ref432746974"/>
      <w:ins w:id="75" w:author="Boisvert, Eric" w:date="2015-10-16T08:20:00Z">
        <w:r>
          <w:t xml:space="preserve">Table </w:t>
        </w:r>
        <w:r>
          <w:fldChar w:fldCharType="begin"/>
        </w:r>
        <w:r>
          <w:instrText xml:space="preserve"> SEQ Table \* ARABIC </w:instrText>
        </w:r>
      </w:ins>
      <w:r>
        <w:fldChar w:fldCharType="separate"/>
      </w:r>
      <w:r w:rsidR="00C80D4B">
        <w:rPr>
          <w:noProof/>
        </w:rPr>
        <w:t>1</w:t>
      </w:r>
      <w:ins w:id="76" w:author="Boisvert, Eric" w:date="2015-10-16T08:20:00Z">
        <w:r>
          <w:fldChar w:fldCharType="end"/>
        </w:r>
        <w:bookmarkEnd w:id="74"/>
        <w:r>
          <w:t xml:space="preserve"> GeoSciML basic stub classes</w:t>
        </w:r>
      </w:ins>
    </w:p>
    <w:tbl>
      <w:tblPr>
        <w:tblStyle w:val="Ombrageclair"/>
        <w:tblW w:w="8897" w:type="dxa"/>
        <w:tblLook w:val="04A0" w:firstRow="1" w:lastRow="0" w:firstColumn="1" w:lastColumn="0" w:noHBand="0" w:noVBand="1"/>
        <w:tblPrChange w:id="77" w:author="Boisvert, Eric" w:date="2015-10-16T08:20:00Z">
          <w:tblPr>
            <w:tblStyle w:val="Grilledutableau"/>
            <w:tblW w:w="0" w:type="auto"/>
            <w:tblLook w:val="04A0" w:firstRow="1" w:lastRow="0" w:firstColumn="1" w:lastColumn="0" w:noHBand="0" w:noVBand="1"/>
          </w:tblPr>
        </w:tblPrChange>
      </w:tblPr>
      <w:tblGrid>
        <w:gridCol w:w="4361"/>
        <w:gridCol w:w="4536"/>
        <w:tblGridChange w:id="78">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79" w:author="Boisvert, Eric" w:date="2015-10-16T08:08:00Z"/>
          <w:trPrChange w:id="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81"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82" w:author="Boisvert, Eric" w:date="2015-10-16T08:08:00Z"/>
                <w:rFonts w:asciiTheme="minorHAnsi" w:hAnsiTheme="minorHAnsi"/>
                <w:sz w:val="20"/>
                <w:szCs w:val="20"/>
                <w:rPrChange w:id="83" w:author="Boisvert, Eric" w:date="2015-10-16T08:10:00Z">
                  <w:rPr>
                    <w:ins w:id="84" w:author="Boisvert, Eric" w:date="2015-10-16T08:08:00Z"/>
                  </w:rPr>
                </w:rPrChange>
              </w:rPr>
            </w:pPr>
            <w:ins w:id="85" w:author="Boisvert, Eric" w:date="2015-10-16T08:09:00Z">
              <w:r w:rsidRPr="00761F44">
                <w:rPr>
                  <w:rFonts w:asciiTheme="minorHAnsi" w:hAnsiTheme="minorHAnsi"/>
                  <w:sz w:val="20"/>
                  <w:szCs w:val="20"/>
                  <w:rPrChange w:id="86" w:author="Boisvert, Eric" w:date="2015-10-16T08:10:00Z">
                    <w:rPr/>
                  </w:rPrChange>
                </w:rPr>
                <w:t>Class</w:t>
              </w:r>
            </w:ins>
          </w:p>
        </w:tc>
        <w:tc>
          <w:tcPr>
            <w:tcW w:w="4536" w:type="dxa"/>
            <w:tcPrChange w:id="87"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88" w:author="Boisvert, Eric" w:date="2015-10-16T08:08:00Z"/>
                <w:rFonts w:asciiTheme="minorHAnsi" w:hAnsiTheme="minorHAnsi"/>
                <w:sz w:val="20"/>
                <w:szCs w:val="20"/>
                <w:rPrChange w:id="89" w:author="Boisvert, Eric" w:date="2015-10-16T08:10:00Z">
                  <w:rPr>
                    <w:ins w:id="90" w:author="Boisvert, Eric" w:date="2015-10-16T08:08:00Z"/>
                  </w:rPr>
                </w:rPrChange>
              </w:rPr>
            </w:pPr>
            <w:ins w:id="91" w:author="Boisvert, Eric" w:date="2015-10-16T08:09:00Z">
              <w:r w:rsidRPr="00761F44">
                <w:rPr>
                  <w:rFonts w:asciiTheme="minorHAnsi" w:hAnsiTheme="minorHAnsi"/>
                  <w:sz w:val="20"/>
                  <w:szCs w:val="20"/>
                  <w:rPrChange w:id="92"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93" w:author="Boisvert, Eric" w:date="2015-10-16T08:08:00Z"/>
          <w:trPrChange w:id="9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95"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96" w:author="Boisvert, Eric" w:date="2015-10-16T08:08:00Z"/>
                <w:rFonts w:asciiTheme="minorHAnsi" w:hAnsiTheme="minorHAnsi"/>
                <w:sz w:val="20"/>
                <w:szCs w:val="20"/>
                <w:rPrChange w:id="97" w:author="Boisvert, Eric" w:date="2015-10-16T08:10:00Z">
                  <w:rPr>
                    <w:ins w:id="98" w:author="Boisvert, Eric" w:date="2015-10-16T08:08:00Z"/>
                  </w:rPr>
                </w:rPrChange>
              </w:rPr>
            </w:pPr>
            <w:ins w:id="99" w:author="Boisvert, Eric" w:date="2015-10-16T08:09:00Z">
              <w:r w:rsidRPr="00761F44">
                <w:rPr>
                  <w:rFonts w:asciiTheme="minorHAnsi" w:hAnsiTheme="minorHAnsi"/>
                  <w:sz w:val="20"/>
                  <w:szCs w:val="20"/>
                  <w:rPrChange w:id="100" w:author="Boisvert, Eric" w:date="2015-10-16T08:10:00Z">
                    <w:rPr/>
                  </w:rPrChange>
                </w:rPr>
                <w:t>AbstractFeatureRelation</w:t>
              </w:r>
            </w:ins>
          </w:p>
        </w:tc>
        <w:tc>
          <w:tcPr>
            <w:tcW w:w="4536" w:type="dxa"/>
            <w:tcPrChange w:id="101"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02" w:author="Boisvert, Eric" w:date="2015-10-16T08:08:00Z"/>
                <w:rFonts w:asciiTheme="minorHAnsi" w:hAnsiTheme="minorHAnsi"/>
                <w:sz w:val="20"/>
                <w:szCs w:val="20"/>
                <w:rPrChange w:id="103" w:author="Boisvert, Eric" w:date="2015-10-16T08:10:00Z">
                  <w:rPr>
                    <w:ins w:id="104" w:author="Boisvert, Eric" w:date="2015-10-16T08:08:00Z"/>
                  </w:rPr>
                </w:rPrChange>
              </w:rPr>
            </w:pPr>
            <w:ins w:id="105" w:author="Boisvert, Eric" w:date="2015-10-16T08:10:00Z">
              <w:r w:rsidRPr="00761F44">
                <w:rPr>
                  <w:rFonts w:asciiTheme="minorHAnsi" w:hAnsiTheme="minorHAnsi"/>
                  <w:sz w:val="20"/>
                  <w:szCs w:val="20"/>
                </w:rPr>
                <w:t>Association class p</w:t>
              </w:r>
            </w:ins>
            <w:ins w:id="106" w:author="Boisvert, Eric" w:date="2015-10-16T08:09:00Z">
              <w:r w:rsidRPr="00761F44">
                <w:rPr>
                  <w:rFonts w:asciiTheme="minorHAnsi" w:hAnsiTheme="minorHAnsi"/>
                  <w:sz w:val="20"/>
                  <w:szCs w:val="20"/>
                  <w:rPrChange w:id="107" w:author="Boisvert, Eric" w:date="2015-10-16T08:10:00Z">
                    <w:rPr/>
                  </w:rPrChange>
                </w:rPr>
                <w:t>laceholder to implement relation between geologic features</w:t>
              </w:r>
            </w:ins>
          </w:p>
        </w:tc>
      </w:tr>
      <w:tr w:rsidR="000077DC" w:rsidRPr="00761F44" w14:paraId="66F7ECD6" w14:textId="77777777" w:rsidTr="00761F44">
        <w:trPr>
          <w:ins w:id="108" w:author="Boisvert, Eric" w:date="2015-10-16T08:08:00Z"/>
          <w:trPrChange w:id="10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0" w:author="Boisvert, Eric" w:date="2015-10-16T08:20:00Z">
              <w:tcPr>
                <w:tcW w:w="2952" w:type="dxa"/>
              </w:tcPr>
            </w:tcPrChange>
          </w:tcPr>
          <w:p w14:paraId="58414791" w14:textId="3AD58F04" w:rsidR="000077DC" w:rsidRPr="00761F44" w:rsidRDefault="000077DC" w:rsidP="00DA2FDF">
            <w:pPr>
              <w:rPr>
                <w:ins w:id="111" w:author="Boisvert, Eric" w:date="2015-10-16T08:08:00Z"/>
                <w:rFonts w:asciiTheme="minorHAnsi" w:hAnsiTheme="minorHAnsi"/>
                <w:sz w:val="20"/>
                <w:szCs w:val="20"/>
                <w:rPrChange w:id="112" w:author="Boisvert, Eric" w:date="2015-10-16T08:10:00Z">
                  <w:rPr>
                    <w:ins w:id="113" w:author="Boisvert, Eric" w:date="2015-10-16T08:08:00Z"/>
                  </w:rPr>
                </w:rPrChange>
              </w:rPr>
            </w:pPr>
            <w:ins w:id="114" w:author="Boisvert, Eric" w:date="2015-10-16T08:10:00Z">
              <w:r w:rsidRPr="00761F44">
                <w:rPr>
                  <w:rFonts w:asciiTheme="minorHAnsi" w:hAnsiTheme="minorHAnsi"/>
                  <w:sz w:val="20"/>
                  <w:szCs w:val="20"/>
                </w:rPr>
                <w:t>EarthMaterialAbstractDescription</w:t>
              </w:r>
            </w:ins>
          </w:p>
        </w:tc>
        <w:tc>
          <w:tcPr>
            <w:tcW w:w="4536" w:type="dxa"/>
            <w:tcPrChange w:id="115"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16" w:author="Boisvert, Eric" w:date="2015-10-16T08:08:00Z"/>
                <w:rFonts w:asciiTheme="minorHAnsi" w:hAnsiTheme="minorHAnsi"/>
                <w:sz w:val="20"/>
                <w:szCs w:val="20"/>
                <w:rPrChange w:id="117" w:author="Boisvert, Eric" w:date="2015-10-16T08:10:00Z">
                  <w:rPr>
                    <w:ins w:id="118" w:author="Boisvert, Eric" w:date="2015-10-16T08:08:00Z"/>
                  </w:rPr>
                </w:rPrChange>
              </w:rPr>
            </w:pPr>
            <w:ins w:id="119" w:author="Boisvert, Eric" w:date="2015-10-16T08:14:00Z">
              <w:r w:rsidRPr="00761F44">
                <w:rPr>
                  <w:rFonts w:asciiTheme="minorHAnsi" w:hAnsiTheme="minorHAnsi"/>
                  <w:sz w:val="20"/>
                  <w:szCs w:val="20"/>
                </w:rPr>
                <w:t>Detailed</w:t>
              </w:r>
            </w:ins>
            <w:ins w:id="120" w:author="Boisvert, Eric" w:date="2015-10-16T08:11:00Z">
              <w:r w:rsidRPr="00761F44">
                <w:rPr>
                  <w:rFonts w:asciiTheme="minorHAnsi" w:hAnsiTheme="minorHAnsi"/>
                  <w:sz w:val="20"/>
                  <w:szCs w:val="20"/>
                </w:rPr>
                <w:t xml:space="preserve"> earth material description </w:t>
              </w:r>
            </w:ins>
            <w:ins w:id="121" w:author="Boisvert, Eric" w:date="2015-10-16T08:14:00Z">
              <w:r w:rsidRPr="00761F44">
                <w:rPr>
                  <w:rFonts w:asciiTheme="minorHAnsi" w:hAnsiTheme="minorHAnsi"/>
                  <w:sz w:val="20"/>
                  <w:szCs w:val="20"/>
                </w:rPr>
                <w:t xml:space="preserve">placeholder </w:t>
              </w:r>
            </w:ins>
            <w:ins w:id="122" w:author="Boisvert, Eric" w:date="2015-10-16T08:11:00Z">
              <w:r w:rsidRPr="00761F44">
                <w:rPr>
                  <w:rFonts w:asciiTheme="minorHAnsi" w:hAnsiTheme="minorHAnsi"/>
                  <w:sz w:val="20"/>
                  <w:szCs w:val="20"/>
                </w:rPr>
                <w:t>for GeologicUnit and EarthM</w:t>
              </w:r>
            </w:ins>
            <w:ins w:id="123"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24" w:author="Boisvert, Eric" w:date="2015-10-16T08:08:00Z"/>
          <w:trPrChange w:id="12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26"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27" w:author="Boisvert, Eric" w:date="2015-10-16T08:08:00Z"/>
                <w:rFonts w:asciiTheme="minorHAnsi" w:hAnsiTheme="minorHAnsi"/>
                <w:sz w:val="20"/>
                <w:szCs w:val="20"/>
                <w:rPrChange w:id="128" w:author="Boisvert, Eric" w:date="2015-10-16T08:10:00Z">
                  <w:rPr>
                    <w:ins w:id="129" w:author="Boisvert, Eric" w:date="2015-10-16T08:08:00Z"/>
                  </w:rPr>
                </w:rPrChange>
              </w:rPr>
            </w:pPr>
            <w:ins w:id="130" w:author="Boisvert, Eric" w:date="2015-10-16T08:12:00Z">
              <w:r w:rsidRPr="00761F44">
                <w:rPr>
                  <w:rFonts w:asciiTheme="minorHAnsi" w:hAnsiTheme="minorHAnsi"/>
                  <w:sz w:val="20"/>
                  <w:szCs w:val="20"/>
                </w:rPr>
                <w:t>GeologicUnitAbstractDescription</w:t>
              </w:r>
            </w:ins>
          </w:p>
        </w:tc>
        <w:tc>
          <w:tcPr>
            <w:tcW w:w="4536" w:type="dxa"/>
            <w:tcPrChange w:id="131"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14:00Z">
              <w:r w:rsidRPr="00761F44">
                <w:rPr>
                  <w:rFonts w:asciiTheme="minorHAnsi" w:hAnsiTheme="minorHAnsi"/>
                  <w:sz w:val="20"/>
                  <w:szCs w:val="20"/>
                </w:rPr>
                <w:t>Detailed</w:t>
              </w:r>
            </w:ins>
            <w:ins w:id="136" w:author="Boisvert, Eric" w:date="2015-10-16T08:12:00Z">
              <w:r w:rsidRPr="00761F44">
                <w:rPr>
                  <w:rFonts w:asciiTheme="minorHAnsi" w:hAnsiTheme="minorHAnsi"/>
                  <w:sz w:val="20"/>
                  <w:szCs w:val="20"/>
                </w:rPr>
                <w:t xml:space="preserve"> geologic unit description</w:t>
              </w:r>
            </w:ins>
            <w:ins w:id="137" w:author="Boisvert, Eric" w:date="2015-10-16T08:14:00Z">
              <w:r w:rsidRPr="00761F44">
                <w:rPr>
                  <w:rFonts w:asciiTheme="minorHAnsi" w:hAnsiTheme="minorHAnsi"/>
                  <w:sz w:val="20"/>
                  <w:szCs w:val="20"/>
                </w:rPr>
                <w:t xml:space="preserve"> placeholder</w:t>
              </w:r>
            </w:ins>
            <w:ins w:id="138"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3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0"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41" w:author="Boisvert, Eric" w:date="2015-10-16T08:20:00Z">
              <w:tcPr>
                <w:tcW w:w="2952" w:type="dxa"/>
                <w:gridSpan w:val="2"/>
              </w:tcPr>
            </w:tcPrChange>
          </w:tcPr>
          <w:p w14:paraId="744760CE" w14:textId="2D65AB9E" w:rsidR="000077DC" w:rsidRPr="00761F44" w:rsidRDefault="000077DC" w:rsidP="00DA2FDF">
            <w:pPr>
              <w:rPr>
                <w:ins w:id="142" w:author="Boisvert, Eric" w:date="2015-10-16T08:13:00Z"/>
                <w:rFonts w:asciiTheme="minorHAnsi" w:hAnsiTheme="minorHAnsi"/>
                <w:sz w:val="20"/>
                <w:szCs w:val="20"/>
              </w:rPr>
            </w:pPr>
            <w:ins w:id="143" w:author="Boisvert, Eric" w:date="2015-10-16T08:13:00Z">
              <w:r w:rsidRPr="00761F44">
                <w:rPr>
                  <w:rFonts w:asciiTheme="minorHAnsi" w:hAnsiTheme="minorHAnsi"/>
                  <w:sz w:val="20"/>
                  <w:szCs w:val="20"/>
                </w:rPr>
                <w:t>GeologicEventAbstractDescription</w:t>
              </w:r>
            </w:ins>
          </w:p>
        </w:tc>
        <w:tc>
          <w:tcPr>
            <w:tcW w:w="4536" w:type="dxa"/>
            <w:tcPrChange w:id="144"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45" w:author="Boisvert, Eric" w:date="2015-10-16T08:13:00Z"/>
                <w:rFonts w:asciiTheme="minorHAnsi" w:hAnsiTheme="minorHAnsi"/>
                <w:sz w:val="20"/>
                <w:szCs w:val="20"/>
              </w:rPr>
            </w:pPr>
            <w:ins w:id="146" w:author="Boisvert, Eric" w:date="2015-10-16T08:14:00Z">
              <w:r w:rsidRPr="00761F44">
                <w:rPr>
                  <w:rFonts w:asciiTheme="minorHAnsi" w:hAnsiTheme="minorHAnsi"/>
                  <w:sz w:val="20"/>
                  <w:szCs w:val="20"/>
                </w:rPr>
                <w:t>Detailed geologic event description placeholder for GeologicEvent</w:t>
              </w:r>
            </w:ins>
            <w:ins w:id="147"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4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49"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13:00Z"/>
                <w:rFonts w:asciiTheme="minorHAnsi" w:hAnsiTheme="minorHAnsi"/>
                <w:sz w:val="20"/>
                <w:szCs w:val="20"/>
              </w:rPr>
            </w:pPr>
            <w:ins w:id="152" w:author="Boisvert, Eric" w:date="2015-10-16T08:15:00Z">
              <w:r w:rsidRPr="00761F44">
                <w:rPr>
                  <w:rFonts w:asciiTheme="minorHAnsi" w:hAnsiTheme="minorHAnsi"/>
                  <w:sz w:val="20"/>
                  <w:szCs w:val="20"/>
                </w:rPr>
                <w:t>ContactAbstractDescription</w:t>
              </w:r>
            </w:ins>
          </w:p>
        </w:tc>
        <w:tc>
          <w:tcPr>
            <w:tcW w:w="4536" w:type="dxa"/>
            <w:tcPrChange w:id="153"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54" w:author="Boisvert, Eric" w:date="2015-10-16T08:13:00Z"/>
                <w:rFonts w:asciiTheme="minorHAnsi" w:hAnsiTheme="minorHAnsi"/>
                <w:sz w:val="20"/>
                <w:szCs w:val="20"/>
              </w:rPr>
            </w:pPr>
            <w:ins w:id="155"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5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7"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8" w:author="Boisvert, Eric" w:date="2015-10-16T08:20:00Z">
              <w:tcPr>
                <w:tcW w:w="2952" w:type="dxa"/>
                <w:gridSpan w:val="2"/>
              </w:tcPr>
            </w:tcPrChange>
          </w:tcPr>
          <w:p w14:paraId="2AAB0063" w14:textId="611519DF" w:rsidR="000077DC" w:rsidRPr="00761F44" w:rsidRDefault="000077DC" w:rsidP="00DA2FDF">
            <w:pPr>
              <w:rPr>
                <w:ins w:id="159" w:author="Boisvert, Eric" w:date="2015-10-16T08:13:00Z"/>
                <w:rFonts w:asciiTheme="minorHAnsi" w:hAnsiTheme="minorHAnsi"/>
                <w:sz w:val="20"/>
                <w:szCs w:val="20"/>
              </w:rPr>
            </w:pPr>
            <w:ins w:id="160" w:author="Boisvert, Eric" w:date="2015-10-16T08:15:00Z">
              <w:r w:rsidRPr="00761F44">
                <w:rPr>
                  <w:rFonts w:asciiTheme="minorHAnsi" w:hAnsiTheme="minorHAnsi"/>
                  <w:sz w:val="20"/>
                  <w:szCs w:val="20"/>
                </w:rPr>
                <w:t>FoliationAbstractDescription</w:t>
              </w:r>
            </w:ins>
          </w:p>
        </w:tc>
        <w:tc>
          <w:tcPr>
            <w:tcW w:w="4536" w:type="dxa"/>
            <w:tcPrChange w:id="161"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62" w:author="Boisvert, Eric" w:date="2015-10-16T08:13:00Z"/>
                <w:rFonts w:asciiTheme="minorHAnsi" w:hAnsiTheme="minorHAnsi"/>
                <w:sz w:val="20"/>
                <w:szCs w:val="20"/>
              </w:rPr>
            </w:pPr>
            <w:ins w:id="163" w:author="Boisvert, Eric" w:date="2015-10-16T08:16:00Z">
              <w:r w:rsidRPr="00761F44">
                <w:rPr>
                  <w:rFonts w:asciiTheme="minorHAnsi" w:hAnsiTheme="minorHAnsi"/>
                  <w:sz w:val="20"/>
                  <w:szCs w:val="20"/>
                </w:rPr>
                <w:t xml:space="preserve">Detailed foliation description placeholder for </w:t>
              </w:r>
            </w:ins>
            <w:ins w:id="164"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16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67"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8" w:author="Boisvert, Eric" w:date="2015-10-16T08:16:00Z"/>
                <w:rFonts w:asciiTheme="minorHAnsi" w:hAnsiTheme="minorHAnsi"/>
                <w:sz w:val="20"/>
                <w:szCs w:val="20"/>
              </w:rPr>
            </w:pPr>
            <w:ins w:id="169" w:author="Boisvert, Eric" w:date="2015-10-16T08:16:00Z">
              <w:r w:rsidRPr="00761F44">
                <w:rPr>
                  <w:rFonts w:asciiTheme="minorHAnsi" w:hAnsiTheme="minorHAnsi"/>
                  <w:sz w:val="20"/>
                  <w:szCs w:val="20"/>
                </w:rPr>
                <w:lastRenderedPageBreak/>
                <w:t>FoldAbstractDescription</w:t>
              </w:r>
            </w:ins>
          </w:p>
        </w:tc>
        <w:tc>
          <w:tcPr>
            <w:tcW w:w="4536" w:type="dxa"/>
            <w:tcPrChange w:id="170"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71" w:author="Boisvert, Eric" w:date="2015-10-16T08:16:00Z"/>
                <w:rFonts w:asciiTheme="minorHAnsi" w:hAnsiTheme="minorHAnsi"/>
                <w:sz w:val="20"/>
                <w:szCs w:val="20"/>
              </w:rPr>
            </w:pPr>
            <w:ins w:id="172"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17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4"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75" w:author="Boisvert, Eric" w:date="2015-10-16T08:20:00Z">
              <w:tcPr>
                <w:tcW w:w="2952" w:type="dxa"/>
                <w:gridSpan w:val="2"/>
              </w:tcPr>
            </w:tcPrChange>
          </w:tcPr>
          <w:p w14:paraId="31DE7313" w14:textId="534D15EA" w:rsidR="000077DC" w:rsidRPr="00761F44" w:rsidRDefault="000077DC" w:rsidP="00DA2FDF">
            <w:pPr>
              <w:rPr>
                <w:ins w:id="176" w:author="Boisvert, Eric" w:date="2015-10-16T08:16:00Z"/>
                <w:rFonts w:asciiTheme="minorHAnsi" w:hAnsiTheme="minorHAnsi"/>
                <w:sz w:val="20"/>
                <w:szCs w:val="20"/>
              </w:rPr>
            </w:pPr>
            <w:ins w:id="177" w:author="Boisvert, Eric" w:date="2015-10-16T08:16:00Z">
              <w:r w:rsidRPr="00761F44">
                <w:rPr>
                  <w:rFonts w:asciiTheme="minorHAnsi" w:hAnsiTheme="minorHAnsi"/>
                  <w:sz w:val="20"/>
                  <w:szCs w:val="20"/>
                </w:rPr>
                <w:t>ShearDisplacementStructureAbstractDescription</w:t>
              </w:r>
            </w:ins>
          </w:p>
        </w:tc>
        <w:tc>
          <w:tcPr>
            <w:tcW w:w="4536" w:type="dxa"/>
            <w:tcPrChange w:id="178"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79" w:author="Boisvert, Eric" w:date="2015-10-16T08:16:00Z"/>
                <w:rFonts w:asciiTheme="minorHAnsi" w:hAnsiTheme="minorHAnsi"/>
                <w:sz w:val="20"/>
                <w:szCs w:val="20"/>
              </w:rPr>
            </w:pPr>
            <w:ins w:id="180"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18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83"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4" w:author="Boisvert, Eric" w:date="2015-10-16T08:16:00Z"/>
                <w:rFonts w:asciiTheme="minorHAnsi" w:hAnsiTheme="minorHAnsi"/>
                <w:sz w:val="20"/>
                <w:szCs w:val="20"/>
              </w:rPr>
            </w:pPr>
            <w:ins w:id="185" w:author="Boisvert, Eric" w:date="2015-10-16T08:17:00Z">
              <w:r w:rsidRPr="00761F44">
                <w:rPr>
                  <w:rFonts w:asciiTheme="minorHAnsi" w:hAnsiTheme="minorHAnsi"/>
                  <w:sz w:val="20"/>
                  <w:szCs w:val="20"/>
                </w:rPr>
                <w:t>Geomorphologic</w:t>
              </w:r>
            </w:ins>
            <w:ins w:id="186" w:author="Boisvert, Eric" w:date="2015-10-16T08:18:00Z">
              <w:r w:rsidRPr="00761F44">
                <w:rPr>
                  <w:rFonts w:asciiTheme="minorHAnsi" w:hAnsiTheme="minorHAnsi"/>
                  <w:sz w:val="20"/>
                  <w:szCs w:val="20"/>
                </w:rPr>
                <w:t>UnitAbstractDescription</w:t>
              </w:r>
            </w:ins>
          </w:p>
        </w:tc>
        <w:tc>
          <w:tcPr>
            <w:tcW w:w="4536" w:type="dxa"/>
            <w:tcPrChange w:id="187"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88" w:author="Boisvert, Eric" w:date="2015-10-16T08:16:00Z"/>
                <w:rFonts w:asciiTheme="minorHAnsi" w:hAnsiTheme="minorHAnsi"/>
                <w:sz w:val="20"/>
                <w:szCs w:val="20"/>
              </w:rPr>
            </w:pPr>
            <w:ins w:id="189"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0" w:name="_Toc377112004"/>
      <w:bookmarkStart w:id="191" w:name="_Toc428885193"/>
      <w:r w:rsidRPr="00D12552">
        <w:rPr>
          <w:lang w:val="en-CA"/>
        </w:rPr>
        <w:lastRenderedPageBreak/>
        <w:t>Requirement</w:t>
      </w:r>
      <w:bookmarkEnd w:id="190"/>
      <w:bookmarkEnd w:id="19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2" w:name="_Toc356480502"/>
      <w:bookmarkStart w:id="193" w:name="_Toc377112005"/>
      <w:bookmarkStart w:id="194" w:name="_Toc428885194"/>
      <w:bookmarkStart w:id="195" w:name="_Toc356480505"/>
      <w:r w:rsidRPr="00D12552">
        <w:rPr>
          <w:lang w:val="en-CA"/>
        </w:rPr>
        <w:t>Conformance class</w:t>
      </w:r>
      <w:bookmarkEnd w:id="192"/>
      <w:bookmarkEnd w:id="193"/>
      <w:bookmarkEnd w:id="19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6"/>
      <w:r w:rsidR="00A17543" w:rsidRPr="00D12552">
        <w:rPr>
          <w:rStyle w:val="Marquedecommentaire"/>
          <w:lang w:val="en-CA"/>
        </w:rPr>
        <w:commentReference w:id="196"/>
      </w:r>
    </w:p>
    <w:p w14:paraId="7652C4D3" w14:textId="77777777" w:rsidR="00695378" w:rsidRPr="00D12552" w:rsidRDefault="00695378" w:rsidP="00695378">
      <w:pPr>
        <w:pStyle w:val="Titre2"/>
        <w:rPr>
          <w:lang w:val="en-CA"/>
        </w:rPr>
      </w:pPr>
      <w:bookmarkStart w:id="197" w:name="_Toc377112006"/>
      <w:bookmarkStart w:id="198" w:name="_Toc428885195"/>
      <w:r w:rsidRPr="00D12552">
        <w:rPr>
          <w:lang w:val="en-CA"/>
        </w:rPr>
        <w:t>Identifiers</w:t>
      </w:r>
      <w:bookmarkEnd w:id="195"/>
      <w:bookmarkEnd w:id="197"/>
      <w:bookmarkEnd w:id="1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199" w:name="_Toc337499855"/>
      <w:r w:rsidRPr="00D12552">
        <w:rPr>
          <w:lang w:val="en-CA"/>
        </w:rPr>
        <w:t>Clauses not Containing Normative Material</w:t>
      </w:r>
      <w:bookmarkEnd w:id="199"/>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0" w:name="_Toc337499856"/>
      <w:r w:rsidRPr="00D12552">
        <w:rPr>
          <w:lang w:val="en-CA"/>
        </w:rPr>
        <w:t>Clauses not containing normative material sub-clause 1</w:t>
      </w:r>
      <w:bookmarkEnd w:id="20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1" w:name="_Toc337499857"/>
      <w:r w:rsidRPr="00233F14">
        <w:lastRenderedPageBreak/>
        <w:t>Clauses not containing normative material sub-clause 2</w:t>
      </w:r>
      <w:bookmarkEnd w:id="201"/>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Titre3"/>
        <w:rPr>
          <w:lang w:val="en-CA"/>
        </w:rPr>
      </w:pPr>
      <w:commentRangeStart w:id="202"/>
      <w:r>
        <w:rPr>
          <w:lang w:val="en-CA"/>
        </w:rPr>
        <w:lastRenderedPageBreak/>
        <w:t>Observed absence</w:t>
      </w:r>
      <w:commentRangeEnd w:id="202"/>
      <w:r w:rsidR="009D3533">
        <w:rPr>
          <w:rStyle w:val="Marquedecommentaire"/>
          <w:rFonts w:cs="Times New Roman"/>
          <w:b w:val="0"/>
          <w:bCs w:val="0"/>
        </w:rPr>
        <w:commentReference w:id="202"/>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3"/>
      <w:r w:rsidRPr="009B64F8">
        <w:rPr>
          <w:i/>
        </w:rPr>
        <w:t>absence of fossils</w:t>
      </w:r>
      <w:commentRangeEnd w:id="203"/>
      <w:r w:rsidR="009D3533">
        <w:rPr>
          <w:rStyle w:val="Marquedecommentaire"/>
        </w:rPr>
        <w:commentReference w:id="20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610FB96B"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04"/>
      <w:r w:rsidR="009D3533">
        <w:rPr>
          <w:lang w:val="en-CA"/>
        </w:rPr>
        <w:t>There is an obvious difference between reporting conformed absence of kyanite and the presence of kyanite if not known.</w:t>
      </w:r>
      <w:commentRangeEnd w:id="204"/>
      <w:r w:rsidR="00864A36">
        <w:rPr>
          <w:rStyle w:val="Marquedecommentaire"/>
        </w:rPr>
        <w:commentReference w:id="204"/>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6" w:name="_Ref432861816"/>
      <w:r w:rsidRPr="00D12552">
        <w:rPr>
          <w:lang w:val="en-CA"/>
        </w:rPr>
        <w:t>Code lists</w:t>
      </w:r>
      <w:bookmarkEnd w:id="20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7" w:name="_Ref432861735"/>
      <w:r w:rsidRPr="00D12552">
        <w:rPr>
          <w:lang w:val="en-CA"/>
        </w:rPr>
        <w:t>Code lists URI</w:t>
      </w:r>
      <w:bookmarkEnd w:id="207"/>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fldSimple w:instr=" SEQ Figure \* ARABIC ">
        <w:r w:rsidR="00090DCF">
          <w:rPr>
            <w:noProof/>
          </w:rPr>
          <w:t>6</w:t>
        </w:r>
      </w:fldSimple>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8" w:name="_Ref431555005"/>
      <w:r>
        <w:t xml:space="preserve">Figure </w:t>
      </w:r>
      <w:fldSimple w:instr=" SEQ Figure \* ARABIC ">
        <w:r w:rsidR="00090DCF">
          <w:rPr>
            <w:noProof/>
          </w:rPr>
          <w:t>7</w:t>
        </w:r>
      </w:fldSimple>
      <w:bookmarkEnd w:id="208"/>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Titre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lastRenderedPageBreak/>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fldSimple w:instr=" SEQ Figure \* ARABIC ">
        <w:r w:rsidR="00090DCF">
          <w:rPr>
            <w:noProof/>
          </w:rPr>
          <w:t>8</w:t>
        </w:r>
      </w:fldSimple>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fldSimple w:instr=" SEQ Table \* ARABIC ">
        <w:r w:rsidR="00C80D4B">
          <w:rPr>
            <w:noProof/>
          </w:rPr>
          <w:t>2</w:t>
        </w:r>
      </w:fldSimple>
      <w:r>
        <w:t xml:space="preserve"> : GeologicUnitView properties</w:t>
      </w:r>
    </w:p>
    <w:tbl>
      <w:tblPr>
        <w:tblStyle w:val="Ombrageclair"/>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lastRenderedPageBreak/>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761F44">
              <w:rPr>
                <w:rFonts w:asciiTheme="minorHAnsi" w:hAnsiTheme="minorHAnsi" w:cs="Segoe UI"/>
                <w:sz w:val="20"/>
                <w:szCs w:val="20"/>
                <w:lang w:val="en-CA"/>
              </w:rPr>
              <w:t>  may</w:t>
            </w:r>
            <w:proofErr w:type="gramEnd"/>
            <w:r w:rsidRPr="00761F44">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761F44">
              <w:rPr>
                <w:rFonts w:asciiTheme="minorHAnsi" w:hAnsiTheme="minorHAnsi"/>
                <w:sz w:val="20"/>
                <w:szCs w:val="20"/>
              </w:rPr>
              <w:t>  may</w:t>
            </w:r>
            <w:proofErr w:type="gramEnd"/>
            <w:r w:rsidRPr="00761F44">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09"/>
            <w:r>
              <w:rPr>
                <w:rStyle w:val="reqtext"/>
                <w:lang w:val="en-CA"/>
              </w:rPr>
              <w:t>GeologicUnitView identifier SHALL correspond to and instance of MappedFeature</w:t>
            </w:r>
            <w:commentRangeEnd w:id="209"/>
            <w:r>
              <w:rPr>
                <w:rStyle w:val="Marquedecommentaire"/>
                <w:rFonts w:ascii="Times New Roman" w:eastAsia="Times New Roman" w:hAnsi="Times New Roman"/>
                <w:lang w:val="en-US" w:eastAsia="en-US"/>
              </w:rPr>
              <w:commentReference w:id="209"/>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0" w:name="BKM_03A20E93_D10C_455A_8888_4A83A8C62628"/>
      <w:bookmarkEnd w:id="210"/>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fldSimple w:instr=" SEQ Figure \* ARABIC ">
        <w:r w:rsidR="00090DCF">
          <w:rPr>
            <w:noProof/>
          </w:rPr>
          <w:t>9</w:t>
        </w:r>
      </w:fldSimple>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fldSimple w:instr=" SEQ Table \* ARABIC ">
        <w:r w:rsidR="00C80D4B">
          <w:rPr>
            <w:noProof/>
          </w:rPr>
          <w:t>3</w:t>
        </w:r>
      </w:fldSimple>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1" w:name="BKM_82E84894_826F_4479_973A_CBC44C2E6336"/>
            <w:bookmarkEnd w:id="211"/>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2AC44CB2_D8AD_4710_965F_8C3E8A778226"/>
            <w:bookmarkEnd w:id="21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1CCAFBF2_5AEE_4D8D_970F_45B148E97DED"/>
            <w:bookmarkEnd w:id="21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988B3B2F_E5F0_47AC_B40B_3E7EB1B7F6A8"/>
            <w:bookmarkEnd w:id="21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D4489C08_74CE_4704_A313_E3DE8D8C2C02"/>
            <w:bookmarkEnd w:id="21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3CED884F_4F1D_42D8_9256_BF8F325D7BF9"/>
            <w:bookmarkEnd w:id="216"/>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4D00B287_AF58_4181_BBC5_8A25643F2ECB"/>
            <w:bookmarkEnd w:id="21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8130FE65_F0ED_41F2_ABFA_924F7CBE3C44"/>
            <w:bookmarkEnd w:id="218"/>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44DAEF74_D7B7_4FE5_8CBB_636851476829"/>
            <w:bookmarkEnd w:id="21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3338A6EC_8A76_4151_9BBE_AF6AA6E7ABA5"/>
            <w:bookmarkEnd w:id="220"/>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0695D395_0E6D_4C80_885E_54CD7307213E"/>
            <w:bookmarkEnd w:id="22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83AB4886_B40B_45D9_93A6_9A7A11A1DB22"/>
            <w:bookmarkEnd w:id="22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18DECF87_EACF_4237_B14D_5CBA397C8B9F"/>
            <w:bookmarkEnd w:id="22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A2513DE4_90C9_4111_97A5_8AB9734CC788"/>
            <w:bookmarkEnd w:id="22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C29B4A43_BD79_4426_A200_1B1C1E4E23DB"/>
            <w:bookmarkEnd w:id="22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D6389F0E_EB92_428D_B31C_62B7B2DE2191"/>
            <w:bookmarkEnd w:id="22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44662CA4_810A_46C1_8CCE_D899E8B34841"/>
            <w:bookmarkEnd w:id="22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A4ADBA47_2A66_4D31_B98E_429D2187557A"/>
            <w:bookmarkEnd w:id="22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6A453B7D_E05C_442A_9729_07602A0CE53F"/>
            <w:bookmarkEnd w:id="22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B674F95F_8259_4A18_BB9A_C7004F238C58"/>
            <w:bookmarkEnd w:id="230"/>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99FA56C9_DF26_4FF5_AF2C_A1CA27033687"/>
            <w:bookmarkEnd w:id="23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10DBF70D_6106_40F3_9F20_6815C31BFF23"/>
            <w:bookmarkEnd w:id="232"/>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56BACFD_61FB_4C7D_8E17_15915D5DC1EB"/>
            <w:bookmarkEnd w:id="23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660451F7_6344_4A08_8AF1_55EA34BAFC1E"/>
            <w:bookmarkEnd w:id="234"/>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5"/>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5"/>
            <w:r>
              <w:rPr>
                <w:rStyle w:val="Marquedecommentaire"/>
                <w:rFonts w:ascii="Times New Roman" w:eastAsia="Times New Roman" w:hAnsi="Times New Roman"/>
                <w:lang w:val="en-US" w:eastAsia="en-US"/>
              </w:rPr>
              <w:commentReference w:id="235"/>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6" w:name="BKM_6A5667C6_1461_4AA7_BA98_1583B82E247C"/>
      <w:bookmarkEnd w:id="236"/>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fldSimple w:instr=" SEQ Figure \* ARABIC ">
        <w:r w:rsidR="00090DCF">
          <w:rPr>
            <w:noProof/>
          </w:rPr>
          <w:t>10</w:t>
        </w:r>
      </w:fldSimple>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fldSimple w:instr=" SEQ Table \* ARABIC ">
        <w:r w:rsidR="00C80D4B">
          <w:rPr>
            <w:noProof/>
          </w:rPr>
          <w:t>4</w:t>
        </w:r>
      </w:fldSimple>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7" w:name="BKM_DAD0F5C5_7ECC_4F46_8F23_D5FDAEC9FFF1"/>
            <w:bookmarkEnd w:id="237"/>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29C4138F_4CAD_4B96_B0DF_B91BA8041A62"/>
            <w:bookmarkEnd w:id="238"/>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6AE23AB8_B6A5_4B32_A803_62E099830E93"/>
            <w:bookmarkEnd w:id="239"/>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6D56F45_5196_424F_92CB_6CB6778933A2"/>
            <w:bookmarkEnd w:id="240"/>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B569925A_5C18_4226_AFA5_D6C44B29D688"/>
            <w:bookmarkEnd w:id="241"/>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20CF274F_94C7_43D3_9CCE_945071187259"/>
            <w:bookmarkEnd w:id="242"/>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64FA9120_8C79_470F_A4AB_510E7868EC43"/>
            <w:bookmarkEnd w:id="243"/>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2D4CA786_8199_42B1_BAEE_B9D15F83512C"/>
            <w:bookmarkEnd w:id="244"/>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E1914A18_F58F_4042_930D_7562E211135B"/>
            <w:bookmarkEnd w:id="245"/>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C97D1AD7_F437_45EE_9855_97FF220828AF"/>
            <w:bookmarkEnd w:id="246"/>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66E2F147_939A_42E7_9DA7_BB7F5E616224"/>
            <w:bookmarkEnd w:id="247"/>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7A6AD652_753B_433E_B947_78BAF8E8FFBB"/>
            <w:bookmarkEnd w:id="248"/>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D64DC56C_F70A_4224_BA0C_96AAF9B173C3"/>
            <w:bookmarkEnd w:id="249"/>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0"/>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1" w:name="BKM_F594CD9C_5617_46AE_9ABE_FE6C018DDEAF"/>
      <w:bookmarkEnd w:id="25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fldSimple w:instr=" SEQ Figure \* ARABIC ">
        <w:r w:rsidR="00090DCF">
          <w:rPr>
            <w:noProof/>
          </w:rPr>
          <w:t>11</w:t>
        </w:r>
      </w:fldSimple>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fldSimple w:instr=" SEQ Table \* ARABIC ">
        <w:r w:rsidR="00C80D4B">
          <w:rPr>
            <w:noProof/>
          </w:rPr>
          <w:t>5</w:t>
        </w:r>
      </w:fldSimple>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2" w:name="BKM_5A4D9120_600F_4C3C_8ECF_EE7CFDB01C45"/>
            <w:bookmarkEnd w:id="252"/>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411869C6_5FE7_4B45_A018_FC87FC6F1504"/>
            <w:bookmarkEnd w:id="253"/>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9EE66924_CD8E_4920_8D93_B7C8D67F28AF"/>
            <w:bookmarkEnd w:id="254"/>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49C23F9C_9DFE_434E_9876_B253C73E5E08"/>
            <w:bookmarkEnd w:id="255"/>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2D0F9355_1BA8_4B21_A211_5DBDE6101308"/>
            <w:bookmarkEnd w:id="256"/>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025812DF_B2DB_4EF8_8BE9_FB08934C1BD4"/>
            <w:bookmarkEnd w:id="257"/>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C09529C8_28D2_45E7_B66E_ADF87048EE54"/>
            <w:bookmarkEnd w:id="258"/>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3857FAF2_09B8_4E47_AE1C_AD54C52DAF81"/>
            <w:bookmarkEnd w:id="259"/>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5F2F785_32E6_4D58_9212_E4C493DD93AB"/>
            <w:bookmarkEnd w:id="260"/>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8A8A8512_0518_43B4_8296_5C183491EEB7"/>
            <w:bookmarkEnd w:id="261"/>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A37D3138_5144_4AAA_A9A8_F88DEC203EC5"/>
            <w:bookmarkEnd w:id="262"/>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9BCC0C7E_CEE8_4167_9510_B24983CC44B9"/>
            <w:bookmarkEnd w:id="263"/>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A818D66D_DB16_46C0_A0B3_E9039F2CD8CD"/>
            <w:bookmarkEnd w:id="264"/>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EAFFBCA_2559_4CDB_AFA9_8A341843B51F"/>
            <w:bookmarkEnd w:id="265"/>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691007BD_4B41_46AF_9BC3_D27B06E1FB54"/>
            <w:bookmarkEnd w:id="26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98D7F43A_2FA6_489F_A1A5_B915D069258B"/>
            <w:bookmarkEnd w:id="26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B197BD01_D7EB_4B2D_B744_060A34418883"/>
            <w:bookmarkEnd w:id="26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69" w:name="BKM_9A8B07A1_6F7C_49A9_AE39_CC80241F45D8"/>
      <w:bookmarkEnd w:id="269"/>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fldSimple w:instr=" SEQ Figure \* ARABIC ">
        <w:r w:rsidR="00090DCF">
          <w:rPr>
            <w:noProof/>
          </w:rPr>
          <w:t>12</w:t>
        </w:r>
      </w:fldSimple>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fldSimple w:instr=" SEQ Table \* ARABIC ">
        <w:r w:rsidR="00C80D4B">
          <w:rPr>
            <w:noProof/>
          </w:rPr>
          <w:t>6</w:t>
        </w:r>
      </w:fldSimple>
      <w:proofErr w:type="gramStart"/>
      <w:r>
        <w:t xml:space="preserve"> </w:t>
      </w:r>
      <w:proofErr w:type="gramEnd"/>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75AF76F0_4AFF_4758_AA5C_4DD9A3A326DF"/>
            <w:bookmarkEnd w:id="270"/>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AD80CBD8_BB55_4F42_B330_20E3957181FD"/>
            <w:bookmarkEnd w:id="271"/>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B608D83A_BCB7_40BE_B5B4_7C18680327EF"/>
            <w:bookmarkEnd w:id="272"/>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70329"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B7DE53B_2076_4732_85CB_314A0C996CFE"/>
            <w:bookmarkEnd w:id="273"/>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0F33C868_B8F6_4CD9_B1BE_D64AF7054352"/>
            <w:bookmarkEnd w:id="274"/>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858F77A8_91BC_4E92_9873_3DE29220EA84"/>
            <w:bookmarkEnd w:id="275"/>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6C47293B_9B00_4958_AE14_E2FF8C6503C9"/>
            <w:bookmarkEnd w:id="276"/>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4798819D_722E_4089_880A_68AA29864E45"/>
            <w:bookmarkEnd w:id="277"/>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FB28CC82_D6AA_481A_BA03_BB82515D05CD"/>
            <w:bookmarkEnd w:id="278"/>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81066ECA_2108_4DF2_B25E_F440E68432B7"/>
            <w:bookmarkEnd w:id="279"/>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E37CFBB1_57FD_4CA3_9961_34992E857685"/>
            <w:bookmarkEnd w:id="280"/>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2EFAD6D8_0A90_47E6_A3AC_B0F503630287"/>
            <w:bookmarkEnd w:id="281"/>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1524384_B208_4A32_A2E5_0FFB4D6E8D7C"/>
            <w:bookmarkEnd w:id="282"/>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E5DB8674_7F07_4817_BA2B_997C684B521D"/>
            <w:bookmarkEnd w:id="283"/>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B79C058B_F1A5_47C5_B3E2_CD87F62870F2"/>
            <w:bookmarkEnd w:id="284"/>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A559EAAB_B89D_43D3_B221_4C6D46321258"/>
            <w:bookmarkEnd w:id="285"/>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234AE185_16BA_4884_8974_68DBF37A4B28"/>
            <w:bookmarkEnd w:id="286"/>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B342A581_116B_4A14_8384_0F4F6231BFC6"/>
            <w:bookmarkEnd w:id="287"/>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CE5055FF_94D8_42AD_B46A_0041AB28334E"/>
            <w:bookmarkEnd w:id="288"/>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F34DEFBD_2300_4BCD_9500_6FD1B9CE045E"/>
            <w:bookmarkEnd w:id="289"/>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C0E26832_94FE_4E03_98DE_F2986912ECBC"/>
            <w:bookmarkEnd w:id="290"/>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04EE2E72_5511_48AE_9048_CF9126C4A13D"/>
            <w:bookmarkEnd w:id="291"/>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2" w:name="BKM_CE5E700D_EBA4_44CA_83C8_617C916DF033"/>
      <w:bookmarkEnd w:id="292"/>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fldSimple w:instr=" SEQ Figure \* ARABIC ">
        <w:r w:rsidR="00090DCF">
          <w:rPr>
            <w:noProof/>
          </w:rPr>
          <w:t>13</w:t>
        </w:r>
      </w:fldSimple>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lastRenderedPageBreak/>
        <w:t xml:space="preserve">Table </w:t>
      </w:r>
      <w:fldSimple w:instr=" SEQ Table \* ARABIC ">
        <w:r w:rsidR="00C80D4B">
          <w:rPr>
            <w:noProof/>
          </w:rPr>
          <w:t>7</w:t>
        </w:r>
      </w:fldSimple>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11E20CA8_2344_4418_A9F9_325A11426D44"/>
            <w:bookmarkEnd w:id="293"/>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20A123B5_7607_4A2B_A3F4_2BA8EEA3BD6E"/>
            <w:bookmarkEnd w:id="294"/>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62E65A70_EB75_497A_886F_BAAEBB60A5EC"/>
            <w:bookmarkEnd w:id="295"/>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3F13203C_BEB3_44A2_B8B9_417C5D453C67"/>
            <w:bookmarkEnd w:id="296"/>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D9E97001_975E_4E48_B383_84E3B817A9D6"/>
            <w:bookmarkEnd w:id="297"/>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ABD8F88A_D6D5_49E8_B4C4_6E53A78AD465"/>
            <w:bookmarkEnd w:id="298"/>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7660FDA3_AB42_45F9_86AB_19287D13C566"/>
            <w:bookmarkEnd w:id="299"/>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28FFF6C1_C18B_4629_BB75_27AFBE7647AB"/>
            <w:bookmarkEnd w:id="300"/>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DE525394_F288_4E7F_AF29_CF676A7FB892"/>
            <w:bookmarkEnd w:id="301"/>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BDA40AB6_6C56_4E4F_9588_C051912996DC"/>
            <w:bookmarkEnd w:id="302"/>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2209CF72_C0AB_47F3_BB22_4A2E8334027A"/>
            <w:bookmarkEnd w:id="303"/>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BD7868DF_0409_467D_8844_EE4674C50774"/>
            <w:bookmarkEnd w:id="304"/>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674A1294_59BE_4203_9B03_BC5D6023992F"/>
            <w:bookmarkEnd w:id="305"/>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A1B86BC0_3316_46AB_8D32_7786DFA0771F"/>
            <w:bookmarkEnd w:id="306"/>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5ED9FA7F_347C_499C_BF86_2B88071AD840"/>
            <w:bookmarkEnd w:id="307"/>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EC7555C0_681D_45F5_BEFB_0F7BFDEF3CFB"/>
            <w:bookmarkEnd w:id="308"/>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36C08EC9_BB32_4BDE_99FD_336AAA2512BB"/>
            <w:bookmarkEnd w:id="309"/>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4B08950_B320_4DCA_B7B3_801822442BA1"/>
            <w:bookmarkEnd w:id="310"/>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1D369827_5E0B_4F3B_99DE_498DE4F4D001"/>
            <w:bookmarkEnd w:id="311"/>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42115B02_1C56_42D6_B0AA_D6174F756E65"/>
            <w:bookmarkEnd w:id="312"/>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01A0B2C_FBFD_43E2_BC4F_F4876D6A55A5"/>
            <w:bookmarkEnd w:id="313"/>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AA3C91BB_B0F8_4E56_A1E5_9C3530C146AE"/>
            <w:bookmarkEnd w:id="314"/>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C202EED3_CA3B_4848_8F51_4E4216E311CB"/>
            <w:bookmarkEnd w:id="315"/>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F61C54B5_53A3_4B3D_8747_890B595FF05F"/>
            <w:bookmarkEnd w:id="316"/>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7" w:name="BKM_A518DA4F_2CA4_4758_BC7A_4790DC092913"/>
      <w:bookmarkEnd w:id="317"/>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fldSimple w:instr=" SEQ Figure \* ARABIC ">
        <w:r w:rsidR="00090DCF">
          <w:rPr>
            <w:noProof/>
          </w:rPr>
          <w:t>14</w:t>
        </w:r>
      </w:fldSimple>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fldSimple w:instr=" SEQ Table \* ARABIC ">
        <w:r w:rsidR="00C80D4B">
          <w:rPr>
            <w:noProof/>
          </w:rPr>
          <w:t>8</w:t>
        </w:r>
      </w:fldSimple>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EC69FC11_247D_4B96_A882_7E9D1AD588E0"/>
            <w:bookmarkEnd w:id="318"/>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ADCD2F69_DA9B_47AD_AAD9_CD10F85583D7"/>
            <w:bookmarkEnd w:id="319"/>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07E8099B_7BEC_4F52_A9CB_2057EB65CA46"/>
            <w:bookmarkEnd w:id="320"/>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803B49B5_5346_4ECB_84C0_E9285F22A260"/>
            <w:bookmarkEnd w:id="321"/>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EF622FE6_F231_4466_80B5_7C9E00C1AF26"/>
            <w:bookmarkEnd w:id="322"/>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314D3BAE_F7C9_4B36_ADB6_C72D030F3753"/>
            <w:bookmarkEnd w:id="323"/>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9715309_7964_43D3_8714_66E5FE3F5A42"/>
            <w:bookmarkEnd w:id="324"/>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154B13F8_8CD9_473E_98B5_93572A0EB3BB"/>
            <w:bookmarkEnd w:id="325"/>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2C39BB23_51CD_4C07_BC3D_DFD062118A45"/>
            <w:bookmarkEnd w:id="326"/>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60CAAB90_52E0_4214_AE69_D0060C7423ED"/>
            <w:bookmarkEnd w:id="327"/>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E7AC1443_775C_4DF5_9107_5B1DF4E1D651"/>
            <w:bookmarkEnd w:id="328"/>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F3CAFA8_84A6_43F7_816F_7C74C3A3DFE7"/>
            <w:bookmarkEnd w:id="329"/>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71BA9B79_BC0A_41B7_9630_0B047D9D4660"/>
            <w:bookmarkEnd w:id="330"/>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9A13DBF6_70E2_469B_9B7C_F26D7AD812B4"/>
            <w:bookmarkEnd w:id="331"/>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6DFACA_1D0A_423A_BF5D_1157B46A0AC1"/>
            <w:bookmarkEnd w:id="332"/>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33E68653_BDB1_481F_9DFE_82E9A91DF147"/>
            <w:bookmarkEnd w:id="333"/>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F3F9B426_BC9F_4BBA_B792_A96166218E9B"/>
            <w:bookmarkEnd w:id="334"/>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86911221_5DFE_449B_9D0A_484F8F57F8F9"/>
            <w:bookmarkEnd w:id="335"/>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07EEDF2F_1AA2_45F8_B145_4B7F189B0502"/>
            <w:bookmarkEnd w:id="336"/>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4A997C54_C45D_4E40_AC91_CE1E1615770B"/>
            <w:bookmarkEnd w:id="337"/>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8"/>
            <w:r>
              <w:rPr>
                <w:rStyle w:val="reqtext"/>
                <w:lang w:val="en-CA"/>
              </w:rPr>
              <w:t>Identifier SHALL correspond to a representation of (?)</w:t>
            </w:r>
            <w:commentRangeEnd w:id="338"/>
            <w:r>
              <w:rPr>
                <w:rStyle w:val="Marquedecommentaire"/>
                <w:rFonts w:ascii="Times New Roman" w:eastAsia="Times New Roman" w:hAnsi="Times New Roman"/>
                <w:lang w:val="en-US" w:eastAsia="en-US"/>
              </w:rPr>
              <w:commentReference w:id="338"/>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Lgende"/>
        <w:rPr>
          <w:lang w:val="en-CA"/>
        </w:rPr>
      </w:pPr>
      <w:r>
        <w:t xml:space="preserve">Figure </w:t>
      </w:r>
      <w:fldSimple w:instr=" SEQ Figure \* ARABIC ">
        <w:r w:rsidR="00090DCF">
          <w:rPr>
            <w:noProof/>
          </w:rPr>
          <w:t>15</w:t>
        </w:r>
      </w:fldSimple>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39"/>
            <w:r>
              <w:rPr>
                <w:rFonts w:eastAsia="MS Mincho"/>
                <w:b/>
                <w:color w:val="0000FF"/>
                <w:sz w:val="22"/>
                <w:lang w:val="en-CA"/>
              </w:rPr>
              <w:t>Spatial Schema ISO19107</w:t>
            </w:r>
            <w:commentRangeEnd w:id="339"/>
            <w:r>
              <w:rPr>
                <w:rStyle w:val="Marquedecommentaire"/>
              </w:rPr>
              <w:commentReference w:id="33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40"/>
            <w:r>
              <w:rPr>
                <w:rStyle w:val="Marquedecommentaire"/>
              </w:rPr>
              <w:commentReference w:id="340"/>
            </w: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w:t>
      </w:r>
      <w:r w:rsidR="00364200">
        <w:rPr>
          <w:lang w:val="en-CA"/>
        </w:rPr>
        <w:t xml:space="preserve">as </w:t>
      </w:r>
      <w:r w:rsidR="00364200">
        <w:rPr>
          <w:lang w:val="en-CA"/>
        </w:rPr>
        <w:t>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fldSimple w:instr=" SEQ Figure \* ARABIC ">
        <w:r w:rsidR="00090DCF">
          <w:rPr>
            <w:noProof/>
          </w:rPr>
          <w:t>16</w:t>
        </w:r>
      </w:fldSimple>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1" w:name="BKM_3984A24A_BE4B_45BE_838C_7F640CC5FF3F"/>
      <w:bookmarkEnd w:id="341"/>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54F8D6E7_019E_4198_A5F7_8396FC39C316"/>
            <w:bookmarkEnd w:id="34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3" w:name="BKM_FF60F6A1_68A6_4CC7_A4D7_1484826F284D"/>
            <w:bookmarkEnd w:id="34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4" w:name="BKM_46259D53_650A_4603_A643_14762C4B9DC8"/>
      <w:bookmarkEnd w:id="344"/>
      <w:commentRangeStart w:id="345"/>
      <w:r w:rsidR="001A7909">
        <w:rPr>
          <w:lang w:val="en-CA"/>
        </w:rPr>
        <w:t>It must be noted that a</w:t>
      </w:r>
      <w:r w:rsidR="001A7909" w:rsidRPr="001A7909">
        <w:rPr>
          <w:lang w:val="en-CA"/>
        </w:rPr>
        <w:t>llowance of different convention makes querying more difficult.</w:t>
      </w:r>
      <w:commentRangeEnd w:id="345"/>
      <w:r w:rsidR="00EA3198">
        <w:rPr>
          <w:rStyle w:val="Marquedecommentaire"/>
        </w:rPr>
        <w:commentReference w:id="345"/>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F6F26F14_293C_49D0_A8BA_E7C8B18052A4"/>
            <w:bookmarkEnd w:id="34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BFF13014_D294_4162_870D_8C389253B42F"/>
            <w:bookmarkEnd w:id="34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5E0576AE_899E_4630_AE79_247020186922"/>
            <w:bookmarkEnd w:id="34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9" w:name="BKM_F1BB51E9_D13E_42AE_BE59_3E8556BDCA72"/>
            <w:bookmarkEnd w:id="34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50"/>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50"/>
            <w:r>
              <w:rPr>
                <w:rStyle w:val="Marquedecommentaire"/>
                <w:rFonts w:ascii="Times New Roman" w:eastAsia="Times New Roman" w:hAnsi="Times New Roman"/>
                <w:lang w:val="en-US" w:eastAsia="en-US"/>
              </w:rPr>
              <w:commentReference w:id="350"/>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1" w:name="BKM_C0A3056D_FA18_4027_BE04_0AFA3C2B5BD7"/>
      <w:bookmarkEnd w:id="351"/>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ADC178F9_ED86_418A_BFAF_BD9ADC797FBD"/>
            <w:bookmarkEnd w:id="352"/>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8E1E3CAB_4A91_4093_A75E_AEF4FCA7FA5B"/>
            <w:bookmarkEnd w:id="353"/>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4" w:name="BKM_64F0A908_3403_4D0B_88AD_EE7134C39157"/>
            <w:bookmarkEnd w:id="354"/>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5"/>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5"/>
            <w:r>
              <w:rPr>
                <w:rStyle w:val="Marquedecommentaire"/>
                <w:rFonts w:ascii="Times New Roman" w:eastAsia="Times New Roman" w:hAnsi="Times New Roman"/>
                <w:lang w:val="en-US" w:eastAsia="en-US"/>
              </w:rPr>
              <w:commentReference w:id="355"/>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6" w:name="BKM_F047E096_3391_4C83_A31D_8616A9B842C5"/>
      <w:bookmarkEnd w:id="356"/>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7" w:name="BKM_DA68D8E9_7B0C_48EF_8619_7221101DC5F1"/>
            <w:bookmarkEnd w:id="357"/>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fldSimple w:instr=" SEQ Figure \* ARABIC ">
        <w:r w:rsidR="00090DCF">
          <w:rPr>
            <w:noProof/>
          </w:rPr>
          <w:t>17</w:t>
        </w:r>
      </w:fldSimple>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fldSimple w:instr=" SEQ Figure \* ARABIC ">
        <w:r w:rsidR="00090DCF">
          <w:rPr>
            <w:noProof/>
          </w:rPr>
          <w:t>18</w:t>
        </w:r>
      </w:fldSimple>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8" w:name="BKM_6A81087A_0778_4235_8F6A_3CADBB0E9016"/>
      <w:bookmarkEnd w:id="358"/>
    </w:p>
    <w:p w14:paraId="2ACA9CC9" w14:textId="77777777" w:rsidR="00D10719" w:rsidRDefault="00D10719" w:rsidP="00D10719">
      <w:pPr>
        <w:pStyle w:val="Lgende"/>
        <w:keepNext/>
      </w:pPr>
      <w:r>
        <w:t xml:space="preserve">Table </w:t>
      </w:r>
      <w:fldSimple w:instr=" SEQ Table \* ARABIC ">
        <w:r w:rsidR="00C80D4B">
          <w:rPr>
            <w:noProof/>
          </w:rPr>
          <w:t>9</w:t>
        </w:r>
      </w:fldSimple>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F1244213_660C_4D77_8475_08F73D4EC81C"/>
            <w:bookmarkEnd w:id="359"/>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3B089F6A_116B_4A4A_91A0_17A52F7181FF"/>
            <w:bookmarkEnd w:id="360"/>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1" w:name="BKM_26B10141_733E_4FC5_A8B6_E0EA8C9C1A8A"/>
            <w:bookmarkEnd w:id="361"/>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2"/>
            <w:r>
              <w:rPr>
                <w:rStyle w:val="Marquedecommentaire"/>
                <w:rFonts w:ascii="Times New Roman" w:eastAsia="Times New Roman" w:hAnsi="Times New Roman"/>
                <w:lang w:val="en-US" w:eastAsia="en-US"/>
              </w:rPr>
              <w:commentReference w:id="36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3" w:name="_Ref432008415"/>
      <w:r>
        <w:lastRenderedPageBreak/>
        <w:t xml:space="preserve">Table </w:t>
      </w:r>
      <w:fldSimple w:instr=" SEQ Table \* ARABIC ">
        <w:r w:rsidR="00C80D4B">
          <w:rPr>
            <w:noProof/>
          </w:rPr>
          <w:t>10</w:t>
        </w:r>
      </w:fldSimple>
      <w:bookmarkEnd w:id="363"/>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4"/>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4"/>
      <w:r w:rsidR="00EA3CAB">
        <w:rPr>
          <w:rStyle w:val="Marquedecommentaire"/>
        </w:rPr>
        <w:commentReference w:id="364"/>
      </w:r>
    </w:p>
    <w:p w14:paraId="5AD2AC20" w14:textId="77777777" w:rsidR="001050D1" w:rsidRDefault="001050D1" w:rsidP="001050D1"/>
    <w:p w14:paraId="5F2228E1" w14:textId="77777777" w:rsidR="00ED2525" w:rsidRDefault="001050D1" w:rsidP="001050D1">
      <w:commentRangeStart w:id="36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5"/>
      <w:r w:rsidR="00E52A0E">
        <w:rPr>
          <w:rStyle w:val="Marquedecommentaire"/>
        </w:rPr>
        <w:commentReference w:id="365"/>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6" w:name="BKM_FD0714CD_89E3_4F6A_B187_CB7A50E6C5C0"/>
      <w:bookmarkEnd w:id="366"/>
    </w:p>
    <w:p w14:paraId="2A59A17C" w14:textId="77777777" w:rsidR="00884FA7" w:rsidRDefault="00884FA7" w:rsidP="00884FA7">
      <w:pPr>
        <w:pStyle w:val="Lgende"/>
        <w:keepNext/>
      </w:pPr>
      <w:r>
        <w:t xml:space="preserve">Table </w:t>
      </w:r>
      <w:fldSimple w:instr=" SEQ Table \* ARABIC ">
        <w:r w:rsidR="00C80D4B">
          <w:rPr>
            <w:noProof/>
          </w:rPr>
          <w:t>11</w:t>
        </w:r>
      </w:fldSimple>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37DE5892_2942_443B_A8C3_8C1AB5CBE877"/>
            <w:bookmarkEnd w:id="367"/>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6B3E10C1_3AAE_4196_94F0_B9A235705FCC"/>
            <w:bookmarkEnd w:id="368"/>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1FCE659F_6DE4_40C1_996C_C1E6E981D3A0"/>
            <w:bookmarkEnd w:id="369"/>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9804216_8300_4609_B607_127F0178BAB6"/>
            <w:bookmarkEnd w:id="370"/>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E3A6BA8A_712F_4182_95C4_285048E21544"/>
            <w:bookmarkEnd w:id="371"/>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2" w:name="BKM_2EB23880_DDF1_4995_AB7F_3DC0E40E7A89"/>
            <w:bookmarkEnd w:id="372"/>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3" w:author="Boisvert, Eric" w:date="2015-10-16T07:55:00Z"/>
        </w:rPr>
        <w:pPrChange w:id="374"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fldSimple w:instr=" SEQ Figure \* ARABIC ">
        <w:r w:rsidR="00090DCF">
          <w:rPr>
            <w:noProof/>
          </w:rPr>
          <w:t>19</w:t>
        </w:r>
      </w:fldSimple>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fldSimple w:instr=" SEQ Table \* ARABIC ">
        <w:r w:rsidR="00C80D4B">
          <w:rPr>
            <w:noProof/>
          </w:rPr>
          <w:t>12</w:t>
        </w:r>
      </w:fldSimple>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A1329A5F_042F_4AF8_BF84_0B471B65BC55"/>
            <w:bookmarkEnd w:id="375"/>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6" w:name="BKM_7F4D7787_7293_418E_8B38_1A72EA1F4CC0"/>
            <w:bookmarkEnd w:id="376"/>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7"/>
            <w:r w:rsidRPr="00A07C65">
              <w:rPr>
                <w:rFonts w:asciiTheme="minorHAnsi" w:hAnsiTheme="minorHAnsi"/>
                <w:color w:val="000000"/>
                <w:sz w:val="20"/>
                <w:szCs w:val="20"/>
                <w:lang w:val="en-CA"/>
              </w:rPr>
              <w:t>Scoped name because classification is asserted, not based on observational data.</w:t>
            </w:r>
            <w:commentRangeEnd w:id="377"/>
            <w:r>
              <w:rPr>
                <w:rStyle w:val="Marquedecommentaire"/>
                <w:color w:val="auto"/>
              </w:rPr>
              <w:commentReference w:id="377"/>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fldSimple w:instr=" SEQ Table \* ARABIC ">
        <w:r w:rsidR="00C80D4B">
          <w:rPr>
            <w:noProof/>
          </w:rPr>
          <w:t>13</w:t>
        </w:r>
      </w:fldSimple>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F1AE88A3_ADC1_4E05_8AA4_DF5F90DB4C60"/>
            <w:bookmarkEnd w:id="378"/>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C5C77165_16DE_4DA6_948B_748CCB10594C"/>
            <w:bookmarkEnd w:id="379"/>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0" w:name="BKM_D0CF8372_E2E7_44FE_8452_567F1CFF1C66"/>
            <w:bookmarkEnd w:id="380"/>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1"/>
            <w:r w:rsidRPr="00A07C65">
              <w:rPr>
                <w:rFonts w:asciiTheme="minorHAnsi" w:hAnsiTheme="minorHAnsi"/>
                <w:color w:val="000000"/>
                <w:sz w:val="20"/>
                <w:szCs w:val="20"/>
                <w:lang w:val="en-CA"/>
              </w:rPr>
              <w:t>Scoped name because role is asserted by the geologist building the description.</w:t>
            </w:r>
            <w:commentRangeEnd w:id="381"/>
            <w:r w:rsidR="000D2F14">
              <w:rPr>
                <w:rStyle w:val="Marquedecommentaire"/>
                <w:color w:val="auto"/>
              </w:rPr>
              <w:commentReference w:id="381"/>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2" w:name="BKM_F115EB74_32B6_4EFC_8D26_C2D2AD40E6EB"/>
            <w:bookmarkEnd w:id="382"/>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fldSimple w:instr=" SEQ Figure \* ARABIC ">
        <w:r w:rsidR="00090DCF">
          <w:rPr>
            <w:noProof/>
          </w:rPr>
          <w:t>20</w:t>
        </w:r>
      </w:fldSimple>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3" w:name="BKM_BD5C03BF_666A_4A06_9108_21CA3469AFBC"/>
      <w:bookmarkEnd w:id="383"/>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D25AC3_6FC0_4C65_A8A5_F0142E2E6CE0"/>
            <w:bookmarkEnd w:id="38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5" w:name="BKM_18EC1705_589B_4DEF_A044_9A1610E567B6"/>
            <w:bookmarkEnd w:id="38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6" w:name="BKM_69643EA7_2142_46B5_9F91_BA2962E773C2"/>
      <w:bookmarkEnd w:id="38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7" w:name="BKM_0198932B_28DD_424D_8B50_FABE0D235C84"/>
            <w:bookmarkEnd w:id="38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8" w:name="BKM_7A5570E9_5272_4DAD_BC83_4E0D06E5C57A"/>
      <w:bookmarkEnd w:id="388"/>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fldSimple w:instr=" SEQ Figure \* ARABIC ">
        <w:r w:rsidR="00090DCF">
          <w:rPr>
            <w:noProof/>
          </w:rPr>
          <w:t>21</w:t>
        </w:r>
      </w:fldSimple>
      <w:r>
        <w:t>: Geologic Event</w:t>
      </w:r>
    </w:p>
    <w:p w14:paraId="59870292" w14:textId="00E80337" w:rsidR="00EA4029" w:rsidRDefault="00DB2D3A" w:rsidP="00DB2D3A">
      <w:pPr>
        <w:pStyle w:val="Titre4"/>
        <w:rPr>
          <w:lang w:val="en-CA"/>
        </w:rPr>
      </w:pPr>
      <w:bookmarkStart w:id="389" w:name="BKM_0E4402F5_70D7_41B4_8F46_2909F6D349A5"/>
      <w:bookmarkEnd w:id="389"/>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E578F2B2_741C_4353_B7F8_02F0AE878A52"/>
            <w:bookmarkEnd w:id="390"/>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B4649898_DB40_445B_BA02_FB50DB166B1F"/>
            <w:bookmarkEnd w:id="391"/>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7F5720D_724D_44A6_8C82_6D7A6D6B5F0E"/>
            <w:bookmarkEnd w:id="392"/>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94B4A111_399A_4144_8BC6_D1BBA5249175"/>
            <w:bookmarkEnd w:id="393"/>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4" w:name="BKM_23198178_9024_4323_9F34_11F193914E4D"/>
            <w:bookmarkEnd w:id="394"/>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5" w:name="BKM_669B19C2_AABA_42AD_8B76_978659231695"/>
      <w:bookmarkEnd w:id="395"/>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6B9E4BC3_EF2C_43B8_97EF_B6AD57F690A4"/>
            <w:bookmarkEnd w:id="396"/>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2ED006FF_62EF_4E32_BE1A_054C3322F7C1"/>
            <w:bookmarkEnd w:id="397"/>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8" w:name="BKM_BE4D4818_8828_40DD_8E59_5906619F59A7"/>
            <w:bookmarkEnd w:id="398"/>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9"/>
      <w:r w:rsidRPr="00CF6174">
        <w:t xml:space="preserve">inhomogeneities </w:t>
      </w:r>
      <w:commentRangeEnd w:id="399"/>
      <w:r>
        <w:rPr>
          <w:rStyle w:val="Marquedecommentaire"/>
        </w:rPr>
        <w:commentReference w:id="39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fldSimple w:instr=" SEQ Figure \* ARABIC ">
        <w:r w:rsidR="00090DCF">
          <w:rPr>
            <w:noProof/>
          </w:rPr>
          <w:t>22</w:t>
        </w:r>
      </w:fldSimple>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fldSimple w:instr=" SEQ Figure \* ARABIC ">
        <w:r w:rsidR="00090DCF">
          <w:rPr>
            <w:noProof/>
          </w:rPr>
          <w:t>23</w:t>
        </w:r>
      </w:fldSimple>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00" w:name="BKM_1A59C48F_A7B9_4BDC_B008_53504A772FCF"/>
      <w:bookmarkEnd w:id="400"/>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1" w:name="BKM_F722D1E4_88A1_4807_BB66_32AB9BD44381"/>
            <w:bookmarkEnd w:id="4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fldSimple w:instr=" SEQ Figure \* ARABIC ">
        <w:r w:rsidR="00090DCF">
          <w:rPr>
            <w:noProof/>
          </w:rPr>
          <w:t>24</w:t>
        </w:r>
      </w:fldSimple>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2" w:name="BKM_1562D6E5_754D_41F1_8BCA_821E81C1C77B"/>
      <w:bookmarkEnd w:id="402"/>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3" w:name="BKM_2577AA17_B965_493F_8575_D32112AD8348"/>
            <w:bookmarkEnd w:id="403"/>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fldSimple w:instr=" SEQ Figure \* ARABIC ">
        <w:r w:rsidR="00090DCF">
          <w:rPr>
            <w:noProof/>
          </w:rPr>
          <w:t>25</w:t>
        </w:r>
      </w:fldSimple>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4" w:name="BKM_22F72D69_6FF6_4012_89A7_3FFAC0091563"/>
      <w:bookmarkEnd w:id="404"/>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5" w:name="BKM_D602E51F_1A69_4732_803D_A550C06800AD"/>
            <w:bookmarkEnd w:id="405"/>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fldSimple w:instr=" SEQ Figure \* ARABIC ">
        <w:r w:rsidR="00090DCF">
          <w:rPr>
            <w:noProof/>
          </w:rPr>
          <w:t>26</w:t>
        </w:r>
      </w:fldSimple>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6" w:name="BKM_2C0BAC72_25F4_4403_B6F3_8CD29CC45162"/>
      <w:bookmarkEnd w:id="406"/>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7" w:name="BKM_6D164D9B_00C6_4467_A49F_201E1DB05D3E"/>
            <w:bookmarkEnd w:id="407"/>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fldSimple w:instr=" SEQ Figure \* ARABIC ">
        <w:r w:rsidR="00090DCF">
          <w:rPr>
            <w:noProof/>
          </w:rPr>
          <w:t>27</w:t>
        </w:r>
      </w:fldSimple>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8" w:name="BKM_4E3AD03A_F983_4BE7_BAD7_D46FA41454DA"/>
      <w:bookmarkEnd w:id="408"/>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D58E407D_6BD7_451C_AC84_ED75498146C5"/>
            <w:bookmarkEnd w:id="409"/>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10" w:name="BKM_60D7A041_DA67_4836_A9CF_067E59A5AD76"/>
            <w:bookmarkEnd w:id="410"/>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1" w:name="BKM_226E2406_CB91_4741_B565_53E336A2E054"/>
      <w:bookmarkEnd w:id="411"/>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2" w:name="BKM_FB2680F3_627E_464F_82B9_677F1AC277D7"/>
            <w:bookmarkEnd w:id="412"/>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3" w:name="_Ref432749513"/>
      <w:r>
        <w:t xml:space="preserve">Figure </w:t>
      </w:r>
      <w:fldSimple w:instr=" SEQ Figure \* ARABIC ">
        <w:r w:rsidR="00090DCF">
          <w:rPr>
            <w:noProof/>
          </w:rPr>
          <w:t>28</w:t>
        </w:r>
      </w:fldSimple>
      <w:bookmarkEnd w:id="413"/>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4"/>
      <w:r>
        <w:t xml:space="preserve">(as prescribed by iso19136 2007 INSPIRE </w:t>
      </w:r>
      <w:r w:rsidRPr="00390DF7">
        <w:t>Extensions</w:t>
      </w:r>
      <w:r>
        <w:t xml:space="preserve">) </w:t>
      </w:r>
      <w:r>
        <w:br/>
      </w:r>
      <w:commentRangeEnd w:id="414"/>
      <w:r>
        <w:rPr>
          <w:rStyle w:val="Marquedecommentaire"/>
        </w:rPr>
        <w:commentReference w:id="41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5" w:name="_Ref432861594"/>
      <w:r>
        <w:t xml:space="preserve">Table </w:t>
      </w:r>
      <w:fldSimple w:instr=" SEQ Table \* ARABIC ">
        <w:r w:rsidR="00C80D4B">
          <w:rPr>
            <w:noProof/>
          </w:rPr>
          <w:t>14</w:t>
        </w:r>
      </w:fldSimple>
      <w:bookmarkEnd w:id="415"/>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6"/>
            <w:r>
              <w:rPr>
                <w:rStyle w:val="Marquedecommentaire"/>
                <w:color w:val="auto"/>
              </w:rPr>
              <w:commentReference w:id="41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Lgende"/>
        <w:rPr>
          <w:lang w:val="en-CA"/>
        </w:rPr>
      </w:pPr>
      <w:r>
        <w:t xml:space="preserve">Figure </w:t>
      </w:r>
      <w:fldSimple w:instr=" SEQ Figure \* ARABIC ">
        <w:r w:rsidR="00090DCF">
          <w:rPr>
            <w:noProof/>
          </w:rPr>
          <w:t>29</w:t>
        </w:r>
      </w:fldSimple>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17"/>
            <w:r>
              <w:rPr>
                <w:rFonts w:eastAsia="MS Mincho"/>
                <w:b/>
                <w:color w:val="FF0000"/>
                <w:sz w:val="22"/>
                <w:lang w:val="en-CA"/>
              </w:rPr>
              <w:t>/req/gsml4-basic</w:t>
            </w:r>
            <w:commentRangeEnd w:id="417"/>
            <w:r w:rsidR="00C61E47">
              <w:rPr>
                <w:rStyle w:val="Marquedecommentaire"/>
              </w:rPr>
              <w:commentReference w:id="4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fldSimple w:instr=" SEQ Figure \* ARABIC ">
        <w:r w:rsidR="00090DCF">
          <w:rPr>
            <w:noProof/>
          </w:rPr>
          <w:t>30</w:t>
        </w:r>
      </w:fldSimple>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fldSimple w:instr=" SEQ Figure \* ARABIC ">
        <w:r w:rsidR="00090DCF">
          <w:rPr>
            <w:noProof/>
          </w:rPr>
          <w:t>31</w:t>
        </w:r>
      </w:fldSimple>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8" w:name="BKM_D050A55A_5C1C_4F4B_986C_7C31687F2ED2"/>
      <w:bookmarkEnd w:id="418"/>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18C9D12A_7280_4CA8_9066_431A68398F08"/>
            <w:bookmarkEnd w:id="419"/>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0" w:name="BKM_B740241F_3BC0_40B4_9972_D590F470452B"/>
            <w:bookmarkEnd w:id="420"/>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38727CDD_F0E8_4D00_A48C_555F0912BF41"/>
            <w:bookmarkEnd w:id="421"/>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fldSimple w:instr=" SEQ Figure \* ARABIC ">
        <w:r w:rsidR="00090DCF">
          <w:rPr>
            <w:noProof/>
          </w:rPr>
          <w:t>32</w:t>
        </w:r>
      </w:fldSimple>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2" w:name="BKM_C0695B09_DC02_4BDD_AE59_38E8AE1F4632"/>
      <w:bookmarkEnd w:id="422"/>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F11CCC02_4943_439C_97BD_3878F0BA0970"/>
            <w:bookmarkEnd w:id="423"/>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4" w:name="BKM_8ABBD347_C257_4419_A3F6_0485375DCF7F"/>
            <w:bookmarkEnd w:id="424"/>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5" w:name="BKM_40919ABF_3C16_41E1_8906_0D3CE189EB1B"/>
            <w:bookmarkEnd w:id="425"/>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fldSimple w:instr=" SEQ Figure \* ARABIC ">
        <w:r w:rsidR="00090DCF">
          <w:rPr>
            <w:noProof/>
          </w:rPr>
          <w:t>33</w:t>
        </w:r>
      </w:fldSimple>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6" w:name="BKM_8201810A_8593_4A0C_A4FE_B4A134FDF11D"/>
      <w:bookmarkEnd w:id="426"/>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7C508FBF_33D9_484F_911B_6377C69AD667"/>
            <w:bookmarkEnd w:id="427"/>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ED5D19E5_9BBB_4493_91D3_D708625FA37A"/>
            <w:bookmarkEnd w:id="428"/>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9" w:name="BKM_E45C3931_F3F9_4BB2_B916_F57604E1D027"/>
            <w:bookmarkEnd w:id="429"/>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30" w:name="BKM_26449531_DA00_4286_BEAD_53641C8C6B18"/>
            <w:bookmarkEnd w:id="430"/>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fldSimple w:instr=" SEQ Figure \* ARABIC ">
        <w:r w:rsidR="00090DCF">
          <w:rPr>
            <w:noProof/>
          </w:rPr>
          <w:t>34</w:t>
        </w:r>
      </w:fldSimple>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31" w:name="BKM_D4FBCA43_958A_4AEF_8332_5F96792672DF"/>
      <w:bookmarkEnd w:id="431"/>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7DA6E39E_93F3_43B7_9C51_9F05A691932A"/>
            <w:bookmarkEnd w:id="43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fldSimple w:instr=" SEQ Figure \* ARABIC ">
        <w:r w:rsidR="00090DCF">
          <w:rPr>
            <w:noProof/>
          </w:rPr>
          <w:t>35</w:t>
        </w:r>
      </w:fldSimple>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3" w:name="BKM_0126A46B_77F6_4F3D_8366_99D7292A119E"/>
      <w:bookmarkEnd w:id="433"/>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4" w:name="BKM_68F68CA6_F7FB_411D_8560_851B7315C00E"/>
            <w:bookmarkEnd w:id="434"/>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5" w:name="BKM_F5243BEF_0ABC_4433_AFCB_2FCD01906472"/>
            <w:bookmarkEnd w:id="435"/>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6" w:name="BKM_D2D5D1B2_3FF4_4650_95E3_DA08EE4A7DFF"/>
      <w:bookmarkEnd w:id="436"/>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7D2E3FD4_C90D_40DB_8BA1_3E5458C981C0"/>
            <w:bookmarkEnd w:id="43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13EF909A_AB70_4901_8CA1_C3BA3F992378"/>
            <w:bookmarkEnd w:id="43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A7128990_6B6B_49DD_9D88_9E8D7207A879"/>
            <w:bookmarkEnd w:id="43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0" w:name="BKM_92F07FBA_BBCD_4C39_9112_B2569C6076C8"/>
            <w:bookmarkEnd w:id="44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1" w:name="BKM_02F24C6F_6A70_4304_88F6_978891E8D391"/>
            <w:bookmarkEnd w:id="441"/>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2" w:name="BKM_D2385579_8CEC_41FC_ACD0_1242C0AEF96E"/>
      <w:bookmarkEnd w:id="442"/>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3" w:name="BKM_C5A88E79_2FB3_4893_8914_60419C00F2D2"/>
            <w:bookmarkEnd w:id="443"/>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4" w:name="BKM_A4F3FCE3_772C_4588_A2A4_96535416D1B6"/>
            <w:bookmarkEnd w:id="444"/>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fldSimple w:instr=" SEQ Figure \* ARABIC ">
        <w:r w:rsidR="00090DCF">
          <w:rPr>
            <w:noProof/>
          </w:rPr>
          <w:t>36</w:t>
        </w:r>
      </w:fldSimple>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5" w:name="BKM_CEE739CE_1DAA_46F5_B493_438C458DE763"/>
      <w:bookmarkEnd w:id="445"/>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6" w:name="BKM_F9869380_E0FA_4E99_89A5_99DF9CC6BB40"/>
            <w:bookmarkEnd w:id="446"/>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fldSimple w:instr=" SEQ Figure \* ARABIC ">
        <w:r w:rsidR="00090DCF">
          <w:rPr>
            <w:noProof/>
          </w:rPr>
          <w:t>37</w:t>
        </w:r>
      </w:fldSimple>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fldSimple w:instr=" SEQ Figure \* ARABIC ">
        <w:r w:rsidR="00090DCF">
          <w:rPr>
            <w:noProof/>
          </w:rPr>
          <w:t>38</w:t>
        </w:r>
      </w:fldSimple>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7" w:name="BKM_593C69E3_0EC2_4CB1_8B2B_D0FE22B7C017"/>
      <w:bookmarkEnd w:id="447"/>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0ACE92C1_088C_42CF_93C8_D003E3CC8FC3"/>
            <w:bookmarkEnd w:id="44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14E0F14F_4532_4342_B7F1_67313964C676"/>
            <w:bookmarkEnd w:id="449"/>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AE61D4_C509_4CAA_B004_0231DB42B137"/>
            <w:bookmarkEnd w:id="450"/>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1" w:name="BKM_5F5D6549_09AD_4BCF_806A_9B95D5D4E734"/>
            <w:bookmarkEnd w:id="45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2" w:name="BKM_80BAF21E_2C4E_40CD_B42E_41BCEA94DECC"/>
            <w:bookmarkEnd w:id="45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fldSimple w:instr=" SEQ Figure \* ARABIC ">
        <w:r w:rsidR="00090DCF">
          <w:rPr>
            <w:noProof/>
          </w:rPr>
          <w:t>39</w:t>
        </w:r>
      </w:fldSimple>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fldSimple w:instr=" SEQ Figure \* ARABIC ">
        <w:r w:rsidR="00090DCF">
          <w:rPr>
            <w:noProof/>
          </w:rPr>
          <w:t>40</w:t>
        </w:r>
      </w:fldSimple>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3" w:name="BKM_DF21AB41_C085_4AC9_B6F6_DFFDFCF925FF"/>
      <w:bookmarkEnd w:id="453"/>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4" w:name="BKM_41B8BC40_9B55_499E_B59B_A3F4FD630754"/>
            <w:bookmarkEnd w:id="454"/>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1184394F_75EC_44D4_8904_2EB2061759E4"/>
            <w:bookmarkEnd w:id="455"/>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fldSimple w:instr=" SEQ Figure \* ARABIC ">
        <w:r w:rsidR="00090DCF">
          <w:rPr>
            <w:noProof/>
          </w:rPr>
          <w:t>41</w:t>
        </w:r>
      </w:fldSimple>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6" w:name="BKM_54B0933A_5E39_4E6A_A950_9E63F5E10F0B"/>
      <w:bookmarkEnd w:id="456"/>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7" w:name="BKM_CE58381D_F747_4812_83C3_00C6282DB05A"/>
            <w:bookmarkEnd w:id="457"/>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8"/>
      <w:r w:rsidR="00AB10FC">
        <w:rPr>
          <w:rStyle w:val="Marquedecommentaire"/>
        </w:rPr>
        <w:commentReference w:id="458"/>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fldSimple w:instr=" SEQ Figure \* ARABIC ">
        <w:r w:rsidR="00090DCF">
          <w:rPr>
            <w:noProof/>
          </w:rPr>
          <w:t>42</w:t>
        </w:r>
      </w:fldSimple>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9" w:name="BKM_D8A9D87B_FAA3_4CC2_BC9F_D27B111A2980"/>
            <w:bookmarkEnd w:id="459"/>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60" w:name="BKM_C843AC0B_80BB_4AD8_B2F6_459B6FFBBEB7"/>
            <w:bookmarkEnd w:id="460"/>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fldSimple w:instr=" SEQ Figure \* ARABIC ">
        <w:r w:rsidR="00090DCF">
          <w:rPr>
            <w:noProof/>
          </w:rPr>
          <w:t>43</w:t>
        </w:r>
      </w:fldSimple>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fldSimple w:instr=" SEQ Figure \* ARABIC ">
        <w:r w:rsidR="00090DCF">
          <w:rPr>
            <w:noProof/>
          </w:rPr>
          <w:t>44</w:t>
        </w:r>
      </w:fldSimple>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61" w:name="BKM_E2CFECC1_AAB5_40F6_ABD4_D77907DA9990"/>
      <w:bookmarkEnd w:id="461"/>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2" w:name="BKM_C1076615_3AE6_4988_8393_E66493CD8FB0"/>
            <w:bookmarkEnd w:id="462"/>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3" w:name="BKM_A9BDB16E_7011_463E_B96E_FB003E3472AA"/>
            <w:bookmarkEnd w:id="463"/>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fldSimple w:instr=" SEQ Figure \* ARABIC ">
        <w:r w:rsidR="00090DCF">
          <w:rPr>
            <w:noProof/>
          </w:rPr>
          <w:t>45</w:t>
        </w:r>
      </w:fldSimple>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4"/>
            <w:r>
              <w:rPr>
                <w:rFonts w:asciiTheme="minorHAnsi" w:hAnsiTheme="minorHAnsi"/>
                <w:color w:val="000000"/>
                <w:sz w:val="20"/>
                <w:szCs w:val="20"/>
                <w:lang w:val="en-CA"/>
              </w:rPr>
              <w:t>Description of the parameters of the displacement</w:t>
            </w:r>
            <w:commentRangeEnd w:id="464"/>
            <w:r>
              <w:rPr>
                <w:rStyle w:val="Marquedecommentaire"/>
                <w:color w:val="auto"/>
              </w:rPr>
              <w:commentReference w:id="464"/>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fldSimple w:instr=" SEQ Figure \* ARABIC ">
        <w:r w:rsidR="00090DCF">
          <w:rPr>
            <w:noProof/>
          </w:rPr>
          <w:t>46</w:t>
        </w:r>
      </w:fldSimple>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5" w:name="BKM_0148DBC7_BEFE_411F_BDA0_ED2509780C45"/>
      <w:bookmarkEnd w:id="465"/>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3201DCDD_D133_49AE_90CB_9F86F5B18ACE"/>
            <w:bookmarkEnd w:id="466"/>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7" w:name="BKM_5AEA7724_2100_40A1_BA99_6516E4CE2A3E"/>
            <w:bookmarkEnd w:id="467"/>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8" w:name="BKM_65E9638C_341E_4069_9C8F_D8BC2F8B7601"/>
            <w:bookmarkEnd w:id="468"/>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9" w:name="BKM_08A92A70_F1F3_4B2A_9DC3_7E931F02BD38"/>
      <w:bookmarkEnd w:id="469"/>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3F7EC057_E707_4A06_A6E3_17A0DD602106"/>
            <w:bookmarkEnd w:id="470"/>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71" w:name="BKM_5D7D3A73_2BA5_4999_B2D9_B2638FD2E3F3"/>
      <w:bookmarkEnd w:id="471"/>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2" w:name="BKM_7025CFD1_5818_4184_A744_DEA2C7504840"/>
            <w:bookmarkEnd w:id="472"/>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3" w:name="BKM_D8F0C163_8545_458E_90CD_CA5151787B07"/>
      <w:bookmarkEnd w:id="473"/>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C37626AA_696F_429A_B16D_4833F8339B50"/>
            <w:bookmarkEnd w:id="474"/>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5" w:name="BKM_8E0A8CD6_1952_49E4_ACE7_469172BABBA7"/>
            <w:bookmarkEnd w:id="475"/>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498C83DB_DFDB_4234_B978_7C656FD73043"/>
            <w:bookmarkEnd w:id="476"/>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fldSimple w:instr=" SEQ Figure \* ARABIC ">
        <w:r w:rsidR="00090DCF">
          <w:rPr>
            <w:noProof/>
          </w:rPr>
          <w:t>47</w:t>
        </w:r>
      </w:fldSimple>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7" w:name="BKM_D8139323_6092_443C_A360_3F3BE3361CC0"/>
      <w:bookmarkEnd w:id="477"/>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9F55EEFA_C0E3_452C_8F3E_4601CB5BDD65"/>
            <w:bookmarkEnd w:id="478"/>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6CF2C95_A27D_49AD_BB55_36897A8B9A93"/>
            <w:bookmarkEnd w:id="479"/>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C47055C6_23E4_4FE1_89C3_7EA3E53F016F"/>
            <w:bookmarkEnd w:id="480"/>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BE3EB69A_2E9F_4015_9A53_7E29585ADF99"/>
            <w:bookmarkEnd w:id="481"/>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D49811C3_C3B3_4361_989B_69411D4795BC"/>
            <w:bookmarkEnd w:id="482"/>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6411C0D6_8DBF_4DB6_A7B6_ADED17047AE5"/>
            <w:bookmarkEnd w:id="483"/>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2C450E0F_0DB6_4DEB_964F_DE2661303D3A"/>
            <w:bookmarkEnd w:id="484"/>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5CAB0B26_2CE6_42AB_B2CE_2FA413E9F025"/>
            <w:bookmarkEnd w:id="485"/>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6" w:name="BKM_FA6FE08B_7A03_4337_979E_0DF7D1B98F33"/>
            <w:bookmarkEnd w:id="486"/>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922E2E10_A22B_488C_B866_3D68572C1248"/>
            <w:bookmarkEnd w:id="487"/>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fldSimple w:instr=" SEQ Figure \* ARABIC ">
        <w:r w:rsidR="00090DCF">
          <w:rPr>
            <w:noProof/>
          </w:rPr>
          <w:t>48</w:t>
        </w:r>
      </w:fldSimple>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8" w:name="BKM_60CC5835_79D2_4A13_B4A8_D7D9DBF215A3"/>
      <w:bookmarkEnd w:id="488"/>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9" w:name="BKM_50AAAF20_CB99_4ABC_9FAE_60AD6D1987FD"/>
            <w:bookmarkEnd w:id="48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90" w:name="BKM_15CC129A_078F_4F7E_80FD_248D1D0D33F2"/>
            <w:bookmarkEnd w:id="49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fldSimple w:instr=" SEQ Figure \* ARABIC ">
        <w:r w:rsidR="00090DCF">
          <w:rPr>
            <w:noProof/>
          </w:rPr>
          <w:t>49</w:t>
        </w:r>
      </w:fldSimple>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91" w:name="BKM_FDDB3C9C_445F_40FB_AB70_ED1438E267DC"/>
      <w:bookmarkEnd w:id="491"/>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19D968ED_E9E9_4696_A463_9B8A89B9A29C"/>
            <w:bookmarkEnd w:id="492"/>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A9E84D60_87E8_4274_B497_38C594525434"/>
            <w:bookmarkEnd w:id="493"/>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F7EC3986_4D93_479D_BDAB_FDA23552D58F"/>
            <w:bookmarkEnd w:id="494"/>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788366B_341E_49F9_A366_57B90FBEF589"/>
            <w:bookmarkEnd w:id="495"/>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6" w:name="BKM_472C9381_9698_46F2_8E04_2E603A1474CC"/>
            <w:bookmarkEnd w:id="496"/>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7" w:name="BKM_33E4A038_4438_4CEF_A4A6_6E8349B6FDCC"/>
            <w:bookmarkEnd w:id="497"/>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fldSimple w:instr=" SEQ Figure \* ARABIC ">
        <w:r w:rsidR="00090DCF">
          <w:rPr>
            <w:noProof/>
          </w:rPr>
          <w:t>50</w:t>
        </w:r>
      </w:fldSimple>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8" w:name="BKM_E32F3F79_7117_4294_86FD_A68126B03F62"/>
      <w:bookmarkEnd w:id="498"/>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9" w:name="BKM_76F0AF36_F011_4216_B99A_7C75820C7A2C"/>
            <w:bookmarkEnd w:id="499"/>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00" w:name="BKM_B13360B8_167E_4DA8_A7B7_EA7DCABE7993"/>
            <w:bookmarkEnd w:id="500"/>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fldSimple w:instr=" SEQ Figure \* ARABIC ">
        <w:r w:rsidR="00090DCF">
          <w:rPr>
            <w:noProof/>
          </w:rPr>
          <w:t>51</w:t>
        </w:r>
      </w:fldSimple>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01" w:name="BKM_E8CC2926_B007_4DFB_997F_F78EC469DF9A"/>
      <w:bookmarkEnd w:id="501"/>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BB58E692_A1AE_4D52_B50D_8A8583AB1BE4"/>
            <w:bookmarkEnd w:id="502"/>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31BF4296_6E8D_413D_AA94_37BAA601A4E2"/>
            <w:bookmarkEnd w:id="503"/>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4" w:name="BKM_0CE007A8_3CE4_4605_997D_014E0E71F898"/>
            <w:bookmarkEnd w:id="504"/>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5" w:name="BKM_4ACCDAB5_D34A_4312_AB32_2B6F03610F7A"/>
            <w:bookmarkEnd w:id="505"/>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6" w:name="BKM_19472229_5BF0_45F8_BED6_B86B706423A9"/>
      <w:bookmarkEnd w:id="506"/>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B8E145AE_8356_455D_8AF6_DD01E80B774C"/>
            <w:bookmarkEnd w:id="507"/>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8" w:name="BKM_8FB90A67_2503_406F_8326_44811B80D96C"/>
            <w:bookmarkEnd w:id="508"/>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9" w:name="BKM_32D036C1_ECEB_4E0E_8D49_567109DB3963"/>
            <w:bookmarkEnd w:id="509"/>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10" w:name="_Ref433004816"/>
      <w:r>
        <w:t xml:space="preserve">Table </w:t>
      </w:r>
      <w:fldSimple w:instr=" SEQ Table \* ARABIC ">
        <w:r w:rsidR="00C80D4B">
          <w:rPr>
            <w:noProof/>
          </w:rPr>
          <w:t>15</w:t>
        </w:r>
      </w:fldSimple>
      <w:bookmarkEnd w:id="510"/>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of lineation.  Examples include: flow lines, scratches, striae, slickenlines, </w:t>
            </w:r>
            <w:proofErr w:type="gramStart"/>
            <w:r w:rsidRPr="00FE43AC">
              <w:rPr>
                <w:rFonts w:asciiTheme="minorHAnsi" w:hAnsiTheme="minorHAnsi"/>
              </w:rPr>
              <w:t>linear</w:t>
            </w:r>
            <w:proofErr w:type="gramEnd"/>
            <w:r w:rsidRPr="00FE43AC">
              <w:rPr>
                <w:rFonts w:asciiTheme="minorHAnsi" w:hAnsiTheme="minorHAnsi"/>
              </w:rPr>
              <w:t xml:space="preserve">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11" w:name="_Ref432948522"/>
      <w:r w:rsidRPr="00D12552">
        <w:rPr>
          <w:lang w:val="en-CA"/>
        </w:rPr>
        <w:t xml:space="preserve">GeoSciML </w:t>
      </w:r>
      <w:r>
        <w:rPr>
          <w:lang w:val="en-CA"/>
        </w:rPr>
        <w:t>GeologicTime</w:t>
      </w:r>
      <w:r w:rsidRPr="00D12552">
        <w:rPr>
          <w:lang w:val="en-CA"/>
        </w:rPr>
        <w:t xml:space="preserve"> Requirements Class</w:t>
      </w:r>
      <w:bookmarkEnd w:id="51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Lgende"/>
        <w:rPr>
          <w:lang w:val="en-CA"/>
        </w:rPr>
      </w:pPr>
      <w:r>
        <w:t xml:space="preserve">Figure </w:t>
      </w:r>
      <w:fldSimple w:instr=" SEQ Figure \* ARABIC ">
        <w:r w:rsidR="00090DCF">
          <w:rPr>
            <w:noProof/>
          </w:rPr>
          <w:t>52</w:t>
        </w:r>
      </w:fldSimple>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fldSimple w:instr=" SEQ Figure \* ARABIC ">
        <w:r w:rsidR="00090DCF">
          <w:rPr>
            <w:noProof/>
          </w:rPr>
          <w:t>53</w:t>
        </w:r>
      </w:fldSimple>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fldSimple w:instr=" SEQ Figure \* ARABIC ">
        <w:r w:rsidR="00090DCF">
          <w:rPr>
            <w:noProof/>
          </w:rPr>
          <w:t>54</w:t>
        </w:r>
      </w:fldSimple>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fldSimple w:instr=" SEQ Figure \* ARABIC ">
        <w:r w:rsidR="00090DCF">
          <w:rPr>
            <w:noProof/>
          </w:rPr>
          <w:t>55</w:t>
        </w:r>
      </w:fldSimple>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2" w:name="BKM_58D632CF_BB56_4A60_B802_C78FC42B4B0D"/>
      <w:bookmarkEnd w:id="512"/>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B8B6E400_425B_496D_997B_63F3369FC8C6"/>
            <w:bookmarkEnd w:id="513"/>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4" w:name="BKM_0A8B18AD_F79E_4E63_8D17_DE2C48F3AF42"/>
            <w:bookmarkEnd w:id="514"/>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5" w:name="BKM_F023F8DE_07B5_4FF5_8335_917836DF40EC"/>
            <w:bookmarkEnd w:id="515"/>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fldSimple w:instr=" SEQ Figure \* ARABIC ">
        <w:r w:rsidR="00090DCF">
          <w:rPr>
            <w:noProof/>
          </w:rPr>
          <w:t>56</w:t>
        </w:r>
      </w:fldSimple>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6" w:name="BKM_1C0FB01B_F4A6_4733_BA06_87BA9B2415C9"/>
      <w:bookmarkEnd w:id="516"/>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FF29DAEB_3E4E_4D00_B3A1_D0E4D913A1D2"/>
            <w:bookmarkEnd w:id="517"/>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2769F637_48D7_42F4_B567_915886458F2C"/>
            <w:bookmarkEnd w:id="518"/>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9" w:name="BKM_DAEF393B_8D05_4043_87C1_9038BA957915"/>
            <w:bookmarkEnd w:id="519"/>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20" w:name="BKM_45E678ED_7B83_4A86_A4BD_BC55352F39D9"/>
            <w:bookmarkEnd w:id="520"/>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fldSimple w:instr=" SEQ Figure \* ARABIC ">
        <w:r w:rsidR="00090DCF">
          <w:rPr>
            <w:noProof/>
          </w:rPr>
          <w:t>57</w:t>
        </w:r>
      </w:fldSimple>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21" w:name="BKM_63ECF066_EE03_4253_8744_0F86D06238D4"/>
      <w:bookmarkEnd w:id="521"/>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2" w:name="BKM_87370C48_A777_490F_8AD5_7B430EEB4CC8"/>
            <w:bookmarkEnd w:id="522"/>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3" w:name="BKM_229122EC_1DA3_4235_81D3_26787B18C5E7"/>
            <w:bookmarkEnd w:id="523"/>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fldSimple w:instr=" SEQ Figure \* ARABIC ">
        <w:r w:rsidR="00090DCF">
          <w:rPr>
            <w:noProof/>
          </w:rPr>
          <w:t>58</w:t>
        </w:r>
      </w:fldSimple>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fldSimple w:instr=" SEQ Figure \* ARABIC ">
        <w:r w:rsidR="00090DCF">
          <w:rPr>
            <w:noProof/>
          </w:rPr>
          <w:t>59</w:t>
        </w:r>
      </w:fldSimple>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4" w:name="BKM_87E807D4_B547_4527_95DA_3886362CC5FC"/>
      <w:bookmarkEnd w:id="524"/>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5" w:name="BKM_84F1004A_AA50_459B_B70A_65E13CA8B294"/>
            <w:bookmarkEnd w:id="525"/>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fldSimple w:instr=" SEQ Figure \* ARABIC ">
        <w:r w:rsidR="00090DCF">
          <w:rPr>
            <w:noProof/>
          </w:rPr>
          <w:t>60</w:t>
        </w:r>
      </w:fldSimple>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6" w:name="_Ref433005219"/>
      <w:r>
        <w:t xml:space="preserve">Table </w:t>
      </w:r>
      <w:fldSimple w:instr=" SEQ Table \* ARABIC ">
        <w:r w:rsidR="00C80D4B">
          <w:rPr>
            <w:noProof/>
          </w:rPr>
          <w:t>16</w:t>
        </w:r>
      </w:fldSimple>
      <w:bookmarkEnd w:id="526"/>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Lgende"/>
        <w:rPr>
          <w:lang w:val="en-CA"/>
        </w:rPr>
      </w:pPr>
      <w:r>
        <w:t xml:space="preserve">Figure </w:t>
      </w:r>
      <w:fldSimple w:instr=" SEQ Figure \* ARABIC ">
        <w:r w:rsidR="00090DCF">
          <w:rPr>
            <w:noProof/>
          </w:rPr>
          <w:t>61</w:t>
        </w:r>
      </w:fldSimple>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Conceptual Schema Language </w:t>
            </w:r>
            <w:r>
              <w:rPr>
                <w:rFonts w:eastAsia="MS Mincho"/>
                <w:b/>
                <w:color w:val="0000FF"/>
                <w:sz w:val="22"/>
                <w:lang w:val="en-CA"/>
              </w:rPr>
              <w:t>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fldSimple w:instr=" SEQ Figure \* ARABIC ">
        <w:r w:rsidR="00090DCF">
          <w:rPr>
            <w:noProof/>
          </w:rPr>
          <w:t>62</w:t>
        </w:r>
      </w:fldSimple>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7"/>
      <w:r>
        <w:rPr>
          <w:lang w:val="en-CA"/>
        </w:rPr>
        <w:t>Borehole</w:t>
      </w:r>
      <w:commentRangeEnd w:id="527"/>
      <w:r>
        <w:rPr>
          <w:rStyle w:val="Marquedecommentaire"/>
          <w:rFonts w:cs="Times New Roman"/>
          <w:b w:val="0"/>
          <w:bCs w:val="0"/>
        </w:rPr>
        <w:commentReference w:id="527"/>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fldSimple w:instr=" SEQ Figure \* ARABIC ">
        <w:r w:rsidR="00090DCF">
          <w:rPr>
            <w:noProof/>
          </w:rPr>
          <w:t>63</w:t>
        </w:r>
      </w:fldSimple>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fldSimple w:instr=" SEQ Figure \* ARABIC ">
        <w:r w:rsidR="00090DCF">
          <w:rPr>
            <w:noProof/>
          </w:rPr>
          <w:t>64</w:t>
        </w:r>
      </w:fldSimple>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8" w:name="BKM_A12417ED_F0A6_4403_85AA_20F080BAB4D5"/>
      <w:bookmarkEnd w:id="528"/>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25F49F60_E3B5_4649_859A_CB23C16B4FDD"/>
            <w:bookmarkEnd w:id="529"/>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D18D7519_9180_4B84_84F3_D595F9367FF9"/>
            <w:bookmarkEnd w:id="530"/>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1" w:name="BKM_E2471C2A_7288_4681_B62D_57416C5AAFFF"/>
            <w:bookmarkEnd w:id="531"/>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67677C2_A392_4DF9_BEE3_2543E744EE8A"/>
            <w:bookmarkEnd w:id="532"/>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fldSimple w:instr=" SEQ Figure \* ARABIC ">
        <w:r w:rsidR="00090DCF">
          <w:rPr>
            <w:noProof/>
          </w:rPr>
          <w:t>65</w:t>
        </w:r>
      </w:fldSimple>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3" w:name="BKM_73DD4A6D_1BCE_421F_B6B6_00A34E56B7BC"/>
      <w:bookmarkEnd w:id="533"/>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C7D17ABA_A07A_45C4_8096_F592A2DCBF59"/>
            <w:bookmarkEnd w:id="534"/>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7AC10AA1_3FE2_4E49_AD1F_C27423759ACA"/>
            <w:bookmarkEnd w:id="535"/>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1DEAC71_7DFE_439E_9E4B_2C2A15DE8E14"/>
            <w:bookmarkEnd w:id="536"/>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7" w:name="BKM_DEBFAE1D_DC46_4CB5_8920_4391F9626B7A"/>
            <w:bookmarkEnd w:id="537"/>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8" w:name="BKM_EB3A6321_4939_429E_A4B6_C36556700F0A"/>
            <w:bookmarkEnd w:id="538"/>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9"/>
            <w:r>
              <w:rPr>
                <w:rStyle w:val="reqtext"/>
                <w:lang w:val="en-CA"/>
              </w:rPr>
              <w:t>Coordinate Reference System of interval geometries SHALL use an appropriate 1D CRS</w:t>
            </w:r>
            <w:commentRangeEnd w:id="539"/>
            <w:r>
              <w:rPr>
                <w:rStyle w:val="Marquedecommentaire"/>
                <w:rFonts w:ascii="Times New Roman" w:eastAsia="Times New Roman" w:hAnsi="Times New Roman"/>
                <w:lang w:val="en-US" w:eastAsia="en-US"/>
              </w:rPr>
              <w:commentReference w:id="53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fldSimple w:instr=" SEQ Figure \* ARABIC ">
        <w:r w:rsidR="00090DCF">
          <w:rPr>
            <w:noProof/>
          </w:rPr>
          <w:t>66</w:t>
        </w:r>
      </w:fldSimple>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40" w:name="BKM_DD9713AD_C742_4E77_9937_E79AF8E3F761"/>
      <w:bookmarkEnd w:id="540"/>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138D3390_B811_48AF_8A06_0C7EE945A325"/>
            <w:bookmarkEnd w:id="541"/>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7C64B668_6255_4F21_934B_ED8983B04D0C"/>
            <w:bookmarkEnd w:id="542"/>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0C4AECF7_73FF_44BA_9AA0_74A2155E1FB1"/>
            <w:bookmarkEnd w:id="543"/>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405E5965_47DE_4F32_A8CF_BBB50354D56F"/>
            <w:bookmarkEnd w:id="544"/>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793A391_7A4C_4EEB_B8CF_F9D3F0D2716E"/>
            <w:bookmarkEnd w:id="545"/>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3186C02E_BB7D_4207_BBD4_E76B02D0C894"/>
            <w:bookmarkEnd w:id="546"/>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88BD49B2_8659_4CF8_BF4A_6EB59EB7D01A"/>
            <w:bookmarkEnd w:id="547"/>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8" w:name="BKM_EDF197A9_47A0_4D71_AC33_859957294ED6"/>
            <w:bookmarkEnd w:id="548"/>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9" w:name="BKM_F8F0AC0D_621F_42A5_92B3_5F5CC6F39AD8"/>
            <w:bookmarkEnd w:id="549"/>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fldSimple w:instr=" SEQ Figure \* ARABIC ">
        <w:r w:rsidR="00090DCF">
          <w:rPr>
            <w:noProof/>
          </w:rPr>
          <w:t>67</w:t>
        </w:r>
      </w:fldSimple>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50" w:name="_Ref433007016"/>
      <w:r>
        <w:t xml:space="preserve">Table </w:t>
      </w:r>
      <w:fldSimple w:instr=" SEQ Table \* ARABIC ">
        <w:r>
          <w:rPr>
            <w:noProof/>
          </w:rPr>
          <w:t>17</w:t>
        </w:r>
      </w:fldSimple>
      <w:bookmarkEnd w:id="550"/>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551"/>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551"/>
      <w:r w:rsidR="00043E8E">
        <w:rPr>
          <w:rStyle w:val="Marquedecommentaire"/>
        </w:rPr>
        <w:commentReference w:id="551"/>
      </w:r>
    </w:p>
    <w:p w14:paraId="053FE055" w14:textId="37EA7336" w:rsidR="00090DCF" w:rsidRDefault="00090DCF" w:rsidP="00090DCF">
      <w:pPr>
        <w:pStyle w:val="Lgende"/>
        <w:rPr>
          <w:lang w:val="en-CA"/>
        </w:rPr>
      </w:pPr>
      <w:r>
        <w:t xml:space="preserve">Figure </w:t>
      </w:r>
      <w:fldSimple w:instr=" SEQ Figure \* ARABIC ">
        <w:r>
          <w:rPr>
            <w:noProof/>
          </w:rPr>
          <w:t>68</w:t>
        </w:r>
      </w:fldSimple>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5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52"/>
            <w:r>
              <w:rPr>
                <w:rStyle w:val="Marquedecommentaire"/>
              </w:rPr>
              <w:commentReference w:id="55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fldSimple w:instr=" SEQ Figure \* ARABIC ">
        <w:r w:rsidR="00090DCF">
          <w:rPr>
            <w:noProof/>
          </w:rPr>
          <w:t>69</w:t>
        </w:r>
      </w:fldSimple>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fldSimple w:instr=" SEQ Figure \* ARABIC ">
        <w:r w:rsidR="00090DCF">
          <w:rPr>
            <w:noProof/>
          </w:rPr>
          <w:t>70</w:t>
        </w:r>
      </w:fldSimple>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3" w:name="BKM_4320F660_2F6E_4F45_98F8_50B996AF05CA"/>
      <w:bookmarkEnd w:id="553"/>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C47BB20E_AB3E_41B0_BEAF_8545314C826D"/>
            <w:bookmarkEnd w:id="554"/>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5A9940B3_320D_4C85_8B41_0199FF52327B"/>
            <w:bookmarkEnd w:id="555"/>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6" w:name="BKM_692BBE92_2CD8_471D_9014_13E6919FFDA7"/>
            <w:bookmarkEnd w:id="556"/>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E14379F1_C7A7_42A6_B412_F1E01671E46F"/>
            <w:bookmarkEnd w:id="557"/>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40997390_B407_46AF_928A_15F7B52273ED"/>
            <w:bookmarkEnd w:id="558"/>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fldSimple w:instr=" SEQ Figure \* ARABIC ">
        <w:r w:rsidR="00090DCF">
          <w:rPr>
            <w:noProof/>
          </w:rPr>
          <w:t>71</w:t>
        </w:r>
      </w:fldSimple>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9" w:name="BKM_BF1C223A_F0A6_4FC2_9EEF_88DC486F7DB4"/>
      <w:bookmarkEnd w:id="559"/>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0" w:name="BKM_FCC3B9BB_23CF_4B5C_A83B_A898D191B651"/>
            <w:bookmarkEnd w:id="560"/>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1" w:name="BKM_D9B59F94_645D_4A43_B06F_F3308DA82998"/>
            <w:bookmarkEnd w:id="561"/>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2" w:name="BKM_963C6EE0_1269_4609_B11A_C2CBF9678C56"/>
            <w:bookmarkEnd w:id="562"/>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775DD7">
              <w:rPr>
                <w:rFonts w:asciiTheme="minorHAnsi" w:hAnsiTheme="minorHAnsi" w:cs="Arial"/>
                <w:color w:val="000000"/>
                <w:sz w:val="20"/>
                <w:lang w:val="en-CA"/>
              </w:rPr>
              <w:t>temperature</w:t>
            </w:r>
            <w:proofErr w:type="gramEnd"/>
            <w:r w:rsidRPr="00775DD7">
              <w:rPr>
                <w:rFonts w:asciiTheme="minorHAnsi" w:hAnsiTheme="minorHAnsi" w:cs="Arial"/>
                <w:color w:val="000000"/>
                <w:sz w:val="20"/>
                <w:lang w:val="en-CA"/>
              </w:rPr>
              <w:t>,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fldSimple w:instr=" SEQ Figure \* ARABIC ">
        <w:r w:rsidR="00090DCF">
          <w:rPr>
            <w:noProof/>
          </w:rPr>
          <w:t>72</w:t>
        </w:r>
      </w:fldSimple>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fldSimple w:instr=" SEQ Figure \* ARABIC ">
        <w:r w:rsidR="00090DCF">
          <w:rPr>
            <w:noProof/>
          </w:rPr>
          <w:t>73</w:t>
        </w:r>
      </w:fldSimple>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3" w:name="BKM_79050478_59B4_46CF_B3EE_2B3B979B34B2"/>
      <w:bookmarkEnd w:id="563"/>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4" w:name="BKM_49851DB0_5102_456A_B25E_E5E16C13E2EB"/>
            <w:bookmarkEnd w:id="564"/>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5" w:name="BKM_B16CD918_4034_47F7_9393_204D6BE54C10"/>
            <w:bookmarkEnd w:id="565"/>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fldSimple w:instr=" SEQ Figure \* ARABIC ">
        <w:r w:rsidR="00090DCF">
          <w:rPr>
            <w:noProof/>
          </w:rPr>
          <w:t>74</w:t>
        </w:r>
      </w:fldSimple>
      <w:r>
        <w:t>: Image</w:t>
      </w:r>
    </w:p>
    <w:p w14:paraId="1B44B20B" w14:textId="5E3C20E6" w:rsidR="00E966AA" w:rsidRPr="00E966AA" w:rsidRDefault="00E966AA" w:rsidP="00E966AA">
      <w:commentRangeStart w:id="566"/>
      <w:r>
        <w:t xml:space="preserve">When the image is available online, </w:t>
      </w:r>
      <w:r w:rsidR="00F67178">
        <w:t>the description field should provide a link to it.</w:t>
      </w:r>
      <w:commentRangeEnd w:id="566"/>
      <w:r w:rsidR="00F67178">
        <w:rPr>
          <w:rStyle w:val="Marquedecommentaire"/>
        </w:rPr>
        <w:commentReference w:id="5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fldSimple w:instr=" SEQ Figure \* ARABIC ">
        <w:r w:rsidR="00090DCF">
          <w:rPr>
            <w:noProof/>
          </w:rPr>
          <w:t>75</w:t>
        </w:r>
      </w:fldSimple>
      <w:r>
        <w:t>: Summary diagram of geochronology</w:t>
      </w:r>
    </w:p>
    <w:p w14:paraId="37939833" w14:textId="77777777" w:rsidR="007F7DE0" w:rsidRDefault="007F7DE0" w:rsidP="007F7DE0"/>
    <w:p w14:paraId="23F2D92B" w14:textId="337881DA" w:rsidR="007F7DE0" w:rsidRDefault="007F7DE0" w:rsidP="007F7DE0">
      <w:pPr>
        <w:pStyle w:val="Titre4"/>
      </w:pPr>
      <w:bookmarkStart w:id="567" w:name="BKM_A1B6B909_67BC_419F_AEF9_8696BB63F29E"/>
      <w:bookmarkEnd w:id="567"/>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fldSimple w:instr=" SEQ Figure \* ARABIC ">
        <w:r w:rsidR="00090DCF">
          <w:rPr>
            <w:noProof/>
          </w:rPr>
          <w:t>76</w:t>
        </w:r>
      </w:fldSimple>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0B1CA329_7FCB_4838_9738_F600EF3A8B04"/>
            <w:bookmarkEnd w:id="568"/>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1D244EC3_ED85_479D_9C71_0F691EEBA5EA"/>
            <w:bookmarkEnd w:id="569"/>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9712572B_F199_4830_ACFD_E9764FB58028"/>
            <w:bookmarkEnd w:id="570"/>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95947C71_177C_4EA6_8B4C_94C513E8FE7E"/>
            <w:bookmarkEnd w:id="571"/>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2" w:name="BKM_F00B629C_EDB4_449B_8603_CDBBEFBA3576"/>
            <w:bookmarkEnd w:id="572"/>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3" w:name="BKM_B465F0F6_D0B5_40C2_8492_D188CFF84ACF"/>
            <w:bookmarkEnd w:id="573"/>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4" w:name="BKM_84CD8D11_428B_401E_A711_B019F6D0913D"/>
            <w:bookmarkEnd w:id="574"/>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fldSimple w:instr=" SEQ Figure \* ARABIC ">
        <w:r w:rsidR="00090DCF">
          <w:rPr>
            <w:noProof/>
          </w:rPr>
          <w:t>77</w:t>
        </w:r>
      </w:fldSimple>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fldSimple w:instr=" SEQ Figure \* ARABIC ">
        <w:r w:rsidR="00090DCF">
          <w:rPr>
            <w:noProof/>
          </w:rPr>
          <w:t>78</w:t>
        </w:r>
      </w:fldSimple>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5" w:name="BKM_A953E1E0_629C_4E85_A72E_737CDDDCFAE9"/>
      <w:bookmarkEnd w:id="575"/>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6" w:name="BKM_01360702_0FF9_4329_8A24_6080B84F3852"/>
            <w:bookmarkEnd w:id="57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fldSimple w:instr=" SEQ Figure \* ARABIC ">
        <w:r w:rsidR="00090DCF">
          <w:rPr>
            <w:noProof/>
          </w:rPr>
          <w:t>79</w:t>
        </w:r>
      </w:fldSimple>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7" w:name="BKM_99DC7785_B09A_4EA4_AE4E_BDEDC4CCA382"/>
      <w:bookmarkEnd w:id="577"/>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8" w:name="BKM_2563A400_6C3B_4942_8487_10D45BA1555F"/>
            <w:bookmarkEnd w:id="578"/>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F3DE8415_7817_43D1_B72D_75E85103B0DD"/>
            <w:bookmarkEnd w:id="579"/>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fldSimple w:instr=" SEQ Figure \* ARABIC ">
        <w:r w:rsidR="00090DCF">
          <w:rPr>
            <w:noProof/>
          </w:rPr>
          <w:t>80</w:t>
        </w:r>
      </w:fldSimple>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580"/>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580"/>
            <w:r>
              <w:rPr>
                <w:rStyle w:val="Marquedecommentaire"/>
                <w:rFonts w:ascii="Times New Roman" w:eastAsia="Times New Roman" w:hAnsi="Times New Roman"/>
                <w:lang w:val="en-US" w:eastAsia="en-US"/>
              </w:rPr>
              <w:commentReference w:id="58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81" w:name="BKM_7694DED9_A4F1_4913_BBD8_F553EF63B4A9"/>
      <w:bookmarkEnd w:id="581"/>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2" w:name="BKM_D4F19968_4426_4517_BA14_BAB7917AB647"/>
            <w:bookmarkEnd w:id="582"/>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3" w:name="BKM_04EA1B0A_66CA_4B08_B485_94449A53A44A"/>
            <w:bookmarkEnd w:id="583"/>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4" w:name="_Ref433015177"/>
      <w:r>
        <w:rPr>
          <w:lang w:val="en-CA"/>
        </w:rPr>
        <w:t>Outcrop encoding pattern</w:t>
      </w:r>
      <w:r w:rsidR="00DD288D">
        <w:rPr>
          <w:lang w:val="en-CA"/>
        </w:rPr>
        <w:t xml:space="preserve"> (</w:t>
      </w:r>
      <w:commentRangeStart w:id="585"/>
      <w:r w:rsidR="00DD288D">
        <w:rPr>
          <w:lang w:val="en-CA"/>
        </w:rPr>
        <w:t>Informative</w:t>
      </w:r>
      <w:commentRangeEnd w:id="585"/>
      <w:r w:rsidR="00DD288D">
        <w:rPr>
          <w:rStyle w:val="Marquedecommentaire"/>
          <w:b w:val="0"/>
          <w:bCs w:val="0"/>
        </w:rPr>
        <w:commentReference w:id="585"/>
      </w:r>
      <w:r w:rsidR="00DD288D">
        <w:rPr>
          <w:lang w:val="en-CA"/>
        </w:rPr>
        <w:t>)</w:t>
      </w:r>
      <w:bookmarkEnd w:id="58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fldSimple w:instr=" SEQ Figure \* ARABIC ">
        <w:r w:rsidR="00090DCF">
          <w:rPr>
            <w:noProof/>
          </w:rPr>
          <w:t>81</w:t>
        </w:r>
      </w:fldSimple>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commentRangeStart w:id="586"/>
      <w:r>
        <w:rPr>
          <w:lang w:val="en-CA"/>
        </w:rPr>
        <w:t>XSD were derived from the UML model following ISO-19136 (2007) and ISO-19118 encoding rules.  Some small encoding modification were borrowed from INSPIRE encoding rules;</w:t>
      </w:r>
      <w:commentRangeEnd w:id="586"/>
      <w:r w:rsidR="005A0C30">
        <w:rPr>
          <w:rStyle w:val="Marquedecommentaire"/>
        </w:rPr>
        <w:commentReference w:id="586"/>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37032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37032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7"/>
            <w:r w:rsidR="00106124">
              <w:rPr>
                <w:rStyle w:val="Marquedecommentaire"/>
              </w:rPr>
              <w:commentReference w:id="58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8"/>
            <w:r w:rsidR="00106124">
              <w:rPr>
                <w:rStyle w:val="Marquedecommentaire"/>
              </w:rPr>
              <w:commentReference w:id="588"/>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89"/>
      <w:r w:rsidRPr="008D2309">
        <w:rPr>
          <w:rFonts w:ascii="Consolas" w:hAnsi="Consolas" w:cs="Consolas"/>
          <w:sz w:val="20"/>
          <w:szCs w:val="20"/>
          <w:lang w:val="en-CA"/>
        </w:rPr>
        <w:t>http://resource.geosciml.org/classifier/cgi/simplelithology/mudstone</w:t>
      </w:r>
      <w:commentRangeEnd w:id="589"/>
      <w:r w:rsidR="008D1584">
        <w:rPr>
          <w:rStyle w:val="Marquedecommentaire"/>
        </w:rPr>
        <w:commentReference w:id="589"/>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proofErr w:type="gramStart"/>
      <w:r w:rsidR="00370329">
        <w:rPr>
          <w:lang w:val="en-CA"/>
        </w:rPr>
        <w:t>:</w:t>
      </w:r>
      <w:r>
        <w:rPr>
          <w:lang w:val="en-CA"/>
        </w:rPr>
        <w:t>href</w:t>
      </w:r>
      <w:proofErr w:type="gramEnd"/>
      <w:r>
        <w:rPr>
          <w:lang w:val="en-CA"/>
        </w:rPr>
        <w:t xml:space="preserve">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Titre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590"/>
      <w:r>
        <w:rPr>
          <w:lang w:val="en-CA"/>
        </w:rPr>
        <w:t>a Linked Open Data resource identifier</w:t>
      </w:r>
      <w:commentRangeEnd w:id="590"/>
      <w:r w:rsidR="0068411B">
        <w:rPr>
          <w:rStyle w:val="Marquedecommentaire"/>
        </w:rPr>
        <w:commentReference w:id="5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9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91"/>
            <w:r>
              <w:rPr>
                <w:rStyle w:val="Marquedecommentaire"/>
                <w:rFonts w:ascii="Times New Roman" w:eastAsia="Times New Roman" w:hAnsi="Times New Roman"/>
                <w:lang w:val="en-US" w:eastAsia="en-US"/>
              </w:rPr>
              <w:commentReference w:id="59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Titre3"/>
        <w:rPr>
          <w:lang w:val="en-CA"/>
        </w:rPr>
      </w:pPr>
      <w:r>
        <w:rPr>
          <w:lang w:val="en-CA"/>
        </w:rPr>
        <w:lastRenderedPageBreak/>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77777777" w:rsidR="00761F44" w:rsidRDefault="00761F44" w:rsidP="00AD7649">
      <w:pPr>
        <w:rPr>
          <w:lang w:val="en-CA"/>
        </w:rPr>
      </w:pPr>
      <w:bookmarkStart w:id="592" w:name="_GoBack"/>
      <w:bookmarkEnd w:id="592"/>
    </w:p>
    <w:p w14:paraId="76D71FB5" w14:textId="77777777" w:rsidR="00E966AA" w:rsidRPr="00AD7649" w:rsidRDefault="00E966AA" w:rsidP="00AD7649">
      <w:pPr>
        <w:rPr>
          <w:lang w:val="en-CA"/>
        </w:rPr>
      </w:pPr>
    </w:p>
    <w:p w14:paraId="6A8EF357" w14:textId="77777777" w:rsidR="009B3BBD" w:rsidRDefault="009B3BBD" w:rsidP="009B3BBD">
      <w:pPr>
        <w:pStyle w:val="Titre2"/>
        <w:rPr>
          <w:lang w:val="en-CA"/>
        </w:rPr>
      </w:pPr>
      <w:r w:rsidRPr="009B3BBD">
        <w:rPr>
          <w:lang w:val="en-CA"/>
        </w:rPr>
        <w:t>GeoSciML Portrayal</w:t>
      </w:r>
      <w:r>
        <w:rPr>
          <w:lang w:val="en-CA"/>
        </w:rPr>
        <w:t xml:space="preserve"> XML</w:t>
      </w:r>
      <w:r w:rsidRPr="009B3BBD">
        <w:rPr>
          <w:lang w:val="en-CA"/>
        </w:rPr>
        <w:t xml:space="preserve"> Requirements Class</w:t>
      </w:r>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1698E868" w:rsidR="00225333" w:rsidRPr="00D12552" w:rsidRDefault="00225333"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CD379B7" w14:textId="2E25E69E" w:rsidR="005372A3" w:rsidRDefault="005372A3" w:rsidP="00225333">
      <w:r>
        <w:t xml:space="preserve">All the elements from the portrayal package must be schema valid according to the </w:t>
      </w:r>
      <w:r w:rsidR="00CE5B49">
        <w:t>XSD</w:t>
      </w:r>
      <w:r>
        <w:t xml:space="preserve">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6AB249CA" w14:textId="77777777" w:rsidTr="00370329">
        <w:trPr>
          <w:cantSplit/>
        </w:trPr>
        <w:tc>
          <w:tcPr>
            <w:tcW w:w="4219" w:type="dxa"/>
            <w:tcBorders>
              <w:right w:val="nil"/>
            </w:tcBorders>
            <w:shd w:val="clear" w:color="auto" w:fill="auto"/>
          </w:tcPr>
          <w:p w14:paraId="3BE34723" w14:textId="7F83F8C9" w:rsidR="005372A3" w:rsidRPr="00D12552" w:rsidRDefault="005372A3" w:rsidP="005372A3">
            <w:pPr>
              <w:pStyle w:val="Tabletext10"/>
              <w:rPr>
                <w:rStyle w:val="requri"/>
                <w:lang w:val="en-CA"/>
              </w:rPr>
            </w:pPr>
            <w:r>
              <w:rPr>
                <w:rStyle w:val="requri"/>
                <w:lang w:val="en-CA"/>
              </w:rPr>
              <w:t>/req/gsml4xsd-portrayal</w:t>
            </w:r>
            <w:r w:rsidRPr="00D12552">
              <w:rPr>
                <w:rStyle w:val="requri"/>
                <w:lang w:val="en-CA"/>
              </w:rPr>
              <w:t>/</w:t>
            </w:r>
            <w:r>
              <w:rPr>
                <w:rStyle w:val="requri"/>
                <w:lang w:val="en-CA"/>
              </w:rPr>
              <w:t>xsd</w:t>
            </w:r>
          </w:p>
        </w:tc>
        <w:tc>
          <w:tcPr>
            <w:tcW w:w="4678" w:type="dxa"/>
            <w:tcBorders>
              <w:left w:val="nil"/>
            </w:tcBorders>
            <w:shd w:val="clear" w:color="auto" w:fill="auto"/>
          </w:tcPr>
          <w:p w14:paraId="192CE74E" w14:textId="06B64C8A"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p>
        </w:tc>
      </w:tr>
    </w:tbl>
    <w:p w14:paraId="4FDC0769" w14:textId="77777777" w:rsidR="00645C92" w:rsidRDefault="00645C92" w:rsidP="00225333"/>
    <w:p w14:paraId="3F74038C" w14:textId="02EC720E" w:rsidR="00645C92" w:rsidRDefault="005372A3" w:rsidP="00645C92">
      <w:r>
        <w:t xml:space="preserve">All the elements from portrayal </w:t>
      </w:r>
      <w:r w:rsidR="00CE5B49">
        <w:t xml:space="preserve">package </w:t>
      </w:r>
      <w:r>
        <w:t xml:space="preserve">must pass the schematron rule defined in the schematron file located at </w:t>
      </w:r>
      <w:hyperlink r:id="rId119" w:history="1">
        <w:r w:rsidR="00645C92"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60B1CCB5" w14:textId="77777777" w:rsidTr="00370329">
        <w:trPr>
          <w:cantSplit/>
        </w:trPr>
        <w:tc>
          <w:tcPr>
            <w:tcW w:w="4219" w:type="dxa"/>
            <w:tcBorders>
              <w:right w:val="nil"/>
            </w:tcBorders>
            <w:shd w:val="clear" w:color="auto" w:fill="auto"/>
          </w:tcPr>
          <w:p w14:paraId="44EF6603" w14:textId="32568E10" w:rsidR="005372A3" w:rsidRPr="00D12552" w:rsidRDefault="005372A3" w:rsidP="005372A3">
            <w:pPr>
              <w:pStyle w:val="Tabletext10"/>
              <w:rPr>
                <w:rStyle w:val="requri"/>
                <w:lang w:val="en-CA"/>
              </w:rPr>
            </w:pPr>
            <w:r>
              <w:rPr>
                <w:rStyle w:val="requri"/>
                <w:lang w:val="en-CA"/>
              </w:rPr>
              <w:t>/req/gsml4xsd-portrayal</w:t>
            </w:r>
            <w:r w:rsidRPr="00D12552">
              <w:rPr>
                <w:rStyle w:val="requri"/>
                <w:lang w:val="en-CA"/>
              </w:rPr>
              <w:t>/</w:t>
            </w:r>
            <w:r>
              <w:rPr>
                <w:rStyle w:val="requri"/>
                <w:lang w:val="en-CA"/>
              </w:rPr>
              <w:t>scg</w:t>
            </w:r>
          </w:p>
        </w:tc>
        <w:tc>
          <w:tcPr>
            <w:tcW w:w="4678" w:type="dxa"/>
            <w:tcBorders>
              <w:left w:val="nil"/>
            </w:tcBorders>
            <w:shd w:val="clear" w:color="auto" w:fill="auto"/>
          </w:tcPr>
          <w:p w14:paraId="2F295BC1" w14:textId="0E4ECA5F" w:rsidR="005372A3" w:rsidRPr="00D12552" w:rsidRDefault="005372A3" w:rsidP="005372A3">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7F56A7E3" w14:textId="77777777" w:rsidR="00645C92" w:rsidRDefault="00645C92" w:rsidP="00225333"/>
    <w:p w14:paraId="37E48400" w14:textId="77777777" w:rsidR="006A7DD0" w:rsidRPr="00225333" w:rsidRDefault="006A7DD0" w:rsidP="00225333"/>
    <w:p w14:paraId="091A40ED" w14:textId="77777777" w:rsidR="009B3BBD"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0"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77777777" w:rsidR="005372A3" w:rsidRPr="006A7DD0" w:rsidRDefault="005372A3" w:rsidP="006A7DD0"/>
    <w:p w14:paraId="4F39824A"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1"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93"/>
      <w:r>
        <w:rPr>
          <w:color w:val="FF0000"/>
          <w:lang w:val="en-CA"/>
        </w:rPr>
        <w:t xml:space="preserve">This profile is the “international” version of GeoSciML, which essentially imposes a set of controlled vocabularies.  The profile simply states that vocabularies must come from </w:t>
      </w:r>
      <w:hyperlink r:id="rId122" w:history="1">
        <w:r w:rsidRPr="009A13E8">
          <w:rPr>
            <w:rStyle w:val="Lienhypertexte"/>
            <w:lang w:val="en-CA"/>
          </w:rPr>
          <w:t>http://resource.geosciml.org/</w:t>
        </w:r>
      </w:hyperlink>
      <w:r>
        <w:rPr>
          <w:color w:val="FF0000"/>
          <w:lang w:val="en-CA"/>
        </w:rPr>
        <w:t xml:space="preserve"> </w:t>
      </w:r>
      <w:commentRangeEnd w:id="593"/>
      <w:r>
        <w:rPr>
          <w:rStyle w:val="Marquedecommentaire"/>
        </w:rPr>
        <w:commentReference w:id="59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94" w:name="_Toc337499861"/>
      <w:r w:rsidRPr="00D12552">
        <w:rPr>
          <w:lang w:val="en-CA"/>
        </w:rPr>
        <w:t>Media Types for any data encoding(s)</w:t>
      </w:r>
      <w:bookmarkEnd w:id="59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5" w:name="_Toc254961261"/>
      <w:bookmarkStart w:id="596" w:name="_Ref259545760"/>
      <w:bookmarkStart w:id="597" w:name="_Toc276720685"/>
      <w:bookmarkStart w:id="598" w:name="_Toc279341984"/>
      <w:bookmarkStart w:id="599" w:name="_Toc337499862"/>
      <w:bookmarkStart w:id="600" w:name="_Toc443461105"/>
      <w:bookmarkStart w:id="601" w:name="_Toc9996974"/>
      <w:bookmarkStart w:id="602" w:name="_Ref207532276"/>
      <w:bookmarkStart w:id="603" w:name="_Ref207532302"/>
      <w:bookmarkStart w:id="604" w:name="_Ref207532345"/>
      <w:bookmarkStart w:id="605" w:name="_Toc219622068"/>
      <w:r w:rsidRPr="00D12552">
        <w:rPr>
          <w:lang w:val="en-CA"/>
        </w:rPr>
        <w:t xml:space="preserve">Conformance class: </w:t>
      </w:r>
      <w:bookmarkEnd w:id="595"/>
      <w:bookmarkEnd w:id="596"/>
      <w:bookmarkEnd w:id="597"/>
      <w:r w:rsidRPr="00D12552">
        <w:rPr>
          <w:lang w:val="en-CA"/>
        </w:rPr>
        <w:t xml:space="preserve">AAAA </w:t>
      </w:r>
      <w:r w:rsidRPr="00D12552">
        <w:rPr>
          <w:color w:val="FF0000"/>
          <w:lang w:val="en-CA"/>
        </w:rPr>
        <w:t>(repeat as necessary)</w:t>
      </w:r>
      <w:bookmarkEnd w:id="598"/>
      <w:bookmarkEnd w:id="599"/>
    </w:p>
    <w:p w14:paraId="61AC9702" w14:textId="77777777" w:rsidR="004A5507" w:rsidRPr="00D12552" w:rsidRDefault="004A5507" w:rsidP="004A5507">
      <w:pPr>
        <w:pStyle w:val="AnnexLevel2"/>
        <w:numPr>
          <w:ilvl w:val="0"/>
          <w:numId w:val="0"/>
        </w:numPr>
        <w:rPr>
          <w:lang w:val="en-CA"/>
        </w:rPr>
      </w:pPr>
    </w:p>
    <w:bookmarkEnd w:id="600"/>
    <w:bookmarkEnd w:id="601"/>
    <w:bookmarkEnd w:id="602"/>
    <w:bookmarkEnd w:id="603"/>
    <w:bookmarkEnd w:id="604"/>
    <w:bookmarkEnd w:id="605"/>
    <w:p w14:paraId="352A00F8" w14:textId="77777777" w:rsidR="009A7B37" w:rsidRPr="00D12552" w:rsidRDefault="009A7B37" w:rsidP="004A5507">
      <w:pPr>
        <w:pStyle w:val="Annex"/>
        <w:rPr>
          <w:lang w:val="en-CA"/>
        </w:rPr>
      </w:pPr>
      <w:r w:rsidRPr="00D12552">
        <w:rPr>
          <w:lang w:val="en-CA"/>
        </w:rPr>
        <w:br w:type="page"/>
      </w:r>
      <w:bookmarkStart w:id="606"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6"/>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370329" w:rsidRDefault="00370329">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370329" w:rsidRDefault="00370329">
      <w:pPr>
        <w:pStyle w:val="Commentaire"/>
      </w:pPr>
      <w:r>
        <w:rPr>
          <w:rStyle w:val="Marquedecommentaire"/>
        </w:rPr>
        <w:annotationRef/>
      </w:r>
      <w:r>
        <w:t>More. Must check the OGC affiliation rule</w:t>
      </w:r>
    </w:p>
  </w:comment>
  <w:comment w:id="16" w:author="Steve Richard" w:date="2015-10-12T18:08:00Z" w:initials="SR">
    <w:p w14:paraId="7492BA8D" w14:textId="77777777" w:rsidR="00370329" w:rsidRDefault="00370329">
      <w:pPr>
        <w:pStyle w:val="Commentaire"/>
      </w:pPr>
      <w:r>
        <w:rPr>
          <w:rStyle w:val="Marquedecommentaire"/>
        </w:rPr>
        <w:annotationRef/>
      </w:r>
      <w:r>
        <w:t>This should be numbered I assume?</w:t>
      </w:r>
    </w:p>
  </w:comment>
  <w:comment w:id="19" w:author="Steve Richard" w:date="2015-10-12T18:08:00Z" w:initials="SR">
    <w:p w14:paraId="3C0BBB98" w14:textId="77777777" w:rsidR="00370329" w:rsidRDefault="00370329">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370329" w:rsidRDefault="00370329">
      <w:pPr>
        <w:pStyle w:val="Commentaire"/>
      </w:pPr>
      <w:r>
        <w:rPr>
          <w:rStyle w:val="Marquedecommentaire"/>
        </w:rPr>
        <w:annotationRef/>
      </w:r>
      <w:r>
        <w:t>I think portrayal is an implementation of the conceptual model, not part of the conceptual model. I’ll work on the wording if I get a chance.</w:t>
      </w:r>
    </w:p>
  </w:comment>
  <w:comment w:id="196" w:author="Eric Boisvert" w:date="2015-10-01T17:39:00Z" w:initials="EB/L">
    <w:p w14:paraId="11C9FC8B" w14:textId="77777777" w:rsidR="00370329" w:rsidRDefault="00370329">
      <w:pPr>
        <w:pStyle w:val="Commentaire"/>
      </w:pPr>
      <w:r>
        <w:rPr>
          <w:rStyle w:val="Marquedecommentaire"/>
        </w:rPr>
        <w:annotationRef/>
      </w:r>
      <w:r>
        <w:t>Adapt to GeoSciML</w:t>
      </w:r>
    </w:p>
  </w:comment>
  <w:comment w:id="202" w:author="Eric Boisvert" w:date="2015-10-11T11:52:00Z" w:initials="EB/L">
    <w:p w14:paraId="0CEA0AD6" w14:textId="77777777" w:rsidR="00370329" w:rsidRDefault="00370329">
      <w:pPr>
        <w:pStyle w:val="Commentaire"/>
      </w:pPr>
      <w:r>
        <w:rPr>
          <w:rStyle w:val="Marquedecommentaire"/>
        </w:rPr>
        <w:annotationRef/>
      </w:r>
      <w:r>
        <w:t>My pet peeves</w:t>
      </w:r>
    </w:p>
  </w:comment>
  <w:comment w:id="203" w:author="Eric Boisvert" w:date="2015-10-11T11:53:00Z" w:initials="EB/L">
    <w:p w14:paraId="09AE58E9" w14:textId="77777777" w:rsidR="00370329" w:rsidRDefault="00370329">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4" w:author="Eric Boisvert" w:date="2015-10-11T11:54:00Z" w:initials="EB/L">
    <w:p w14:paraId="009599B9" w14:textId="77777777" w:rsidR="00370329" w:rsidRDefault="00370329">
      <w:pPr>
        <w:pStyle w:val="Commentaire"/>
      </w:pPr>
      <w:r>
        <w:rPr>
          <w:rStyle w:val="Marquedecommentaire"/>
        </w:rPr>
        <w:annotationRef/>
      </w:r>
      <w:r>
        <w:t>The way to do this in GeoSciML is to have ConstituentPart/proportion = 0</w:t>
      </w:r>
    </w:p>
  </w:comment>
  <w:comment w:id="209" w:author="Eric Boisvert" w:date="2015-10-04T16:55:00Z" w:initials="EB/L">
    <w:p w14:paraId="0636EEBB" w14:textId="77777777" w:rsidR="00370329" w:rsidRDefault="00370329">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5" w:author="Eric Boisvert" w:date="2015-10-05T17:43:00Z" w:initials="EB/L">
    <w:p w14:paraId="047128F8" w14:textId="77777777" w:rsidR="00370329" w:rsidRDefault="00370329">
      <w:pPr>
        <w:pStyle w:val="Commentaire"/>
      </w:pPr>
      <w:r>
        <w:rPr>
          <w:rStyle w:val="Marquedecommentaire"/>
        </w:rPr>
        <w:annotationRef/>
      </w:r>
      <w:r>
        <w:t>Not sure we can check this.  Technically, anything can be a metadata record</w:t>
      </w:r>
    </w:p>
  </w:comment>
  <w:comment w:id="250" w:author="Eric Boisvert" w:date="2015-10-05T17:44:00Z" w:initials="EB/L">
    <w:p w14:paraId="043D7770" w14:textId="77777777" w:rsidR="00370329" w:rsidRDefault="00370329"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8" w:author="Eric Boisvert" w:date="2015-10-05T18:09:00Z" w:initials="EB/L">
    <w:p w14:paraId="451BC6E0" w14:textId="77777777" w:rsidR="00370329" w:rsidRDefault="00370329">
      <w:pPr>
        <w:pStyle w:val="Commentaire"/>
      </w:pPr>
      <w:r>
        <w:rPr>
          <w:rStyle w:val="Marquedecommentaire"/>
        </w:rPr>
        <w:annotationRef/>
      </w:r>
      <w:r>
        <w:t xml:space="preserve">Of </w:t>
      </w:r>
      <w:proofErr w:type="gramStart"/>
      <w:r>
        <w:t>what ?</w:t>
      </w:r>
      <w:proofErr w:type="gramEnd"/>
    </w:p>
  </w:comment>
  <w:comment w:id="339" w:author="Boisvert, Eric" w:date="2015-10-21T08:19:00Z" w:initials="BE">
    <w:p w14:paraId="13C9C105" w14:textId="1D2D8D7F" w:rsidR="008A1AF4" w:rsidRDefault="008A1AF4">
      <w:pPr>
        <w:pStyle w:val="Commentaire"/>
      </w:pPr>
      <w:r>
        <w:rPr>
          <w:rStyle w:val="Marquedecommentaire"/>
        </w:rPr>
        <w:annotationRef/>
      </w:r>
      <w:r>
        <w:t xml:space="preserve">Isn’t it a dependency of 19136 to start </w:t>
      </w:r>
      <w:proofErr w:type="gramStart"/>
      <w:r>
        <w:t>with ?</w:t>
      </w:r>
      <w:proofErr w:type="gramEnd"/>
    </w:p>
  </w:comment>
  <w:comment w:id="340" w:author="Boisvert, Eric" w:date="2015-10-21T08:21:00Z" w:initials="BE">
    <w:p w14:paraId="7AF7A7F2" w14:textId="0F17E6F0" w:rsidR="008A1AF4" w:rsidRDefault="008A1AF4">
      <w:pPr>
        <w:pStyle w:val="Commentaire"/>
      </w:pPr>
      <w:r>
        <w:rPr>
          <w:rStyle w:val="Marquedecommentaire"/>
        </w:rPr>
        <w:annotationRef/>
      </w:r>
      <w:r>
        <w:t>Pretty sure it should not be here since it’s XML encoding</w:t>
      </w:r>
      <w:r w:rsidR="005B623A">
        <w:t>.  We should remove this from Logical and have it in XML encoding</w:t>
      </w:r>
    </w:p>
  </w:comment>
  <w:comment w:id="345" w:author="Eric Boisvert" w:date="2015-10-17T12:27:00Z" w:initials="EB/L">
    <w:p w14:paraId="5036A537" w14:textId="7ED995BF" w:rsidR="00370329" w:rsidRDefault="00370329">
      <w:pPr>
        <w:pStyle w:val="Commentaire"/>
      </w:pPr>
      <w:r>
        <w:rPr>
          <w:rStyle w:val="Marquedecommentaire"/>
        </w:rPr>
        <w:annotationRef/>
      </w:r>
      <w:r>
        <w:t>Should we have a recommendation that community stick to a single convension (eg: OneGeology uses that convension)</w:t>
      </w:r>
    </w:p>
  </w:comment>
  <w:comment w:id="350" w:author="Eric Boisvert" w:date="2015-10-17T12:30:00Z" w:initials="EB/L">
    <w:p w14:paraId="43E3A208" w14:textId="2ABEFC4A" w:rsidR="00370329" w:rsidRDefault="00370329">
      <w:pPr>
        <w:pStyle w:val="Commentaire"/>
      </w:pPr>
      <w:r>
        <w:rPr>
          <w:rStyle w:val="Marquedecommentaire"/>
        </w:rPr>
        <w:annotationRef/>
      </w:r>
      <w:r>
        <w:t>Should we define a specific uom for this – or should we even bother and leave this for community.</w:t>
      </w:r>
    </w:p>
  </w:comment>
  <w:comment w:id="355" w:author="Eric Boisvert" w:date="2015-10-17T12:34:00Z" w:initials="EB/L">
    <w:p w14:paraId="20A95AC9" w14:textId="77777777" w:rsidR="00370329" w:rsidRDefault="00370329" w:rsidP="00983833">
      <w:pPr>
        <w:pStyle w:val="Commentaire"/>
      </w:pPr>
      <w:r>
        <w:rPr>
          <w:rStyle w:val="Marquedecommentaire"/>
        </w:rPr>
        <w:annotationRef/>
      </w:r>
      <w:r>
        <w:t>Should we define a specific uom for this – or should we even bother and leave this for community.</w:t>
      </w:r>
    </w:p>
  </w:comment>
  <w:comment w:id="362" w:author="Eric Boisvert" w:date="2015-10-07T19:14:00Z" w:initials="EB/L">
    <w:p w14:paraId="55A956D0" w14:textId="77777777" w:rsidR="00370329" w:rsidRDefault="00370329">
      <w:pPr>
        <w:pStyle w:val="Commentaire"/>
      </w:pPr>
      <w:r>
        <w:rPr>
          <w:rStyle w:val="Marquedecommentaire"/>
        </w:rPr>
        <w:annotationRef/>
      </w:r>
      <w:r>
        <w:t>Probably don’t need this because this is what the UML says, but this CodeType is different since it is not an external vocabulary</w:t>
      </w:r>
    </w:p>
  </w:comment>
  <w:comment w:id="364" w:author="Eric Boisvert" w:date="2015-10-07T20:54:00Z" w:initials="EB/L">
    <w:p w14:paraId="5C743AC9" w14:textId="77777777" w:rsidR="00370329" w:rsidRDefault="00370329">
      <w:pPr>
        <w:pStyle w:val="Commentaire"/>
      </w:pPr>
      <w:r>
        <w:rPr>
          <w:rStyle w:val="Marquedecommentaire"/>
        </w:rPr>
        <w:annotationRef/>
      </w:r>
      <w:r>
        <w:t xml:space="preserve">This was in the scope note.  I don’t understand what this means.  Is the last item </w:t>
      </w:r>
    </w:p>
  </w:comment>
  <w:comment w:id="365" w:author="Eric Boisvert" w:date="2015-10-07T21:14:00Z" w:initials="EB/L">
    <w:p w14:paraId="720006F6" w14:textId="77777777" w:rsidR="00370329" w:rsidRDefault="00370329">
      <w:pPr>
        <w:pStyle w:val="Commentaire"/>
      </w:pPr>
      <w:r>
        <w:rPr>
          <w:rStyle w:val="Marquedecommentaire"/>
        </w:rPr>
        <w:annotationRef/>
      </w:r>
      <w:r>
        <w:t xml:space="preserve">This is a 3.2 thing, it has been replace with a “samplingFrame” term.  I honestly preferred the 3.2 </w:t>
      </w:r>
    </w:p>
  </w:comment>
  <w:comment w:id="377" w:author="Eric Boisvert" w:date="2015-10-08T18:59:00Z" w:initials="EB/L">
    <w:p w14:paraId="0617F253" w14:textId="77777777" w:rsidR="00370329" w:rsidRDefault="00370329">
      <w:pPr>
        <w:pStyle w:val="Commentaire"/>
      </w:pPr>
      <w:r>
        <w:rPr>
          <w:rStyle w:val="Marquedecommentaire"/>
        </w:rPr>
        <w:annotationRef/>
      </w:r>
      <w:r>
        <w:t>Not sure about this bit.</w:t>
      </w:r>
    </w:p>
  </w:comment>
  <w:comment w:id="381" w:author="Eric Boisvert" w:date="2015-10-08T19:05:00Z" w:initials="EB/L">
    <w:p w14:paraId="5FB7FD71" w14:textId="77777777" w:rsidR="00370329" w:rsidRDefault="00370329">
      <w:pPr>
        <w:pStyle w:val="Commentaire"/>
      </w:pPr>
      <w:r>
        <w:rPr>
          <w:rStyle w:val="Marquedecommentaire"/>
        </w:rPr>
        <w:annotationRef/>
      </w:r>
      <w:r>
        <w:t>Again.  Don’t remember what this means</w:t>
      </w:r>
    </w:p>
  </w:comment>
  <w:comment w:id="399" w:author="Eric Boisvert" w:date="2015-10-17T16:24:00Z" w:initials="EB/L">
    <w:p w14:paraId="141CBB56" w14:textId="78925F87" w:rsidR="00370329" w:rsidRDefault="00370329">
      <w:pPr>
        <w:pStyle w:val="Commentaire"/>
      </w:pPr>
      <w:r>
        <w:rPr>
          <w:rStyle w:val="Marquedecommentaire"/>
        </w:rPr>
        <w:annotationRef/>
      </w:r>
      <w:proofErr w:type="gramStart"/>
      <w:r>
        <w:t>Heterogeneity ?</w:t>
      </w:r>
      <w:proofErr w:type="gramEnd"/>
    </w:p>
  </w:comment>
  <w:comment w:id="414" w:author="Boisvert, Eric" w:date="2015-10-16T09:01:00Z" w:initials="BE">
    <w:p w14:paraId="41B1F482" w14:textId="77777777" w:rsidR="00370329" w:rsidRDefault="00370329" w:rsidP="00390DF7">
      <w:pPr>
        <w:pStyle w:val="Commentaire"/>
      </w:pPr>
      <w:r>
        <w:rPr>
          <w:rStyle w:val="Marquedecommentaire"/>
        </w:rPr>
        <w:annotationRef/>
      </w:r>
      <w:r>
        <w:t>Check. Maybe it’s a GML 3.3 thing</w:t>
      </w:r>
    </w:p>
  </w:comment>
  <w:comment w:id="416" w:author="Eric Boisvert" w:date="2015-10-17T16:15:00Z" w:initials="EB/L">
    <w:p w14:paraId="0B5605F6" w14:textId="6C87D3D6" w:rsidR="00370329" w:rsidRDefault="00370329">
      <w:pPr>
        <w:pStyle w:val="Commentaire"/>
      </w:pPr>
      <w:r>
        <w:rPr>
          <w:rStyle w:val="Marquedecommentaire"/>
        </w:rPr>
        <w:annotationRef/>
      </w:r>
      <w:r>
        <w:t>This is one exception in the list.  It’s not externally managed, but actually enforced in the specification and the schema.</w:t>
      </w:r>
    </w:p>
  </w:comment>
  <w:comment w:id="417" w:author="Boisvert, Eric" w:date="2015-10-21T11:18:00Z" w:initials="BE">
    <w:p w14:paraId="4C533D5C" w14:textId="30A4DA1A" w:rsidR="00C61E47" w:rsidRDefault="00C61E47">
      <w:pPr>
        <w:pStyle w:val="Commentaire"/>
      </w:pPr>
      <w:r>
        <w:rPr>
          <w:rStyle w:val="Marquedecommentaire"/>
        </w:rPr>
        <w:annotationRef/>
      </w:r>
      <w:r>
        <w:t>Draws in schema language and spatial schema already</w:t>
      </w:r>
    </w:p>
  </w:comment>
  <w:comment w:id="458" w:author="Eric Boisvert" w:date="2015-10-18T16:19:00Z" w:initials="EB/L">
    <w:p w14:paraId="2825455C" w14:textId="17477529" w:rsidR="00370329" w:rsidRDefault="00370329">
      <w:pPr>
        <w:pStyle w:val="Commentaire"/>
      </w:pPr>
      <w:r>
        <w:rPr>
          <w:rStyle w:val="Marquedecommentaire"/>
        </w:rPr>
        <w:annotationRef/>
      </w:r>
      <w:r>
        <w:t>Don’t forget to add a dependency to GeologicAge in the requirement class list</w:t>
      </w:r>
    </w:p>
  </w:comment>
  <w:comment w:id="464" w:author="Eric Boisvert" w:date="2015-10-18T16:40:00Z" w:initials="EB/L">
    <w:p w14:paraId="550511C5" w14:textId="3A732223" w:rsidR="00370329" w:rsidRDefault="00370329">
      <w:pPr>
        <w:pStyle w:val="Commentaire"/>
      </w:pPr>
      <w:r>
        <w:rPr>
          <w:rStyle w:val="Marquedecommentaire"/>
        </w:rPr>
        <w:annotationRef/>
      </w:r>
      <w:r>
        <w:t>No documentation for this one, not even in 3.2</w:t>
      </w:r>
    </w:p>
  </w:comment>
  <w:comment w:id="527" w:author="Boisvert, Eric" w:date="2015-10-19T08:09:00Z" w:initials="BE">
    <w:p w14:paraId="53A5A6A0" w14:textId="6BE1A219" w:rsidR="00370329" w:rsidRDefault="00370329">
      <w:pPr>
        <w:pStyle w:val="Commentaire"/>
      </w:pPr>
      <w:r>
        <w:rPr>
          <w:rStyle w:val="Marquedecommentaire"/>
        </w:rPr>
        <w:annotationRef/>
      </w:r>
      <w:r>
        <w:t>Level 3 header to be consistent with the other package</w:t>
      </w:r>
    </w:p>
  </w:comment>
  <w:comment w:id="539" w:author="Boisvert, Eric" w:date="2015-10-19T08:32:00Z" w:initials="BE">
    <w:p w14:paraId="14328BAF" w14:textId="1FF148EF" w:rsidR="00370329" w:rsidRDefault="00370329">
      <w:pPr>
        <w:pStyle w:val="Commentaire"/>
      </w:pPr>
      <w:r>
        <w:rPr>
          <w:rStyle w:val="Marquedecommentaire"/>
        </w:rPr>
        <w:annotationRef/>
      </w:r>
      <w:r>
        <w:t>This means that interval are in absolute coordinate</w:t>
      </w:r>
    </w:p>
  </w:comment>
  <w:comment w:id="551" w:author="Boisvert, Eric" w:date="2015-10-21T12:29:00Z" w:initials="BE">
    <w:p w14:paraId="1D73A3B9" w14:textId="3051C86B" w:rsidR="00043E8E" w:rsidRDefault="00043E8E">
      <w:pPr>
        <w:pStyle w:val="Commentaire"/>
      </w:pPr>
      <w:r>
        <w:rPr>
          <w:rStyle w:val="Marquedecommentaire"/>
        </w:rPr>
        <w:annotationRef/>
      </w:r>
      <w:r>
        <w:t>This labAnalysis-&gt;samplgFeature is redundant since its already include with basic</w:t>
      </w:r>
    </w:p>
  </w:comment>
  <w:comment w:id="552" w:author="Boisvert, Eric" w:date="2015-10-19T12:29:00Z" w:initials="BE">
    <w:p w14:paraId="5CE49A75" w14:textId="0AEC9407" w:rsidR="00370329" w:rsidRDefault="00370329">
      <w:pPr>
        <w:pStyle w:val="Commentaire"/>
      </w:pPr>
      <w:r>
        <w:rPr>
          <w:rStyle w:val="Marquedecommentaire"/>
        </w:rPr>
        <w:annotationRef/>
      </w:r>
      <w:r>
        <w:t>I think it comes with basic / gml – no need to put it there</w:t>
      </w:r>
    </w:p>
  </w:comment>
  <w:comment w:id="566" w:author="Boisvert, Eric" w:date="2015-10-19T09:23:00Z" w:initials="BE">
    <w:p w14:paraId="43C70FF7" w14:textId="50703D56" w:rsidR="00370329" w:rsidRDefault="00370329">
      <w:pPr>
        <w:pStyle w:val="Commentaire"/>
      </w:pPr>
      <w:r>
        <w:rPr>
          <w:rStyle w:val="Marquedecommentaire"/>
        </w:rPr>
        <w:annotationRef/>
      </w:r>
      <w:r>
        <w:t xml:space="preserve">Doesn’t this defeat the purpose of using http URI as </w:t>
      </w:r>
      <w:proofErr w:type="gramStart"/>
      <w:r>
        <w:t>identifiers ?</w:t>
      </w:r>
      <w:proofErr w:type="gramEnd"/>
    </w:p>
  </w:comment>
  <w:comment w:id="580" w:author="Boisvert, Eric" w:date="2015-10-19T10:42:00Z" w:initials="BE">
    <w:p w14:paraId="7B362452" w14:textId="07A1582E" w:rsidR="00370329" w:rsidRDefault="00370329">
      <w:pPr>
        <w:pStyle w:val="Commentaire"/>
      </w:pPr>
      <w:r>
        <w:rPr>
          <w:rStyle w:val="Marquedecommentaire"/>
        </w:rPr>
        <w:annotationRef/>
      </w:r>
      <w:r>
        <w:t>I suppose we can’t really police what other domains do.</w:t>
      </w:r>
    </w:p>
  </w:comment>
  <w:comment w:id="585" w:author="Boisvert, Eric" w:date="2015-10-19T10:32:00Z" w:initials="BE">
    <w:p w14:paraId="261F51AD" w14:textId="318CAC15" w:rsidR="00370329" w:rsidRDefault="00370329">
      <w:pPr>
        <w:pStyle w:val="Commentaire"/>
      </w:pPr>
      <w:r>
        <w:rPr>
          <w:rStyle w:val="Marquedecommentaire"/>
        </w:rPr>
        <w:annotationRef/>
      </w:r>
      <w:r>
        <w:t xml:space="preserve">Or is it </w:t>
      </w:r>
      <w:proofErr w:type="gramStart"/>
      <w:r>
        <w:t>normative ?</w:t>
      </w:r>
      <w:proofErr w:type="gramEnd"/>
    </w:p>
  </w:comment>
  <w:comment w:id="586" w:author="Boisvert, Eric" w:date="2015-10-20T14:21:00Z" w:initials="BE">
    <w:p w14:paraId="5A33A2E5" w14:textId="20D5514B" w:rsidR="00370329" w:rsidRDefault="00370329">
      <w:pPr>
        <w:pStyle w:val="Commentaire"/>
      </w:pPr>
      <w:r>
        <w:rPr>
          <w:rStyle w:val="Marquedecommentaire"/>
        </w:rPr>
        <w:annotationRef/>
      </w:r>
      <w:r>
        <w:t xml:space="preserve">At this point, the only requirement explicitly defined are </w:t>
      </w:r>
    </w:p>
    <w:p w14:paraId="36E596C2" w14:textId="7BE98F70" w:rsidR="00370329" w:rsidRDefault="00370329" w:rsidP="005A0C30">
      <w:pPr>
        <w:pStyle w:val="Commentaire"/>
        <w:numPr>
          <w:ilvl w:val="0"/>
          <w:numId w:val="26"/>
        </w:numPr>
      </w:pPr>
      <w:r>
        <w:t>Must validate with XSD</w:t>
      </w:r>
    </w:p>
    <w:p w14:paraId="21EC28E5" w14:textId="07917AA5" w:rsidR="00370329" w:rsidRDefault="00370329" w:rsidP="005A0C30">
      <w:pPr>
        <w:pStyle w:val="Commentaire"/>
        <w:numPr>
          <w:ilvl w:val="0"/>
          <w:numId w:val="26"/>
        </w:numPr>
      </w:pPr>
      <w:r>
        <w:t>Must validate with SCH</w:t>
      </w:r>
    </w:p>
    <w:p w14:paraId="70ABBD7E" w14:textId="07A64491" w:rsidR="00370329" w:rsidRDefault="00370329" w:rsidP="005A0C30">
      <w:pPr>
        <w:pStyle w:val="Commentaire"/>
        <w:numPr>
          <w:ilvl w:val="0"/>
          <w:numId w:val="26"/>
        </w:numPr>
      </w:pPr>
      <w:r>
        <w:t>Any other rule that are not expressed in XSD or SCH</w:t>
      </w:r>
    </w:p>
  </w:comment>
  <w:comment w:id="587" w:author="Eric Boisvert" w:date="2015-10-02T18:16:00Z" w:initials="EB/L">
    <w:p w14:paraId="3082C719" w14:textId="77777777" w:rsidR="00370329" w:rsidRDefault="00370329">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8" w:author="Eric Boisvert" w:date="2015-10-02T18:17:00Z" w:initials="EB/L">
    <w:p w14:paraId="241CC4E7" w14:textId="77777777" w:rsidR="00370329" w:rsidRDefault="00370329">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9" w:author="Eric Boisvert" w:date="2015-10-02T18:21:00Z" w:initials="EB/L">
    <w:p w14:paraId="7EBA9BF2" w14:textId="77777777" w:rsidR="00370329" w:rsidRDefault="00370329">
      <w:pPr>
        <w:pStyle w:val="Commentaire"/>
      </w:pPr>
      <w:r>
        <w:rPr>
          <w:rStyle w:val="Marquedecommentaire"/>
        </w:rPr>
        <w:annotationRef/>
      </w:r>
      <w:r>
        <w:t>Great. This one 404s</w:t>
      </w:r>
    </w:p>
  </w:comment>
  <w:comment w:id="590" w:author="Boisvert, Eric" w:date="2015-10-20T13:17:00Z" w:initials="BE">
    <w:p w14:paraId="70C77D12" w14:textId="582AFCB0" w:rsidR="00370329" w:rsidRDefault="00370329">
      <w:pPr>
        <w:pStyle w:val="Commentaire"/>
      </w:pPr>
      <w:r>
        <w:rPr>
          <w:rStyle w:val="Marquedecommentaire"/>
        </w:rPr>
        <w:annotationRef/>
      </w:r>
      <w:r>
        <w:t>Technically, this one should be testable by schematron</w:t>
      </w:r>
    </w:p>
  </w:comment>
  <w:comment w:id="591" w:author="Boisvert, Eric" w:date="2015-10-19T11:20:00Z" w:initials="BE">
    <w:p w14:paraId="45CD9209" w14:textId="209DC396" w:rsidR="00370329" w:rsidRDefault="00370329">
      <w:pPr>
        <w:pStyle w:val="Commentaire"/>
      </w:pPr>
      <w:r>
        <w:rPr>
          <w:rStyle w:val="Marquedecommentaire"/>
        </w:rPr>
        <w:annotationRef/>
      </w:r>
      <w:r>
        <w:t xml:space="preserve">Shall we enforce a specific </w:t>
      </w:r>
      <w:proofErr w:type="gramStart"/>
      <w:r>
        <w:t>codeSpace ?</w:t>
      </w:r>
      <w:proofErr w:type="gramEnd"/>
    </w:p>
  </w:comment>
  <w:comment w:id="593" w:author="Boisvert, Eric" w:date="2015-10-19T11:13:00Z" w:initials="BE">
    <w:p w14:paraId="11C239E8" w14:textId="43C8B7EE" w:rsidR="00370329" w:rsidRDefault="00370329">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97BBF" w14:textId="77777777" w:rsidR="004E3912" w:rsidRDefault="004E3912">
      <w:pPr>
        <w:spacing w:after="0"/>
      </w:pPr>
      <w:r>
        <w:separator/>
      </w:r>
    </w:p>
  </w:endnote>
  <w:endnote w:type="continuationSeparator" w:id="0">
    <w:p w14:paraId="5A9B850D" w14:textId="77777777" w:rsidR="004E3912" w:rsidRDefault="004E39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370329" w:rsidRDefault="00370329">
        <w:pPr>
          <w:pStyle w:val="Pieddepage"/>
          <w:jc w:val="center"/>
        </w:pPr>
        <w:r>
          <w:fldChar w:fldCharType="begin"/>
        </w:r>
        <w:r>
          <w:instrText xml:space="preserve"> PAGE   \* MERGEFORMAT </w:instrText>
        </w:r>
        <w:r>
          <w:fldChar w:fldCharType="separate"/>
        </w:r>
        <w:r w:rsidR="00761F44">
          <w:rPr>
            <w:noProof/>
          </w:rPr>
          <w:t>155</w:t>
        </w:r>
        <w:r>
          <w:rPr>
            <w:noProof/>
          </w:rPr>
          <w:fldChar w:fldCharType="end"/>
        </w:r>
      </w:p>
    </w:sdtContent>
  </w:sdt>
  <w:p w14:paraId="5299F2EC" w14:textId="77777777" w:rsidR="00370329" w:rsidRPr="0079517D" w:rsidRDefault="00370329"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671D" w14:textId="77777777" w:rsidR="004E3912" w:rsidRDefault="004E3912">
      <w:pPr>
        <w:spacing w:after="0"/>
      </w:pPr>
      <w:r>
        <w:separator/>
      </w:r>
    </w:p>
  </w:footnote>
  <w:footnote w:type="continuationSeparator" w:id="0">
    <w:p w14:paraId="6103724F" w14:textId="77777777" w:rsidR="004E3912" w:rsidRDefault="004E3912">
      <w:pPr>
        <w:spacing w:after="0"/>
      </w:pPr>
      <w:r>
        <w:continuationSeparator/>
      </w:r>
    </w:p>
  </w:footnote>
  <w:footnote w:id="1">
    <w:p w14:paraId="015C3D42" w14:textId="77777777" w:rsidR="00370329" w:rsidRDefault="00370329">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370329" w:rsidRPr="006F2ACD" w:rsidRDefault="00370329">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AE74056"/>
    <w:multiLevelType w:val="multilevel"/>
    <w:tmpl w:val="4742363C"/>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5"/>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4"/>
  </w:num>
  <w:num w:numId="23">
    <w:abstractNumId w:val="2"/>
  </w:num>
  <w:num w:numId="24">
    <w:abstractNumId w:val="13"/>
  </w:num>
  <w:num w:numId="25">
    <w:abstractNumId w:val="9"/>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58E0"/>
    <w:rsid w:val="002C0B9E"/>
    <w:rsid w:val="002D30FE"/>
    <w:rsid w:val="002D4285"/>
    <w:rsid w:val="002D4310"/>
    <w:rsid w:val="002D769B"/>
    <w:rsid w:val="002E694E"/>
    <w:rsid w:val="00322A93"/>
    <w:rsid w:val="00326F3E"/>
    <w:rsid w:val="003343DC"/>
    <w:rsid w:val="00334B85"/>
    <w:rsid w:val="00355CAB"/>
    <w:rsid w:val="00364200"/>
    <w:rsid w:val="003666A1"/>
    <w:rsid w:val="00370329"/>
    <w:rsid w:val="00377235"/>
    <w:rsid w:val="003804FE"/>
    <w:rsid w:val="00380908"/>
    <w:rsid w:val="00385662"/>
    <w:rsid w:val="00386910"/>
    <w:rsid w:val="00390DF7"/>
    <w:rsid w:val="003924D0"/>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365B"/>
    <w:rsid w:val="00551A94"/>
    <w:rsid w:val="00577E74"/>
    <w:rsid w:val="00595C96"/>
    <w:rsid w:val="005A0C30"/>
    <w:rsid w:val="005A21B8"/>
    <w:rsid w:val="005A7580"/>
    <w:rsid w:val="005B623A"/>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53A5A"/>
    <w:rsid w:val="00761F44"/>
    <w:rsid w:val="00775DD7"/>
    <w:rsid w:val="00777586"/>
    <w:rsid w:val="007927D6"/>
    <w:rsid w:val="00792D31"/>
    <w:rsid w:val="0079517D"/>
    <w:rsid w:val="00796977"/>
    <w:rsid w:val="007C4BEF"/>
    <w:rsid w:val="007C69FE"/>
    <w:rsid w:val="007F0841"/>
    <w:rsid w:val="007F6680"/>
    <w:rsid w:val="007F7DE0"/>
    <w:rsid w:val="00821F1F"/>
    <w:rsid w:val="008341E8"/>
    <w:rsid w:val="0084053A"/>
    <w:rsid w:val="008520EC"/>
    <w:rsid w:val="00856F51"/>
    <w:rsid w:val="00861954"/>
    <w:rsid w:val="00864A36"/>
    <w:rsid w:val="00884FA7"/>
    <w:rsid w:val="00894DAA"/>
    <w:rsid w:val="008A1AF4"/>
    <w:rsid w:val="008A4A86"/>
    <w:rsid w:val="008A6B29"/>
    <w:rsid w:val="008B1DC6"/>
    <w:rsid w:val="008B7091"/>
    <w:rsid w:val="008B7A31"/>
    <w:rsid w:val="008C4F74"/>
    <w:rsid w:val="008C6C76"/>
    <w:rsid w:val="008D1584"/>
    <w:rsid w:val="008D2309"/>
    <w:rsid w:val="008D60B2"/>
    <w:rsid w:val="008E070D"/>
    <w:rsid w:val="008E4068"/>
    <w:rsid w:val="008E711C"/>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B32C6"/>
    <w:rsid w:val="00ED2525"/>
    <w:rsid w:val="00EE4494"/>
    <w:rsid w:val="00EF110E"/>
    <w:rsid w:val="00EF6424"/>
    <w:rsid w:val="00F0235F"/>
    <w:rsid w:val="00F071D4"/>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logictime.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commentsExtended" Target="commentsExtended.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resource.geosciml.org/"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Basic.sch"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59214-E0BB-4BA1-B1AE-682521F3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8594</TotalTime>
  <Pages>162</Pages>
  <Words>27609</Words>
  <Characters>157377</Characters>
  <Application>Microsoft Office Word</Application>
  <DocSecurity>0</DocSecurity>
  <Lines>1311</Lines>
  <Paragraphs>369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184617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129</cp:revision>
  <dcterms:created xsi:type="dcterms:W3CDTF">2015-10-02T12:25:00Z</dcterms:created>
  <dcterms:modified xsi:type="dcterms:W3CDTF">2015-10-21T19:30:00Z</dcterms:modified>
</cp:coreProperties>
</file>