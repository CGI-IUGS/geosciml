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 xml:space="preserve">(see  </w:t>
        </w:r>
        <w:r w:rsidR="005A53D9" w:rsidRPr="007502C8">
          <w:rPr>
            <w:color w:val="FF0000"/>
            <w:lang w:val="en-CA"/>
            <w:rPrChange w:id="40" w:author="Eric Boisvert" w:date="2016-01-04T09:43:00Z">
              <w:rPr>
                <w:lang w:val="en-CA"/>
              </w:rPr>
            </w:rPrChange>
          </w:rPr>
          <w:fldChar w:fldCharType="begin"/>
        </w:r>
        <w:r w:rsidR="005A53D9" w:rsidRPr="007502C8">
          <w:rPr>
            <w:color w:val="FF0000"/>
            <w:lang w:val="en-CA"/>
            <w:rPrChange w:id="41"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2" w:author="Eric Boisvert" w:date="2016-01-04T09:43:00Z">
            <w:rPr>
              <w:color w:val="FF0000"/>
              <w:lang w:val="en-CA"/>
            </w:rPr>
          </w:rPrChange>
        </w:rPr>
      </w:r>
      <w:r w:rsidR="005A53D9" w:rsidRPr="007502C8">
        <w:rPr>
          <w:color w:val="FF0000"/>
          <w:lang w:val="en-CA"/>
          <w:rPrChange w:id="43" w:author="Eric Boisvert" w:date="2016-01-04T09:43:00Z">
            <w:rPr>
              <w:lang w:val="en-CA"/>
            </w:rPr>
          </w:rPrChange>
        </w:rPr>
        <w:fldChar w:fldCharType="separate"/>
      </w:r>
      <w:ins w:id="44" w:author="Eric Boisvert" w:date="2016-01-04T09:39:00Z">
        <w:r w:rsidR="005A53D9" w:rsidRPr="007502C8">
          <w:rPr>
            <w:color w:val="FF0000"/>
            <w:lang w:val="en-CA"/>
            <w:rPrChange w:id="45" w:author="Eric Boisvert" w:date="2016-01-04T09:43:00Z">
              <w:rPr>
                <w:lang w:val="en-CA"/>
              </w:rPr>
            </w:rPrChange>
          </w:rPr>
          <w:t>6.1</w:t>
        </w:r>
        <w:r w:rsidR="005A53D9" w:rsidRPr="007502C8">
          <w:rPr>
            <w:color w:val="FF0000"/>
            <w:lang w:val="en-CA"/>
            <w:rPrChange w:id="46" w:author="Eric Boisvert" w:date="2016-01-04T09:43:00Z">
              <w:rPr>
                <w:lang w:val="en-CA"/>
              </w:rPr>
            </w:rPrChange>
          </w:rPr>
          <w:fldChar w:fldCharType="end"/>
        </w:r>
        <w:r w:rsidR="005A53D9" w:rsidRPr="007502C8">
          <w:rPr>
            <w:color w:val="FF0000"/>
            <w:lang w:val="en-CA"/>
            <w:rPrChange w:id="47" w:author="Eric Boisvert" w:date="2016-01-04T09:43:00Z">
              <w:rPr>
                <w:lang w:val="en-CA"/>
              </w:rPr>
            </w:rPrChange>
          </w:rPr>
          <w:t xml:space="preserve">) </w:t>
        </w:r>
      </w:ins>
      <w:ins w:id="48" w:author="Eric Boisvert" w:date="2016-01-04T09:24:00Z">
        <w:r w:rsidRPr="007502C8">
          <w:rPr>
            <w:color w:val="FF0000"/>
            <w:lang w:val="en-CA"/>
            <w:rPrChange w:id="49" w:author="Eric Boisvert" w:date="2016-01-04T09:43:00Z">
              <w:rPr>
                <w:lang w:val="en-CA"/>
              </w:rPr>
            </w:rPrChange>
          </w:rPr>
          <w:t>of all the requirements, and all requirements must be tested</w:t>
        </w:r>
      </w:ins>
      <w:ins w:id="50" w:author="Eric Boisvert" w:date="2016-01-04T09:26:00Z">
        <w:r w:rsidRPr="007502C8">
          <w:rPr>
            <w:color w:val="FF0000"/>
            <w:lang w:val="en-CA"/>
            <w:rPrChange w:id="51" w:author="Eric Boisvert" w:date="2016-01-04T09:43:00Z">
              <w:rPr>
                <w:lang w:val="en-CA"/>
              </w:rPr>
            </w:rPrChange>
          </w:rPr>
          <w:t xml:space="preserve"> in the conformance section, which refers to requirement using their unique URI.  Keeping all those artefacts in synch w</w:t>
        </w:r>
      </w:ins>
      <w:ins w:id="52" w:author="Eric Boisvert" w:date="2016-01-04T09:27:00Z">
        <w:r w:rsidRPr="007502C8">
          <w:rPr>
            <w:color w:val="FF0000"/>
            <w:lang w:val="en-CA"/>
            <w:rPrChange w:id="53" w:author="Eric Boisvert" w:date="2016-01-04T09:43:00Z">
              <w:rPr>
                <w:lang w:val="en-CA"/>
              </w:rPr>
            </w:rPrChange>
          </w:rPr>
          <w:t xml:space="preserve">hile the document is being edited is tedious </w:t>
        </w:r>
      </w:ins>
      <w:ins w:id="54" w:author="Eric Boisvert" w:date="2016-01-04T09:28:00Z">
        <w:r w:rsidRPr="007502C8">
          <w:rPr>
            <w:color w:val="FF0000"/>
            <w:lang w:val="en-CA"/>
            <w:rPrChange w:id="55"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6" w:author="Eric Boisvert" w:date="2016-01-04T09:29:00Z"/>
          <w:color w:val="FF0000"/>
          <w:lang w:val="en-CA"/>
          <w:rPrChange w:id="57" w:author="Eric Boisvert" w:date="2016-01-04T09:43:00Z">
            <w:rPr>
              <w:ins w:id="58" w:author="Eric Boisvert" w:date="2016-01-04T09:29:00Z"/>
              <w:lang w:val="en-CA"/>
            </w:rPr>
          </w:rPrChange>
        </w:rPr>
        <w:pPrChange w:id="59"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0" w:author="Eric Boisvert" w:date="2016-01-04T09:31:00Z"/>
          <w:color w:val="FF0000"/>
          <w:lang w:val="en-CA"/>
          <w:rPrChange w:id="61" w:author="Eric Boisvert" w:date="2016-01-04T09:43:00Z">
            <w:rPr>
              <w:ins w:id="62" w:author="Eric Boisvert" w:date="2016-01-04T09:31:00Z"/>
              <w:lang w:val="en-CA"/>
            </w:rPr>
          </w:rPrChange>
        </w:rPr>
        <w:pPrChange w:id="63" w:author="Eric Boisvert" w:date="2016-01-04T09:43:00Z">
          <w:pPr>
            <w:spacing w:after="0"/>
          </w:pPr>
        </w:pPrChange>
      </w:pPr>
      <w:ins w:id="64" w:author="Eric Boisvert" w:date="2016-01-04T09:29:00Z">
        <w:r w:rsidRPr="007502C8">
          <w:rPr>
            <w:color w:val="FF0000"/>
            <w:lang w:val="en-CA"/>
            <w:rPrChange w:id="65" w:author="Eric Boisvert" w:date="2016-01-04T09:43:00Z">
              <w:rPr>
                <w:lang w:val="en-CA"/>
              </w:rPr>
            </w:rPrChange>
          </w:rPr>
          <w:t xml:space="preserve">In order to </w:t>
        </w:r>
      </w:ins>
      <w:ins w:id="66" w:author="Eric Boisvert" w:date="2016-01-04T09:30:00Z">
        <w:r w:rsidR="005A53D9" w:rsidRPr="007502C8">
          <w:rPr>
            <w:color w:val="FF0000"/>
            <w:lang w:val="en-CA"/>
            <w:rPrChange w:id="67"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2" w:author="Eric Boisvert" w:date="2016-01-04T09:32:00Z"/>
          <w:color w:val="FF0000"/>
          <w:lang w:val="en-CA"/>
          <w:rPrChange w:id="73" w:author="Eric Boisvert" w:date="2016-01-04T09:43:00Z">
            <w:rPr>
              <w:ins w:id="74" w:author="Eric Boisvert" w:date="2016-01-04T09:32:00Z"/>
              <w:lang w:val="en-CA"/>
            </w:rPr>
          </w:rPrChange>
        </w:rPr>
        <w:pPrChange w:id="75" w:author="Eric Boisvert" w:date="2016-01-04T09:43:00Z">
          <w:pPr>
            <w:spacing w:after="0"/>
          </w:pPr>
        </w:pPrChange>
      </w:pPr>
      <w:ins w:id="76" w:author="Eric Boisvert" w:date="2016-01-04T09:31:00Z">
        <w:r w:rsidRPr="007502C8">
          <w:rPr>
            <w:color w:val="FF0000"/>
            <w:lang w:val="en-CA"/>
            <w:rPrChange w:id="77" w:author="Eric Boisvert" w:date="2016-01-04T09:43:00Z">
              <w:rPr>
                <w:lang w:val="en-CA"/>
              </w:rPr>
            </w:rPrChange>
          </w:rPr>
          <w:t xml:space="preserve">Build the documentation and identify requirements and recommendations in the text </w:t>
        </w:r>
      </w:ins>
      <w:ins w:id="78" w:author="Eric Boisvert" w:date="2016-01-04T09:32:00Z">
        <w:r w:rsidRPr="007502C8">
          <w:rPr>
            <w:color w:val="FF0000"/>
            <w:lang w:val="en-CA"/>
            <w:rPrChange w:id="79" w:author="Eric Boisvert" w:date="2016-01-04T09:43:00Z">
              <w:rPr>
                <w:lang w:val="en-CA"/>
              </w:rPr>
            </w:rPrChange>
          </w:rPr>
          <w:t>(requirement URI and descriptive text in a box within the text</w:t>
        </w:r>
      </w:ins>
      <w:ins w:id="80" w:author="Eric Boisvert" w:date="2016-01-04T09:40:00Z">
        <w:r w:rsidR="007502C8" w:rsidRPr="007502C8">
          <w:rPr>
            <w:color w:val="FF0000"/>
            <w:lang w:val="en-CA"/>
            <w:rPrChange w:id="81" w:author="Eric Boisvert" w:date="2016-01-04T09:43:00Z">
              <w:rPr>
                <w:lang w:val="en-CA"/>
              </w:rPr>
            </w:rPrChange>
          </w:rPr>
          <w:t xml:space="preserve"> as described in </w:t>
        </w:r>
        <w:r w:rsidR="007502C8" w:rsidRPr="007502C8">
          <w:rPr>
            <w:color w:val="FF0000"/>
            <w:lang w:val="en-CA"/>
            <w:rPrChange w:id="82" w:author="Eric Boisvert" w:date="2016-01-04T09:43:00Z">
              <w:rPr>
                <w:lang w:val="en-CA"/>
              </w:rPr>
            </w:rPrChange>
          </w:rPr>
          <w:fldChar w:fldCharType="begin"/>
        </w:r>
        <w:r w:rsidR="007502C8" w:rsidRPr="007502C8">
          <w:rPr>
            <w:color w:val="FF0000"/>
            <w:lang w:val="en-CA"/>
            <w:rPrChange w:id="83"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4" w:author="Eric Boisvert" w:date="2016-01-04T09:43:00Z">
            <w:rPr>
              <w:color w:val="FF0000"/>
              <w:lang w:val="en-CA"/>
            </w:rPr>
          </w:rPrChange>
        </w:rPr>
      </w:r>
      <w:r w:rsidR="007502C8" w:rsidRPr="007502C8">
        <w:rPr>
          <w:color w:val="FF0000"/>
          <w:lang w:val="en-CA"/>
          <w:rPrChange w:id="85" w:author="Eric Boisvert" w:date="2016-01-04T09:43:00Z">
            <w:rPr>
              <w:lang w:val="en-CA"/>
            </w:rPr>
          </w:rPrChange>
        </w:rPr>
        <w:fldChar w:fldCharType="separate"/>
      </w:r>
      <w:ins w:id="86" w:author="Eric Boisvert" w:date="2016-01-04T09:40:00Z">
        <w:r w:rsidR="007502C8" w:rsidRPr="007502C8">
          <w:rPr>
            <w:color w:val="FF0000"/>
            <w:lang w:val="en-CA"/>
            <w:rPrChange w:id="87" w:author="Eric Boisvert" w:date="2016-01-04T09:43:00Z">
              <w:rPr>
                <w:lang w:val="en-CA"/>
              </w:rPr>
            </w:rPrChange>
          </w:rPr>
          <w:t>6.2</w:t>
        </w:r>
        <w:r w:rsidR="007502C8" w:rsidRPr="007502C8">
          <w:rPr>
            <w:color w:val="FF0000"/>
            <w:lang w:val="en-CA"/>
            <w:rPrChange w:id="88" w:author="Eric Boisvert" w:date="2016-01-04T09:43:00Z">
              <w:rPr>
                <w:lang w:val="en-CA"/>
              </w:rPr>
            </w:rPrChange>
          </w:rPr>
          <w:fldChar w:fldCharType="end"/>
        </w:r>
      </w:ins>
      <w:ins w:id="89" w:author="Eric Boisvert" w:date="2016-01-04T09:32:00Z">
        <w:r w:rsidRPr="007502C8">
          <w:rPr>
            <w:color w:val="FF0000"/>
            <w:lang w:val="en-CA"/>
            <w:rPrChange w:id="90" w:author="Eric Boisvert" w:date="2016-01-04T09:43:00Z">
              <w:rPr>
                <w:lang w:val="en-CA"/>
              </w:rPr>
            </w:rPrChange>
          </w:rPr>
          <w:t>)</w:t>
        </w:r>
      </w:ins>
      <w:ins w:id="91"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2" w:author="Eric Boisvert" w:date="2016-01-04T09:33:00Z"/>
          <w:color w:val="FF0000"/>
          <w:lang w:val="en-CA"/>
          <w:rPrChange w:id="93" w:author="Eric Boisvert" w:date="2016-01-04T09:43:00Z">
            <w:rPr>
              <w:ins w:id="94" w:author="Eric Boisvert" w:date="2016-01-04T09:33:00Z"/>
              <w:lang w:val="en-CA"/>
            </w:rPr>
          </w:rPrChange>
        </w:rPr>
        <w:pPrChange w:id="95" w:author="Eric Boisvert" w:date="2016-01-04T09:43:00Z">
          <w:pPr>
            <w:spacing w:after="0"/>
          </w:pPr>
        </w:pPrChange>
      </w:pPr>
      <w:ins w:id="96" w:author="Eric Boisvert" w:date="2016-01-04T09:32:00Z">
        <w:r w:rsidRPr="007502C8">
          <w:rPr>
            <w:color w:val="FF0000"/>
            <w:lang w:val="en-CA"/>
            <w:rPrChange w:id="97" w:author="Eric Boisvert" w:date="2016-01-04T09:43:00Z">
              <w:rPr>
                <w:lang w:val="en-CA"/>
              </w:rPr>
            </w:rPrChange>
          </w:rPr>
          <w:t xml:space="preserve">Once the requirements are agreed </w:t>
        </w:r>
      </w:ins>
      <w:ins w:id="98" w:author="Eric Boisvert" w:date="2016-01-04T09:33:00Z">
        <w:r w:rsidRPr="007502C8">
          <w:rPr>
            <w:color w:val="FF0000"/>
            <w:lang w:val="en-CA"/>
            <w:rPrChange w:id="99" w:author="Eric Boisvert" w:date="2016-01-04T09:43:00Z">
              <w:rPr>
                <w:lang w:val="en-CA"/>
              </w:rPr>
            </w:rPrChange>
          </w:rPr>
          <w:t xml:space="preserve">on </w:t>
        </w:r>
      </w:ins>
      <w:ins w:id="100" w:author="Eric Boisvert" w:date="2016-01-04T09:32:00Z">
        <w:r w:rsidRPr="007502C8">
          <w:rPr>
            <w:color w:val="FF0000"/>
            <w:lang w:val="en-CA"/>
            <w:rPrChange w:id="101" w:author="Eric Boisvert" w:date="2016-01-04T09:43:00Z">
              <w:rPr>
                <w:lang w:val="en-CA"/>
              </w:rPr>
            </w:rPrChange>
          </w:rPr>
          <w:t>and accepted, build the conformance classes</w:t>
        </w:r>
      </w:ins>
      <w:ins w:id="102" w:author="Eric Boisvert" w:date="2016-01-04T09:33:00Z">
        <w:r w:rsidRPr="007502C8">
          <w:rPr>
            <w:color w:val="FF0000"/>
            <w:lang w:val="en-CA"/>
            <w:rPrChange w:id="103" w:author="Eric Boisvert" w:date="2016-01-04T09:43:00Z">
              <w:rPr>
                <w:lang w:val="en-CA"/>
              </w:rPr>
            </w:rPrChange>
          </w:rPr>
          <w:t>, hopefully without having to revisit requirement</w:t>
        </w:r>
      </w:ins>
      <w:ins w:id="104" w:author="Eric Boisvert" w:date="2016-01-04T09:40:00Z">
        <w:r w:rsidR="007502C8" w:rsidRPr="007502C8">
          <w:rPr>
            <w:color w:val="FF0000"/>
            <w:lang w:val="en-CA"/>
            <w:rPrChange w:id="105" w:author="Eric Boisvert" w:date="2016-01-04T09:43:00Z">
              <w:rPr>
                <w:lang w:val="en-CA"/>
              </w:rPr>
            </w:rPrChange>
          </w:rPr>
          <w:t>s</w:t>
        </w:r>
      </w:ins>
      <w:ins w:id="106" w:author="Eric Boisvert" w:date="2016-01-04T09:33:00Z">
        <w:r w:rsidRPr="007502C8">
          <w:rPr>
            <w:color w:val="FF0000"/>
            <w:lang w:val="en-CA"/>
            <w:rPrChange w:id="107"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8" w:author="Eric Boisvert" w:date="2016-01-04T09:34:00Z"/>
          <w:color w:val="FF0000"/>
          <w:lang w:val="en-CA"/>
          <w:rPrChange w:id="109" w:author="Eric Boisvert" w:date="2016-01-04T09:43:00Z">
            <w:rPr>
              <w:ins w:id="110" w:author="Eric Boisvert" w:date="2016-01-04T09:34:00Z"/>
              <w:lang w:val="en-CA"/>
            </w:rPr>
          </w:rPrChange>
        </w:rPr>
        <w:pPrChange w:id="111" w:author="Eric Boisvert" w:date="2016-01-04T09:43:00Z">
          <w:pPr>
            <w:spacing w:after="0"/>
          </w:pPr>
        </w:pPrChange>
      </w:pPr>
      <w:ins w:id="112" w:author="Eric Boisvert" w:date="2016-01-04T09:33:00Z">
        <w:r w:rsidRPr="007502C8">
          <w:rPr>
            <w:color w:val="FF0000"/>
            <w:lang w:val="en-CA"/>
            <w:rPrChange w:id="113" w:author="Eric Boisvert" w:date="2016-01-04T09:43:00Z">
              <w:rPr>
                <w:lang w:val="en-CA"/>
              </w:rPr>
            </w:rPrChange>
          </w:rPr>
          <w:t>Once requirements and conformance</w:t>
        </w:r>
      </w:ins>
      <w:ins w:id="114" w:author="Eric Boisvert" w:date="2016-01-04T09:34:00Z">
        <w:r w:rsidR="007502C8" w:rsidRPr="007502C8">
          <w:rPr>
            <w:color w:val="FF0000"/>
            <w:lang w:val="en-CA"/>
            <w:rPrChange w:id="115" w:author="Eric Boisvert" w:date="2016-01-04T09:43:00Z">
              <w:rPr>
                <w:lang w:val="en-CA"/>
              </w:rPr>
            </w:rPrChange>
          </w:rPr>
          <w:t>s are final, build the tables</w:t>
        </w:r>
      </w:ins>
      <w:ins w:id="116" w:author="Eric Boisvert" w:date="2016-01-04T09:41:00Z">
        <w:r w:rsidR="007502C8" w:rsidRPr="007502C8">
          <w:rPr>
            <w:color w:val="FF0000"/>
            <w:lang w:val="en-CA"/>
            <w:rPrChange w:id="117"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8" w:author="Eric Boisvert" w:date="2016-01-04T09:34:00Z"/>
          <w:color w:val="FF0000"/>
          <w:lang w:val="en-CA"/>
          <w:rPrChange w:id="119" w:author="Eric Boisvert" w:date="2016-01-04T09:43:00Z">
            <w:rPr>
              <w:ins w:id="120" w:author="Eric Boisvert" w:date="2016-01-04T09:34:00Z"/>
              <w:lang w:val="en-CA"/>
            </w:rPr>
          </w:rPrChange>
        </w:rPr>
        <w:pPrChange w:id="121"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2" w:author="Eric Boisvert" w:date="2016-01-04T09:34:00Z"/>
          <w:color w:val="FF0000"/>
          <w:lang w:val="en-CA"/>
          <w:rPrChange w:id="123" w:author="Eric Boisvert" w:date="2016-01-04T09:43:00Z">
            <w:rPr>
              <w:ins w:id="124" w:author="Eric Boisvert" w:date="2016-01-04T09:34:00Z"/>
              <w:lang w:val="en-CA"/>
            </w:rPr>
          </w:rPrChange>
        </w:rPr>
        <w:pPrChange w:id="125" w:author="Eric Boisvert" w:date="2016-01-04T09:43:00Z">
          <w:pPr>
            <w:spacing w:after="0"/>
          </w:pPr>
        </w:pPrChange>
      </w:pPr>
      <w:ins w:id="126" w:author="Eric Boisvert" w:date="2016-01-04T09:34:00Z">
        <w:r w:rsidRPr="007502C8">
          <w:rPr>
            <w:color w:val="FF0000"/>
            <w:lang w:val="en-CA"/>
            <w:rPrChange w:id="127" w:author="Eric Boisvert" w:date="2016-01-04T09:43:00Z">
              <w:rPr>
                <w:lang w:val="en-CA"/>
              </w:rPr>
            </w:rPrChange>
          </w:rPr>
          <w:t xml:space="preserve">Step 3 </w:t>
        </w:r>
      </w:ins>
      <w:ins w:id="128" w:author="Eric Boisvert" w:date="2016-01-04T09:41:00Z">
        <w:r w:rsidR="007502C8" w:rsidRPr="007502C8">
          <w:rPr>
            <w:color w:val="FF0000"/>
            <w:lang w:val="en-CA"/>
            <w:rPrChange w:id="129" w:author="Eric Boisvert" w:date="2016-01-04T09:43:00Z">
              <w:rPr>
                <w:lang w:val="en-CA"/>
              </w:rPr>
            </w:rPrChange>
          </w:rPr>
          <w:t>will</w:t>
        </w:r>
      </w:ins>
      <w:ins w:id="130" w:author="Eric Boisvert" w:date="2016-01-04T09:34:00Z">
        <w:r w:rsidRPr="007502C8">
          <w:rPr>
            <w:color w:val="FF0000"/>
            <w:lang w:val="en-CA"/>
            <w:rPrChange w:id="131"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2" w:author="Eric Boisvert" w:date="2016-01-04T09:35:00Z"/>
          <w:color w:val="FF0000"/>
          <w:lang w:val="en-CA"/>
          <w:rPrChange w:id="133" w:author="Eric Boisvert" w:date="2016-01-04T09:43:00Z">
            <w:rPr>
              <w:ins w:id="134" w:author="Eric Boisvert" w:date="2016-01-04T09:35:00Z"/>
              <w:lang w:val="en-CA"/>
            </w:rPr>
          </w:rPrChange>
        </w:rPr>
        <w:pPrChange w:id="135"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2:00Z"/>
          <w:color w:val="FF0000"/>
          <w:lang w:val="en-CA"/>
          <w:rPrChange w:id="137" w:author="Eric Boisvert" w:date="2016-01-04T09:43:00Z">
            <w:rPr>
              <w:ins w:id="138" w:author="Eric Boisvert" w:date="2016-01-04T09:32:00Z"/>
              <w:lang w:val="en-CA"/>
            </w:rPr>
          </w:rPrChange>
        </w:rPr>
        <w:pPrChange w:id="139" w:author="Eric Boisvert" w:date="2016-01-04T09:43:00Z">
          <w:pPr>
            <w:spacing w:after="0"/>
          </w:pPr>
        </w:pPrChange>
      </w:pPr>
      <w:ins w:id="140" w:author="Eric Boisvert" w:date="2016-01-04T09:35:00Z">
        <w:r w:rsidRPr="007502C8">
          <w:rPr>
            <w:color w:val="FF0000"/>
            <w:lang w:val="en-CA"/>
            <w:rPrChange w:id="141"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2" w:author="Eric Boisvert" w:date="2016-01-04T09:22:00Z"/>
          <w:color w:val="FF0000"/>
          <w:lang w:val="en-CA"/>
          <w:rPrChange w:id="143" w:author="Eric Boisvert" w:date="2016-01-04T09:43:00Z">
            <w:rPr>
              <w:ins w:id="144" w:author="Eric Boisvert" w:date="2016-01-04T09:22:00Z"/>
              <w:lang w:val="en-CA"/>
            </w:rPr>
          </w:rPrChange>
        </w:rPr>
        <w:pPrChange w:id="145" w:author="Eric Boisvert" w:date="2016-01-04T09:43:00Z">
          <w:pPr>
            <w:spacing w:after="0"/>
          </w:pPr>
        </w:pPrChange>
      </w:pPr>
    </w:p>
    <w:p w14:paraId="2A6A9EE7" w14:textId="77777777" w:rsidR="0064023A" w:rsidRDefault="0064023A">
      <w:pPr>
        <w:spacing w:after="0"/>
        <w:rPr>
          <w:ins w:id="146" w:author="Eric Boisvert" w:date="2016-01-04T09:22:00Z"/>
          <w:lang w:val="en-CA"/>
        </w:rPr>
      </w:pPr>
    </w:p>
    <w:p w14:paraId="6D7995B6" w14:textId="77777777" w:rsidR="007502C8" w:rsidRDefault="007502C8">
      <w:pPr>
        <w:spacing w:after="0"/>
        <w:rPr>
          <w:ins w:id="147" w:author="Eric Boisvert" w:date="2016-01-04T09:41:00Z"/>
          <w:sz w:val="16"/>
          <w:szCs w:val="16"/>
          <w:lang w:val="en-CA"/>
        </w:rPr>
      </w:pPr>
      <w:ins w:id="14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9"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0"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1"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2" w:author="Eric Boisvert" w:date="2016-01-07T15:21:00Z"/>
          <w:rFonts w:ascii="Calibri" w:eastAsia="MS Mincho" w:hAnsi="Calibri"/>
          <w:noProof/>
          <w:sz w:val="22"/>
          <w:szCs w:val="22"/>
          <w:lang w:val="en-CA" w:eastAsia="en-CA"/>
        </w:rPr>
      </w:pPr>
      <w:ins w:id="1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4"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5" w:author="Eric Boisvert" w:date="2016-01-07T15:21:00Z"/>
          <w:rFonts w:ascii="Calibri" w:eastAsia="MS Mincho" w:hAnsi="Calibri"/>
          <w:noProof/>
          <w:sz w:val="22"/>
          <w:szCs w:val="22"/>
          <w:lang w:val="en-CA" w:eastAsia="en-CA"/>
        </w:rPr>
      </w:pPr>
      <w:ins w:id="1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7"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8" w:author="Eric Boisvert" w:date="2016-01-07T15:21:00Z"/>
          <w:rFonts w:ascii="Calibri" w:eastAsia="MS Mincho" w:hAnsi="Calibri"/>
          <w:noProof/>
          <w:sz w:val="22"/>
          <w:szCs w:val="22"/>
          <w:lang w:val="en-CA" w:eastAsia="en-CA"/>
        </w:rPr>
      </w:pPr>
      <w:ins w:id="1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0"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1" w:author="Eric Boisvert" w:date="2016-01-07T15:21:00Z"/>
          <w:rFonts w:ascii="Calibri" w:eastAsia="MS Mincho" w:hAnsi="Calibri"/>
          <w:noProof/>
          <w:sz w:val="22"/>
          <w:szCs w:val="22"/>
          <w:lang w:val="en-CA" w:eastAsia="en-CA"/>
        </w:rPr>
      </w:pPr>
      <w:ins w:id="1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3"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4" w:author="Eric Boisvert" w:date="2016-01-07T15:21:00Z"/>
          <w:rFonts w:ascii="Calibri" w:eastAsia="MS Mincho" w:hAnsi="Calibri"/>
          <w:noProof/>
          <w:sz w:val="22"/>
          <w:szCs w:val="22"/>
          <w:lang w:val="en-CA" w:eastAsia="en-CA"/>
        </w:rPr>
      </w:pPr>
      <w:ins w:id="1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6"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7" w:author="Eric Boisvert" w:date="2016-01-07T15:21:00Z"/>
          <w:rFonts w:ascii="Calibri" w:eastAsia="MS Mincho" w:hAnsi="Calibri"/>
          <w:noProof/>
          <w:sz w:val="22"/>
          <w:szCs w:val="22"/>
          <w:lang w:val="en-CA" w:eastAsia="en-CA"/>
        </w:rPr>
      </w:pPr>
      <w:ins w:id="1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69"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0" w:author="Eric Boisvert" w:date="2016-01-07T15:21:00Z"/>
          <w:rFonts w:ascii="Calibri" w:eastAsia="MS Mincho" w:hAnsi="Calibri"/>
          <w:noProof/>
          <w:sz w:val="22"/>
          <w:szCs w:val="22"/>
          <w:lang w:val="en-CA" w:eastAsia="en-CA"/>
        </w:rPr>
      </w:pPr>
      <w:ins w:id="1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2"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3" w:author="Eric Boisvert" w:date="2016-01-07T15:21:00Z"/>
          <w:rFonts w:ascii="Calibri" w:eastAsia="MS Mincho" w:hAnsi="Calibri"/>
          <w:noProof/>
          <w:sz w:val="22"/>
          <w:szCs w:val="22"/>
          <w:lang w:val="en-CA" w:eastAsia="en-CA"/>
        </w:rPr>
      </w:pPr>
      <w:ins w:id="1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5"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6" w:author="Eric Boisvert" w:date="2016-01-07T15:21:00Z"/>
          <w:rFonts w:ascii="Calibri" w:eastAsia="MS Mincho" w:hAnsi="Calibri"/>
          <w:noProof/>
          <w:sz w:val="22"/>
          <w:szCs w:val="22"/>
          <w:lang w:val="en-CA" w:eastAsia="en-CA"/>
        </w:rPr>
      </w:pPr>
      <w:ins w:id="1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8"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9" w:author="Eric Boisvert" w:date="2016-01-07T15:21:00Z"/>
          <w:rFonts w:ascii="Calibri" w:eastAsia="MS Mincho" w:hAnsi="Calibri"/>
          <w:noProof/>
          <w:sz w:val="22"/>
          <w:szCs w:val="22"/>
          <w:lang w:val="en-CA" w:eastAsia="en-CA"/>
        </w:rPr>
      </w:pPr>
      <w:ins w:id="1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1"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2" w:author="Eric Boisvert" w:date="2016-01-07T15:21:00Z"/>
          <w:rFonts w:ascii="Calibri" w:eastAsia="MS Mincho" w:hAnsi="Calibri"/>
          <w:noProof/>
          <w:sz w:val="22"/>
          <w:szCs w:val="22"/>
          <w:lang w:val="en-CA" w:eastAsia="en-CA"/>
        </w:rPr>
      </w:pPr>
      <w:ins w:id="1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4"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5" w:author="Eric Boisvert" w:date="2016-01-07T15:21:00Z"/>
          <w:rFonts w:ascii="Calibri" w:eastAsia="MS Mincho" w:hAnsi="Calibri"/>
          <w:noProof/>
          <w:sz w:val="22"/>
          <w:szCs w:val="22"/>
          <w:lang w:val="en-CA" w:eastAsia="en-CA"/>
        </w:rPr>
      </w:pPr>
      <w:ins w:id="1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7"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8" w:author="Eric Boisvert" w:date="2016-01-07T15:21:00Z"/>
          <w:rFonts w:ascii="Calibri" w:eastAsia="MS Mincho" w:hAnsi="Calibri"/>
          <w:noProof/>
          <w:sz w:val="22"/>
          <w:szCs w:val="22"/>
          <w:lang w:val="en-CA" w:eastAsia="en-CA"/>
        </w:rPr>
      </w:pPr>
      <w:ins w:id="1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0"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1" w:author="Eric Boisvert" w:date="2016-01-07T15:21:00Z"/>
          <w:rFonts w:ascii="Calibri" w:eastAsia="MS Mincho" w:hAnsi="Calibri"/>
          <w:noProof/>
          <w:sz w:val="22"/>
          <w:szCs w:val="22"/>
          <w:lang w:val="en-CA" w:eastAsia="en-CA"/>
        </w:rPr>
      </w:pPr>
      <w:ins w:id="1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3"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4" w:author="Eric Boisvert" w:date="2016-01-07T15:21:00Z"/>
          <w:rFonts w:ascii="Calibri" w:eastAsia="MS Mincho" w:hAnsi="Calibri"/>
          <w:noProof/>
          <w:sz w:val="22"/>
          <w:szCs w:val="22"/>
          <w:lang w:val="en-CA" w:eastAsia="en-CA"/>
        </w:rPr>
      </w:pPr>
      <w:ins w:id="1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6"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7" w:author="Eric Boisvert" w:date="2016-01-07T15:21:00Z"/>
          <w:rFonts w:ascii="Calibri" w:eastAsia="MS Mincho" w:hAnsi="Calibri"/>
          <w:noProof/>
          <w:sz w:val="22"/>
          <w:szCs w:val="22"/>
          <w:lang w:val="en-CA" w:eastAsia="en-CA"/>
        </w:rPr>
      </w:pPr>
      <w:ins w:id="1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199"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0" w:author="Eric Boisvert" w:date="2016-01-07T15:21:00Z"/>
          <w:rFonts w:ascii="Calibri" w:eastAsia="MS Mincho" w:hAnsi="Calibri"/>
          <w:noProof/>
          <w:sz w:val="22"/>
          <w:szCs w:val="22"/>
          <w:lang w:val="en-CA" w:eastAsia="en-CA"/>
        </w:rPr>
      </w:pPr>
      <w:ins w:id="2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2"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3" w:author="Eric Boisvert" w:date="2016-01-07T15:21:00Z"/>
          <w:rFonts w:ascii="Calibri" w:eastAsia="MS Mincho" w:hAnsi="Calibri"/>
          <w:noProof/>
          <w:sz w:val="22"/>
          <w:szCs w:val="22"/>
          <w:lang w:val="en-CA" w:eastAsia="en-CA"/>
        </w:rPr>
      </w:pPr>
      <w:ins w:id="2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5"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6" w:author="Eric Boisvert" w:date="2016-01-07T15:21:00Z"/>
          <w:rFonts w:ascii="Calibri" w:eastAsia="MS Mincho" w:hAnsi="Calibri"/>
          <w:noProof/>
          <w:sz w:val="22"/>
          <w:szCs w:val="22"/>
          <w:lang w:val="en-CA" w:eastAsia="en-CA"/>
        </w:rPr>
      </w:pPr>
      <w:ins w:id="2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8"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9" w:author="Eric Boisvert" w:date="2016-01-07T15:21:00Z"/>
          <w:rFonts w:ascii="Calibri" w:eastAsia="MS Mincho" w:hAnsi="Calibri"/>
          <w:noProof/>
          <w:sz w:val="22"/>
          <w:szCs w:val="22"/>
          <w:lang w:val="en-CA" w:eastAsia="en-CA"/>
        </w:rPr>
      </w:pPr>
      <w:ins w:id="2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1"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2" w:author="Eric Boisvert" w:date="2016-01-07T15:21:00Z"/>
          <w:rFonts w:ascii="Calibri" w:eastAsia="MS Mincho" w:hAnsi="Calibri"/>
          <w:noProof/>
          <w:sz w:val="22"/>
          <w:szCs w:val="22"/>
          <w:lang w:val="en-CA" w:eastAsia="en-CA"/>
        </w:rPr>
      </w:pPr>
      <w:ins w:id="2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4"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5" w:author="Eric Boisvert" w:date="2016-01-07T15:21:00Z"/>
          <w:rFonts w:ascii="Calibri" w:eastAsia="MS Mincho" w:hAnsi="Calibri"/>
          <w:noProof/>
          <w:sz w:val="22"/>
          <w:szCs w:val="22"/>
          <w:lang w:val="en-CA" w:eastAsia="en-CA"/>
        </w:rPr>
      </w:pPr>
      <w:ins w:id="2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7"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8" w:author="Eric Boisvert" w:date="2016-01-07T15:21:00Z"/>
          <w:rFonts w:ascii="Calibri" w:eastAsia="MS Mincho" w:hAnsi="Calibri"/>
          <w:noProof/>
          <w:sz w:val="22"/>
          <w:szCs w:val="22"/>
          <w:lang w:val="en-CA" w:eastAsia="en-CA"/>
        </w:rPr>
      </w:pPr>
      <w:ins w:id="21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0"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1" w:author="Eric Boisvert" w:date="2016-01-07T15:21:00Z"/>
          <w:rFonts w:ascii="Calibri" w:eastAsia="MS Mincho" w:hAnsi="Calibri"/>
          <w:noProof/>
          <w:sz w:val="22"/>
          <w:szCs w:val="22"/>
          <w:lang w:val="en-CA" w:eastAsia="en-CA"/>
        </w:rPr>
      </w:pPr>
      <w:ins w:id="2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3"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4" w:author="Eric Boisvert" w:date="2016-01-07T15:21:00Z"/>
          <w:rFonts w:ascii="Calibri" w:eastAsia="MS Mincho" w:hAnsi="Calibri"/>
          <w:noProof/>
          <w:sz w:val="22"/>
          <w:szCs w:val="22"/>
          <w:lang w:val="en-CA" w:eastAsia="en-CA"/>
        </w:rPr>
      </w:pPr>
      <w:ins w:id="2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6"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7" w:author="Eric Boisvert" w:date="2016-01-07T15:21:00Z"/>
          <w:rFonts w:ascii="Calibri" w:eastAsia="MS Mincho" w:hAnsi="Calibri"/>
          <w:noProof/>
          <w:sz w:val="22"/>
          <w:szCs w:val="22"/>
          <w:lang w:val="en-CA" w:eastAsia="en-CA"/>
        </w:rPr>
      </w:pPr>
      <w:ins w:id="2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29"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0" w:author="Eric Boisvert" w:date="2016-01-07T15:21:00Z"/>
          <w:rFonts w:ascii="Calibri" w:eastAsia="MS Mincho" w:hAnsi="Calibri"/>
          <w:noProof/>
          <w:sz w:val="22"/>
          <w:szCs w:val="22"/>
          <w:lang w:val="en-CA" w:eastAsia="en-CA"/>
        </w:rPr>
      </w:pPr>
      <w:ins w:id="2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2"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3" w:author="Eric Boisvert" w:date="2016-01-07T15:21:00Z"/>
          <w:rFonts w:ascii="Calibri" w:eastAsia="MS Mincho" w:hAnsi="Calibri"/>
          <w:noProof/>
          <w:sz w:val="22"/>
          <w:szCs w:val="22"/>
          <w:lang w:val="en-CA" w:eastAsia="en-CA"/>
        </w:rPr>
      </w:pPr>
      <w:ins w:id="2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5"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6" w:author="Eric Boisvert" w:date="2016-01-07T15:21:00Z"/>
          <w:rFonts w:ascii="Calibri" w:eastAsia="MS Mincho" w:hAnsi="Calibri"/>
          <w:noProof/>
          <w:sz w:val="22"/>
          <w:szCs w:val="22"/>
          <w:lang w:val="en-CA" w:eastAsia="en-CA"/>
        </w:rPr>
      </w:pPr>
      <w:ins w:id="2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8"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9" w:author="Eric Boisvert" w:date="2016-01-07T15:21:00Z"/>
          <w:rFonts w:ascii="Calibri" w:eastAsia="MS Mincho" w:hAnsi="Calibri"/>
          <w:noProof/>
          <w:sz w:val="22"/>
          <w:szCs w:val="22"/>
          <w:lang w:val="en-CA" w:eastAsia="en-CA"/>
        </w:rPr>
      </w:pPr>
      <w:ins w:id="2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1"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2" w:author="Eric Boisvert" w:date="2016-01-07T15:21:00Z"/>
          <w:rFonts w:ascii="Calibri" w:eastAsia="MS Mincho" w:hAnsi="Calibri"/>
          <w:noProof/>
          <w:sz w:val="22"/>
          <w:szCs w:val="22"/>
          <w:lang w:val="en-CA" w:eastAsia="en-CA"/>
        </w:rPr>
      </w:pPr>
      <w:ins w:id="2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4"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5" w:author="Eric Boisvert" w:date="2016-01-07T15:21:00Z"/>
          <w:rFonts w:ascii="Calibri" w:eastAsia="MS Mincho" w:hAnsi="Calibri"/>
          <w:noProof/>
          <w:sz w:val="22"/>
          <w:szCs w:val="22"/>
          <w:lang w:val="en-CA" w:eastAsia="en-CA"/>
        </w:rPr>
      </w:pPr>
      <w:ins w:id="2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7"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8" w:author="Eric Boisvert" w:date="2016-01-07T15:21:00Z"/>
          <w:rFonts w:ascii="Calibri" w:eastAsia="MS Mincho" w:hAnsi="Calibri"/>
          <w:noProof/>
          <w:sz w:val="22"/>
          <w:szCs w:val="22"/>
          <w:lang w:val="en-CA" w:eastAsia="en-CA"/>
        </w:rPr>
      </w:pPr>
      <w:ins w:id="2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0"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1" w:author="Eric Boisvert" w:date="2016-01-07T15:21:00Z"/>
          <w:rFonts w:ascii="Calibri" w:eastAsia="MS Mincho" w:hAnsi="Calibri"/>
          <w:noProof/>
          <w:sz w:val="22"/>
          <w:szCs w:val="22"/>
          <w:lang w:val="en-CA" w:eastAsia="en-CA"/>
        </w:rPr>
      </w:pPr>
      <w:ins w:id="2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3"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4" w:author="Eric Boisvert" w:date="2016-01-07T15:21:00Z"/>
          <w:rFonts w:ascii="Calibri" w:eastAsia="MS Mincho" w:hAnsi="Calibri"/>
          <w:noProof/>
          <w:sz w:val="22"/>
          <w:szCs w:val="22"/>
          <w:lang w:val="en-CA" w:eastAsia="en-CA"/>
        </w:rPr>
      </w:pPr>
      <w:ins w:id="2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6"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7" w:author="Eric Boisvert" w:date="2016-01-07T15:21:00Z"/>
          <w:rFonts w:ascii="Calibri" w:eastAsia="MS Mincho" w:hAnsi="Calibri"/>
          <w:noProof/>
          <w:sz w:val="22"/>
          <w:szCs w:val="22"/>
          <w:lang w:val="en-CA" w:eastAsia="en-CA"/>
        </w:rPr>
      </w:pPr>
      <w:ins w:id="2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59"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0" w:author="Eric Boisvert" w:date="2016-01-07T15:21:00Z"/>
          <w:rFonts w:ascii="Calibri" w:eastAsia="MS Mincho" w:hAnsi="Calibri"/>
          <w:noProof/>
          <w:sz w:val="22"/>
          <w:szCs w:val="22"/>
          <w:lang w:val="en-CA" w:eastAsia="en-CA"/>
        </w:rPr>
      </w:pPr>
      <w:ins w:id="2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2"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3" w:author="Eric Boisvert" w:date="2016-01-07T15:21:00Z"/>
          <w:rFonts w:ascii="Calibri" w:eastAsia="MS Mincho" w:hAnsi="Calibri"/>
          <w:noProof/>
          <w:sz w:val="22"/>
          <w:szCs w:val="22"/>
          <w:lang w:val="en-CA" w:eastAsia="en-CA"/>
        </w:rPr>
      </w:pPr>
      <w:ins w:id="2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5"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6" w:author="Eric Boisvert" w:date="2016-01-07T15:21:00Z"/>
          <w:rFonts w:ascii="Calibri" w:eastAsia="MS Mincho" w:hAnsi="Calibri"/>
          <w:noProof/>
          <w:sz w:val="22"/>
          <w:szCs w:val="22"/>
          <w:lang w:val="en-CA" w:eastAsia="en-CA"/>
        </w:rPr>
      </w:pPr>
      <w:ins w:id="2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8"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9" w:author="Eric Boisvert" w:date="2016-01-07T15:21:00Z"/>
          <w:rFonts w:ascii="Calibri" w:eastAsia="MS Mincho" w:hAnsi="Calibri"/>
          <w:noProof/>
          <w:sz w:val="22"/>
          <w:szCs w:val="22"/>
          <w:lang w:val="en-CA" w:eastAsia="en-CA"/>
        </w:rPr>
      </w:pPr>
      <w:ins w:id="2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1"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2" w:author="Eric Boisvert" w:date="2016-01-07T15:21:00Z"/>
          <w:rFonts w:ascii="Calibri" w:eastAsia="MS Mincho" w:hAnsi="Calibri"/>
          <w:noProof/>
          <w:sz w:val="22"/>
          <w:szCs w:val="22"/>
          <w:lang w:val="en-CA" w:eastAsia="en-CA"/>
        </w:rPr>
      </w:pPr>
      <w:ins w:id="2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4"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5" w:author="Eric Boisvert" w:date="2016-01-07T15:21:00Z"/>
          <w:rFonts w:ascii="Calibri" w:eastAsia="MS Mincho" w:hAnsi="Calibri"/>
          <w:noProof/>
          <w:sz w:val="22"/>
          <w:szCs w:val="22"/>
          <w:lang w:val="en-CA" w:eastAsia="en-CA"/>
        </w:rPr>
      </w:pPr>
      <w:ins w:id="2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7"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8" w:author="Eric Boisvert" w:date="2016-01-07T15:21:00Z"/>
          <w:rFonts w:ascii="Calibri" w:eastAsia="MS Mincho" w:hAnsi="Calibri"/>
          <w:noProof/>
          <w:sz w:val="22"/>
          <w:szCs w:val="22"/>
          <w:lang w:val="en-CA" w:eastAsia="en-CA"/>
        </w:rPr>
      </w:pPr>
      <w:ins w:id="2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0"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1" w:author="Eric Boisvert" w:date="2016-01-07T15:21:00Z"/>
          <w:rFonts w:ascii="Calibri" w:eastAsia="MS Mincho" w:hAnsi="Calibri"/>
          <w:noProof/>
          <w:sz w:val="22"/>
          <w:szCs w:val="22"/>
          <w:lang w:val="en-CA" w:eastAsia="en-CA"/>
        </w:rPr>
      </w:pPr>
      <w:ins w:id="2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3"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4" w:author="Eric Boisvert" w:date="2016-01-07T15:21:00Z"/>
          <w:rFonts w:ascii="Calibri" w:eastAsia="MS Mincho" w:hAnsi="Calibri"/>
          <w:noProof/>
          <w:sz w:val="22"/>
          <w:szCs w:val="22"/>
          <w:lang w:val="en-CA" w:eastAsia="en-CA"/>
        </w:rPr>
      </w:pPr>
      <w:ins w:id="2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6"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7" w:author="Eric Boisvert" w:date="2016-01-07T15:21:00Z"/>
          <w:rFonts w:ascii="Calibri" w:eastAsia="MS Mincho" w:hAnsi="Calibri"/>
          <w:noProof/>
          <w:sz w:val="22"/>
          <w:szCs w:val="22"/>
          <w:lang w:val="en-CA" w:eastAsia="en-CA"/>
        </w:rPr>
      </w:pPr>
      <w:ins w:id="2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89"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0" w:author="Eric Boisvert" w:date="2016-01-07T15:21:00Z"/>
          <w:rFonts w:ascii="Calibri" w:eastAsia="MS Mincho" w:hAnsi="Calibri"/>
          <w:noProof/>
          <w:sz w:val="22"/>
          <w:szCs w:val="22"/>
          <w:lang w:val="en-CA" w:eastAsia="en-CA"/>
        </w:rPr>
      </w:pPr>
      <w:ins w:id="2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2"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3" w:author="Eric Boisvert" w:date="2016-01-07T15:21:00Z"/>
          <w:rFonts w:ascii="Calibri" w:eastAsia="MS Mincho" w:hAnsi="Calibri"/>
          <w:noProof/>
          <w:sz w:val="22"/>
          <w:szCs w:val="22"/>
          <w:lang w:val="en-CA" w:eastAsia="en-CA"/>
        </w:rPr>
      </w:pPr>
      <w:ins w:id="29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5"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6" w:author="Eric Boisvert" w:date="2016-01-07T15:21:00Z"/>
          <w:rFonts w:ascii="Calibri" w:eastAsia="MS Mincho" w:hAnsi="Calibri"/>
          <w:noProof/>
          <w:sz w:val="22"/>
          <w:szCs w:val="22"/>
          <w:lang w:val="en-CA" w:eastAsia="en-CA"/>
        </w:rPr>
      </w:pPr>
      <w:ins w:id="2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8"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9" w:author="Eric Boisvert" w:date="2016-01-07T15:21:00Z"/>
          <w:rFonts w:ascii="Calibri" w:eastAsia="MS Mincho" w:hAnsi="Calibri"/>
          <w:noProof/>
          <w:sz w:val="22"/>
          <w:szCs w:val="22"/>
          <w:lang w:val="en-CA" w:eastAsia="en-CA"/>
        </w:rPr>
      </w:pPr>
      <w:ins w:id="3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1"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2" w:author="Eric Boisvert" w:date="2016-01-07T15:21:00Z"/>
          <w:rFonts w:ascii="Calibri" w:eastAsia="MS Mincho" w:hAnsi="Calibri"/>
          <w:noProof/>
          <w:sz w:val="22"/>
          <w:szCs w:val="22"/>
          <w:lang w:val="en-CA" w:eastAsia="en-CA"/>
        </w:rPr>
      </w:pPr>
      <w:ins w:id="3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4"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5" w:author="Eric Boisvert" w:date="2016-01-07T15:21:00Z"/>
          <w:rFonts w:ascii="Calibri" w:eastAsia="MS Mincho" w:hAnsi="Calibri"/>
          <w:noProof/>
          <w:sz w:val="22"/>
          <w:szCs w:val="22"/>
          <w:lang w:val="en-CA" w:eastAsia="en-CA"/>
        </w:rPr>
      </w:pPr>
      <w:ins w:id="3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7"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8" w:author="Eric Boisvert" w:date="2016-01-07T15:21:00Z"/>
          <w:rFonts w:ascii="Calibri" w:eastAsia="MS Mincho" w:hAnsi="Calibri"/>
          <w:noProof/>
          <w:sz w:val="22"/>
          <w:szCs w:val="22"/>
          <w:lang w:val="en-CA" w:eastAsia="en-CA"/>
        </w:rPr>
      </w:pPr>
      <w:ins w:id="3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0"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1" w:author="Eric Boisvert" w:date="2016-01-07T15:21:00Z"/>
          <w:rFonts w:ascii="Calibri" w:eastAsia="MS Mincho" w:hAnsi="Calibri"/>
          <w:noProof/>
          <w:sz w:val="22"/>
          <w:szCs w:val="22"/>
          <w:lang w:val="en-CA" w:eastAsia="en-CA"/>
        </w:rPr>
      </w:pPr>
      <w:ins w:id="3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3"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4" w:author="Eric Boisvert" w:date="2016-01-07T15:21:00Z"/>
          <w:rFonts w:ascii="Calibri" w:eastAsia="MS Mincho" w:hAnsi="Calibri"/>
          <w:noProof/>
          <w:sz w:val="22"/>
          <w:szCs w:val="22"/>
          <w:lang w:val="en-CA" w:eastAsia="en-CA"/>
        </w:rPr>
      </w:pPr>
      <w:ins w:id="3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6"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7" w:author="Eric Boisvert" w:date="2016-01-07T15:21:00Z"/>
          <w:rFonts w:ascii="Calibri" w:eastAsia="MS Mincho" w:hAnsi="Calibri"/>
          <w:noProof/>
          <w:sz w:val="22"/>
          <w:szCs w:val="22"/>
          <w:lang w:val="en-CA" w:eastAsia="en-CA"/>
        </w:rPr>
      </w:pPr>
      <w:ins w:id="3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19"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0" w:author="Eric Boisvert" w:date="2016-01-07T15:21:00Z"/>
          <w:rFonts w:ascii="Calibri" w:eastAsia="MS Mincho" w:hAnsi="Calibri"/>
          <w:noProof/>
          <w:sz w:val="22"/>
          <w:szCs w:val="22"/>
          <w:lang w:val="en-CA" w:eastAsia="en-CA"/>
        </w:rPr>
      </w:pPr>
      <w:ins w:id="3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2"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3" w:author="Eric Boisvert" w:date="2016-01-07T15:21:00Z"/>
          <w:rFonts w:ascii="Calibri" w:eastAsia="MS Mincho" w:hAnsi="Calibri"/>
          <w:noProof/>
          <w:sz w:val="22"/>
          <w:szCs w:val="22"/>
          <w:lang w:val="en-CA" w:eastAsia="en-CA"/>
        </w:rPr>
      </w:pPr>
      <w:ins w:id="3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5"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6" w:author="Eric Boisvert" w:date="2016-01-07T15:21:00Z"/>
          <w:rFonts w:ascii="Calibri" w:eastAsia="MS Mincho" w:hAnsi="Calibri"/>
          <w:noProof/>
          <w:sz w:val="22"/>
          <w:szCs w:val="22"/>
          <w:lang w:val="en-CA" w:eastAsia="en-CA"/>
        </w:rPr>
      </w:pPr>
      <w:ins w:id="3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8"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9" w:author="Eric Boisvert" w:date="2016-01-07T15:21:00Z"/>
          <w:rFonts w:ascii="Calibri" w:eastAsia="MS Mincho" w:hAnsi="Calibri"/>
          <w:noProof/>
          <w:sz w:val="22"/>
          <w:szCs w:val="22"/>
          <w:lang w:val="en-CA" w:eastAsia="en-CA"/>
        </w:rPr>
      </w:pPr>
      <w:ins w:id="3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1"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2" w:author="Eric Boisvert" w:date="2016-01-07T15:21:00Z"/>
          <w:rFonts w:ascii="Calibri" w:eastAsia="MS Mincho" w:hAnsi="Calibri"/>
          <w:noProof/>
          <w:sz w:val="22"/>
          <w:szCs w:val="22"/>
          <w:lang w:val="en-CA" w:eastAsia="en-CA"/>
        </w:rPr>
      </w:pPr>
      <w:ins w:id="3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4"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5" w:author="Eric Boisvert" w:date="2016-01-07T15:21:00Z"/>
          <w:rFonts w:ascii="Calibri" w:eastAsia="MS Mincho" w:hAnsi="Calibri"/>
          <w:noProof/>
          <w:sz w:val="22"/>
          <w:szCs w:val="22"/>
          <w:lang w:val="en-CA" w:eastAsia="en-CA"/>
        </w:rPr>
      </w:pPr>
      <w:ins w:id="3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7"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8" w:author="Eric Boisvert" w:date="2016-01-07T15:21:00Z"/>
          <w:rFonts w:ascii="Calibri" w:eastAsia="MS Mincho" w:hAnsi="Calibri"/>
          <w:noProof/>
          <w:sz w:val="22"/>
          <w:szCs w:val="22"/>
          <w:lang w:val="en-CA" w:eastAsia="en-CA"/>
        </w:rPr>
      </w:pPr>
      <w:ins w:id="3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0"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1" w:author="Eric Boisvert" w:date="2016-01-07T15:21:00Z"/>
          <w:rFonts w:ascii="Calibri" w:eastAsia="MS Mincho" w:hAnsi="Calibri"/>
          <w:noProof/>
          <w:sz w:val="22"/>
          <w:szCs w:val="22"/>
          <w:lang w:val="en-CA" w:eastAsia="en-CA"/>
        </w:rPr>
      </w:pPr>
      <w:ins w:id="3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3"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4" w:author="Eric Boisvert" w:date="2016-01-07T15:21:00Z"/>
          <w:rFonts w:ascii="Calibri" w:eastAsia="MS Mincho" w:hAnsi="Calibri"/>
          <w:noProof/>
          <w:sz w:val="22"/>
          <w:szCs w:val="22"/>
          <w:lang w:val="en-CA" w:eastAsia="en-CA"/>
        </w:rPr>
      </w:pPr>
      <w:ins w:id="3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6"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7" w:author="Eric Boisvert" w:date="2016-01-07T15:21:00Z"/>
          <w:rFonts w:ascii="Calibri" w:eastAsia="MS Mincho" w:hAnsi="Calibri"/>
          <w:noProof/>
          <w:sz w:val="22"/>
          <w:szCs w:val="22"/>
          <w:lang w:val="en-CA" w:eastAsia="en-CA"/>
        </w:rPr>
      </w:pPr>
      <w:ins w:id="3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49"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0" w:author="Eric Boisvert" w:date="2016-01-07T15:21:00Z"/>
          <w:rFonts w:ascii="Calibri" w:eastAsia="MS Mincho" w:hAnsi="Calibri"/>
          <w:noProof/>
          <w:sz w:val="22"/>
          <w:szCs w:val="22"/>
          <w:lang w:val="en-CA" w:eastAsia="en-CA"/>
        </w:rPr>
      </w:pPr>
      <w:ins w:id="3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2"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3" w:author="Eric Boisvert" w:date="2016-01-07T15:21:00Z"/>
          <w:rFonts w:ascii="Calibri" w:eastAsia="MS Mincho" w:hAnsi="Calibri"/>
          <w:noProof/>
          <w:sz w:val="22"/>
          <w:szCs w:val="22"/>
          <w:lang w:val="en-CA" w:eastAsia="en-CA"/>
        </w:rPr>
      </w:pPr>
      <w:ins w:id="3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5"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6" w:author="Eric Boisvert" w:date="2016-01-07T15:21:00Z"/>
          <w:rFonts w:ascii="Calibri" w:eastAsia="MS Mincho" w:hAnsi="Calibri"/>
          <w:noProof/>
          <w:sz w:val="22"/>
          <w:szCs w:val="22"/>
          <w:lang w:val="en-CA" w:eastAsia="en-CA"/>
        </w:rPr>
      </w:pPr>
      <w:ins w:id="3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8"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9" w:author="Eric Boisvert" w:date="2016-01-07T15:21:00Z"/>
          <w:rFonts w:ascii="Calibri" w:eastAsia="MS Mincho" w:hAnsi="Calibri"/>
          <w:noProof/>
          <w:sz w:val="22"/>
          <w:szCs w:val="22"/>
          <w:lang w:val="en-CA" w:eastAsia="en-CA"/>
        </w:rPr>
      </w:pPr>
      <w:ins w:id="3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1"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2" w:author="Eric Boisvert" w:date="2016-01-07T15:21:00Z"/>
          <w:rFonts w:ascii="Calibri" w:eastAsia="MS Mincho" w:hAnsi="Calibri"/>
          <w:noProof/>
          <w:sz w:val="22"/>
          <w:szCs w:val="22"/>
          <w:lang w:val="en-CA" w:eastAsia="en-CA"/>
        </w:rPr>
      </w:pPr>
      <w:ins w:id="3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4"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5" w:author="Eric Boisvert" w:date="2016-01-07T15:21:00Z"/>
          <w:rFonts w:ascii="Calibri" w:eastAsia="MS Mincho" w:hAnsi="Calibri"/>
          <w:noProof/>
          <w:sz w:val="22"/>
          <w:szCs w:val="22"/>
          <w:lang w:val="en-CA" w:eastAsia="en-CA"/>
        </w:rPr>
      </w:pPr>
      <w:ins w:id="3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7"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8" w:author="Eric Boisvert" w:date="2016-01-07T15:21:00Z"/>
          <w:rFonts w:ascii="Calibri" w:eastAsia="MS Mincho" w:hAnsi="Calibri"/>
          <w:noProof/>
          <w:sz w:val="22"/>
          <w:szCs w:val="22"/>
          <w:lang w:val="en-CA" w:eastAsia="en-CA"/>
        </w:rPr>
      </w:pPr>
      <w:ins w:id="36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0"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1" w:author="Eric Boisvert" w:date="2016-01-07T15:21:00Z"/>
          <w:rFonts w:ascii="Calibri" w:eastAsia="MS Mincho" w:hAnsi="Calibri"/>
          <w:noProof/>
          <w:sz w:val="22"/>
          <w:szCs w:val="22"/>
          <w:lang w:val="en-CA" w:eastAsia="en-CA"/>
        </w:rPr>
      </w:pPr>
      <w:ins w:id="3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3"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4" w:author="Eric Boisvert" w:date="2016-01-07T15:21:00Z"/>
          <w:rFonts w:ascii="Calibri" w:eastAsia="MS Mincho" w:hAnsi="Calibri"/>
          <w:noProof/>
          <w:sz w:val="22"/>
          <w:szCs w:val="22"/>
          <w:lang w:val="en-CA" w:eastAsia="en-CA"/>
        </w:rPr>
      </w:pPr>
      <w:ins w:id="3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6"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7" w:author="Eric Boisvert" w:date="2016-01-07T15:21:00Z"/>
          <w:rFonts w:ascii="Calibri" w:eastAsia="MS Mincho" w:hAnsi="Calibri"/>
          <w:noProof/>
          <w:sz w:val="22"/>
          <w:szCs w:val="22"/>
          <w:lang w:val="en-CA" w:eastAsia="en-CA"/>
        </w:rPr>
      </w:pPr>
      <w:ins w:id="3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79"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0" w:author="Eric Boisvert" w:date="2016-01-07T15:21:00Z"/>
          <w:rFonts w:ascii="Calibri" w:eastAsia="MS Mincho" w:hAnsi="Calibri"/>
          <w:noProof/>
          <w:sz w:val="22"/>
          <w:szCs w:val="22"/>
          <w:lang w:val="en-CA" w:eastAsia="en-CA"/>
        </w:rPr>
      </w:pPr>
      <w:ins w:id="3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2"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3" w:author="Eric Boisvert" w:date="2016-01-07T15:21:00Z"/>
          <w:rFonts w:ascii="Calibri" w:eastAsia="MS Mincho" w:hAnsi="Calibri"/>
          <w:noProof/>
          <w:sz w:val="22"/>
          <w:szCs w:val="22"/>
          <w:lang w:val="en-CA" w:eastAsia="en-CA"/>
        </w:rPr>
      </w:pPr>
      <w:ins w:id="3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5"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6" w:author="Eric Boisvert" w:date="2016-01-07T15:21:00Z"/>
          <w:rFonts w:ascii="Calibri" w:eastAsia="MS Mincho" w:hAnsi="Calibri"/>
          <w:noProof/>
          <w:sz w:val="22"/>
          <w:szCs w:val="22"/>
          <w:lang w:val="en-CA" w:eastAsia="en-CA"/>
        </w:rPr>
      </w:pPr>
      <w:ins w:id="3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8"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9" w:author="Eric Boisvert" w:date="2016-01-07T15:21:00Z"/>
          <w:rFonts w:ascii="Calibri" w:eastAsia="MS Mincho" w:hAnsi="Calibri"/>
          <w:noProof/>
          <w:sz w:val="22"/>
          <w:szCs w:val="22"/>
          <w:lang w:val="en-CA" w:eastAsia="en-CA"/>
        </w:rPr>
      </w:pPr>
      <w:ins w:id="3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1"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2" w:author="Eric Boisvert" w:date="2016-01-07T15:21:00Z"/>
          <w:rFonts w:ascii="Calibri" w:eastAsia="MS Mincho" w:hAnsi="Calibri"/>
          <w:noProof/>
          <w:sz w:val="22"/>
          <w:szCs w:val="22"/>
          <w:lang w:val="en-CA" w:eastAsia="en-CA"/>
        </w:rPr>
      </w:pPr>
      <w:ins w:id="3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4"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5" w:author="Eric Boisvert" w:date="2016-01-07T15:21:00Z"/>
          <w:rFonts w:ascii="Calibri" w:eastAsia="MS Mincho" w:hAnsi="Calibri"/>
          <w:noProof/>
          <w:sz w:val="22"/>
          <w:szCs w:val="22"/>
          <w:lang w:val="en-CA" w:eastAsia="en-CA"/>
        </w:rPr>
      </w:pPr>
      <w:ins w:id="3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7"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8" w:author="Eric Boisvert" w:date="2016-01-07T15:21:00Z"/>
          <w:rFonts w:ascii="Calibri" w:eastAsia="MS Mincho" w:hAnsi="Calibri"/>
          <w:noProof/>
          <w:sz w:val="22"/>
          <w:szCs w:val="22"/>
          <w:lang w:val="en-CA" w:eastAsia="en-CA"/>
        </w:rPr>
      </w:pPr>
      <w:ins w:id="3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0"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1" w:author="Eric Boisvert" w:date="2016-01-07T15:21:00Z"/>
          <w:rFonts w:ascii="Calibri" w:eastAsia="MS Mincho" w:hAnsi="Calibri"/>
          <w:noProof/>
          <w:sz w:val="22"/>
          <w:szCs w:val="22"/>
          <w:lang w:val="en-CA" w:eastAsia="en-CA"/>
        </w:rPr>
      </w:pPr>
      <w:ins w:id="4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3"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4" w:author="Eric Boisvert" w:date="2016-01-07T15:21:00Z"/>
          <w:rFonts w:ascii="Calibri" w:eastAsia="MS Mincho" w:hAnsi="Calibri"/>
          <w:noProof/>
          <w:sz w:val="22"/>
          <w:szCs w:val="22"/>
          <w:lang w:val="en-CA" w:eastAsia="en-CA"/>
        </w:rPr>
      </w:pPr>
      <w:ins w:id="4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6"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7" w:author="Eric Boisvert" w:date="2016-01-07T15:21:00Z"/>
          <w:rFonts w:ascii="Calibri" w:eastAsia="MS Mincho" w:hAnsi="Calibri"/>
          <w:noProof/>
          <w:sz w:val="22"/>
          <w:szCs w:val="22"/>
          <w:lang w:val="en-CA" w:eastAsia="en-CA"/>
        </w:rPr>
      </w:pPr>
      <w:ins w:id="4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09"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0" w:author="Eric Boisvert" w:date="2016-01-07T15:21:00Z"/>
          <w:rFonts w:ascii="Calibri" w:eastAsia="MS Mincho" w:hAnsi="Calibri"/>
          <w:noProof/>
          <w:sz w:val="22"/>
          <w:szCs w:val="22"/>
          <w:lang w:val="en-CA" w:eastAsia="en-CA"/>
        </w:rPr>
      </w:pPr>
      <w:ins w:id="4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2"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3" w:author="Eric Boisvert" w:date="2016-01-07T15:21:00Z"/>
          <w:rFonts w:ascii="Calibri" w:eastAsia="MS Mincho" w:hAnsi="Calibri"/>
          <w:noProof/>
          <w:sz w:val="22"/>
          <w:szCs w:val="22"/>
          <w:lang w:val="en-CA" w:eastAsia="en-CA"/>
        </w:rPr>
      </w:pPr>
      <w:ins w:id="4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5"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6" w:author="Eric Boisvert" w:date="2016-01-07T15:21:00Z"/>
          <w:rFonts w:ascii="Calibri" w:eastAsia="MS Mincho" w:hAnsi="Calibri"/>
          <w:noProof/>
          <w:sz w:val="22"/>
          <w:szCs w:val="22"/>
          <w:lang w:val="en-CA" w:eastAsia="en-CA"/>
        </w:rPr>
      </w:pPr>
      <w:ins w:id="4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8"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9" w:author="Eric Boisvert" w:date="2016-01-07T15:21:00Z"/>
          <w:rFonts w:ascii="Calibri" w:eastAsia="MS Mincho" w:hAnsi="Calibri"/>
          <w:noProof/>
          <w:sz w:val="22"/>
          <w:szCs w:val="22"/>
          <w:lang w:val="en-CA" w:eastAsia="en-CA"/>
        </w:rPr>
      </w:pPr>
      <w:ins w:id="4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1"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2" w:author="Eric Boisvert" w:date="2016-01-07T15:21:00Z"/>
          <w:rFonts w:ascii="Calibri" w:eastAsia="MS Mincho" w:hAnsi="Calibri"/>
          <w:noProof/>
          <w:sz w:val="22"/>
          <w:szCs w:val="22"/>
          <w:lang w:val="en-CA" w:eastAsia="en-CA"/>
        </w:rPr>
      </w:pPr>
      <w:ins w:id="4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4"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5" w:author="Eric Boisvert" w:date="2016-01-07T15:21:00Z"/>
          <w:rFonts w:ascii="Calibri" w:eastAsia="MS Mincho" w:hAnsi="Calibri"/>
          <w:noProof/>
          <w:sz w:val="22"/>
          <w:szCs w:val="22"/>
          <w:lang w:val="en-CA" w:eastAsia="en-CA"/>
        </w:rPr>
      </w:pPr>
      <w:ins w:id="4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7"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8" w:author="Eric Boisvert" w:date="2016-01-07T15:21:00Z"/>
          <w:rFonts w:ascii="Calibri" w:eastAsia="MS Mincho" w:hAnsi="Calibri"/>
          <w:noProof/>
          <w:sz w:val="22"/>
          <w:szCs w:val="22"/>
          <w:lang w:val="en-CA" w:eastAsia="en-CA"/>
        </w:rPr>
      </w:pPr>
      <w:ins w:id="4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0"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1" w:author="Eric Boisvert" w:date="2016-01-07T15:21:00Z"/>
          <w:rFonts w:ascii="Calibri" w:eastAsia="MS Mincho" w:hAnsi="Calibri"/>
          <w:noProof/>
          <w:sz w:val="22"/>
          <w:szCs w:val="22"/>
          <w:lang w:val="en-CA" w:eastAsia="en-CA"/>
        </w:rPr>
      </w:pPr>
      <w:ins w:id="4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3"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4" w:author="Eric Boisvert" w:date="2016-01-07T15:21:00Z"/>
          <w:rFonts w:ascii="Calibri" w:eastAsia="MS Mincho" w:hAnsi="Calibri"/>
          <w:noProof/>
          <w:sz w:val="22"/>
          <w:szCs w:val="22"/>
          <w:lang w:val="en-CA" w:eastAsia="en-CA"/>
        </w:rPr>
      </w:pPr>
      <w:ins w:id="4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6"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7" w:author="Eric Boisvert" w:date="2016-01-07T15:21:00Z"/>
          <w:rFonts w:ascii="Calibri" w:eastAsia="MS Mincho" w:hAnsi="Calibri"/>
          <w:noProof/>
          <w:sz w:val="22"/>
          <w:szCs w:val="22"/>
          <w:lang w:val="en-CA" w:eastAsia="en-CA"/>
        </w:rPr>
      </w:pPr>
      <w:ins w:id="4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39"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0" w:author="Eric Boisvert" w:date="2016-01-07T15:21:00Z"/>
          <w:rFonts w:ascii="Calibri" w:eastAsia="MS Mincho" w:hAnsi="Calibri"/>
          <w:noProof/>
          <w:sz w:val="22"/>
          <w:szCs w:val="22"/>
          <w:lang w:val="en-CA" w:eastAsia="en-CA"/>
        </w:rPr>
      </w:pPr>
      <w:ins w:id="4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2"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3" w:author="Eric Boisvert" w:date="2016-01-07T15:21:00Z"/>
          <w:rFonts w:ascii="Calibri" w:eastAsia="MS Mincho" w:hAnsi="Calibri"/>
          <w:noProof/>
          <w:sz w:val="22"/>
          <w:szCs w:val="22"/>
          <w:lang w:val="en-CA" w:eastAsia="en-CA"/>
        </w:rPr>
      </w:pPr>
      <w:ins w:id="44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5"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6" w:author="Eric Boisvert" w:date="2016-01-07T15:21:00Z"/>
          <w:rFonts w:ascii="Calibri" w:eastAsia="MS Mincho" w:hAnsi="Calibri"/>
          <w:noProof/>
          <w:sz w:val="22"/>
          <w:szCs w:val="22"/>
          <w:lang w:val="en-CA" w:eastAsia="en-CA"/>
        </w:rPr>
      </w:pPr>
      <w:ins w:id="4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8"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9" w:author="Eric Boisvert" w:date="2016-01-07T15:21:00Z"/>
          <w:rFonts w:ascii="Calibri" w:eastAsia="MS Mincho" w:hAnsi="Calibri"/>
          <w:noProof/>
          <w:sz w:val="22"/>
          <w:szCs w:val="22"/>
          <w:lang w:val="en-CA" w:eastAsia="en-CA"/>
        </w:rPr>
      </w:pPr>
      <w:ins w:id="4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1"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2" w:author="Eric Boisvert" w:date="2015-12-25T17:41:00Z"/>
          <w:lang w:val="en-CA"/>
        </w:rPr>
      </w:pPr>
      <w:ins w:id="453" w:author="Eric Boisvert" w:date="2015-12-25T17:30:00Z">
        <w:r>
          <w:rPr>
            <w:lang w:val="en-CA"/>
          </w:rPr>
          <w:t xml:space="preserve">GeoSciML (Geoscience Markup Language or Geoscience ModeL) is a model of geological features </w:t>
        </w:r>
      </w:ins>
      <w:ins w:id="454" w:author="Eric Boisvert" w:date="2015-12-25T17:38:00Z">
        <w:r>
          <w:rPr>
            <w:lang w:val="en-CA"/>
          </w:rPr>
          <w:t xml:space="preserve">commonly </w:t>
        </w:r>
      </w:ins>
      <w:ins w:id="455" w:author="Eric Boisvert" w:date="2015-12-25T17:43:00Z">
        <w:r w:rsidR="008B4BF7">
          <w:rPr>
            <w:lang w:val="en-CA"/>
          </w:rPr>
          <w:t>depicted</w:t>
        </w:r>
      </w:ins>
      <w:ins w:id="456" w:author="Eric Boisvert" w:date="2015-12-25T17:38:00Z">
        <w:r>
          <w:rPr>
            <w:lang w:val="en-CA"/>
          </w:rPr>
          <w:t xml:space="preserve"> on </w:t>
        </w:r>
        <w:r w:rsidR="008B4BF7">
          <w:rPr>
            <w:lang w:val="en-CA"/>
          </w:rPr>
          <w:t>geological maps, cross sections</w:t>
        </w:r>
      </w:ins>
      <w:ins w:id="457" w:author="Eric Boisvert" w:date="2015-12-25T17:44:00Z">
        <w:r w:rsidR="008B4BF7">
          <w:rPr>
            <w:lang w:val="en-CA"/>
          </w:rPr>
          <w:t xml:space="preserve">, </w:t>
        </w:r>
      </w:ins>
      <w:ins w:id="458" w:author="Eric Boisvert" w:date="2015-12-25T17:38:00Z">
        <w:r w:rsidR="008B4BF7">
          <w:rPr>
            <w:lang w:val="en-CA"/>
          </w:rPr>
          <w:t>geological reports</w:t>
        </w:r>
      </w:ins>
      <w:ins w:id="459" w:author="Eric Boisvert" w:date="2015-12-25T17:44:00Z">
        <w:r w:rsidR="008B4BF7">
          <w:rPr>
            <w:lang w:val="en-CA"/>
          </w:rPr>
          <w:t xml:space="preserve"> and databases.</w:t>
        </w:r>
      </w:ins>
      <w:ins w:id="460" w:author="Eric Boisvert" w:date="2015-12-25T17:38:00Z">
        <w:r>
          <w:rPr>
            <w:lang w:val="en-CA"/>
          </w:rPr>
          <w:t xml:space="preserve">  The model </w:t>
        </w:r>
      </w:ins>
      <w:ins w:id="46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2" w:author="Eric Boisvert" w:date="2015-12-25T17:41:00Z">
        <w:r w:rsidR="008B4BF7">
          <w:rPr>
            <w:lang w:val="en-CA"/>
          </w:rPr>
          <w:t>.</w:t>
        </w:r>
      </w:ins>
      <w:ins w:id="463" w:author="Eric Boisvert" w:date="2015-12-25T17:39:00Z">
        <w:r w:rsidRPr="00F25F3B">
          <w:rPr>
            <w:lang w:val="en-CA"/>
          </w:rPr>
          <w:t xml:space="preserve"> </w:t>
        </w:r>
      </w:ins>
      <w:ins w:id="464" w:author="Eric Boisvert" w:date="2015-12-25T17:41:00Z">
        <w:r w:rsidR="008B4BF7">
          <w:rPr>
            <w:lang w:val="en-CA"/>
          </w:rPr>
          <w:t xml:space="preserve"> </w:t>
        </w:r>
      </w:ins>
      <w:r w:rsidR="001133B5" w:rsidRPr="00D12552">
        <w:rPr>
          <w:lang w:val="en-CA"/>
        </w:rPr>
        <w:t xml:space="preserve">This specification describes a </w:t>
      </w:r>
      <w:del w:id="465" w:author="Eric Boisvert" w:date="2015-10-27T17:08:00Z">
        <w:r w:rsidR="001133B5" w:rsidRPr="00D12552" w:rsidDel="00773E1B">
          <w:rPr>
            <w:lang w:val="en-CA"/>
          </w:rPr>
          <w:delText xml:space="preserve">conceptual </w:delText>
        </w:r>
      </w:del>
      <w:ins w:id="466" w:author="Eric Boisvert" w:date="2015-10-27T17:08:00Z">
        <w:r w:rsidR="00773E1B">
          <w:rPr>
            <w:lang w:val="en-CA"/>
          </w:rPr>
          <w:t>logical</w:t>
        </w:r>
      </w:ins>
      <w:ins w:id="467" w:author="Eric Boisvert" w:date="2015-12-25T17:26:00Z">
        <w:r w:rsidR="009E76CF">
          <w:rPr>
            <w:lang w:val="en-CA"/>
          </w:rPr>
          <w:t xml:space="preserve"> </w:t>
        </w:r>
      </w:ins>
      <w:r w:rsidR="001133B5" w:rsidRPr="00D12552">
        <w:rPr>
          <w:lang w:val="en-CA"/>
        </w:rPr>
        <w:t>model</w:t>
      </w:r>
      <w:del w:id="468" w:author="Eric Boisvert" w:date="2015-10-27T17:08:00Z">
        <w:r w:rsidR="001133B5" w:rsidRPr="00D12552" w:rsidDel="00773E1B">
          <w:rPr>
            <w:lang w:val="en-CA"/>
          </w:rPr>
          <w:delText xml:space="preserve">, logical model, </w:delText>
        </w:r>
      </w:del>
      <w:ins w:id="469" w:author="Eric Boisvert" w:date="2015-10-28T08:33:00Z">
        <w:r w:rsidR="000E58BB">
          <w:rPr>
            <w:lang w:val="en-CA"/>
          </w:rPr>
          <w:t xml:space="preserve"> </w:t>
        </w:r>
      </w:ins>
      <w:r w:rsidR="001133B5" w:rsidRPr="00D12552">
        <w:rPr>
          <w:lang w:val="en-CA"/>
        </w:rPr>
        <w:t>and GML/XML encoding rules for the exchange of geological map data</w:t>
      </w:r>
      <w:ins w:id="470" w:author="Eric Boisvert" w:date="2015-12-25T16:36:00Z">
        <w:r w:rsidR="00C822F3">
          <w:rPr>
            <w:lang w:val="en-CA"/>
          </w:rPr>
          <w:t xml:space="preserve">, </w:t>
        </w:r>
      </w:ins>
      <w:ins w:id="471" w:author="Eric Boisvert" w:date="2015-12-25T16:41:00Z">
        <w:r w:rsidR="00C822F3">
          <w:rPr>
            <w:lang w:val="en-CA"/>
          </w:rPr>
          <w:t xml:space="preserve">geological time scales, </w:t>
        </w:r>
      </w:ins>
      <w:ins w:id="472" w:author="Eric Boisvert" w:date="2015-12-25T16:36:00Z">
        <w:r w:rsidR="00C822F3">
          <w:rPr>
            <w:lang w:val="en-CA"/>
          </w:rPr>
          <w:t>borehole</w:t>
        </w:r>
      </w:ins>
      <w:ins w:id="473" w:author="Eric Boisvert" w:date="2015-12-25T16:41:00Z">
        <w:r w:rsidR="00C822F3">
          <w:rPr>
            <w:lang w:val="en-CA"/>
          </w:rPr>
          <w:t xml:space="preserve"> data </w:t>
        </w:r>
      </w:ins>
      <w:ins w:id="474" w:author="Eric Boisvert" w:date="2015-12-25T16:36:00Z">
        <w:r w:rsidR="00C822F3">
          <w:rPr>
            <w:lang w:val="en-CA"/>
          </w:rPr>
          <w:t xml:space="preserve">and </w:t>
        </w:r>
      </w:ins>
      <w:ins w:id="475" w:author="Eric Boisvert" w:date="2015-12-25T16:37:00Z">
        <w:r w:rsidR="00C822F3">
          <w:rPr>
            <w:lang w:val="en-CA"/>
          </w:rPr>
          <w:t>laboratory analysis</w:t>
        </w:r>
      </w:ins>
      <w:r w:rsidR="001133B5" w:rsidRPr="00D12552">
        <w:rPr>
          <w:lang w:val="en-CA"/>
        </w:rPr>
        <w:t>.</w:t>
      </w:r>
      <w:ins w:id="476" w:author="Eric Boisvert" w:date="2015-12-25T16:37:00Z">
        <w:r w:rsidR="00C822F3">
          <w:rPr>
            <w:lang w:val="en-CA"/>
          </w:rPr>
          <w:t xml:space="preserve">  It provides</w:t>
        </w:r>
      </w:ins>
      <w:ins w:id="47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8" w:author="Eric Boisvert" w:date="2015-12-25T16:40:00Z">
        <w:r w:rsidR="00C822F3">
          <w:rPr>
            <w:lang w:val="en-CA"/>
          </w:rPr>
          <w:t>basic</w:t>
        </w:r>
      </w:ins>
      <w:ins w:id="479" w:author="Eric Boisvert" w:date="2015-12-25T16:39:00Z">
        <w:r w:rsidR="00C822F3">
          <w:rPr>
            <w:lang w:val="en-CA"/>
          </w:rPr>
          <w:t xml:space="preserve"> </w:t>
        </w:r>
      </w:ins>
      <w:ins w:id="48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1" w:author="Eric Boisvert" w:date="2015-12-25T17:26:00Z"/>
          <w:lang w:val="en-CA"/>
        </w:rPr>
      </w:pPr>
      <w:ins w:id="482" w:author="Eric Boisvert" w:date="2015-12-25T17:26:00Z">
        <w:r>
          <w:rPr>
            <w:lang w:val="en-CA"/>
          </w:rPr>
          <w:t>The speci</w:t>
        </w:r>
        <w:r w:rsidR="008B4BF7">
          <w:rPr>
            <w:lang w:val="en-CA"/>
          </w:rPr>
          <w:t>fication also provides patterns</w:t>
        </w:r>
      </w:ins>
      <w:ins w:id="483" w:author="Eric Boisvert" w:date="2015-12-25T17:43:00Z">
        <w:r w:rsidR="008B4BF7">
          <w:rPr>
            <w:lang w:val="en-CA"/>
          </w:rPr>
          <w:t xml:space="preserve">, </w:t>
        </w:r>
      </w:ins>
      <w:ins w:id="484" w:author="Eric Boisvert" w:date="2015-12-25T17:28:00Z">
        <w:r>
          <w:rPr>
            <w:lang w:val="en-CA"/>
          </w:rPr>
          <w:t>profiles</w:t>
        </w:r>
      </w:ins>
      <w:ins w:id="485" w:author="Eric Boisvert" w:date="2015-12-25T17:41:00Z">
        <w:r w:rsidR="008B4BF7">
          <w:rPr>
            <w:lang w:val="en-CA"/>
          </w:rPr>
          <w:t>, most notably of Observations and Measurements (ISO19156)</w:t>
        </w:r>
      </w:ins>
      <w:ins w:id="48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7" w:author="Eric Boisvert" w:date="2015-12-25T17:28:00Z"/>
          <w:lang w:val="en-CA"/>
        </w:rPr>
      </w:pPr>
      <w:del w:id="48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0" w:name="_Toc165888229"/>
      <w:commentRangeStart w:id="491"/>
      <w:r w:rsidRPr="00D12552">
        <w:rPr>
          <w:lang w:val="en-CA"/>
        </w:rPr>
        <w:t>Submitting organizations</w:t>
      </w:r>
      <w:bookmarkEnd w:id="490"/>
      <w:commentRangeEnd w:id="491"/>
      <w:r w:rsidR="00AD3B07" w:rsidRPr="00D12552">
        <w:rPr>
          <w:rStyle w:val="CommentReference"/>
          <w:b w:val="0"/>
          <w:lang w:val="en-CA"/>
        </w:rPr>
        <w:commentReference w:id="49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5"/>
            <w:r w:rsidR="00E621D8">
              <w:rPr>
                <w:rStyle w:val="CommentReference"/>
              </w:rPr>
              <w:commentReference w:id="495"/>
            </w:r>
          </w:p>
        </w:tc>
      </w:tr>
    </w:tbl>
    <w:p w14:paraId="4AAE8A6E" w14:textId="77777777" w:rsidR="009A7B37" w:rsidRPr="00D12552" w:rsidRDefault="009A7B37">
      <w:pPr>
        <w:pStyle w:val="Heading1"/>
        <w:rPr>
          <w:lang w:val="en-CA"/>
        </w:rPr>
      </w:pPr>
      <w:bookmarkStart w:id="496" w:name="_Toc439943412"/>
      <w:r w:rsidRPr="00D12552">
        <w:rPr>
          <w:lang w:val="en-CA"/>
        </w:rPr>
        <w:t>Scope</w:t>
      </w:r>
      <w:bookmarkEnd w:id="49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49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8" w:author="Eric Boisvert" w:date="2015-12-25T17:45:00Z">
        <w:r w:rsidR="003C0FEA">
          <w:rPr>
            <w:lang w:val="en-CA"/>
          </w:rPr>
          <w:t>s</w:t>
        </w:r>
      </w:ins>
      <w:r w:rsidR="002404CF" w:rsidRPr="00761F44">
        <w:rPr>
          <w:lang w:val="en-CA"/>
        </w:rPr>
        <w:t xml:space="preserve"> and geologic specimen</w:t>
      </w:r>
      <w:ins w:id="499" w:author="Eric Boisvert" w:date="2015-12-25T17:45:00Z">
        <w:r w:rsidR="003C0FEA">
          <w:rPr>
            <w:lang w:val="en-CA"/>
          </w:rPr>
          <w:t>s</w:t>
        </w:r>
      </w:ins>
      <w:r w:rsidR="002404CF" w:rsidRPr="00761F44">
        <w:rPr>
          <w:lang w:val="en-CA"/>
        </w:rPr>
        <w:t xml:space="preserve">.  The </w:t>
      </w:r>
      <w:del w:id="500" w:author="Eric Boisvert" w:date="2016-01-04T09:06:00Z">
        <w:r w:rsidR="002404CF" w:rsidRPr="00761F44" w:rsidDel="00122E1A">
          <w:rPr>
            <w:lang w:val="en-CA"/>
          </w:rPr>
          <w:delText>mode</w:delText>
        </w:r>
      </w:del>
      <w:ins w:id="501" w:author="Eric Boisvert" w:date="2016-01-04T09:06:00Z">
        <w:r w:rsidR="00122E1A">
          <w:rPr>
            <w:lang w:val="en-CA"/>
          </w:rPr>
          <w:t>specification</w:t>
        </w:r>
      </w:ins>
      <w:del w:id="50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5" w:name="_Toc439943413"/>
      <w:r w:rsidRPr="00D12552">
        <w:rPr>
          <w:lang w:val="en-CA"/>
        </w:rPr>
        <w:lastRenderedPageBreak/>
        <w:t>Conformance</w:t>
      </w:r>
      <w:bookmarkEnd w:id="50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6" w:author="Eric Boisvert" w:date="2015-12-25T17:48:00Z">
        <w:r w:rsidR="00A17543" w:rsidRPr="00D12552" w:rsidDel="003C0FEA">
          <w:rPr>
            <w:color w:val="FF0000"/>
            <w:lang w:val="en-CA"/>
          </w:rPr>
          <w:delText>following ISO 19136 (2007) specification</w:delText>
        </w:r>
      </w:del>
      <w:del w:id="507" w:author="Eric Boisvert" w:date="2015-10-28T18:27:00Z">
        <w:r w:rsidR="005424AC" w:rsidDel="00AE3B9C">
          <w:rPr>
            <w:color w:val="FF0000"/>
            <w:lang w:val="en-CA"/>
          </w:rPr>
          <w:delText xml:space="preserve">, with some exceptions, </w:delText>
        </w:r>
      </w:del>
      <w:del w:id="508" w:author="Eric Boisvert" w:date="2015-10-27T17:05:00Z">
        <w:r w:rsidR="00A17543" w:rsidRPr="00D12552" w:rsidDel="00773E1B">
          <w:rPr>
            <w:color w:val="FF0000"/>
            <w:lang w:val="en-CA"/>
          </w:rPr>
          <w:delText xml:space="preserve"> </w:delText>
        </w:r>
      </w:del>
      <w:del w:id="509" w:author="Eric Boisvert" w:date="2015-12-25T17:48:00Z">
        <w:r w:rsidR="00A17543" w:rsidRPr="00D12552" w:rsidDel="003C0FEA">
          <w:rPr>
            <w:color w:val="FF0000"/>
            <w:lang w:val="en-CA"/>
          </w:rPr>
          <w:delText>for GML applications</w:delText>
        </w:r>
      </w:del>
      <w:ins w:id="510" w:author="Eric Boisvert" w:date="2015-12-25T17:48:00Z">
        <w:r w:rsidR="003C0FEA">
          <w:rPr>
            <w:color w:val="FF0000"/>
            <w:lang w:val="en-CA"/>
          </w:rPr>
          <w:t xml:space="preserve"> conform to OGC GML 3.3 encoding rules</w:t>
        </w:r>
      </w:ins>
      <w:ins w:id="511" w:author="Eric Boisvert" w:date="2015-12-25T17:49:00Z">
        <w:r w:rsidR="003C0FEA">
          <w:rPr>
            <w:color w:val="FF0000"/>
            <w:lang w:val="en-CA"/>
          </w:rPr>
          <w:t xml:space="preserve">, </w:t>
        </w:r>
      </w:ins>
      <w:ins w:id="512" w:author="Eric Boisvert" w:date="2015-12-25T17:48:00Z">
        <w:r w:rsidR="003C0FEA">
          <w:rPr>
            <w:color w:val="FF0000"/>
            <w:lang w:val="en-CA"/>
          </w:rPr>
          <w:t xml:space="preserve">itself, an </w:t>
        </w:r>
      </w:ins>
      <w:ins w:id="513" w:author="Eric Boisvert" w:date="2015-12-25T17:49:00Z">
        <w:r w:rsidR="00122E1A">
          <w:rPr>
            <w:color w:val="FF0000"/>
            <w:lang w:val="en-CA"/>
          </w:rPr>
          <w:t xml:space="preserve">iteration </w:t>
        </w:r>
      </w:ins>
      <w:ins w:id="514" w:author="Eric Boisvert" w:date="2016-01-04T09:07:00Z">
        <w:r w:rsidR="00122E1A">
          <w:rPr>
            <w:color w:val="FF0000"/>
            <w:lang w:val="en-CA"/>
          </w:rPr>
          <w:t>over</w:t>
        </w:r>
      </w:ins>
      <w:ins w:id="515" w:author="Eric Boisvert" w:date="2015-12-25T17:49:00Z">
        <w:r w:rsidR="003C0FEA">
          <w:rPr>
            <w:color w:val="FF0000"/>
            <w:lang w:val="en-CA"/>
          </w:rPr>
          <w:t xml:space="preserve"> ISO 19136 (2007).</w:t>
        </w:r>
      </w:ins>
      <w:del w:id="516" w:author="Eric Boisvert" w:date="2015-12-25T17:48:00Z">
        <w:r w:rsidR="009A7B37" w:rsidRPr="00D12552" w:rsidDel="003C0FEA">
          <w:rPr>
            <w:lang w:val="en-CA"/>
          </w:rPr>
          <w:delText xml:space="preserve">. </w:delText>
        </w:r>
      </w:del>
      <w:ins w:id="51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9" w:author="Eric Boisvert" w:date="2015-10-28T18:28:00Z"/>
        </w:rPr>
      </w:pPr>
      <w:ins w:id="5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1" w:author="Eric Boisvert" w:date="2015-10-28T18:28:00Z"/>
          <w:color w:val="000000"/>
          <w:lang w:val="en-CA"/>
        </w:rPr>
      </w:pPr>
      <w:del w:id="5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3" w:name="_Toc439943414"/>
      <w:r w:rsidRPr="00D12552">
        <w:rPr>
          <w:lang w:val="en-CA"/>
        </w:rPr>
        <w:t>References</w:t>
      </w:r>
      <w:bookmarkEnd w:id="5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4" w:name="_Toc439943415"/>
      <w:r w:rsidRPr="00D12552">
        <w:rPr>
          <w:lang w:val="en-CA"/>
        </w:rPr>
        <w:t>Terms and Definitions</w:t>
      </w:r>
      <w:bookmarkEnd w:id="5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5" w:name="_Toc428885175"/>
      <w:bookmarkStart w:id="526" w:name="_Toc439943416"/>
      <w:bookmarkStart w:id="527" w:name="Glossary_Feature"/>
      <w:r w:rsidRPr="00D12552">
        <w:rPr>
          <w:lang w:val="en-CA"/>
        </w:rPr>
        <w:lastRenderedPageBreak/>
        <w:t>coverage</w:t>
      </w:r>
      <w:bookmarkEnd w:id="525"/>
      <w:bookmarkEnd w:id="526"/>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8" w:name="_Toc428885176"/>
      <w:bookmarkStart w:id="529" w:name="_Toc439943417"/>
      <w:r w:rsidRPr="00D12552">
        <w:rPr>
          <w:lang w:val="en-CA"/>
        </w:rPr>
        <w:t>domain feature</w:t>
      </w:r>
      <w:bookmarkEnd w:id="528"/>
      <w:bookmarkEnd w:id="5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0" w:name="_Toc428885177"/>
      <w:bookmarkStart w:id="531" w:name="_Toc439943418"/>
      <w:r w:rsidRPr="00D12552">
        <w:rPr>
          <w:lang w:val="en-CA"/>
        </w:rPr>
        <w:t>element &lt;XML&gt;</w:t>
      </w:r>
      <w:bookmarkEnd w:id="530"/>
      <w:bookmarkEnd w:id="531"/>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2" w:name="_Toc428885178"/>
      <w:bookmarkStart w:id="533" w:name="_Toc439943419"/>
      <w:r w:rsidRPr="00D12552">
        <w:rPr>
          <w:lang w:val="en-CA"/>
        </w:rPr>
        <w:t>feature</w:t>
      </w:r>
      <w:bookmarkEnd w:id="532"/>
      <w:bookmarkEnd w:id="533"/>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4" w:author="Eric Boisvert" w:date="2015-10-28T11:59:00Z">
          <w:pPr/>
        </w:pPrChange>
      </w:pPr>
      <w:bookmarkStart w:id="535" w:name="_Toc428885179"/>
      <w:bookmarkStart w:id="536" w:name="_Toc439943420"/>
      <w:r w:rsidRPr="00A00D3D">
        <w:rPr>
          <w:highlight w:val="yellow"/>
          <w:lang w:val="en-CA"/>
        </w:rPr>
        <w:t>GML application schema</w:t>
      </w:r>
      <w:bookmarkEnd w:id="535"/>
      <w:bookmarkEnd w:id="536"/>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7" w:author="Eric Boisvert" w:date="2015-12-25T17:50:00Z">
        <w:r w:rsidRPr="00D12552" w:rsidDel="00370D0D">
          <w:rPr>
            <w:lang w:val="en-CA"/>
          </w:rPr>
          <w:delText>ISO 19136:2007.</w:delText>
        </w:r>
      </w:del>
      <w:ins w:id="53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39" w:name="_Toc428885180"/>
      <w:bookmarkStart w:id="540" w:name="_Toc439943421"/>
      <w:r w:rsidRPr="00D12552">
        <w:rPr>
          <w:lang w:val="en-CA"/>
        </w:rPr>
        <w:t>GML document</w:t>
      </w:r>
      <w:bookmarkEnd w:id="539"/>
      <w:bookmarkEnd w:id="54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1" w:name="_Toc428885181"/>
      <w:bookmarkStart w:id="542" w:name="_Toc439943422"/>
      <w:r w:rsidRPr="00D12552">
        <w:rPr>
          <w:lang w:val="en-CA"/>
        </w:rPr>
        <w:t>GML schema</w:t>
      </w:r>
      <w:bookmarkEnd w:id="541"/>
      <w:bookmarkEnd w:id="542"/>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3" w:author="Eric Boisvert" w:date="2015-10-28T12:00:00Z">
        <w:r w:rsidRPr="00D12552" w:rsidDel="005A74B6">
          <w:rPr>
            <w:lang w:val="en-CA"/>
          </w:rPr>
          <w:delText>http://www.opengis.net/gml/3.2</w:delText>
        </w:r>
      </w:del>
      <w:r w:rsidRPr="00D12552">
        <w:rPr>
          <w:lang w:val="en-CA"/>
        </w:rPr>
        <w:t xml:space="preserve">‖ as specified in </w:t>
      </w:r>
      <w:del w:id="544" w:author="Eric Boisvert" w:date="2015-12-25T17:50:00Z">
        <w:r w:rsidRPr="00D12552" w:rsidDel="00370D0D">
          <w:rPr>
            <w:lang w:val="en-CA"/>
          </w:rPr>
          <w:delText>ISO 19136:2007.</w:delText>
        </w:r>
      </w:del>
      <w:ins w:id="545"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6" w:name="_Toc428885182"/>
      <w:bookmarkStart w:id="547" w:name="_Toc439943423"/>
      <w:r w:rsidRPr="00D12552">
        <w:rPr>
          <w:lang w:val="en-CA"/>
        </w:rPr>
        <w:t>measurement</w:t>
      </w:r>
      <w:bookmarkEnd w:id="546"/>
      <w:bookmarkEnd w:id="547"/>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8" w:name="_Toc428885183"/>
      <w:bookmarkStart w:id="549" w:name="_Toc439943424"/>
      <w:r w:rsidRPr="00D12552">
        <w:rPr>
          <w:lang w:val="en-CA"/>
        </w:rPr>
        <w:t>observation</w:t>
      </w:r>
      <w:bookmarkEnd w:id="548"/>
      <w:bookmarkEnd w:id="549"/>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0" w:name="_Toc428885184"/>
      <w:bookmarkStart w:id="551" w:name="_Toc439943425"/>
      <w:r w:rsidRPr="00D12552">
        <w:rPr>
          <w:lang w:val="en-CA"/>
        </w:rPr>
        <w:t>observation procedure</w:t>
      </w:r>
      <w:bookmarkEnd w:id="550"/>
      <w:bookmarkEnd w:id="551"/>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2" w:name="_Toc428885185"/>
      <w:bookmarkStart w:id="553" w:name="_Toc439943426"/>
      <w:r w:rsidRPr="00D12552">
        <w:rPr>
          <w:lang w:val="en-CA"/>
        </w:rPr>
        <w:t>observation result</w:t>
      </w:r>
      <w:bookmarkEnd w:id="552"/>
      <w:bookmarkEnd w:id="55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4" w:name="_Toc428885186"/>
      <w:bookmarkStart w:id="555" w:name="_Toc439943427"/>
      <w:r w:rsidRPr="00D12552">
        <w:rPr>
          <w:lang w:val="en-CA"/>
        </w:rPr>
        <w:t>property &lt;General Feature Model&gt;</w:t>
      </w:r>
      <w:bookmarkEnd w:id="554"/>
      <w:bookmarkEnd w:id="555"/>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6" w:name="_Toc428885187"/>
      <w:bookmarkStart w:id="557" w:name="_Toc439943428"/>
      <w:r w:rsidRPr="00D12552">
        <w:rPr>
          <w:lang w:val="en-CA"/>
        </w:rPr>
        <w:t>sampled feature</w:t>
      </w:r>
      <w:bookmarkEnd w:id="556"/>
      <w:bookmarkEnd w:id="557"/>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8" w:name="_Toc428885188"/>
      <w:bookmarkStart w:id="559" w:name="_Toc439943429"/>
      <w:r w:rsidRPr="00D12552">
        <w:rPr>
          <w:lang w:val="en-CA"/>
        </w:rPr>
        <w:t>sampling feature</w:t>
      </w:r>
      <w:bookmarkEnd w:id="558"/>
      <w:bookmarkEnd w:id="559"/>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0" w:name="_Toc428885189"/>
      <w:bookmarkStart w:id="561" w:name="_Toc439943430"/>
      <w:r w:rsidRPr="00D12552">
        <w:rPr>
          <w:lang w:val="en-CA"/>
        </w:rPr>
        <w:lastRenderedPageBreak/>
        <w:t>schema &lt;XML Schema&gt;</w:t>
      </w:r>
      <w:bookmarkEnd w:id="560"/>
      <w:bookmarkEnd w:id="56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2" w:name="_Toc439943431"/>
      <w:bookmarkEnd w:id="527"/>
      <w:del w:id="563" w:author="Eric Boisvert" w:date="2015-10-27T17:08:00Z">
        <w:r w:rsidDel="00773E1B">
          <w:rPr>
            <w:lang w:val="en-CA"/>
          </w:rPr>
          <w:delText xml:space="preserve">Conceptual </w:delText>
        </w:r>
      </w:del>
      <w:ins w:id="564" w:author="Eric Boisvert" w:date="2015-10-27T17:08:00Z">
        <w:r w:rsidR="00773E1B">
          <w:rPr>
            <w:lang w:val="en-CA"/>
          </w:rPr>
          <w:t xml:space="preserve">Logical </w:t>
        </w:r>
      </w:ins>
      <w:r>
        <w:rPr>
          <w:lang w:val="en-CA"/>
        </w:rPr>
        <w:t>Model</w:t>
      </w:r>
      <w:bookmarkEnd w:id="562"/>
    </w:p>
    <w:p w14:paraId="78DE2759" w14:textId="7A4A0089" w:rsidR="0068258B" w:rsidRDefault="0068258B" w:rsidP="000D2F14">
      <w:pPr>
        <w:rPr>
          <w:ins w:id="565" w:author="Eric Boisvert" w:date="2015-10-30T04:04:00Z"/>
          <w:lang w:val="en-CA"/>
        </w:rPr>
      </w:pPr>
      <w:ins w:id="566" w:author="Eric Boisvert" w:date="2015-10-30T04:04:00Z">
        <w:r>
          <w:rPr>
            <w:lang w:val="en-CA"/>
          </w:rPr>
          <w:t xml:space="preserve">GeoSciML 4.0 Logical model is an interpretation and repackaging of </w:t>
        </w:r>
      </w:ins>
      <w:ins w:id="567" w:author="Eric Boisvert" w:date="2015-10-30T04:07:00Z">
        <w:r>
          <w:rPr>
            <w:lang w:val="en-CA"/>
          </w:rPr>
          <w:t xml:space="preserve">version 3.2 of </w:t>
        </w:r>
      </w:ins>
      <w:ins w:id="568" w:author="Eric Boisvert" w:date="2015-10-30T04:04:00Z">
        <w:r>
          <w:rPr>
            <w:lang w:val="en-CA"/>
          </w:rPr>
          <w:t>the conceptual model published by IUSG (</w:t>
        </w:r>
      </w:ins>
      <w:ins w:id="56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1"/>
      <w:r>
        <w:rPr>
          <w:lang w:val="en-CA"/>
        </w:rPr>
        <w:t>GeoSciML Portrayal : a simplified version for layer based application</w:t>
      </w:r>
      <w:commentRangeEnd w:id="571"/>
      <w:r w:rsidR="00A00D3D">
        <w:rPr>
          <w:rStyle w:val="CommentReference"/>
        </w:rPr>
        <w:commentReference w:id="57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572" w:author="Steve Richard" w:date="2015-10-12T18:11:00Z">
        <w:r w:rsidDel="00A00D3D">
          <w:rPr>
            <w:lang w:val="en-CA"/>
          </w:rPr>
          <w:delText xml:space="preserve">provided </w:delText>
        </w:r>
      </w:del>
      <w:ins w:id="573" w:author="Steve Richard" w:date="2015-10-12T18:11:00Z">
        <w:r w:rsidR="00A00D3D">
          <w:rPr>
            <w:lang w:val="en-CA"/>
          </w:rPr>
          <w:t xml:space="preserve">providing </w:t>
        </w:r>
      </w:ins>
      <w:r>
        <w:rPr>
          <w:lang w:val="en-CA"/>
        </w:rPr>
        <w:t>detailed description of basic features</w:t>
      </w:r>
      <w:ins w:id="57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575" w:author="Steve Richard" w:date="2015-10-12T18:11:00Z">
        <w:r w:rsidDel="009367D1">
          <w:rPr>
            <w:lang w:val="en-CA"/>
          </w:rPr>
          <w:delText xml:space="preserve">of </w:delText>
        </w:r>
        <w:r w:rsidDel="00A00D3D">
          <w:rPr>
            <w:lang w:val="en-CA"/>
          </w:rPr>
          <w:delText>geochronoloy</w:delText>
        </w:r>
      </w:del>
      <w:ins w:id="576" w:author="Steve Richard" w:date="2015-10-12T18:11:00Z">
        <w:r w:rsidR="009367D1">
          <w:rPr>
            <w:lang w:val="en-CA"/>
          </w:rPr>
          <w:t>for the representation of geologic time using procedures adopted by the International Stratigraphic Commis</w:t>
        </w:r>
        <w:del w:id="57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578" w:author="Steve Richard" w:date="2015-10-12T18:12:00Z">
        <w:r w:rsidR="009367D1">
          <w:rPr>
            <w:lang w:val="en-CA"/>
          </w:rPr>
          <w:t>s</w:t>
        </w:r>
      </w:ins>
      <w:r>
        <w:rPr>
          <w:lang w:val="en-CA"/>
        </w:rPr>
        <w:t xml:space="preserve"> </w:t>
      </w:r>
      <w:ins w:id="579" w:author="Steve Richard" w:date="2015-10-12T18:14:00Z">
        <w:r w:rsidR="009367D1">
          <w:rPr>
            <w:lang w:val="en-CA"/>
          </w:rPr>
          <w:t>and their properties as sampling features.</w:t>
        </w:r>
      </w:ins>
      <w:del w:id="58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1" w:author="Steve Richard" w:date="2015-10-12T18:14:00Z">
        <w:r w:rsidDel="009367D1">
          <w:rPr>
            <w:lang w:val="en-CA"/>
          </w:rPr>
          <w:delText xml:space="preserve">laboratories </w:delText>
        </w:r>
      </w:del>
      <w:ins w:id="582" w:author="Steve Richard" w:date="2015-10-12T18:14:00Z">
        <w:r w:rsidR="009367D1">
          <w:rPr>
            <w:lang w:val="en-CA"/>
          </w:rPr>
          <w:t xml:space="preserve">laboratory </w:t>
        </w:r>
      </w:ins>
      <w:del w:id="583" w:author="Steve Richard" w:date="2015-10-12T18:15:00Z">
        <w:r w:rsidDel="009367D1">
          <w:rPr>
            <w:lang w:val="en-CA"/>
          </w:rPr>
          <w:delText>assays</w:delText>
        </w:r>
      </w:del>
      <w:ins w:id="58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A0337C" w:rsidP="007D2867">
      <w:pPr>
        <w:keepNext/>
        <w:rPr>
          <w:ins w:id="585" w:author="Eric Boisvert" w:date="2015-10-30T04:23:00Z"/>
        </w:rPr>
      </w:pPr>
      <w:ins w:id="586"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7" w:author="Eric Boisvert" w:date="2015-10-30T04:23:00Z"/>
        </w:rPr>
      </w:pPr>
      <w:ins w:id="588" w:author="Eric Boisvert" w:date="2015-10-30T04:23:00Z">
        <w:r>
          <w:t xml:space="preserve">Figure </w:t>
        </w:r>
        <w:r>
          <w:fldChar w:fldCharType="begin"/>
        </w:r>
        <w:r>
          <w:instrText xml:space="preserve"> SEQ Figure \* ARABIC </w:instrText>
        </w:r>
      </w:ins>
      <w:r>
        <w:fldChar w:fldCharType="separate"/>
      </w:r>
      <w:ins w:id="589" w:author="Eric Boisvert" w:date="2016-01-19T19:09:00Z">
        <w:r w:rsidR="00302FB5">
          <w:rPr>
            <w:noProof/>
          </w:rPr>
          <w:t>1</w:t>
        </w:r>
      </w:ins>
      <w:ins w:id="590"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59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3" w:name="_Toc439943432"/>
      <w:r>
        <w:rPr>
          <w:lang w:val="en-CA"/>
        </w:rPr>
        <w:t>Portrayal</w:t>
      </w:r>
      <w:bookmarkEnd w:id="593"/>
    </w:p>
    <w:p w14:paraId="56C550D5" w14:textId="77777777" w:rsidR="00865F5F" w:rsidRDefault="00865F5F" w:rsidP="009459BF">
      <w:pPr>
        <w:rPr>
          <w:ins w:id="594"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5" w:author="Steve Richard" w:date="2015-10-12T18:16:00Z">
        <w:r w:rsidR="009367D1">
          <w:rPr>
            <w:lang w:val="en-CA"/>
          </w:rPr>
          <w:t>, particularly ad</w:t>
        </w:r>
      </w:ins>
      <w:ins w:id="596" w:author="Eric Boisvert" w:date="2015-10-27T16:54:00Z">
        <w:r w:rsidR="005424AC">
          <w:rPr>
            <w:lang w:val="en-CA"/>
          </w:rPr>
          <w:t>a</w:t>
        </w:r>
      </w:ins>
      <w:ins w:id="597" w:author="Steve Richard" w:date="2015-10-12T18:16:00Z">
        <w:del w:id="598" w:author="Eric Boisvert" w:date="2015-10-27T16:54:00Z">
          <w:r w:rsidR="009367D1" w:rsidDel="005424AC">
            <w:rPr>
              <w:lang w:val="en-CA"/>
            </w:rPr>
            <w:delText>o</w:delText>
          </w:r>
        </w:del>
        <w:r w:rsidR="009367D1">
          <w:rPr>
            <w:lang w:val="en-CA"/>
          </w:rPr>
          <w:t xml:space="preserve">pted </w:t>
        </w:r>
        <w:del w:id="599" w:author="Eric Boisvert" w:date="2015-10-27T16:54:00Z">
          <w:r w:rsidR="009367D1" w:rsidDel="005424AC">
            <w:rPr>
              <w:lang w:val="en-CA"/>
            </w:rPr>
            <w:delText>for</w:delText>
          </w:r>
        </w:del>
      </w:ins>
      <w:ins w:id="600" w:author="Eric Boisvert" w:date="2015-10-27T16:54:00Z">
        <w:r w:rsidR="005424AC">
          <w:rPr>
            <w:lang w:val="en-CA"/>
          </w:rPr>
          <w:t>to</w:t>
        </w:r>
      </w:ins>
      <w:ins w:id="601" w:author="Steve Richard" w:date="2015-10-12T18:16:00Z">
        <w:r w:rsidR="009367D1">
          <w:rPr>
            <w:lang w:val="en-CA"/>
          </w:rPr>
          <w:t xml:space="preserve"> geographic visualization</w:t>
        </w:r>
      </w:ins>
      <w:ins w:id="602" w:author="Steve Richard" w:date="2015-10-12T18:17:00Z">
        <w:r w:rsidR="009367D1">
          <w:rPr>
            <w:lang w:val="en-CA"/>
          </w:rPr>
          <w:t xml:space="preserve"> with key reporting properties</w:t>
        </w:r>
      </w:ins>
      <w:r>
        <w:rPr>
          <w:lang w:val="en-CA"/>
        </w:rPr>
        <w:t xml:space="preserve">.  The use case </w:t>
      </w:r>
      <w:del w:id="603" w:author="Steve Richard" w:date="2015-10-12T18:17:00Z">
        <w:r w:rsidDel="009367D1">
          <w:rPr>
            <w:lang w:val="en-CA"/>
          </w:rPr>
          <w:delText xml:space="preserve">sought </w:delText>
        </w:r>
      </w:del>
      <w:ins w:id="604" w:author="Steve Richard" w:date="2015-10-12T18:17:00Z">
        <w:r w:rsidR="009367D1">
          <w:rPr>
            <w:lang w:val="en-CA"/>
          </w:rPr>
          <w:t xml:space="preserve">target </w:t>
        </w:r>
      </w:ins>
      <w:r>
        <w:rPr>
          <w:lang w:val="en-CA"/>
        </w:rPr>
        <w:t>for portrayal is</w:t>
      </w:r>
      <w:ins w:id="605" w:author="Steve Richard" w:date="2015-10-12T18:17:00Z">
        <w:r w:rsidR="009367D1">
          <w:rPr>
            <w:lang w:val="en-CA"/>
          </w:rPr>
          <w:t xml:space="preserve"> a</w:t>
        </w:r>
      </w:ins>
      <w:r>
        <w:rPr>
          <w:lang w:val="en-CA"/>
        </w:rPr>
        <w:t xml:space="preserve"> simple </w:t>
      </w:r>
      <w:del w:id="606" w:author="Steve Richard" w:date="2015-10-12T18:17:00Z">
        <w:r w:rsidDel="009367D1">
          <w:rPr>
            <w:lang w:val="en-CA"/>
          </w:rPr>
          <w:delText xml:space="preserve">layer </w:delText>
        </w:r>
      </w:del>
      <w:ins w:id="607" w:author="Steve Richard" w:date="2015-10-12T18:17:00Z">
        <w:r w:rsidR="009367D1">
          <w:rPr>
            <w:lang w:val="en-CA"/>
          </w:rPr>
          <w:t>layer-</w:t>
        </w:r>
      </w:ins>
      <w:r>
        <w:rPr>
          <w:lang w:val="en-CA"/>
        </w:rPr>
        <w:t xml:space="preserve">based application, such as web map application or GIS where the key functionality is </w:t>
      </w:r>
      <w:ins w:id="608" w:author="Eric Boisvert" w:date="2016-01-06T09:42:00Z">
        <w:r w:rsidR="00865F5F">
          <w:rPr>
            <w:lang w:val="en-CA"/>
          </w:rPr>
          <w:t xml:space="preserve">to </w:t>
        </w:r>
      </w:ins>
      <w:r>
        <w:rPr>
          <w:lang w:val="en-CA"/>
        </w:rPr>
        <w:t xml:space="preserve">display a map layer and perform simple </w:t>
      </w:r>
      <w:ins w:id="609" w:author="Eric Boisvert" w:date="2015-10-27T16:55:00Z">
        <w:r w:rsidR="005424AC">
          <w:rPr>
            <w:lang w:val="en-CA"/>
          </w:rPr>
          <w:t>identify</w:t>
        </w:r>
      </w:ins>
      <w:del w:id="610" w:author="Eric Boisvert" w:date="2015-10-27T16:55:00Z">
        <w:r w:rsidDel="005424AC">
          <w:rPr>
            <w:lang w:val="en-CA"/>
          </w:rPr>
          <w:delText>“</w:delText>
        </w:r>
      </w:del>
      <w:del w:id="611" w:author="Eric Boisvert" w:date="2015-10-27T16:54:00Z">
        <w:r w:rsidDel="005424AC">
          <w:rPr>
            <w:lang w:val="en-CA"/>
          </w:rPr>
          <w:delText>identify”</w:delText>
        </w:r>
      </w:del>
      <w:r>
        <w:rPr>
          <w:lang w:val="en-CA"/>
        </w:rPr>
        <w:t xml:space="preserve"> operations.  The classes are model</w:t>
      </w:r>
      <w:ins w:id="612"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3" w:author="Eric Boisvert" w:date="2016-01-06T09:43:00Z">
        <w:r w:rsidR="00865F5F">
          <w:rPr>
            <w:lang w:val="en-CA"/>
          </w:rPr>
          <w:t xml:space="preserve"> </w:t>
        </w:r>
      </w:ins>
      <w:ins w:id="614" w:author="Eric Boisvert" w:date="2016-01-06T09:44:00Z">
        <w:r w:rsidR="00865F5F">
          <w:rPr>
            <w:lang w:val="en-CA"/>
          </w:rPr>
          <w:t>The XML implementation (</w:t>
        </w:r>
      </w:ins>
      <w:ins w:id="61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6" w:author="Eric Boisvert" w:date="2016-01-06T09:45:00Z">
        <w:r w:rsidR="00865F5F">
          <w:rPr>
            <w:lang w:val="en-CA"/>
          </w:rPr>
          <w:t>9.5</w:t>
        </w:r>
        <w:r w:rsidR="00865F5F">
          <w:rPr>
            <w:lang w:val="en-CA"/>
          </w:rPr>
          <w:fldChar w:fldCharType="end"/>
        </w:r>
      </w:ins>
      <w:ins w:id="617" w:author="Eric Boisvert" w:date="2016-01-06T09:44:00Z">
        <w:r w:rsidR="00865F5F">
          <w:rPr>
            <w:lang w:val="en-CA"/>
          </w:rPr>
          <w:t>) is conforma</w:t>
        </w:r>
      </w:ins>
      <w:ins w:id="618" w:author="Eric Boisvert" w:date="2016-01-06T09:45:00Z">
        <w:r w:rsidR="00926101">
          <w:rPr>
            <w:lang w:val="en-CA"/>
          </w:rPr>
          <w:t>n</w:t>
        </w:r>
      </w:ins>
      <w:ins w:id="619" w:author="Eric Boisvert" w:date="2016-01-06T09:44:00Z">
        <w:r w:rsidR="00865F5F">
          <w:rPr>
            <w:lang w:val="en-CA"/>
          </w:rPr>
          <w:t>t with</w:t>
        </w:r>
      </w:ins>
      <w:ins w:id="620" w:author="Eric Boisvert" w:date="2016-01-06T09:43:00Z">
        <w:r w:rsidR="00865F5F">
          <w:rPr>
            <w:lang w:val="en-CA"/>
          </w:rPr>
          <w:t xml:space="preserve"> GML Simple Feature</w:t>
        </w:r>
      </w:ins>
      <w:ins w:id="621" w:author="Eric Boisvert" w:date="2016-01-06T09:45:00Z">
        <w:r w:rsidR="00926101">
          <w:rPr>
            <w:lang w:val="en-CA"/>
          </w:rPr>
          <w:t xml:space="preserve"> (</w:t>
        </w:r>
      </w:ins>
      <w:ins w:id="622"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3" w:author="Steve Richard" w:date="2015-10-12T18:19:00Z">
        <w:del w:id="624" w:author="Eric Boisvert" w:date="2016-01-06T09:46:00Z">
          <w:r w:rsidDel="00926101">
            <w:rPr>
              <w:lang w:val="en-CA"/>
            </w:rPr>
            <w:delText>The p</w:delText>
          </w:r>
        </w:del>
      </w:ins>
      <w:del w:id="625" w:author="Eric Boisvert" w:date="2016-01-06T09:46:00Z">
        <w:r w:rsidR="00DE0FD0" w:rsidDel="00926101">
          <w:rPr>
            <w:lang w:val="en-CA"/>
          </w:rPr>
          <w:delText>Portrayal data model provides several “pointers”,</w:delText>
        </w:r>
      </w:del>
      <w:ins w:id="626" w:author="Eric Boisvert" w:date="2016-01-06T09:46:00Z">
        <w:r w:rsidR="00926101">
          <w:rPr>
            <w:lang w:val="en-CA"/>
          </w:rPr>
          <w:t>Several fields are external references,</w:t>
        </w:r>
      </w:ins>
      <w:r w:rsidR="00DE0FD0">
        <w:rPr>
          <w:lang w:val="en-CA"/>
        </w:rPr>
        <w:t xml:space="preserve"> in the form of HTTP URI, to form a </w:t>
      </w:r>
      <w:del w:id="627" w:author="Eric Boisvert" w:date="2016-01-06T10:01:00Z">
        <w:r w:rsidR="00DE0FD0" w:rsidDel="00D318C0">
          <w:rPr>
            <w:lang w:val="en-CA"/>
          </w:rPr>
          <w:delText xml:space="preserve">sort of </w:delText>
        </w:r>
      </w:del>
      <w:r w:rsidR="00DE0FD0">
        <w:rPr>
          <w:lang w:val="en-CA"/>
        </w:rPr>
        <w:t xml:space="preserve">“switchboard” where application operating on </w:t>
      </w:r>
      <w:ins w:id="628" w:author="Eric Boisvert" w:date="2015-10-28T18:33:00Z">
        <w:r w:rsidR="00AE3B9C">
          <w:rPr>
            <w:lang w:val="en-CA"/>
          </w:rPr>
          <w:t xml:space="preserve">instances of the </w:t>
        </w:r>
      </w:ins>
      <w:r w:rsidR="00DE0FD0">
        <w:rPr>
          <w:lang w:val="en-CA"/>
        </w:rPr>
        <w:t xml:space="preserve">portrayal model </w:t>
      </w:r>
      <w:del w:id="629" w:author="Eric Boisvert" w:date="2016-01-06T09:48:00Z">
        <w:r w:rsidR="00DE0FD0" w:rsidDel="00926101">
          <w:rPr>
            <w:lang w:val="en-CA"/>
          </w:rPr>
          <w:delText xml:space="preserve">can </w:delText>
        </w:r>
      </w:del>
      <w:ins w:id="630" w:author="Eric Boisvert" w:date="2016-01-06T09:48:00Z">
        <w:r w:rsidR="00926101">
          <w:rPr>
            <w:lang w:val="en-CA"/>
          </w:rPr>
          <w:t xml:space="preserve">could </w:t>
        </w:r>
      </w:ins>
      <w:del w:id="631" w:author="Eric Boisvert" w:date="2015-10-28T18:33:00Z">
        <w:r w:rsidR="00DE0FD0" w:rsidDel="00AE3B9C">
          <w:rPr>
            <w:lang w:val="en-CA"/>
          </w:rPr>
          <w:delText xml:space="preserve">extract </w:delText>
        </w:r>
      </w:del>
      <w:ins w:id="63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3" w:author="Eric Boisvert" w:date="2016-01-06T09:58:00Z"/>
          <w:noProof/>
          <w:lang w:val="en-CA" w:eastAsia="en-CA"/>
        </w:rPr>
      </w:pPr>
    </w:p>
    <w:p w14:paraId="3B9A29C6" w14:textId="77777777" w:rsidR="00094557" w:rsidRDefault="00A0337C" w:rsidP="00094557">
      <w:pPr>
        <w:keepNext/>
        <w:rPr>
          <w:ins w:id="634" w:author="Eric Boisvert" w:date="2016-01-06T09:59:00Z"/>
        </w:rPr>
      </w:pPr>
      <w:ins w:id="635"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6" w:author="Eric Boisvert" w:date="2016-01-06T09:59:00Z">
          <w:pPr>
            <w:keepNext/>
          </w:pPr>
        </w:pPrChange>
      </w:pPr>
      <w:ins w:id="637" w:author="Eric Boisvert" w:date="2016-01-06T09:59:00Z">
        <w:r>
          <w:t xml:space="preserve">Figure </w:t>
        </w:r>
        <w:r>
          <w:fldChar w:fldCharType="begin"/>
        </w:r>
        <w:r>
          <w:instrText xml:space="preserve"> SEQ Figure \* ARABIC </w:instrText>
        </w:r>
      </w:ins>
      <w:r>
        <w:fldChar w:fldCharType="separate"/>
      </w:r>
      <w:ins w:id="638" w:author="Eric Boisvert" w:date="2016-01-19T19:09:00Z">
        <w:r w:rsidR="00302FB5">
          <w:rPr>
            <w:noProof/>
          </w:rPr>
          <w:t>2</w:t>
        </w:r>
      </w:ins>
      <w:ins w:id="639"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0" w:name="_Ref432754283"/>
      <w:bookmarkStart w:id="641" w:name="_Toc439943433"/>
      <w:r>
        <w:rPr>
          <w:lang w:val="en-CA"/>
        </w:rPr>
        <w:t>GeoSciML Basic and Extension</w:t>
      </w:r>
      <w:bookmarkEnd w:id="640"/>
      <w:bookmarkEnd w:id="641"/>
    </w:p>
    <w:p w14:paraId="159EBC38" w14:textId="77777777" w:rsidR="00681747" w:rsidRDefault="00681747" w:rsidP="00681747">
      <w:pPr>
        <w:rPr>
          <w:lang w:val="en-CA"/>
        </w:rPr>
      </w:pPr>
    </w:p>
    <w:p w14:paraId="639F925B" w14:textId="77777777" w:rsidR="00230CDE" w:rsidRDefault="00681747" w:rsidP="00681747">
      <w:pPr>
        <w:rPr>
          <w:ins w:id="642" w:author="Eric Boisvert" w:date="2016-01-16T17:26:00Z"/>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del w:id="647" w:author="Eric Boisvert" w:date="2016-01-16T17:26:00Z">
        <w:r w:rsidDel="00230CDE">
          <w:rPr>
            <w:lang w:val="en-CA"/>
          </w:rPr>
          <w:delText xml:space="preserve">.   </w:delText>
        </w:r>
      </w:del>
      <w:ins w:id="648" w:author="Eric Boisvert" w:date="2016-01-16T17:26:00Z">
        <w:r w:rsidR="00230CDE">
          <w:rPr>
            <w:lang w:val="en-CA"/>
          </w:rPr>
          <w:t xml:space="preserve">.  </w:t>
        </w:r>
      </w:ins>
    </w:p>
    <w:p w14:paraId="56FEBB16" w14:textId="77777777" w:rsidR="00230CDE" w:rsidRDefault="00A0337C">
      <w:pPr>
        <w:keepNext/>
        <w:rPr>
          <w:ins w:id="649" w:author="Eric Boisvert" w:date="2016-01-16T17:26:00Z"/>
        </w:rPr>
        <w:pPrChange w:id="650" w:author="Eric Boisvert" w:date="2016-01-16T17:26:00Z">
          <w:pPr/>
        </w:pPrChange>
      </w:pPr>
      <w:ins w:id="651"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2" w:author="Eric Boisvert" w:date="2016-01-16T17:26:00Z"/>
          <w:lang w:val="en-CA"/>
        </w:rPr>
        <w:pPrChange w:id="653" w:author="Eric Boisvert" w:date="2016-01-16T17:26:00Z">
          <w:pPr/>
        </w:pPrChange>
      </w:pPr>
      <w:ins w:id="654" w:author="Eric Boisvert" w:date="2016-01-16T17:26:00Z">
        <w:r>
          <w:t xml:space="preserve">Figure </w:t>
        </w:r>
        <w:r>
          <w:fldChar w:fldCharType="begin"/>
        </w:r>
        <w:r>
          <w:instrText xml:space="preserve"> SEQ Figure \* ARABIC </w:instrText>
        </w:r>
      </w:ins>
      <w:r>
        <w:fldChar w:fldCharType="separate"/>
      </w:r>
      <w:ins w:id="655" w:author="Eric Boisvert" w:date="2016-01-19T19:09:00Z">
        <w:r w:rsidR="00302FB5">
          <w:rPr>
            <w:noProof/>
          </w:rPr>
          <w:t>3</w:t>
        </w:r>
      </w:ins>
      <w:ins w:id="656" w:author="Eric Boisvert" w:date="2016-01-16T17:26:00Z">
        <w:r>
          <w:fldChar w:fldCharType="end"/>
        </w:r>
        <w:r>
          <w:t xml:space="preserve"> : Conceptual model</w:t>
        </w:r>
      </w:ins>
    </w:p>
    <w:p w14:paraId="15B6D491" w14:textId="77777777" w:rsidR="00230CDE" w:rsidRDefault="00230CDE" w:rsidP="00681747">
      <w:pPr>
        <w:rPr>
          <w:ins w:id="657"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8" w:author="Eric Boisvert" w:date="2016-01-06T10:03:00Z">
        <w:r w:rsidDel="00D318C0">
          <w:rPr>
            <w:lang w:val="en-CA"/>
          </w:rPr>
          <w:delText>s</w:delText>
        </w:r>
      </w:del>
      <w:r>
        <w:rPr>
          <w:lang w:val="en-CA"/>
        </w:rPr>
        <w:t xml:space="preserve"> (O&amp;M) subtypes.</w:t>
      </w:r>
    </w:p>
    <w:p w14:paraId="057035A4" w14:textId="5137847E" w:rsidR="00681747" w:rsidRDefault="00A0337C"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59" w:name="_Ref431724260"/>
      <w:r>
        <w:t xml:space="preserve">Figure </w:t>
      </w:r>
      <w:r w:rsidR="00673E83">
        <w:fldChar w:fldCharType="begin"/>
      </w:r>
      <w:r w:rsidR="00673E83">
        <w:instrText xml:space="preserve"> SEQ Figure \* ARABIC </w:instrText>
      </w:r>
      <w:r w:rsidR="00673E83">
        <w:fldChar w:fldCharType="separate"/>
      </w:r>
      <w:ins w:id="660" w:author="Eric Boisvert" w:date="2016-01-19T19:09:00Z">
        <w:r w:rsidR="00302FB5">
          <w:rPr>
            <w:noProof/>
          </w:rPr>
          <w:t>4</w:t>
        </w:r>
      </w:ins>
      <w:del w:id="661" w:author="Eric Boisvert" w:date="2015-10-30T04:23:00Z">
        <w:r w:rsidR="00090DCF" w:rsidDel="007D2867">
          <w:rPr>
            <w:noProof/>
          </w:rPr>
          <w:delText>3</w:delText>
        </w:r>
      </w:del>
      <w:r w:rsidR="00673E83">
        <w:rPr>
          <w:noProof/>
        </w:rPr>
        <w:fldChar w:fldCharType="end"/>
      </w:r>
      <w:bookmarkEnd w:id="659"/>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2" w:author="Eric Boisvert" w:date="2015-10-27T17:03:00Z">
        <w:r w:rsidDel="00B33100">
          <w:rPr>
            <w:lang w:val="en-CA"/>
          </w:rPr>
          <w:delText xml:space="preserve">Relation </w:delText>
        </w:r>
      </w:del>
      <w:ins w:id="663"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4"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5" w:author="Eric Boisvert" w:date="2016-01-09T01:16:00Z"/>
          <w:lang w:val="en-CA"/>
        </w:rPr>
        <w:pPrChange w:id="666" w:author="Eric Boisvert" w:date="2016-01-09T01:16:00Z">
          <w:pPr/>
        </w:pPrChange>
      </w:pPr>
      <w:bookmarkStart w:id="667" w:name="_Ref440065627"/>
      <w:ins w:id="668" w:author="Eric Boisvert" w:date="2016-01-09T01:15:00Z">
        <w:r>
          <w:rPr>
            <w:lang w:val="en-CA"/>
          </w:rPr>
          <w:t>AbstractDescription classes</w:t>
        </w:r>
      </w:ins>
      <w:bookmarkEnd w:id="667"/>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A0337C"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69" w:author="Eric Boisvert" w:date="2016-01-19T19:09:00Z">
        <w:r w:rsidR="00302FB5">
          <w:rPr>
            <w:noProof/>
          </w:rPr>
          <w:t>5</w:t>
        </w:r>
      </w:ins>
      <w:del w:id="670"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1" w:author="Boisvert, Eric" w:date="2015-10-16T08:01:00Z">
        <w:r w:rsidR="000077DC">
          <w:t>n</w:t>
        </w:r>
      </w:ins>
      <w:r w:rsidR="00861954">
        <w:t xml:space="preserve"> </w:t>
      </w:r>
      <w:ins w:id="672" w:author="Boisvert, Eric" w:date="2015-10-16T08:01:00Z">
        <w:r w:rsidR="000077DC">
          <w:t xml:space="preserve">extension </w:t>
        </w:r>
      </w:ins>
      <w:r w:rsidR="00861954">
        <w:t xml:space="preserve">pattern </w:t>
      </w:r>
      <w:del w:id="673" w:author="Boisvert, Eric" w:date="2015-10-16T08:01:00Z">
        <w:r w:rsidR="00861954" w:rsidDel="000077DC">
          <w:delText xml:space="preserve">extension </w:delText>
        </w:r>
      </w:del>
      <w:r w:rsidR="00861954">
        <w:t xml:space="preserve">by </w:t>
      </w:r>
      <w:ins w:id="674" w:author="Eric Boisvert" w:date="2016-01-09T01:16:00Z">
        <w:r w:rsidR="00895888">
          <w:t xml:space="preserve">abstract </w:t>
        </w:r>
      </w:ins>
      <w:r w:rsidR="00861954">
        <w:t>property blocks</w:t>
      </w:r>
      <w:ins w:id="675"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A0337C"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6" w:author="Eric Boisvert" w:date="2016-01-19T19:09:00Z">
        <w:r w:rsidR="00302FB5">
          <w:rPr>
            <w:noProof/>
          </w:rPr>
          <w:t>6</w:t>
        </w:r>
      </w:ins>
      <w:del w:id="677" w:author="Eric Boisvert" w:date="2015-10-30T04:23:00Z">
        <w:r w:rsidR="00090DCF" w:rsidDel="007D2867">
          <w:rPr>
            <w:noProof/>
          </w:rPr>
          <w:delText>5</w:delText>
        </w:r>
      </w:del>
      <w:r w:rsidR="00673E83">
        <w:rPr>
          <w:noProof/>
        </w:rPr>
        <w:fldChar w:fldCharType="end"/>
      </w:r>
      <w:r>
        <w:t xml:space="preserve"> : Extension pattern using a property block (</w:t>
      </w:r>
      <w:ins w:id="678"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79" w:author="Boisvert, Eric" w:date="2015-10-16T08:08:00Z"/>
        </w:rPr>
      </w:pPr>
      <w:ins w:id="680" w:author="Boisvert, Eric" w:date="2015-10-16T08:00:00Z">
        <w:r>
          <w:t xml:space="preserve">GeoSciML Basic contains </w:t>
        </w:r>
      </w:ins>
      <w:ins w:id="681" w:author="Boisvert, Eric" w:date="2015-10-16T08:19:00Z">
        <w:r>
          <w:t>9</w:t>
        </w:r>
      </w:ins>
      <w:ins w:id="682" w:author="Boisvert, Eric" w:date="2015-10-16T08:00:00Z">
        <w:r>
          <w:t xml:space="preserve"> </w:t>
        </w:r>
      </w:ins>
      <w:ins w:id="683" w:author="Boisvert, Eric" w:date="2015-10-16T08:06:00Z">
        <w:r>
          <w:t>stu</w:t>
        </w:r>
      </w:ins>
      <w:ins w:id="684" w:author="Boisvert, Eric" w:date="2015-10-16T08:07:00Z">
        <w:r>
          <w:t>b</w:t>
        </w:r>
      </w:ins>
      <w:ins w:id="685" w:author="Boisvert, Eric" w:date="2015-10-16T08:06:00Z">
        <w:r>
          <w:t xml:space="preserve"> </w:t>
        </w:r>
      </w:ins>
      <w:ins w:id="686" w:author="Boisvert, Eric" w:date="2015-10-16T08:07:00Z">
        <w:r>
          <w:t xml:space="preserve">abstract </w:t>
        </w:r>
      </w:ins>
      <w:ins w:id="687" w:author="Boisvert, Eric" w:date="2015-10-16T08:06:00Z">
        <w:r>
          <w:t>classes</w:t>
        </w:r>
      </w:ins>
      <w:ins w:id="688" w:author="Boisvert, Eric" w:date="2015-10-16T08:19:00Z">
        <w:r>
          <w:t xml:space="preserve"> </w:t>
        </w:r>
      </w:ins>
      <w:del w:id="689" w:author="Eric Boisvert" w:date="2016-01-09T01:17:00Z">
        <w:r w:rsidR="00595C96" w:rsidDel="00895888">
          <w:delText>concretised</w:delText>
        </w:r>
      </w:del>
      <w:ins w:id="690" w:author="Boisvert, Eric" w:date="2015-10-16T08:19:00Z">
        <w:del w:id="691" w:author="Eric Boisvert" w:date="2016-01-09T01:17:00Z">
          <w:r w:rsidDel="00895888">
            <w:delText xml:space="preserve"> </w:delText>
          </w:r>
        </w:del>
      </w:ins>
      <w:ins w:id="692" w:author="Eric Boisvert" w:date="2016-01-09T01:17:00Z">
        <w:r w:rsidR="00895888">
          <w:t xml:space="preserve">materialised </w:t>
        </w:r>
      </w:ins>
      <w:ins w:id="693" w:author="Boisvert, Eric" w:date="2015-10-16T08:19:00Z">
        <w:r>
          <w:t>in GeoSciML extension</w:t>
        </w:r>
      </w:ins>
      <w:ins w:id="694" w:author="Boisvert, Eric" w:date="2015-10-16T08:20:00Z">
        <w:r>
          <w:t xml:space="preserve"> (</w:t>
        </w:r>
        <w:r>
          <w:fldChar w:fldCharType="begin"/>
        </w:r>
        <w:r>
          <w:instrText xml:space="preserve"> REF _Ref432746974 \h </w:instrText>
        </w:r>
      </w:ins>
      <w:r>
        <w:fldChar w:fldCharType="separate"/>
      </w:r>
      <w:ins w:id="695" w:author="Boisvert, Eric" w:date="2015-10-16T08:20:00Z">
        <w:r>
          <w:t xml:space="preserve">Table </w:t>
        </w:r>
        <w:r>
          <w:rPr>
            <w:noProof/>
          </w:rPr>
          <w:t>1</w:t>
        </w:r>
        <w:r>
          <w:fldChar w:fldCharType="end"/>
        </w:r>
        <w:r>
          <w:t>)</w:t>
        </w:r>
      </w:ins>
      <w:ins w:id="696" w:author="Boisvert, Eric" w:date="2015-10-16T08:19:00Z">
        <w:r>
          <w:t>.</w:t>
        </w:r>
      </w:ins>
    </w:p>
    <w:p w14:paraId="434C3884" w14:textId="50875018" w:rsidR="000077DC" w:rsidRDefault="000077DC" w:rsidP="004D3EF3">
      <w:pPr>
        <w:pStyle w:val="Caption"/>
        <w:keepNext/>
        <w:rPr>
          <w:ins w:id="697" w:author="Boisvert, Eric" w:date="2015-10-16T08:20:00Z"/>
        </w:rPr>
      </w:pPr>
      <w:bookmarkStart w:id="698" w:name="_Ref432746974"/>
      <w:ins w:id="699" w:author="Boisvert, Eric" w:date="2015-10-16T08:20:00Z">
        <w:r>
          <w:t xml:space="preserve">Table </w:t>
        </w:r>
        <w:r>
          <w:fldChar w:fldCharType="begin"/>
        </w:r>
        <w:r>
          <w:instrText xml:space="preserve"> SEQ Table \* ARABIC </w:instrText>
        </w:r>
      </w:ins>
      <w:r>
        <w:fldChar w:fldCharType="separate"/>
      </w:r>
      <w:r w:rsidR="00292781">
        <w:rPr>
          <w:noProof/>
        </w:rPr>
        <w:t>1</w:t>
      </w:r>
      <w:ins w:id="700" w:author="Boisvert, Eric" w:date="2015-10-16T08:20:00Z">
        <w:r>
          <w:fldChar w:fldCharType="end"/>
        </w:r>
        <w:bookmarkEnd w:id="698"/>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2" w:author="Boisvert, Eric" w:date="2015-10-16T08:08:00Z"/>
                <w:rFonts w:ascii="Calibri" w:hAnsi="Calibri"/>
                <w:b/>
                <w:bCs/>
                <w:color w:val="000000"/>
                <w:sz w:val="20"/>
                <w:szCs w:val="20"/>
              </w:rPr>
            </w:pPr>
            <w:ins w:id="70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4" w:author="Boisvert, Eric" w:date="2015-10-16T08:08:00Z"/>
                <w:rFonts w:ascii="Calibri" w:hAnsi="Calibri"/>
                <w:b/>
                <w:bCs/>
                <w:color w:val="000000"/>
                <w:sz w:val="20"/>
                <w:szCs w:val="20"/>
              </w:rPr>
            </w:pPr>
            <w:ins w:id="70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7" w:author="Boisvert, Eric" w:date="2015-10-16T08:08:00Z"/>
                <w:rFonts w:ascii="Calibri" w:hAnsi="Calibri"/>
                <w:b/>
                <w:bCs/>
                <w:color w:val="000000"/>
                <w:sz w:val="20"/>
                <w:szCs w:val="20"/>
              </w:rPr>
            </w:pPr>
            <w:ins w:id="70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09" w:author="Boisvert, Eric" w:date="2015-10-16T08:08:00Z"/>
                <w:rFonts w:ascii="Calibri" w:hAnsi="Calibri"/>
                <w:color w:val="000000"/>
                <w:sz w:val="20"/>
                <w:szCs w:val="20"/>
              </w:rPr>
            </w:pPr>
            <w:ins w:id="710" w:author="Boisvert, Eric" w:date="2015-10-16T08:10:00Z">
              <w:r w:rsidRPr="00D970E9">
                <w:rPr>
                  <w:rFonts w:ascii="Calibri" w:hAnsi="Calibri"/>
                  <w:color w:val="000000"/>
                  <w:sz w:val="20"/>
                  <w:szCs w:val="20"/>
                </w:rPr>
                <w:t>Association class p</w:t>
              </w:r>
            </w:ins>
            <w:ins w:id="711"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2" w:author="Boisvert, Eric" w:date="2015-10-16T08:08:00Z"/>
        </w:trPr>
        <w:tc>
          <w:tcPr>
            <w:tcW w:w="4361" w:type="dxa"/>
            <w:shd w:val="clear" w:color="auto" w:fill="auto"/>
          </w:tcPr>
          <w:p w14:paraId="58414791" w14:textId="3AD58F04" w:rsidR="000077DC" w:rsidRPr="000A793F" w:rsidRDefault="000077DC" w:rsidP="00DA2FDF">
            <w:pPr>
              <w:rPr>
                <w:ins w:id="713" w:author="Boisvert, Eric" w:date="2015-10-16T08:08:00Z"/>
                <w:rFonts w:ascii="Calibri" w:hAnsi="Calibri"/>
                <w:b/>
                <w:bCs/>
                <w:color w:val="000000"/>
                <w:sz w:val="20"/>
                <w:szCs w:val="20"/>
              </w:rPr>
            </w:pPr>
            <w:ins w:id="714"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5" w:author="Boisvert, Eric" w:date="2015-10-16T08:08:00Z"/>
                <w:rFonts w:ascii="Calibri" w:hAnsi="Calibri"/>
                <w:color w:val="000000"/>
                <w:sz w:val="20"/>
                <w:szCs w:val="20"/>
              </w:rPr>
            </w:pPr>
            <w:ins w:id="716" w:author="Boisvert, Eric" w:date="2015-10-16T08:14:00Z">
              <w:r w:rsidRPr="00D970E9">
                <w:rPr>
                  <w:rFonts w:ascii="Calibri" w:hAnsi="Calibri"/>
                  <w:color w:val="000000"/>
                  <w:sz w:val="20"/>
                  <w:szCs w:val="20"/>
                </w:rPr>
                <w:t>Detailed</w:t>
              </w:r>
            </w:ins>
            <w:ins w:id="717" w:author="Boisvert, Eric" w:date="2015-10-16T08:11:00Z">
              <w:r w:rsidRPr="00D970E9">
                <w:rPr>
                  <w:rFonts w:ascii="Calibri" w:hAnsi="Calibri"/>
                  <w:color w:val="000000"/>
                  <w:sz w:val="20"/>
                  <w:szCs w:val="20"/>
                </w:rPr>
                <w:t xml:space="preserve"> earth material description </w:t>
              </w:r>
            </w:ins>
            <w:ins w:id="718" w:author="Boisvert, Eric" w:date="2015-10-16T08:14:00Z">
              <w:r w:rsidRPr="00D970E9">
                <w:rPr>
                  <w:rFonts w:ascii="Calibri" w:hAnsi="Calibri"/>
                  <w:color w:val="000000"/>
                  <w:sz w:val="20"/>
                  <w:szCs w:val="20"/>
                </w:rPr>
                <w:t xml:space="preserve">placeholder </w:t>
              </w:r>
            </w:ins>
            <w:ins w:id="719" w:author="Boisvert, Eric" w:date="2015-10-16T08:11:00Z">
              <w:r w:rsidRPr="00D970E9">
                <w:rPr>
                  <w:rFonts w:ascii="Calibri" w:hAnsi="Calibri"/>
                  <w:color w:val="000000"/>
                  <w:sz w:val="20"/>
                  <w:szCs w:val="20"/>
                </w:rPr>
                <w:t>for GeologicUnit and EarthM</w:t>
              </w:r>
            </w:ins>
            <w:ins w:id="720"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2" w:author="Boisvert, Eric" w:date="2015-10-16T08:08:00Z"/>
                <w:rFonts w:ascii="Calibri" w:hAnsi="Calibri"/>
                <w:b/>
                <w:bCs/>
                <w:color w:val="000000"/>
                <w:sz w:val="20"/>
                <w:szCs w:val="20"/>
              </w:rPr>
            </w:pPr>
            <w:ins w:id="72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4" w:author="Boisvert, Eric" w:date="2015-10-16T08:08:00Z"/>
                <w:rFonts w:ascii="Calibri" w:hAnsi="Calibri"/>
                <w:color w:val="000000"/>
                <w:sz w:val="20"/>
                <w:szCs w:val="20"/>
              </w:rPr>
            </w:pPr>
            <w:ins w:id="725" w:author="Boisvert, Eric" w:date="2015-10-16T08:14:00Z">
              <w:r w:rsidRPr="00D970E9">
                <w:rPr>
                  <w:rFonts w:ascii="Calibri" w:hAnsi="Calibri"/>
                  <w:color w:val="000000"/>
                  <w:sz w:val="20"/>
                  <w:szCs w:val="20"/>
                </w:rPr>
                <w:t>Detailed</w:t>
              </w:r>
            </w:ins>
            <w:ins w:id="726" w:author="Boisvert, Eric" w:date="2015-10-16T08:12:00Z">
              <w:r w:rsidRPr="00D970E9">
                <w:rPr>
                  <w:rFonts w:ascii="Calibri" w:hAnsi="Calibri"/>
                  <w:color w:val="000000"/>
                  <w:sz w:val="20"/>
                  <w:szCs w:val="20"/>
                </w:rPr>
                <w:t xml:space="preserve"> geologic unit description</w:t>
              </w:r>
            </w:ins>
            <w:ins w:id="727" w:author="Boisvert, Eric" w:date="2015-10-16T08:14:00Z">
              <w:r w:rsidRPr="00D970E9">
                <w:rPr>
                  <w:rFonts w:ascii="Calibri" w:hAnsi="Calibri"/>
                  <w:color w:val="000000"/>
                  <w:sz w:val="20"/>
                  <w:szCs w:val="20"/>
                </w:rPr>
                <w:t xml:space="preserve"> placeholder</w:t>
              </w:r>
            </w:ins>
            <w:ins w:id="728"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29" w:author="Boisvert, Eric" w:date="2015-10-16T08:13:00Z"/>
        </w:trPr>
        <w:tc>
          <w:tcPr>
            <w:tcW w:w="4361" w:type="dxa"/>
            <w:shd w:val="clear" w:color="auto" w:fill="auto"/>
          </w:tcPr>
          <w:p w14:paraId="744760CE" w14:textId="2D65AB9E"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2" w:author="Boisvert, Eric" w:date="2015-10-16T08:13:00Z"/>
                <w:rFonts w:ascii="Calibri" w:hAnsi="Calibri"/>
                <w:color w:val="000000"/>
                <w:sz w:val="20"/>
                <w:szCs w:val="20"/>
              </w:rPr>
            </w:pPr>
            <w:ins w:id="733" w:author="Boisvert, Eric" w:date="2015-10-16T08:14:00Z">
              <w:r w:rsidRPr="00D970E9">
                <w:rPr>
                  <w:rFonts w:ascii="Calibri" w:hAnsi="Calibri"/>
                  <w:color w:val="000000"/>
                  <w:sz w:val="20"/>
                  <w:szCs w:val="20"/>
                </w:rPr>
                <w:t>Detailed geologic event description placeholder for GeologicEvent</w:t>
              </w:r>
            </w:ins>
            <w:ins w:id="734"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6" w:author="Boisvert, Eric" w:date="2015-10-16T08:13:00Z"/>
                <w:rFonts w:ascii="Calibri" w:hAnsi="Calibri"/>
                <w:b/>
                <w:bCs/>
                <w:color w:val="000000"/>
                <w:sz w:val="20"/>
                <w:szCs w:val="20"/>
              </w:rPr>
            </w:pPr>
            <w:ins w:id="73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8" w:author="Boisvert, Eric" w:date="2015-10-16T08:13:00Z"/>
                <w:rFonts w:ascii="Calibri" w:hAnsi="Calibri"/>
                <w:color w:val="000000"/>
                <w:sz w:val="20"/>
                <w:szCs w:val="20"/>
              </w:rPr>
            </w:pPr>
            <w:ins w:id="739"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0" w:author="Boisvert, Eric" w:date="2015-10-16T08:13:00Z"/>
        </w:trPr>
        <w:tc>
          <w:tcPr>
            <w:tcW w:w="4361" w:type="dxa"/>
            <w:shd w:val="clear" w:color="auto" w:fill="auto"/>
          </w:tcPr>
          <w:p w14:paraId="2AAB0063" w14:textId="611519DF" w:rsidR="000077DC" w:rsidRPr="00D970E9" w:rsidRDefault="000077DC" w:rsidP="00DA2FDF">
            <w:pPr>
              <w:rPr>
                <w:ins w:id="741" w:author="Boisvert, Eric" w:date="2015-10-16T08:13:00Z"/>
                <w:rFonts w:ascii="Calibri" w:hAnsi="Calibri"/>
                <w:b/>
                <w:bCs/>
                <w:color w:val="000000"/>
                <w:sz w:val="20"/>
                <w:szCs w:val="20"/>
              </w:rPr>
            </w:pPr>
            <w:ins w:id="74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3" w:author="Boisvert, Eric" w:date="2015-10-16T08:13:00Z"/>
                <w:rFonts w:ascii="Calibri" w:hAnsi="Calibri"/>
                <w:color w:val="000000"/>
                <w:sz w:val="20"/>
                <w:szCs w:val="20"/>
              </w:rPr>
            </w:pPr>
            <w:ins w:id="744" w:author="Boisvert, Eric" w:date="2015-10-16T08:16:00Z">
              <w:r w:rsidRPr="00D970E9">
                <w:rPr>
                  <w:rFonts w:ascii="Calibri" w:hAnsi="Calibri"/>
                  <w:color w:val="000000"/>
                  <w:sz w:val="20"/>
                  <w:szCs w:val="20"/>
                </w:rPr>
                <w:t xml:space="preserve">Detailed foliation description placeholder for </w:t>
              </w:r>
            </w:ins>
            <w:ins w:id="74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7" w:author="Boisvert, Eric" w:date="2015-10-16T08:16:00Z"/>
                <w:rFonts w:ascii="Calibri" w:hAnsi="Calibri"/>
                <w:b/>
                <w:bCs/>
                <w:color w:val="000000"/>
                <w:sz w:val="20"/>
                <w:szCs w:val="20"/>
              </w:rPr>
            </w:pPr>
            <w:ins w:id="74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49" w:author="Boisvert, Eric" w:date="2015-10-16T08:16:00Z"/>
                <w:rFonts w:ascii="Calibri" w:hAnsi="Calibri"/>
                <w:color w:val="000000"/>
                <w:sz w:val="20"/>
                <w:szCs w:val="20"/>
              </w:rPr>
            </w:pPr>
            <w:ins w:id="750"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1" w:author="Boisvert, Eric" w:date="2015-10-16T08:16:00Z"/>
        </w:trPr>
        <w:tc>
          <w:tcPr>
            <w:tcW w:w="4361" w:type="dxa"/>
            <w:shd w:val="clear" w:color="auto" w:fill="auto"/>
          </w:tcPr>
          <w:p w14:paraId="31DE7313" w14:textId="534D15EA" w:rsidR="000077DC" w:rsidRPr="00D970E9" w:rsidRDefault="000077DC" w:rsidP="00DA2FDF">
            <w:pPr>
              <w:rPr>
                <w:ins w:id="752" w:author="Boisvert, Eric" w:date="2015-10-16T08:16:00Z"/>
                <w:rFonts w:ascii="Calibri" w:hAnsi="Calibri"/>
                <w:b/>
                <w:bCs/>
                <w:color w:val="000000"/>
                <w:sz w:val="20"/>
                <w:szCs w:val="20"/>
              </w:rPr>
            </w:pPr>
            <w:ins w:id="75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4" w:author="Boisvert, Eric" w:date="2015-10-16T08:16:00Z"/>
                <w:rFonts w:ascii="Calibri" w:hAnsi="Calibri"/>
                <w:color w:val="000000"/>
                <w:sz w:val="20"/>
                <w:szCs w:val="20"/>
              </w:rPr>
            </w:pPr>
            <w:ins w:id="755"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6"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7" w:author="Boisvert, Eric" w:date="2015-10-16T08:16:00Z"/>
                <w:rFonts w:ascii="Calibri" w:hAnsi="Calibri"/>
                <w:b/>
                <w:bCs/>
                <w:color w:val="000000"/>
                <w:sz w:val="20"/>
                <w:szCs w:val="20"/>
              </w:rPr>
            </w:pPr>
            <w:ins w:id="758" w:author="Boisvert, Eric" w:date="2015-10-16T08:17:00Z">
              <w:r w:rsidRPr="00D970E9">
                <w:rPr>
                  <w:rFonts w:ascii="Calibri" w:hAnsi="Calibri"/>
                  <w:b/>
                  <w:bCs/>
                  <w:color w:val="000000"/>
                  <w:sz w:val="20"/>
                  <w:szCs w:val="20"/>
                </w:rPr>
                <w:t>Geomorphologic</w:t>
              </w:r>
            </w:ins>
            <w:ins w:id="759"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0" w:author="Boisvert, Eric" w:date="2015-10-16T08:16:00Z"/>
                <w:rFonts w:ascii="Calibri" w:hAnsi="Calibri"/>
                <w:color w:val="000000"/>
                <w:sz w:val="20"/>
                <w:szCs w:val="20"/>
              </w:rPr>
            </w:pPr>
            <w:ins w:id="761"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2"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3" w:author="Eric Boisvert" w:date="2016-01-09T14:36:00Z"/>
        </w:rPr>
      </w:pPr>
      <w:ins w:id="764" w:author="Eric Boisvert" w:date="2016-01-09T14:36:00Z">
        <w:r>
          <w:t xml:space="preserve">The GeoSciML SWG is aware that this pattern </w:t>
        </w:r>
      </w:ins>
      <w:ins w:id="765" w:author="Eric Boisvert" w:date="2016-01-09T14:37:00Z">
        <w:r>
          <w:t>contrevene</w:t>
        </w:r>
      </w:ins>
      <w:ins w:id="766" w:author="Eric Boisvert" w:date="2016-01-09T14:36:00Z">
        <w:r>
          <w:t xml:space="preserve"> </w:t>
        </w:r>
      </w:ins>
      <w:ins w:id="767" w:author="Eric Boisvert" w:date="2016-01-09T14:37:00Z">
        <w:r>
          <w:t>a basic rule of ISO 19109 (</w:t>
        </w:r>
      </w:ins>
      <w:ins w:id="768" w:author="Eric Boisvert" w:date="2016-01-09T14:38:00Z">
        <w:r>
          <w:t>/req/uml/structure</w:t>
        </w:r>
      </w:ins>
      <w:ins w:id="769" w:author="Eric Boisvert" w:date="2016-01-09T14:37:00Z">
        <w:r>
          <w:t>)</w:t>
        </w:r>
      </w:ins>
      <w:ins w:id="770" w:author="Eric Boisvert" w:date="2016-01-09T14:38:00Z">
        <w:r>
          <w:t xml:space="preserve"> that states “</w:t>
        </w:r>
        <w:r w:rsidRPr="00F05019">
          <w:rPr>
            <w:i/>
            <w:rPrChange w:id="771" w:author="Eric Boisvert" w:date="2016-01-09T14:38:00Z">
              <w:rPr/>
            </w:rPrChange>
          </w:rPr>
          <w:t>All CLASSES used within an application schema for data transfer shall be instantiable, or if abstract, shall have non-abstract specializations.</w:t>
        </w:r>
        <w:r>
          <w:t>”</w:t>
        </w:r>
      </w:ins>
      <w:ins w:id="772" w:author="Eric Boisvert" w:date="2016-01-09T14:39:00Z">
        <w:r w:rsidR="000466A0">
          <w:t xml:space="preserve"> (</w:t>
        </w:r>
        <w:commentRangeStart w:id="773"/>
        <w:r w:rsidR="000466A0">
          <w:t>clause 8.2.6 of ISO 19109</w:t>
        </w:r>
      </w:ins>
      <w:ins w:id="774" w:author="Eric Boisvert" w:date="2016-01-09T14:40:00Z">
        <w:r w:rsidR="000466A0">
          <w:t>:2015</w:t>
        </w:r>
        <w:commentRangeEnd w:id="773"/>
        <w:r w:rsidR="000466A0">
          <w:rPr>
            <w:rStyle w:val="CommentReference"/>
          </w:rPr>
          <w:commentReference w:id="773"/>
        </w:r>
        <w:r w:rsidR="000466A0">
          <w:t>)</w:t>
        </w:r>
      </w:ins>
    </w:p>
    <w:p w14:paraId="166DC55F" w14:textId="38605A4A" w:rsidR="00F05019" w:rsidRPr="00DA2FDF" w:rsidRDefault="000466A0" w:rsidP="00DA2FDF">
      <w:ins w:id="775" w:author="Eric Boisvert" w:date="2016-01-09T14:42:00Z">
        <w:r>
          <w:t>Because of the restriction</w:t>
        </w:r>
      </w:ins>
      <w:ins w:id="776" w:author="Eric Boisvert" w:date="2016-01-09T14:43:00Z">
        <w:r>
          <w:t>s</w:t>
        </w:r>
      </w:ins>
      <w:ins w:id="777" w:author="Eric Boisvert" w:date="2016-01-09T14:42:00Z">
        <w:r>
          <w:t xml:space="preserve"> of UML and XSD,</w:t>
        </w:r>
      </w:ins>
      <w:ins w:id="778" w:author="Eric Boisvert" w:date="2016-01-09T14:43:00Z">
        <w:r>
          <w:t xml:space="preserve"> it is felt that this pattern is the only usable extension pattern available.  It should be noted that this pattern </w:t>
        </w:r>
        <w:commentRangeStart w:id="779"/>
        <w:r>
          <w:t>is used by other communities.</w:t>
        </w:r>
      </w:ins>
      <w:ins w:id="780" w:author="Eric Boisvert" w:date="2016-01-09T14:42:00Z">
        <w:r>
          <w:t xml:space="preserve"> </w:t>
        </w:r>
      </w:ins>
      <w:commentRangeEnd w:id="779"/>
      <w:ins w:id="781" w:author="Eric Boisvert" w:date="2016-01-09T14:44:00Z">
        <w:r>
          <w:rPr>
            <w:rStyle w:val="CommentReference"/>
          </w:rPr>
          <w:commentReference w:id="779"/>
        </w:r>
      </w:ins>
    </w:p>
    <w:p w14:paraId="79B93D23" w14:textId="77777777" w:rsidR="009459BF" w:rsidRPr="009459BF" w:rsidRDefault="009A7B37" w:rsidP="009459BF">
      <w:pPr>
        <w:pStyle w:val="Heading1"/>
        <w:rPr>
          <w:lang w:val="en-CA"/>
        </w:rPr>
      </w:pPr>
      <w:bookmarkStart w:id="782" w:name="_Toc439943434"/>
      <w:r w:rsidRPr="00D12552">
        <w:rPr>
          <w:lang w:val="en-CA"/>
        </w:rPr>
        <w:t>Conventions</w:t>
      </w:r>
      <w:bookmarkEnd w:id="782"/>
    </w:p>
    <w:p w14:paraId="526B5110" w14:textId="77777777" w:rsidR="00695378" w:rsidRPr="00D12552" w:rsidRDefault="00695378" w:rsidP="00695378">
      <w:pPr>
        <w:pStyle w:val="Heading2"/>
        <w:rPr>
          <w:lang w:val="en-CA"/>
        </w:rPr>
      </w:pPr>
      <w:bookmarkStart w:id="783" w:name="_Ref439663710"/>
      <w:bookmarkStart w:id="784" w:name="_Toc439943435"/>
      <w:r w:rsidRPr="00D12552">
        <w:rPr>
          <w:lang w:val="en-CA"/>
        </w:rPr>
        <w:t>Requirement classe</w:t>
      </w:r>
      <w:bookmarkEnd w:id="783"/>
      <w:bookmarkEnd w:id="784"/>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5" w:name="_Toc377112004"/>
      <w:bookmarkStart w:id="786" w:name="_Toc428885193"/>
      <w:bookmarkStart w:id="787" w:name="_Ref439663763"/>
      <w:bookmarkStart w:id="788" w:name="_Toc439943436"/>
      <w:r w:rsidRPr="00D12552">
        <w:rPr>
          <w:lang w:val="en-CA"/>
        </w:rPr>
        <w:t>Requirement</w:t>
      </w:r>
      <w:bookmarkEnd w:id="785"/>
      <w:bookmarkEnd w:id="786"/>
      <w:bookmarkEnd w:id="787"/>
      <w:bookmarkEnd w:id="788"/>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89" w:name="_Toc356480502"/>
      <w:bookmarkStart w:id="790" w:name="_Toc377112005"/>
      <w:bookmarkStart w:id="791" w:name="_Toc428885194"/>
      <w:bookmarkStart w:id="792" w:name="_Toc439943437"/>
      <w:bookmarkStart w:id="793" w:name="_Toc356480505"/>
      <w:r w:rsidRPr="00D12552">
        <w:rPr>
          <w:lang w:val="en-CA"/>
        </w:rPr>
        <w:t>Conformance class</w:t>
      </w:r>
      <w:bookmarkEnd w:id="789"/>
      <w:bookmarkEnd w:id="790"/>
      <w:bookmarkEnd w:id="791"/>
      <w:bookmarkEnd w:id="79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4"/>
      <w:r w:rsidR="00A17543" w:rsidRPr="00D12552">
        <w:rPr>
          <w:rStyle w:val="CommentReference"/>
          <w:lang w:val="en-CA"/>
        </w:rPr>
        <w:commentReference w:id="794"/>
      </w:r>
    </w:p>
    <w:p w14:paraId="7652C4D3" w14:textId="77777777" w:rsidR="00695378" w:rsidRPr="00D12552" w:rsidRDefault="00695378" w:rsidP="00695378">
      <w:pPr>
        <w:pStyle w:val="Heading2"/>
        <w:rPr>
          <w:lang w:val="en-CA"/>
        </w:rPr>
      </w:pPr>
      <w:bookmarkStart w:id="795" w:name="_Toc377112006"/>
      <w:bookmarkStart w:id="796" w:name="_Toc428885195"/>
      <w:bookmarkStart w:id="797" w:name="_Toc439943438"/>
      <w:r w:rsidRPr="00D12552">
        <w:rPr>
          <w:lang w:val="en-CA"/>
        </w:rPr>
        <w:t>Identifiers</w:t>
      </w:r>
      <w:bookmarkEnd w:id="793"/>
      <w:bookmarkEnd w:id="795"/>
      <w:bookmarkEnd w:id="796"/>
      <w:bookmarkEnd w:id="79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8" w:name="_Toc439943439"/>
      <w:commentRangeStart w:id="799"/>
      <w:r w:rsidRPr="00D12552">
        <w:rPr>
          <w:lang w:val="en-CA"/>
        </w:rPr>
        <w:t>Clauses not Containing Normative Material</w:t>
      </w:r>
      <w:commentRangeEnd w:id="799"/>
      <w:r w:rsidR="00F85F80">
        <w:rPr>
          <w:rStyle w:val="CommentReference"/>
          <w:b w:val="0"/>
          <w:bCs w:val="0"/>
        </w:rPr>
        <w:commentReference w:id="799"/>
      </w:r>
      <w:bookmarkEnd w:id="798"/>
    </w:p>
    <w:p w14:paraId="1279C72D" w14:textId="1E4C75B1" w:rsidR="009A7B37" w:rsidRPr="00D12552" w:rsidRDefault="009A7B37">
      <w:pPr>
        <w:rPr>
          <w:lang w:val="en-CA"/>
        </w:rPr>
      </w:pPr>
      <w:r w:rsidRPr="00D12552">
        <w:rPr>
          <w:lang w:val="en-CA"/>
        </w:rPr>
        <w:t>Paragraph</w:t>
      </w:r>
      <w:ins w:id="800"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1" w:name="_Toc439943440"/>
      <w:r w:rsidRPr="00D12552">
        <w:rPr>
          <w:lang w:val="en-CA"/>
        </w:rPr>
        <w:t>Clauses not containing normative material sub-clause 1</w:t>
      </w:r>
      <w:bookmarkEnd w:id="8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2" w:name="_Toc439943441"/>
      <w:r w:rsidRPr="00233F14">
        <w:lastRenderedPageBreak/>
        <w:t>Clauses not containing normative material sub-clause 2</w:t>
      </w:r>
      <w:bookmarkEnd w:id="802"/>
    </w:p>
    <w:p w14:paraId="65E1EDE5" w14:textId="77777777" w:rsidR="009A7B37" w:rsidRPr="00D12552" w:rsidRDefault="00A6445A">
      <w:pPr>
        <w:pStyle w:val="Heading1"/>
        <w:rPr>
          <w:lang w:val="en-CA"/>
        </w:rPr>
      </w:pPr>
      <w:bookmarkStart w:id="803" w:name="_Toc439943442"/>
      <w:r>
        <w:rPr>
          <w:lang w:val="en-CA"/>
        </w:rPr>
        <w:t>Logical Model</w:t>
      </w:r>
      <w:bookmarkEnd w:id="803"/>
    </w:p>
    <w:p w14:paraId="277058B6" w14:textId="7A986FDB" w:rsidR="009A7B37" w:rsidRDefault="00A17543" w:rsidP="004A5507">
      <w:pPr>
        <w:rPr>
          <w:ins w:id="804"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5" w:author="Eric Boisvert" w:date="2016-01-04T11:42:00Z">
        <w:r w:rsidR="00753A5A" w:rsidRPr="00D12552" w:rsidDel="00D404D2">
          <w:rPr>
            <w:lang w:val="en-CA"/>
          </w:rPr>
          <w:delText xml:space="preserve">an </w:delText>
        </w:r>
      </w:del>
      <w:r w:rsidR="00753A5A" w:rsidRPr="00D12552">
        <w:rPr>
          <w:lang w:val="en-CA"/>
        </w:rPr>
        <w:t>explicit requirement</w:t>
      </w:r>
      <w:ins w:id="806" w:author="Eric Boisvert" w:date="2016-01-04T11:42:00Z">
        <w:r w:rsidR="00D404D2">
          <w:rPr>
            <w:lang w:val="en-CA"/>
          </w:rPr>
          <w:t>s</w:t>
        </w:r>
      </w:ins>
      <w:r w:rsidR="00753A5A" w:rsidRPr="00D12552">
        <w:rPr>
          <w:lang w:val="en-CA"/>
        </w:rPr>
        <w:t xml:space="preserve"> </w:t>
      </w:r>
      <w:del w:id="80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8" w:author="Eric Boisvert" w:date="2015-10-29T04:35:00Z">
        <w:r w:rsidRPr="00946727">
          <w:rPr>
            <w:highlight w:val="yellow"/>
            <w:lang w:val="en-CA"/>
            <w:rPrChange w:id="809"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0"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1" w:author="Eric Boisvert" w:date="2016-01-04T11:43:00Z">
        <w:r w:rsidR="00D404D2">
          <w:rPr>
            <w:color w:val="FF0000"/>
            <w:lang w:val="en-CA"/>
          </w:rPr>
          <w:t>.</w:t>
        </w:r>
      </w:ins>
      <w:r w:rsidRPr="00D12552">
        <w:rPr>
          <w:color w:val="FF0000"/>
          <w:lang w:val="en-CA"/>
        </w:rPr>
        <w:t xml:space="preserve"> </w:t>
      </w:r>
      <w:del w:id="812" w:author="Eric Boisvert" w:date="2016-01-04T11:43:00Z">
        <w:r w:rsidRPr="00D12552" w:rsidDel="00D404D2">
          <w:rPr>
            <w:color w:val="FF0000"/>
            <w:lang w:val="en-CA"/>
          </w:rPr>
          <w:delText xml:space="preserve">and </w:delText>
        </w:r>
      </w:del>
      <w:ins w:id="813" w:author="Eric Boisvert" w:date="2016-01-04T11:44:00Z">
        <w:r w:rsidR="00D404D2">
          <w:rPr>
            <w:color w:val="FF0000"/>
            <w:lang w:val="en-CA"/>
          </w:rPr>
          <w:t>S</w:t>
        </w:r>
      </w:ins>
      <w:del w:id="814"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5"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6" w:name="_Toc439943443"/>
      <w:r>
        <w:rPr>
          <w:lang w:val="en-CA"/>
        </w:rPr>
        <w:t>Property cardinality</w:t>
      </w:r>
      <w:bookmarkEnd w:id="816"/>
    </w:p>
    <w:p w14:paraId="39A34AE3" w14:textId="77777777" w:rsidR="00D404D2" w:rsidRDefault="00D404D2" w:rsidP="004A5507">
      <w:pPr>
        <w:rPr>
          <w:ins w:id="817"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19" w:author="Eric Boisvert" w:date="2016-01-04T11:47:00Z">
        <w:r w:rsidDel="00D404D2">
          <w:rPr>
            <w:lang w:val="en-CA"/>
          </w:rPr>
          <w:delText>“nillables”</w:delText>
        </w:r>
      </w:del>
      <w:ins w:id="820" w:author="Eric Boisvert" w:date="2016-01-04T11:49:00Z">
        <w:r w:rsidR="00D404D2">
          <w:rPr>
            <w:lang w:val="en-CA"/>
          </w:rPr>
          <w:t>nillable properties</w:t>
        </w:r>
      </w:ins>
      <w:r>
        <w:rPr>
          <w:lang w:val="en-CA"/>
        </w:rPr>
        <w:t xml:space="preserve">.  This design attracted a lot of criticism (not </w:t>
      </w:r>
      <w:del w:id="821" w:author="Eric Boisvert" w:date="2016-01-04T11:50:00Z">
        <w:r w:rsidDel="00D404D2">
          <w:rPr>
            <w:lang w:val="en-CA"/>
          </w:rPr>
          <w:delText xml:space="preserve">necessary </w:delText>
        </w:r>
      </w:del>
      <w:ins w:id="822" w:author="Eric Boisvert" w:date="2016-01-04T11:50:00Z">
        <w:r w:rsidR="00D404D2">
          <w:rPr>
            <w:lang w:val="en-CA"/>
          </w:rPr>
          <w:t xml:space="preserve">only </w:t>
        </w:r>
      </w:ins>
      <w:r>
        <w:rPr>
          <w:lang w:val="en-CA"/>
        </w:rPr>
        <w:t xml:space="preserve">for GeoSciML but </w:t>
      </w:r>
      <w:ins w:id="82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4" w:author="Eric Boisvert" w:date="2015-10-27T17:06:00Z">
        <w:r w:rsidDel="00773E1B">
          <w:rPr>
            <w:lang w:val="en-CA"/>
          </w:rPr>
          <w:delText xml:space="preserve">the </w:delText>
        </w:r>
      </w:del>
      <w:ins w:id="825" w:author="Eric Boisvert" w:date="2015-10-27T17:06:00Z">
        <w:r w:rsidR="00773E1B">
          <w:rPr>
            <w:lang w:val="en-CA"/>
          </w:rPr>
          <w:t xml:space="preserve"> </w:t>
        </w:r>
      </w:ins>
      <w:r>
        <w:rPr>
          <w:lang w:val="en-CA"/>
        </w:rPr>
        <w:t xml:space="preserve">filling the instance with nil properties </w:t>
      </w:r>
      <w:del w:id="826" w:author="Eric Boisvert" w:date="2015-10-27T17:06:00Z">
        <w:r w:rsidDel="00773E1B">
          <w:rPr>
            <w:lang w:val="en-CA"/>
          </w:rPr>
          <w:delText xml:space="preserve">as </w:delText>
        </w:r>
      </w:del>
      <w:ins w:id="827" w:author="Eric Boisvert" w:date="2015-10-27T17:06:00Z">
        <w:r w:rsidR="00773E1B">
          <w:rPr>
            <w:lang w:val="en-CA"/>
          </w:rPr>
          <w:t xml:space="preserve">is </w:t>
        </w:r>
      </w:ins>
      <w:r>
        <w:rPr>
          <w:lang w:val="en-CA"/>
        </w:rPr>
        <w:t>“unnecessa</w:t>
      </w:r>
      <w:ins w:id="828" w:author="Eric Boisvert" w:date="2015-10-27T17:06:00Z">
        <w:r w:rsidR="00773E1B">
          <w:rPr>
            <w:lang w:val="en-CA"/>
          </w:rPr>
          <w:t>re</w:t>
        </w:r>
      </w:ins>
      <w:del w:id="829" w:author="Eric Boisvert" w:date="2015-10-27T17:06:00Z">
        <w:r w:rsidDel="00773E1B">
          <w:rPr>
            <w:lang w:val="en-CA"/>
          </w:rPr>
          <w:delText>r</w:delText>
        </w:r>
      </w:del>
      <w:ins w:id="830" w:author="Eric Boisvert" w:date="2015-10-27T17:06:00Z">
        <w:r w:rsidR="00773E1B">
          <w:rPr>
            <w:lang w:val="en-CA"/>
          </w:rPr>
          <w:t>l</w:t>
        </w:r>
      </w:ins>
      <w:r>
        <w:rPr>
          <w:lang w:val="en-CA"/>
        </w:rPr>
        <w:t xml:space="preserve">y verbose” and a waste of bandwidth.  </w:t>
      </w:r>
      <w:ins w:id="83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2" w:author="Eric Boisvert" w:date="2016-01-04T12:00:00Z"/>
          <w:lang w:val="en-CA"/>
        </w:rPr>
      </w:pPr>
      <w:del w:id="833"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4" w:author="Eric Boisvert" w:date="2016-01-04T11:51:00Z">
        <w:r w:rsidR="00EC644A">
          <w:rPr>
            <w:lang w:val="en-CA"/>
          </w:rPr>
          <w:t>N</w:t>
        </w:r>
      </w:ins>
      <w:del w:id="835" w:author="Eric Boisvert" w:date="2016-01-04T11:51:00Z">
        <w:r w:rsidDel="00EC644A">
          <w:rPr>
            <w:lang w:val="en-CA"/>
          </w:rPr>
          <w:delText>n</w:delText>
        </w:r>
      </w:del>
      <w:r>
        <w:rPr>
          <w:lang w:val="en-CA"/>
        </w:rPr>
        <w:t xml:space="preserve">illable properties actually carry useful or even required </w:t>
      </w:r>
      <w:del w:id="836" w:author="Eric Boisvert" w:date="2016-01-04T11:54:00Z">
        <w:r w:rsidDel="00EC644A">
          <w:rPr>
            <w:lang w:val="en-CA"/>
          </w:rPr>
          <w:delText xml:space="preserve">information – through nilReason attribute in XML- </w:delText>
        </w:r>
      </w:del>
      <w:r>
        <w:rPr>
          <w:lang w:val="en-CA"/>
        </w:rPr>
        <w:t>in certain use cases, such a</w:t>
      </w:r>
      <w:ins w:id="837" w:author="Eric Boisvert" w:date="2016-01-04T11:41:00Z">
        <w:r w:rsidR="00D404D2">
          <w:rPr>
            <w:lang w:val="en-CA"/>
          </w:rPr>
          <w:t>s</w:t>
        </w:r>
      </w:ins>
      <w:r>
        <w:rPr>
          <w:lang w:val="en-CA"/>
        </w:rPr>
        <w:t xml:space="preserve"> legally bounded data exchange scenarios</w:t>
      </w:r>
      <w:del w:id="838" w:author="Eric Boisvert" w:date="2016-01-04T11:54:00Z">
        <w:r w:rsidDel="00EC644A">
          <w:rPr>
            <w:lang w:val="en-CA"/>
          </w:rPr>
          <w:delText xml:space="preserve">. </w:delText>
        </w:r>
      </w:del>
      <w:ins w:id="839" w:author="Eric Boisvert" w:date="2016-01-04T11:54:00Z">
        <w:r w:rsidR="00EC644A">
          <w:rPr>
            <w:lang w:val="en-CA"/>
          </w:rPr>
          <w:t xml:space="preserve">.  </w:t>
        </w:r>
      </w:ins>
      <w:ins w:id="840" w:author="Eric Boisvert" w:date="2016-01-04T11:56:00Z">
        <w:r w:rsidR="00EC644A">
          <w:rPr>
            <w:lang w:val="en-CA"/>
          </w:rPr>
          <w:t>Some</w:t>
        </w:r>
      </w:ins>
      <w:ins w:id="841" w:author="Eric Boisvert" w:date="2016-01-04T11:54:00Z">
        <w:r w:rsidR="00EC644A">
          <w:rPr>
            <w:lang w:val="en-CA"/>
          </w:rPr>
          <w:t xml:space="preserve"> communities using GeoSciML might still want to force usage of nilled properties </w:t>
        </w:r>
      </w:ins>
      <w:ins w:id="842" w:author="Eric Boisvert" w:date="2016-01-04T11:56:00Z">
        <w:r w:rsidR="00EC644A">
          <w:rPr>
            <w:lang w:val="en-CA"/>
          </w:rPr>
          <w:t>and the SWG recognised that different communit</w:t>
        </w:r>
      </w:ins>
      <w:ins w:id="843" w:author="Eric Boisvert" w:date="2016-01-04T11:57:00Z">
        <w:r w:rsidR="00EC644A">
          <w:rPr>
            <w:lang w:val="en-CA"/>
          </w:rPr>
          <w:t xml:space="preserve">ies might want to enforce different sets of properties.  </w:t>
        </w:r>
      </w:ins>
      <w:ins w:id="844" w:author="Eric Boisvert" w:date="2016-01-04T11:58:00Z">
        <w:r w:rsidR="00EC644A">
          <w:rPr>
            <w:lang w:val="en-CA"/>
          </w:rPr>
          <w:t>To</w:t>
        </w:r>
      </w:ins>
      <w:ins w:id="845" w:author="Eric Boisvert" w:date="2016-01-04T11:57:00Z">
        <w:r w:rsidR="00EC644A">
          <w:rPr>
            <w:lang w:val="en-CA"/>
          </w:rPr>
          <w:t xml:space="preserve"> meet this requirements and to offer flexibility to various communities want</w:t>
        </w:r>
      </w:ins>
      <w:ins w:id="846" w:author="Eric Boisvert" w:date="2016-01-04T11:58:00Z">
        <w:r w:rsidR="00EC644A">
          <w:rPr>
            <w:lang w:val="en-CA"/>
          </w:rPr>
          <w:t>ing</w:t>
        </w:r>
      </w:ins>
      <w:ins w:id="847" w:author="Eric Boisvert" w:date="2016-01-04T11:57:00Z">
        <w:r w:rsidR="00EC644A">
          <w:rPr>
            <w:lang w:val="en-CA"/>
          </w:rPr>
          <w:t xml:space="preserve"> to use (or extend) GeoSciML, </w:t>
        </w:r>
      </w:ins>
      <w:ins w:id="848" w:author="Eric Boisvert" w:date="2016-01-04T11:58:00Z">
        <w:r w:rsidR="00EC644A">
          <w:rPr>
            <w:lang w:val="en-CA"/>
          </w:rPr>
          <w:t>properties are optional, but can still be nilled.  A data provider is offered two options when a value is missin</w:t>
        </w:r>
      </w:ins>
      <w:ins w:id="849" w:author="Eric Boisvert" w:date="2016-01-04T12:00:00Z">
        <w:r w:rsidR="00EC644A">
          <w:rPr>
            <w:lang w:val="en-CA"/>
          </w:rPr>
          <w:t>g:</w:t>
        </w:r>
      </w:ins>
    </w:p>
    <w:p w14:paraId="5C6B93DB" w14:textId="6F5A4FB6" w:rsidR="00EC644A" w:rsidRDefault="00EC644A">
      <w:pPr>
        <w:numPr>
          <w:ilvl w:val="0"/>
          <w:numId w:val="30"/>
        </w:numPr>
        <w:rPr>
          <w:ins w:id="850" w:author="Eric Boisvert" w:date="2016-01-04T12:00:00Z"/>
          <w:lang w:val="en-CA"/>
        </w:rPr>
        <w:pPrChange w:id="851" w:author="Eric Boisvert" w:date="2016-01-04T12:00:00Z">
          <w:pPr/>
        </w:pPrChange>
      </w:pPr>
      <w:ins w:id="852" w:author="Eric Boisvert" w:date="2016-01-04T12:00:00Z">
        <w:r>
          <w:rPr>
            <w:lang w:val="en-CA"/>
          </w:rPr>
          <w:t>Omit the property</w:t>
        </w:r>
      </w:ins>
    </w:p>
    <w:p w14:paraId="7284E536" w14:textId="20570944" w:rsidR="00EC644A" w:rsidRDefault="00EC644A">
      <w:pPr>
        <w:numPr>
          <w:ilvl w:val="0"/>
          <w:numId w:val="30"/>
        </w:numPr>
        <w:rPr>
          <w:ins w:id="853" w:author="Eric Boisvert" w:date="2016-01-04T12:00:00Z"/>
          <w:lang w:val="en-CA"/>
        </w:rPr>
        <w:pPrChange w:id="854" w:author="Eric Boisvert" w:date="2016-01-04T12:00:00Z">
          <w:pPr/>
        </w:pPrChange>
      </w:pPr>
      <w:ins w:id="855"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6" w:author="Eric Boisvert" w:date="2016-01-04T11:52:00Z"/>
          <w:lang w:val="en-CA"/>
        </w:rPr>
      </w:pPr>
      <w:ins w:id="857" w:author="Eric Boisvert" w:date="2016-01-04T12:02:00Z">
        <w:r>
          <w:rPr>
            <w:lang w:val="en-CA"/>
          </w:rPr>
          <w:t>What option is useful for a community is left to that community that can enforce the rule</w:t>
        </w:r>
      </w:ins>
      <w:ins w:id="858" w:author="Eric Boisvert" w:date="2016-01-04T12:03:00Z">
        <w:r>
          <w:rPr>
            <w:lang w:val="en-CA"/>
          </w:rPr>
          <w:t>s</w:t>
        </w:r>
      </w:ins>
      <w:ins w:id="859" w:author="Eric Boisvert" w:date="2016-01-04T12:02:00Z">
        <w:r>
          <w:rPr>
            <w:lang w:val="en-CA"/>
          </w:rPr>
          <w:t xml:space="preserve"> using Schematron.  </w:t>
        </w:r>
      </w:ins>
      <w:ins w:id="860"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1" w:author="Eric Boisvert" w:date="2016-01-04T12:07:00Z">
        <w:r>
          <w:rPr>
            <w:lang w:val="en-CA"/>
          </w:rPr>
          <w:t>s</w:t>
        </w:r>
      </w:ins>
      <w:ins w:id="862" w:author="Eric Boisvert" w:date="2016-01-04T12:03:00Z">
        <w:r>
          <w:rPr>
            <w:lang w:val="en-CA"/>
          </w:rPr>
          <w:t xml:space="preserve"> into a set of common XSD and SCH to anyone claiming conformance to GeoSciML and community specific SCH to enforce specific use cases</w:t>
        </w:r>
      </w:ins>
      <w:ins w:id="863" w:author="Eric Boisvert" w:date="2016-01-04T12:08:00Z">
        <w:r>
          <w:rPr>
            <w:lang w:val="en-CA"/>
          </w:rPr>
          <w:t>, such as INSPIRE</w:t>
        </w:r>
      </w:ins>
      <w:ins w:id="864" w:author="Eric Boisvert" w:date="2016-01-04T12:03:00Z">
        <w:r>
          <w:rPr>
            <w:lang w:val="en-CA"/>
          </w:rPr>
          <w:t>.</w:t>
        </w:r>
      </w:ins>
    </w:p>
    <w:p w14:paraId="0AA94133" w14:textId="548DEFB9" w:rsidR="00EC644A" w:rsidDel="00EC644A" w:rsidRDefault="00EC644A" w:rsidP="004A5507">
      <w:pPr>
        <w:rPr>
          <w:del w:id="865" w:author="Eric Boisvert" w:date="2016-01-04T11:57:00Z"/>
          <w:lang w:val="en-CA"/>
        </w:rPr>
      </w:pPr>
    </w:p>
    <w:p w14:paraId="279757A9" w14:textId="77777777" w:rsidR="009B64F8" w:rsidRDefault="009B64F8" w:rsidP="00702EC2">
      <w:pPr>
        <w:pStyle w:val="Heading3"/>
        <w:rPr>
          <w:lang w:val="en-CA"/>
        </w:rPr>
      </w:pPr>
      <w:bookmarkStart w:id="866" w:name="_Toc439943444"/>
      <w:commentRangeStart w:id="867"/>
      <w:r>
        <w:rPr>
          <w:lang w:val="en-CA"/>
        </w:rPr>
        <w:t>Observed absence</w:t>
      </w:r>
      <w:commentRangeEnd w:id="867"/>
      <w:r w:rsidR="009D3533">
        <w:rPr>
          <w:rStyle w:val="CommentReference"/>
          <w:rFonts w:cs="Times New Roman"/>
          <w:b w:val="0"/>
          <w:bCs w:val="0"/>
        </w:rPr>
        <w:commentReference w:id="867"/>
      </w:r>
      <w:bookmarkEnd w:id="866"/>
    </w:p>
    <w:p w14:paraId="740AA8D6" w14:textId="77777777" w:rsidR="009B64F8" w:rsidRDefault="009B64F8" w:rsidP="004A5507">
      <w:pPr>
        <w:rPr>
          <w:lang w:val="en-CA"/>
        </w:rPr>
      </w:pPr>
      <w:commentRangeStart w:id="8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69"/>
      <w:r w:rsidRPr="00D3219D">
        <w:rPr>
          <w:b/>
          <w:i/>
          <w:rPrChange w:id="870" w:author="Eric Boisvert" w:date="2016-01-04T12:08:00Z">
            <w:rPr>
              <w:i/>
            </w:rPr>
          </w:rPrChange>
        </w:rPr>
        <w:t>absence</w:t>
      </w:r>
      <w:r w:rsidRPr="009B64F8">
        <w:rPr>
          <w:i/>
        </w:rPr>
        <w:t xml:space="preserve"> of fossils</w:t>
      </w:r>
      <w:commentRangeEnd w:id="869"/>
      <w:r w:rsidR="009D3533">
        <w:rPr>
          <w:rStyle w:val="CommentReference"/>
        </w:rPr>
        <w:commentReference w:id="8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8"/>
      <w:r w:rsidR="0020685A">
        <w:rPr>
          <w:rStyle w:val="CommentReference"/>
        </w:rPr>
        <w:commentReference w:id="868"/>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1"/>
      <w:r w:rsidR="009D3533">
        <w:rPr>
          <w:lang w:val="en-CA"/>
        </w:rPr>
        <w:t>There is a</w:t>
      </w:r>
      <w:del w:id="872" w:author="Eric Boisvert" w:date="2015-10-28T12:07:00Z">
        <w:r w:rsidR="009D3533" w:rsidDel="005A74B6">
          <w:rPr>
            <w:lang w:val="en-CA"/>
          </w:rPr>
          <w:delText xml:space="preserve">n obvious </w:delText>
        </w:r>
      </w:del>
      <w:r w:rsidR="009D3533">
        <w:rPr>
          <w:lang w:val="en-CA"/>
        </w:rPr>
        <w:t>difference between reporting conf</w:t>
      </w:r>
      <w:ins w:id="873" w:author="Eric Boisvert" w:date="2015-10-27T17:07:00Z">
        <w:r w:rsidR="00773E1B">
          <w:rPr>
            <w:lang w:val="en-CA"/>
          </w:rPr>
          <w:t>i</w:t>
        </w:r>
      </w:ins>
      <w:del w:id="874" w:author="Eric Boisvert" w:date="2015-10-27T17:07:00Z">
        <w:r w:rsidR="009D3533" w:rsidDel="00773E1B">
          <w:rPr>
            <w:lang w:val="en-CA"/>
          </w:rPr>
          <w:delText>o</w:delText>
        </w:r>
      </w:del>
      <w:r w:rsidR="009D3533">
        <w:rPr>
          <w:lang w:val="en-CA"/>
        </w:rPr>
        <w:t>rmed absence of kyanite and the presence of kyanite i</w:t>
      </w:r>
      <w:del w:id="875" w:author="Eric Boisvert" w:date="2016-01-04T12:09:00Z">
        <w:r w:rsidR="009D3533" w:rsidDel="00D3219D">
          <w:rPr>
            <w:lang w:val="en-CA"/>
          </w:rPr>
          <w:delText>f</w:delText>
        </w:r>
      </w:del>
      <w:ins w:id="876" w:author="Eric Boisvert" w:date="2016-01-04T12:09:00Z">
        <w:r w:rsidR="00D3219D">
          <w:rPr>
            <w:lang w:val="en-CA"/>
          </w:rPr>
          <w:t>s</w:t>
        </w:r>
      </w:ins>
      <w:r w:rsidR="009D3533">
        <w:rPr>
          <w:lang w:val="en-CA"/>
        </w:rPr>
        <w:t xml:space="preserve"> not known.</w:t>
      </w:r>
      <w:commentRangeEnd w:id="871"/>
      <w:r w:rsidR="00864A36">
        <w:rPr>
          <w:rStyle w:val="CommentReference"/>
        </w:rPr>
        <w:commentReference w:id="87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7"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7"/>
    </w:p>
    <w:p w14:paraId="563904A3" w14:textId="77777777" w:rsidR="006A7DD0" w:rsidRDefault="006A7DD0">
      <w:pPr>
        <w:rPr>
          <w:color w:val="FF0000"/>
          <w:lang w:val="en-CA"/>
        </w:rPr>
      </w:pPr>
    </w:p>
    <w:p w14:paraId="0AF76069" w14:textId="6473C398" w:rsidR="009A7B37" w:rsidRDefault="00A6445A">
      <w:pPr>
        <w:rPr>
          <w:ins w:id="878"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79" w:name="_Toc439943446"/>
      <w:commentRangeStart w:id="880"/>
      <w:r w:rsidRPr="00D12552">
        <w:rPr>
          <w:lang w:val="en-CA"/>
        </w:rPr>
        <w:t>Naming of entities</w:t>
      </w:r>
      <w:commentRangeEnd w:id="880"/>
      <w:r w:rsidR="00FA21EA">
        <w:rPr>
          <w:rStyle w:val="CommentReference"/>
          <w:rFonts w:cs="Times New Roman"/>
          <w:b w:val="0"/>
          <w:bCs w:val="0"/>
        </w:rPr>
        <w:commentReference w:id="880"/>
      </w:r>
      <w:bookmarkEnd w:id="8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1"/>
            <w:del w:id="882" w:author="Eric Boisvert" w:date="2015-10-29T04:08:00Z">
              <w:r w:rsidRPr="00D12552" w:rsidDel="00FA21EA">
                <w:rPr>
                  <w:rStyle w:val="reqtext"/>
                  <w:lang w:val="en-CA"/>
                </w:rPr>
                <w:delText xml:space="preserve">classifier </w:delText>
              </w:r>
            </w:del>
            <w:ins w:id="883" w:author="Eric Boisvert" w:date="2015-10-29T04:10:00Z">
              <w:r w:rsidR="00FA21EA">
                <w:rPr>
                  <w:rStyle w:val="reqtext"/>
                  <w:lang w:val="en-CA"/>
                </w:rPr>
                <w:t>entity</w:t>
              </w:r>
            </w:ins>
            <w:ins w:id="884" w:author="Eric Boisvert" w:date="2015-10-29T04:08:00Z">
              <w:r w:rsidR="00FA21EA" w:rsidRPr="00D12552">
                <w:rPr>
                  <w:rStyle w:val="reqtext"/>
                  <w:lang w:val="en-CA"/>
                </w:rPr>
                <w:t xml:space="preserve"> </w:t>
              </w:r>
              <w:commentRangeEnd w:id="881"/>
              <w:r w:rsidR="00FA21EA">
                <w:rPr>
                  <w:rStyle w:val="CommentReference"/>
                  <w:rFonts w:ascii="Times New Roman" w:eastAsia="Times New Roman" w:hAnsi="Times New Roman"/>
                  <w:lang w:val="en-US" w:eastAsia="en-US"/>
                </w:rPr>
                <w:commentReference w:id="881"/>
              </w:r>
            </w:ins>
            <w:del w:id="885" w:author="Eric Boisvert" w:date="2015-10-29T04:07:00Z">
              <w:r w:rsidRPr="00D12552" w:rsidDel="00FA21EA">
                <w:rPr>
                  <w:rStyle w:val="reqtext"/>
                  <w:lang w:val="en-CA"/>
                </w:rPr>
                <w:delText xml:space="preserve">shall </w:delText>
              </w:r>
            </w:del>
            <w:ins w:id="886"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7"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8" w:name="_Toc439943447"/>
      <w:r w:rsidRPr="00D12552">
        <w:rPr>
          <w:lang w:val="en-CA"/>
        </w:rPr>
        <w:t>Cardinality</w:t>
      </w:r>
      <w:bookmarkEnd w:id="88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89" w:author="Eric Boisvert" w:date="2015-10-29T04:28:00Z">
              <w:r>
                <w:rPr>
                  <w:rStyle w:val="reqtext"/>
                  <w:lang w:val="en-CA"/>
                </w:rPr>
                <w:t xml:space="preserve">If the </w:t>
              </w:r>
            </w:ins>
            <w:r w:rsidR="00641AE8" w:rsidRPr="00D12552">
              <w:rPr>
                <w:rStyle w:val="reqtext"/>
                <w:lang w:val="en-CA"/>
              </w:rPr>
              <w:t>Target implementation</w:t>
            </w:r>
            <w:ins w:id="890" w:author="Eric Boisvert" w:date="2015-10-29T04:28:00Z">
              <w:r>
                <w:rPr>
                  <w:rStyle w:val="reqtext"/>
                  <w:lang w:val="en-CA"/>
                </w:rPr>
                <w:t xml:space="preserve"> allows it, it</w:t>
              </w:r>
            </w:ins>
            <w:r w:rsidR="00641AE8" w:rsidRPr="00D12552">
              <w:rPr>
                <w:rStyle w:val="reqtext"/>
                <w:lang w:val="en-CA"/>
              </w:rPr>
              <w:t xml:space="preserve"> </w:t>
            </w:r>
            <w:del w:id="891" w:author="Eric Boisvert" w:date="2015-10-29T04:27:00Z">
              <w:r w:rsidR="00641AE8" w:rsidRPr="00D12552" w:rsidDel="001571AE">
                <w:rPr>
                  <w:rStyle w:val="reqtext"/>
                  <w:lang w:val="en-CA"/>
                </w:rPr>
                <w:delText xml:space="preserve">shall </w:delText>
              </w:r>
            </w:del>
            <w:ins w:id="892" w:author="Eric Boisvert" w:date="2015-10-29T04:27:00Z">
              <w:r w:rsidR="001571AE">
                <w:rPr>
                  <w:rStyle w:val="reqtext"/>
                  <w:lang w:val="en-CA"/>
                </w:rPr>
                <w:t>SHALL</w:t>
              </w:r>
              <w:r w:rsidR="001571AE" w:rsidRPr="00D12552">
                <w:rPr>
                  <w:rStyle w:val="reqtext"/>
                  <w:lang w:val="en-CA"/>
                </w:rPr>
                <w:t xml:space="preserve"> </w:t>
              </w:r>
            </w:ins>
            <w:del w:id="893" w:author="Eric Boisvert" w:date="2015-10-29T04:26:00Z">
              <w:r w:rsidR="00641AE8" w:rsidRPr="00D12552" w:rsidDel="001571AE">
                <w:rPr>
                  <w:rStyle w:val="reqtext"/>
                  <w:lang w:val="en-CA"/>
                </w:rPr>
                <w:delText xml:space="preserve">constrain </w:delText>
              </w:r>
            </w:del>
            <w:ins w:id="894"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5" w:author="Eric Boisvert" w:date="2015-10-29T04:26:00Z">
              <w:r w:rsidR="001571AE">
                <w:rPr>
                  <w:rStyle w:val="reqtext"/>
                  <w:lang w:val="en-CA"/>
                </w:rPr>
                <w:t>s</w:t>
              </w:r>
            </w:ins>
            <w:r w:rsidR="00641AE8" w:rsidRPr="00D12552">
              <w:rPr>
                <w:rStyle w:val="reqtext"/>
                <w:lang w:val="en-CA"/>
              </w:rPr>
              <w:t xml:space="preserve"> </w:t>
            </w:r>
            <w:ins w:id="896" w:author="Eric Boisvert" w:date="2015-10-29T04:26:00Z">
              <w:r w:rsidR="001571AE">
                <w:rPr>
                  <w:rStyle w:val="reqtext"/>
                  <w:lang w:val="en-CA"/>
                </w:rPr>
                <w:t xml:space="preserve">as defined in the </w:t>
              </w:r>
            </w:ins>
            <w:del w:id="897"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8" w:author="Eric Boisvert" w:date="2015-10-29T04:29:00Z"/>
          <w:color w:val="FF0000"/>
          <w:lang w:val="en-CA"/>
        </w:rPr>
      </w:pPr>
    </w:p>
    <w:p w14:paraId="7C3E2A57" w14:textId="5335AD24" w:rsidR="00946727" w:rsidRPr="00D12552" w:rsidDel="00ED5267" w:rsidRDefault="00946727" w:rsidP="00DB1F99">
      <w:pPr>
        <w:rPr>
          <w:del w:id="899" w:author="Eric Boisvert" w:date="2016-01-04T12:14:00Z"/>
          <w:color w:val="FF0000"/>
          <w:lang w:val="en-CA"/>
        </w:rPr>
      </w:pPr>
      <w:ins w:id="900" w:author="Eric Boisvert" w:date="2015-10-29T04:29:00Z">
        <w:r w:rsidRPr="00946727">
          <w:rPr>
            <w:color w:val="FF0000"/>
            <w:lang w:val="en-CA"/>
          </w:rPr>
          <w:t>Cardinality shall be the same as defined in UML model.</w:t>
        </w:r>
      </w:ins>
      <w:ins w:id="901" w:author="Eric Boisvert" w:date="2016-01-04T12:11:00Z">
        <w:r w:rsidR="00ED5267">
          <w:rPr>
            <w:color w:val="FF0000"/>
            <w:lang w:val="en-CA"/>
          </w:rPr>
          <w:t xml:space="preserve">  Since essentially all properties are optional, this clause addressed the upper bound : </w:t>
        </w:r>
      </w:ins>
      <w:ins w:id="902" w:author="Eric Boisvert" w:date="2016-01-04T12:13:00Z">
        <w:r w:rsidR="00ED5267">
          <w:rPr>
            <w:color w:val="FF0000"/>
            <w:lang w:val="en-CA"/>
          </w:rPr>
          <w:t>“1”</w:t>
        </w:r>
      </w:ins>
      <w:ins w:id="903" w:author="Eric Boisvert" w:date="2016-01-04T12:11:00Z">
        <w:r w:rsidR="00ED5267">
          <w:rPr>
            <w:color w:val="FF0000"/>
            <w:lang w:val="en-CA"/>
          </w:rPr>
          <w:t xml:space="preserve"> or </w:t>
        </w:r>
      </w:ins>
      <w:ins w:id="904" w:author="Eric Boisvert" w:date="2016-01-04T12:13:00Z">
        <w:r w:rsidR="00ED5267">
          <w:rPr>
            <w:color w:val="FF0000"/>
            <w:lang w:val="en-CA"/>
          </w:rPr>
          <w:t>“</w:t>
        </w:r>
      </w:ins>
      <w:ins w:id="905" w:author="Eric Boisvert" w:date="2016-01-04T12:11:00Z">
        <w:r w:rsidR="00ED5267">
          <w:rPr>
            <w:color w:val="FF0000"/>
            <w:lang w:val="en-CA"/>
          </w:rPr>
          <w:t>many</w:t>
        </w:r>
      </w:ins>
      <w:ins w:id="906" w:author="Eric Boisvert" w:date="2016-01-04T12:13:00Z">
        <w:r w:rsidR="00ED5267">
          <w:rPr>
            <w:color w:val="FF0000"/>
            <w:lang w:val="en-CA"/>
          </w:rPr>
          <w:t>”</w:t>
        </w:r>
      </w:ins>
      <w:ins w:id="907" w:author="Eric Boisvert" w:date="2016-01-04T12:11:00Z">
        <w:r w:rsidR="00ED5267">
          <w:rPr>
            <w:color w:val="FF0000"/>
            <w:lang w:val="en-CA"/>
          </w:rPr>
          <w:t xml:space="preserve"> in almost all cases.</w:t>
        </w:r>
      </w:ins>
      <w:ins w:id="908" w:author="Eric Boisvert" w:date="2016-01-04T12:13:00Z">
        <w:r w:rsidR="00ED5267">
          <w:rPr>
            <w:color w:val="FF0000"/>
            <w:lang w:val="en-CA"/>
          </w:rPr>
          <w:t xml:space="preserve">   Therefore, if the UML limits a property to “1”, the target implementation can’t be “many</w:t>
        </w:r>
      </w:ins>
      <w:ins w:id="909" w:author="Eric Boisvert" w:date="2016-01-04T12:14:00Z">
        <w:r w:rsidR="00ED5267">
          <w:rPr>
            <w:color w:val="FF0000"/>
            <w:lang w:val="en-CA"/>
          </w:rPr>
          <w:t>”.</w:t>
        </w:r>
      </w:ins>
    </w:p>
    <w:p w14:paraId="67ABAA99" w14:textId="4D402926" w:rsidR="000F4D17" w:rsidRDefault="00641AE8" w:rsidP="000F4D17">
      <w:pPr>
        <w:pStyle w:val="Heading3"/>
        <w:rPr>
          <w:ins w:id="910" w:author="Eric Boisvert" w:date="2015-10-29T04:46:00Z"/>
          <w:lang w:val="en-CA"/>
        </w:rPr>
      </w:pPr>
      <w:bookmarkStart w:id="911" w:name="_Toc439943448"/>
      <w:del w:id="912" w:author="Eric Boisvert" w:date="2015-10-29T04:46:00Z">
        <w:r w:rsidRPr="00D12552" w:rsidDel="000F4D17">
          <w:rPr>
            <w:lang w:val="en-CA"/>
          </w:rPr>
          <w:delText>.</w:delText>
        </w:r>
      </w:del>
      <w:del w:id="913" w:author="Eric Boisvert" w:date="2016-01-04T12:14:00Z">
        <w:r w:rsidRPr="00D12552" w:rsidDel="00ED5267">
          <w:rPr>
            <w:lang w:val="en-CA"/>
          </w:rPr>
          <w:delText xml:space="preserve"> </w:delText>
        </w:r>
      </w:del>
      <w:ins w:id="914" w:author="Eric Boisvert" w:date="2015-10-29T04:46:00Z">
        <w:r w:rsidR="000F4D17">
          <w:rPr>
            <w:lang w:val="en-CA"/>
          </w:rPr>
          <w:t>Abstract classes</w:t>
        </w:r>
        <w:bookmarkEnd w:id="911"/>
      </w:ins>
    </w:p>
    <w:p w14:paraId="3FBC8B38" w14:textId="77777777" w:rsidR="000F4D17" w:rsidRPr="000F4D17" w:rsidRDefault="000F4D17" w:rsidP="000F4D17">
      <w:pPr>
        <w:rPr>
          <w:ins w:id="915"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6"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7" w:author="Eric Boisvert" w:date="2015-10-29T04:46:00Z"/>
                <w:rStyle w:val="requri"/>
                <w:lang w:val="en-CA"/>
              </w:rPr>
            </w:pPr>
            <w:ins w:id="91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19" w:author="Eric Boisvert" w:date="2015-10-29T04:46:00Z"/>
                <w:rStyle w:val="reqtext"/>
                <w:lang w:val="en-CA"/>
              </w:rPr>
            </w:pPr>
            <w:ins w:id="920" w:author="Eric Boisvert" w:date="2015-10-29T04:46:00Z">
              <w:r>
                <w:rPr>
                  <w:rStyle w:val="reqtext"/>
                  <w:lang w:val="en-CA"/>
                </w:rPr>
                <w:t>Abstract classes SHALL not be materialised</w:t>
              </w:r>
            </w:ins>
          </w:p>
        </w:tc>
      </w:tr>
    </w:tbl>
    <w:p w14:paraId="271F24BA" w14:textId="77777777" w:rsidR="000F4D17" w:rsidRDefault="000F4D17" w:rsidP="000F4D17">
      <w:pPr>
        <w:rPr>
          <w:ins w:id="921" w:author="Eric Boisvert" w:date="2016-01-04T12:14:00Z"/>
          <w:color w:val="FF0000"/>
          <w:lang w:val="en-CA"/>
        </w:rPr>
      </w:pPr>
    </w:p>
    <w:p w14:paraId="3177864D" w14:textId="303B0E70" w:rsidR="00ED5267" w:rsidRDefault="00396863" w:rsidP="000F4D17">
      <w:pPr>
        <w:rPr>
          <w:ins w:id="922" w:author="Eric Boisvert" w:date="2016-01-04T13:09:00Z"/>
          <w:color w:val="FF0000"/>
          <w:lang w:val="en-CA"/>
        </w:rPr>
      </w:pPr>
      <w:ins w:id="923" w:author="Eric Boisvert" w:date="2016-01-04T13:05:00Z">
        <w:r>
          <w:rPr>
            <w:color w:val="FF0000"/>
            <w:lang w:val="en-CA"/>
          </w:rPr>
          <w:t xml:space="preserve">Not all physical implementation support the concept of </w:t>
        </w:r>
      </w:ins>
      <w:ins w:id="924" w:author="Eric Boisvert" w:date="2016-01-04T13:06:00Z">
        <w:r>
          <w:rPr>
            <w:color w:val="FF0000"/>
            <w:lang w:val="en-CA"/>
          </w:rPr>
          <w:t>abstract class or even inheritance and polymorphism.  XSD does support that concept</w:t>
        </w:r>
      </w:ins>
      <w:ins w:id="925" w:author="Eric Boisvert" w:date="2016-01-04T13:08:00Z">
        <w:r>
          <w:rPr>
            <w:color w:val="FF0000"/>
            <w:lang w:val="en-CA"/>
          </w:rPr>
          <w:t xml:space="preserve"> and all its implications</w:t>
        </w:r>
      </w:ins>
      <w:ins w:id="926" w:author="Eric Boisvert" w:date="2016-01-04T13:06:00Z">
        <w:r>
          <w:rPr>
            <w:color w:val="FF0000"/>
            <w:lang w:val="en-CA"/>
          </w:rPr>
          <w:t>, but JSON does not.  This requirement specifies that the physical model shall not allow materialisation of a</w:t>
        </w:r>
      </w:ins>
      <w:ins w:id="927" w:author="Eric Boisvert" w:date="2016-01-04T13:08:00Z">
        <w:r>
          <w:rPr>
            <w:color w:val="FF0000"/>
            <w:lang w:val="en-CA"/>
          </w:rPr>
          <w:t>n</w:t>
        </w:r>
      </w:ins>
      <w:ins w:id="928" w:author="Eric Boisvert" w:date="2016-01-04T13:06:00Z">
        <w:r>
          <w:rPr>
            <w:color w:val="FF0000"/>
            <w:lang w:val="en-CA"/>
          </w:rPr>
          <w:t xml:space="preserve"> </w:t>
        </w:r>
      </w:ins>
      <w:ins w:id="929" w:author="Eric Boisvert" w:date="2016-01-04T13:07:00Z">
        <w:r>
          <w:rPr>
            <w:color w:val="FF0000"/>
            <w:lang w:val="en-CA"/>
          </w:rPr>
          <w:t xml:space="preserve">instace of a </w:t>
        </w:r>
      </w:ins>
      <w:ins w:id="930"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1"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2" w:author="Eric Boisvert" w:date="2016-01-04T13:09:00Z"/>
                <w:rStyle w:val="requri"/>
                <w:lang w:val="en-CA"/>
              </w:rPr>
            </w:pPr>
            <w:ins w:id="933"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4" w:author="Eric Boisvert" w:date="2016-01-04T13:09:00Z"/>
                <w:rStyle w:val="reqtext"/>
                <w:lang w:val="en-CA"/>
              </w:rPr>
            </w:pPr>
            <w:ins w:id="935" w:author="Eric Boisvert" w:date="2016-01-04T13:24:00Z">
              <w:r>
                <w:rPr>
                  <w:rStyle w:val="reqtext"/>
                  <w:lang w:val="en-CA"/>
                </w:rPr>
                <w:t>Target implementation</w:t>
              </w:r>
            </w:ins>
            <w:ins w:id="936" w:author="Eric Boisvert" w:date="2016-01-04T13:09:00Z">
              <w:r w:rsidR="00396863">
                <w:rPr>
                  <w:rStyle w:val="reqtext"/>
                  <w:lang w:val="en-CA"/>
                </w:rPr>
                <w:t xml:space="preserve"> </w:t>
              </w:r>
            </w:ins>
            <w:ins w:id="937" w:author="Eric Boisvert" w:date="2016-01-04T13:24:00Z">
              <w:r>
                <w:rPr>
                  <w:rStyle w:val="reqtext"/>
                  <w:lang w:val="en-CA"/>
                </w:rPr>
                <w:t>SHALL</w:t>
              </w:r>
            </w:ins>
            <w:ins w:id="938" w:author="Eric Boisvert" w:date="2016-01-04T13:09:00Z">
              <w:r w:rsidR="00396863">
                <w:rPr>
                  <w:rStyle w:val="reqtext"/>
                  <w:lang w:val="en-CA"/>
                </w:rPr>
                <w:t xml:space="preserve"> implements </w:t>
              </w:r>
            </w:ins>
            <w:ins w:id="939" w:author="Eric Boisvert" w:date="2016-01-04T13:24:00Z">
              <w:r>
                <w:rPr>
                  <w:rStyle w:val="reqtext"/>
                  <w:lang w:val="en-CA"/>
                </w:rPr>
                <w:t>type substitutions</w:t>
              </w:r>
            </w:ins>
            <w:ins w:id="940" w:author="Eric Boisvert" w:date="2016-01-04T13:09:00Z">
              <w:r w:rsidR="00396863">
                <w:rPr>
                  <w:rStyle w:val="reqtext"/>
                  <w:lang w:val="en-CA"/>
                </w:rPr>
                <w:t xml:space="preserve"> </w:t>
              </w:r>
            </w:ins>
            <w:ins w:id="941" w:author="Eric Boisvert" w:date="2016-01-04T13:10:00Z">
              <w:r w:rsidR="00396863">
                <w:rPr>
                  <w:rStyle w:val="reqtext"/>
                  <w:lang w:val="en-CA"/>
                </w:rPr>
                <w:t>inferred</w:t>
              </w:r>
            </w:ins>
            <w:ins w:id="942" w:author="Eric Boisvert" w:date="2016-01-04T13:09:00Z">
              <w:r w:rsidR="00396863">
                <w:rPr>
                  <w:rStyle w:val="reqtext"/>
                  <w:lang w:val="en-CA"/>
                </w:rPr>
                <w:t xml:space="preserve"> </w:t>
              </w:r>
            </w:ins>
            <w:ins w:id="943" w:author="Eric Boisvert" w:date="2016-01-04T13:10:00Z">
              <w:r w:rsidR="00396863">
                <w:rPr>
                  <w:rStyle w:val="reqtext"/>
                  <w:lang w:val="en-CA"/>
                </w:rPr>
                <w:t>from the UML model</w:t>
              </w:r>
            </w:ins>
          </w:p>
        </w:tc>
      </w:tr>
    </w:tbl>
    <w:p w14:paraId="64A5A5CB" w14:textId="77777777" w:rsidR="00396863" w:rsidRDefault="00396863" w:rsidP="000F4D17">
      <w:pPr>
        <w:rPr>
          <w:ins w:id="944" w:author="Eric Boisvert" w:date="2016-01-04T13:09:00Z"/>
          <w:color w:val="FF0000"/>
          <w:lang w:val="en-CA"/>
        </w:rPr>
      </w:pPr>
    </w:p>
    <w:p w14:paraId="41D6450C" w14:textId="093FEC3C" w:rsidR="00396863" w:rsidRDefault="00396863" w:rsidP="000F4D17">
      <w:pPr>
        <w:rPr>
          <w:ins w:id="945" w:author="Eric Boisvert" w:date="2016-01-04T13:26:00Z"/>
          <w:color w:val="FF0000"/>
          <w:lang w:val="en-CA"/>
        </w:rPr>
      </w:pPr>
      <w:ins w:id="946"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7" w:author="Eric Boisvert" w:date="2016-01-04T13:17:00Z">
        <w:r w:rsidR="00057138">
          <w:rPr>
            <w:color w:val="FF0000"/>
            <w:lang w:val="en-CA"/>
          </w:rPr>
          <w:t xml:space="preserve"> because DisplacementEvent is a sub type of GeologicEvent</w:t>
        </w:r>
      </w:ins>
      <w:ins w:id="948" w:author="Eric Boisvert" w:date="2016-01-04T13:23:00Z">
        <w:r w:rsidR="000578C2">
          <w:rPr>
            <w:color w:val="FF0000"/>
            <w:lang w:val="en-CA"/>
          </w:rPr>
          <w:t xml:space="preserve"> (</w:t>
        </w:r>
      </w:ins>
      <w:ins w:id="949"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0" w:author="Eric Boisvert" w:date="2016-01-04T13:24:00Z">
        <w:r w:rsidR="000578C2">
          <w:t xml:space="preserve">Figure </w:t>
        </w:r>
        <w:r w:rsidR="000578C2">
          <w:rPr>
            <w:noProof/>
          </w:rPr>
          <w:t>6</w:t>
        </w:r>
        <w:r w:rsidR="000578C2">
          <w:rPr>
            <w:color w:val="FF0000"/>
            <w:lang w:val="en-CA"/>
          </w:rPr>
          <w:fldChar w:fldCharType="end"/>
        </w:r>
      </w:ins>
      <w:ins w:id="951" w:author="Eric Boisvert" w:date="2016-01-04T13:23:00Z">
        <w:r w:rsidR="000578C2">
          <w:rPr>
            <w:color w:val="FF0000"/>
            <w:lang w:val="en-CA"/>
          </w:rPr>
          <w:t>)</w:t>
        </w:r>
      </w:ins>
      <w:ins w:id="952" w:author="Eric Boisvert" w:date="2016-01-04T13:24:00Z">
        <w:r w:rsidR="000578C2">
          <w:rPr>
            <w:color w:val="FF0000"/>
            <w:lang w:val="en-CA"/>
          </w:rPr>
          <w:t xml:space="preserve">. </w:t>
        </w:r>
      </w:ins>
      <w:ins w:id="953" w:author="Eric Boisvert" w:date="2016-01-04T13:25:00Z">
        <w:r w:rsidR="000578C2">
          <w:rPr>
            <w:color w:val="FF0000"/>
            <w:lang w:val="en-CA"/>
          </w:rPr>
          <w:t xml:space="preserve"> A lot of property type are abstract type and only a concrete subtype can be </w:t>
        </w:r>
        <w:r w:rsidR="000578C2">
          <w:rPr>
            <w:color w:val="FF0000"/>
            <w:lang w:val="en-CA"/>
          </w:rPr>
          <w:lastRenderedPageBreak/>
          <w:t xml:space="preserve">materialised (as per </w:t>
        </w:r>
      </w:ins>
      <w:ins w:id="954"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5" w:author="Eric Boisvert" w:date="2016-01-04T13:25:00Z">
        <w:r w:rsidR="000578C2">
          <w:rPr>
            <w:color w:val="FF0000"/>
            <w:lang w:val="en-CA"/>
          </w:rPr>
          <w:t>)</w:t>
        </w:r>
      </w:ins>
      <w:ins w:id="956"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7" w:author="Eric Boisvert" w:date="2016-01-04T13:17:00Z"/>
          <w:color w:val="FF0000"/>
          <w:lang w:val="en-CA"/>
        </w:rPr>
      </w:pPr>
    </w:p>
    <w:p w14:paraId="75F96929" w14:textId="4BBFE99C" w:rsidR="00057138" w:rsidRDefault="00B95F74" w:rsidP="000F4D17">
      <w:pPr>
        <w:rPr>
          <w:ins w:id="958" w:author="Eric Boisvert" w:date="2015-10-29T04:46:00Z"/>
          <w:color w:val="FF0000"/>
          <w:lang w:val="en-CA"/>
        </w:rPr>
      </w:pPr>
      <w:ins w:id="959"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B95F74" w:rsidRPr="000150DE" w:rsidRDefault="00B95F74">
                    <w:pPr>
                      <w:pStyle w:val="Caption"/>
                      <w:rPr>
                        <w:color w:val="FF0000"/>
                      </w:rPr>
                      <w:pPrChange w:id="960" w:author="Eric Boisvert" w:date="2016-01-04T13:23:00Z">
                        <w:pPr/>
                      </w:pPrChange>
                    </w:pPr>
                    <w:bookmarkStart w:id="961" w:name="_Ref439677176"/>
                    <w:ins w:id="962" w:author="Eric Boisvert" w:date="2016-01-04T13:23:00Z">
                      <w:r>
                        <w:t xml:space="preserve">Figure </w:t>
                      </w:r>
                      <w:r>
                        <w:fldChar w:fldCharType="begin"/>
                      </w:r>
                      <w:r>
                        <w:instrText xml:space="preserve"> SEQ Figure \* ARABIC </w:instrText>
                      </w:r>
                    </w:ins>
                    <w:r>
                      <w:fldChar w:fldCharType="separate"/>
                    </w:r>
                    <w:ins w:id="963" w:author="Eric Boisvert" w:date="2016-01-19T19:09:00Z">
                      <w:r>
                        <w:rPr>
                          <w:noProof/>
                        </w:rPr>
                        <w:t>7</w:t>
                      </w:r>
                    </w:ins>
                    <w:ins w:id="964" w:author="Eric Boisvert" w:date="2016-01-04T13:23:00Z">
                      <w:r>
                        <w:fldChar w:fldCharType="end"/>
                      </w:r>
                      <w:bookmarkEnd w:id="961"/>
                      <w:r>
                        <w:t xml:space="preserve"> : DisplacementEvent as subtype of GeologicEvent</w:t>
                      </w:r>
                    </w:ins>
                  </w:p>
                </w:txbxContent>
              </v:textbox>
            </v:shape>
          </w:pict>
        </w:r>
      </w:ins>
      <w:del w:id="965"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966" w:author="Eric Boisvert" w:date="2015-10-29T04:28:00Z"/>
          <w:lang w:val="en-CA"/>
          <w:rPrChange w:id="967" w:author="Eric Boisvert" w:date="2015-10-29T04:28:00Z">
            <w:rPr>
              <w:ins w:id="968" w:author="Eric Boisvert" w:date="2015-10-29T04:28:00Z"/>
              <w:color w:val="FF0000"/>
              <w:lang w:val="en-CA"/>
            </w:rPr>
          </w:rPrChange>
        </w:rPr>
        <w:pPrChange w:id="969" w:author="Eric Boisvert" w:date="2015-10-29T04:28:00Z">
          <w:pPr>
            <w:pStyle w:val="Heading3"/>
          </w:pPr>
        </w:pPrChange>
      </w:pPr>
    </w:p>
    <w:p w14:paraId="691D93BA" w14:textId="6EA33D8E" w:rsidR="003D0B50" w:rsidRPr="00D12552" w:rsidRDefault="003D0B50" w:rsidP="001571AE">
      <w:pPr>
        <w:pStyle w:val="Heading3"/>
        <w:rPr>
          <w:lang w:val="en-CA"/>
        </w:rPr>
      </w:pPr>
      <w:bookmarkStart w:id="970" w:name="_Toc439943449"/>
      <w:r w:rsidRPr="00D12552">
        <w:rPr>
          <w:lang w:val="en-CA"/>
        </w:rPr>
        <w:t>Quantities</w:t>
      </w:r>
      <w:bookmarkEnd w:id="970"/>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1" w:author="Eric Boisvert" w:date="2015-10-29T04:29:00Z">
        <w:r w:rsidR="00946727">
          <w:rPr>
            <w:lang w:val="en-CA"/>
          </w:rPr>
          <w:t xml:space="preserve">, for </w:t>
        </w:r>
      </w:ins>
      <w:ins w:id="972" w:author="Eric Boisvert" w:date="2015-10-29T04:30:00Z">
        <w:r w:rsidR="00946727">
          <w:rPr>
            <w:lang w:val="en-CA"/>
          </w:rPr>
          <w:t>example</w:t>
        </w:r>
      </w:ins>
      <w:ins w:id="973" w:author="Eric Boisvert" w:date="2015-10-29T04:29:00Z">
        <w:r w:rsidR="00946727">
          <w:rPr>
            <w:lang w:val="en-CA"/>
          </w:rPr>
          <w:t xml:space="preserve"> UCUM.</w:t>
        </w:r>
      </w:ins>
      <w:del w:id="97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7" w:name="_Ref432861816"/>
      <w:bookmarkStart w:id="978" w:name="_Toc439943450"/>
      <w:r w:rsidRPr="00D12552">
        <w:rPr>
          <w:lang w:val="en-CA"/>
        </w:rPr>
        <w:t>Code lists</w:t>
      </w:r>
      <w:bookmarkEnd w:id="977"/>
      <w:bookmarkEnd w:id="978"/>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79" w:name="_Ref432861735"/>
      <w:bookmarkStart w:id="980" w:name="_Toc439943451"/>
      <w:commentRangeStart w:id="981"/>
      <w:r w:rsidRPr="00D12552">
        <w:rPr>
          <w:lang w:val="en-CA"/>
        </w:rPr>
        <w:lastRenderedPageBreak/>
        <w:t>Code lists URI</w:t>
      </w:r>
      <w:bookmarkEnd w:id="979"/>
      <w:commentRangeEnd w:id="981"/>
      <w:r w:rsidR="00773E1B">
        <w:rPr>
          <w:rStyle w:val="CommentReference"/>
          <w:rFonts w:cs="Times New Roman"/>
          <w:b w:val="0"/>
          <w:bCs w:val="0"/>
        </w:rPr>
        <w:commentReference w:id="981"/>
      </w:r>
      <w:bookmarkEnd w:id="980"/>
    </w:p>
    <w:p w14:paraId="42F49A77" w14:textId="77777777" w:rsidR="00946727" w:rsidRDefault="00946727" w:rsidP="003D0B50">
      <w:pPr>
        <w:rPr>
          <w:ins w:id="982"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3" w:name="_Toc439943452"/>
      <w:commentRangeStart w:id="984"/>
      <w:r w:rsidRPr="00D12552">
        <w:rPr>
          <w:lang w:val="en-CA"/>
        </w:rPr>
        <w:t>Identifier</w:t>
      </w:r>
      <w:commentRangeEnd w:id="984"/>
      <w:r w:rsidR="000F4D17">
        <w:rPr>
          <w:rStyle w:val="CommentReference"/>
          <w:rFonts w:cs="Times New Roman"/>
          <w:b w:val="0"/>
          <w:bCs w:val="0"/>
        </w:rPr>
        <w:commentReference w:id="984"/>
      </w:r>
      <w:bookmarkEnd w:id="983"/>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5" w:author="Eric Boisvert" w:date="2016-01-04T13:34:00Z"/>
          <w:color w:val="FF0000"/>
          <w:lang w:val="en-CA"/>
        </w:rPr>
      </w:pPr>
    </w:p>
    <w:p w14:paraId="036CBE7B" w14:textId="435E9CB6" w:rsidR="0048717F" w:rsidRPr="00D12552" w:rsidRDefault="001A08DE" w:rsidP="00DB1F99">
      <w:pPr>
        <w:rPr>
          <w:color w:val="FF0000"/>
          <w:lang w:val="en-CA"/>
        </w:rPr>
      </w:pPr>
      <w:ins w:id="986" w:author="Eric Boisvert" w:date="2016-01-04T13:38:00Z">
        <w:r>
          <w:rPr>
            <w:color w:val="FF0000"/>
            <w:lang w:val="en-CA"/>
          </w:rPr>
          <w:t>The URI shall point to one or more representation</w:t>
        </w:r>
      </w:ins>
      <w:ins w:id="987" w:author="Eric Boisvert" w:date="2016-01-04T13:40:00Z">
        <w:r>
          <w:rPr>
            <w:color w:val="FF0000"/>
            <w:lang w:val="en-CA"/>
          </w:rPr>
          <w:t>s</w:t>
        </w:r>
      </w:ins>
      <w:ins w:id="988" w:author="Eric Boisvert" w:date="2016-01-04T13:38:00Z">
        <w:r>
          <w:rPr>
            <w:color w:val="FF0000"/>
            <w:lang w:val="en-CA"/>
          </w:rPr>
          <w:t xml:space="preserve"> of the feature it identifies</w:t>
        </w:r>
      </w:ins>
      <w:ins w:id="989" w:author="Eric Boisvert" w:date="2016-01-04T13:40:00Z">
        <w:r>
          <w:rPr>
            <w:color w:val="FF0000"/>
            <w:lang w:val="en-CA"/>
          </w:rPr>
          <w:t xml:space="preserve">.  </w:t>
        </w:r>
      </w:ins>
      <w:commentRangeStart w:id="990"/>
      <w:ins w:id="991" w:author="Eric Boisvert" w:date="2016-01-04T13:41:00Z">
        <w:r>
          <w:rPr>
            <w:color w:val="FF0000"/>
            <w:lang w:val="en-CA"/>
          </w:rPr>
          <w:t>It is expected that one of the representations should be a XML(GML) representation.</w:t>
        </w:r>
      </w:ins>
      <w:commentRangeEnd w:id="990"/>
      <w:ins w:id="992" w:author="Eric Boisvert" w:date="2016-01-04T13:42:00Z">
        <w:r>
          <w:rPr>
            <w:rStyle w:val="CommentReference"/>
          </w:rPr>
          <w:commentReference w:id="990"/>
        </w:r>
      </w:ins>
    </w:p>
    <w:p w14:paraId="308241B4" w14:textId="4C94E93C" w:rsidR="009B3BBD" w:rsidRDefault="009B3BBD" w:rsidP="009B3BBD">
      <w:pPr>
        <w:pStyle w:val="Heading2"/>
        <w:rPr>
          <w:lang w:val="en-CA"/>
        </w:rPr>
      </w:pPr>
      <w:bookmarkStart w:id="993" w:name="_Toc439943453"/>
      <w:commentRangeStart w:id="994"/>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4"/>
      <w:r w:rsidR="00762332">
        <w:rPr>
          <w:rStyle w:val="CommentReference"/>
          <w:rFonts w:cs="Times New Roman"/>
          <w:b w:val="0"/>
          <w:bCs w:val="0"/>
          <w:iCs w:val="0"/>
        </w:rPr>
        <w:commentReference w:id="994"/>
      </w:r>
      <w:bookmarkEnd w:id="993"/>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5" w:author="Eric Boisvert" w:date="2016-01-19T19:09:00Z">
        <w:r w:rsidR="00302FB5">
          <w:rPr>
            <w:noProof/>
          </w:rPr>
          <w:t>8</w:t>
        </w:r>
      </w:ins>
      <w:del w:id="996"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gml:Point,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7"/>
      <w:r w:rsidRPr="00B9320B">
        <w:rPr>
          <w:lang w:val="en-CA"/>
        </w:rPr>
        <w:t>In robust services</w:t>
      </w:r>
      <w:commentRangeEnd w:id="997"/>
      <w:r>
        <w:rPr>
          <w:rStyle w:val="CommentReference"/>
        </w:rPr>
        <w:commentReference w:id="99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8" w:name="_Toc439943454"/>
      <w:r>
        <w:rPr>
          <w:lang w:val="en-CA"/>
        </w:rPr>
        <w:t>Portrayal views</w:t>
      </w:r>
      <w:bookmarkEnd w:id="998"/>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99" w:name="_Ref439853500"/>
      <w:r w:rsidRPr="00A12606">
        <w:t>Formal Syntax</w:t>
      </w:r>
      <w:bookmarkEnd w:id="999"/>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0"/>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1000"/>
      <w:r>
        <w:rPr>
          <w:rStyle w:val="CommentReference"/>
        </w:rPr>
        <w:commentReference w:id="100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1"/>
      <w:r w:rsidR="00A10684">
        <w:rPr>
          <w:lang w:val="en-CA"/>
        </w:rPr>
        <w:t>3986</w:t>
      </w:r>
      <w:commentRangeEnd w:id="1001"/>
      <w:r w:rsidR="00A10684">
        <w:rPr>
          <w:rStyle w:val="CommentReference"/>
        </w:rPr>
        <w:commentReference w:id="100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2"/>
      <w:r>
        <w:rPr>
          <w:lang w:val="en-CA"/>
        </w:rPr>
        <w:t xml:space="preserve">Properties </w:t>
      </w:r>
      <w:r w:rsidR="00157E57">
        <w:rPr>
          <w:lang w:val="en-CA"/>
        </w:rPr>
        <w:t>containing a URI should resolve following Linked Open Data principles.</w:t>
      </w:r>
      <w:commentRangeEnd w:id="1002"/>
      <w:r w:rsidR="00157E57">
        <w:rPr>
          <w:rStyle w:val="CommentReference"/>
        </w:rPr>
        <w:commentReference w:id="100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A0337C"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3" w:author="Eric Boisvert" w:date="2016-01-19T19:09:00Z">
        <w:r w:rsidR="00302FB5">
          <w:rPr>
            <w:noProof/>
          </w:rPr>
          <w:t>9</w:t>
        </w:r>
      </w:ins>
      <w:del w:id="100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5" w:name="_Toc439943455"/>
      <w:r w:rsidRPr="00D14AF0">
        <w:lastRenderedPageBreak/>
        <w:t>GeologicUnitView</w:t>
      </w:r>
      <w:bookmarkEnd w:id="1005"/>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A0337C"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6" w:author="Eric Boisvert" w:date="2016-01-19T19:09:00Z">
        <w:r w:rsidR="00302FB5">
          <w:rPr>
            <w:noProof/>
          </w:rPr>
          <w:t>10</w:t>
        </w:r>
      </w:ins>
      <w:del w:id="1007"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identifier:CharacterString shall uniquely identifies a tuple within the dataset</w:t>
      </w:r>
      <w:r w:rsidR="00D96958">
        <w:t xml:space="preserve"> and be formatted as an </w:t>
      </w:r>
      <w:r w:rsidR="00D96958">
        <w:rPr>
          <w:lang w:val="en-CA"/>
        </w:rPr>
        <w:t xml:space="preserve">absolute URI conformant to RFC </w:t>
      </w:r>
      <w:commentRangeStart w:id="1008"/>
      <w:r w:rsidR="00D96958">
        <w:rPr>
          <w:lang w:val="en-CA"/>
        </w:rPr>
        <w:t>3986</w:t>
      </w:r>
      <w:commentRangeEnd w:id="1008"/>
      <w:r w:rsidR="00D96958">
        <w:rPr>
          <w:rStyle w:val="CommentReference"/>
        </w:rPr>
        <w:commentReference w:id="1008"/>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09"/>
            <w:r>
              <w:rPr>
                <w:rStyle w:val="reqtext"/>
                <w:lang w:val="en-CA"/>
              </w:rPr>
              <w:t>GeologicUnitView identifier SHOULD correspond to and instance of MappedFeature</w:t>
            </w:r>
            <w:commentRangeEnd w:id="1009"/>
            <w:r>
              <w:rPr>
                <w:rStyle w:val="CommentReference"/>
                <w:rFonts w:ascii="Times New Roman" w:eastAsia="Times New Roman" w:hAnsi="Times New Roman"/>
                <w:lang w:val="en-US" w:eastAsia="en-US"/>
              </w:rPr>
              <w:commentReference w:id="1009"/>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7777777" w:rsidR="00176E9E" w:rsidRPr="00D970E9" w:rsidRDefault="00176E9E" w:rsidP="00176E9E">
      <w:pPr>
        <w:rPr>
          <w:lang w:val="en-CA"/>
        </w:rPr>
      </w:pPr>
      <w:r>
        <w:t xml:space="preserve">name:CharacterString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77777777" w:rsidR="00176E9E" w:rsidRDefault="00176E9E" w:rsidP="00176E9E">
      <w:r w:rsidRPr="00F4750B">
        <w:t>Text description</w:t>
      </w:r>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r>
        <w:t>:CharacterString</w:t>
      </w:r>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7777777" w:rsidR="00176E9E" w:rsidRDefault="00176E9E" w:rsidP="00176E9E">
      <w:r>
        <w:t>The property</w:t>
      </w:r>
      <w:r w:rsidRPr="009A0449">
        <w:t xml:space="preserve"> observationMethod</w:t>
      </w:r>
      <w:r>
        <w:t>:CharacterString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2F54D85B" w:rsidR="00176E9E" w:rsidRDefault="00176E9E" w:rsidP="00176E9E">
      <w:r>
        <w:t xml:space="preserve">The property </w:t>
      </w:r>
      <w:r w:rsidRPr="009A0449">
        <w:t xml:space="preserve">positionalAccuracy:CharacterString </w:t>
      </w:r>
      <w:r w:rsidR="00AB423B">
        <w:t xml:space="preserve">is </w:t>
      </w:r>
      <w:r>
        <w:t>q</w:t>
      </w:r>
      <w:commentRangeStart w:id="1010"/>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0"/>
      <w:r>
        <w:rPr>
          <w:rStyle w:val="CommentReference"/>
        </w:rPr>
        <w:commentReference w:id="1010"/>
      </w:r>
    </w:p>
    <w:p w14:paraId="649CD2B9" w14:textId="77777777" w:rsidR="00176E9E" w:rsidRDefault="00176E9E" w:rsidP="00176E9E">
      <w:pPr>
        <w:pStyle w:val="Heading4"/>
      </w:pPr>
      <w:r>
        <w:t>source</w:t>
      </w:r>
    </w:p>
    <w:p w14:paraId="6F4CF505" w14:textId="77777777" w:rsidR="00176E9E" w:rsidRDefault="00176E9E" w:rsidP="00176E9E">
      <w:r>
        <w:t>The property source:CharacterString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 xml:space="preserve">The property geologicUnitType_uri:CharacterString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r>
        <w:rPr>
          <w:lang w:val="en-CA"/>
        </w:rPr>
        <w:t xml:space="preserve">:CharacterString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r>
        <w:rPr>
          <w:lang w:val="en-CA"/>
        </w:rPr>
        <w:t xml:space="preserve">:CharacterString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 xml:space="preserve">:CharacterString 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 xml:space="preserve">:CharacterString 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r>
        <w:t xml:space="preserve">:CharacterString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1"/>
            <w:r>
              <w:rPr>
                <w:rStyle w:val="CommentReference"/>
                <w:rFonts w:ascii="Times New Roman" w:eastAsia="Times New Roman" w:hAnsi="Times New Roman"/>
                <w:lang w:val="en-US" w:eastAsia="en-US"/>
              </w:rPr>
              <w:commentReference w:id="1011"/>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metadata_uri:CharacterString 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77777777" w:rsidR="00176E9E" w:rsidRDefault="00176E9E" w:rsidP="00176E9E">
      <w:r>
        <w:t xml:space="preserve">The property shape:GM_Object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2" w:name="_Toc439943456"/>
      <w:r w:rsidRPr="00D14AF0">
        <w:rPr>
          <w:lang w:val="en-CA"/>
        </w:rPr>
        <w:t>B</w:t>
      </w:r>
      <w:bookmarkStart w:id="1013" w:name="BKM_03A20E93_D10C_455A_8888_4A83A8C62628"/>
      <w:bookmarkEnd w:id="1013"/>
      <w:r w:rsidRPr="00D14AF0">
        <w:rPr>
          <w:lang w:val="en-CA"/>
        </w:rPr>
        <w:t>oreholeView</w:t>
      </w:r>
      <w:bookmarkEnd w:id="1012"/>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A0337C"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4" w:author="Eric Boisvert" w:date="2016-01-19T19:09:00Z">
        <w:r w:rsidR="00302FB5">
          <w:rPr>
            <w:noProof/>
          </w:rPr>
          <w:t>11</w:t>
        </w:r>
      </w:ins>
      <w:del w:id="1015"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 xml:space="preserve">The identifier:CharacterString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6"/>
      <w:r w:rsidR="00D96958">
        <w:rPr>
          <w:lang w:val="en-CA"/>
        </w:rPr>
        <w:t>3986</w:t>
      </w:r>
      <w:commentRangeEnd w:id="1016"/>
      <w:r w:rsidR="00D96958">
        <w:rPr>
          <w:rStyle w:val="CommentReference"/>
        </w:rPr>
        <w:commentReference w:id="1016"/>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name:CharacterString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description:CharacterString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 xml:space="preserve">:CharacterString property shall report the purpose </w:t>
      </w:r>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 xml:space="preserve">property status:CharacterString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drillingMethod:CharacterString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operator:CharacterString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driller:CharacterString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StartDate:CharacterString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drillEndData:CharacterString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lastRenderedPageBreak/>
        <w:t>startPoint</w:t>
      </w:r>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inclinationType:CharacterString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boreholeLenght_m:Number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elevation_m:Number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elevation_srs:CharacterString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7"/>
            <w:r>
              <w:rPr>
                <w:rStyle w:val="reqtext"/>
                <w:lang w:val="en-CA"/>
              </w:rPr>
              <w:t xml:space="preserve">resolve </w:t>
            </w:r>
            <w:commentRangeEnd w:id="1017"/>
            <w:r>
              <w:rPr>
                <w:rStyle w:val="CommentReference"/>
                <w:rFonts w:ascii="Times New Roman" w:eastAsia="Times New Roman" w:hAnsi="Times New Roman"/>
                <w:lang w:val="en-US" w:eastAsia="en-US"/>
              </w:rPr>
              <w:commentReference w:id="1017"/>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8"/>
      <w:r w:rsidRPr="00A12606">
        <w:rPr>
          <w:rStyle w:val="reqtext"/>
        </w:rPr>
        <w:t>http://spatialreference.org/ref/epsg/5711</w:t>
      </w:r>
      <w:commentRangeEnd w:id="1018"/>
      <w:r w:rsidR="00BE718C">
        <w:rPr>
          <w:rStyle w:val="CommentReference"/>
        </w:rPr>
        <w:commentReference w:id="1018"/>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positionalAccuracy:CharacterString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 xml:space="preserve">When available, the parentBorehole_uri:CharacterString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77777777" w:rsidR="00BE718C" w:rsidRDefault="00BE718C" w:rsidP="00BE718C">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19" w:name="BKM_82E84894_826F_4479_973A_CBC44C2E6336"/>
      <w:bookmarkStart w:id="1020" w:name="BKM_2AC44CB2_D8AD_4710_965F_8C3E8A778226"/>
      <w:bookmarkStart w:id="1021" w:name="BKM_1CCAFBF2_5AEE_4D8D_970F_45B148E97DED"/>
      <w:bookmarkStart w:id="1022" w:name="BKM_988B3B2F_E5F0_47AC_B40B_3E7EB1B7F6A8"/>
      <w:bookmarkStart w:id="1023" w:name="BKM_D4489C08_74CE_4704_A313_E3DE8D8C2C02"/>
      <w:bookmarkStart w:id="1024" w:name="BKM_3CED884F_4F1D_42D8_9256_BF8F325D7BF9"/>
      <w:bookmarkStart w:id="1025" w:name="BKM_4D00B287_AF58_4181_BBC5_8A25643F2ECB"/>
      <w:bookmarkStart w:id="1026" w:name="BKM_8130FE65_F0ED_41F2_ABFA_924F7CBE3C44"/>
      <w:bookmarkStart w:id="1027" w:name="BKM_44DAEF74_D7B7_4FE5_8CBB_636851476829"/>
      <w:bookmarkStart w:id="1028" w:name="BKM_3338A6EC_8A76_4151_9BBE_AF6AA6E7ABA5"/>
      <w:bookmarkStart w:id="1029" w:name="BKM_0695D395_0E6D_4C80_885E_54CD7307213E"/>
      <w:bookmarkStart w:id="1030" w:name="BKM_83AB4886_B40B_45D9_93A6_9A7A11A1DB22"/>
      <w:bookmarkStart w:id="1031" w:name="BKM_18DECF87_EACF_4237_B14D_5CBA397C8B9F"/>
      <w:bookmarkStart w:id="1032" w:name="BKM_A2513DE4_90C9_4111_97A5_8AB9734CC788"/>
      <w:bookmarkStart w:id="1033" w:name="BKM_C29B4A43_BD79_4426_A200_1B1C1E4E23DB"/>
      <w:bookmarkStart w:id="1034" w:name="BKM_D6389F0E_EB92_428D_B31C_62B7B2DE2191"/>
      <w:bookmarkStart w:id="1035" w:name="BKM_44662CA4_810A_46C1_8CCE_D899E8B34841"/>
      <w:bookmarkStart w:id="1036" w:name="BKM_A4ADBA47_2A66_4D31_B98E_429D2187557A"/>
      <w:bookmarkStart w:id="1037" w:name="BKM_6A453B7D_E05C_442A_9729_07602A0CE53F"/>
      <w:bookmarkStart w:id="1038" w:name="BKM_B674F95F_8259_4A18_BB9A_C7004F238C58"/>
      <w:bookmarkStart w:id="1039" w:name="BKM_99FA56C9_DF26_4FF5_AF2C_A1CA27033687"/>
      <w:bookmarkStart w:id="1040" w:name="BKM_10DBF70D_6106_40F3_9F20_6815C31BFF23"/>
      <w:bookmarkStart w:id="1041" w:name="BKM_156BACFD_61FB_4C7D_8E17_15915D5DC1EB"/>
      <w:bookmarkStart w:id="1042" w:name="BKM_660451F7_6344_4A08_8AF1_55EA34BAFC1E"/>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31B29BD6" w14:textId="77777777" w:rsidR="00D14AF0" w:rsidRDefault="00D14AF0" w:rsidP="00401D4D">
      <w:pPr>
        <w:pStyle w:val="Heading3"/>
        <w:rPr>
          <w:lang w:val="en-CA"/>
        </w:rPr>
      </w:pPr>
      <w:bookmarkStart w:id="1043" w:name="_Toc439943457"/>
      <w:r w:rsidRPr="00D14AF0">
        <w:rPr>
          <w:lang w:val="en-CA"/>
        </w:rPr>
        <w:t>C</w:t>
      </w:r>
      <w:bookmarkStart w:id="1044" w:name="BKM_6A5667C6_1461_4AA7_BA98_1583B82E247C"/>
      <w:bookmarkEnd w:id="1044"/>
      <w:r w:rsidRPr="00D14AF0">
        <w:rPr>
          <w:lang w:val="en-CA"/>
        </w:rPr>
        <w:t>ontactView</w:t>
      </w:r>
      <w:bookmarkEnd w:id="1043"/>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A0337C"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5" w:author="Eric Boisvert" w:date="2016-01-19T19:09:00Z">
        <w:r w:rsidR="00302FB5">
          <w:rPr>
            <w:noProof/>
          </w:rPr>
          <w:t>12</w:t>
        </w:r>
      </w:ins>
      <w:del w:id="1046"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0D961C77" w:rsidR="00176E9E" w:rsidRDefault="00176E9E" w:rsidP="00176E9E">
      <w:r w:rsidRPr="00D970E9">
        <w:t xml:space="preserve">Globally unique </w:t>
      </w:r>
      <w:r>
        <w:t>identifier:CharacterString shall uniquely identifies a tuple within the dataset</w:t>
      </w:r>
      <w:r w:rsidR="00D96958">
        <w:t xml:space="preserve"> and be formatted as an </w:t>
      </w:r>
      <w:r w:rsidR="00D96958">
        <w:rPr>
          <w:lang w:val="en-CA"/>
        </w:rPr>
        <w:t xml:space="preserve">absolute URI conformant to RFC </w:t>
      </w:r>
      <w:commentRangeStart w:id="1047"/>
      <w:r w:rsidR="00D96958">
        <w:rPr>
          <w:lang w:val="en-CA"/>
        </w:rPr>
        <w:t>3986</w:t>
      </w:r>
      <w:commentRangeEnd w:id="1047"/>
      <w:r w:rsidR="00D96958">
        <w:rPr>
          <w:rStyle w:val="CommentReference"/>
        </w:rPr>
        <w:commentReference w:id="104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2CFF09EC" w:rsidR="00176E9E" w:rsidRDefault="00176E9E" w:rsidP="00176E9E">
      <w:r>
        <w:t>The property name:CharacterString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description:CharacterString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contactType:CharacterString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source:CharacterString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contactType_uri:CharacterString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specification_uri:CharacterString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genericSymboliser:CharacterString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8" w:name="BKM_DAD0F5C5_7ECC_4F46_8F23_D5FDAEC9FFF1"/>
      <w:bookmarkStart w:id="1049" w:name="BKM_29C4138F_4CAD_4B96_B0DF_B91BA8041A62"/>
      <w:bookmarkStart w:id="1050" w:name="BKM_6AE23AB8_B6A5_4B32_A803_62E099830E93"/>
      <w:bookmarkStart w:id="1051" w:name="BKM_66D56F45_5196_424F_92CB_6CB6778933A2"/>
      <w:bookmarkStart w:id="1052" w:name="BKM_B569925A_5C18_4226_AFA5_D6C44B29D688"/>
      <w:bookmarkStart w:id="1053" w:name="BKM_20CF274F_94C7_43D3_9CCE_945071187259"/>
      <w:bookmarkStart w:id="1054" w:name="BKM_64FA9120_8C79_470F_A4AB_510E7868EC43"/>
      <w:bookmarkStart w:id="1055" w:name="BKM_2D4CA786_8199_42B1_BAEE_B9D15F83512C"/>
      <w:bookmarkStart w:id="1056" w:name="BKM_E1914A18_F58F_4042_930D_7562E211135B"/>
      <w:bookmarkStart w:id="1057" w:name="BKM_C97D1AD7_F437_45EE_9855_97FF220828AF"/>
      <w:bookmarkStart w:id="1058" w:name="BKM_66E2F147_939A_42E7_9DA7_BB7F5E616224"/>
      <w:bookmarkStart w:id="1059" w:name="BKM_7A6AD652_753B_433E_B947_78BAF8E8FFBB"/>
      <w:bookmarkStart w:id="1060" w:name="BKM_D64DC56C_F70A_4224_BA0C_96AAF9B173C3"/>
      <w:bookmarkStart w:id="1061" w:name="_Toc439943458"/>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Pr="00D14AF0">
        <w:rPr>
          <w:lang w:val="en-CA"/>
        </w:rPr>
        <w:t>G</w:t>
      </w:r>
      <w:bookmarkStart w:id="1062" w:name="BKM_F594CD9C_5617_46AE_9ABE_FE6C018DDEAF"/>
      <w:bookmarkEnd w:id="1062"/>
      <w:r w:rsidRPr="00D14AF0">
        <w:rPr>
          <w:lang w:val="en-CA"/>
        </w:rPr>
        <w:t>eologicSpecimenView</w:t>
      </w:r>
      <w:bookmarkEnd w:id="106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A0337C"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3" w:author="Eric Boisvert" w:date="2016-01-19T19:09:00Z">
        <w:r w:rsidR="00302FB5">
          <w:rPr>
            <w:noProof/>
          </w:rPr>
          <w:t>13</w:t>
        </w:r>
      </w:ins>
      <w:del w:id="1064"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1B5C7744" w:rsidR="00D96958" w:rsidRDefault="00D96958" w:rsidP="00D96958">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065"/>
      <w:r>
        <w:rPr>
          <w:lang w:val="en-CA"/>
        </w:rPr>
        <w:t>3986</w:t>
      </w:r>
      <w:commentRangeEnd w:id="1065"/>
      <w:r>
        <w:rPr>
          <w:rStyle w:val="CommentReference"/>
        </w:rPr>
        <w:commentReference w:id="106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label:CharacterString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description:CharacterString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positionalAccuracy:CharacterString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lastRenderedPageBreak/>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samplingMethod:CharacterString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currentLocation:CharacterString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source:CharacterString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 xml:space="preserve">The property specimentType_uri:CharacterString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 xml:space="preserve">The property metadata_uri:CharacterString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lastRenderedPageBreak/>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genericSymboliser:CharacterString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6" w:name="BKM_5A4D9120_600F_4C3C_8ECF_EE7CFDB01C45"/>
      <w:bookmarkStart w:id="1067" w:name="BKM_411869C6_5FE7_4B45_A018_FC87FC6F1504"/>
      <w:bookmarkStart w:id="1068" w:name="BKM_9EE66924_CD8E_4920_8D93_B7C8D67F28AF"/>
      <w:bookmarkStart w:id="1069" w:name="BKM_49C23F9C_9DFE_434E_9876_B253C73E5E08"/>
      <w:bookmarkStart w:id="1070" w:name="BKM_2D0F9355_1BA8_4B21_A211_5DBDE6101308"/>
      <w:bookmarkStart w:id="1071" w:name="BKM_025812DF_B2DB_4EF8_8BE9_FB08934C1BD4"/>
      <w:bookmarkStart w:id="1072" w:name="BKM_C09529C8_28D2_45E7_B66E_ADF87048EE54"/>
      <w:bookmarkStart w:id="1073" w:name="BKM_3857FAF2_09B8_4E47_AE1C_AD54C52DAF81"/>
      <w:bookmarkStart w:id="1074" w:name="BKM_35F2F785_32E6_4D58_9212_E4C493DD93AB"/>
      <w:bookmarkStart w:id="1075" w:name="BKM_8A8A8512_0518_43B4_8296_5C183491EEB7"/>
      <w:bookmarkStart w:id="1076" w:name="BKM_A37D3138_5144_4AAA_A9A8_F88DEC203EC5"/>
      <w:bookmarkStart w:id="1077" w:name="BKM_9BCC0C7E_CEE8_4167_9510_B24983CC44B9"/>
      <w:bookmarkStart w:id="1078" w:name="BKM_A818D66D_DB16_46C0_A0B3_E9039F2CD8CD"/>
      <w:bookmarkStart w:id="1079" w:name="BKM_AEAFFBCA_2559_4CDB_AFA9_8A341843B51F"/>
      <w:bookmarkStart w:id="1080" w:name="BKM_691007BD_4B41_46AF_9BC3_D27B06E1FB54"/>
      <w:bookmarkStart w:id="1081" w:name="BKM_98D7F43A_2FA6_489F_A1A5_B915D069258B"/>
      <w:bookmarkStart w:id="1082" w:name="BKM_B197BD01_D7EB_4B2D_B744_060A34418883"/>
      <w:bookmarkStart w:id="1083" w:name="_Toc439943459"/>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sidRPr="00D14AF0">
        <w:rPr>
          <w:lang w:val="en-CA"/>
        </w:rPr>
        <w:t>G</w:t>
      </w:r>
      <w:bookmarkStart w:id="1084" w:name="BKM_9A8B07A1_6F7C_49A9_AE39_CC80241F45D8"/>
      <w:bookmarkEnd w:id="1084"/>
      <w:r w:rsidRPr="00D14AF0">
        <w:rPr>
          <w:lang w:val="en-CA"/>
        </w:rPr>
        <w:t>eomorphologicUnitView</w:t>
      </w:r>
      <w:bookmarkEnd w:id="108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A0337C"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5" w:author="Eric Boisvert" w:date="2016-01-19T19:09:00Z">
        <w:r w:rsidR="00302FB5">
          <w:rPr>
            <w:noProof/>
          </w:rPr>
          <w:t>14</w:t>
        </w:r>
      </w:ins>
      <w:del w:id="1086"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77777777" w:rsidR="00DF2985" w:rsidRDefault="00DF2985" w:rsidP="00DF2985">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name:CharacterString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description:CharacterString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landformClass:CharacterString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lastRenderedPageBreak/>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unitType:CharacterString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 xml:space="preserve">The property lithology:CharacterString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positionAccuracy:CharacterString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lastRenderedPageBreak/>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activity_uri:CharacterString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landformClass_uri:CharacterString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Pr>
          <w:rFonts w:cs="Arial"/>
          <w:color w:val="000000"/>
          <w:lang w:val="en-CA"/>
        </w:rPr>
        <w:t xml:space="preserve">:CharacterString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representativeAge_uri:CharacterString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specification_uri:CharacterString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lastRenderedPageBreak/>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8" w:name="BKM_75AF76F0_4AFF_4758_AA5C_4DD9A3A326DF"/>
      <w:bookmarkStart w:id="1089" w:name="BKM_AD80CBD8_BB55_4F42_B330_20E3957181FD"/>
      <w:bookmarkStart w:id="1090" w:name="BKM_B608D83A_BCB7_40BE_B5B4_7C18680327EF"/>
      <w:bookmarkStart w:id="1091" w:name="BKM_BB7DE53B_2076_4732_85CB_314A0C996CFE"/>
      <w:bookmarkStart w:id="1092" w:name="BKM_0F33C868_B8F6_4CD9_B1BE_D64AF7054352"/>
      <w:bookmarkStart w:id="1093" w:name="BKM_858F77A8_91BC_4E92_9873_3DE29220EA84"/>
      <w:bookmarkStart w:id="1094" w:name="BKM_6C47293B_9B00_4958_AE14_E2FF8C6503C9"/>
      <w:bookmarkStart w:id="1095" w:name="BKM_4798819D_722E_4089_880A_68AA29864E45"/>
      <w:bookmarkStart w:id="1096" w:name="BKM_FB28CC82_D6AA_481A_BA03_BB82515D05CD"/>
      <w:bookmarkStart w:id="1097" w:name="BKM_81066ECA_2108_4DF2_B25E_F440E68432B7"/>
      <w:bookmarkStart w:id="1098" w:name="BKM_E37CFBB1_57FD_4CA3_9961_34992E857685"/>
      <w:bookmarkStart w:id="1099" w:name="BKM_2EFAD6D8_0A90_47E6_A3AC_B0F503630287"/>
      <w:bookmarkStart w:id="1100" w:name="BKM_21524384_B208_4A32_A2E5_0FFB4D6E8D7C"/>
      <w:bookmarkStart w:id="1101" w:name="BKM_E5DB8674_7F07_4817_BA2B_997C684B521D"/>
      <w:bookmarkStart w:id="1102" w:name="BKM_B79C058B_F1A5_47C5_B3E2_CD87F62870F2"/>
      <w:bookmarkStart w:id="1103" w:name="BKM_A559EAAB_B89D_43D3_B221_4C6D46321258"/>
      <w:bookmarkStart w:id="1104" w:name="BKM_234AE185_16BA_4884_8974_68DBF37A4B28"/>
      <w:bookmarkStart w:id="1105" w:name="BKM_B342A581_116B_4A14_8384_0F4F6231BFC6"/>
      <w:bookmarkStart w:id="1106" w:name="BKM_CE5055FF_94D8_42AD_B46A_0041AB28334E"/>
      <w:bookmarkStart w:id="1107" w:name="BKM_F34DEFBD_2300_4BCD_9500_6FD1B9CE045E"/>
      <w:bookmarkStart w:id="1108" w:name="BKM_C0E26832_94FE_4E03_98DE_F2986912ECBC"/>
      <w:bookmarkStart w:id="1109" w:name="BKM_04EE2E72_5511_48AE_9048_CF9126C4A13D"/>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7C9BAB4B" w14:textId="77777777" w:rsidR="00D14AF0" w:rsidRDefault="00D14AF0" w:rsidP="00D14AF0">
      <w:pPr>
        <w:pStyle w:val="Heading3"/>
        <w:rPr>
          <w:lang w:val="en-CA"/>
        </w:rPr>
      </w:pPr>
      <w:bookmarkStart w:id="1110" w:name="_Toc439943460"/>
      <w:r w:rsidRPr="00D14AF0">
        <w:rPr>
          <w:lang w:val="en-CA"/>
        </w:rPr>
        <w:t>S</w:t>
      </w:r>
      <w:bookmarkStart w:id="1111" w:name="BKM_CE5E700D_EBA4_44CA_83C8_617C916DF033"/>
      <w:bookmarkEnd w:id="1111"/>
      <w:r w:rsidRPr="00D14AF0">
        <w:rPr>
          <w:lang w:val="en-CA"/>
        </w:rPr>
        <w:t>hearDisplacementStructureView</w:t>
      </w:r>
      <w:bookmarkEnd w:id="111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A0337C"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2" w:author="Eric Boisvert" w:date="2016-01-19T19:09:00Z">
        <w:r w:rsidR="00302FB5">
          <w:rPr>
            <w:noProof/>
          </w:rPr>
          <w:t>15</w:t>
        </w:r>
      </w:ins>
      <w:del w:id="1113"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 xml:space="preserve">identifier:CharacterString shall uniquely identifies a tuple within the dataset 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name:CharacterString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description:CharacterString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faultType:CharacterString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lastRenderedPageBreak/>
        <w:t>deformationStyle</w:t>
      </w:r>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displacement:CharacterString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numericOlderAge:Number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numericYoungerAge:Number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positionAccuracy:CharacterString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 xml:space="preserve">The property faultType_uri:CharacterString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 xml:space="preserve">The property movementType_uri:CharacterString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 xml:space="preserve">The property representativeAge_uri:CharacterString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 xml:space="preserve">The property representativeYoungerAge_uri:CharacterString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 xml:space="preserve">The property specification_uri:CharacterString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 xml:space="preserve">The property metadata_uri:CharacterString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5" w:name="BKM_11E20CA8_2344_4418_A9F9_325A11426D44"/>
      <w:bookmarkStart w:id="1116" w:name="BKM_20A123B5_7607_4A2B_A3F4_2BA8EEA3BD6E"/>
      <w:bookmarkStart w:id="1117" w:name="BKM_62E65A70_EB75_497A_886F_BAAEBB60A5EC"/>
      <w:bookmarkStart w:id="1118" w:name="BKM_3F13203C_BEB3_44A2_B8B9_417C5D453C67"/>
      <w:bookmarkStart w:id="1119" w:name="BKM_D9E97001_975E_4E48_B383_84E3B817A9D6"/>
      <w:bookmarkStart w:id="1120" w:name="BKM_ABD8F88A_D6D5_49E8_B4C4_6E53A78AD465"/>
      <w:bookmarkStart w:id="1121" w:name="BKM_7660FDA3_AB42_45F9_86AB_19287D13C566"/>
      <w:bookmarkStart w:id="1122" w:name="BKM_28FFF6C1_C18B_4629_BB75_27AFBE7647AB"/>
      <w:bookmarkStart w:id="1123" w:name="BKM_DE525394_F288_4E7F_AF29_CF676A7FB892"/>
      <w:bookmarkStart w:id="1124" w:name="BKM_BDA40AB6_6C56_4E4F_9588_C051912996DC"/>
      <w:bookmarkStart w:id="1125" w:name="BKM_2209CF72_C0AB_47F3_BB22_4A2E8334027A"/>
      <w:bookmarkStart w:id="1126" w:name="BKM_BD7868DF_0409_467D_8844_EE4674C50774"/>
      <w:bookmarkStart w:id="1127" w:name="BKM_674A1294_59BE_4203_9B03_BC5D6023992F"/>
      <w:bookmarkStart w:id="1128" w:name="BKM_A1B86BC0_3316_46AB_8D32_7786DFA0771F"/>
      <w:bookmarkStart w:id="1129" w:name="BKM_5ED9FA7F_347C_499C_BF86_2B88071AD840"/>
      <w:bookmarkStart w:id="1130" w:name="BKM_EC7555C0_681D_45F5_BEFB_0F7BFDEF3CFB"/>
      <w:bookmarkStart w:id="1131" w:name="BKM_36C08EC9_BB32_4BDE_99FD_336AAA2512BB"/>
      <w:bookmarkStart w:id="1132" w:name="BKM_34B08950_B320_4DCA_B7B3_801822442BA1"/>
      <w:bookmarkStart w:id="1133" w:name="BKM_1D369827_5E0B_4F3B_99DE_498DE4F4D001"/>
      <w:bookmarkStart w:id="1134" w:name="BKM_42115B02_1C56_42D6_B0AA_D6174F756E65"/>
      <w:bookmarkStart w:id="1135" w:name="BKM_401A0B2C_FBFD_43E2_BC4F_F4876D6A55A5"/>
      <w:bookmarkStart w:id="1136" w:name="BKM_AA3C91BB_B0F8_4E56_A1E5_9C3530C146AE"/>
      <w:bookmarkStart w:id="1137" w:name="BKM_C202EED3_CA3B_4848_8F51_4E4216E311CB"/>
      <w:bookmarkStart w:id="1138" w:name="BKM_F61C54B5_53A3_4B3D_8747_890B595FF05F"/>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54D90096" w14:textId="77777777" w:rsidR="00D14AF0" w:rsidRDefault="00D14AF0" w:rsidP="00CA3AC5">
      <w:pPr>
        <w:pStyle w:val="Heading3"/>
        <w:rPr>
          <w:lang w:val="en-CA"/>
        </w:rPr>
      </w:pPr>
      <w:bookmarkStart w:id="1139" w:name="_Toc439943461"/>
      <w:r w:rsidRPr="00D14AF0">
        <w:rPr>
          <w:lang w:val="en-CA"/>
        </w:rPr>
        <w:t>S</w:t>
      </w:r>
      <w:bookmarkStart w:id="1140" w:name="BKM_A518DA4F_2CA4_4758_BC7A_4790DC092913"/>
      <w:bookmarkEnd w:id="1140"/>
      <w:r w:rsidRPr="00D14AF0">
        <w:rPr>
          <w:lang w:val="en-CA"/>
        </w:rPr>
        <w:t>iteObservationView</w:t>
      </w:r>
      <w:bookmarkEnd w:id="113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A0337C"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1" w:author="Eric Boisvert" w:date="2016-01-19T19:09:00Z">
        <w:r w:rsidR="00302FB5">
          <w:rPr>
            <w:noProof/>
          </w:rPr>
          <w:t>16</w:t>
        </w:r>
      </w:ins>
      <w:del w:id="1142"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77777777" w:rsidR="00006FB0" w:rsidRDefault="00006FB0" w:rsidP="00006FB0">
      <w:r w:rsidRPr="00D970E9">
        <w:t xml:space="preserve">Globally unique </w:t>
      </w:r>
      <w:r>
        <w:t>identifier:CharacterString shall uniquely identifies a tuple within the dataset</w:t>
      </w:r>
      <w:r w:rsidRPr="00D96958">
        <w:t xml:space="preserve"> </w:t>
      </w:r>
      <w:r>
        <w:t xml:space="preserve">and be formatted as an </w:t>
      </w:r>
      <w:r>
        <w:rPr>
          <w:lang w:val="en-CA"/>
        </w:rPr>
        <w:t xml:space="preserve">absolute URI conformant to RFC </w:t>
      </w:r>
      <w:commentRangeStart w:id="1143"/>
      <w:r>
        <w:rPr>
          <w:lang w:val="en-CA"/>
        </w:rPr>
        <w:t>3986</w:t>
      </w:r>
      <w:commentRangeEnd w:id="1143"/>
      <w:r>
        <w:rPr>
          <w:rStyle w:val="CommentReference"/>
        </w:rPr>
        <w:commentReference w:id="1143"/>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4"/>
            <w:r>
              <w:rPr>
                <w:rStyle w:val="reqtext"/>
                <w:lang w:val="en-CA"/>
              </w:rPr>
              <w:t xml:space="preserve">Identifier SHOULD correspond to a representation of OM_Observation </w:t>
            </w:r>
            <w:commentRangeEnd w:id="1144"/>
            <w:r>
              <w:rPr>
                <w:rStyle w:val="CommentReference"/>
                <w:rFonts w:ascii="Times New Roman" w:eastAsia="Times New Roman" w:hAnsi="Times New Roman"/>
                <w:lang w:val="en-US" w:eastAsia="en-US"/>
              </w:rPr>
              <w:commentReference w:id="1144"/>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siteName:CharacterString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label:CharacterString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description:CharacterString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observedProperty:CharacterString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lastRenderedPageBreak/>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observedValue:CharacterString shall contain the result of the observation. </w:t>
      </w:r>
      <w:commentRangeStart w:id="1145"/>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5"/>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5"/>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observedValueUom:CharacterString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positionAccuracy:CharacterString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source:CharacterString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featureOfInterest:CharacterString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metadata_uri:CharacterString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genericSymboliser:CharacterString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6" w:name="BKM_EC69FC11_247D_4B96_A882_7E9D1AD588E0"/>
      <w:bookmarkStart w:id="1147" w:name="BKM_ADCD2F69_DA9B_47AD_AAD9_CD10F85583D7"/>
      <w:bookmarkStart w:id="1148" w:name="BKM_07E8099B_7BEC_4F52_A9CB_2057EB65CA46"/>
      <w:bookmarkStart w:id="1149" w:name="BKM_803B49B5_5346_4ECB_84C0_E9285F22A260"/>
      <w:bookmarkStart w:id="1150" w:name="BKM_EF622FE6_F231_4466_80B5_7C9E00C1AF26"/>
      <w:bookmarkStart w:id="1151" w:name="BKM_314D3BAE_F7C9_4B36_ADB6_C72D030F3753"/>
      <w:bookmarkStart w:id="1152" w:name="BKM_39715309_7964_43D3_8714_66E5FE3F5A42"/>
      <w:bookmarkStart w:id="1153" w:name="BKM_154B13F8_8CD9_473E_98B5_93572A0EB3BB"/>
      <w:bookmarkStart w:id="1154" w:name="BKM_2C39BB23_51CD_4C07_BC3D_DFD062118A45"/>
      <w:bookmarkStart w:id="1155" w:name="BKM_60CAAB90_52E0_4214_AE69_D0060C7423ED"/>
      <w:bookmarkStart w:id="1156" w:name="BKM_E7AC1443_775C_4DF5_9107_5B1DF4E1D651"/>
      <w:bookmarkStart w:id="1157" w:name="BKM_EF3CAFA8_84A6_43F7_816F_7C74C3A3DFE7"/>
      <w:bookmarkStart w:id="1158" w:name="BKM_71BA9B79_BC0A_41B7_9630_0B047D9D4660"/>
      <w:bookmarkStart w:id="1159" w:name="BKM_9A13DBF6_70E2_469B_9B7C_F26D7AD812B4"/>
      <w:bookmarkStart w:id="1160" w:name="BKM_9A6DFACA_1D0A_423A_BF5D_1157B46A0AC1"/>
      <w:bookmarkStart w:id="1161" w:name="BKM_33E68653_BDB1_481F_9DFE_82E9A91DF147"/>
      <w:bookmarkStart w:id="1162" w:name="BKM_F3F9B426_BC9F_4BBA_B792_A96166218E9B"/>
      <w:bookmarkStart w:id="1163" w:name="BKM_86911221_5DFE_449B_9D0A_484F8F57F8F9"/>
      <w:bookmarkStart w:id="1164" w:name="BKM_07EEDF2F_1AA2_45F8_B145_4B7F189B0502"/>
      <w:bookmarkStart w:id="1165" w:name="BKM_4A997C54_C45D_4E40_AC91_CE1E1615770B"/>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ins w:id="1166" w:author="Eric Boisvert" w:date="2016-01-14T05:38:00Z">
        <w:r>
          <w:br w:type="page"/>
        </w:r>
      </w:ins>
    </w:p>
    <w:p w14:paraId="76CB06FE" w14:textId="07C47958" w:rsidR="009B3BBD" w:rsidRDefault="009B3BBD" w:rsidP="00BA6B31">
      <w:pPr>
        <w:pStyle w:val="Heading2"/>
        <w:rPr>
          <w:lang w:val="en-CA"/>
        </w:rPr>
      </w:pPr>
      <w:bookmarkStart w:id="1167"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8"/>
      <w:r w:rsidR="00DE3D18">
        <w:rPr>
          <w:rStyle w:val="CommentReference"/>
        </w:rPr>
        <w:commentReference w:id="1168"/>
      </w:r>
    </w:p>
    <w:p w14:paraId="40081889" w14:textId="18A467A8" w:rsidR="008A1AF4" w:rsidRDefault="008A1AF4" w:rsidP="008A1AF4">
      <w:pPr>
        <w:keepNext/>
        <w:rPr>
          <w:noProof/>
          <w:lang w:val="en-CA" w:eastAsia="en-CA"/>
        </w:rPr>
      </w:pPr>
    </w:p>
    <w:p w14:paraId="2A6A1094" w14:textId="77777777" w:rsidR="000E3D9B" w:rsidRDefault="00A0337C"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69" w:author="Eric Boisvert" w:date="2016-01-19T19:09:00Z">
        <w:r w:rsidR="00302FB5">
          <w:rPr>
            <w:noProof/>
          </w:rPr>
          <w:t>17</w:t>
        </w:r>
      </w:ins>
      <w:del w:id="1170"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1"/>
            <w:r>
              <w:rPr>
                <w:rFonts w:eastAsia="MS Mincho"/>
                <w:b/>
                <w:color w:val="0000FF"/>
                <w:sz w:val="22"/>
                <w:lang w:val="en-CA"/>
              </w:rPr>
              <w:t>Spatial Schema ISO19107</w:t>
            </w:r>
            <w:commentRangeEnd w:id="1171"/>
            <w:r>
              <w:rPr>
                <w:rStyle w:val="CommentReference"/>
              </w:rPr>
              <w:commentReference w:id="1171"/>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2"/>
            <w:r>
              <w:rPr>
                <w:rStyle w:val="CommentReference"/>
              </w:rPr>
              <w:commentReference w:id="1172"/>
            </w:r>
          </w:p>
        </w:tc>
      </w:tr>
    </w:tbl>
    <w:p w14:paraId="4D25A90E" w14:textId="5F8293DE" w:rsidR="003E1755" w:rsidRDefault="00856F51" w:rsidP="00E71F84">
      <w:pPr>
        <w:pStyle w:val="Heading3"/>
        <w:rPr>
          <w:lang w:val="en-CA"/>
        </w:rPr>
      </w:pPr>
      <w:bookmarkStart w:id="1173" w:name="BKM_3984A24A_BE4B_45BE_838C_7F640CC5FF3F"/>
      <w:bookmarkStart w:id="1174" w:name="BKM_54F8D6E7_019E_4198_A5F7_8396FC39C316"/>
      <w:bookmarkStart w:id="1175" w:name="BKM_FF60F6A1_68A6_4CC7_A4D7_1484826F284D"/>
      <w:bookmarkStart w:id="1176" w:name="BKM_F6F26F14_293C_49D0_A8BA_E7C8B18052A4"/>
      <w:bookmarkStart w:id="1177" w:name="BKM_BFF13014_D294_4162_870D_8C389253B42F"/>
      <w:bookmarkStart w:id="1178" w:name="BKM_5E0576AE_899E_4630_AE79_247020186922"/>
      <w:bookmarkStart w:id="1179" w:name="BKM_F1BB51E9_D13E_42AE_BE59_3E8556BDCA72"/>
      <w:bookmarkStart w:id="1180" w:name="BKM_C0A3056D_FA18_4027_BE04_0AFA3C2B5BD7"/>
      <w:bookmarkStart w:id="1181" w:name="BKM_ADC178F9_ED86_418A_BFAF_BD9ADC797FBD"/>
      <w:bookmarkStart w:id="1182" w:name="BKM_8E1E3CAB_4A91_4093_A75E_AEF4FCA7FA5B"/>
      <w:bookmarkStart w:id="1183" w:name="BKM_64F0A908_3403_4D0B_88AD_EE7134C39157"/>
      <w:bookmarkStart w:id="1184" w:name="BKM_F047E096_3391_4C83_A31D_8616A9B842C5"/>
      <w:bookmarkStart w:id="1185" w:name="BKM_DA68D8E9_7B0C_48EF_8619_7221101DC5F1"/>
      <w:bookmarkStart w:id="1186" w:name="_Toc439943463"/>
      <w:bookmarkEnd w:id="1173"/>
      <w:bookmarkEnd w:id="1174"/>
      <w:bookmarkEnd w:id="1175"/>
      <w:bookmarkEnd w:id="1176"/>
      <w:bookmarkEnd w:id="1177"/>
      <w:bookmarkEnd w:id="1178"/>
      <w:bookmarkEnd w:id="1179"/>
      <w:bookmarkEnd w:id="1180"/>
      <w:bookmarkEnd w:id="1181"/>
      <w:bookmarkEnd w:id="1182"/>
      <w:bookmarkEnd w:id="1183"/>
      <w:bookmarkEnd w:id="1184"/>
      <w:bookmarkEnd w:id="1185"/>
      <w:r>
        <w:rPr>
          <w:lang w:val="en-CA"/>
        </w:rPr>
        <w:t xml:space="preserve">Geology </w:t>
      </w:r>
      <w:r w:rsidR="006619B2">
        <w:rPr>
          <w:lang w:val="en-CA"/>
        </w:rPr>
        <w:t>B</w:t>
      </w:r>
      <w:r>
        <w:rPr>
          <w:lang w:val="en-CA"/>
        </w:rPr>
        <w:t>asic</w:t>
      </w:r>
      <w:bookmarkEnd w:id="1186"/>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7"/>
      <w:r w:rsidR="00174A58">
        <w:rPr>
          <w:lang w:val="en-CA"/>
        </w:rPr>
        <w:t>sub-</w:t>
      </w:r>
      <w:r w:rsidRPr="00E3407C">
        <w:rPr>
          <w:lang w:val="en-CA"/>
        </w:rPr>
        <w:t xml:space="preserve">package </w:t>
      </w:r>
      <w:commentRangeEnd w:id="1187"/>
      <w:r w:rsidR="00174A58">
        <w:rPr>
          <w:rStyle w:val="CommentReference"/>
        </w:rPr>
        <w:commentReference w:id="118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A0337C"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188" w:name="_Ref439843623"/>
      <w:r>
        <w:t xml:space="preserve">Figure </w:t>
      </w:r>
      <w:r>
        <w:fldChar w:fldCharType="begin"/>
      </w:r>
      <w:r>
        <w:instrText xml:space="preserve"> SEQ Figure \* ARABIC </w:instrText>
      </w:r>
      <w:r>
        <w:fldChar w:fldCharType="separate"/>
      </w:r>
      <w:ins w:id="1189" w:author="Eric Boisvert" w:date="2016-01-19T19:09:00Z">
        <w:r w:rsidR="00302FB5">
          <w:rPr>
            <w:noProof/>
          </w:rPr>
          <w:t>18</w:t>
        </w:r>
      </w:ins>
      <w:del w:id="1190" w:author="Eric Boisvert" w:date="2016-01-16T17:26:00Z">
        <w:r w:rsidR="0043586C" w:rsidDel="00230CDE">
          <w:rPr>
            <w:noProof/>
          </w:rPr>
          <w:delText>17</w:delText>
        </w:r>
      </w:del>
      <w:r>
        <w:fldChar w:fldCharType="end"/>
      </w:r>
      <w:bookmarkEnd w:id="1188"/>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A0337C"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1" w:author="Eric Boisvert" w:date="2016-01-19T19:09:00Z">
        <w:r w:rsidR="00302FB5">
          <w:rPr>
            <w:noProof/>
          </w:rPr>
          <w:t>19</w:t>
        </w:r>
      </w:ins>
      <w:del w:id="1192"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3" w:name="BKM_6A81087A_0778_4235_8F6A_3CADBB0E9016"/>
      <w:bookmarkEnd w:id="1193"/>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4"/>
      <w:r>
        <w:rPr>
          <w:rStyle w:val="CommentReference"/>
        </w:rPr>
        <w:commentReference w:id="1194"/>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5" w:name="_Ref440112192"/>
      <w:r>
        <w:rPr>
          <w:lang w:val="en-CA"/>
        </w:rPr>
        <w:lastRenderedPageBreak/>
        <w:t>p</w:t>
      </w:r>
      <w:r w:rsidR="00C97318" w:rsidRPr="00C97318">
        <w:rPr>
          <w:lang w:val="en-CA"/>
        </w:rPr>
        <w:t>urpose</w:t>
      </w:r>
      <w:bookmarkEnd w:id="1195"/>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6"/>
      <w:r w:rsidRPr="00C97318">
        <w:rPr>
          <w:color w:val="000000"/>
          <w:sz w:val="20"/>
          <w:szCs w:val="20"/>
          <w:lang w:val="en-CA"/>
        </w:rPr>
        <w:t>Scoped name because intention is asserted by author of the data instance.</w:t>
      </w:r>
      <w:commentRangeEnd w:id="1196"/>
      <w:r>
        <w:rPr>
          <w:rStyle w:val="CommentReference"/>
        </w:rPr>
        <w:commentReference w:id="11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7"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8"/>
            <w:r>
              <w:rPr>
                <w:rStyle w:val="CommentReference"/>
                <w:rFonts w:ascii="Times New Roman" w:eastAsia="Times New Roman" w:hAnsi="Times New Roman"/>
                <w:lang w:val="en-US" w:eastAsia="en-US"/>
              </w:rPr>
              <w:commentReference w:id="1198"/>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1199"/>
      <w:r w:rsidRPr="0016408B">
        <w:rPr>
          <w:lang w:val="en-CA"/>
        </w:rPr>
        <w:t xml:space="preserve">There is always a single source and a single target.  </w:t>
      </w:r>
      <w:commentRangeEnd w:id="1199"/>
      <w:r w:rsidR="00D24007">
        <w:rPr>
          <w:rStyle w:val="CommentReference"/>
        </w:rPr>
        <w:commentReference w:id="1199"/>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0"/>
      <w:r w:rsidR="00F25A29">
        <w:rPr>
          <w:lang w:val="en-CA"/>
        </w:rPr>
        <w:t>may allow a “by reference” value using a pointer (for example xlink:href) to an external instance.</w:t>
      </w:r>
      <w:commentRangeEnd w:id="1200"/>
      <w:r w:rsidR="00F25A29">
        <w:rPr>
          <w:rStyle w:val="CommentReference"/>
        </w:rPr>
        <w:commentReference w:id="1200"/>
      </w:r>
    </w:p>
    <w:p w14:paraId="3E406639" w14:textId="77777777" w:rsidR="00D10719" w:rsidRDefault="00D10719" w:rsidP="00ED2525">
      <w:bookmarkStart w:id="1201" w:name="BKM_F1244213_660C_4D77_8475_08F73D4EC81C"/>
      <w:bookmarkStart w:id="1202" w:name="BKM_3B089F6A_116B_4A4A_91A0_17A52F7181FF"/>
      <w:bookmarkStart w:id="1203" w:name="BKM_26B10141_733E_4FC5_A8B6_E0EA8C9C1A8A"/>
      <w:bookmarkEnd w:id="1201"/>
      <w:bookmarkEnd w:id="1202"/>
      <w:bookmarkEnd w:id="120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4"/>
      <w:r w:rsidR="00BA23FE">
        <w:rPr>
          <w:rStyle w:val="CommentReference"/>
        </w:rPr>
        <w:commentReference w:id="1204"/>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5"/>
      <w:r w:rsidR="00EA3CAB">
        <w:rPr>
          <w:rStyle w:val="CommentReference"/>
        </w:rPr>
        <w:commentReference w:id="1205"/>
      </w:r>
    </w:p>
    <w:p w14:paraId="5AD2AC20" w14:textId="77777777" w:rsidR="001050D1" w:rsidRDefault="001050D1" w:rsidP="001050D1"/>
    <w:p w14:paraId="5F2228E1" w14:textId="77777777" w:rsidR="00ED2525" w:rsidRDefault="001050D1" w:rsidP="001050D1">
      <w:commentRangeStart w:id="120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6"/>
      <w:r w:rsidR="00E52A0E">
        <w:rPr>
          <w:rStyle w:val="CommentReference"/>
        </w:rPr>
        <w:commentReference w:id="1206"/>
      </w:r>
    </w:p>
    <w:p w14:paraId="3C873719" w14:textId="03E9908B" w:rsidR="002E694E" w:rsidRDefault="00507F3E" w:rsidP="007F03F0">
      <w:pPr>
        <w:pStyle w:val="Heading5"/>
        <w:rPr>
          <w:lang w:val="en-CA"/>
        </w:rPr>
      </w:pPr>
      <w:bookmarkStart w:id="1207" w:name="BKM_FD0714CD_89E3_4F6A_B187_CB7A50E6C5C0"/>
      <w:bookmarkEnd w:id="1207"/>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8"/>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120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(swe:Quantity)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09" w:name="BKM_37DE5892_2942_443B_A8C3_8C1AB5CBE877"/>
      <w:bookmarkStart w:id="1210" w:name="BKM_6B3E10C1_3AAE_4196_94F0_B9A235705FCC"/>
      <w:bookmarkStart w:id="1211" w:name="BKM_1FCE659F_6DE4_40C1_996C_C1E6E981D3A0"/>
      <w:bookmarkStart w:id="1212" w:name="BKM_E9804216_8300_4609_B607_127F0178BAB6"/>
      <w:bookmarkStart w:id="1213" w:name="BKM_E3A6BA8A_712F_4182_95C4_285048E21544"/>
      <w:bookmarkStart w:id="1214" w:name="BKM_2EB23880_DDF1_4995_AB7F_3DC0E40E7A89"/>
      <w:bookmarkEnd w:id="1209"/>
      <w:bookmarkEnd w:id="1210"/>
      <w:bookmarkEnd w:id="1211"/>
      <w:bookmarkEnd w:id="1212"/>
      <w:bookmarkEnd w:id="1213"/>
      <w:bookmarkEnd w:id="1214"/>
    </w:p>
    <w:p w14:paraId="7D4ABF8F" w14:textId="77777777" w:rsidR="00884FA7" w:rsidRDefault="00F92942" w:rsidP="00856F51">
      <w:pPr>
        <w:pStyle w:val="Heading4"/>
      </w:pPr>
      <w:bookmarkStart w:id="1215" w:name="_Ref440800006"/>
      <w:r>
        <w:t>GeologicUnit</w:t>
      </w:r>
      <w:bookmarkEnd w:id="1215"/>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A0337C"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6" w:author="Eric Boisvert" w:date="2016-01-19T19:09:00Z">
        <w:r w:rsidR="00302FB5">
          <w:rPr>
            <w:noProof/>
          </w:rPr>
          <w:t>20</w:t>
        </w:r>
      </w:ins>
      <w:del w:id="121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1218"/>
      <w:r>
        <w:t>Scoped name because classification is asserted, not based on observational data.</w:t>
      </w:r>
      <w:commentRangeEnd w:id="1218"/>
      <w:r>
        <w:rPr>
          <w:rStyle w:val="CommentReference"/>
        </w:rPr>
        <w:commentReference w:id="1218"/>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19" w:name="BKM_A1329A5F_042F_4AF8_BF84_0B471B65BC55"/>
      <w:bookmarkStart w:id="1220" w:name="BKM_7F4D7787_7293_418E_8B38_1A72EA1F4CC0"/>
      <w:bookmarkStart w:id="1221" w:name="_Ref440064217"/>
      <w:bookmarkEnd w:id="1219"/>
      <w:bookmarkEnd w:id="1220"/>
      <w:r>
        <w:t>GeologicUnitHierarchy</w:t>
      </w:r>
      <w:bookmarkEnd w:id="122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FA4E295" w:rsidR="00924939" w:rsidRDefault="00924939" w:rsidP="00ED2525">
      <w:r>
        <w:t>The proportion property (swe:QuantityRange)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2" w:name="BKM_F1AE88A3_ADC1_4E05_8AA4_DF5F90DB4C60"/>
      <w:bookmarkStart w:id="1223" w:name="BKM_C5C77165_16DE_4DA6_948B_748CCB10594C"/>
      <w:bookmarkEnd w:id="1222"/>
      <w:bookmarkEnd w:id="122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7BEE7639" w:rsidR="00A56B9D" w:rsidRDefault="00A56B9D" w:rsidP="00ED2525">
      <w:r>
        <w:t xml:space="preserve">The proportion property (swe:QuantityRange)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1224" w:name="BKM_D0CF8372_E2E7_44FE_8452_567F1CFF1C66"/>
      <w:bookmarkStart w:id="1225" w:name="BKM_F115EB74_32B6_4EFC_8D26_C2D2AD40E6EB"/>
      <w:bookmarkStart w:id="1226" w:name="_Ref440800018"/>
      <w:bookmarkEnd w:id="1224"/>
      <w:bookmarkEnd w:id="1225"/>
      <w:r>
        <w:t>EarthMaterial</w:t>
      </w:r>
      <w:bookmarkEnd w:id="1226"/>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7"/>
      <w:r w:rsidRPr="00856F51">
        <w:t xml:space="preserve">arth </w:t>
      </w:r>
      <w:r w:rsidR="00A47566">
        <w:t>m</w:t>
      </w:r>
      <w:r w:rsidRPr="00856F51">
        <w:t xml:space="preserve">aterials </w:t>
      </w:r>
      <w:commentRangeEnd w:id="1227"/>
      <w:r w:rsidR="005D6D19">
        <w:rPr>
          <w:rStyle w:val="CommentReference"/>
        </w:rPr>
        <w:commentReference w:id="1227"/>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A0337C"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8" w:author="Eric Boisvert" w:date="2016-01-19T19:09:00Z">
        <w:r w:rsidR="00302FB5">
          <w:rPr>
            <w:noProof/>
          </w:rPr>
          <w:t>21</w:t>
        </w:r>
      </w:ins>
      <w:del w:id="1229"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30"/>
      <w:r>
        <w:t>and it shares the same vocabulary (instance, typicalNorm, identifyingNorm)</w:t>
      </w:r>
      <w:commentRangeEnd w:id="1230"/>
      <w:r>
        <w:rPr>
          <w:rStyle w:val="CommentReference"/>
        </w:rPr>
        <w:commentReference w:id="1230"/>
      </w:r>
    </w:p>
    <w:p w14:paraId="3E150316" w14:textId="3E5A0882" w:rsidR="00A47566" w:rsidRPr="00D970E9" w:rsidRDefault="00A47566" w:rsidP="007F03F0">
      <w:pPr>
        <w:pStyle w:val="Heading5"/>
        <w:rPr>
          <w:lang w:val="en-CA"/>
        </w:rPr>
      </w:pPr>
      <w:bookmarkStart w:id="1231" w:name="BKM_BD5C03BF_666A_4A06_9108_21CA3469AFBC"/>
      <w:bookmarkEnd w:id="1231"/>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2" w:name="BKM_18D25AC3_6FC0_4C65_A8A5_F0142E2E6CE0"/>
      <w:bookmarkStart w:id="1233" w:name="BKM_18EC1705_589B_4DEF_A044_9A1610E567B6"/>
      <w:bookmarkStart w:id="1234" w:name="BKM_69643EA7_2142_46B5_9F91_BA2962E773C2"/>
      <w:bookmarkEnd w:id="1232"/>
      <w:bookmarkEnd w:id="1233"/>
      <w:bookmarkEnd w:id="123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5" w:name="BKM_0198932B_28DD_424D_8B50_FABE0D235C84"/>
      <w:bookmarkStart w:id="1236" w:name="BKM_7A5570E9_5272_4DAD_BC83_4E0D06E5C57A"/>
      <w:bookmarkStart w:id="1237" w:name="_Toc439943464"/>
      <w:bookmarkEnd w:id="1235"/>
      <w:bookmarkEnd w:id="1236"/>
      <w:r>
        <w:t>Geologic Event</w:t>
      </w:r>
      <w:bookmarkEnd w:id="123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A0337C"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8" w:author="Eric Boisvert" w:date="2016-01-19T19:09:00Z">
        <w:r w:rsidR="00302FB5">
          <w:rPr>
            <w:noProof/>
          </w:rPr>
          <w:t>22</w:t>
        </w:r>
      </w:ins>
      <w:del w:id="1239"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40" w:name="BKM_0E4402F5_70D7_41B4_8F46_2909F6D349A5"/>
      <w:bookmarkEnd w:id="1240"/>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r w:rsidRPr="00980C8A">
        <w:rPr>
          <w:lang w:val="en-CA"/>
        </w:rPr>
        <w:t xml:space="preserve">An identifiable event during which one or more geological processes act to modify geological entities.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5C774029" w14:textId="3443A22F" w:rsidR="006D6AC1" w:rsidRDefault="006D6AC1" w:rsidP="00980C8A">
      <w:pPr>
        <w:rPr>
          <w:lang w:val="en-CA"/>
        </w:rPr>
      </w:pPr>
      <w:r>
        <w:rPr>
          <w:lang w:val="en-CA"/>
        </w:rPr>
        <w:t>The numericAge:NumericAgeRange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41" w:name="BKM_E578F2B2_741C_4353_B7F8_02F0AE878A52"/>
      <w:bookmarkStart w:id="1242" w:name="BKM_B4649898_DB40_445B_BA02_FB50DB166B1F"/>
      <w:bookmarkStart w:id="1243" w:name="BKM_97F5720D_724D_44A6_8C82_6D7A6D6B5F0E"/>
      <w:bookmarkStart w:id="1244" w:name="BKM_94B4A111_399A_4144_8BC6_D1BBA5249175"/>
      <w:bookmarkStart w:id="1245" w:name="BKM_23198178_9024_4323_9F34_11F193914E4D"/>
      <w:bookmarkStart w:id="1246" w:name="BKM_669B19C2_AABA_42AD_8B76_978659231695"/>
      <w:bookmarkEnd w:id="1241"/>
      <w:bookmarkEnd w:id="1242"/>
      <w:bookmarkEnd w:id="1243"/>
      <w:bookmarkEnd w:id="1244"/>
      <w:bookmarkEnd w:id="1245"/>
      <w:bookmarkEnd w:id="1246"/>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(swe:Quantity)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(swe:Quantity)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(swe:Quantity)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7" w:name="BKM_6B9E4BC3_EF2C_43B8_97EF_B6AD57F690A4"/>
      <w:bookmarkStart w:id="1248" w:name="BKM_2ED006FF_62EF_4E32_BE1A_054C3322F7C1"/>
      <w:bookmarkStart w:id="1249" w:name="BKM_BE4D4818_8828_40DD_8E59_5906619F59A7"/>
      <w:bookmarkStart w:id="1250" w:name="_Toc439943465"/>
      <w:bookmarkEnd w:id="1247"/>
      <w:bookmarkEnd w:id="1248"/>
      <w:bookmarkEnd w:id="1249"/>
      <w:r>
        <w:t>Geologic Structure</w:t>
      </w:r>
      <w:bookmarkEnd w:id="125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51"/>
      <w:r w:rsidRPr="00CF6174">
        <w:t xml:space="preserve">inhomogeneities </w:t>
      </w:r>
      <w:commentRangeEnd w:id="1251"/>
      <w:r>
        <w:rPr>
          <w:rStyle w:val="CommentReference"/>
        </w:rPr>
        <w:commentReference w:id="1251"/>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A0337C"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2" w:author="Eric Boisvert" w:date="2016-01-19T19:09:00Z">
        <w:r w:rsidR="00302FB5">
          <w:rPr>
            <w:noProof/>
          </w:rPr>
          <w:t>23</w:t>
        </w:r>
      </w:ins>
      <w:del w:id="1253"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254" w:name="_Ref440800034"/>
      <w:r>
        <w:t>GeologicStructure</w:t>
      </w:r>
      <w:bookmarkEnd w:id="1254"/>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5"/>
      <w:r>
        <w:t>Bedding measured as discrete surfaces in the case that those are the feature of interest (e.g. individual cross set surfaces for paleocurrent analysis) should be represented here.</w:t>
      </w:r>
      <w:commentRangeEnd w:id="1255"/>
      <w:r w:rsidR="005D6D19">
        <w:rPr>
          <w:rStyle w:val="CommentReference"/>
        </w:rPr>
        <w:commentReference w:id="1255"/>
      </w:r>
    </w:p>
    <w:p w14:paraId="0051FF29" w14:textId="702F013C" w:rsidR="008B7091" w:rsidRDefault="00A0337C"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6" w:author="Eric Boisvert" w:date="2016-01-19T19:09:00Z">
        <w:r w:rsidR="00302FB5">
          <w:rPr>
            <w:noProof/>
          </w:rPr>
          <w:t>24</w:t>
        </w:r>
      </w:ins>
      <w:del w:id="1257"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8" w:name="BKM_1A59C48F_A7B9_4BDC_B008_53504A772FCF"/>
      <w:bookmarkEnd w:id="1258"/>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59" w:name="BKM_F722D1E4_88A1_4807_BB66_32AB9BD44381"/>
      <w:bookmarkEnd w:id="1259"/>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60"/>
      <w:r w:rsidRPr="008B7091">
        <w:t xml:space="preserve">GeologicStructure </w:t>
      </w:r>
      <w:commentRangeEnd w:id="1260"/>
      <w:r w:rsidR="005D6D19">
        <w:rPr>
          <w:rStyle w:val="CommentReference"/>
        </w:rPr>
        <w:commentReference w:id="1260"/>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A0337C"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61" w:author="Eric Boisvert" w:date="2016-01-19T19:09:00Z">
        <w:r w:rsidR="00302FB5">
          <w:rPr>
            <w:noProof/>
          </w:rPr>
          <w:t>25</w:t>
        </w:r>
      </w:ins>
      <w:del w:id="1262"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3" w:name="BKM_1562D6E5_754D_41F1_8BCA_821E81C1C77B"/>
      <w:bookmarkStart w:id="1264" w:name="BKM_2577AA17_B965_493F_8575_D32112AD8348"/>
      <w:bookmarkEnd w:id="1263"/>
      <w:bookmarkEnd w:id="126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A0337C"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5" w:author="Eric Boisvert" w:date="2016-01-19T19:09:00Z">
        <w:r w:rsidR="00302FB5">
          <w:rPr>
            <w:noProof/>
          </w:rPr>
          <w:t>26</w:t>
        </w:r>
      </w:ins>
      <w:del w:id="1266"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7" w:name="BKM_22F72D69_6FF6_4012_89A7_3FFAC0091563"/>
      <w:bookmarkEnd w:id="1267"/>
      <w:r w:rsidRPr="00F011FC">
        <w:rPr>
          <w:lang w:val="en-CA"/>
        </w:rPr>
        <w:lastRenderedPageBreak/>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8" w:name="BKM_D602E51F_1A69_4732_803D_A550C06800AD"/>
      <w:bookmarkStart w:id="1269" w:name="_Ref440799060"/>
      <w:bookmarkEnd w:id="1268"/>
      <w:r>
        <w:t>ShearDisplacementStructure</w:t>
      </w:r>
      <w:bookmarkEnd w:id="126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A0337C"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0" w:author="Eric Boisvert" w:date="2016-01-19T19:09:00Z">
        <w:r w:rsidR="00302FB5">
          <w:rPr>
            <w:noProof/>
          </w:rPr>
          <w:t>27</w:t>
        </w:r>
      </w:ins>
      <w:del w:id="1271"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72" w:name="BKM_2C0BAC72_25F4_4403_B6F3_8CD29CC45162"/>
      <w:bookmarkEnd w:id="1272"/>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73" w:name="BKM_6D164D9B_00C6_4467_A49F_201E1DB05D3E"/>
      <w:bookmarkStart w:id="1274" w:name="_Toc439943466"/>
      <w:bookmarkEnd w:id="1273"/>
      <w:r>
        <w:t>Geomorphology</w:t>
      </w:r>
      <w:bookmarkEnd w:id="1274"/>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A0337C"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5" w:author="Eric Boisvert" w:date="2016-01-19T19:09:00Z">
        <w:r w:rsidR="00302FB5">
          <w:rPr>
            <w:noProof/>
          </w:rPr>
          <w:t>28</w:t>
        </w:r>
      </w:ins>
      <w:del w:id="1276"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A0337C"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277" w:name="_Ref440194521"/>
      <w:r>
        <w:t xml:space="preserve">Figure </w:t>
      </w:r>
      <w:r>
        <w:fldChar w:fldCharType="begin"/>
      </w:r>
      <w:r>
        <w:instrText xml:space="preserve"> SEQ Figure \* ARABIC </w:instrText>
      </w:r>
      <w:r>
        <w:fldChar w:fldCharType="separate"/>
      </w:r>
      <w:ins w:id="1278" w:author="Eric Boisvert" w:date="2016-01-19T19:09:00Z">
        <w:r w:rsidR="00302FB5">
          <w:rPr>
            <w:noProof/>
          </w:rPr>
          <w:t>29</w:t>
        </w:r>
      </w:ins>
      <w:del w:id="1279" w:author="Eric Boisvert" w:date="2016-01-16T17:26:00Z">
        <w:r w:rsidR="0043586C" w:rsidDel="00230CDE">
          <w:rPr>
            <w:noProof/>
          </w:rPr>
          <w:delText>28</w:delText>
        </w:r>
      </w:del>
      <w:r>
        <w:fldChar w:fldCharType="end"/>
      </w:r>
      <w:bookmarkEnd w:id="1277"/>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80" w:name="BKM_4E3AD03A_F983_4BE7_BAD7_D46FA41454DA"/>
      <w:bookmarkEnd w:id="1280"/>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81" w:name="BKM_D58E407D_6BD7_451C_AC84_ED75498146C5"/>
      <w:bookmarkStart w:id="1282" w:name="BKM_60D7A041_DA67_4836_A9CF_067E59A5AD76"/>
      <w:bookmarkEnd w:id="1281"/>
      <w:bookmarkEnd w:id="1282"/>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83" w:name="BKM_226E2406_CB91_4741_B565_53E336A2E054"/>
      <w:bookmarkStart w:id="1284" w:name="BKM_FB2680F3_627E_464F_82B9_677F1AC277D7"/>
      <w:bookmarkStart w:id="1285" w:name="_Toc439943467"/>
      <w:bookmarkEnd w:id="1283"/>
      <w:bookmarkEnd w:id="1284"/>
      <w:r>
        <w:rPr>
          <w:lang w:val="en-CA"/>
        </w:rPr>
        <w:t>Collection</w:t>
      </w:r>
      <w:bookmarkEnd w:id="1285"/>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A0337C"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286" w:name="_Ref432749513"/>
      <w:r>
        <w:t xml:space="preserve">Figure </w:t>
      </w:r>
      <w:r w:rsidR="00673E83">
        <w:fldChar w:fldCharType="begin"/>
      </w:r>
      <w:r w:rsidR="00673E83">
        <w:instrText xml:space="preserve"> SEQ Figure \* ARABIC </w:instrText>
      </w:r>
      <w:r w:rsidR="00673E83">
        <w:fldChar w:fldCharType="separate"/>
      </w:r>
      <w:ins w:id="1287" w:author="Eric Boisvert" w:date="2016-01-19T19:09:00Z">
        <w:r w:rsidR="00302FB5">
          <w:rPr>
            <w:noProof/>
          </w:rPr>
          <w:t>30</w:t>
        </w:r>
      </w:ins>
      <w:del w:id="1288" w:author="Eric Boisvert" w:date="2016-01-16T17:26:00Z">
        <w:r w:rsidR="0043586C" w:rsidDel="00230CDE">
          <w:rPr>
            <w:noProof/>
          </w:rPr>
          <w:delText>29</w:delText>
        </w:r>
      </w:del>
      <w:r w:rsidR="00673E83">
        <w:rPr>
          <w:noProof/>
        </w:rPr>
        <w:fldChar w:fldCharType="end"/>
      </w:r>
      <w:bookmarkEnd w:id="1286"/>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r w:rsidRPr="00C800D0">
        <w:t xml:space="preserve"> 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1289"/>
      <w:r>
        <w:t>The collectionType:CollectionTypeTerm property shall be a term from a controlled vocabulary describing th</w:t>
      </w:r>
      <w:r w:rsidR="003B49DD">
        <w:t>e type of collection.</w:t>
      </w:r>
      <w:commentRangeEnd w:id="1289"/>
      <w:r w:rsidR="003B49DD">
        <w:rPr>
          <w:rStyle w:val="CommentReference"/>
        </w:rPr>
        <w:commentReference w:id="1289"/>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A0337C">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90"/>
      <w:r>
        <w:t xml:space="preserve">(as prescribed by </w:t>
      </w:r>
      <w:r w:rsidR="00241C7C">
        <w:t>GML 3.3</w:t>
      </w:r>
      <w:r>
        <w:t xml:space="preserve">) </w:t>
      </w:r>
      <w:r>
        <w:br/>
      </w:r>
      <w:commentRangeEnd w:id="1290"/>
      <w:r>
        <w:rPr>
          <w:rStyle w:val="CommentReference"/>
        </w:rPr>
        <w:commentReference w:id="1290"/>
      </w:r>
      <w:r>
        <w:br/>
      </w:r>
      <w:r w:rsidR="00A0337C">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A0337C"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91" w:author="Eric Boisvert" w:date="2016-01-19T19:09:00Z">
        <w:r w:rsidR="00302FB5">
          <w:rPr>
            <w:noProof/>
          </w:rPr>
          <w:t>31</w:t>
        </w:r>
      </w:ins>
      <w:del w:id="1292"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A0337C"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93" w:author="Eric Boisvert" w:date="2016-01-19T19:09:00Z">
        <w:r w:rsidR="00302FB5">
          <w:rPr>
            <w:noProof/>
          </w:rPr>
          <w:t>32</w:t>
        </w:r>
      </w:ins>
      <w:del w:id="1294"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5"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5"/>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6" w:name="_Toc439943468"/>
      <w:r>
        <w:rPr>
          <w:lang w:val="en-CA"/>
        </w:rPr>
        <w:t>GeoSciML Data Types</w:t>
      </w:r>
      <w:bookmarkEnd w:id="1296"/>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swe:QuantityRange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A0337C"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7" w:author="Eric Boisvert" w:date="2016-01-19T19:09:00Z">
        <w:r w:rsidR="00302FB5">
          <w:rPr>
            <w:noProof/>
          </w:rPr>
          <w:t>33</w:t>
        </w:r>
      </w:ins>
      <w:del w:id="1298"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descriptionOrientation:CharacterString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299"/>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299"/>
      <w:r>
        <w:rPr>
          <w:rStyle w:val="CommentReference"/>
        </w:rPr>
        <w:commentReference w:id="1299"/>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1300" w:name="_Ref440279067"/>
      <w:r>
        <w:rPr>
          <w:lang w:val="en-CA"/>
        </w:rPr>
        <w:t>c</w:t>
      </w:r>
      <w:r w:rsidRPr="00D970E9">
        <w:rPr>
          <w:lang w:val="en-CA"/>
        </w:rPr>
        <w:t>onvention</w:t>
      </w:r>
      <w:bookmarkEnd w:id="1300"/>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(swe:QuantityRange)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68390958" w:rsidR="00185884" w:rsidRDefault="00245451" w:rsidP="00185884">
      <w:r>
        <w:t>The property plunge (swe:QuantityRange)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5830EE76" w:rsidR="00657E64" w:rsidRDefault="00245451" w:rsidP="00657E64">
      <w:r>
        <w:t xml:space="preserve">The property trend (swe:QuantityRange)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0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01"/>
            <w:r>
              <w:rPr>
                <w:rStyle w:val="CommentReference"/>
                <w:rFonts w:ascii="Times New Roman" w:eastAsia="Times New Roman" w:hAnsi="Times New Roman"/>
                <w:lang w:val="en-US" w:eastAsia="en-US"/>
              </w:rPr>
              <w:commentReference w:id="1301"/>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(swe:QuantityRange)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A0337C"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6" w:author="Eric Boisvert" w:date="2016-01-19T19:09:00Z">
        <w:r w:rsidR="00302FB5">
          <w:rPr>
            <w:noProof/>
          </w:rPr>
          <w:t>34</w:t>
        </w:r>
      </w:ins>
      <w:del w:id="130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A0337C"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8" w:author="Eric Boisvert" w:date="2016-01-19T19:09:00Z">
        <w:r w:rsidR="00302FB5">
          <w:rPr>
            <w:noProof/>
          </w:rPr>
          <w:t>35</w:t>
        </w:r>
      </w:ins>
      <w:del w:id="1309"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10" w:name="_Toc439943469"/>
      <w:r>
        <w:rPr>
          <w:lang w:val="en-CA"/>
        </w:rPr>
        <w:t>GeoSciML basic vocabularies</w:t>
      </w:r>
      <w:bookmarkEnd w:id="1310"/>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11"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11"/>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12"/>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12"/>
            <w:r>
              <w:rPr>
                <w:rStyle w:val="CommentReference"/>
              </w:rPr>
              <w:commentReference w:id="1312"/>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13" w:author="Eric Boisvert" w:date="2016-01-14T05:40:00Z">
        <w:r w:rsidR="007F03F0">
          <w:rPr>
            <w:lang w:val="en-CA"/>
          </w:rPr>
          <w:t xml:space="preserve">  </w:t>
        </w:r>
        <w:commentRangeStart w:id="1314"/>
        <w:r w:rsidR="007F03F0">
          <w:rPr>
            <w:lang w:val="en-CA"/>
          </w:rPr>
          <w:t>This example has been chosen because it was selected for a similar exercise for the North American Data Model (</w:t>
        </w:r>
      </w:ins>
      <w:ins w:id="1315"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6" w:author="Eric Boisvert" w:date="2016-01-14T05:40:00Z">
        <w:r w:rsidR="007F03F0">
          <w:rPr>
            <w:lang w:val="en-CA"/>
          </w:rPr>
          <w:t>)</w:t>
        </w:r>
      </w:ins>
      <w:ins w:id="1317" w:author="Eric Boisvert" w:date="2016-01-14T05:46:00Z">
        <w:r w:rsidR="0032727A">
          <w:rPr>
            <w:lang w:val="en-CA"/>
          </w:rPr>
          <w:t>.</w:t>
        </w:r>
      </w:ins>
      <w:r>
        <w:rPr>
          <w:lang w:val="en-CA"/>
        </w:rPr>
        <w:t xml:space="preserve">  </w:t>
      </w:r>
      <w:commentRangeEnd w:id="1314"/>
      <w:r w:rsidR="0032727A">
        <w:rPr>
          <w:rStyle w:val="CommentReference"/>
        </w:rPr>
        <w:commentReference w:id="1314"/>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A0337C"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318" w:name="_Ref440297651"/>
      <w:r>
        <w:t xml:space="preserve">Figure </w:t>
      </w:r>
      <w:r>
        <w:fldChar w:fldCharType="begin"/>
      </w:r>
      <w:r>
        <w:instrText xml:space="preserve"> SEQ Figure \* ARABIC </w:instrText>
      </w:r>
      <w:r>
        <w:fldChar w:fldCharType="separate"/>
      </w:r>
      <w:ins w:id="1319" w:author="Eric Boisvert" w:date="2016-01-19T19:09:00Z">
        <w:r w:rsidR="00302FB5">
          <w:rPr>
            <w:noProof/>
          </w:rPr>
          <w:t>36</w:t>
        </w:r>
      </w:ins>
      <w:del w:id="1320" w:author="Eric Boisvert" w:date="2016-01-16T17:26:00Z">
        <w:r w:rsidR="0043586C" w:rsidDel="00230CDE">
          <w:rPr>
            <w:noProof/>
          </w:rPr>
          <w:delText>35</w:delText>
        </w:r>
      </w:del>
      <w:r>
        <w:fldChar w:fldCharType="end"/>
      </w:r>
      <w:bookmarkEnd w:id="1318"/>
      <w:r w:rsidR="00A05D5D">
        <w:t xml:space="preserve"> : Excerp from Drewes</w:t>
      </w:r>
      <w:r>
        <w:t xml:space="preserve"> map with Dacitic vent highlighted (Ttv)</w:t>
      </w:r>
    </w:p>
    <w:p w14:paraId="6B28618A" w14:textId="77777777" w:rsidR="006F2329" w:rsidRDefault="00A0337C"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321" w:name="_Ref440297725"/>
      <w:r>
        <w:t xml:space="preserve">Figure </w:t>
      </w:r>
      <w:r>
        <w:fldChar w:fldCharType="begin"/>
      </w:r>
      <w:r>
        <w:instrText xml:space="preserve"> SEQ Figure \* ARABIC </w:instrText>
      </w:r>
      <w:r>
        <w:fldChar w:fldCharType="separate"/>
      </w:r>
      <w:ins w:id="1322" w:author="Eric Boisvert" w:date="2016-01-19T19:09:00Z">
        <w:r w:rsidR="00302FB5">
          <w:rPr>
            <w:noProof/>
          </w:rPr>
          <w:t>37</w:t>
        </w:r>
      </w:ins>
      <w:del w:id="1323" w:author="Eric Boisvert" w:date="2016-01-16T17:26:00Z">
        <w:r w:rsidR="0043586C" w:rsidDel="00230CDE">
          <w:rPr>
            <w:noProof/>
          </w:rPr>
          <w:delText>36</w:delText>
        </w:r>
      </w:del>
      <w:r>
        <w:fldChar w:fldCharType="end"/>
      </w:r>
      <w:bookmarkEnd w:id="1321"/>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A0337C"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324" w:name="_Ref440297766"/>
      <w:r>
        <w:t xml:space="preserve">Figure </w:t>
      </w:r>
      <w:r>
        <w:fldChar w:fldCharType="begin"/>
      </w:r>
      <w:r>
        <w:instrText xml:space="preserve"> SEQ Figure \* ARABIC </w:instrText>
      </w:r>
      <w:r>
        <w:fldChar w:fldCharType="separate"/>
      </w:r>
      <w:ins w:id="1325" w:author="Eric Boisvert" w:date="2016-01-19T19:09:00Z">
        <w:r w:rsidR="00302FB5">
          <w:rPr>
            <w:noProof/>
          </w:rPr>
          <w:t>38</w:t>
        </w:r>
      </w:ins>
      <w:del w:id="1326" w:author="Eric Boisvert" w:date="2016-01-16T17:26:00Z">
        <w:r w:rsidR="0043586C" w:rsidDel="00230CDE">
          <w:rPr>
            <w:noProof/>
          </w:rPr>
          <w:delText>37</w:delText>
        </w:r>
      </w:del>
      <w:r>
        <w:fldChar w:fldCharType="end"/>
      </w:r>
      <w:bookmarkEnd w:id="1324"/>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A0337C"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7" w:author="Eric Boisvert" w:date="2016-01-19T19:09:00Z">
        <w:r w:rsidR="00302FB5">
          <w:rPr>
            <w:noProof/>
          </w:rPr>
          <w:t>39</w:t>
        </w:r>
      </w:ins>
      <w:del w:id="1328"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29" w:author="Eric Boisvert" w:date="2016-01-14T05:36:00Z">
        <w:r>
          <w:rPr>
            <w:lang w:val="en-CA"/>
          </w:rPr>
          <w:br w:type="page"/>
        </w:r>
      </w:ins>
    </w:p>
    <w:p w14:paraId="160AFAA2" w14:textId="176FD094" w:rsidR="009B3BBD" w:rsidRDefault="009B3BBD" w:rsidP="009B3BBD">
      <w:pPr>
        <w:pStyle w:val="Heading2"/>
        <w:rPr>
          <w:lang w:val="en-CA"/>
        </w:rPr>
      </w:pPr>
      <w:bookmarkStart w:id="1330" w:name="_Toc439943470"/>
      <w:bookmarkStart w:id="1331" w:name="_Ref440187941"/>
      <w:r w:rsidRPr="00D12552">
        <w:rPr>
          <w:lang w:val="en-CA"/>
        </w:rPr>
        <w:t xml:space="preserve">GeoSciML </w:t>
      </w:r>
      <w:r>
        <w:rPr>
          <w:lang w:val="en-CA"/>
        </w:rPr>
        <w:t>Extension</w:t>
      </w:r>
      <w:r w:rsidRPr="00D12552">
        <w:rPr>
          <w:lang w:val="en-CA"/>
        </w:rPr>
        <w:t xml:space="preserve"> </w:t>
      </w:r>
      <w:ins w:id="1332" w:author="Eric Boisvert" w:date="2015-11-03T05:14:00Z">
        <w:r w:rsidR="004F0DC1">
          <w:rPr>
            <w:lang w:val="en-CA"/>
          </w:rPr>
          <w:t xml:space="preserve">Abstract </w:t>
        </w:r>
      </w:ins>
      <w:r w:rsidRPr="00D12552">
        <w:rPr>
          <w:lang w:val="en-CA"/>
        </w:rPr>
        <w:t>Requirements Class</w:t>
      </w:r>
      <w:bookmarkEnd w:id="1330"/>
      <w:bookmarkEnd w:id="1331"/>
    </w:p>
    <w:p w14:paraId="43B21534" w14:textId="77777777" w:rsidR="00FD3D73" w:rsidRDefault="00FD3D73" w:rsidP="00355CAB">
      <w:pPr>
        <w:rPr>
          <w:ins w:id="1333"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4" w:author="Eric Boisvert" w:date="2016-01-13T05:19:00Z">
        <w:r w:rsidR="00FD3D73">
          <w:rPr>
            <w:lang w:val="en-CA"/>
          </w:rPr>
          <w:t>s</w:t>
        </w:r>
      </w:ins>
      <w:del w:id="1335" w:author="Eric Boisvert" w:date="2016-01-13T05:19:00Z">
        <w:r w:rsidR="00CD7325" w:rsidDel="00FD3D73">
          <w:rPr>
            <w:lang w:val="en-CA"/>
          </w:rPr>
          <w:delText xml:space="preserve"> between basic classes</w:delText>
        </w:r>
      </w:del>
      <w:r w:rsidR="00CD7325">
        <w:rPr>
          <w:lang w:val="en-CA"/>
        </w:rPr>
        <w:t xml:space="preserve">.  It extends </w:t>
      </w:r>
      <w:del w:id="1336" w:author="Eric Boisvert" w:date="2016-01-13T05:21:00Z">
        <w:r w:rsidR="00CD7325" w:rsidDel="00FD3D73">
          <w:rPr>
            <w:lang w:val="en-CA"/>
          </w:rPr>
          <w:delText xml:space="preserve">AbstractDescription </w:delText>
        </w:r>
      </w:del>
      <w:ins w:id="1337" w:author="Eric Boisvert" w:date="2016-01-13T05:21:00Z">
        <w:r w:rsidR="00FD3D73">
          <w:rPr>
            <w:lang w:val="en-CA"/>
          </w:rPr>
          <w:t xml:space="preserve">abstract description </w:t>
        </w:r>
      </w:ins>
      <w:r w:rsidR="00CD7325">
        <w:rPr>
          <w:lang w:val="en-CA"/>
        </w:rPr>
        <w:t>stubs declared in basic package</w:t>
      </w:r>
      <w:del w:id="1338" w:author="Eric Boisvert" w:date="2016-01-13T05:22:00Z">
        <w:r w:rsidR="00CD7325" w:rsidDel="00FD3D73">
          <w:rPr>
            <w:lang w:val="en-CA"/>
          </w:rPr>
          <w:delText>.</w:delText>
        </w:r>
        <w:r w:rsidR="003E1755" w:rsidDel="00FD3D73">
          <w:rPr>
            <w:lang w:val="en-CA"/>
          </w:rPr>
          <w:delText xml:space="preserve">  It also</w:delText>
        </w:r>
      </w:del>
      <w:ins w:id="1339"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A0337C"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40" w:author="Eric Boisvert" w:date="2016-01-19T19:09:00Z">
        <w:r w:rsidR="00302FB5">
          <w:rPr>
            <w:noProof/>
          </w:rPr>
          <w:t>40</w:t>
        </w:r>
      </w:ins>
      <w:del w:id="1341"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42"/>
            <w:r>
              <w:rPr>
                <w:rFonts w:eastAsia="MS Mincho"/>
                <w:b/>
                <w:color w:val="FF0000"/>
                <w:sz w:val="22"/>
                <w:lang w:val="en-CA"/>
              </w:rPr>
              <w:t>/req/gsml4-basic</w:t>
            </w:r>
            <w:commentRangeEnd w:id="1342"/>
            <w:r w:rsidR="00C61E47">
              <w:rPr>
                <w:rStyle w:val="CommentReference"/>
              </w:rPr>
              <w:commentReference w:id="1342"/>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43" w:name="_Toc439943471"/>
      <w:r>
        <w:rPr>
          <w:lang w:val="en-CA"/>
        </w:rPr>
        <w:t>Geologic Relations</w:t>
      </w:r>
      <w:bookmarkEnd w:id="1343"/>
    </w:p>
    <w:p w14:paraId="05E3DBF0" w14:textId="77777777" w:rsidR="000D4260" w:rsidRPr="000D4260" w:rsidRDefault="000D4260" w:rsidP="000D4260">
      <w:pPr>
        <w:rPr>
          <w:lang w:val="en-CA"/>
        </w:rPr>
      </w:pPr>
    </w:p>
    <w:p w14:paraId="11E3941A" w14:textId="54A04291" w:rsidR="009C64B2" w:rsidRDefault="00A0337C"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4" w:author="Eric Boisvert" w:date="2016-01-19T19:09:00Z">
        <w:r w:rsidR="00302FB5">
          <w:rPr>
            <w:noProof/>
          </w:rPr>
          <w:t>41</w:t>
        </w:r>
      </w:ins>
      <w:del w:id="1345"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6" w:author="Eric Boisvert" w:date="2016-01-13T05:30:00Z"/>
          <w:lang w:val="en-CA"/>
        </w:rPr>
      </w:pPr>
    </w:p>
    <w:p w14:paraId="39D9E0D7" w14:textId="769373BD" w:rsidR="009D650C" w:rsidRDefault="009D650C" w:rsidP="00355CAB">
      <w:pPr>
        <w:rPr>
          <w:lang w:val="en-CA"/>
        </w:rPr>
      </w:pPr>
      <w:commentRangeStart w:id="1347"/>
      <w:ins w:id="1348" w:author="Eric Boisvert" w:date="2016-01-13T05:30:00Z">
        <w:r>
          <w:rPr>
            <w:lang w:val="en-CA"/>
          </w:rPr>
          <w:lastRenderedPageBreak/>
          <w:t>GeologicHistory</w:t>
        </w:r>
      </w:ins>
      <w:commentRangeEnd w:id="1347"/>
      <w:ins w:id="1349" w:author="Eric Boisvert" w:date="2016-01-13T05:56:00Z">
        <w:r w:rsidR="000944A6">
          <w:rPr>
            <w:rStyle w:val="CommentReference"/>
          </w:rPr>
          <w:commentReference w:id="1347"/>
        </w:r>
      </w:ins>
    </w:p>
    <w:p w14:paraId="4B693FF2" w14:textId="43A20F39" w:rsidR="00894DAA" w:rsidRDefault="00894DAA" w:rsidP="00894DAA">
      <w:r>
        <w:t>GeoSciML uses the generic relatedFeature/Geologic</w:t>
      </w:r>
      <w:ins w:id="1350"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51"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52" w:author="Eric Boisvert" w:date="2016-01-13T05:36:00Z">
        <w:r w:rsidDel="009D650C">
          <w:delText>To avoid extra complexity</w:delText>
        </w:r>
      </w:del>
      <w:ins w:id="1353" w:author="Eric Boisvert" w:date="2016-01-13T05:36:00Z">
        <w:r w:rsidR="009D650C">
          <w:t xml:space="preserve">To allow geologic age description in GeoSciML Basic without GeologicFeatureRelation, </w:t>
        </w:r>
      </w:ins>
      <w:ins w:id="1354" w:author="Eric Boisvert" w:date="2016-01-13T05:37:00Z">
        <w:r w:rsidR="009D650C">
          <w:t>GeologicFeature</w:t>
        </w:r>
      </w:ins>
      <w:del w:id="1355" w:author="Eric Boisvert" w:date="2016-01-13T05:37:00Z">
        <w:r w:rsidDel="009D650C">
          <w:delText>, Basic</w:delText>
        </w:r>
      </w:del>
      <w:r>
        <w:t xml:space="preserve"> </w:t>
      </w:r>
      <w:del w:id="1356" w:author="Eric Boisvert" w:date="2016-01-13T05:37:00Z">
        <w:r w:rsidDel="009D650C">
          <w:delText>provides</w:delText>
        </w:r>
      </w:del>
      <w:ins w:id="1357" w:author="Eric Boisvert" w:date="2016-01-13T05:37:00Z">
        <w:r w:rsidR="009D650C">
          <w:t>has</w:t>
        </w:r>
      </w:ins>
      <w:r>
        <w:t xml:space="preserve"> an explicit geologicHistory property to associate GeologicFeature with a</w:t>
      </w:r>
      <w:ins w:id="1358" w:author="Eric Boisvert" w:date="2016-01-13T05:38:00Z">
        <w:r w:rsidR="009D650C">
          <w:t xml:space="preserve"> GeologicEvent. </w:t>
        </w:r>
      </w:ins>
      <w:del w:id="1359" w:author="Eric Boisvert" w:date="2016-01-13T05:23:00Z">
        <w:r w:rsidDel="00FD3D73">
          <w:delText>n</w:delText>
        </w:r>
      </w:del>
      <w:del w:id="1360" w:author="Eric Boisvert" w:date="2016-01-13T05:37:00Z">
        <w:r w:rsidDel="009D650C">
          <w:delText xml:space="preserve"> GeologicEvent without using a GeologicRelation</w:delText>
        </w:r>
      </w:del>
      <w:r>
        <w:t xml:space="preserve">.  The consequence for someone using Extension is that </w:t>
      </w:r>
      <w:del w:id="1361" w:author="Eric Boisvert" w:date="2016-01-13T05:38:00Z">
        <w:r w:rsidDel="009D650C">
          <w:delText>he/she is now offered</w:delText>
        </w:r>
      </w:del>
      <w:ins w:id="1362" w:author="Eric Boisvert" w:date="2016-01-13T05:38:00Z">
        <w:r w:rsidR="009D650C">
          <w:t>there are</w:t>
        </w:r>
      </w:ins>
      <w:r>
        <w:t xml:space="preserve"> two </w:t>
      </w:r>
      <w:ins w:id="1363" w:author="Eric Boisvert" w:date="2016-01-13T05:38:00Z">
        <w:r w:rsidR="009D650C">
          <w:t xml:space="preserve">different </w:t>
        </w:r>
      </w:ins>
      <w:r>
        <w:t>ways to link a GeologicFeature and GeologicEvent: through geologicHistory and through a generic Geologic</w:t>
      </w:r>
      <w:ins w:id="1364"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5"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6" w:author="Eric Boisvert" w:date="2016-01-13T05:42:00Z">
              <w:r w:rsidDel="00DD6CCE">
                <w:rPr>
                  <w:rStyle w:val="reqtext"/>
                  <w:lang w:val="en-CA"/>
                </w:rPr>
                <w:delText>Association between GeologicFeature and GeologicEvent SHALL not use GeologicRelation</w:delText>
              </w:r>
            </w:del>
            <w:ins w:id="1367" w:author="Eric Boisvert" w:date="2016-01-13T05:47:00Z">
              <w:r w:rsidR="00DD6CCE">
                <w:rPr>
                  <w:rStyle w:val="reqtext"/>
                  <w:lang w:val="en-CA"/>
                </w:rPr>
                <w:t xml:space="preserve">A GeologicFeatureRelation SHALL not be used between a GeologicFeature and GeologicEvent if GeologicFeature.geologicHistory can </w:t>
              </w:r>
            </w:ins>
            <w:ins w:id="1368" w:author="Eric Boisvert" w:date="2016-01-13T05:49:00Z">
              <w:r w:rsidR="00DD6CCE">
                <w:rPr>
                  <w:rStyle w:val="reqtext"/>
                  <w:lang w:val="en-CA"/>
                </w:rPr>
                <w:t>fulfill</w:t>
              </w:r>
            </w:ins>
            <w:ins w:id="1369" w:author="Eric Boisvert" w:date="2016-01-13T05:47:00Z">
              <w:r w:rsidR="00DD6CCE">
                <w:rPr>
                  <w:rStyle w:val="reqtext"/>
                  <w:lang w:val="en-CA"/>
                </w:rPr>
                <w:t xml:space="preserve"> </w:t>
              </w:r>
            </w:ins>
            <w:ins w:id="1370"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71" w:name="_Ref440189613"/>
      <w:r>
        <w:rPr>
          <w:lang w:val="en-CA"/>
        </w:rPr>
        <w:t>GeologicFeatureRelation</w:t>
      </w:r>
      <w:bookmarkEnd w:id="1371"/>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72" w:author="Eric Boisvert" w:date="2016-01-13T05:50:00Z">
        <w:r w:rsidR="000944A6">
          <w:rPr>
            <w:lang w:val="en-CA"/>
          </w:rPr>
          <w:t>Feature</w:t>
        </w:r>
      </w:ins>
      <w:r w:rsidRPr="000D4260">
        <w:rPr>
          <w:lang w:val="en-CA"/>
        </w:rPr>
        <w:t xml:space="preserve">Relation class </w:t>
      </w:r>
      <w:del w:id="1373"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4" w:author="Eric Boisvert" w:date="2016-01-13T05:50:00Z">
        <w:r w:rsidR="000944A6" w:rsidRPr="000D4260">
          <w:rPr>
            <w:lang w:val="en-CA"/>
          </w:rPr>
          <w:t xml:space="preserve">GeoSciML </w:t>
        </w:r>
      </w:ins>
      <w:r w:rsidRPr="000D4260">
        <w:rPr>
          <w:lang w:val="en-CA"/>
        </w:rPr>
        <w:t>feature type</w:t>
      </w:r>
      <w:ins w:id="1375" w:author="Eric Boisvert" w:date="2016-01-13T05:50:00Z">
        <w:r w:rsidR="000944A6">
          <w:rPr>
            <w:lang w:val="en-CA"/>
          </w:rPr>
          <w:t>s</w:t>
        </w:r>
      </w:ins>
      <w:del w:id="1376"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7"/>
      <w:del w:id="1378" w:author="Eric Boisvert" w:date="2016-01-13T05:52:00Z">
        <w:r w:rsidRPr="000D4260" w:rsidDel="000944A6">
          <w:rPr>
            <w:lang w:val="en-CA"/>
          </w:rPr>
          <w:delText xml:space="preserve">between spatial objects </w:delText>
        </w:r>
      </w:del>
      <w:commentRangeEnd w:id="1377"/>
      <w:r w:rsidR="000944A6">
        <w:rPr>
          <w:rStyle w:val="CommentReference"/>
        </w:rPr>
        <w:commentReference w:id="1377"/>
      </w:r>
      <w:r w:rsidRPr="000D4260">
        <w:rPr>
          <w:lang w:val="en-CA"/>
        </w:rPr>
        <w:t>could be described where they are scientifically significant.</w:t>
      </w:r>
    </w:p>
    <w:p w14:paraId="2E642AFC" w14:textId="48E63A77" w:rsidR="000D4260" w:rsidRDefault="00A0337C"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79" w:author="Eric Boisvert" w:date="2016-01-19T19:09:00Z">
        <w:r w:rsidR="00302FB5">
          <w:rPr>
            <w:noProof/>
          </w:rPr>
          <w:t>42</w:t>
        </w:r>
      </w:ins>
      <w:del w:id="1380"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81" w:author="Eric Boisvert" w:date="2016-01-13T05:57:00Z">
          <w:pPr/>
        </w:pPrChange>
      </w:pPr>
      <w:ins w:id="1382"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1383" w:author="Eric Boisvert" w:date="2016-01-13T05:57:00Z"/>
          <w:color w:val="000000"/>
          <w:sz w:val="20"/>
          <w:szCs w:val="20"/>
          <w:lang w:val="en-CA"/>
        </w:rPr>
      </w:pPr>
      <w:bookmarkStart w:id="1384" w:name="BKM_D050A55A_5C1C_4F4B_986C_7C31687F2ED2"/>
      <w:bookmarkEnd w:id="1384"/>
    </w:p>
    <w:p w14:paraId="29C61658" w14:textId="73E2DC20" w:rsidR="000D4260" w:rsidRDefault="000944A6">
      <w:pPr>
        <w:rPr>
          <w:ins w:id="1385" w:author="Eric Boisvert" w:date="2016-01-13T05:57:00Z"/>
          <w:lang w:val="en-CA"/>
        </w:rPr>
        <w:pPrChange w:id="1386" w:author="Eric Boisvert" w:date="2016-01-13T05:57:00Z">
          <w:pPr>
            <w:autoSpaceDE w:val="0"/>
            <w:autoSpaceDN w:val="0"/>
            <w:adjustRightInd w:val="0"/>
            <w:spacing w:after="0"/>
          </w:pPr>
        </w:pPrChange>
      </w:pPr>
      <w:ins w:id="1387"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8" w:author="Eric Boisvert" w:date="2016-01-13T05:57:00Z"/>
          <w:lang w:val="en-CA"/>
        </w:rPr>
        <w:pPrChange w:id="1389" w:author="Eric Boisvert" w:date="2016-01-13T05:58:00Z">
          <w:pPr>
            <w:autoSpaceDE w:val="0"/>
            <w:autoSpaceDN w:val="0"/>
            <w:adjustRightInd w:val="0"/>
            <w:spacing w:after="0"/>
          </w:pPr>
        </w:pPrChange>
      </w:pPr>
      <w:ins w:id="1390"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1391" w:author="Eric Boisvert" w:date="2016-01-13T05:57:00Z"/>
          <w:color w:val="000000"/>
          <w:sz w:val="20"/>
          <w:szCs w:val="20"/>
          <w:lang w:val="en-CA"/>
        </w:rPr>
      </w:pPr>
    </w:p>
    <w:p w14:paraId="1CB1BEA1" w14:textId="731D56E7" w:rsidR="000944A6" w:rsidRDefault="000944A6">
      <w:pPr>
        <w:rPr>
          <w:ins w:id="1392" w:author="Eric Boisvert" w:date="2016-01-13T05:57:00Z"/>
          <w:lang w:val="en-CA"/>
        </w:rPr>
        <w:pPrChange w:id="1393" w:author="Eric Boisvert" w:date="2016-01-13T05:58:00Z">
          <w:pPr>
            <w:autoSpaceDE w:val="0"/>
            <w:autoSpaceDN w:val="0"/>
            <w:adjustRightInd w:val="0"/>
            <w:spacing w:after="0"/>
          </w:pPr>
        </w:pPrChange>
      </w:pPr>
      <w:ins w:id="1394" w:author="Eric Boisvert" w:date="2016-01-13T05:57:00Z">
        <w:r>
          <w:rPr>
            <w:lang w:val="en-CA"/>
          </w:rPr>
          <w:t xml:space="preserve">The property sourceRole:RelationRoleProperry shall contain </w:t>
        </w:r>
      </w:ins>
      <w:ins w:id="1395" w:author="Eric Boisvert" w:date="2016-01-13T05:58:00Z">
        <w:r>
          <w:rPr>
            <w:lang w:val="en-CA"/>
          </w:rPr>
          <w:t>a term from a controlled vocabulary describing t</w:t>
        </w:r>
      </w:ins>
      <w:ins w:id="1396" w:author="Eric Boisvert" w:date="2016-01-13T05:57:00Z">
        <w:r w:rsidRPr="000944A6">
          <w:rPr>
            <w:lang w:val="en-CA"/>
          </w:rPr>
          <w:t>he role played by the source geologic feature or object (eg, overlying unit, underlying unit)</w:t>
        </w:r>
      </w:ins>
      <w:ins w:id="1397"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8" w:author="Eric Boisvert" w:date="2016-01-13T05:58:00Z"/>
          <w:color w:val="000000"/>
          <w:sz w:val="20"/>
          <w:szCs w:val="20"/>
          <w:lang w:val="en-CA"/>
        </w:rPr>
      </w:pPr>
    </w:p>
    <w:p w14:paraId="68F947D3" w14:textId="055466C1" w:rsidR="000944A6" w:rsidRDefault="000944A6">
      <w:pPr>
        <w:pStyle w:val="Heading5"/>
        <w:rPr>
          <w:ins w:id="1399" w:author="Eric Boisvert" w:date="2016-01-13T05:58:00Z"/>
          <w:lang w:val="en-CA"/>
        </w:rPr>
        <w:pPrChange w:id="1400" w:author="Eric Boisvert" w:date="2016-01-13T05:59:00Z">
          <w:pPr>
            <w:autoSpaceDE w:val="0"/>
            <w:autoSpaceDN w:val="0"/>
            <w:adjustRightInd w:val="0"/>
            <w:spacing w:after="0"/>
          </w:pPr>
        </w:pPrChange>
      </w:pPr>
      <w:ins w:id="1401"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1402" w:author="Eric Boisvert" w:date="2016-01-13T05:58:00Z"/>
          <w:rFonts w:ascii="Calibri" w:hAnsi="Calibri"/>
          <w:b/>
          <w:bCs/>
          <w:color w:val="000000"/>
          <w:sz w:val="20"/>
          <w:szCs w:val="20"/>
          <w:lang w:val="en-CA"/>
        </w:rPr>
      </w:pPr>
    </w:p>
    <w:p w14:paraId="41627506" w14:textId="466C4E1F" w:rsidR="000944A6" w:rsidRDefault="000944A6">
      <w:pPr>
        <w:rPr>
          <w:ins w:id="1403" w:author="Eric Boisvert" w:date="2016-01-13T05:59:00Z"/>
          <w:lang w:val="en-CA"/>
        </w:rPr>
        <w:pPrChange w:id="1404" w:author="Eric Boisvert" w:date="2016-01-13T05:59:00Z">
          <w:pPr>
            <w:autoSpaceDE w:val="0"/>
            <w:autoSpaceDN w:val="0"/>
            <w:adjustRightInd w:val="0"/>
            <w:spacing w:after="0"/>
          </w:pPr>
        </w:pPrChange>
      </w:pPr>
      <w:ins w:id="1405" w:author="Eric Boisvert" w:date="2016-01-13T05:58:00Z">
        <w:r>
          <w:rPr>
            <w:lang w:val="en-CA"/>
          </w:rPr>
          <w:t xml:space="preserve">The property targetRole:RelationRoleTerm shall contain a term from a controlled vocabulary describing </w:t>
        </w:r>
      </w:ins>
      <w:ins w:id="1406" w:author="Eric Boisvert" w:date="2016-01-13T05:59:00Z">
        <w:r>
          <w:rPr>
            <w:lang w:val="en-CA"/>
          </w:rPr>
          <w:t>t</w:t>
        </w:r>
      </w:ins>
      <w:ins w:id="1407"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1408" w:name="BKM_18C9D12A_7280_4CA8_9066_431A68398F08"/>
      <w:bookmarkStart w:id="1409" w:name="BKM_B740241F_3BC0_40B4_9972_D590F470452B"/>
      <w:bookmarkStart w:id="1410" w:name="BKM_38727CDD_F0E8_4D00_A48C_555F0912BF41"/>
      <w:bookmarkEnd w:id="1408"/>
      <w:bookmarkEnd w:id="1409"/>
      <w:bookmarkEnd w:id="1410"/>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A0337C"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11" w:author="Eric Boisvert" w:date="2016-01-19T19:09:00Z">
        <w:r w:rsidR="00302FB5">
          <w:rPr>
            <w:noProof/>
          </w:rPr>
          <w:t>43</w:t>
        </w:r>
      </w:ins>
      <w:del w:id="1412"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13" w:author="Eric Boisvert" w:date="2016-01-13T20:45:00Z"/>
          <w:lang w:val="en-CA"/>
        </w:rPr>
        <w:pPrChange w:id="1414" w:author="Eric Boisvert" w:date="2016-01-13T20:45:00Z">
          <w:pPr>
            <w:autoSpaceDE w:val="0"/>
            <w:autoSpaceDN w:val="0"/>
            <w:adjustRightInd w:val="0"/>
            <w:spacing w:after="0"/>
          </w:pPr>
        </w:pPrChange>
      </w:pPr>
      <w:bookmarkStart w:id="1415" w:name="BKM_C0695B09_DC02_4BDD_AE59_38E8AE1F4632"/>
      <w:bookmarkEnd w:id="1415"/>
      <w:ins w:id="1416" w:author="Eric Boisvert" w:date="2016-01-13T20:46:00Z">
        <w:r>
          <w:rPr>
            <w:lang w:val="en-CA"/>
          </w:rPr>
          <w:t>r</w:t>
        </w:r>
      </w:ins>
      <w:ins w:id="1417"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1418" w:author="Eric Boisvert" w:date="2016-01-13T20:45:00Z"/>
          <w:color w:val="000000"/>
          <w:sz w:val="20"/>
          <w:szCs w:val="20"/>
          <w:lang w:val="en-CA"/>
        </w:rPr>
      </w:pPr>
    </w:p>
    <w:p w14:paraId="7FCB3E9F" w14:textId="1B338815" w:rsidR="001150E2" w:rsidRDefault="001150E2">
      <w:pPr>
        <w:rPr>
          <w:ins w:id="1419" w:author="Eric Boisvert" w:date="2016-01-13T20:46:00Z"/>
          <w:lang w:val="en-CA"/>
        </w:rPr>
        <w:pPrChange w:id="1420" w:author="Eric Boisvert" w:date="2016-01-13T20:45:00Z">
          <w:pPr>
            <w:autoSpaceDE w:val="0"/>
            <w:autoSpaceDN w:val="0"/>
            <w:adjustRightInd w:val="0"/>
            <w:spacing w:after="0"/>
          </w:pPr>
        </w:pPrChange>
      </w:pPr>
      <w:ins w:id="1421"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22" w:author="Eric Boisvert" w:date="2016-01-13T20:46:00Z"/>
          <w:lang w:val="en-CA"/>
        </w:rPr>
        <w:pPrChange w:id="1423" w:author="Eric Boisvert" w:date="2016-01-13T20:47:00Z">
          <w:pPr>
            <w:autoSpaceDE w:val="0"/>
            <w:autoSpaceDN w:val="0"/>
            <w:adjustRightInd w:val="0"/>
            <w:spacing w:after="0"/>
          </w:pPr>
        </w:pPrChange>
      </w:pPr>
      <w:ins w:id="1424" w:author="Eric Boisvert" w:date="2016-01-13T20:46:00Z">
        <w:r w:rsidRPr="00D970E9">
          <w:rPr>
            <w:lang w:val="en-CA"/>
          </w:rPr>
          <w:t>sourceRole</w:t>
        </w:r>
      </w:ins>
    </w:p>
    <w:p w14:paraId="227A47C5" w14:textId="6B509864" w:rsidR="001150E2" w:rsidRDefault="001150E2">
      <w:pPr>
        <w:rPr>
          <w:ins w:id="1425" w:author="Eric Boisvert" w:date="2016-01-13T20:46:00Z"/>
          <w:lang w:val="en-CA"/>
        </w:rPr>
        <w:pPrChange w:id="1426" w:author="Eric Boisvert" w:date="2016-01-13T20:47:00Z">
          <w:pPr>
            <w:autoSpaceDE w:val="0"/>
            <w:autoSpaceDN w:val="0"/>
            <w:adjustRightInd w:val="0"/>
            <w:spacing w:after="0"/>
          </w:pPr>
        </w:pPrChange>
      </w:pPr>
      <w:ins w:id="1427" w:author="Eric Boisvert" w:date="2016-01-13T20:46:00Z">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8" w:author="Eric Boisvert" w:date="2016-01-13T20:47:00Z"/>
          <w:lang w:val="en-CA"/>
        </w:rPr>
        <w:pPrChange w:id="1429" w:author="Eric Boisvert" w:date="2016-01-13T20:47:00Z">
          <w:pPr>
            <w:autoSpaceDE w:val="0"/>
            <w:autoSpaceDN w:val="0"/>
            <w:adjustRightInd w:val="0"/>
            <w:spacing w:after="0"/>
          </w:pPr>
        </w:pPrChange>
      </w:pPr>
      <w:ins w:id="1430" w:author="Eric Boisvert" w:date="2016-01-13T20:47:00Z">
        <w:r w:rsidRPr="001150E2">
          <w:rPr>
            <w:lang w:val="en-CA"/>
          </w:rPr>
          <w:t>targetRole</w:t>
        </w:r>
      </w:ins>
    </w:p>
    <w:p w14:paraId="31B3F423" w14:textId="77777777" w:rsidR="001150E2" w:rsidRPr="001150E2" w:rsidRDefault="001150E2">
      <w:pPr>
        <w:rPr>
          <w:ins w:id="1431" w:author="Eric Boisvert" w:date="2016-01-13T20:45:00Z"/>
          <w:lang w:val="en-CA"/>
        </w:rPr>
        <w:pPrChange w:id="1432" w:author="Eric Boisvert" w:date="2016-01-13T20:47:00Z">
          <w:pPr>
            <w:autoSpaceDE w:val="0"/>
            <w:autoSpaceDN w:val="0"/>
            <w:adjustRightInd w:val="0"/>
            <w:spacing w:after="0"/>
          </w:pPr>
        </w:pPrChange>
      </w:pPr>
    </w:p>
    <w:p w14:paraId="0290CCF0" w14:textId="1FA8CEE8" w:rsidR="000D4260" w:rsidDel="001150E2" w:rsidRDefault="001150E2" w:rsidP="00355CAB">
      <w:pPr>
        <w:rPr>
          <w:del w:id="1433" w:author="Eric Boisvert" w:date="2016-01-13T20:47:00Z"/>
          <w:lang w:val="en-CA"/>
        </w:rPr>
      </w:pPr>
      <w:ins w:id="1434"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1435" w:name="BKM_F11CCC02_4943_439C_97BD_3878F0BA0970"/>
      <w:bookmarkStart w:id="1436" w:name="BKM_8ABBD347_C257_4419_A3F6_0485375DCF7F"/>
      <w:bookmarkStart w:id="1437" w:name="BKM_40919ABF_3C16_41E1_8906_0D3CE189EB1B"/>
      <w:bookmarkEnd w:id="1435"/>
      <w:bookmarkEnd w:id="1436"/>
      <w:bookmarkEnd w:id="1437"/>
    </w:p>
    <w:p w14:paraId="0812C279" w14:textId="77777777" w:rsidR="000D4260" w:rsidDel="001150E2" w:rsidRDefault="000D4260" w:rsidP="00355CAB">
      <w:pPr>
        <w:rPr>
          <w:del w:id="1438"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39" w:name="_Toc439943472"/>
      <w:r>
        <w:rPr>
          <w:lang w:val="en-CA"/>
        </w:rPr>
        <w:t xml:space="preserve">Earth material </w:t>
      </w:r>
      <w:r w:rsidR="00481AF6">
        <w:rPr>
          <w:lang w:val="en-CA"/>
        </w:rPr>
        <w:t>details</w:t>
      </w:r>
      <w:bookmarkEnd w:id="1439"/>
    </w:p>
    <w:p w14:paraId="5D73C1E8" w14:textId="77777777" w:rsidR="00AE357E" w:rsidRDefault="00AE357E" w:rsidP="00355CAB">
      <w:pPr>
        <w:rPr>
          <w:lang w:val="en-CA"/>
        </w:rPr>
      </w:pPr>
    </w:p>
    <w:p w14:paraId="06F8AE77" w14:textId="77777777" w:rsidR="009B560C" w:rsidRDefault="009B560C" w:rsidP="00355CAB">
      <w:pPr>
        <w:rPr>
          <w:ins w:id="1440" w:author="Eric Boisvert" w:date="2016-01-13T21:12:00Z"/>
          <w:lang w:val="en-CA"/>
        </w:rPr>
      </w:pPr>
      <w:ins w:id="1441" w:author="Eric Boisvert" w:date="2016-01-13T21:09:00Z">
        <w:r>
          <w:rPr>
            <w:lang w:val="en-CA"/>
          </w:rPr>
          <w:t xml:space="preserve">EarthMaterialDescription </w:t>
        </w:r>
      </w:ins>
      <w:ins w:id="1442"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43" w:author="Eric Boisvert" w:date="2016-01-13T21:14:00Z"/>
          <w:lang w:val="en-CA"/>
        </w:rPr>
        <w:pPrChange w:id="1444" w:author="Eric Boisvert" w:date="2016-01-13T21:16:00Z">
          <w:pPr/>
        </w:pPrChange>
      </w:pPr>
      <w:ins w:id="1445"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6" w:author="Eric Boisvert" w:date="2016-01-13T21:14:00Z"/>
          <w:lang w:val="en-CA"/>
        </w:rPr>
        <w:pPrChange w:id="1447" w:author="Eric Boisvert" w:date="2016-01-13T21:16:00Z">
          <w:pPr/>
        </w:pPrChange>
      </w:pPr>
      <w:ins w:id="1448" w:author="Eric Boisvert" w:date="2016-01-13T21:14:00Z">
        <w:r>
          <w:rPr>
            <w:lang w:val="en-CA"/>
          </w:rPr>
          <w:t xml:space="preserve">FabricDescription </w:t>
        </w:r>
      </w:ins>
    </w:p>
    <w:p w14:paraId="0F7566F3" w14:textId="2E4C0DFD" w:rsidR="009B560C" w:rsidRDefault="009B560C">
      <w:pPr>
        <w:numPr>
          <w:ilvl w:val="0"/>
          <w:numId w:val="34"/>
        </w:numPr>
        <w:spacing w:after="0"/>
        <w:rPr>
          <w:ins w:id="1449" w:author="Eric Boisvert" w:date="2016-01-13T21:15:00Z"/>
          <w:lang w:val="en-CA"/>
        </w:rPr>
        <w:pPrChange w:id="1450" w:author="Eric Boisvert" w:date="2016-01-13T21:16:00Z">
          <w:pPr/>
        </w:pPrChange>
      </w:pPr>
      <w:ins w:id="1451" w:author="Eric Boisvert" w:date="2016-01-13T21:15:00Z">
        <w:r>
          <w:rPr>
            <w:lang w:val="en-CA"/>
          </w:rPr>
          <w:t>RockMaterialDescription</w:t>
        </w:r>
      </w:ins>
    </w:p>
    <w:p w14:paraId="2AC1BDB2" w14:textId="6F1B322D" w:rsidR="009B560C" w:rsidRDefault="009B560C">
      <w:pPr>
        <w:numPr>
          <w:ilvl w:val="0"/>
          <w:numId w:val="34"/>
        </w:numPr>
        <w:spacing w:after="0"/>
        <w:rPr>
          <w:ins w:id="1452" w:author="Eric Boisvert" w:date="2016-01-13T21:15:00Z"/>
          <w:lang w:val="en-CA"/>
        </w:rPr>
        <w:pPrChange w:id="1453" w:author="Eric Boisvert" w:date="2016-01-13T21:16:00Z">
          <w:pPr/>
        </w:pPrChange>
      </w:pPr>
      <w:ins w:id="1454" w:author="Eric Boisvert" w:date="2016-01-13T21:15:00Z">
        <w:r>
          <w:rPr>
            <w:lang w:val="en-CA"/>
          </w:rPr>
          <w:t>AlterationDescription</w:t>
        </w:r>
      </w:ins>
    </w:p>
    <w:p w14:paraId="65970EAF" w14:textId="7DFFB861" w:rsidR="009B560C" w:rsidRDefault="009B560C">
      <w:pPr>
        <w:numPr>
          <w:ilvl w:val="0"/>
          <w:numId w:val="34"/>
        </w:numPr>
        <w:spacing w:after="0"/>
        <w:rPr>
          <w:ins w:id="1455" w:author="Eric Boisvert" w:date="2016-01-13T21:15:00Z"/>
          <w:lang w:val="en-CA"/>
        </w:rPr>
        <w:pPrChange w:id="1456" w:author="Eric Boisvert" w:date="2016-01-13T21:16:00Z">
          <w:pPr/>
        </w:pPrChange>
      </w:pPr>
      <w:ins w:id="1457" w:author="Eric Boisvert" w:date="2016-01-13T21:15:00Z">
        <w:r>
          <w:rPr>
            <w:lang w:val="en-CA"/>
          </w:rPr>
          <w:t>PhysicalDescription</w:t>
        </w:r>
      </w:ins>
    </w:p>
    <w:p w14:paraId="0160EA0D" w14:textId="0B33A7D8" w:rsidR="009B560C" w:rsidRDefault="009B560C">
      <w:pPr>
        <w:numPr>
          <w:ilvl w:val="0"/>
          <w:numId w:val="34"/>
        </w:numPr>
        <w:spacing w:after="0"/>
        <w:rPr>
          <w:ins w:id="1458" w:author="Eric Boisvert" w:date="2016-01-13T21:15:00Z"/>
          <w:lang w:val="en-CA"/>
        </w:rPr>
        <w:pPrChange w:id="1459" w:author="Eric Boisvert" w:date="2016-01-13T21:16:00Z">
          <w:pPr/>
        </w:pPrChange>
      </w:pPr>
      <w:ins w:id="1460" w:author="Eric Boisvert" w:date="2016-01-13T21:15:00Z">
        <w:r>
          <w:rPr>
            <w:lang w:val="en-CA"/>
          </w:rPr>
          <w:t>MetamorphicDescription</w:t>
        </w:r>
      </w:ins>
    </w:p>
    <w:p w14:paraId="56516244" w14:textId="30AA9033" w:rsidR="009B560C" w:rsidRDefault="009B560C">
      <w:pPr>
        <w:numPr>
          <w:ilvl w:val="0"/>
          <w:numId w:val="34"/>
        </w:numPr>
        <w:spacing w:after="0"/>
        <w:rPr>
          <w:ins w:id="1461" w:author="Eric Boisvert" w:date="2016-01-13T21:15:00Z"/>
          <w:lang w:val="en-CA"/>
        </w:rPr>
        <w:pPrChange w:id="1462" w:author="Eric Boisvert" w:date="2016-01-13T21:16:00Z">
          <w:pPr/>
        </w:pPrChange>
      </w:pPr>
      <w:ins w:id="1463" w:author="Eric Boisvert" w:date="2016-01-13T21:15:00Z">
        <w:r>
          <w:rPr>
            <w:lang w:val="en-CA"/>
          </w:rPr>
          <w:t>CompoundMaterialDescription</w:t>
        </w:r>
      </w:ins>
    </w:p>
    <w:p w14:paraId="57BAB47A" w14:textId="77777777" w:rsidR="009B560C" w:rsidRDefault="009B560C">
      <w:pPr>
        <w:ind w:left="720"/>
        <w:rPr>
          <w:ins w:id="1464" w:author="Eric Boisvert" w:date="2016-01-13T21:13:00Z"/>
          <w:lang w:val="en-CA"/>
        </w:rPr>
        <w:pPrChange w:id="1465" w:author="Eric Boisvert" w:date="2016-01-13T21:16:00Z">
          <w:pPr/>
        </w:pPrChange>
      </w:pPr>
    </w:p>
    <w:p w14:paraId="36F243C1" w14:textId="653CA966" w:rsidR="00AE357E" w:rsidRDefault="009B560C" w:rsidP="00355CAB">
      <w:pPr>
        <w:rPr>
          <w:lang w:val="en-CA"/>
        </w:rPr>
      </w:pPr>
      <w:ins w:id="1466" w:author="Eric Boisvert" w:date="2016-01-13T21:09:00Z">
        <w:r>
          <w:rPr>
            <w:lang w:val="en-CA"/>
          </w:rPr>
          <w:t xml:space="preserve"> </w:t>
        </w:r>
      </w:ins>
      <w:del w:id="1467" w:author="Eric Boisvert" w:date="2016-01-13T20:48:00Z">
        <w:r w:rsidR="00AE357E" w:rsidRPr="00AE357E" w:rsidDel="001150E2">
          <w:rPr>
            <w:lang w:val="en-CA"/>
          </w:rPr>
          <w:delText>E</w:delText>
        </w:r>
      </w:del>
      <w:del w:id="1468"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A0337C"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69" w:author="Eric Boisvert" w:date="2016-01-19T19:09:00Z">
        <w:r w:rsidR="00302FB5">
          <w:rPr>
            <w:noProof/>
          </w:rPr>
          <w:t>44</w:t>
        </w:r>
      </w:ins>
      <w:del w:id="1470"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71"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1472" w:author="Eric Boisvert" w:date="2016-01-13T20:49:00Z">
        <w:r w:rsidR="001150E2">
          <w:t>It</w:t>
        </w:r>
      </w:ins>
      <w:r>
        <w:t xml:space="preserve"> </w:t>
      </w:r>
      <w:ins w:id="1473" w:author="Eric Boisvert" w:date="2016-01-13T20:49:00Z">
        <w:r w:rsidR="001150E2">
          <w:t>i</w:t>
        </w:r>
      </w:ins>
      <w:del w:id="1474" w:author="Eric Boisvert" w:date="2016-01-13T20:49:00Z">
        <w:r w:rsidDel="001150E2">
          <w:delText>I</w:delText>
        </w:r>
      </w:del>
      <w:r>
        <w:t xml:space="preserve">ncludes weathering, supergene alteration, hydrothermal alteration and metasomatic effects not considered metamorphic. </w:t>
      </w:r>
      <w:ins w:id="1475" w:author="Eric Boisvert" w:date="2016-01-13T20:50:00Z">
        <w:r w:rsidR="001150E2">
          <w:t xml:space="preserve">For example, </w:t>
        </w:r>
      </w:ins>
      <w:r>
        <w:t xml:space="preserve"> </w:t>
      </w:r>
      <w:ins w:id="1476" w:author="Eric Boisvert" w:date="2016-01-13T20:50:00Z">
        <w:r w:rsidR="001150E2">
          <w:t>a</w:t>
        </w:r>
      </w:ins>
      <w:del w:id="1477" w:author="Eric Boisvert" w:date="2016-01-13T20:50:00Z">
        <w:r w:rsidDel="001150E2">
          <w:delText>A</w:delText>
        </w:r>
      </w:del>
      <w:r>
        <w:t xml:space="preserve"> soil profile description would have to be constructed as a GeologicUnit </w:t>
      </w:r>
      <w:ins w:id="1478" w:author="Eric Boisvert" w:date="2016-01-13T20:57:00Z">
        <w:r w:rsidR="0016580A">
          <w:t xml:space="preserve">(geologicUnitType = </w:t>
        </w:r>
      </w:ins>
      <w:ins w:id="1479" w:author="Eric Boisvert" w:date="2016-01-13T20:58:00Z">
        <w:r w:rsidR="0016580A">
          <w:t>PedologicUnit</w:t>
        </w:r>
      </w:ins>
      <w:ins w:id="1480" w:author="Eric Boisvert" w:date="2016-01-13T20:57:00Z">
        <w:r w:rsidR="0016580A">
          <w:t xml:space="preserve">) </w:t>
        </w:r>
      </w:ins>
      <w:r>
        <w:t>with unit parts representing the various horizons in the profile.  Thickness of a weathering profile can be delivered as unitThickness of a</w:t>
      </w:r>
      <w:del w:id="1481" w:author="Eric Boisvert" w:date="2016-01-13T20:52:00Z">
        <w:r w:rsidDel="001150E2">
          <w:delText>n</w:delText>
        </w:r>
      </w:del>
      <w:r>
        <w:t xml:space="preserve"> </w:t>
      </w:r>
      <w:del w:id="1482" w:author="Eric Boisvert" w:date="2016-01-13T20:50:00Z">
        <w:r w:rsidDel="001150E2">
          <w:delText>AlterationUnit</w:delText>
        </w:r>
      </w:del>
      <w:ins w:id="1483" w:author="Eric Boisvert" w:date="2016-01-13T20:50:00Z">
        <w:r w:rsidR="001150E2">
          <w:t>GeologicUnit</w:t>
        </w:r>
      </w:ins>
      <w:ins w:id="1484" w:author="Eric Boisvert" w:date="2016-01-13T20:53:00Z">
        <w:r w:rsidR="001150E2">
          <w:t xml:space="preserve"> which geologicUnitType property is set to “AlterationUnit”.</w:t>
        </w:r>
      </w:ins>
    </w:p>
    <w:p w14:paraId="5FF06BE6" w14:textId="50A3C74A" w:rsidR="0016580A" w:rsidRDefault="00AE357E" w:rsidP="0016580A">
      <w:pPr>
        <w:keepNext/>
        <w:rPr>
          <w:ins w:id="1485" w:author="Eric Boisvert" w:date="2016-01-13T21:02:00Z"/>
        </w:rPr>
      </w:pPr>
      <w:del w:id="1486" w:author="Eric Boisvert" w:date="2016-01-13T20:52:00Z">
        <w:r w:rsidDel="001150E2">
          <w:delText>.</w:delText>
        </w:r>
      </w:del>
      <w:ins w:id="1487" w:author="Eric Boisvert" w:date="2016-01-13T20:58:00Z">
        <w:r w:rsidR="0016580A" w:rsidRPr="0016580A">
          <w:rPr>
            <w:noProof/>
            <w:lang w:val="en-CA" w:eastAsia="en-CA"/>
          </w:rPr>
          <w:t xml:space="preserve"> </w:t>
        </w:r>
      </w:ins>
      <w:ins w:id="1488" w:author="Eric Boisvert" w:date="2016-01-13T21:02:00Z">
        <w:r w:rsidR="00B95F74">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489" w:author="Eric Boisvert" w:date="2016-01-13T20:58:00Z"/>
        </w:rPr>
        <w:pPrChange w:id="1490" w:author="Eric Boisvert" w:date="2016-01-13T21:02:00Z">
          <w:pPr/>
        </w:pPrChange>
      </w:pPr>
      <w:ins w:id="1491" w:author="Eric Boisvert" w:date="2016-01-13T21:02:00Z">
        <w:r>
          <w:t xml:space="preserve">Figure </w:t>
        </w:r>
        <w:r>
          <w:fldChar w:fldCharType="begin"/>
        </w:r>
        <w:r>
          <w:instrText xml:space="preserve"> SEQ Figure \* ARABIC </w:instrText>
        </w:r>
      </w:ins>
      <w:r>
        <w:fldChar w:fldCharType="separate"/>
      </w:r>
      <w:ins w:id="1492" w:author="Eric Boisvert" w:date="2016-01-19T19:09:00Z">
        <w:r w:rsidR="00302FB5">
          <w:rPr>
            <w:noProof/>
          </w:rPr>
          <w:t>45</w:t>
        </w:r>
      </w:ins>
      <w:ins w:id="1493"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4" w:author="Eric Boisvert" w:date="2016-01-13T21:02:00Z"/>
        </w:rPr>
        <w:pPrChange w:id="1495" w:author="Eric Boisvert" w:date="2016-01-13T20:58:00Z">
          <w:pPr/>
        </w:pPrChange>
      </w:pPr>
    </w:p>
    <w:p w14:paraId="56717D41" w14:textId="77777777" w:rsidR="0043586C" w:rsidRDefault="00B95F74">
      <w:pPr>
        <w:keepNext/>
        <w:rPr>
          <w:ins w:id="1496" w:author="Eric Boisvert" w:date="2016-01-13T21:30:00Z"/>
        </w:rPr>
        <w:pPrChange w:id="1497"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498" w:author="Eric Boisvert" w:date="2016-01-13T21:30:00Z"/>
          <w:noProof/>
          <w:lang w:val="en-CA" w:eastAsia="en-CA"/>
        </w:rPr>
        <w:pPrChange w:id="1499" w:author="Eric Boisvert" w:date="2016-01-13T21:30:00Z">
          <w:pPr/>
        </w:pPrChange>
      </w:pPr>
      <w:ins w:id="1500" w:author="Eric Boisvert" w:date="2016-01-13T21:30:00Z">
        <w:r>
          <w:t xml:space="preserve">Figure </w:t>
        </w:r>
        <w:r>
          <w:fldChar w:fldCharType="begin"/>
        </w:r>
        <w:r>
          <w:instrText xml:space="preserve"> SEQ Figure \* ARABIC </w:instrText>
        </w:r>
      </w:ins>
      <w:r>
        <w:fldChar w:fldCharType="separate"/>
      </w:r>
      <w:ins w:id="1501" w:author="Eric Boisvert" w:date="2016-01-19T19:09:00Z">
        <w:r w:rsidR="00302FB5">
          <w:rPr>
            <w:noProof/>
          </w:rPr>
          <w:t>46</w:t>
        </w:r>
      </w:ins>
      <w:ins w:id="1502" w:author="Eric Boisvert" w:date="2016-01-13T21:30:00Z">
        <w:r>
          <w:fldChar w:fldCharType="end"/>
        </w:r>
        <w:r>
          <w:t xml:space="preserve"> Alteration description context diagram</w:t>
        </w:r>
      </w:ins>
    </w:p>
    <w:p w14:paraId="2230D1EF" w14:textId="5C64585A" w:rsidR="0043586C" w:rsidRDefault="00B95F74">
      <w:pPr>
        <w:keepNext/>
        <w:rPr>
          <w:ins w:id="1503" w:author="Eric Boisvert" w:date="2016-01-13T21:30:00Z"/>
        </w:rPr>
        <w:pPrChange w:id="1504" w:author="Eric Boisvert" w:date="2016-01-13T21:30:00Z">
          <w:pPr/>
        </w:pPrChange>
      </w:pPr>
      <w:ins w:id="1505"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506" w:author="Eric Boisvert" w:date="2016-01-13T21:30:00Z"/>
          <w:noProof/>
          <w:lang w:val="en-CA" w:eastAsia="en-CA"/>
        </w:rPr>
        <w:pPrChange w:id="1507" w:author="Eric Boisvert" w:date="2016-01-13T21:30:00Z">
          <w:pPr/>
        </w:pPrChange>
      </w:pPr>
      <w:ins w:id="1508" w:author="Eric Boisvert" w:date="2016-01-13T21:30:00Z">
        <w:r>
          <w:t xml:space="preserve">Figure </w:t>
        </w:r>
        <w:r>
          <w:fldChar w:fldCharType="begin"/>
        </w:r>
        <w:r>
          <w:instrText xml:space="preserve"> SEQ Figure \* ARABIC </w:instrText>
        </w:r>
      </w:ins>
      <w:r>
        <w:fldChar w:fldCharType="separate"/>
      </w:r>
      <w:ins w:id="1509" w:author="Eric Boisvert" w:date="2016-01-19T19:09:00Z">
        <w:r w:rsidR="00302FB5">
          <w:rPr>
            <w:noProof/>
          </w:rPr>
          <w:t>47</w:t>
        </w:r>
      </w:ins>
      <w:ins w:id="1510" w:author="Eric Boisvert" w:date="2016-01-13T21:30:00Z">
        <w:r>
          <w:fldChar w:fldCharType="end"/>
        </w:r>
        <w:r>
          <w:t xml:space="preserve"> : Example of describing alteration halo from Drewes</w:t>
        </w:r>
      </w:ins>
      <w:ins w:id="1511"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12" w:author="Eric Boisvert" w:date="2016-01-13T21:03:00Z"/>
        </w:rPr>
        <w:pPrChange w:id="1513" w:author="Eric Boisvert" w:date="2016-01-13T21:03:00Z">
          <w:pPr/>
        </w:pPrChange>
      </w:pPr>
      <w:ins w:id="1514" w:author="Eric Boisvert" w:date="2016-01-13T21:02:00Z">
        <w:r>
          <w:t>alterationType</w:t>
        </w:r>
      </w:ins>
    </w:p>
    <w:p w14:paraId="006AABF8" w14:textId="77777777" w:rsidR="0016580A" w:rsidRPr="0016580A" w:rsidRDefault="0016580A">
      <w:pPr>
        <w:rPr>
          <w:ins w:id="1515" w:author="Eric Boisvert" w:date="2016-01-13T21:02:00Z"/>
        </w:rPr>
      </w:pPr>
    </w:p>
    <w:p w14:paraId="36214D7B" w14:textId="3F0A123E" w:rsidR="0016580A" w:rsidRDefault="0016580A" w:rsidP="00AE357E">
      <w:pPr>
        <w:rPr>
          <w:ins w:id="1516" w:author="Eric Boisvert" w:date="2016-01-13T21:03:00Z"/>
        </w:rPr>
      </w:pPr>
      <w:ins w:id="1517" w:author="Eric Boisvert" w:date="2016-01-13T21:02:00Z">
        <w:r>
          <w:t>The property alterationType:</w:t>
        </w:r>
        <w:r w:rsidRPr="0016580A">
          <w:t>AlterationTypeTerm</w:t>
        </w:r>
        <w:r>
          <w:t xml:space="preserve"> shall contain a term </w:t>
        </w:r>
      </w:ins>
      <w:ins w:id="1518"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19" w:author="Eric Boisvert" w:date="2016-01-13T21:04:00Z"/>
          <w:lang w:val="en-CA"/>
        </w:rPr>
        <w:pPrChange w:id="1520" w:author="Eric Boisvert" w:date="2016-01-13T21:04:00Z">
          <w:pPr/>
        </w:pPrChange>
      </w:pPr>
      <w:ins w:id="1521" w:author="Eric Boisvert" w:date="2016-01-13T21:03:00Z">
        <w:r w:rsidRPr="00D970E9">
          <w:rPr>
            <w:lang w:val="en-CA"/>
          </w:rPr>
          <w:t>alterationProduct</w:t>
        </w:r>
      </w:ins>
    </w:p>
    <w:p w14:paraId="218938D1" w14:textId="77777777" w:rsidR="0016580A" w:rsidRPr="0016580A" w:rsidRDefault="0016580A">
      <w:pPr>
        <w:rPr>
          <w:ins w:id="1522" w:author="Eric Boisvert" w:date="2016-01-13T21:03:00Z"/>
          <w:lang w:val="en-CA"/>
          <w:rPrChange w:id="1523" w:author="Eric Boisvert" w:date="2016-01-13T21:04:00Z">
            <w:rPr>
              <w:ins w:id="1524" w:author="Eric Boisvert" w:date="2016-01-13T21:03:00Z"/>
              <w:b/>
              <w:bCs/>
              <w:lang w:val="en-CA"/>
            </w:rPr>
          </w:rPrChange>
        </w:rPr>
      </w:pPr>
    </w:p>
    <w:p w14:paraId="6F237C1F" w14:textId="3AD7BC83" w:rsidR="0016580A" w:rsidRDefault="0016580A" w:rsidP="00AE357E">
      <w:pPr>
        <w:rPr>
          <w:ins w:id="1525" w:author="Eric Boisvert" w:date="2016-01-13T21:04:00Z"/>
        </w:rPr>
      </w:pPr>
      <w:ins w:id="1526"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7" w:author="Eric Boisvert" w:date="2016-01-13T21:04:00Z">
        <w:r>
          <w:t>ing from the</w:t>
        </w:r>
      </w:ins>
      <w:ins w:id="1528"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29" w:author="Eric Boisvert" w:date="2016-01-13T21:05:00Z"/>
          <w:lang w:val="en-CA"/>
        </w:rPr>
        <w:pPrChange w:id="1530" w:author="Eric Boisvert" w:date="2016-01-13T21:05:00Z">
          <w:pPr/>
        </w:pPrChange>
      </w:pPr>
      <w:ins w:id="1531" w:author="Eric Boisvert" w:date="2016-01-13T21:04:00Z">
        <w:r w:rsidRPr="00D970E9">
          <w:rPr>
            <w:lang w:val="en-CA"/>
          </w:rPr>
          <w:t>alterationDistribution</w:t>
        </w:r>
      </w:ins>
    </w:p>
    <w:p w14:paraId="03CE8B1A" w14:textId="77777777" w:rsidR="0016580A" w:rsidRPr="0016580A" w:rsidRDefault="0016580A">
      <w:pPr>
        <w:rPr>
          <w:ins w:id="1532" w:author="Eric Boisvert" w:date="2016-01-13T21:04:00Z"/>
          <w:lang w:val="en-CA"/>
          <w:rPrChange w:id="1533" w:author="Eric Boisvert" w:date="2016-01-13T21:05:00Z">
            <w:rPr>
              <w:ins w:id="1534" w:author="Eric Boisvert" w:date="2016-01-13T21:04:00Z"/>
              <w:b/>
              <w:bCs/>
              <w:lang w:val="en-CA"/>
            </w:rPr>
          </w:rPrChange>
        </w:rPr>
      </w:pPr>
    </w:p>
    <w:p w14:paraId="0167B527" w14:textId="33CABD57" w:rsidR="0016580A" w:rsidRDefault="0016580A" w:rsidP="00AE357E">
      <w:ins w:id="1535" w:author="Eric Boisvert" w:date="2016-01-13T21:04:00Z">
        <w:r>
          <w:t xml:space="preserve">The alterationDistribution (swe:Category) property shall </w:t>
        </w:r>
      </w:ins>
      <w:ins w:id="1536"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1537" w:author="Eric Boisvert" w:date="2016-01-13T21:05:00Z"/>
          <w:lang w:val="en-CA"/>
        </w:rPr>
        <w:pPrChange w:id="1538" w:author="Eric Boisvert" w:date="2016-01-13T21:06:00Z">
          <w:pPr>
            <w:autoSpaceDE w:val="0"/>
            <w:autoSpaceDN w:val="0"/>
            <w:adjustRightInd w:val="0"/>
            <w:spacing w:after="0"/>
          </w:pPr>
        </w:pPrChange>
      </w:pPr>
      <w:bookmarkStart w:id="1539" w:name="BKM_8201810A_8593_4A0C_A4FE_B4A134FDF11D"/>
      <w:bookmarkEnd w:id="1539"/>
      <w:ins w:id="1540"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1541" w:author="Eric Boisvert" w:date="2016-01-13T21:05:00Z"/>
          <w:rFonts w:ascii="Calibri" w:hAnsi="Calibri"/>
          <w:b/>
          <w:bCs/>
          <w:color w:val="000000"/>
          <w:sz w:val="20"/>
          <w:szCs w:val="20"/>
          <w:lang w:val="en-CA"/>
        </w:rPr>
      </w:pPr>
    </w:p>
    <w:p w14:paraId="5667B120" w14:textId="7935D18A" w:rsidR="0016580A" w:rsidRDefault="0016580A">
      <w:pPr>
        <w:rPr>
          <w:ins w:id="1542" w:author="Eric Boisvert" w:date="2016-01-13T21:06:00Z"/>
          <w:lang w:val="en-CA"/>
        </w:rPr>
        <w:pPrChange w:id="1543" w:author="Eric Boisvert" w:date="2016-01-13T21:06:00Z">
          <w:pPr>
            <w:autoSpaceDE w:val="0"/>
            <w:autoSpaceDN w:val="0"/>
            <w:adjustRightInd w:val="0"/>
            <w:spacing w:after="0"/>
          </w:pPr>
        </w:pPrChange>
      </w:pPr>
      <w:ins w:id="1544" w:author="Eric Boisvert" w:date="2016-01-13T21:05:00Z">
        <w:r>
          <w:rPr>
            <w:lang w:val="en-CA"/>
          </w:rPr>
          <w:t xml:space="preserve">The property alterationDegree (swe:Category) shall </w:t>
        </w:r>
      </w:ins>
      <w:ins w:id="1545"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6" w:author="Eric Boisvert" w:date="2016-01-13T21:07:00Z"/>
          <w:lang w:val="en-CA"/>
        </w:rPr>
        <w:pPrChange w:id="1547" w:author="Eric Boisvert" w:date="2016-01-13T21:07:00Z">
          <w:pPr>
            <w:autoSpaceDE w:val="0"/>
            <w:autoSpaceDN w:val="0"/>
            <w:adjustRightInd w:val="0"/>
            <w:spacing w:after="0"/>
          </w:pPr>
        </w:pPrChange>
      </w:pPr>
      <w:ins w:id="1548" w:author="Eric Boisvert" w:date="2016-01-13T21:07:00Z">
        <w:r w:rsidRPr="0083280E">
          <w:rPr>
            <w:lang w:val="en-CA"/>
          </w:rPr>
          <w:t>alterationEvent</w:t>
        </w:r>
      </w:ins>
    </w:p>
    <w:p w14:paraId="5C1A8975" w14:textId="77777777" w:rsidR="0083280E" w:rsidRDefault="0083280E">
      <w:pPr>
        <w:rPr>
          <w:ins w:id="1549" w:author="Eric Boisvert" w:date="2016-01-13T21:08:00Z"/>
          <w:lang w:val="en-CA"/>
        </w:rPr>
        <w:pPrChange w:id="1550" w:author="Eric Boisvert" w:date="2016-01-13T21:06:00Z">
          <w:pPr>
            <w:autoSpaceDE w:val="0"/>
            <w:autoSpaceDN w:val="0"/>
            <w:adjustRightInd w:val="0"/>
            <w:spacing w:after="0"/>
          </w:pPr>
        </w:pPrChange>
      </w:pPr>
    </w:p>
    <w:p w14:paraId="296F9AAA" w14:textId="7AA2BC89" w:rsidR="0083280E" w:rsidRDefault="0083280E">
      <w:pPr>
        <w:rPr>
          <w:ins w:id="1551" w:author="Eric Boisvert" w:date="2016-01-13T21:06:00Z"/>
          <w:lang w:val="en-CA"/>
        </w:rPr>
        <w:pPrChange w:id="1552" w:author="Eric Boisvert" w:date="2016-01-13T21:06:00Z">
          <w:pPr>
            <w:autoSpaceDE w:val="0"/>
            <w:autoSpaceDN w:val="0"/>
            <w:adjustRightInd w:val="0"/>
            <w:spacing w:after="0"/>
          </w:pPr>
        </w:pPrChange>
      </w:pPr>
      <w:ins w:id="1553"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4" w:name="BKM_7C508FBF_33D9_484F_911B_6377C69AD667"/>
      <w:bookmarkStart w:id="1555" w:name="BKM_ED5D19E5_9BBB_4493_91D3_D708625FA37A"/>
      <w:bookmarkStart w:id="1556" w:name="BKM_E45C3931_F3F9_4BB2_B916_F57604E1D027"/>
      <w:bookmarkStart w:id="1557" w:name="BKM_26449531_DA00_4286_BEAD_53641C8C6B18"/>
      <w:bookmarkEnd w:id="1554"/>
      <w:bookmarkEnd w:id="1555"/>
      <w:bookmarkEnd w:id="1556"/>
      <w:bookmarkEnd w:id="1557"/>
      <w:r>
        <w:t>Chemical Composition</w:t>
      </w:r>
    </w:p>
    <w:p w14:paraId="599250ED" w14:textId="77777777" w:rsidR="009B560C" w:rsidRDefault="009B560C" w:rsidP="00AE357E">
      <w:pPr>
        <w:rPr>
          <w:ins w:id="1558" w:author="Eric Boisvert" w:date="2016-01-13T21:08:00Z"/>
        </w:rPr>
      </w:pPr>
    </w:p>
    <w:p w14:paraId="22990790" w14:textId="4FB5F25D" w:rsidR="00604E1E" w:rsidRDefault="009B560C" w:rsidP="00AE357E">
      <w:ins w:id="1559" w:author="Eric Boisvert" w:date="2016-01-13T21:08:00Z">
        <w:r>
          <w:t xml:space="preserve">ChemicalComposition is a </w:t>
        </w:r>
      </w:ins>
      <w:del w:id="1560" w:author="Eric Boisvert" w:date="2016-01-13T21:08:00Z">
        <w:r w:rsidR="00604E1E" w:rsidRPr="00604E1E" w:rsidDel="009B560C">
          <w:delText>A</w:delText>
        </w:r>
      </w:del>
      <w:r w:rsidR="00604E1E" w:rsidRPr="00604E1E">
        <w:t xml:space="preserve"> </w:t>
      </w:r>
      <w:del w:id="1561" w:author="Eric Boisvert" w:date="2016-01-13T21:09:00Z">
        <w:r w:rsidR="00604E1E" w:rsidRPr="00604E1E" w:rsidDel="009B560C">
          <w:delText xml:space="preserve">class </w:delText>
        </w:r>
      </w:del>
      <w:ins w:id="1562" w:author="Eric Boisvert" w:date="2016-01-13T21:09:00Z">
        <w:r>
          <w:t>kind of EarthMaterialDescription</w:t>
        </w:r>
        <w:r w:rsidRPr="00604E1E">
          <w:t xml:space="preserve"> </w:t>
        </w:r>
      </w:ins>
      <w:del w:id="1563" w:author="Eric Boisvert" w:date="2016-01-13T21:08:00Z">
        <w:r w:rsidR="00604E1E" w:rsidRPr="00604E1E" w:rsidDel="009B560C">
          <w:delText xml:space="preserve">to </w:delText>
        </w:r>
      </w:del>
      <w:ins w:id="1564" w:author="Eric Boisvert" w:date="2016-01-13T21:08:00Z">
        <w:r>
          <w:t>that</w:t>
        </w:r>
        <w:r w:rsidRPr="00604E1E">
          <w:t xml:space="preserve"> </w:t>
        </w:r>
      </w:ins>
      <w:r w:rsidR="00604E1E" w:rsidRPr="00604E1E">
        <w:t>deliver</w:t>
      </w:r>
      <w:ins w:id="1565"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B95F74"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6" w:author="Eric Boisvert" w:date="2016-01-19T19:09:00Z">
        <w:r w:rsidR="00302FB5">
          <w:rPr>
            <w:noProof/>
          </w:rPr>
          <w:t>48</w:t>
        </w:r>
      </w:ins>
      <w:del w:id="1567"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8" w:author="Eric Boisvert" w:date="2016-01-13T21:34:00Z"/>
          <w:lang w:val="en-CA"/>
        </w:rPr>
        <w:pPrChange w:id="1569" w:author="Eric Boisvert" w:date="2016-01-13T21:36:00Z">
          <w:pPr>
            <w:autoSpaceDE w:val="0"/>
            <w:autoSpaceDN w:val="0"/>
            <w:adjustRightInd w:val="0"/>
            <w:spacing w:after="0"/>
          </w:pPr>
        </w:pPrChange>
      </w:pPr>
      <w:bookmarkStart w:id="1570" w:name="BKM_D4FBCA43_958A_4AEF_8332_5F96792672DF"/>
      <w:bookmarkEnd w:id="1570"/>
      <w:ins w:id="1571"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1572" w:author="Eric Boisvert" w:date="2016-01-13T21:34:00Z"/>
          <w:rFonts w:ascii="Calibri" w:hAnsi="Calibri"/>
          <w:b/>
          <w:bCs/>
          <w:color w:val="000000"/>
          <w:sz w:val="20"/>
          <w:szCs w:val="20"/>
          <w:lang w:val="en-CA"/>
        </w:rPr>
      </w:pPr>
    </w:p>
    <w:p w14:paraId="3E7F39CC" w14:textId="4FA0EB3A" w:rsidR="00BF4178" w:rsidRDefault="00BF4178">
      <w:pPr>
        <w:rPr>
          <w:ins w:id="1573" w:author="Eric Boisvert" w:date="2016-01-13T21:34:00Z"/>
          <w:lang w:val="en-CA"/>
        </w:rPr>
        <w:pPrChange w:id="1574" w:author="Eric Boisvert" w:date="2016-01-13T21:36:00Z">
          <w:pPr>
            <w:autoSpaceDE w:val="0"/>
            <w:autoSpaceDN w:val="0"/>
            <w:adjustRightInd w:val="0"/>
            <w:spacing w:after="0"/>
          </w:pPr>
        </w:pPrChange>
      </w:pPr>
      <w:ins w:id="1575" w:author="Eric Boisvert" w:date="2016-01-13T21:35:00Z">
        <w:r>
          <w:rPr>
            <w:lang w:val="en-CA"/>
          </w:rPr>
          <w:t>The chemichalAnalysis property (swe:DataRecord) shall contain a collection of geochemical results in a form of a DataRecord</w:t>
        </w:r>
      </w:ins>
      <w:ins w:id="1576" w:author="Eric Boisvert" w:date="2016-01-13T21:37:00Z">
        <w:r>
          <w:rPr>
            <w:lang w:val="en-CA"/>
          </w:rPr>
          <w:t xml:space="preserve"> (a collection of fields composed of description and values)</w:t>
        </w:r>
      </w:ins>
    </w:p>
    <w:p w14:paraId="6A6F8840" w14:textId="77777777" w:rsidR="00AE357E" w:rsidRDefault="00AE357E" w:rsidP="00AE357E">
      <w:bookmarkStart w:id="1577" w:name="BKM_7DA6E39E_93F3_43B7_9C51_9F05A691932A"/>
      <w:bookmarkEnd w:id="1577"/>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8" w:author="Eric Boisvert" w:date="2016-01-14T05:16:00Z">
        <w:r>
          <w:lastRenderedPageBreak/>
          <w:t xml:space="preserve">The CompoundMaterialDescription class is a kinf of EarthMaterialDescription that provides </w:t>
        </w:r>
      </w:ins>
      <w:del w:id="1579" w:author="Eric Boisvert" w:date="2016-01-14T05:17:00Z">
        <w:r w:rsidR="00604E1E" w:rsidRPr="00604E1E" w:rsidDel="00224DF5">
          <w:delText>E</w:delText>
        </w:r>
      </w:del>
      <w:ins w:id="1580"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B95F74"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81" w:author="Eric Boisvert" w:date="2016-01-19T19:09:00Z">
        <w:r w:rsidR="00302FB5">
          <w:rPr>
            <w:noProof/>
          </w:rPr>
          <w:t>49</w:t>
        </w:r>
      </w:ins>
      <w:del w:id="1582"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83" w:author="Eric Boisvert" w:date="2016-01-14T05:18:00Z"/>
          <w:lang w:val="en-CA"/>
        </w:rPr>
        <w:pPrChange w:id="1584" w:author="Eric Boisvert" w:date="2016-01-14T05:19:00Z">
          <w:pPr>
            <w:autoSpaceDE w:val="0"/>
            <w:autoSpaceDN w:val="0"/>
            <w:adjustRightInd w:val="0"/>
            <w:spacing w:after="0"/>
          </w:pPr>
        </w:pPrChange>
      </w:pPr>
      <w:bookmarkStart w:id="1585" w:name="BKM_0126A46B_77F6_4F3D_8366_99D7292A119E"/>
      <w:bookmarkEnd w:id="1585"/>
      <w:ins w:id="1586"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1587" w:author="Eric Boisvert" w:date="2016-01-14T05:18:00Z"/>
          <w:color w:val="000000"/>
          <w:sz w:val="20"/>
          <w:szCs w:val="20"/>
          <w:lang w:val="en-CA"/>
        </w:rPr>
      </w:pPr>
    </w:p>
    <w:p w14:paraId="2DFC5351" w14:textId="722165A4" w:rsidR="00224DF5" w:rsidRDefault="00224DF5">
      <w:pPr>
        <w:rPr>
          <w:ins w:id="1588" w:author="Eric Boisvert" w:date="2016-01-14T05:20:00Z"/>
          <w:lang w:val="en-CA"/>
        </w:rPr>
        <w:pPrChange w:id="1589" w:author="Eric Boisvert" w:date="2016-01-14T05:19:00Z">
          <w:pPr>
            <w:autoSpaceDE w:val="0"/>
            <w:autoSpaceDN w:val="0"/>
            <w:adjustRightInd w:val="0"/>
            <w:spacing w:after="0"/>
          </w:pPr>
        </w:pPrChange>
      </w:pPr>
      <w:ins w:id="1590" w:author="Eric Boisvert" w:date="2016-01-14T05:18:00Z">
        <w:r>
          <w:rPr>
            <w:lang w:val="en-CA"/>
          </w:rPr>
          <w:t xml:space="preserve">The compositionCategory property (swe:Category) shall provide a </w:t>
        </w:r>
      </w:ins>
      <w:ins w:id="1591"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92" w:author="Eric Boisvert" w:date="2016-01-14T05:20:00Z"/>
          <w:lang w:val="en-CA"/>
        </w:rPr>
        <w:pPrChange w:id="1593" w:author="Eric Boisvert" w:date="2016-01-14T05:19:00Z">
          <w:pPr>
            <w:autoSpaceDE w:val="0"/>
            <w:autoSpaceDN w:val="0"/>
            <w:adjustRightInd w:val="0"/>
            <w:spacing w:after="0"/>
          </w:pPr>
        </w:pPrChange>
      </w:pPr>
    </w:p>
    <w:p w14:paraId="577B0BA4" w14:textId="267A7782" w:rsidR="00224DF5" w:rsidRDefault="00224DF5">
      <w:pPr>
        <w:pStyle w:val="Heading5"/>
        <w:rPr>
          <w:ins w:id="1594" w:author="Eric Boisvert" w:date="2016-01-14T05:20:00Z"/>
          <w:lang w:val="en-CA"/>
        </w:rPr>
        <w:pPrChange w:id="1595" w:author="Eric Boisvert" w:date="2016-01-14T05:20:00Z">
          <w:pPr>
            <w:autoSpaceDE w:val="0"/>
            <w:autoSpaceDN w:val="0"/>
            <w:adjustRightInd w:val="0"/>
            <w:spacing w:after="0"/>
          </w:pPr>
        </w:pPrChange>
      </w:pPr>
      <w:ins w:id="1596" w:author="Eric Boisvert" w:date="2016-01-14T05:20:00Z">
        <w:r w:rsidRPr="00D970E9">
          <w:rPr>
            <w:lang w:val="en-CA"/>
          </w:rPr>
          <w:t>geneticCategory</w:t>
        </w:r>
      </w:ins>
    </w:p>
    <w:p w14:paraId="415E7D5A" w14:textId="77777777" w:rsidR="00224DF5" w:rsidRPr="00224DF5" w:rsidRDefault="00224DF5">
      <w:pPr>
        <w:rPr>
          <w:ins w:id="1597" w:author="Eric Boisvert" w:date="2016-01-14T05:20:00Z"/>
          <w:lang w:val="en-CA"/>
          <w:rPrChange w:id="1598" w:author="Eric Boisvert" w:date="2016-01-14T05:20:00Z">
            <w:rPr>
              <w:ins w:id="1599" w:author="Eric Boisvert" w:date="2016-01-14T05:20:00Z"/>
              <w:b/>
              <w:bCs/>
              <w:lang w:val="en-CA"/>
            </w:rPr>
          </w:rPrChange>
        </w:rPr>
        <w:pPrChange w:id="1600" w:author="Eric Boisvert" w:date="2016-01-14T05:20:00Z">
          <w:pPr>
            <w:autoSpaceDE w:val="0"/>
            <w:autoSpaceDN w:val="0"/>
            <w:adjustRightInd w:val="0"/>
            <w:spacing w:after="0"/>
          </w:pPr>
        </w:pPrChange>
      </w:pPr>
    </w:p>
    <w:p w14:paraId="43478367" w14:textId="7F0F98A9" w:rsidR="00224DF5" w:rsidRDefault="00224DF5">
      <w:pPr>
        <w:rPr>
          <w:ins w:id="1601" w:author="Eric Boisvert" w:date="2016-01-14T05:20:00Z"/>
          <w:lang w:val="en-CA"/>
        </w:rPr>
        <w:pPrChange w:id="1602" w:author="Eric Boisvert" w:date="2016-01-14T05:20:00Z">
          <w:pPr>
            <w:autoSpaceDE w:val="0"/>
            <w:autoSpaceDN w:val="0"/>
            <w:adjustRightInd w:val="0"/>
            <w:spacing w:after="0"/>
          </w:pPr>
        </w:pPrChange>
      </w:pPr>
      <w:ins w:id="1603"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1604" w:author="Eric Boisvert" w:date="2016-01-14T05:24:00Z"/>
          <w:lang w:val="en-CA"/>
        </w:rPr>
        <w:pPrChange w:id="1605" w:author="Eric Boisvert" w:date="2016-01-14T05:24:00Z">
          <w:pPr>
            <w:autoSpaceDE w:val="0"/>
            <w:autoSpaceDN w:val="0"/>
            <w:adjustRightInd w:val="0"/>
            <w:spacing w:after="0"/>
          </w:pPr>
        </w:pPrChange>
      </w:pPr>
      <w:ins w:id="1606" w:author="Eric Boisvert" w:date="2016-01-14T05:21:00Z">
        <w:r w:rsidRPr="00224DF5">
          <w:rPr>
            <w:lang w:val="en-CA"/>
          </w:rPr>
          <w:t>particleGeometry</w:t>
        </w:r>
      </w:ins>
    </w:p>
    <w:p w14:paraId="1C023176" w14:textId="77777777" w:rsidR="00224DF5" w:rsidRPr="00224DF5" w:rsidRDefault="00224DF5">
      <w:pPr>
        <w:rPr>
          <w:ins w:id="1607" w:author="Eric Boisvert" w:date="2016-01-14T05:21:00Z"/>
          <w:lang w:val="en-CA"/>
        </w:rPr>
        <w:pPrChange w:id="1608" w:author="Eric Boisvert" w:date="2016-01-14T05:24:00Z">
          <w:pPr>
            <w:autoSpaceDE w:val="0"/>
            <w:autoSpaceDN w:val="0"/>
            <w:adjustRightInd w:val="0"/>
            <w:spacing w:after="0"/>
          </w:pPr>
        </w:pPrChange>
      </w:pPr>
    </w:p>
    <w:p w14:paraId="247216FD" w14:textId="70D6D2C2" w:rsidR="00224DF5" w:rsidRDefault="00224DF5">
      <w:pPr>
        <w:rPr>
          <w:ins w:id="1609" w:author="Eric Boisvert" w:date="2016-01-14T05:24:00Z"/>
          <w:lang w:val="en-CA"/>
        </w:rPr>
        <w:pPrChange w:id="1610" w:author="Eric Boisvert" w:date="2016-01-14T05:24:00Z">
          <w:pPr>
            <w:autoSpaceDE w:val="0"/>
            <w:autoSpaceDN w:val="0"/>
            <w:adjustRightInd w:val="0"/>
            <w:spacing w:after="0"/>
          </w:pPr>
        </w:pPrChange>
      </w:pPr>
      <w:ins w:id="1611" w:author="Eric Boisvert" w:date="2016-01-14T05:21:00Z">
        <w:r>
          <w:rPr>
            <w:lang w:val="en-CA"/>
          </w:rPr>
          <w:t xml:space="preserve">The particleGeometry:ParticleGeometryDescription shall </w:t>
        </w:r>
      </w:ins>
      <w:ins w:id="1612" w:author="Eric Boisvert" w:date="2016-01-14T05:23:00Z">
        <w:r>
          <w:rPr>
            <w:lang w:val="en-CA"/>
          </w:rPr>
          <w:t>contain an instance of ParticleGeometryDescription</w:t>
        </w:r>
      </w:ins>
      <w:ins w:id="1613" w:author="Eric Boisvert" w:date="2016-01-14T05:24:00Z">
        <w:r>
          <w:rPr>
            <w:lang w:val="en-CA"/>
          </w:rPr>
          <w:t>.</w:t>
        </w:r>
      </w:ins>
    </w:p>
    <w:p w14:paraId="4B1E1EC7" w14:textId="77777777" w:rsidR="00224DF5" w:rsidRDefault="00224DF5">
      <w:pPr>
        <w:rPr>
          <w:ins w:id="1614" w:author="Eric Boisvert" w:date="2016-01-14T05:24:00Z"/>
          <w:lang w:val="en-CA"/>
        </w:rPr>
        <w:pPrChange w:id="1615" w:author="Eric Boisvert" w:date="2016-01-14T05:24:00Z">
          <w:pPr>
            <w:autoSpaceDE w:val="0"/>
            <w:autoSpaceDN w:val="0"/>
            <w:adjustRightInd w:val="0"/>
            <w:spacing w:after="0"/>
          </w:pPr>
        </w:pPrChange>
      </w:pPr>
    </w:p>
    <w:p w14:paraId="5D8F8ACA" w14:textId="4203D84B" w:rsidR="00224DF5" w:rsidRDefault="00224DF5">
      <w:pPr>
        <w:pStyle w:val="Heading5"/>
        <w:rPr>
          <w:ins w:id="1616" w:author="Eric Boisvert" w:date="2016-01-14T05:27:00Z"/>
          <w:lang w:val="en-CA"/>
        </w:rPr>
        <w:pPrChange w:id="1617" w:author="Eric Boisvert" w:date="2016-01-14T05:27:00Z">
          <w:pPr>
            <w:autoSpaceDE w:val="0"/>
            <w:autoSpaceDN w:val="0"/>
            <w:adjustRightInd w:val="0"/>
            <w:spacing w:after="0"/>
          </w:pPr>
        </w:pPrChange>
      </w:pPr>
      <w:ins w:id="1618" w:author="Eric Boisvert" w:date="2016-01-14T05:24:00Z">
        <w:r w:rsidRPr="00D970E9">
          <w:rPr>
            <w:lang w:val="en-CA"/>
          </w:rPr>
          <w:t>Constituent</w:t>
        </w:r>
      </w:ins>
    </w:p>
    <w:p w14:paraId="31B6F5E2" w14:textId="77777777" w:rsidR="004B1BCF" w:rsidRPr="004B1BCF" w:rsidRDefault="004B1BCF">
      <w:pPr>
        <w:rPr>
          <w:ins w:id="1619" w:author="Eric Boisvert" w:date="2016-01-14T05:24:00Z"/>
          <w:lang w:val="en-CA"/>
          <w:rPrChange w:id="1620" w:author="Eric Boisvert" w:date="2016-01-14T05:27:00Z">
            <w:rPr>
              <w:ins w:id="1621" w:author="Eric Boisvert" w:date="2016-01-14T05:24:00Z"/>
              <w:b/>
              <w:bCs/>
              <w:lang w:val="en-CA"/>
            </w:rPr>
          </w:rPrChange>
        </w:rPr>
        <w:pPrChange w:id="1622" w:author="Eric Boisvert" w:date="2016-01-14T05:27:00Z">
          <w:pPr>
            <w:autoSpaceDE w:val="0"/>
            <w:autoSpaceDN w:val="0"/>
            <w:adjustRightInd w:val="0"/>
            <w:spacing w:after="0"/>
          </w:pPr>
        </w:pPrChange>
      </w:pPr>
    </w:p>
    <w:p w14:paraId="44DADA49" w14:textId="32676D49" w:rsidR="00224DF5" w:rsidRDefault="00224DF5">
      <w:pPr>
        <w:rPr>
          <w:ins w:id="1623" w:author="Eric Boisvert" w:date="2016-01-14T05:19:00Z"/>
          <w:lang w:val="en-CA"/>
        </w:rPr>
        <w:pPrChange w:id="1624" w:author="Eric Boisvert" w:date="2016-01-14T05:27:00Z">
          <w:pPr>
            <w:autoSpaceDE w:val="0"/>
            <w:autoSpaceDN w:val="0"/>
            <w:adjustRightInd w:val="0"/>
            <w:spacing w:after="0"/>
          </w:pPr>
        </w:pPrChange>
      </w:pPr>
      <w:ins w:id="1625" w:author="Eric Boisvert" w:date="2016-01-14T05:25:00Z">
        <w:r>
          <w:rPr>
            <w:lang w:val="en-CA"/>
          </w:rPr>
          <w:t xml:space="preserve">The property constituent shall be an association between a </w:t>
        </w:r>
        <w:r w:rsidR="004B1BCF">
          <w:rPr>
            <w:lang w:val="en-CA"/>
          </w:rPr>
          <w:t>CompoundMaterialDescription and a</w:t>
        </w:r>
      </w:ins>
      <w:ins w:id="1626" w:author="Eric Boisvert" w:date="2016-01-14T05:26:00Z">
        <w:r w:rsidR="004B1BCF">
          <w:rPr>
            <w:lang w:val="en-CA"/>
          </w:rPr>
          <w:t xml:space="preserve"> ConstituentPart</w:t>
        </w:r>
      </w:ins>
      <w:ins w:id="1627"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8" w:name="BKM_68F68CA6_F7FB_411D_8560_851B7315C00E"/>
      <w:bookmarkStart w:id="1629" w:name="BKM_F5243BEF_0ABC_4433_AFCB_2FCD01906472"/>
      <w:bookmarkEnd w:id="1628"/>
      <w:bookmarkEnd w:id="1629"/>
      <w:r>
        <w:t>ParticleGeometryDescription</w:t>
      </w:r>
    </w:p>
    <w:p w14:paraId="125F1862" w14:textId="77777777" w:rsidR="00E66A9E" w:rsidRDefault="00E66A9E" w:rsidP="00AE357E"/>
    <w:p w14:paraId="705F8B9C" w14:textId="16889F97" w:rsidR="00E66A9E" w:rsidRDefault="00E66A9E" w:rsidP="00AE357E">
      <w:pPr>
        <w:rPr>
          <w:ins w:id="1630"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B95F74">
      <w:pPr>
        <w:keepNext/>
        <w:rPr>
          <w:ins w:id="1631" w:author="Eric Boisvert" w:date="2015-11-11T13:13:00Z"/>
        </w:rPr>
        <w:pPrChange w:id="1632" w:author="Eric Boisvert" w:date="2015-11-11T13:13:00Z">
          <w:pPr/>
        </w:pPrChange>
      </w:pPr>
      <w:ins w:id="1633"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634" w:author="Eric Boisvert" w:date="2015-11-11T13:12:00Z"/>
        </w:rPr>
        <w:pPrChange w:id="1635" w:author="Eric Boisvert" w:date="2015-11-11T13:13:00Z">
          <w:pPr/>
        </w:pPrChange>
      </w:pPr>
      <w:ins w:id="1636" w:author="Eric Boisvert" w:date="2015-11-11T13:13:00Z">
        <w:r>
          <w:t xml:space="preserve">Figure </w:t>
        </w:r>
        <w:r>
          <w:fldChar w:fldCharType="begin"/>
        </w:r>
        <w:r>
          <w:instrText xml:space="preserve"> SEQ Figure \* ARABIC </w:instrText>
        </w:r>
      </w:ins>
      <w:r>
        <w:fldChar w:fldCharType="separate"/>
      </w:r>
      <w:ins w:id="1637" w:author="Eric Boisvert" w:date="2016-01-19T19:09:00Z">
        <w:r w:rsidR="00302FB5">
          <w:rPr>
            <w:noProof/>
          </w:rPr>
          <w:t>50</w:t>
        </w:r>
      </w:ins>
      <w:ins w:id="1638" w:author="Eric Boisvert" w:date="2015-11-11T13:13:00Z">
        <w:r>
          <w:fldChar w:fldCharType="end"/>
        </w:r>
        <w:r>
          <w:t>: ParticleGeometry</w:t>
        </w:r>
      </w:ins>
      <w:ins w:id="1639" w:author="Eric Boisvert" w:date="2016-01-14T05:34:00Z">
        <w:r w:rsidR="004B1BCF">
          <w:t xml:space="preserve"> context diagram</w:t>
        </w:r>
      </w:ins>
    </w:p>
    <w:p w14:paraId="4C206BCD" w14:textId="58BA27BB" w:rsidR="00DE657E" w:rsidRDefault="004B1BCF" w:rsidP="00AE357E">
      <w:pPr>
        <w:rPr>
          <w:ins w:id="1640" w:author="Eric Boisvert" w:date="2016-01-14T05:34:00Z"/>
        </w:rPr>
      </w:pPr>
      <w:ins w:id="1641" w:author="Eric Boisvert" w:date="2016-01-14T05:34:00Z">
        <w:r w:rsidRPr="004B1BCF">
          <w:t>particleType</w:t>
        </w:r>
      </w:ins>
    </w:p>
    <w:p w14:paraId="620DA123" w14:textId="203CFA44" w:rsidR="004B1BCF" w:rsidDel="0032727A" w:rsidRDefault="004B1BCF" w:rsidP="004B1BCF">
      <w:pPr>
        <w:rPr>
          <w:del w:id="1642" w:author="Eric Boisvert" w:date="2016-01-14T05:50:00Z"/>
        </w:rPr>
      </w:pPr>
      <w:ins w:id="1643"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1644" w:author="Eric Boisvert" w:date="2016-01-14T05:35:00Z">
        <w:r w:rsidR="007F03F0">
          <w:t xml:space="preserve">When </w:t>
        </w:r>
      </w:ins>
      <w:ins w:id="1645" w:author="Eric Boisvert" w:date="2016-01-14T05:34:00Z">
        <w:r>
          <w:t xml:space="preserve">applied on ParticleDescription for CompoundMaterial, then </w:t>
        </w:r>
      </w:ins>
      <w:ins w:id="1646" w:author="Eric Boisvert" w:date="2016-01-14T05:36:00Z">
        <w:r w:rsidR="007F03F0">
          <w:t xml:space="preserve">it </w:t>
        </w:r>
      </w:ins>
      <w:ins w:id="1647"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8" w:author="Eric Boisvert" w:date="2016-01-14T05:54:00Z"/>
        </w:rPr>
        <w:pPrChange w:id="1649" w:author="Eric Boisvert" w:date="2016-01-14T05:54:00Z">
          <w:pPr/>
        </w:pPrChange>
      </w:pPr>
      <w:ins w:id="1650" w:author="Eric Boisvert" w:date="2016-01-14T05:50:00Z">
        <w:r w:rsidRPr="0032727A">
          <w:t>aspectRatio</w:t>
        </w:r>
      </w:ins>
    </w:p>
    <w:p w14:paraId="4C292BE9" w14:textId="77777777" w:rsidR="0032727A" w:rsidRPr="0032727A" w:rsidRDefault="0032727A">
      <w:pPr>
        <w:rPr>
          <w:ins w:id="1651" w:author="Eric Boisvert" w:date="2016-01-14T05:50:00Z"/>
        </w:rPr>
      </w:pPr>
    </w:p>
    <w:p w14:paraId="6E5DDB30" w14:textId="33E7515D" w:rsidR="0032727A" w:rsidRDefault="0032727A" w:rsidP="004B1BCF">
      <w:pPr>
        <w:rPr>
          <w:ins w:id="1652" w:author="Eric Boisvert" w:date="2016-01-14T05:54:00Z"/>
        </w:rPr>
      </w:pPr>
      <w:ins w:id="1653" w:author="Eric Boisvert" w:date="2016-01-14T05:50:00Z">
        <w:r>
          <w:t xml:space="preserve">The aspectRatio property (swe:Category) shall contain </w:t>
        </w:r>
      </w:ins>
      <w:ins w:id="1654" w:author="Eric Boisvert" w:date="2016-01-14T05:51:00Z">
        <w:r>
          <w:t>a term from a controlled concept describing</w:t>
        </w:r>
        <w:r w:rsidRPr="0032727A">
          <w:t xml:space="preserve"> the geometry of particles based on the ratios of lengths of long, intermediate and short axes of grains. </w:t>
        </w:r>
      </w:ins>
      <w:ins w:id="1655" w:author="Eric Boisvert" w:date="2016-01-14T05:52:00Z">
        <w:r>
          <w:t>It e</w:t>
        </w:r>
      </w:ins>
      <w:ins w:id="1656" w:author="Eric Boisvert" w:date="2016-01-14T05:51:00Z">
        <w:r w:rsidRPr="0032727A">
          <w:t xml:space="preserve">quates to sphericity in sedimentary rocks (ie: the degree to which the shape of a particle approximates a sphere).  </w:t>
        </w:r>
      </w:ins>
      <w:ins w:id="1657" w:author="Eric Boisvert" w:date="2016-01-14T05:52:00Z">
        <w:r>
          <w:t xml:space="preserve">The formal definition is </w:t>
        </w:r>
      </w:ins>
      <w:ins w:id="1658" w:author="Eric Boisvert" w:date="2016-01-14T05:53:00Z">
        <w:r>
          <w:t>“</w:t>
        </w:r>
      </w:ins>
      <w:ins w:id="1659" w:author="Eric Boisvert" w:date="2016-01-14T05:51:00Z">
        <w:r w:rsidRPr="0032727A">
          <w:rPr>
            <w:i/>
            <w:rPrChange w:id="1660" w:author="Eric Boisvert" w:date="2016-01-14T05:54:00Z">
              <w:rPr/>
            </w:rPrChange>
          </w:rPr>
          <w:t xml:space="preserve">A quantitative specification based on the ratio of lengths of long, intermediate and short </w:t>
        </w:r>
        <w:r w:rsidRPr="0032727A">
          <w:rPr>
            <w:i/>
            <w:rPrChange w:id="1661" w:author="Eric Boisvert" w:date="2016-01-14T05:54:00Z">
              <w:rPr/>
            </w:rPrChange>
          </w:rPr>
          <w:lastRenderedPageBreak/>
          <w:t>axes of grain shape</w:t>
        </w:r>
      </w:ins>
      <w:ins w:id="1662" w:author="Eric Boisvert" w:date="2016-01-14T05:53:00Z">
        <w:r>
          <w:t>”</w:t>
        </w:r>
      </w:ins>
      <w:ins w:id="1663"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1664" w:author="Eric Boisvert" w:date="2016-01-14T05:55:00Z"/>
        </w:rPr>
        <w:pPrChange w:id="1665" w:author="Eric Boisvert" w:date="2016-01-14T05:55:00Z">
          <w:pPr/>
        </w:pPrChange>
      </w:pPr>
      <w:commentRangeStart w:id="1666"/>
      <w:ins w:id="1667" w:author="Eric Boisvert" w:date="2016-01-14T05:55:00Z">
        <w:r>
          <w:t>s</w:t>
        </w:r>
      </w:ins>
      <w:ins w:id="1668" w:author="Eric Boisvert" w:date="2016-01-14T05:54:00Z">
        <w:r w:rsidRPr="0032727A">
          <w:t>hape</w:t>
        </w:r>
      </w:ins>
      <w:commentRangeEnd w:id="1666"/>
      <w:ins w:id="1669" w:author="Eric Boisvert" w:date="2016-01-14T05:56:00Z">
        <w:r>
          <w:rPr>
            <w:rStyle w:val="CommentReference"/>
            <w:b w:val="0"/>
            <w:bCs w:val="0"/>
            <w:i w:val="0"/>
            <w:iCs w:val="0"/>
          </w:rPr>
          <w:commentReference w:id="1666"/>
        </w:r>
      </w:ins>
    </w:p>
    <w:p w14:paraId="6B53B85D" w14:textId="77777777" w:rsidR="0032727A" w:rsidRPr="0032727A" w:rsidRDefault="0032727A">
      <w:pPr>
        <w:rPr>
          <w:ins w:id="1670" w:author="Eric Boisvert" w:date="2016-01-14T05:54:00Z"/>
        </w:rPr>
      </w:pPr>
    </w:p>
    <w:p w14:paraId="028A1B0E" w14:textId="3D528A3E" w:rsidR="0032727A" w:rsidRDefault="0032727A" w:rsidP="004B1BCF">
      <w:pPr>
        <w:rPr>
          <w:ins w:id="1671" w:author="Eric Boisvert" w:date="2016-01-14T05:55:00Z"/>
        </w:rPr>
      </w:pPr>
      <w:ins w:id="1672" w:author="Eric Boisvert" w:date="2016-01-14T05:54:00Z">
        <w:r>
          <w:t xml:space="preserve">The </w:t>
        </w:r>
      </w:ins>
      <w:ins w:id="1673" w:author="Eric Boisvert" w:date="2016-01-14T05:55:00Z">
        <w:r>
          <w:t>s</w:t>
        </w:r>
      </w:ins>
      <w:ins w:id="1674"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1675" w:author="Eric Boisvert" w:date="2016-01-14T05:55:00Z"/>
        </w:rPr>
        <w:pPrChange w:id="1676" w:author="Eric Boisvert" w:date="2016-01-14T05:55:00Z">
          <w:pPr/>
        </w:pPrChange>
      </w:pPr>
      <w:ins w:id="1677"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8" w:author="Eric Boisvert" w:date="2016-01-14T05:55:00Z"/>
        </w:rPr>
        <w:pPrChange w:id="1679" w:author="Eric Boisvert" w:date="2016-01-14T05:55:00Z">
          <w:pPr/>
        </w:pPrChange>
      </w:pPr>
      <w:ins w:id="1680"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81" w:author="Eric Boisvert" w:date="2016-01-14T05:55:00Z"/>
        </w:rPr>
        <w:pPrChange w:id="1682" w:author="Eric Boisvert" w:date="2016-01-14T05:55:00Z">
          <w:pPr/>
        </w:pPrChange>
      </w:pPr>
    </w:p>
    <w:p w14:paraId="65D11AD8" w14:textId="28AF8B07" w:rsidR="0032727A" w:rsidRDefault="0032727A" w:rsidP="004B1BCF">
      <w:pPr>
        <w:rPr>
          <w:ins w:id="1683" w:author="Eric Boisvert" w:date="2016-01-14T05:57:00Z"/>
        </w:rPr>
      </w:pPr>
      <w:ins w:id="1684" w:author="Eric Boisvert" w:date="2016-01-14T05:55:00Z">
        <w:r>
          <w:t>The t</w:t>
        </w:r>
      </w:ins>
      <w:ins w:id="1685" w:author="Eric Boisvert" w:date="2016-01-14T05:54:00Z">
        <w:r>
          <w:t>erm</w:t>
        </w:r>
      </w:ins>
      <w:ins w:id="1686" w:author="Eric Boisvert" w:date="2016-01-14T05:55:00Z">
        <w:r>
          <w:t>s</w:t>
        </w:r>
      </w:ins>
      <w:ins w:id="1687" w:author="Eric Boisvert" w:date="2016-01-14T05:54:00Z">
        <w:r w:rsidRPr="0032727A">
          <w:t xml:space="preserve"> </w:t>
        </w:r>
      </w:ins>
      <w:ins w:id="1688" w:author="Eric Boisvert" w:date="2016-01-14T05:55:00Z">
        <w:r>
          <w:t>shall</w:t>
        </w:r>
      </w:ins>
      <w:ins w:id="1689"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90"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91" w:author="Eric Boisvert" w:date="2016-01-14T05:58:00Z"/>
                <w:rStyle w:val="requri"/>
                <w:lang w:val="en-CA"/>
              </w:rPr>
            </w:pPr>
            <w:ins w:id="1692"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93" w:author="Eric Boisvert" w:date="2016-01-14T05:58:00Z"/>
                <w:rStyle w:val="reqtext"/>
                <w:lang w:val="en-CA"/>
              </w:rPr>
            </w:pPr>
            <w:ins w:id="1694"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5" w:author="Eric Boisvert" w:date="2016-01-16T17:27:00Z"/>
        </w:rPr>
      </w:pPr>
    </w:p>
    <w:p w14:paraId="46FC7ABE" w14:textId="1D65A5A4" w:rsidR="00DE441D" w:rsidRDefault="00DE441D">
      <w:pPr>
        <w:pStyle w:val="Heading5"/>
        <w:rPr>
          <w:ins w:id="1696" w:author="Eric Boisvert" w:date="2016-01-16T17:32:00Z"/>
        </w:rPr>
        <w:pPrChange w:id="1697" w:author="Eric Boisvert" w:date="2016-01-16T17:34:00Z">
          <w:pPr/>
        </w:pPrChange>
      </w:pPr>
      <w:ins w:id="1698" w:author="Eric Boisvert" w:date="2016-01-16T17:34:00Z">
        <w:r>
          <w:t>s</w:t>
        </w:r>
      </w:ins>
      <w:ins w:id="1699" w:author="Eric Boisvert" w:date="2016-01-16T17:32:00Z">
        <w:r w:rsidRPr="00DE441D">
          <w:t>ize</w:t>
        </w:r>
      </w:ins>
    </w:p>
    <w:p w14:paraId="3F26D7A1" w14:textId="77777777" w:rsidR="00DE441D" w:rsidRDefault="00DE441D" w:rsidP="004B1BCF">
      <w:pPr>
        <w:rPr>
          <w:ins w:id="1700" w:author="Eric Boisvert" w:date="2016-01-16T17:34:00Z"/>
        </w:rPr>
      </w:pPr>
    </w:p>
    <w:p w14:paraId="67A0AB71" w14:textId="7BEF2A6B" w:rsidR="00DE441D" w:rsidRDefault="00DE441D" w:rsidP="004B1BCF">
      <w:pPr>
        <w:rPr>
          <w:ins w:id="1701" w:author="Eric Boisvert" w:date="2016-01-16T17:34:00Z"/>
        </w:rPr>
      </w:pPr>
      <w:ins w:id="1702" w:author="Eric Boisvert" w:date="2016-01-16T17:32:00Z">
        <w:r>
          <w:t>The property size</w:t>
        </w:r>
      </w:ins>
      <w:ins w:id="1703" w:author="Eric Boisvert" w:date="2016-01-16T17:33:00Z">
        <w:r>
          <w:t xml:space="preserve"> (swe:QuantityRange) shall report the s</w:t>
        </w:r>
        <w:r w:rsidRPr="00DE441D">
          <w:t xml:space="preserve">ize </w:t>
        </w:r>
        <w:r>
          <w:t>that</w:t>
        </w:r>
        <w:r w:rsidRPr="00DE441D">
          <w:t xml:space="preserve"> specifies particle grainsize</w:t>
        </w:r>
        <w:commentRangeStart w:id="1704"/>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4"/>
      <w:ins w:id="1705" w:author="Eric Boisvert" w:date="2016-01-16T17:34:00Z">
        <w:r>
          <w:rPr>
            <w:rStyle w:val="CommentReference"/>
          </w:rPr>
          <w:commentReference w:id="1704"/>
        </w:r>
      </w:ins>
    </w:p>
    <w:p w14:paraId="25C08882" w14:textId="206DA40E" w:rsidR="00DE441D" w:rsidRDefault="00DE441D">
      <w:pPr>
        <w:pStyle w:val="Heading5"/>
        <w:rPr>
          <w:ins w:id="1706" w:author="Eric Boisvert" w:date="2016-01-16T17:36:00Z"/>
          <w:lang w:val="en-CA"/>
        </w:rPr>
        <w:pPrChange w:id="1707" w:author="Eric Boisvert" w:date="2016-01-16T17:36:00Z">
          <w:pPr/>
        </w:pPrChange>
      </w:pPr>
      <w:ins w:id="1708" w:author="Eric Boisvert" w:date="2016-01-16T17:36:00Z">
        <w:r>
          <w:rPr>
            <w:lang w:val="en-CA"/>
          </w:rPr>
          <w:t>s</w:t>
        </w:r>
      </w:ins>
      <w:ins w:id="1709" w:author="Eric Boisvert" w:date="2016-01-16T17:34:00Z">
        <w:r w:rsidRPr="00D970E9">
          <w:rPr>
            <w:lang w:val="en-CA"/>
          </w:rPr>
          <w:t>orting</w:t>
        </w:r>
      </w:ins>
    </w:p>
    <w:p w14:paraId="5B3BEB1A" w14:textId="77777777" w:rsidR="00DE441D" w:rsidRPr="00DE441D" w:rsidRDefault="00DE441D">
      <w:pPr>
        <w:rPr>
          <w:ins w:id="1710" w:author="Eric Boisvert" w:date="2016-01-16T17:34:00Z"/>
          <w:lang w:val="en-CA"/>
          <w:rPrChange w:id="1711" w:author="Eric Boisvert" w:date="2016-01-16T17:36:00Z">
            <w:rPr>
              <w:ins w:id="1712" w:author="Eric Boisvert" w:date="2016-01-16T17:34:00Z"/>
              <w:b/>
              <w:bCs/>
              <w:lang w:val="en-CA"/>
            </w:rPr>
          </w:rPrChange>
        </w:rPr>
      </w:pPr>
    </w:p>
    <w:p w14:paraId="4FD88E0A" w14:textId="51EF0FBF" w:rsidR="00DE441D" w:rsidRDefault="00DE441D">
      <w:pPr>
        <w:rPr>
          <w:ins w:id="1713" w:author="Eric Boisvert" w:date="2016-01-16T17:36:00Z"/>
          <w:lang w:val="en-CA"/>
        </w:rPr>
      </w:pPr>
      <w:ins w:id="1714" w:author="Eric Boisvert" w:date="2016-01-16T17:34:00Z">
        <w:r>
          <w:rPr>
            <w:lang w:val="en-CA"/>
          </w:rPr>
          <w:t xml:space="preserve">The sorting property (swe:Category) shall </w:t>
        </w:r>
      </w:ins>
      <w:ins w:id="1715"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6" w:author="Eric Boisvert" w:date="2016-01-16T17:36:00Z">
        <w:r>
          <w:rPr>
            <w:lang w:val="en-CA"/>
          </w:rPr>
          <w:t>ies the</w:t>
        </w:r>
      </w:ins>
      <w:ins w:id="1717"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1718" w:author="Eric Boisvert" w:date="2016-01-16T17:42:00Z"/>
          <w:lang w:val="en-CA"/>
        </w:rPr>
        <w:pPrChange w:id="1719" w:author="Eric Boisvert" w:date="2016-01-16T17:42:00Z">
          <w:pPr/>
        </w:pPrChange>
      </w:pPr>
      <w:ins w:id="1720" w:author="Eric Boisvert" w:date="2016-01-16T17:36:00Z">
        <w:r w:rsidRPr="00D970E9">
          <w:rPr>
            <w:lang w:val="en-CA"/>
          </w:rPr>
          <w:t>sourceOrganism</w:t>
        </w:r>
      </w:ins>
    </w:p>
    <w:p w14:paraId="13061897" w14:textId="77777777" w:rsidR="003B691E" w:rsidRPr="003B691E" w:rsidRDefault="003B691E">
      <w:pPr>
        <w:rPr>
          <w:ins w:id="1721" w:author="Eric Boisvert" w:date="2016-01-16T17:36:00Z"/>
          <w:lang w:val="en-CA"/>
          <w:rPrChange w:id="1722" w:author="Eric Boisvert" w:date="2016-01-16T17:42:00Z">
            <w:rPr>
              <w:ins w:id="1723" w:author="Eric Boisvert" w:date="2016-01-16T17:36:00Z"/>
              <w:b/>
              <w:bCs/>
              <w:lang w:val="en-CA"/>
            </w:rPr>
          </w:rPrChange>
        </w:rPr>
      </w:pPr>
    </w:p>
    <w:p w14:paraId="2C6007F3" w14:textId="7D391C78" w:rsidR="003B691E" w:rsidRDefault="003B691E">
      <w:pPr>
        <w:rPr>
          <w:ins w:id="1724" w:author="Eric Boisvert" w:date="2016-01-14T05:50:00Z"/>
        </w:rPr>
      </w:pPr>
      <w:ins w:id="1725" w:author="Eric Boisvert" w:date="2016-01-16T17:36:00Z">
        <w:r>
          <w:lastRenderedPageBreak/>
          <w:t xml:space="preserve">The sourceOrganism property shall </w:t>
        </w:r>
      </w:ins>
      <w:ins w:id="1726" w:author="Eric Boisvert" w:date="2016-01-16T17:41:00Z">
        <w:r>
          <w:t xml:space="preserve">be an association between a ParticleGeometryDescription </w:t>
        </w:r>
      </w:ins>
      <w:ins w:id="1727" w:author="Eric Boisvert" w:date="2016-01-16T17:42:00Z">
        <w:r>
          <w:t xml:space="preserve">and an </w:t>
        </w:r>
      </w:ins>
      <w:ins w:id="1728"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29" w:name="BKM_D2D5D1B2_3FF4_4650_95E3_DA08EE4A7DFF"/>
      <w:bookmarkStart w:id="1730" w:name="BKM_7D2E3FD4_C90D_40DB_8BA1_3E5458C981C0"/>
      <w:bookmarkStart w:id="1731" w:name="BKM_13EF909A_AB70_4901_8CA1_C3BA3F992378"/>
      <w:bookmarkStart w:id="1732" w:name="BKM_A7128990_6B6B_49DD_9D88_9E8D7207A879"/>
      <w:bookmarkStart w:id="1733" w:name="BKM_92F07FBA_BBCD_4C39_9112_B2569C6076C8"/>
      <w:bookmarkStart w:id="1734" w:name="BKM_02F24C6F_6A70_4304_88F6_978891E8D391"/>
      <w:bookmarkEnd w:id="1729"/>
      <w:bookmarkEnd w:id="1730"/>
      <w:bookmarkEnd w:id="1731"/>
      <w:bookmarkEnd w:id="1732"/>
      <w:bookmarkEnd w:id="1733"/>
      <w:bookmarkEnd w:id="1734"/>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5" w:author="Eric Boisvert" w:date="2016-01-14T16:53:00Z">
        <w:r w:rsidR="00D16D48">
          <w:t xml:space="preserve">and </w:t>
        </w:r>
      </w:ins>
      <w:r>
        <w:t xml:space="preserve">the role that the constituent plays in the whole (eg: matrix, groundmass, framework, phenocryst, xenolith, vein). </w:t>
      </w:r>
      <w:del w:id="1736"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7" w:author="Eric Boisvert" w:date="2016-01-14T16:54:00Z">
        <w:r w:rsidR="00D16D48">
          <w:t>Readers should c</w:t>
        </w:r>
      </w:ins>
      <w:del w:id="1738"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39" w:author="Eric Boisvert" w:date="2016-01-14T16:54:00Z"/>
          <w:lang w:val="en-CA"/>
        </w:rPr>
        <w:pPrChange w:id="1740" w:author="Eric Boisvert" w:date="2016-01-14T16:59:00Z">
          <w:pPr>
            <w:autoSpaceDE w:val="0"/>
            <w:autoSpaceDN w:val="0"/>
            <w:adjustRightInd w:val="0"/>
            <w:spacing w:after="0"/>
          </w:pPr>
        </w:pPrChange>
      </w:pPr>
      <w:bookmarkStart w:id="1741" w:name="BKM_D2385579_8CEC_41FC_ACD0_1242C0AEF96E"/>
      <w:bookmarkEnd w:id="1741"/>
      <w:ins w:id="1742" w:author="Eric Boisvert" w:date="2016-01-14T16:59:00Z">
        <w:r>
          <w:rPr>
            <w:lang w:val="en-CA"/>
          </w:rPr>
          <w:t>r</w:t>
        </w:r>
      </w:ins>
      <w:ins w:id="1743" w:author="Eric Boisvert" w:date="2016-01-14T16:54:00Z">
        <w:r>
          <w:rPr>
            <w:lang w:val="en-CA"/>
          </w:rPr>
          <w:t>ole</w:t>
        </w:r>
      </w:ins>
    </w:p>
    <w:p w14:paraId="54F3EC68" w14:textId="77777777" w:rsidR="00D16D48" w:rsidRDefault="00D16D48" w:rsidP="008E4068">
      <w:pPr>
        <w:autoSpaceDE w:val="0"/>
        <w:autoSpaceDN w:val="0"/>
        <w:adjustRightInd w:val="0"/>
        <w:spacing w:after="0"/>
        <w:rPr>
          <w:ins w:id="1744" w:author="Eric Boisvert" w:date="2016-01-14T16:54:00Z"/>
          <w:color w:val="000000"/>
          <w:sz w:val="20"/>
          <w:szCs w:val="20"/>
          <w:lang w:val="en-CA"/>
        </w:rPr>
      </w:pPr>
    </w:p>
    <w:p w14:paraId="3E1D77AF" w14:textId="4D5696A4" w:rsidR="00D16D48" w:rsidRDefault="00D16D48">
      <w:pPr>
        <w:rPr>
          <w:ins w:id="1745" w:author="Eric Boisvert" w:date="2016-01-14T16:58:00Z"/>
          <w:lang w:val="en-CA"/>
        </w:rPr>
        <w:pPrChange w:id="1746" w:author="Eric Boisvert" w:date="2016-01-14T16:59:00Z">
          <w:pPr>
            <w:autoSpaceDE w:val="0"/>
            <w:autoSpaceDN w:val="0"/>
            <w:adjustRightInd w:val="0"/>
            <w:spacing w:after="0"/>
          </w:pPr>
        </w:pPrChange>
      </w:pPr>
      <w:ins w:id="1747"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8"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49"/>
        <w:r>
          <w:rPr>
            <w:lang w:val="en-CA"/>
          </w:rPr>
          <w:t>(a ConstituentPart.</w:t>
        </w:r>
        <w:r w:rsidRPr="00D16D48">
          <w:rPr>
            <w:lang w:val="en-CA"/>
          </w:rPr>
          <w:t>role) and as p</w:t>
        </w:r>
        <w:r>
          <w:rPr>
            <w:lang w:val="en-CA"/>
          </w:rPr>
          <w:t>henocrysts (a ConstituentPart</w:t>
        </w:r>
      </w:ins>
      <w:ins w:id="1750" w:author="Eric Boisvert" w:date="2016-01-14T16:56:00Z">
        <w:r>
          <w:rPr>
            <w:lang w:val="en-CA"/>
          </w:rPr>
          <w:t>.</w:t>
        </w:r>
      </w:ins>
      <w:ins w:id="1751" w:author="Eric Boisvert" w:date="2016-01-14T16:55:00Z">
        <w:r w:rsidRPr="00D16D48">
          <w:rPr>
            <w:lang w:val="en-CA"/>
          </w:rPr>
          <w:t>role) within a single igneous rock.</w:t>
        </w:r>
      </w:ins>
      <w:commentRangeEnd w:id="1749"/>
      <w:ins w:id="1752" w:author="Eric Boisvert" w:date="2016-01-14T16:56:00Z">
        <w:r>
          <w:rPr>
            <w:rStyle w:val="CommentReference"/>
          </w:rPr>
          <w:commentReference w:id="1749"/>
        </w:r>
      </w:ins>
    </w:p>
    <w:p w14:paraId="69BC0A63" w14:textId="28B80690" w:rsidR="00D16D48" w:rsidRDefault="00D16D48">
      <w:pPr>
        <w:pStyle w:val="Heading5"/>
        <w:rPr>
          <w:ins w:id="1753" w:author="Eric Boisvert" w:date="2016-01-14T16:59:00Z"/>
          <w:lang w:val="en-CA"/>
        </w:rPr>
        <w:pPrChange w:id="1754" w:author="Eric Boisvert" w:date="2016-01-14T17:00:00Z">
          <w:pPr>
            <w:autoSpaceDE w:val="0"/>
            <w:autoSpaceDN w:val="0"/>
            <w:adjustRightInd w:val="0"/>
            <w:spacing w:after="0"/>
          </w:pPr>
        </w:pPrChange>
      </w:pPr>
      <w:ins w:id="1755"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6" w:author="Eric Boisvert" w:date="2016-01-14T16:59:00Z"/>
          <w:color w:val="000000"/>
          <w:sz w:val="20"/>
          <w:szCs w:val="20"/>
          <w:lang w:val="en-CA"/>
        </w:rPr>
      </w:pPr>
    </w:p>
    <w:p w14:paraId="6ECBC4A2" w14:textId="28F23322" w:rsidR="00D16D48" w:rsidRDefault="00D16D48">
      <w:pPr>
        <w:rPr>
          <w:ins w:id="1757" w:author="Eric Boisvert" w:date="2016-01-14T17:00:00Z"/>
          <w:lang w:val="en-CA"/>
        </w:rPr>
        <w:pPrChange w:id="1758" w:author="Eric Boisvert" w:date="2016-01-14T17:00:00Z">
          <w:pPr>
            <w:autoSpaceDE w:val="0"/>
            <w:autoSpaceDN w:val="0"/>
            <w:adjustRightInd w:val="0"/>
            <w:spacing w:after="0"/>
          </w:pPr>
        </w:pPrChange>
      </w:pPr>
      <w:ins w:id="1759" w:author="Eric Boisvert" w:date="2016-01-14T16:59:00Z">
        <w:r>
          <w:rPr>
            <w:lang w:val="en-CA"/>
          </w:rPr>
          <w:t xml:space="preserve">The proportion property (swe:QuantityRange) shall report the </w:t>
        </w:r>
      </w:ins>
      <w:ins w:id="1760" w:author="Eric Boisvert" w:date="2016-01-14T17:00:00Z">
        <w:r>
          <w:rPr>
            <w:lang w:val="en-CA"/>
          </w:rPr>
          <w:t>t</w:t>
        </w:r>
      </w:ins>
      <w:ins w:id="1761" w:author="Eric Boisvert" w:date="2016-01-14T16:59:00Z">
        <w:r w:rsidRPr="00D16D48">
          <w:rPr>
            <w:lang w:val="en-CA"/>
          </w:rPr>
          <w:t xml:space="preserve">he fraction of the whole that is formed by a ConstituentPart in a part/whole relationship.  </w:t>
        </w:r>
      </w:ins>
      <w:ins w:id="1762" w:author="Eric Boisvert" w:date="2016-01-14T17:00:00Z">
        <w:r>
          <w:rPr>
            <w:lang w:val="en-CA"/>
          </w:rPr>
          <w:t>It is u</w:t>
        </w:r>
      </w:ins>
      <w:ins w:id="1763" w:author="Eric Boisvert" w:date="2016-01-14T16:59:00Z">
        <w:r w:rsidRPr="00D16D48">
          <w:rPr>
            <w:lang w:val="en-CA"/>
          </w:rPr>
          <w:t xml:space="preserve">sed for the ConstituentPart portion in a CompoundMaterial. </w:t>
        </w:r>
      </w:ins>
      <w:ins w:id="1764" w:author="Eric Boisvert" w:date="2016-01-14T17:00:00Z">
        <w:r>
          <w:rPr>
            <w:lang w:val="en-CA"/>
          </w:rPr>
          <w:t xml:space="preserve"> It</w:t>
        </w:r>
      </w:ins>
      <w:ins w:id="1765" w:author="Eric Boisvert" w:date="2016-01-14T16:59:00Z">
        <w:r w:rsidRPr="00D16D48">
          <w:rPr>
            <w:lang w:val="en-CA"/>
          </w:rPr>
          <w:t xml:space="preserve"> specifies the fraction of the Earth Material formed by the part (eg: 20%, minor, dominant)</w:t>
        </w:r>
      </w:ins>
      <w:ins w:id="1766" w:author="Eric Boisvert" w:date="2016-01-14T17:00:00Z">
        <w:r>
          <w:rPr>
            <w:lang w:val="en-CA"/>
          </w:rPr>
          <w:t>.</w:t>
        </w:r>
      </w:ins>
    </w:p>
    <w:p w14:paraId="2B2095BD" w14:textId="278057AC" w:rsidR="00D16D48" w:rsidRDefault="00D16D48">
      <w:pPr>
        <w:rPr>
          <w:ins w:id="1767" w:author="Eric Boisvert" w:date="2016-01-14T17:01:00Z"/>
          <w:lang w:val="en-CA"/>
        </w:rPr>
        <w:pPrChange w:id="1768" w:author="Eric Boisvert" w:date="2016-01-14T17:00:00Z">
          <w:pPr>
            <w:autoSpaceDE w:val="0"/>
            <w:autoSpaceDN w:val="0"/>
            <w:adjustRightInd w:val="0"/>
            <w:spacing w:after="0"/>
          </w:pPr>
        </w:pPrChange>
      </w:pPr>
      <w:ins w:id="1769" w:author="Eric Boisvert" w:date="2016-01-14T17:00:00Z">
        <w:r w:rsidRPr="00D16D48">
          <w:rPr>
            <w:lang w:val="en-CA"/>
          </w:rPr>
          <w:t>constituentMaterial</w:t>
        </w:r>
      </w:ins>
    </w:p>
    <w:p w14:paraId="5C94F73F" w14:textId="6A2FDD2C" w:rsidR="00D16D48" w:rsidRDefault="00D16D48">
      <w:pPr>
        <w:rPr>
          <w:ins w:id="1770" w:author="Eric Boisvert" w:date="2016-01-14T16:59:00Z"/>
          <w:lang w:val="en-CA"/>
        </w:rPr>
        <w:pPrChange w:id="1771" w:author="Eric Boisvert" w:date="2016-01-14T17:00:00Z">
          <w:pPr>
            <w:autoSpaceDE w:val="0"/>
            <w:autoSpaceDN w:val="0"/>
            <w:adjustRightInd w:val="0"/>
            <w:spacing w:after="0"/>
          </w:pPr>
        </w:pPrChange>
      </w:pPr>
      <w:ins w:id="1772" w:author="Eric Boisvert" w:date="2016-01-14T17:01:00Z">
        <w:r>
          <w:rPr>
            <w:lang w:val="en-CA"/>
          </w:rPr>
          <w:t xml:space="preserve">The constituentMaterial property shall be an association between a ConstituentPart and an EarthMaterial that </w:t>
        </w:r>
      </w:ins>
      <w:ins w:id="1773"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4" w:name="BKM_C5A88E79_2FB3_4893_8914_60419C00F2D2"/>
      <w:bookmarkStart w:id="1775" w:name="BKM_A4F3FCE3_772C_4588_A2A4_96535416D1B6"/>
      <w:bookmarkEnd w:id="1774"/>
      <w:bookmarkEnd w:id="177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6" w:author="Eric Boisvert" w:date="2016-01-14T17:20:00Z">
        <w:r w:rsidR="004A04F6">
          <w:t>p</w:t>
        </w:r>
      </w:ins>
      <w:del w:id="1777" w:author="Eric Boisvert" w:date="2016-01-14T17:20:00Z">
        <w:r w:rsidDel="004A04F6">
          <w:delText>P</w:delText>
        </w:r>
      </w:del>
      <w:r>
        <w:t xml:space="preserve">article </w:t>
      </w:r>
      <w:ins w:id="1778" w:author="Eric Boisvert" w:date="2016-01-14T17:20:00Z">
        <w:r w:rsidR="004A04F6">
          <w:t>g</w:t>
        </w:r>
      </w:ins>
      <w:del w:id="177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B95F74"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0" w:author="Eric Boisvert" w:date="2016-01-19T19:09:00Z">
        <w:r w:rsidR="00302FB5">
          <w:rPr>
            <w:noProof/>
          </w:rPr>
          <w:t>51</w:t>
        </w:r>
      </w:ins>
      <w:del w:id="1781"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2" w:author="Eric Boisvert" w:date="2016-01-14T17:29:00Z"/>
          <w:lang w:val="en-CA"/>
        </w:rPr>
        <w:pPrChange w:id="1783" w:author="Eric Boisvert" w:date="2016-01-14T17:29:00Z">
          <w:pPr>
            <w:pStyle w:val="Caption"/>
          </w:pPr>
        </w:pPrChange>
      </w:pPr>
      <w:ins w:id="1784" w:author="Eric Boisvert" w:date="2016-01-14T17:28:00Z">
        <w:r w:rsidRPr="00D970E9">
          <w:rPr>
            <w:lang w:val="en-CA"/>
          </w:rPr>
          <w:t>fabricType</w:t>
        </w:r>
      </w:ins>
    </w:p>
    <w:p w14:paraId="100E2C46" w14:textId="77777777" w:rsidR="004A04F6" w:rsidRPr="004A04F6" w:rsidRDefault="004A04F6">
      <w:pPr>
        <w:rPr>
          <w:ins w:id="1785" w:author="Eric Boisvert" w:date="2016-01-14T17:28:00Z"/>
          <w:lang w:val="en-CA"/>
        </w:rPr>
        <w:pPrChange w:id="1786" w:author="Eric Boisvert" w:date="2016-01-14T17:29:00Z">
          <w:pPr>
            <w:pStyle w:val="Caption"/>
          </w:pPr>
        </w:pPrChange>
      </w:pPr>
    </w:p>
    <w:p w14:paraId="66B9EE24" w14:textId="7E43F4AA" w:rsidR="004A04F6" w:rsidRDefault="004A04F6">
      <w:pPr>
        <w:rPr>
          <w:ins w:id="1787" w:author="Eric Boisvert" w:date="2016-01-14T17:29:00Z"/>
        </w:rPr>
        <w:pPrChange w:id="1788" w:author="Eric Boisvert" w:date="2016-01-14T17:27:00Z">
          <w:pPr>
            <w:pStyle w:val="Caption"/>
          </w:pPr>
        </w:pPrChange>
      </w:pPr>
      <w:ins w:id="1789"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0" w:author="Eric Boisvert" w:date="2016-01-14T17:29:00Z">
        <w:r>
          <w:t>It</w:t>
        </w:r>
      </w:ins>
      <w:ins w:id="1791"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2" w:name="BKM_CEE739CE_1DAA_46F5_B493_438C458DE763"/>
      <w:bookmarkStart w:id="1793" w:name="BKM_F9869380_E0FA_4E99_89A5_99DF9CC6BB40"/>
      <w:bookmarkEnd w:id="1792"/>
      <w:bookmarkEnd w:id="1793"/>
      <w:r>
        <w:t>Inorganic fluid</w:t>
      </w:r>
    </w:p>
    <w:p w14:paraId="47D3B8EF" w14:textId="2B18ED70" w:rsidR="003A479F" w:rsidRDefault="003A479F" w:rsidP="003A479F">
      <w:r>
        <w:t>An inorganic</w:t>
      </w:r>
      <w:ins w:id="1794" w:author="Eric Boisvert" w:date="2016-01-14T17:29:00Z">
        <w:r w:rsidR="004A04F6">
          <w:t xml:space="preserve"> is a</w:t>
        </w:r>
      </w:ins>
      <w:del w:id="1795" w:author="Eric Boisvert" w:date="2016-01-14T17:29:00Z">
        <w:r w:rsidDel="004A04F6">
          <w:delText>,</w:delText>
        </w:r>
      </w:del>
      <w:r>
        <w:t xml:space="preserve"> non-crystalline EarthMaterial (solid, liquid, or gas) that tends to flow or conform to the shape of its container. </w:t>
      </w:r>
      <w:ins w:id="1796" w:author="Eric Boisvert" w:date="2016-01-14T17:30:00Z">
        <w:r w:rsidR="004A04F6">
          <w:t xml:space="preserve">It </w:t>
        </w:r>
      </w:ins>
      <w:del w:id="1797" w:author="Eric Boisvert" w:date="2016-01-14T17:30:00Z">
        <w:r w:rsidDel="004A04F6">
          <w:delText xml:space="preserve"> I</w:delText>
        </w:r>
      </w:del>
      <w:ins w:id="1798"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B95F74"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99" w:author="Eric Boisvert" w:date="2016-01-19T19:09:00Z">
        <w:r w:rsidR="00302FB5">
          <w:rPr>
            <w:noProof/>
          </w:rPr>
          <w:t>52</w:t>
        </w:r>
      </w:ins>
      <w:del w:id="1800"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1"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B95F74"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2" w:author="Eric Boisvert" w:date="2016-01-19T19:09:00Z">
        <w:r w:rsidR="00302FB5">
          <w:rPr>
            <w:noProof/>
          </w:rPr>
          <w:t>53</w:t>
        </w:r>
      </w:ins>
      <w:del w:id="1803"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4" w:author="Eric Boisvert" w:date="2016-01-14T17:33:00Z"/>
        </w:rPr>
        <w:pPrChange w:id="1805" w:author="Eric Boisvert" w:date="2016-01-14T17:33:00Z">
          <w:pPr/>
        </w:pPrChange>
      </w:pPr>
      <w:ins w:id="1806" w:author="Eric Boisvert" w:date="2016-01-14T17:32:00Z">
        <w:r w:rsidRPr="00B11874">
          <w:t>metamorphicFacies</w:t>
        </w:r>
      </w:ins>
    </w:p>
    <w:p w14:paraId="660FA01A" w14:textId="77777777" w:rsidR="00B11874" w:rsidRPr="00B11874" w:rsidRDefault="00B11874">
      <w:pPr>
        <w:rPr>
          <w:ins w:id="1807" w:author="Eric Boisvert" w:date="2016-01-14T17:32:00Z"/>
        </w:rPr>
      </w:pPr>
    </w:p>
    <w:p w14:paraId="37390CEA" w14:textId="2B39DE3D" w:rsidR="00B11874" w:rsidRDefault="00B11874" w:rsidP="009021BE">
      <w:pPr>
        <w:rPr>
          <w:ins w:id="1808" w:author="Eric Boisvert" w:date="2016-01-14T17:33:00Z"/>
        </w:rPr>
      </w:pPr>
      <w:ins w:id="1809" w:author="Eric Boisvert" w:date="2016-01-14T17:32:00Z">
        <w:r>
          <w:t xml:space="preserve">The metamorphicFacies property (swe:Category) shall contain a term from a controlled vocabulary that describes </w:t>
        </w:r>
      </w:ins>
      <w:ins w:id="1810"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1" w:author="Eric Boisvert" w:date="2016-01-14T17:34:00Z"/>
        </w:rPr>
        <w:pPrChange w:id="1812" w:author="Eric Boisvert" w:date="2016-01-14T17:35:00Z">
          <w:pPr/>
        </w:pPrChange>
      </w:pPr>
      <w:ins w:id="1813" w:author="Eric Boisvert" w:date="2016-01-14T17:33:00Z">
        <w:r w:rsidRPr="00F21FA6">
          <w:t>metamorphicGrade</w:t>
        </w:r>
      </w:ins>
    </w:p>
    <w:p w14:paraId="0B1DFD96" w14:textId="7FE94982" w:rsidR="00F21FA6" w:rsidRDefault="00F21FA6" w:rsidP="00F21FA6">
      <w:pPr>
        <w:rPr>
          <w:ins w:id="1814" w:author="Eric Boisvert" w:date="2016-01-14T17:34:00Z"/>
        </w:rPr>
      </w:pPr>
      <w:ins w:id="1815"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6" w:author="Eric Boisvert" w:date="2016-01-14T17:33:00Z"/>
        </w:rPr>
      </w:pPr>
      <w:ins w:id="1817" w:author="Eric Boisvert" w:date="2016-01-14T17:35:00Z">
        <w:r>
          <w:t>It i</w:t>
        </w:r>
      </w:ins>
      <w:ins w:id="1818" w:author="Eric Boisvert" w:date="2016-01-14T17:34:00Z">
        <w:r>
          <w:t>ndicates in a general way the P</w:t>
        </w:r>
      </w:ins>
      <w:ins w:id="1819" w:author="Eric Boisvert" w:date="2016-01-14T17:35:00Z">
        <w:r>
          <w:t>ressute</w:t>
        </w:r>
      </w:ins>
      <w:ins w:id="1820" w:author="Eric Boisvert" w:date="2016-01-14T17:34:00Z">
        <w:r>
          <w:t>-T</w:t>
        </w:r>
      </w:ins>
      <w:ins w:id="1821" w:author="Eric Boisvert" w:date="2016-01-14T17:35:00Z">
        <w:r>
          <w:t>emperature</w:t>
        </w:r>
      </w:ins>
      <w:ins w:id="1822" w:author="Eric Boisvert" w:date="2016-01-14T17:34:00Z">
        <w:r>
          <w:t xml:space="preserve"> environment in which the metamorphism took place. </w:t>
        </w:r>
      </w:ins>
      <w:ins w:id="1823" w:author="Eric Boisvert" w:date="2016-01-14T17:35:00Z">
        <w:r>
          <w:t>The d</w:t>
        </w:r>
      </w:ins>
      <w:ins w:id="1824"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5" w:author="Eric Boisvert" w:date="2016-01-14T17:36:00Z"/>
        </w:rPr>
        <w:pPrChange w:id="1826" w:author="Eric Boisvert" w:date="2016-01-14T17:36:00Z">
          <w:pPr/>
        </w:pPrChange>
      </w:pPr>
      <w:ins w:id="1827" w:author="Eric Boisvert" w:date="2016-01-14T17:36:00Z">
        <w:r w:rsidRPr="00F21FA6">
          <w:t>peakPressureValue</w:t>
        </w:r>
      </w:ins>
    </w:p>
    <w:p w14:paraId="528C9A59" w14:textId="77777777" w:rsidR="00F21FA6" w:rsidRDefault="00F21FA6" w:rsidP="009021BE">
      <w:pPr>
        <w:rPr>
          <w:ins w:id="1828" w:author="Eric Boisvert" w:date="2016-01-14T17:36:00Z"/>
        </w:rPr>
      </w:pPr>
    </w:p>
    <w:p w14:paraId="6DB3E9C2" w14:textId="50B48351" w:rsidR="00F21FA6" w:rsidRDefault="00F21FA6" w:rsidP="009021BE">
      <w:pPr>
        <w:rPr>
          <w:ins w:id="1829" w:author="Eric Boisvert" w:date="2016-01-14T17:36:00Z"/>
        </w:rPr>
      </w:pPr>
      <w:ins w:id="1830" w:author="Eric Boisvert" w:date="2016-01-14T17:36:00Z">
        <w:r>
          <w:t>The peakPressureValue</w:t>
        </w:r>
      </w:ins>
      <w:ins w:id="1831" w:author="Eric Boisvert" w:date="2016-01-14T17:37:00Z">
        <w:r>
          <w:t xml:space="preserve"> property</w:t>
        </w:r>
      </w:ins>
      <w:ins w:id="1832" w:author="Eric Boisvert" w:date="2016-01-14T17:36:00Z">
        <w:r>
          <w:t xml:space="preserve"> (swe:Quantity) shall report a</w:t>
        </w:r>
        <w:r w:rsidRPr="00F21FA6">
          <w:t xml:space="preserve"> numerical value to indicate the estimated pressure at peak metamorphic conditions.</w:t>
        </w:r>
      </w:ins>
    </w:p>
    <w:p w14:paraId="770A1A9A" w14:textId="688D264D" w:rsidR="00F21FA6" w:rsidRDefault="00F21FA6">
      <w:pPr>
        <w:pStyle w:val="Heading5"/>
        <w:rPr>
          <w:ins w:id="1833" w:author="Eric Boisvert" w:date="2016-01-14T17:36:00Z"/>
        </w:rPr>
        <w:pPrChange w:id="1834" w:author="Eric Boisvert" w:date="2016-01-14T17:37:00Z">
          <w:pPr/>
        </w:pPrChange>
      </w:pPr>
      <w:ins w:id="1835" w:author="Eric Boisvert" w:date="2016-01-14T17:36:00Z">
        <w:r w:rsidRPr="00F21FA6">
          <w:t>peakTemperatureValue</w:t>
        </w:r>
      </w:ins>
    </w:p>
    <w:p w14:paraId="50495A0B" w14:textId="77777777" w:rsidR="00F21FA6" w:rsidRDefault="00F21FA6" w:rsidP="009021BE">
      <w:pPr>
        <w:rPr>
          <w:ins w:id="1836" w:author="Eric Boisvert" w:date="2016-01-14T17:37:00Z"/>
        </w:rPr>
      </w:pPr>
    </w:p>
    <w:p w14:paraId="59AB70B8" w14:textId="4DB267EA" w:rsidR="00F21FA6" w:rsidRDefault="00F21FA6" w:rsidP="009021BE">
      <w:pPr>
        <w:rPr>
          <w:ins w:id="1837" w:author="Eric Boisvert" w:date="2016-01-14T17:37:00Z"/>
        </w:rPr>
      </w:pPr>
      <w:ins w:id="1838" w:author="Eric Boisvert" w:date="2016-01-14T17:36:00Z">
        <w:r>
          <w:t>The peakTemperatureValue property</w:t>
        </w:r>
      </w:ins>
      <w:ins w:id="1839" w:author="Eric Boisvert" w:date="2016-01-14T17:37:00Z">
        <w:r>
          <w:t xml:space="preserve"> (swe:Quantity) shall report a</w:t>
        </w:r>
        <w:r w:rsidRPr="00F21FA6">
          <w:t xml:space="preserve"> numerical value to indicate the estimated temperature at peak metamorphic conditions.</w:t>
        </w:r>
      </w:ins>
    </w:p>
    <w:p w14:paraId="6D185321" w14:textId="1247F430" w:rsidR="00F21FA6" w:rsidRDefault="00F21FA6">
      <w:pPr>
        <w:pStyle w:val="Heading5"/>
        <w:rPr>
          <w:ins w:id="1840" w:author="Eric Boisvert" w:date="2016-01-14T17:37:00Z"/>
        </w:rPr>
        <w:pPrChange w:id="1841" w:author="Eric Boisvert" w:date="2016-01-14T17:39:00Z">
          <w:pPr/>
        </w:pPrChange>
      </w:pPr>
      <w:ins w:id="1842" w:author="Eric Boisvert" w:date="2016-01-14T17:37:00Z">
        <w:r w:rsidRPr="00F21FA6">
          <w:t>protolithLithology</w:t>
        </w:r>
      </w:ins>
    </w:p>
    <w:p w14:paraId="10BF3859" w14:textId="77777777" w:rsidR="00F21FA6" w:rsidRDefault="00F21FA6" w:rsidP="009021BE">
      <w:pPr>
        <w:rPr>
          <w:ins w:id="1843" w:author="Eric Boisvert" w:date="2016-01-14T17:39:00Z"/>
        </w:rPr>
      </w:pPr>
    </w:p>
    <w:p w14:paraId="6D6F907B" w14:textId="5ED8A9B8" w:rsidR="00F21FA6" w:rsidRDefault="00F21FA6" w:rsidP="009021BE">
      <w:pPr>
        <w:rPr>
          <w:ins w:id="1844" w:author="Eric Boisvert" w:date="2016-01-14T17:39:00Z"/>
        </w:rPr>
      </w:pPr>
      <w:ins w:id="1845" w:author="Eric Boisvert" w:date="2016-01-14T17:37:00Z">
        <w:r>
          <w:t xml:space="preserve">The protolithLithology shall be an association between a </w:t>
        </w:r>
      </w:ins>
      <w:ins w:id="1846"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7" w:author="Eric Boisvert" w:date="2016-01-14T17:40:00Z"/>
        </w:rPr>
        <w:pPrChange w:id="1848" w:author="Eric Boisvert" w:date="2016-01-14T17:40:00Z">
          <w:pPr/>
        </w:pPrChange>
      </w:pPr>
      <w:ins w:id="1849"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1850" w:author="Eric Boisvert" w:date="2016-01-14T17:39:00Z"/>
          <w:lang w:val="en-CA"/>
        </w:rPr>
        <w:pPrChange w:id="1851" w:author="Eric Boisvert" w:date="2016-01-14T17:40:00Z">
          <w:pPr>
            <w:autoSpaceDE w:val="0"/>
            <w:autoSpaceDN w:val="0"/>
            <w:adjustRightInd w:val="0"/>
            <w:spacing w:after="0"/>
          </w:pPr>
        </w:pPrChange>
      </w:pPr>
      <w:bookmarkStart w:id="1852" w:name="BKM_593C69E3_0EC2_4CB1_8B2B_D0FE22B7C017"/>
      <w:bookmarkEnd w:id="1852"/>
      <w:ins w:id="1853"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4" w:name="BKM_0ACE92C1_088C_42CF_93C8_D003E3CC8FC3"/>
      <w:bookmarkStart w:id="1855" w:name="BKM_14E0F14F_4532_4342_B7F1_67313964C676"/>
      <w:bookmarkStart w:id="1856" w:name="BKM_80AE61D4_C509_4CAA_B004_0231DB42B137"/>
      <w:bookmarkStart w:id="1857" w:name="BKM_5F5D6549_09AD_4BCF_806A_9B95D5D4E734"/>
      <w:bookmarkStart w:id="1858" w:name="BKM_80BAF21E_2C4E_40CD_B42E_41BCEA94DECC"/>
      <w:bookmarkEnd w:id="1854"/>
      <w:bookmarkEnd w:id="1855"/>
      <w:bookmarkEnd w:id="1856"/>
      <w:bookmarkEnd w:id="1857"/>
      <w:bookmarkEnd w:id="1858"/>
      <w:r>
        <w:t>OrganicMaterial</w:t>
      </w:r>
    </w:p>
    <w:p w14:paraId="50ADFF2A" w14:textId="77777777" w:rsidR="00267D2C" w:rsidRDefault="00267D2C" w:rsidP="009021BE"/>
    <w:p w14:paraId="1370954B" w14:textId="32D2C4E5" w:rsidR="00267D2C" w:rsidRDefault="00746E7F" w:rsidP="00267D2C">
      <w:ins w:id="1859" w:author="Eric Boisvert" w:date="2016-01-14T17:40:00Z">
        <w:r>
          <w:t xml:space="preserve">An OrganisMaterial is </w:t>
        </w:r>
      </w:ins>
      <w:del w:id="1860" w:author="Eric Boisvert" w:date="2016-01-14T17:40:00Z">
        <w:r w:rsidR="00267D2C" w:rsidDel="00746E7F">
          <w:delText>A</w:delText>
        </w:r>
      </w:del>
      <w:ins w:id="1861" w:author="Eric Boisvert" w:date="2016-01-14T17:40:00Z">
        <w:r>
          <w:t>a</w:t>
        </w:r>
      </w:ins>
      <w:r w:rsidR="00267D2C">
        <w:t xml:space="preserve">n EarthMaterial that belongs to the class of chemical compounds having a reduced carbon basis (as distinct from carbonates), and derived from living organisms. </w:t>
      </w:r>
      <w:ins w:id="1862" w:author="Eric Boisvert" w:date="2016-01-14T17:40:00Z">
        <w:r>
          <w:t xml:space="preserve">It </w:t>
        </w:r>
      </w:ins>
      <w:r w:rsidR="00267D2C">
        <w:t xml:space="preserve"> </w:t>
      </w:r>
      <w:del w:id="1863" w:author="Eric Boisvert" w:date="2016-01-14T17:41:00Z">
        <w:r w:rsidR="00267D2C" w:rsidDel="00746E7F">
          <w:delText>I</w:delText>
        </w:r>
      </w:del>
      <w:ins w:id="1864"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B95F74"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5" w:author="Eric Boisvert" w:date="2016-01-14T17:41:00Z">
        <w:r>
          <w:t>Organism is a b</w:t>
        </w:r>
      </w:ins>
      <w:del w:id="1866"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B95F74"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7" w:author="Eric Boisvert" w:date="2016-01-19T19:09:00Z">
        <w:r w:rsidR="00302FB5">
          <w:rPr>
            <w:noProof/>
          </w:rPr>
          <w:t>54</w:t>
        </w:r>
      </w:ins>
      <w:del w:id="1868" w:author="Eric Boisvert" w:date="2016-01-16T17:26:00Z">
        <w:r w:rsidR="0043586C" w:rsidDel="00230CDE">
          <w:rPr>
            <w:noProof/>
          </w:rPr>
          <w:delText>53</w:delText>
        </w:r>
      </w:del>
      <w:r w:rsidR="00673E83">
        <w:rPr>
          <w:noProof/>
        </w:rPr>
        <w:fldChar w:fldCharType="end"/>
      </w:r>
      <w:r>
        <w:t>: Organism</w:t>
      </w:r>
      <w:ins w:id="1869"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870" w:author="Eric Boisvert" w:date="2016-01-14T17:41:00Z">
        <w:r>
          <w:t xml:space="preserve">PhysicalDescription is </w:t>
        </w:r>
      </w:ins>
      <w:del w:id="1871" w:author="Eric Boisvert" w:date="2016-01-14T17:41:00Z">
        <w:r w:rsidR="00267D2C" w:rsidDel="00746E7F">
          <w:delText>A</w:delText>
        </w:r>
      </w:del>
      <w:ins w:id="1872" w:author="Eric Boisvert" w:date="2016-01-14T17:41:00Z">
        <w:r>
          <w:t>a</w:t>
        </w:r>
      </w:ins>
      <w:r w:rsidR="00267D2C">
        <w:t xml:space="preserve"> class t</w:t>
      </w:r>
      <w:ins w:id="1873" w:author="Eric Boisvert" w:date="2016-01-14T17:41:00Z">
        <w:r>
          <w:t>hat</w:t>
        </w:r>
      </w:ins>
      <w:del w:id="1874" w:author="Eric Boisvert" w:date="2016-01-14T17:41:00Z">
        <w:r w:rsidR="00267D2C" w:rsidDel="00746E7F">
          <w:delText>o</w:delText>
        </w:r>
      </w:del>
      <w:r w:rsidR="00267D2C">
        <w:t xml:space="preserve"> describe</w:t>
      </w:r>
      <w:ins w:id="1875" w:author="Eric Boisvert" w:date="2016-01-14T17:41:00Z">
        <w:r>
          <w:t>s</w:t>
        </w:r>
      </w:ins>
      <w:r w:rsidR="00267D2C">
        <w:t xml:space="preserve"> the numeric physical properties of a geologic unit</w:t>
      </w:r>
      <w:ins w:id="1876"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877" w:author="Eric Boisvert" w:date="2016-01-17T13:17:00Z">
        <w:r w:rsidR="006619B2">
          <w:t>8.4.1.3</w:t>
        </w:r>
        <w:r w:rsidR="006619B2">
          <w:fldChar w:fldCharType="end"/>
        </w:r>
        <w:r w:rsidR="006619B2">
          <w:t>)</w:t>
        </w:r>
      </w:ins>
      <w:r w:rsidR="00267D2C">
        <w:t>, earth material</w:t>
      </w:r>
      <w:ins w:id="1878" w:author="Eric Boisvert" w:date="2016-01-17T13:17:00Z">
        <w:r w:rsidR="006619B2">
          <w:t xml:space="preserve"> (EarthMaterial </w:t>
        </w:r>
      </w:ins>
      <w:ins w:id="1879" w:author="Eric Boisvert" w:date="2016-01-17T13:18:00Z">
        <w:r w:rsidR="006619B2">
          <w:fldChar w:fldCharType="begin"/>
        </w:r>
        <w:r w:rsidR="006619B2">
          <w:instrText xml:space="preserve"> REF _Ref440800018 \n \h </w:instrText>
        </w:r>
      </w:ins>
      <w:r w:rsidR="006619B2">
        <w:fldChar w:fldCharType="separate"/>
      </w:r>
      <w:ins w:id="1880" w:author="Eric Boisvert" w:date="2016-01-17T13:18:00Z">
        <w:r w:rsidR="006619B2">
          <w:t>8.4.1.6</w:t>
        </w:r>
        <w:r w:rsidR="006619B2">
          <w:fldChar w:fldCharType="end"/>
        </w:r>
      </w:ins>
      <w:ins w:id="1881" w:author="Eric Boisvert" w:date="2016-01-17T13:17:00Z">
        <w:r w:rsidR="006619B2">
          <w:t>)</w:t>
        </w:r>
      </w:ins>
      <w:r w:rsidR="00267D2C">
        <w:t>, or geologic structure</w:t>
      </w:r>
      <w:ins w:id="1882" w:author="Eric Boisvert" w:date="2016-01-17T13:17:00Z">
        <w:r w:rsidR="006619B2">
          <w:t xml:space="preserve"> (GeologicStructure </w:t>
        </w:r>
      </w:ins>
      <w:ins w:id="1883" w:author="Eric Boisvert" w:date="2016-01-17T13:18:00Z">
        <w:r w:rsidR="006619B2">
          <w:fldChar w:fldCharType="begin"/>
        </w:r>
        <w:r w:rsidR="006619B2">
          <w:instrText xml:space="preserve"> REF _Ref440800034 \n \h </w:instrText>
        </w:r>
      </w:ins>
      <w:r w:rsidR="006619B2">
        <w:fldChar w:fldCharType="separate"/>
      </w:r>
      <w:ins w:id="1884" w:author="Eric Boisvert" w:date="2016-01-17T13:18:00Z">
        <w:r w:rsidR="006619B2">
          <w:t>8.4.3.1</w:t>
        </w:r>
        <w:r w:rsidR="006619B2">
          <w:fldChar w:fldCharType="end"/>
        </w:r>
      </w:ins>
      <w:ins w:id="1885" w:author="Eric Boisvert" w:date="2016-01-17T13:17:00Z">
        <w:r w:rsidR="006619B2">
          <w:t>)</w:t>
        </w:r>
      </w:ins>
      <w:r w:rsidR="00267D2C">
        <w:t xml:space="preserve">. (eg; density, porosity, magnetic susceptibility, remanent magnetism).  These properties are modelled here as scalar numeric values (swe:Quantity).  </w:t>
      </w:r>
    </w:p>
    <w:p w14:paraId="798742E7" w14:textId="1AB3AD6C" w:rsidR="00267D2C" w:rsidRDefault="00267D2C" w:rsidP="00267D2C">
      <w:pPr>
        <w:rPr>
          <w:ins w:id="1886" w:author="Eric Boisvert" w:date="2016-01-17T13:16:00Z"/>
        </w:rPr>
      </w:pPr>
      <w:r>
        <w:t xml:space="preserve">Vector and tensor physical properties are considered to be more applicable to located observations and should be delivered as </w:t>
      </w:r>
      <w:del w:id="1887" w:author="Eric Boisvert" w:date="2016-01-14T17:42:00Z">
        <w:r w:rsidDel="00746E7F">
          <w:delText>SamplingFeature/</w:delText>
        </w:r>
      </w:del>
      <w:ins w:id="1888" w:author="Eric Boisvert" w:date="2016-01-14T17:42:00Z">
        <w:r w:rsidR="00746E7F">
          <w:t>OM_</w:t>
        </w:r>
      </w:ins>
      <w:r>
        <w:t>Observations with associated geologic unit or geologic structure features.</w:t>
      </w:r>
      <w:ins w:id="1889" w:author="Eric Boisvert" w:date="2016-01-17T13:19:00Z">
        <w:r w:rsidR="006619B2">
          <w:t xml:space="preserve">  Since PhysicalProperty can be an arbitrary property, it satisfies the requirement</w:t>
        </w:r>
      </w:ins>
      <w:ins w:id="1890" w:author="Eric Boisvert" w:date="2016-01-17T13:21:00Z">
        <w:r w:rsidR="006619B2">
          <w:t xml:space="preserve">s of clause 7.2.2.8 or OGC 10-004r3 that states that </w:t>
        </w:r>
      </w:ins>
      <w:ins w:id="1891" w:author="Eric Boisvert" w:date="2016-01-17T13:22:00Z">
        <w:r w:rsidR="006619B2">
          <w:t>“</w:t>
        </w:r>
        <w:r w:rsidR="006619B2" w:rsidRPr="00866F77">
          <w:rPr>
            <w:i/>
            <w:rPrChange w:id="1892"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893" w:author="Eric Boisvert" w:date="2016-01-17T13:23:00Z">
        <w:r w:rsidR="006619B2">
          <w:t xml:space="preserve"> of i</w:t>
        </w:r>
      </w:ins>
      <w:ins w:id="1894" w:author="Eric Boisvert" w:date="2016-01-17T13:22:00Z">
        <w:r w:rsidR="006619B2">
          <w:t>nterest.</w:t>
        </w:r>
      </w:ins>
    </w:p>
    <w:p w14:paraId="038780F7" w14:textId="77777777" w:rsidR="006619B2" w:rsidRDefault="006619B2" w:rsidP="00267D2C"/>
    <w:p w14:paraId="51ADD180" w14:textId="208FAA36" w:rsidR="00267D2C" w:rsidRDefault="00B95F74"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95" w:author="Eric Boisvert" w:date="2016-01-19T19:09:00Z">
        <w:r w:rsidR="00302FB5">
          <w:rPr>
            <w:noProof/>
          </w:rPr>
          <w:t>55</w:t>
        </w:r>
      </w:ins>
      <w:del w:id="1896"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97" w:author="Eric Boisvert" w:date="2016-01-14T17:42:00Z"/>
        </w:rPr>
        <w:pPrChange w:id="1898" w:author="Eric Boisvert" w:date="2016-01-14T17:43:00Z">
          <w:pPr/>
        </w:pPrChange>
      </w:pPr>
      <w:ins w:id="1899" w:author="Eric Boisvert" w:date="2016-01-14T17:42:00Z">
        <w:r>
          <w:t>propertyName</w:t>
        </w:r>
      </w:ins>
    </w:p>
    <w:p w14:paraId="11F0E779" w14:textId="77777777" w:rsidR="00746E7F" w:rsidRDefault="00746E7F" w:rsidP="00267D2C">
      <w:pPr>
        <w:rPr>
          <w:ins w:id="1900" w:author="Eric Boisvert" w:date="2016-01-14T17:43:00Z"/>
        </w:rPr>
      </w:pPr>
    </w:p>
    <w:p w14:paraId="29F1A6CE" w14:textId="21749E7D" w:rsidR="00746E7F" w:rsidRDefault="00746E7F" w:rsidP="00267D2C">
      <w:pPr>
        <w:rPr>
          <w:ins w:id="1901" w:author="Eric Boisvert" w:date="2016-01-14T17:44:00Z"/>
        </w:rPr>
      </w:pPr>
      <w:ins w:id="1902" w:author="Eric Boisvert" w:date="2016-01-14T17:42:00Z">
        <w:r>
          <w:t>The property propertyName:</w:t>
        </w:r>
      </w:ins>
      <w:ins w:id="1903" w:author="Eric Boisvert" w:date="2016-01-14T17:43:00Z">
        <w:r w:rsidRPr="00746E7F">
          <w:t>PhysicalPropertyTerm</w:t>
        </w:r>
      </w:ins>
      <w:ins w:id="1904" w:author="Eric Boisvert" w:date="2016-01-14T17:42:00Z">
        <w:r w:rsidRPr="00746E7F">
          <w:t xml:space="preserve"> </w:t>
        </w:r>
      </w:ins>
      <w:ins w:id="1905" w:author="Eric Boisvert" w:date="2016-01-14T17:43:00Z">
        <w:r>
          <w:t>shall contain a</w:t>
        </w:r>
      </w:ins>
      <w:ins w:id="1906" w:author="Eric Boisvert" w:date="2016-01-14T17:42:00Z">
        <w:r w:rsidRPr="00746E7F">
          <w:t xml:space="preserve"> term from a controlled vocabulary of physical properties of rock materials (eg; density, porosity, magnetic susceptibility, remnant magnetism, permeability, seismic velocity)</w:t>
        </w:r>
      </w:ins>
      <w:ins w:id="1907" w:author="Eric Boisvert" w:date="2016-01-14T17:43:00Z">
        <w:r>
          <w:t>.</w:t>
        </w:r>
      </w:ins>
    </w:p>
    <w:p w14:paraId="6D4A1488" w14:textId="4E028FF4" w:rsidR="00746E7F" w:rsidRDefault="00746E7F">
      <w:pPr>
        <w:pStyle w:val="Heading5"/>
        <w:rPr>
          <w:ins w:id="1908" w:author="Eric Boisvert" w:date="2016-01-14T17:44:00Z"/>
          <w:lang w:val="en-CA"/>
        </w:rPr>
        <w:pPrChange w:id="1909" w:author="Eric Boisvert" w:date="2016-01-14T17:44:00Z">
          <w:pPr/>
        </w:pPrChange>
      </w:pPr>
      <w:ins w:id="1910" w:author="Eric Boisvert" w:date="2016-01-14T17:44:00Z">
        <w:r w:rsidRPr="00D970E9">
          <w:rPr>
            <w:lang w:val="en-CA"/>
          </w:rPr>
          <w:t>propertyMeasure</w:t>
        </w:r>
      </w:ins>
    </w:p>
    <w:p w14:paraId="194AC483" w14:textId="77777777" w:rsidR="00746E7F" w:rsidRDefault="00746E7F" w:rsidP="00267D2C">
      <w:pPr>
        <w:rPr>
          <w:ins w:id="1911" w:author="Eric Boisvert" w:date="2016-01-14T17:44:00Z"/>
        </w:rPr>
      </w:pPr>
    </w:p>
    <w:p w14:paraId="6096A0D4" w14:textId="730EC93B" w:rsidR="00746E7F" w:rsidRDefault="00746E7F" w:rsidP="00267D2C">
      <w:ins w:id="1912" w:author="Eric Boisvert" w:date="2016-01-14T17:44:00Z">
        <w:r>
          <w:t>The propertyMeasure property (swe:Quantity) shall be a</w:t>
        </w:r>
        <w:r w:rsidRPr="00746E7F">
          <w:t xml:space="preserve"> scalar measurement of the physical property of a rock material, unit or structure</w:t>
        </w:r>
      </w:ins>
    </w:p>
    <w:p w14:paraId="3F6B2C30" w14:textId="77777777" w:rsidR="00267D2C" w:rsidRDefault="00267D2C" w:rsidP="00267D2C">
      <w:bookmarkStart w:id="1913" w:name="BKM_DF21AB41_C085_4AC9_B6F6_DFFDFCF925FF"/>
      <w:bookmarkStart w:id="1914" w:name="BKM_41B8BC40_9B55_499E_B59B_A3F4FD630754"/>
      <w:bookmarkStart w:id="1915" w:name="BKM_1184394F_75EC_44D4_8904_2EB2061759E4"/>
      <w:bookmarkEnd w:id="1913"/>
      <w:bookmarkEnd w:id="1914"/>
      <w:bookmarkEnd w:id="191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916" w:author="Eric Boisvert" w:date="2016-01-14T17:54:00Z">
        <w:r w:rsidRPr="00267D2C" w:rsidDel="00994C33">
          <w:lastRenderedPageBreak/>
          <w:delText>Extended descriptive attributes of a rock material.</w:delText>
        </w:r>
      </w:del>
      <w:ins w:id="1917" w:author="Eric Boisvert" w:date="2016-01-14T17:54:00Z">
        <w:r w:rsidR="00994C33">
          <w:t>RockMaterialDescription provides extended description of RockMaterial.</w:t>
        </w:r>
      </w:ins>
    </w:p>
    <w:p w14:paraId="51DD3B26" w14:textId="670F18E1" w:rsidR="00267D2C" w:rsidRDefault="00B95F74"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18" w:author="Eric Boisvert" w:date="2016-01-19T19:09:00Z">
        <w:r w:rsidR="00302FB5">
          <w:rPr>
            <w:noProof/>
          </w:rPr>
          <w:t>56</w:t>
        </w:r>
      </w:ins>
      <w:del w:id="1919"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20" w:author="Eric Boisvert" w:date="2016-01-14T17:54:00Z"/>
          <w:lang w:val="en-CA"/>
        </w:rPr>
        <w:pPrChange w:id="1921" w:author="Eric Boisvert" w:date="2016-01-14T17:55:00Z">
          <w:pPr>
            <w:autoSpaceDE w:val="0"/>
            <w:autoSpaceDN w:val="0"/>
            <w:adjustRightInd w:val="0"/>
            <w:spacing w:after="0"/>
          </w:pPr>
        </w:pPrChange>
      </w:pPr>
      <w:bookmarkStart w:id="1922" w:name="BKM_54B0933A_5E39_4E6A_A950_9E63F5E10F0B"/>
      <w:bookmarkEnd w:id="1922"/>
      <w:ins w:id="1923" w:author="Eric Boisvert" w:date="2016-01-14T17:54:00Z">
        <w:r w:rsidRPr="00994C33">
          <w:rPr>
            <w:lang w:val="en-CA"/>
          </w:rPr>
          <w:t>consolidationDegree</w:t>
        </w:r>
      </w:ins>
    </w:p>
    <w:p w14:paraId="0BB29AF8" w14:textId="77777777" w:rsidR="00994C33" w:rsidRDefault="00994C33" w:rsidP="00267D2C">
      <w:pPr>
        <w:autoSpaceDE w:val="0"/>
        <w:autoSpaceDN w:val="0"/>
        <w:adjustRightInd w:val="0"/>
        <w:spacing w:after="0"/>
        <w:rPr>
          <w:ins w:id="1924" w:author="Eric Boisvert" w:date="2016-01-14T17:55:00Z"/>
          <w:color w:val="000000"/>
          <w:sz w:val="20"/>
          <w:szCs w:val="20"/>
          <w:lang w:val="en-CA"/>
        </w:rPr>
      </w:pPr>
    </w:p>
    <w:p w14:paraId="00C47DE6" w14:textId="30B40849" w:rsidR="00994C33" w:rsidRDefault="00994C33">
      <w:pPr>
        <w:rPr>
          <w:ins w:id="1925" w:author="Eric Boisvert" w:date="2016-01-14T17:54:00Z"/>
          <w:lang w:val="en-CA"/>
        </w:rPr>
        <w:pPrChange w:id="1926" w:author="Eric Boisvert" w:date="2016-01-14T17:55:00Z">
          <w:pPr>
            <w:autoSpaceDE w:val="0"/>
            <w:autoSpaceDN w:val="0"/>
            <w:adjustRightInd w:val="0"/>
            <w:spacing w:after="0"/>
          </w:pPr>
        </w:pPrChange>
      </w:pPr>
      <w:ins w:id="1927" w:author="Eric Boisvert" w:date="2016-01-14T17:55:00Z">
        <w:r>
          <w:rPr>
            <w:lang w:val="en-CA"/>
          </w:rPr>
          <w:lastRenderedPageBreak/>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28" w:name="BKM_CE58381D_F747_4812_83C3_00C6282DB05A"/>
      <w:bookmarkStart w:id="1929" w:name="_Toc439943473"/>
      <w:bookmarkEnd w:id="1928"/>
      <w:r>
        <w:t>GeologicAgeDetails</w:t>
      </w:r>
      <w:bookmarkEnd w:id="192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3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30"/>
      <w:r w:rsidR="00AB10FC">
        <w:rPr>
          <w:rStyle w:val="CommentReference"/>
        </w:rPr>
        <w:commentReference w:id="1930"/>
      </w:r>
    </w:p>
    <w:p w14:paraId="32597B25" w14:textId="164046D8" w:rsidR="00AB10FC" w:rsidRDefault="00B95F74"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1" w:author="Eric Boisvert" w:date="2016-01-19T19:09:00Z">
        <w:r w:rsidR="00302FB5">
          <w:rPr>
            <w:noProof/>
          </w:rPr>
          <w:t>57</w:t>
        </w:r>
      </w:ins>
      <w:del w:id="1932"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33" w:author="Eric Boisvert" w:date="2016-01-14T18:20:00Z"/>
          <w:lang w:val="en-CA"/>
        </w:rPr>
        <w:pPrChange w:id="1934" w:author="Eric Boisvert" w:date="2016-01-14T18:21:00Z">
          <w:pPr/>
        </w:pPrChange>
      </w:pPr>
      <w:ins w:id="1935" w:author="Eric Boisvert" w:date="2016-01-14T18:20:00Z">
        <w:r w:rsidRPr="00D970E9">
          <w:rPr>
            <w:lang w:val="en-CA"/>
          </w:rPr>
          <w:t>olderGeochronologicEra</w:t>
        </w:r>
      </w:ins>
    </w:p>
    <w:p w14:paraId="7C4A5005" w14:textId="77777777" w:rsidR="00633964" w:rsidRDefault="00633964" w:rsidP="00267D2C">
      <w:pPr>
        <w:rPr>
          <w:ins w:id="1936" w:author="Eric Boisvert" w:date="2016-01-14T18:21:00Z"/>
        </w:rPr>
      </w:pPr>
    </w:p>
    <w:p w14:paraId="004D2F45" w14:textId="0E106369" w:rsidR="00633964" w:rsidRDefault="00633964" w:rsidP="00267D2C">
      <w:pPr>
        <w:rPr>
          <w:ins w:id="1937" w:author="Eric Boisvert" w:date="2016-01-14T18:21:00Z"/>
        </w:rPr>
      </w:pPr>
      <w:ins w:id="1938" w:author="Eric Boisvert" w:date="2016-01-14T18:22:00Z">
        <w:r>
          <w:lastRenderedPageBreak/>
          <w:t xml:space="preserve">The </w:t>
        </w:r>
      </w:ins>
      <w:ins w:id="1939" w:author="Eric Boisvert" w:date="2016-01-14T18:20:00Z">
        <w:r>
          <w:t>olderGeochronologicalEra</w:t>
        </w:r>
      </w:ins>
      <w:ins w:id="1940" w:author="Eric Boisvert" w:date="2016-01-14T18:22:00Z">
        <w:r>
          <w:t xml:space="preserve"> property </w:t>
        </w:r>
      </w:ins>
      <w:ins w:id="1941"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42" w:author="Eric Boisvert" w:date="2016-01-14T18:21:00Z"/>
          <w:lang w:val="en-CA"/>
        </w:rPr>
      </w:pPr>
      <w:ins w:id="1943" w:author="Eric Boisvert" w:date="2016-01-14T18:21:00Z">
        <w:r>
          <w:rPr>
            <w:lang w:val="en-CA"/>
          </w:rPr>
          <w:t>younger</w:t>
        </w:r>
        <w:r w:rsidRPr="00D970E9">
          <w:rPr>
            <w:lang w:val="en-CA"/>
          </w:rPr>
          <w:t>GeochronologicEra</w:t>
        </w:r>
      </w:ins>
    </w:p>
    <w:p w14:paraId="36CA2CFA" w14:textId="77777777" w:rsidR="00633964" w:rsidRDefault="00633964" w:rsidP="00633964">
      <w:pPr>
        <w:rPr>
          <w:ins w:id="1944" w:author="Eric Boisvert" w:date="2016-01-14T18:21:00Z"/>
        </w:rPr>
      </w:pPr>
    </w:p>
    <w:p w14:paraId="052C35E3" w14:textId="5CCFD35D" w:rsidR="00633964" w:rsidRDefault="00633964" w:rsidP="00633964">
      <w:pPr>
        <w:rPr>
          <w:ins w:id="1945" w:author="Eric Boisvert" w:date="2016-01-14T18:21:00Z"/>
        </w:rPr>
      </w:pPr>
      <w:ins w:id="1946" w:author="Eric Boisvert" w:date="2016-01-14T18:21:00Z">
        <w:r>
          <w:t xml:space="preserve">The youngerGeochronologicalEra </w:t>
        </w:r>
      </w:ins>
      <w:ins w:id="1947" w:author="Eric Boisvert" w:date="2016-01-14T18:22:00Z">
        <w:r>
          <w:t xml:space="preserve">property </w:t>
        </w:r>
      </w:ins>
      <w:ins w:id="1948"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49" w:name="BKM_D8A9D87B_FAA3_4CC2_BC9F_D27B111A2980"/>
      <w:bookmarkStart w:id="1950" w:name="BKM_C843AC0B_80BB_4AD8_B2F6_459B6FFBBEB7"/>
      <w:bookmarkStart w:id="1951" w:name="_Toc439943474"/>
      <w:bookmarkEnd w:id="1949"/>
      <w:bookmarkEnd w:id="1950"/>
      <w:r>
        <w:t>Geologic Structure Details</w:t>
      </w:r>
      <w:bookmarkEnd w:id="1951"/>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B95F74"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52" w:author="Eric Boisvert" w:date="2016-01-19T19:09:00Z">
        <w:r w:rsidR="00302FB5">
          <w:rPr>
            <w:noProof/>
          </w:rPr>
          <w:t>58</w:t>
        </w:r>
      </w:ins>
      <w:del w:id="1953"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54" w:author="Eric Boisvert" w:date="2016-01-16T17:54:00Z"/>
        </w:rPr>
      </w:pPr>
    </w:p>
    <w:p w14:paraId="2B59EE37" w14:textId="5EC39782" w:rsidR="00AB10FC" w:rsidRDefault="000B4649" w:rsidP="00FC626E">
      <w:ins w:id="1955" w:author="Eric Boisvert" w:date="2016-01-16T17:54:00Z">
        <w:r>
          <w:lastRenderedPageBreak/>
          <w:t xml:space="preserve">The </w:t>
        </w:r>
      </w:ins>
      <w:r w:rsidR="00FC626E">
        <w:t>Contact</w:t>
      </w:r>
      <w:ins w:id="1956" w:author="Eric Boisvert" w:date="2016-01-16T17:54:00Z">
        <w:r w:rsidR="008B0EF5">
          <w:t>D</w:t>
        </w:r>
      </w:ins>
      <w:del w:id="1957"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B95F74"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58" w:author="Eric Boisvert" w:date="2016-01-19T19:09:00Z">
        <w:r w:rsidR="00302FB5">
          <w:rPr>
            <w:noProof/>
          </w:rPr>
          <w:t>59</w:t>
        </w:r>
      </w:ins>
      <w:del w:id="1959" w:author="Eric Boisvert" w:date="2015-10-30T04:23:00Z">
        <w:r w:rsidR="00090DCF" w:rsidDel="007D2867">
          <w:rPr>
            <w:noProof/>
          </w:rPr>
          <w:delText>44</w:delText>
        </w:r>
      </w:del>
      <w:r w:rsidR="00673E83">
        <w:rPr>
          <w:noProof/>
        </w:rPr>
        <w:fldChar w:fldCharType="end"/>
      </w:r>
      <w:r>
        <w:t>: ContactDescription</w:t>
      </w:r>
      <w:ins w:id="1960"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61" w:author="Eric Boisvert" w:date="2016-01-16T17:55:00Z"/>
          <w:color w:val="000000"/>
          <w:sz w:val="20"/>
          <w:szCs w:val="20"/>
          <w:lang w:val="en-CA"/>
        </w:rPr>
      </w:pPr>
      <w:bookmarkStart w:id="1962" w:name="BKM_E2CFECC1_AAB5_40F6_ABD4_D77907DA9990"/>
      <w:bookmarkEnd w:id="1962"/>
    </w:p>
    <w:p w14:paraId="3A75C278" w14:textId="1AF205C7" w:rsidR="008B0EF5" w:rsidRDefault="008B0EF5">
      <w:pPr>
        <w:pStyle w:val="Heading5"/>
        <w:rPr>
          <w:ins w:id="1963" w:author="Eric Boisvert" w:date="2016-01-16T17:55:00Z"/>
          <w:lang w:val="en-CA"/>
        </w:rPr>
        <w:pPrChange w:id="1964" w:author="Eric Boisvert" w:date="2016-01-16T17:56:00Z">
          <w:pPr>
            <w:autoSpaceDE w:val="0"/>
            <w:autoSpaceDN w:val="0"/>
            <w:adjustRightInd w:val="0"/>
            <w:spacing w:after="0"/>
          </w:pPr>
        </w:pPrChange>
      </w:pPr>
      <w:ins w:id="1965"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1966" w:author="Eric Boisvert" w:date="2016-01-16T17:55:00Z"/>
          <w:rFonts w:ascii="Calibri" w:hAnsi="Calibri"/>
          <w:b/>
          <w:bCs/>
          <w:color w:val="000000"/>
          <w:sz w:val="20"/>
          <w:szCs w:val="20"/>
          <w:lang w:val="en-CA"/>
        </w:rPr>
      </w:pPr>
    </w:p>
    <w:p w14:paraId="5D41F082" w14:textId="3E24AA8B" w:rsidR="008B0EF5" w:rsidRDefault="008B0EF5">
      <w:pPr>
        <w:rPr>
          <w:ins w:id="1967" w:author="Eric Boisvert" w:date="2016-01-16T17:56:00Z"/>
          <w:lang w:val="en-CA"/>
        </w:rPr>
        <w:pPrChange w:id="1968" w:author="Eric Boisvert" w:date="2016-01-16T17:56:00Z">
          <w:pPr>
            <w:autoSpaceDE w:val="0"/>
            <w:autoSpaceDN w:val="0"/>
            <w:adjustRightInd w:val="0"/>
            <w:spacing w:after="0"/>
          </w:pPr>
        </w:pPrChange>
      </w:pPr>
      <w:ins w:id="1969" w:author="Eric Boisvert" w:date="2016-01-16T17:55:00Z">
        <w:r>
          <w:rPr>
            <w:lang w:val="en-CA"/>
          </w:rPr>
          <w:t xml:space="preserve">The contactCharacter (swe:Category) shall contain a term from a controlled voculabury that describes the </w:t>
        </w:r>
      </w:ins>
      <w:ins w:id="1970"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1971" w:author="Eric Boisvert" w:date="2016-01-16T17:57:00Z"/>
          <w:lang w:val="en-CA"/>
        </w:rPr>
        <w:pPrChange w:id="1972" w:author="Eric Boisvert" w:date="2016-01-16T17:57:00Z">
          <w:pPr>
            <w:autoSpaceDE w:val="0"/>
            <w:autoSpaceDN w:val="0"/>
            <w:adjustRightInd w:val="0"/>
            <w:spacing w:after="0"/>
          </w:pPr>
        </w:pPrChange>
      </w:pPr>
      <w:ins w:id="1973" w:author="Eric Boisvert" w:date="2016-01-16T17:57:00Z">
        <w:r>
          <w:rPr>
            <w:lang w:val="en-CA"/>
          </w:rPr>
          <w:t>o</w:t>
        </w:r>
      </w:ins>
      <w:ins w:id="1974" w:author="Eric Boisvert" w:date="2016-01-16T17:56:00Z">
        <w:r>
          <w:rPr>
            <w:lang w:val="en-CA"/>
          </w:rPr>
          <w:t>rientation</w:t>
        </w:r>
      </w:ins>
    </w:p>
    <w:p w14:paraId="665326F0" w14:textId="77777777" w:rsidR="008B0EF5" w:rsidRPr="008B0EF5" w:rsidRDefault="008B0EF5">
      <w:pPr>
        <w:rPr>
          <w:ins w:id="1975" w:author="Eric Boisvert" w:date="2016-01-16T17:56:00Z"/>
          <w:lang w:val="en-CA"/>
        </w:rPr>
        <w:pPrChange w:id="1976" w:author="Eric Boisvert" w:date="2016-01-16T17:57:00Z">
          <w:pPr>
            <w:autoSpaceDE w:val="0"/>
            <w:autoSpaceDN w:val="0"/>
            <w:adjustRightInd w:val="0"/>
            <w:spacing w:after="0"/>
          </w:pPr>
        </w:pPrChange>
      </w:pPr>
    </w:p>
    <w:p w14:paraId="08ED4D63" w14:textId="1F09BFD9" w:rsidR="008B0EF5" w:rsidRDefault="008B0EF5">
      <w:pPr>
        <w:rPr>
          <w:ins w:id="1977" w:author="Eric Boisvert" w:date="2016-01-16T17:57:00Z"/>
          <w:lang w:val="en-CA"/>
        </w:rPr>
        <w:pPrChange w:id="1978" w:author="Eric Boisvert" w:date="2016-01-16T17:56:00Z">
          <w:pPr>
            <w:autoSpaceDE w:val="0"/>
            <w:autoSpaceDN w:val="0"/>
            <w:adjustRightInd w:val="0"/>
            <w:spacing w:after="0"/>
          </w:pPr>
        </w:pPrChange>
      </w:pPr>
      <w:ins w:id="1979" w:author="Eric Boisvert" w:date="2016-01-16T17:56:00Z">
        <w:r>
          <w:rPr>
            <w:lang w:val="en-CA"/>
          </w:rPr>
          <w:lastRenderedPageBreak/>
          <w:t>The orientation:</w:t>
        </w:r>
        <w:r w:rsidRPr="008B0EF5">
          <w:rPr>
            <w:lang w:val="en-CA"/>
          </w:rPr>
          <w:t>GSML_PlanarOrientation</w:t>
        </w:r>
        <w:r>
          <w:rPr>
            <w:lang w:val="en-CA"/>
          </w:rPr>
          <w:t xml:space="preserve"> property shall </w:t>
        </w:r>
      </w:ins>
      <w:ins w:id="1980"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1981" w:author="Eric Boisvert" w:date="2016-01-16T17:58:00Z"/>
          <w:lang w:val="en-CA"/>
        </w:rPr>
        <w:pPrChange w:id="1982" w:author="Eric Boisvert" w:date="2016-01-16T17:58:00Z">
          <w:pPr>
            <w:autoSpaceDE w:val="0"/>
            <w:autoSpaceDN w:val="0"/>
            <w:adjustRightInd w:val="0"/>
            <w:spacing w:after="0"/>
          </w:pPr>
        </w:pPrChange>
      </w:pPr>
      <w:ins w:id="1983" w:author="Eric Boisvert" w:date="2016-01-16T17:57:00Z">
        <w:r w:rsidRPr="00D970E9">
          <w:rPr>
            <w:lang w:val="en-CA"/>
          </w:rPr>
          <w:t>correlatesWith</w:t>
        </w:r>
      </w:ins>
    </w:p>
    <w:p w14:paraId="2CE6977C" w14:textId="77777777" w:rsidR="008B0EF5" w:rsidRPr="008B0EF5" w:rsidRDefault="008B0EF5">
      <w:pPr>
        <w:rPr>
          <w:ins w:id="1984" w:author="Eric Boisvert" w:date="2016-01-16T17:57:00Z"/>
          <w:lang w:val="en-CA"/>
          <w:rPrChange w:id="1985" w:author="Eric Boisvert" w:date="2016-01-16T17:58:00Z">
            <w:rPr>
              <w:ins w:id="1986" w:author="Eric Boisvert" w:date="2016-01-16T17:57:00Z"/>
              <w:b/>
              <w:bCs/>
              <w:lang w:val="en-CA"/>
            </w:rPr>
          </w:rPrChange>
        </w:rPr>
        <w:pPrChange w:id="1987" w:author="Eric Boisvert" w:date="2016-01-16T17:58:00Z">
          <w:pPr>
            <w:autoSpaceDE w:val="0"/>
            <w:autoSpaceDN w:val="0"/>
            <w:adjustRightInd w:val="0"/>
            <w:spacing w:after="0"/>
          </w:pPr>
        </w:pPrChange>
      </w:pPr>
    </w:p>
    <w:p w14:paraId="39BB7009" w14:textId="5BC197BA" w:rsidR="008B0EF5" w:rsidRDefault="008B0EF5">
      <w:pPr>
        <w:rPr>
          <w:ins w:id="1988" w:author="Eric Boisvert" w:date="2016-01-16T17:56:00Z"/>
          <w:lang w:val="en-CA"/>
        </w:rPr>
        <w:pPrChange w:id="1989" w:author="Eric Boisvert" w:date="2016-01-16T17:56:00Z">
          <w:pPr>
            <w:autoSpaceDE w:val="0"/>
            <w:autoSpaceDN w:val="0"/>
            <w:adjustRightInd w:val="0"/>
            <w:spacing w:after="0"/>
          </w:pPr>
        </w:pPrChange>
      </w:pPr>
      <w:ins w:id="1990" w:author="Eric Boisvert" w:date="2016-01-16T17:57:00Z">
        <w:r>
          <w:rPr>
            <w:lang w:val="en-CA"/>
          </w:rPr>
          <w:t xml:space="preserve">The correlatesWith property shall be an association between ContactDescription and a GeochronologicBoundary describing </w:t>
        </w:r>
      </w:ins>
      <w:ins w:id="1991"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92" w:name="BKM_C1076615_3AE6_4988_8393_E66493CD8FB0"/>
            <w:bookmarkStart w:id="1993" w:name="BKM_A9BDB16E_7011_463E_B96E_FB003E3472AA"/>
            <w:bookmarkEnd w:id="1992"/>
            <w:bookmarkEnd w:id="199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94" w:author="Eric Boisvert" w:date="2016-01-16T18:02:00Z"/>
        </w:rPr>
      </w:pPr>
    </w:p>
    <w:p w14:paraId="4D1E2A9F" w14:textId="08C1A5AF" w:rsidR="00D33E64" w:rsidRDefault="008B0EF5" w:rsidP="00AB10FC">
      <w:pPr>
        <w:rPr>
          <w:ins w:id="1995" w:author="Eric Boisvert" w:date="2016-01-16T17:59:00Z"/>
        </w:rPr>
      </w:pPr>
      <w:ins w:id="1996" w:author="Eric Boisvert" w:date="2016-01-16T18:00:00Z">
        <w:r>
          <w:t xml:space="preserve">A contact can </w:t>
        </w:r>
      </w:ins>
      <w:ins w:id="1997" w:author="Eric Boisvert" w:date="2016-01-16T18:01:00Z">
        <w:r>
          <w:t xml:space="preserve">correlate with a GeochrnologicBoundary SHALL be allowed ONLY when the contactType is a </w:t>
        </w:r>
      </w:ins>
      <w:ins w:id="1998"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1999"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00" w:author="Eric Boisvert" w:date="2016-01-16T17:59:00Z"/>
                <w:rStyle w:val="requri"/>
                <w:lang w:val="en-CA"/>
              </w:rPr>
            </w:pPr>
            <w:ins w:id="2001" w:author="Eric Boisvert" w:date="2016-01-16T17:59:00Z">
              <w:r>
                <w:rPr>
                  <w:rStyle w:val="requri"/>
                  <w:lang w:val="en-CA"/>
                </w:rPr>
                <w:t>/req/gsml4-extension</w:t>
              </w:r>
              <w:r w:rsidRPr="00D12552">
                <w:rPr>
                  <w:rStyle w:val="requri"/>
                  <w:lang w:val="en-CA"/>
                </w:rPr>
                <w:t>/</w:t>
              </w:r>
              <w:r>
                <w:rPr>
                  <w:rStyle w:val="requri"/>
                  <w:lang w:val="en-CA"/>
                </w:rPr>
                <w:t>contact-</w:t>
              </w:r>
            </w:ins>
            <w:ins w:id="2002"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03" w:author="Eric Boisvert" w:date="2016-01-16T17:59:00Z"/>
                <w:rStyle w:val="reqtext"/>
                <w:lang w:val="en-CA"/>
              </w:rPr>
            </w:pPr>
            <w:ins w:id="2004" w:author="Eric Boisvert" w:date="2016-01-16T17:59:00Z">
              <w:r>
                <w:rPr>
                  <w:rStyle w:val="reqtext"/>
                  <w:lang w:val="en-CA"/>
                </w:rPr>
                <w:t>correlatesWith association to a GeochronologicBo</w:t>
              </w:r>
            </w:ins>
            <w:ins w:id="2005" w:author="Eric Boisvert" w:date="2016-01-16T18:01:00Z">
              <w:r>
                <w:rPr>
                  <w:rStyle w:val="reqtext"/>
                  <w:lang w:val="en-CA"/>
                </w:rPr>
                <w:t>u</w:t>
              </w:r>
            </w:ins>
            <w:ins w:id="2006"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007" w:author="Eric Boisvert" w:date="2016-01-16T18:00:00Z"/>
        </w:rPr>
      </w:pPr>
    </w:p>
    <w:p w14:paraId="7A5BF1A8" w14:textId="031CDBE1" w:rsidR="008B0EF5" w:rsidRDefault="008B0EF5" w:rsidP="00AB10FC">
      <w:pPr>
        <w:rPr>
          <w:ins w:id="2008" w:author="Eric Boisvert" w:date="2016-01-16T18:00:00Z"/>
        </w:rPr>
      </w:pPr>
      <w:ins w:id="2009" w:author="Eric Boisvert" w:date="2016-01-16T18:00:00Z">
        <w:r>
          <w:t xml:space="preserve">A contact </w:t>
        </w:r>
      </w:ins>
      <w:ins w:id="2010" w:author="Eric Boisvert" w:date="2016-01-16T18:02:00Z">
        <w:r>
          <w:t>SHALL</w:t>
        </w:r>
      </w:ins>
      <w:ins w:id="2011" w:author="Eric Boisvert" w:date="2016-01-16T18:00:00Z">
        <w:r>
          <w:t xml:space="preserve"> </w:t>
        </w:r>
      </w:ins>
      <w:ins w:id="2012" w:author="Eric Boisvert" w:date="2016-01-16T18:03:00Z">
        <w:r>
          <w:t xml:space="preserve">be the boundary of 2 and </w:t>
        </w:r>
      </w:ins>
      <w:ins w:id="2013" w:author="Eric Boisvert" w:date="2016-01-16T18:00:00Z">
        <w:r>
          <w:t>only 2</w:t>
        </w:r>
      </w:ins>
      <w:ins w:id="2014" w:author="Eric Boisvert" w:date="2016-01-16T18:03:00Z">
        <w:r>
          <w:t xml:space="preserve"> GeologicUnit. The relationship between a contact and boundering units is encoded using</w:t>
        </w:r>
      </w:ins>
      <w:ins w:id="2015" w:author="Eric Boisvert" w:date="2016-01-16T18:00:00Z">
        <w:r>
          <w:t xml:space="preserve"> GeologicFeatureRelation when the type is a contactType (erosionalContact, etc..)</w:t>
        </w:r>
      </w:ins>
      <w:ins w:id="2016"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017"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018" w:author="Eric Boisvert" w:date="2016-01-16T18:02:00Z"/>
                <w:rStyle w:val="requri"/>
                <w:lang w:val="en-CA"/>
              </w:rPr>
            </w:pPr>
            <w:ins w:id="2019"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020" w:author="Eric Boisvert" w:date="2016-01-16T18:02:00Z"/>
                <w:rStyle w:val="reqtext"/>
                <w:lang w:val="en-CA"/>
              </w:rPr>
            </w:pPr>
            <w:commentRangeStart w:id="2021"/>
            <w:ins w:id="2022" w:author="Eric Boisvert" w:date="2016-01-16T18:05:00Z">
              <w:r>
                <w:rPr>
                  <w:rStyle w:val="reqtext"/>
                  <w:lang w:val="en-CA"/>
                </w:rPr>
                <w:t>A contact SHALL have 2 and 2 two instances of GeologicFeatureRelation</w:t>
              </w:r>
            </w:ins>
            <w:ins w:id="2023" w:author="Eric Boisvert" w:date="2016-01-16T18:06:00Z">
              <w:r>
                <w:rPr>
                  <w:rStyle w:val="reqtext"/>
                  <w:lang w:val="en-CA"/>
                </w:rPr>
                <w:t xml:space="preserve"> with GeologicUnit.</w:t>
              </w:r>
            </w:ins>
            <w:ins w:id="2024" w:author="Eric Boisvert" w:date="2016-01-16T18:05:00Z">
              <w:r>
                <w:rPr>
                  <w:rStyle w:val="reqtext"/>
                  <w:lang w:val="en-CA"/>
                </w:rPr>
                <w:t xml:space="preserve"> </w:t>
              </w:r>
            </w:ins>
            <w:commentRangeEnd w:id="2021"/>
            <w:ins w:id="2025" w:author="Eric Boisvert" w:date="2016-01-16T18:06:00Z">
              <w:r w:rsidR="00F97733">
                <w:rPr>
                  <w:rStyle w:val="CommentReference"/>
                  <w:rFonts w:ascii="Times New Roman" w:eastAsia="Times New Roman" w:hAnsi="Times New Roman"/>
                  <w:lang w:val="en-US" w:eastAsia="en-US"/>
                </w:rPr>
                <w:commentReference w:id="2021"/>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B95F74"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026" w:author="Eric Boisvert" w:date="2016-01-16T18:06:00Z"/>
        </w:rPr>
      </w:pPr>
      <w:r>
        <w:t xml:space="preserve">Figure </w:t>
      </w:r>
      <w:r w:rsidR="00673E83">
        <w:fldChar w:fldCharType="begin"/>
      </w:r>
      <w:r w:rsidR="00673E83">
        <w:instrText xml:space="preserve"> SEQ Figure \* ARABIC </w:instrText>
      </w:r>
      <w:r w:rsidR="00673E83">
        <w:fldChar w:fldCharType="separate"/>
      </w:r>
      <w:ins w:id="2027" w:author="Eric Boisvert" w:date="2016-01-19T19:09:00Z">
        <w:r w:rsidR="00302FB5">
          <w:rPr>
            <w:noProof/>
          </w:rPr>
          <w:t>60</w:t>
        </w:r>
      </w:ins>
      <w:del w:id="2028" w:author="Eric Boisvert" w:date="2015-10-30T04:23:00Z">
        <w:r w:rsidR="00090DCF" w:rsidDel="007D2867">
          <w:rPr>
            <w:noProof/>
          </w:rPr>
          <w:delText>45</w:delText>
        </w:r>
      </w:del>
      <w:r w:rsidR="00673E83">
        <w:rPr>
          <w:noProof/>
        </w:rPr>
        <w:fldChar w:fldCharType="end"/>
      </w:r>
      <w:r>
        <w:t>: DisplacementEvent</w:t>
      </w:r>
      <w:ins w:id="2029" w:author="Eric Boisvert" w:date="2016-01-16T18:06:00Z">
        <w:r w:rsidR="00A63650">
          <w:t xml:space="preserve"> context diagram</w:t>
        </w:r>
      </w:ins>
    </w:p>
    <w:p w14:paraId="667B317C" w14:textId="45068993" w:rsidR="00A63650" w:rsidRDefault="00A63650">
      <w:pPr>
        <w:pStyle w:val="Heading5"/>
        <w:rPr>
          <w:ins w:id="2030" w:author="Eric Boisvert" w:date="2016-01-16T18:06:00Z"/>
          <w:lang w:val="en-CA"/>
        </w:rPr>
        <w:pPrChange w:id="2031" w:author="Eric Boisvert" w:date="2016-01-16T18:07:00Z">
          <w:pPr>
            <w:pStyle w:val="Caption"/>
          </w:pPr>
        </w:pPrChange>
      </w:pPr>
      <w:ins w:id="2032" w:author="Eric Boisvert" w:date="2016-01-16T18:06:00Z">
        <w:r w:rsidRPr="00D970E9">
          <w:rPr>
            <w:lang w:val="en-CA"/>
          </w:rPr>
          <w:t>incrementalDisplacement</w:t>
        </w:r>
      </w:ins>
    </w:p>
    <w:p w14:paraId="484C4FD9" w14:textId="77777777" w:rsidR="00A63650" w:rsidRDefault="00A63650">
      <w:pPr>
        <w:rPr>
          <w:ins w:id="2033" w:author="Eric Boisvert" w:date="2016-01-16T18:07:00Z"/>
        </w:rPr>
        <w:pPrChange w:id="2034" w:author="Eric Boisvert" w:date="2016-01-16T18:06:00Z">
          <w:pPr>
            <w:pStyle w:val="Caption"/>
          </w:pPr>
        </w:pPrChange>
      </w:pPr>
    </w:p>
    <w:p w14:paraId="26D8AAE4" w14:textId="607A20E1" w:rsidR="00A63650" w:rsidRDefault="00A63650">
      <w:pPr>
        <w:rPr>
          <w:ins w:id="2035" w:author="Eric Boisvert" w:date="2016-01-16T18:07:00Z"/>
        </w:rPr>
        <w:pPrChange w:id="2036" w:author="Eric Boisvert" w:date="2016-01-16T18:06:00Z">
          <w:pPr>
            <w:pStyle w:val="Caption"/>
          </w:pPr>
        </w:pPrChange>
      </w:pPr>
      <w:ins w:id="2037"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2038" w:author="Eric Boisvert" w:date="2015-11-11T13:42:00Z"/>
        </w:rPr>
      </w:pPr>
      <w:ins w:id="2039" w:author="Eric Boisvert" w:date="2015-11-11T13:42:00Z">
        <w:r>
          <w:t>Layering</w:t>
        </w:r>
      </w:ins>
    </w:p>
    <w:p w14:paraId="4697C042" w14:textId="77777777" w:rsidR="009A0D4B" w:rsidRDefault="009A0D4B">
      <w:pPr>
        <w:rPr>
          <w:ins w:id="2040" w:author="Eric Boisvert" w:date="2015-11-11T13:43:00Z"/>
        </w:rPr>
        <w:pPrChange w:id="2041" w:author="Eric Boisvert" w:date="2015-11-11T13:43:00Z">
          <w:pPr>
            <w:pStyle w:val="Heading4"/>
          </w:pPr>
        </w:pPrChange>
      </w:pPr>
    </w:p>
    <w:p w14:paraId="68EF5A3E" w14:textId="583161EF" w:rsidR="009A0D4B" w:rsidRDefault="009A0D4B">
      <w:pPr>
        <w:rPr>
          <w:ins w:id="2042" w:author="Eric Boisvert" w:date="2015-11-11T13:43:00Z"/>
        </w:rPr>
        <w:pPrChange w:id="2043" w:author="Eric Boisvert" w:date="2015-11-11T13:43:00Z">
          <w:pPr>
            <w:pStyle w:val="Heading4"/>
          </w:pPr>
        </w:pPrChange>
      </w:pPr>
      <w:ins w:id="2044"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B95F74">
      <w:pPr>
        <w:keepNext/>
        <w:rPr>
          <w:ins w:id="2045" w:author="Eric Boisvert" w:date="2015-11-11T13:44:00Z"/>
        </w:rPr>
        <w:pPrChange w:id="2046" w:author="Eric Boisvert" w:date="2015-11-11T13:44:00Z">
          <w:pPr/>
        </w:pPrChange>
      </w:pPr>
      <w:ins w:id="2047"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048" w:author="Eric Boisvert" w:date="2015-11-11T13:43:00Z"/>
        </w:rPr>
        <w:pPrChange w:id="2049" w:author="Eric Boisvert" w:date="2015-11-11T13:44:00Z">
          <w:pPr>
            <w:pStyle w:val="Heading4"/>
          </w:pPr>
        </w:pPrChange>
      </w:pPr>
      <w:ins w:id="2050" w:author="Eric Boisvert" w:date="2015-11-11T13:44:00Z">
        <w:r>
          <w:t xml:space="preserve">Figure </w:t>
        </w:r>
        <w:r>
          <w:fldChar w:fldCharType="begin"/>
        </w:r>
        <w:r>
          <w:instrText xml:space="preserve"> SEQ Figure \* ARABIC </w:instrText>
        </w:r>
      </w:ins>
      <w:r>
        <w:fldChar w:fldCharType="separate"/>
      </w:r>
      <w:ins w:id="2051" w:author="Eric Boisvert" w:date="2016-01-19T19:09:00Z">
        <w:r w:rsidR="00302FB5">
          <w:rPr>
            <w:noProof/>
          </w:rPr>
          <w:t>61</w:t>
        </w:r>
      </w:ins>
      <w:ins w:id="2052" w:author="Eric Boisvert" w:date="2015-11-11T13:44:00Z">
        <w:r>
          <w:fldChar w:fldCharType="end"/>
        </w:r>
        <w:r>
          <w:t>: Layering</w:t>
        </w:r>
      </w:ins>
      <w:ins w:id="2053" w:author="Eric Boisvert" w:date="2016-01-16T18:07:00Z">
        <w:r w:rsidR="00A63650">
          <w:t xml:space="preserve"> context diagram</w:t>
        </w:r>
      </w:ins>
    </w:p>
    <w:p w14:paraId="72B8C7C9" w14:textId="77777777" w:rsidR="009A0D4B" w:rsidRDefault="009A0D4B">
      <w:pPr>
        <w:rPr>
          <w:ins w:id="2054" w:author="Eric Boisvert" w:date="2016-01-16T18:08:00Z"/>
        </w:rPr>
        <w:pPrChange w:id="2055" w:author="Eric Boisvert" w:date="2015-11-11T13:43:00Z">
          <w:pPr>
            <w:pStyle w:val="Heading4"/>
          </w:pPr>
        </w:pPrChange>
      </w:pPr>
    </w:p>
    <w:p w14:paraId="7603D751" w14:textId="0280B9A1" w:rsidR="00A63650" w:rsidRDefault="00A63650">
      <w:pPr>
        <w:pStyle w:val="Heading5"/>
        <w:rPr>
          <w:ins w:id="2056" w:author="Eric Boisvert" w:date="2016-01-16T18:08:00Z"/>
        </w:rPr>
        <w:pPrChange w:id="2057" w:author="Eric Boisvert" w:date="2016-01-16T18:09:00Z">
          <w:pPr>
            <w:pStyle w:val="Heading4"/>
          </w:pPr>
        </w:pPrChange>
      </w:pPr>
      <w:ins w:id="2058" w:author="Eric Boisvert" w:date="2016-01-16T18:08:00Z">
        <w:r>
          <w:t>layeringComposition</w:t>
        </w:r>
      </w:ins>
    </w:p>
    <w:p w14:paraId="0B4252AC" w14:textId="77777777" w:rsidR="00A63650" w:rsidRDefault="00A63650">
      <w:pPr>
        <w:rPr>
          <w:ins w:id="2059" w:author="Eric Boisvert" w:date="2016-01-16T18:09:00Z"/>
        </w:rPr>
        <w:pPrChange w:id="2060" w:author="Eric Boisvert" w:date="2016-01-16T18:09:00Z">
          <w:pPr>
            <w:pStyle w:val="Heading4"/>
          </w:pPr>
        </w:pPrChange>
      </w:pPr>
    </w:p>
    <w:p w14:paraId="092A68DA" w14:textId="77777777" w:rsidR="00A63650" w:rsidRPr="00777586" w:rsidRDefault="00A63650" w:rsidP="00A63650">
      <w:pPr>
        <w:rPr>
          <w:ins w:id="2061" w:author="Eric Boisvert" w:date="2016-01-16T18:10:00Z"/>
        </w:rPr>
      </w:pPr>
      <w:ins w:id="2062"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063" w:author="Eric Boisvert" w:date="2016-01-16T18:08:00Z"/>
        </w:rPr>
        <w:pPrChange w:id="2064"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65" w:author="Eric Boisvert" w:date="2016-01-16T18:11:00Z"/>
        </w:rPr>
      </w:pPr>
    </w:p>
    <w:p w14:paraId="40A4F97F" w14:textId="6A688479" w:rsidR="00777586" w:rsidRPr="00777586" w:rsidDel="00A63650" w:rsidRDefault="00777586" w:rsidP="00777586">
      <w:pPr>
        <w:rPr>
          <w:del w:id="2066"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B95F74"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67" w:author="Eric Boisvert" w:date="2016-01-19T19:09:00Z">
        <w:r w:rsidR="00302FB5">
          <w:rPr>
            <w:noProof/>
          </w:rPr>
          <w:t>62</w:t>
        </w:r>
      </w:ins>
      <w:del w:id="2068"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69" w:author="Eric Boisvert" w:date="2016-01-16T18:11:00Z"/>
          <w:color w:val="000000"/>
          <w:sz w:val="20"/>
          <w:szCs w:val="20"/>
          <w:lang w:val="en-CA"/>
        </w:rPr>
      </w:pPr>
      <w:bookmarkStart w:id="2070" w:name="BKM_0148DBC7_BEFE_411F_BDA0_ED2509780C45"/>
      <w:bookmarkEnd w:id="2070"/>
    </w:p>
    <w:p w14:paraId="2969A0DB" w14:textId="32F22047" w:rsidR="00A41036" w:rsidRDefault="00A41036">
      <w:pPr>
        <w:pStyle w:val="Heading5"/>
        <w:rPr>
          <w:ins w:id="2071" w:author="Eric Boisvert" w:date="2016-01-16T18:14:00Z"/>
          <w:lang w:val="en-CA"/>
        </w:rPr>
        <w:pPrChange w:id="2072" w:author="Eric Boisvert" w:date="2016-01-16T18:16:00Z">
          <w:pPr>
            <w:autoSpaceDE w:val="0"/>
            <w:autoSpaceDN w:val="0"/>
            <w:adjustRightInd w:val="0"/>
            <w:spacing w:after="0"/>
          </w:pPr>
        </w:pPrChange>
      </w:pPr>
      <w:ins w:id="2073"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2074" w:author="Eric Boisvert" w:date="2016-01-16T18:14:00Z"/>
          <w:rFonts w:ascii="Calibri" w:hAnsi="Calibri"/>
          <w:b/>
          <w:bCs/>
          <w:color w:val="000000"/>
          <w:sz w:val="20"/>
          <w:szCs w:val="20"/>
          <w:lang w:val="en-CA"/>
        </w:rPr>
      </w:pPr>
    </w:p>
    <w:p w14:paraId="0D368CB9" w14:textId="6F9055C2" w:rsidR="00A41036" w:rsidRDefault="00A41036">
      <w:pPr>
        <w:rPr>
          <w:ins w:id="2075" w:author="Eric Boisvert" w:date="2016-01-16T18:16:00Z"/>
          <w:lang w:val="en-CA"/>
        </w:rPr>
        <w:pPrChange w:id="2076" w:author="Eric Boisvert" w:date="2016-01-16T18:16:00Z">
          <w:pPr>
            <w:autoSpaceDE w:val="0"/>
            <w:autoSpaceDN w:val="0"/>
            <w:adjustRightInd w:val="0"/>
            <w:spacing w:after="0"/>
          </w:pPr>
        </w:pPrChange>
      </w:pPr>
      <w:ins w:id="2077" w:author="Eric Boisvert" w:date="2016-01-16T18:14:00Z">
        <w:r>
          <w:rPr>
            <w:lang w:val="en-CA"/>
          </w:rPr>
          <w:t xml:space="preserve">The property </w:t>
        </w:r>
      </w:ins>
      <w:ins w:id="2078"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2079" w:author="Eric Boisvert" w:date="2016-01-16T18:16:00Z">
        <w:r w:rsidR="00AF6A26">
          <w:rPr>
            <w:lang w:val="en-CA"/>
          </w:rPr>
          <w:t xml:space="preserve"> the direction of the</w:t>
        </w:r>
      </w:ins>
      <w:ins w:id="2080"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81" w:author="Eric Boisvert" w:date="2016-01-16T18:16:00Z">
        <w:r w:rsidR="00AF6A26">
          <w:rPr>
            <w:lang w:val="en-CA"/>
          </w:rPr>
          <w:t xml:space="preserve">e.  </w:t>
        </w:r>
      </w:ins>
    </w:p>
    <w:p w14:paraId="23F455E7" w14:textId="63D0BEB2" w:rsidR="00AF6A26" w:rsidRDefault="00AF6A26">
      <w:pPr>
        <w:pStyle w:val="Heading5"/>
        <w:rPr>
          <w:ins w:id="2082" w:author="Eric Boisvert" w:date="2016-01-16T18:16:00Z"/>
          <w:lang w:val="en-CA"/>
        </w:rPr>
        <w:pPrChange w:id="2083" w:author="Eric Boisvert" w:date="2016-01-16T18:17:00Z">
          <w:pPr>
            <w:autoSpaceDE w:val="0"/>
            <w:autoSpaceDN w:val="0"/>
            <w:adjustRightInd w:val="0"/>
            <w:spacing w:after="0"/>
          </w:pPr>
        </w:pPrChange>
      </w:pPr>
      <w:ins w:id="2084"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2085" w:author="Eric Boisvert" w:date="2016-01-16T18:17:00Z"/>
          <w:color w:val="000000"/>
          <w:sz w:val="20"/>
          <w:szCs w:val="20"/>
          <w:lang w:val="en-CA"/>
        </w:rPr>
      </w:pPr>
    </w:p>
    <w:p w14:paraId="1EFFA905" w14:textId="5482E20E" w:rsidR="00AF6A26" w:rsidRDefault="00AF6A26">
      <w:pPr>
        <w:rPr>
          <w:ins w:id="2086" w:author="Eric Boisvert" w:date="2016-01-16T18:17:00Z"/>
          <w:lang w:val="en-CA"/>
        </w:rPr>
        <w:pPrChange w:id="2087" w:author="Eric Boisvert" w:date="2016-01-16T18:17:00Z">
          <w:pPr>
            <w:autoSpaceDE w:val="0"/>
            <w:autoSpaceDN w:val="0"/>
            <w:adjustRightInd w:val="0"/>
            <w:spacing w:after="0"/>
          </w:pPr>
        </w:pPrChange>
      </w:pPr>
      <w:ins w:id="2088"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089" w:author="Eric Boisvert" w:date="2016-01-16T18:18:00Z"/>
          <w:lang w:val="en-CA"/>
        </w:rPr>
        <w:pPrChange w:id="2090" w:author="Eric Boisvert" w:date="2016-01-16T18:18:00Z">
          <w:pPr>
            <w:autoSpaceDE w:val="0"/>
            <w:autoSpaceDN w:val="0"/>
            <w:adjustRightInd w:val="0"/>
            <w:spacing w:after="0"/>
          </w:pPr>
        </w:pPrChange>
      </w:pPr>
      <w:ins w:id="2091" w:author="Eric Boisvert" w:date="2016-01-16T18:18:00Z">
        <w:r w:rsidRPr="00D970E9">
          <w:rPr>
            <w:lang w:val="en-CA"/>
          </w:rPr>
          <w:t>movementType</w:t>
        </w:r>
      </w:ins>
    </w:p>
    <w:p w14:paraId="6B1E694D" w14:textId="2497AB46" w:rsidR="00AF6A26" w:rsidRDefault="00AF6A26">
      <w:pPr>
        <w:rPr>
          <w:ins w:id="2092" w:author="Eric Boisvert" w:date="2016-01-16T18:19:00Z"/>
          <w:lang w:val="en-CA"/>
        </w:rPr>
        <w:pPrChange w:id="2093" w:author="Eric Boisvert" w:date="2016-01-16T18:18:00Z">
          <w:pPr>
            <w:autoSpaceDE w:val="0"/>
            <w:autoSpaceDN w:val="0"/>
            <w:adjustRightInd w:val="0"/>
            <w:spacing w:after="0"/>
          </w:pPr>
        </w:pPrChange>
      </w:pPr>
      <w:ins w:id="2094" w:author="Eric Boisvert" w:date="2016-01-16T18:18:00Z">
        <w:r>
          <w:rPr>
            <w:lang w:val="en-CA"/>
          </w:rPr>
          <w:lastRenderedPageBreak/>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095" w:author="Eric Boisvert" w:date="2016-01-16T18:19:00Z"/>
          <w:lang w:val="en-CA"/>
        </w:rPr>
        <w:pPrChange w:id="2096" w:author="Eric Boisvert" w:date="2016-01-16T18:19:00Z">
          <w:pPr>
            <w:autoSpaceDE w:val="0"/>
            <w:autoSpaceDN w:val="0"/>
            <w:adjustRightInd w:val="0"/>
            <w:spacing w:after="0"/>
          </w:pPr>
        </w:pPrChange>
      </w:pPr>
      <w:ins w:id="2097" w:author="Eric Boisvert" w:date="2016-01-16T18:19:00Z">
        <w:r w:rsidRPr="00D970E9">
          <w:rPr>
            <w:lang w:val="en-CA"/>
          </w:rPr>
          <w:t>displacementEvent</w:t>
        </w:r>
      </w:ins>
    </w:p>
    <w:p w14:paraId="54889A66" w14:textId="77777777" w:rsidR="00AF6A26" w:rsidRPr="00AF6A26" w:rsidRDefault="00AF6A26">
      <w:pPr>
        <w:rPr>
          <w:ins w:id="2098" w:author="Eric Boisvert" w:date="2016-01-16T18:19:00Z"/>
          <w:lang w:val="en-CA"/>
          <w:rPrChange w:id="2099" w:author="Eric Boisvert" w:date="2016-01-16T18:19:00Z">
            <w:rPr>
              <w:ins w:id="2100" w:author="Eric Boisvert" w:date="2016-01-16T18:19:00Z"/>
              <w:b/>
              <w:bCs/>
              <w:lang w:val="en-CA"/>
            </w:rPr>
          </w:rPrChange>
        </w:rPr>
        <w:pPrChange w:id="2101" w:author="Eric Boisvert" w:date="2016-01-16T18:19:00Z">
          <w:pPr>
            <w:autoSpaceDE w:val="0"/>
            <w:autoSpaceDN w:val="0"/>
            <w:adjustRightInd w:val="0"/>
            <w:spacing w:after="0"/>
          </w:pPr>
        </w:pPrChange>
      </w:pPr>
    </w:p>
    <w:p w14:paraId="27FE90A0" w14:textId="179811E6" w:rsidR="00AF6A26" w:rsidRDefault="00AF6A26">
      <w:pPr>
        <w:rPr>
          <w:ins w:id="2102" w:author="Eric Boisvert" w:date="2016-01-16T18:14:00Z"/>
          <w:lang w:val="en-CA"/>
        </w:rPr>
        <w:pPrChange w:id="2103" w:author="Eric Boisvert" w:date="2016-01-16T18:18:00Z">
          <w:pPr>
            <w:autoSpaceDE w:val="0"/>
            <w:autoSpaceDN w:val="0"/>
            <w:adjustRightInd w:val="0"/>
            <w:spacing w:after="0"/>
          </w:pPr>
        </w:pPrChange>
      </w:pPr>
      <w:ins w:id="2104" w:author="Eric Boisvert" w:date="2016-01-16T18:19:00Z">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105" w:name="BKM_3201DCDD_D133_49AE_90CB_9F86F5B18ACE"/>
      <w:bookmarkStart w:id="2106" w:name="BKM_5AEA7724_2100_40A1_BA99_6516E4CE2A3E"/>
      <w:bookmarkStart w:id="2107" w:name="BKM_65E9638C_341E_4069_9C8F_D8BC2F8B7601"/>
      <w:bookmarkEnd w:id="2105"/>
      <w:bookmarkEnd w:id="2106"/>
      <w:bookmarkEnd w:id="2107"/>
      <w:r>
        <w:t>SeparationValue</w:t>
      </w:r>
    </w:p>
    <w:p w14:paraId="02628FCE" w14:textId="77777777" w:rsidR="00777586" w:rsidDel="00C74871" w:rsidRDefault="00777586" w:rsidP="00AB10FC">
      <w:pPr>
        <w:rPr>
          <w:del w:id="2108" w:author="Eric Boisvert" w:date="2016-01-16T18:20:00Z"/>
        </w:rPr>
      </w:pPr>
    </w:p>
    <w:p w14:paraId="41A1AB52" w14:textId="23A108E5" w:rsidR="00777586" w:rsidRDefault="00C74871" w:rsidP="00AB10FC">
      <w:pPr>
        <w:rPr>
          <w:ins w:id="2109" w:author="Eric Boisvert" w:date="2016-01-16T18:21:00Z"/>
        </w:rPr>
      </w:pPr>
      <w:ins w:id="2110" w:author="Eric Boisvert" w:date="2016-01-16T18:20:00Z">
        <w:r>
          <w:t xml:space="preserve">SeparationValue is a kind of </w:t>
        </w:r>
      </w:ins>
      <w:ins w:id="2111" w:author="Eric Boisvert" w:date="2016-01-16T18:21:00Z">
        <w:r>
          <w:t>DisplacementValue that describes t</w:t>
        </w:r>
      </w:ins>
      <w:del w:id="2112"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113" w:author="Eric Boisvert" w:date="2016-01-16T18:22:00Z"/>
          <w:lang w:val="en-CA"/>
        </w:rPr>
        <w:pPrChange w:id="2114" w:author="Eric Boisvert" w:date="2016-01-16T18:22:00Z">
          <w:pPr/>
        </w:pPrChange>
      </w:pPr>
      <w:ins w:id="2115" w:author="Eric Boisvert" w:date="2016-01-16T18:21:00Z">
        <w:r w:rsidRPr="00D970E9">
          <w:rPr>
            <w:lang w:val="en-CA"/>
          </w:rPr>
          <w:t>Separation</w:t>
        </w:r>
      </w:ins>
    </w:p>
    <w:p w14:paraId="5AA86401" w14:textId="77777777" w:rsidR="00C74871" w:rsidRPr="00C74871" w:rsidRDefault="00C74871">
      <w:pPr>
        <w:rPr>
          <w:ins w:id="2116" w:author="Eric Boisvert" w:date="2016-01-16T18:21:00Z"/>
          <w:lang w:val="en-CA"/>
          <w:rPrChange w:id="2117" w:author="Eric Boisvert" w:date="2016-01-16T18:22:00Z">
            <w:rPr>
              <w:ins w:id="2118" w:author="Eric Boisvert" w:date="2016-01-16T18:21:00Z"/>
            </w:rPr>
          </w:rPrChange>
        </w:rPr>
      </w:pPr>
    </w:p>
    <w:p w14:paraId="4BB6DBF2" w14:textId="723AF3D0" w:rsidR="00C74871" w:rsidRDefault="00C74871" w:rsidP="00AB10FC">
      <w:ins w:id="2119"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20" w:name="BKM_08A92A70_F1F3_4B2A_9DC3_7E931F02BD38"/>
      <w:bookmarkStart w:id="2121" w:name="BKM_3F7EC057_E707_4A06_A6E3_17A0DD602106"/>
      <w:bookmarkEnd w:id="2120"/>
      <w:bookmarkEnd w:id="2121"/>
      <w:r>
        <w:t>NetSlipValue</w:t>
      </w:r>
    </w:p>
    <w:p w14:paraId="0786FEA3" w14:textId="77777777" w:rsidR="00777586" w:rsidRPr="00777586" w:rsidRDefault="00777586" w:rsidP="00777586"/>
    <w:p w14:paraId="1A3385D7" w14:textId="26D8B480" w:rsidR="00777586" w:rsidRDefault="00C74871" w:rsidP="00AB10FC">
      <w:pPr>
        <w:rPr>
          <w:ins w:id="2122" w:author="Eric Boisvert" w:date="2016-01-16T18:22:00Z"/>
        </w:rPr>
      </w:pPr>
      <w:ins w:id="2123" w:author="Eric Boisvert" w:date="2016-01-16T18:22:00Z">
        <w:r>
          <w:t xml:space="preserve">NetSlipValue is a kind of DisplacementValue that describes the </w:t>
        </w:r>
      </w:ins>
      <w:del w:id="2124"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125" w:author="Eric Boisvert" w:date="2016-01-16T18:22:00Z"/>
          <w:lang w:val="en-CA"/>
        </w:rPr>
        <w:pPrChange w:id="2126" w:author="Eric Boisvert" w:date="2016-01-16T18:23:00Z">
          <w:pPr/>
        </w:pPrChange>
      </w:pPr>
      <w:ins w:id="2127" w:author="Eric Boisvert" w:date="2016-01-16T18:22:00Z">
        <w:r w:rsidRPr="00D970E9">
          <w:rPr>
            <w:lang w:val="en-CA"/>
          </w:rPr>
          <w:t>netSlip</w:t>
        </w:r>
      </w:ins>
    </w:p>
    <w:p w14:paraId="1FEE56C3" w14:textId="77777777" w:rsidR="00C74871" w:rsidRDefault="00C74871">
      <w:pPr>
        <w:rPr>
          <w:ins w:id="2128" w:author="Eric Boisvert" w:date="2016-01-16T18:23:00Z"/>
          <w:lang w:val="en-CA"/>
        </w:rPr>
      </w:pPr>
    </w:p>
    <w:p w14:paraId="63409A79" w14:textId="16F069F8" w:rsidR="00C74871" w:rsidRDefault="00C74871">
      <w:pPr>
        <w:rPr>
          <w:ins w:id="2129" w:author="Eric Boisvert" w:date="2016-01-16T18:23:00Z"/>
          <w:lang w:val="en-CA"/>
        </w:rPr>
      </w:pPr>
      <w:ins w:id="2130" w:author="Eric Boisvert" w:date="2016-01-16T18:22:00Z">
        <w:r>
          <w:rPr>
            <w:lang w:val="en-CA"/>
          </w:rPr>
          <w:t xml:space="preserve">The property netSlip:GSML_Vector shall report </w:t>
        </w:r>
      </w:ins>
      <w:ins w:id="2131"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132" w:author="Eric Boisvert" w:date="2016-01-16T18:23:00Z"/>
          <w:lang w:val="en-CA"/>
        </w:rPr>
        <w:pPrChange w:id="2133" w:author="Eric Boisvert" w:date="2016-01-16T18:24:00Z">
          <w:pPr/>
        </w:pPrChange>
      </w:pPr>
      <w:ins w:id="2134" w:author="Eric Boisvert" w:date="2016-01-16T18:23:00Z">
        <w:r w:rsidRPr="00D970E9">
          <w:rPr>
            <w:lang w:val="en-CA"/>
          </w:rPr>
          <w:t>slipComponent</w:t>
        </w:r>
      </w:ins>
    </w:p>
    <w:p w14:paraId="26EAEE9A" w14:textId="77777777" w:rsidR="00C74871" w:rsidRDefault="00C74871" w:rsidP="00C74871">
      <w:pPr>
        <w:rPr>
          <w:ins w:id="2135" w:author="Eric Boisvert" w:date="2016-01-16T18:24:00Z"/>
        </w:rPr>
      </w:pPr>
    </w:p>
    <w:p w14:paraId="328BE539" w14:textId="6A0A444B" w:rsidR="00C74871" w:rsidRDefault="00C74871" w:rsidP="00C74871">
      <w:ins w:id="2136"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37" w:name="BKM_5D7D3A73_2BA5_4999_B2D9_B2638FD2E3F3"/>
      <w:bookmarkStart w:id="2138" w:name="BKM_7025CFD1_5818_4184_A744_DEA2C7504840"/>
      <w:bookmarkEnd w:id="2137"/>
      <w:bookmarkEnd w:id="2138"/>
      <w:r>
        <w:t>SlipComponents</w:t>
      </w:r>
    </w:p>
    <w:p w14:paraId="662F6527" w14:textId="77777777" w:rsidR="00FE753A" w:rsidRDefault="00FE753A" w:rsidP="00AB10FC"/>
    <w:p w14:paraId="2FF514EA" w14:textId="53310F05" w:rsidR="00FE753A" w:rsidRDefault="0044096A" w:rsidP="00AB10FC">
      <w:pPr>
        <w:rPr>
          <w:ins w:id="2139" w:author="Eric Boisvert" w:date="2016-01-16T18:41:00Z"/>
        </w:rPr>
      </w:pPr>
      <w:ins w:id="2140" w:author="Eric Boisvert" w:date="2016-01-16T18:26:00Z">
        <w:r>
          <w:t xml:space="preserve">A SlipComponents is a kind of DisplacementValue </w:t>
        </w:r>
      </w:ins>
      <w:ins w:id="2141" w:author="Eric Boisvert" w:date="2016-01-16T18:27:00Z">
        <w:r w:rsidR="00E231D7">
          <w:t>that is a r</w:t>
        </w:r>
      </w:ins>
      <w:del w:id="2142"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143"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144" w:author="Eric Boisvert" w:date="2016-01-16T18:41:00Z"/>
                <w:rStyle w:val="requri"/>
                <w:lang w:val="en-CA"/>
              </w:rPr>
            </w:pPr>
            <w:ins w:id="2145"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146" w:author="Eric Boisvert" w:date="2016-01-16T18:41:00Z"/>
                <w:rStyle w:val="reqtext"/>
                <w:lang w:val="en-CA"/>
              </w:rPr>
            </w:pPr>
            <w:ins w:id="2147" w:author="Eric Boisvert" w:date="2016-01-16T18:41:00Z">
              <w:r>
                <w:rPr>
                  <w:rStyle w:val="reqtext"/>
                  <w:lang w:val="en-CA"/>
                </w:rPr>
                <w:t>A SlipComponents SHALL have at least one of heave, horizontalSlip or throw</w:t>
              </w:r>
            </w:ins>
            <w:ins w:id="2148" w:author="Eric Boisvert" w:date="2016-01-17T11:21:00Z">
              <w:r w:rsidR="00385692">
                <w:rPr>
                  <w:rStyle w:val="reqtext"/>
                  <w:lang w:val="en-CA"/>
                </w:rPr>
                <w:t xml:space="preserve"> value.</w:t>
              </w:r>
            </w:ins>
          </w:p>
        </w:tc>
      </w:tr>
    </w:tbl>
    <w:p w14:paraId="0D3D2011" w14:textId="77777777" w:rsidR="00CF2518" w:rsidRDefault="00CF2518" w:rsidP="00AB10FC">
      <w:pPr>
        <w:rPr>
          <w:ins w:id="2149" w:author="Eric Boisvert" w:date="2016-01-16T18:38:00Z"/>
        </w:rPr>
      </w:pPr>
    </w:p>
    <w:p w14:paraId="5B0CBA58" w14:textId="30A5C729" w:rsidR="00CF2518" w:rsidRDefault="00CF2518">
      <w:pPr>
        <w:pStyle w:val="Heading5"/>
        <w:rPr>
          <w:ins w:id="2150" w:author="Eric Boisvert" w:date="2016-01-16T18:39:00Z"/>
          <w:lang w:val="en-CA"/>
        </w:rPr>
        <w:pPrChange w:id="2151" w:author="Eric Boisvert" w:date="2016-01-16T18:39:00Z">
          <w:pPr/>
        </w:pPrChange>
      </w:pPr>
      <w:ins w:id="2152" w:author="Eric Boisvert" w:date="2016-01-16T18:39:00Z">
        <w:r>
          <w:rPr>
            <w:lang w:val="en-CA"/>
          </w:rPr>
          <w:t>h</w:t>
        </w:r>
      </w:ins>
      <w:ins w:id="2153" w:author="Eric Boisvert" w:date="2016-01-16T18:38:00Z">
        <w:r w:rsidRPr="00D970E9">
          <w:rPr>
            <w:lang w:val="en-CA"/>
          </w:rPr>
          <w:t>eave</w:t>
        </w:r>
      </w:ins>
    </w:p>
    <w:p w14:paraId="62D635F3" w14:textId="77777777" w:rsidR="00CF2518" w:rsidRPr="00CF2518" w:rsidRDefault="00CF2518">
      <w:pPr>
        <w:rPr>
          <w:ins w:id="2154" w:author="Eric Boisvert" w:date="2016-01-16T18:38:00Z"/>
          <w:lang w:val="en-CA"/>
          <w:rPrChange w:id="2155" w:author="Eric Boisvert" w:date="2016-01-16T18:39:00Z">
            <w:rPr>
              <w:ins w:id="2156" w:author="Eric Boisvert" w:date="2016-01-16T18:38:00Z"/>
              <w:b/>
              <w:bCs/>
              <w:lang w:val="en-CA"/>
            </w:rPr>
          </w:rPrChange>
        </w:rPr>
      </w:pPr>
    </w:p>
    <w:p w14:paraId="72EF29A5" w14:textId="5771DBDC" w:rsidR="00CF2518" w:rsidRDefault="00CF2518">
      <w:pPr>
        <w:rPr>
          <w:ins w:id="2157" w:author="Eric Boisvert" w:date="2016-01-16T18:39:00Z"/>
          <w:lang w:val="en-CA"/>
        </w:rPr>
      </w:pPr>
      <w:ins w:id="2158" w:author="Eric Boisvert" w:date="2016-01-16T18:38:00Z">
        <w:r>
          <w:rPr>
            <w:lang w:val="en-CA"/>
          </w:rPr>
          <w:t>The propert</w:t>
        </w:r>
      </w:ins>
      <w:ins w:id="2159" w:author="Eric Boisvert" w:date="2016-01-16T18:39:00Z">
        <w:r>
          <w:rPr>
            <w:lang w:val="en-CA"/>
          </w:rPr>
          <w:t>y</w:t>
        </w:r>
      </w:ins>
      <w:ins w:id="2160" w:author="Eric Boisvert" w:date="2016-01-16T18:38:00Z">
        <w:r>
          <w:rPr>
            <w:lang w:val="en-CA"/>
          </w:rPr>
          <w:t xml:space="preserve"> heave:GSML_Vector shall contain a </w:t>
        </w:r>
      </w:ins>
      <w:ins w:id="2161"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162" w:author="Eric Boisvert" w:date="2016-01-16T18:40:00Z"/>
        </w:rPr>
        <w:pPrChange w:id="2163" w:author="Eric Boisvert" w:date="2016-01-16T18:40:00Z">
          <w:pPr/>
        </w:pPrChange>
      </w:pPr>
      <w:ins w:id="2164" w:author="Eric Boisvert" w:date="2016-01-16T18:39:00Z">
        <w:r w:rsidRPr="00CF2518">
          <w:t>horizontalSlip</w:t>
        </w:r>
      </w:ins>
    </w:p>
    <w:p w14:paraId="365774C3" w14:textId="77777777" w:rsidR="00CF2518" w:rsidRPr="00CF2518" w:rsidRDefault="00CF2518">
      <w:pPr>
        <w:rPr>
          <w:ins w:id="2165" w:author="Eric Boisvert" w:date="2016-01-16T18:39:00Z"/>
        </w:rPr>
      </w:pPr>
    </w:p>
    <w:p w14:paraId="605A0376" w14:textId="4FC43CA5" w:rsidR="00CF2518" w:rsidRDefault="00CF2518" w:rsidP="00CF2518">
      <w:pPr>
        <w:rPr>
          <w:ins w:id="2166" w:author="Eric Boisvert" w:date="2016-01-16T18:40:00Z"/>
        </w:rPr>
      </w:pPr>
      <w:ins w:id="2167" w:author="Eric Boisvert" w:date="2016-01-16T18:39:00Z">
        <w:r>
          <w:t xml:space="preserve">The property horizontalSlip:GSML_Vector shall contain a </w:t>
        </w:r>
      </w:ins>
      <w:ins w:id="2168"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169" w:author="Eric Boisvert" w:date="2016-01-16T18:41:00Z"/>
          <w:lang w:val="en-CA"/>
        </w:rPr>
        <w:pPrChange w:id="2170" w:author="Eric Boisvert" w:date="2016-01-16T18:41:00Z">
          <w:pPr/>
        </w:pPrChange>
      </w:pPr>
      <w:ins w:id="2171" w:author="Eric Boisvert" w:date="2016-01-16T18:41:00Z">
        <w:r>
          <w:rPr>
            <w:lang w:val="en-CA"/>
          </w:rPr>
          <w:t>t</w:t>
        </w:r>
      </w:ins>
      <w:ins w:id="2172" w:author="Eric Boisvert" w:date="2016-01-16T18:40:00Z">
        <w:r w:rsidRPr="00D970E9">
          <w:rPr>
            <w:lang w:val="en-CA"/>
          </w:rPr>
          <w:t>hrow</w:t>
        </w:r>
      </w:ins>
    </w:p>
    <w:p w14:paraId="6C315263" w14:textId="77777777" w:rsidR="00CF2518" w:rsidRPr="00CF2518" w:rsidRDefault="00CF2518">
      <w:pPr>
        <w:rPr>
          <w:ins w:id="2173" w:author="Eric Boisvert" w:date="2016-01-16T18:40:00Z"/>
          <w:lang w:val="en-CA"/>
          <w:rPrChange w:id="2174" w:author="Eric Boisvert" w:date="2016-01-16T18:41:00Z">
            <w:rPr>
              <w:ins w:id="2175" w:author="Eric Boisvert" w:date="2016-01-16T18:40:00Z"/>
              <w:b/>
              <w:bCs/>
              <w:lang w:val="en-CA"/>
            </w:rPr>
          </w:rPrChange>
        </w:rPr>
      </w:pPr>
    </w:p>
    <w:p w14:paraId="021E884D" w14:textId="0653F9BE" w:rsidR="00CF2518" w:rsidRDefault="00CF2518">
      <w:ins w:id="2176" w:author="Eric Boisvert" w:date="2016-01-16T18:40:00Z">
        <w:r>
          <w:rPr>
            <w:lang w:val="en-CA"/>
          </w:rPr>
          <w:t xml:space="preserve">The property throw:GSML_Vector shall contain </w:t>
        </w:r>
      </w:ins>
      <w:ins w:id="2177"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78" w:name="BKM_D8F0C163_8545_458E_90CD_CA5151787B07"/>
      <w:bookmarkStart w:id="2179" w:name="BKM_C37626AA_696F_429A_B16D_4833F8339B50"/>
      <w:bookmarkStart w:id="2180" w:name="BKM_8E0A8CD6_1952_49E4_ACE7_469172BABBA7"/>
      <w:bookmarkStart w:id="2181" w:name="BKM_498C83DB_DFDB_4234_B978_7C656FD73043"/>
      <w:bookmarkEnd w:id="2178"/>
      <w:bookmarkEnd w:id="2179"/>
      <w:bookmarkEnd w:id="2180"/>
      <w:bookmarkEnd w:id="2181"/>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82" w:author="Eric Boisvert" w:date="2016-01-16T18:41:00Z">
        <w:r>
          <w:t xml:space="preserve">FoldDescription is an </w:t>
        </w:r>
      </w:ins>
      <w:ins w:id="2183" w:author="Eric Boisvert" w:date="2016-01-16T18:42:00Z">
        <w:r>
          <w:t>e</w:t>
        </w:r>
      </w:ins>
      <w:del w:id="2184"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2185" w:author="Eric Boisvert" w:date="2016-01-17T11:32:00Z">
        <w:r w:rsidRPr="001E6E27">
          <w:lastRenderedPageBreak/>
          <w:t xml:space="preserve"> </w:t>
        </w:r>
        <w:r w:rsidR="00B95F74">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6" w:author="Eric Boisvert" w:date="2016-01-19T19:09:00Z">
        <w:r w:rsidR="00302FB5">
          <w:rPr>
            <w:noProof/>
          </w:rPr>
          <w:t>63</w:t>
        </w:r>
      </w:ins>
      <w:del w:id="2187" w:author="Eric Boisvert" w:date="2015-10-30T04:23:00Z">
        <w:r w:rsidR="00090DCF" w:rsidDel="007D2867">
          <w:rPr>
            <w:noProof/>
          </w:rPr>
          <w:delText>47</w:delText>
        </w:r>
      </w:del>
      <w:r w:rsidR="00673E83">
        <w:rPr>
          <w:noProof/>
        </w:rPr>
        <w:fldChar w:fldCharType="end"/>
      </w:r>
      <w:r>
        <w:t>: FoldDescription</w:t>
      </w:r>
      <w:ins w:id="2188" w:author="Eric Boisvert" w:date="2016-01-17T11:32:00Z">
        <w:r w:rsidR="001E6E27">
          <w:t xml:space="preserve"> context diagram</w:t>
        </w:r>
      </w:ins>
    </w:p>
    <w:p w14:paraId="2C0473CB" w14:textId="573BEE77" w:rsidR="00FE753A" w:rsidRDefault="00385692">
      <w:pPr>
        <w:pStyle w:val="Heading5"/>
        <w:rPr>
          <w:ins w:id="2189" w:author="Eric Boisvert" w:date="2016-01-17T11:24:00Z"/>
          <w:lang w:val="en-CA"/>
        </w:rPr>
        <w:pPrChange w:id="2190" w:author="Eric Boisvert" w:date="2016-01-17T11:25:00Z">
          <w:pPr>
            <w:autoSpaceDE w:val="0"/>
            <w:autoSpaceDN w:val="0"/>
            <w:adjustRightInd w:val="0"/>
            <w:spacing w:after="0"/>
          </w:pPr>
        </w:pPrChange>
      </w:pPr>
      <w:bookmarkStart w:id="2191" w:name="BKM_D8139323_6092_443C_A360_3F3BE3361CC0"/>
      <w:bookmarkEnd w:id="2191"/>
      <w:ins w:id="2192" w:author="Eric Boisvert" w:date="2016-01-17T11:26:00Z">
        <w:r>
          <w:rPr>
            <w:lang w:val="en-CA"/>
          </w:rPr>
          <w:t>a</w:t>
        </w:r>
      </w:ins>
      <w:ins w:id="2193"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2194" w:author="Eric Boisvert" w:date="2016-01-17T11:21:00Z"/>
          <w:color w:val="000000"/>
          <w:sz w:val="20"/>
          <w:szCs w:val="20"/>
          <w:lang w:val="en-CA"/>
        </w:rPr>
      </w:pPr>
    </w:p>
    <w:p w14:paraId="3C1CC4D4" w14:textId="01F89435" w:rsidR="00385692" w:rsidRDefault="00385692">
      <w:pPr>
        <w:rPr>
          <w:ins w:id="2195" w:author="Eric Boisvert" w:date="2016-01-17T11:25:00Z"/>
          <w:lang w:val="en-CA"/>
        </w:rPr>
        <w:pPrChange w:id="2196" w:author="Eric Boisvert" w:date="2016-01-17T11:25:00Z">
          <w:pPr>
            <w:autoSpaceDE w:val="0"/>
            <w:autoSpaceDN w:val="0"/>
            <w:adjustRightInd w:val="0"/>
            <w:spacing w:after="0"/>
          </w:pPr>
        </w:pPrChange>
      </w:pPr>
      <w:ins w:id="2197" w:author="Eric Boisvert" w:date="2016-01-17T11:24:00Z">
        <w:r>
          <w:rPr>
            <w:lang w:val="en-CA"/>
          </w:rPr>
          <w:t>The amplitude property (swe:QuantityRange) shall report the l</w:t>
        </w:r>
        <w:r w:rsidRPr="00385692">
          <w:rPr>
            <w:lang w:val="en-CA"/>
          </w:rPr>
          <w:t>ength from line segment connecting inflection points on adjacent fold limbs to the intervening fold hinge</w:t>
        </w:r>
      </w:ins>
      <w:ins w:id="2198" w:author="Eric Boisvert" w:date="2016-01-17T11:25:00Z">
        <w:r>
          <w:rPr>
            <w:lang w:val="en-CA"/>
          </w:rPr>
          <w:t>.</w:t>
        </w:r>
      </w:ins>
    </w:p>
    <w:p w14:paraId="2BFC1D30" w14:textId="7D2BF9BA" w:rsidR="00385692" w:rsidRDefault="00385692">
      <w:pPr>
        <w:pStyle w:val="Heading5"/>
        <w:rPr>
          <w:ins w:id="2199" w:author="Eric Boisvert" w:date="2016-01-17T11:25:00Z"/>
          <w:lang w:val="en-CA"/>
        </w:rPr>
        <w:pPrChange w:id="2200" w:author="Eric Boisvert" w:date="2016-01-17T11:25:00Z">
          <w:pPr>
            <w:autoSpaceDE w:val="0"/>
            <w:autoSpaceDN w:val="0"/>
            <w:adjustRightInd w:val="0"/>
            <w:spacing w:after="0"/>
          </w:pPr>
        </w:pPrChange>
      </w:pPr>
      <w:ins w:id="2201" w:author="Eric Boisvert" w:date="2016-01-17T11:25:00Z">
        <w:r w:rsidRPr="00D970E9">
          <w:rPr>
            <w:lang w:val="en-CA"/>
          </w:rPr>
          <w:t>axialSurfaceOrientation</w:t>
        </w:r>
      </w:ins>
    </w:p>
    <w:p w14:paraId="3FDF5BF1" w14:textId="77777777" w:rsidR="00385692" w:rsidRPr="00385692" w:rsidRDefault="00385692">
      <w:pPr>
        <w:rPr>
          <w:ins w:id="2202" w:author="Eric Boisvert" w:date="2016-01-17T11:25:00Z"/>
          <w:lang w:val="en-CA"/>
          <w:rPrChange w:id="2203" w:author="Eric Boisvert" w:date="2016-01-17T11:25:00Z">
            <w:rPr>
              <w:ins w:id="2204" w:author="Eric Boisvert" w:date="2016-01-17T11:25:00Z"/>
              <w:b/>
              <w:bCs/>
              <w:lang w:val="en-CA"/>
            </w:rPr>
          </w:rPrChange>
        </w:rPr>
        <w:pPrChange w:id="2205" w:author="Eric Boisvert" w:date="2016-01-17T11:25:00Z">
          <w:pPr>
            <w:autoSpaceDE w:val="0"/>
            <w:autoSpaceDN w:val="0"/>
            <w:adjustRightInd w:val="0"/>
            <w:spacing w:after="0"/>
          </w:pPr>
        </w:pPrChange>
      </w:pPr>
    </w:p>
    <w:p w14:paraId="1B185FCA" w14:textId="29626C3E" w:rsidR="00385692" w:rsidRDefault="00385692">
      <w:pPr>
        <w:rPr>
          <w:ins w:id="2206" w:author="Eric Boisvert" w:date="2016-01-17T11:21:00Z"/>
          <w:lang w:val="en-CA"/>
        </w:rPr>
        <w:pPrChange w:id="2207" w:author="Eric Boisvert" w:date="2016-01-17T11:26:00Z">
          <w:pPr>
            <w:autoSpaceDE w:val="0"/>
            <w:autoSpaceDN w:val="0"/>
            <w:adjustRightInd w:val="0"/>
            <w:spacing w:after="0"/>
          </w:pPr>
        </w:pPrChange>
      </w:pPr>
      <w:ins w:id="2208"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ins>
    </w:p>
    <w:p w14:paraId="36B7DA46" w14:textId="5209F42D" w:rsidR="00385692" w:rsidRDefault="00385692">
      <w:pPr>
        <w:pStyle w:val="Heading5"/>
        <w:rPr>
          <w:ins w:id="2209" w:author="Eric Boisvert" w:date="2016-01-17T11:26:00Z"/>
          <w:lang w:val="en-CA"/>
        </w:rPr>
        <w:pPrChange w:id="2210" w:author="Eric Boisvert" w:date="2016-01-17T11:27:00Z">
          <w:pPr>
            <w:autoSpaceDE w:val="0"/>
            <w:autoSpaceDN w:val="0"/>
            <w:adjustRightInd w:val="0"/>
            <w:spacing w:after="0"/>
          </w:pPr>
        </w:pPrChange>
      </w:pPr>
      <w:ins w:id="2211"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2212" w:author="Eric Boisvert" w:date="2016-01-17T11:26:00Z"/>
          <w:rFonts w:ascii="Calibri" w:hAnsi="Calibri"/>
          <w:b/>
          <w:bCs/>
          <w:color w:val="000000"/>
          <w:sz w:val="20"/>
          <w:szCs w:val="20"/>
          <w:lang w:val="en-CA"/>
        </w:rPr>
      </w:pPr>
    </w:p>
    <w:p w14:paraId="7A53A074" w14:textId="77777777" w:rsidR="00385692" w:rsidRDefault="00385692">
      <w:pPr>
        <w:rPr>
          <w:ins w:id="2213" w:author="Eric Boisvert" w:date="2016-01-17T11:27:00Z"/>
        </w:rPr>
        <w:pPrChange w:id="2214" w:author="Eric Boisvert" w:date="2016-01-17T11:27:00Z">
          <w:pPr>
            <w:autoSpaceDE w:val="0"/>
            <w:autoSpaceDN w:val="0"/>
            <w:adjustRightInd w:val="0"/>
            <w:spacing w:after="0"/>
          </w:pPr>
        </w:pPrChange>
      </w:pPr>
      <w:ins w:id="2215"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2216" w:author="Eric Boisvert" w:date="2016-01-17T11:27:00Z">
        <w:r>
          <w:rPr>
            <w:lang w:val="en-CA"/>
          </w:rPr>
          <w:t>.</w:t>
        </w:r>
        <w:r w:rsidRPr="00385692">
          <w:t xml:space="preserve"> </w:t>
        </w:r>
      </w:ins>
    </w:p>
    <w:p w14:paraId="7F69EBF3" w14:textId="753F753B" w:rsidR="00385692" w:rsidRDefault="00385692">
      <w:pPr>
        <w:pStyle w:val="Heading5"/>
        <w:rPr>
          <w:ins w:id="2217" w:author="Eric Boisvert" w:date="2016-01-17T11:28:00Z"/>
          <w:lang w:val="en-CA"/>
        </w:rPr>
        <w:pPrChange w:id="2218" w:author="Eric Boisvert" w:date="2016-01-17T11:28:00Z">
          <w:pPr>
            <w:autoSpaceDE w:val="0"/>
            <w:autoSpaceDN w:val="0"/>
            <w:adjustRightInd w:val="0"/>
            <w:spacing w:after="0"/>
          </w:pPr>
        </w:pPrChange>
      </w:pPr>
      <w:ins w:id="2219" w:author="Eric Boisvert" w:date="2016-01-17T11:27:00Z">
        <w:r w:rsidRPr="00385692">
          <w:rPr>
            <w:lang w:val="en-CA"/>
          </w:rPr>
          <w:t>hingeLineCurvature</w:t>
        </w:r>
      </w:ins>
    </w:p>
    <w:p w14:paraId="7A49D19A" w14:textId="77777777" w:rsidR="00385692" w:rsidRPr="00385692" w:rsidRDefault="00385692">
      <w:pPr>
        <w:rPr>
          <w:ins w:id="2220" w:author="Eric Boisvert" w:date="2016-01-17T11:27:00Z"/>
          <w:lang w:val="en-CA"/>
        </w:rPr>
        <w:pPrChange w:id="2221" w:author="Eric Boisvert" w:date="2016-01-17T11:28:00Z">
          <w:pPr>
            <w:autoSpaceDE w:val="0"/>
            <w:autoSpaceDN w:val="0"/>
            <w:adjustRightInd w:val="0"/>
            <w:spacing w:after="0"/>
          </w:pPr>
        </w:pPrChange>
      </w:pPr>
    </w:p>
    <w:p w14:paraId="36BBC52F" w14:textId="7A4D15CA" w:rsidR="00385692" w:rsidRPr="00D970E9" w:rsidRDefault="00385692">
      <w:pPr>
        <w:rPr>
          <w:ins w:id="2222" w:author="Eric Boisvert" w:date="2016-01-17T11:26:00Z"/>
          <w:lang w:val="en-CA"/>
        </w:rPr>
        <w:pPrChange w:id="2223" w:author="Eric Boisvert" w:date="2016-01-17T11:28:00Z">
          <w:pPr>
            <w:autoSpaceDE w:val="0"/>
            <w:autoSpaceDN w:val="0"/>
            <w:adjustRightInd w:val="0"/>
            <w:spacing w:after="0"/>
          </w:pPr>
        </w:pPrChange>
      </w:pPr>
      <w:ins w:id="2224" w:author="Eric Boisvert" w:date="2016-01-17T11:27:00Z">
        <w:r>
          <w:rPr>
            <w:lang w:val="en-CA"/>
          </w:rPr>
          <w:t xml:space="preserve">the hingeLineCurvature property (swe:Category) shall </w:t>
        </w:r>
      </w:ins>
      <w:ins w:id="2225"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226" w:author="Eric Boisvert" w:date="2016-01-17T12:04:00Z"/>
          <w:lang w:val="en-CA"/>
        </w:rPr>
        <w:pPrChange w:id="2227" w:author="Eric Boisvert" w:date="2016-01-17T12:10:00Z">
          <w:pPr>
            <w:autoSpaceDE w:val="0"/>
            <w:autoSpaceDN w:val="0"/>
            <w:adjustRightInd w:val="0"/>
            <w:spacing w:after="0"/>
          </w:pPr>
        </w:pPrChange>
      </w:pPr>
      <w:ins w:id="2228"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2229" w:author="Eric Boisvert" w:date="2016-01-17T12:04:00Z"/>
          <w:rFonts w:ascii="Calibri" w:hAnsi="Calibri"/>
          <w:b/>
          <w:bCs/>
          <w:color w:val="000000"/>
          <w:sz w:val="20"/>
          <w:szCs w:val="20"/>
          <w:lang w:val="en-CA"/>
        </w:rPr>
      </w:pPr>
    </w:p>
    <w:p w14:paraId="47F7A401" w14:textId="6AABBDDA" w:rsidR="007A315C" w:rsidRDefault="007A315C">
      <w:pPr>
        <w:rPr>
          <w:ins w:id="2230" w:author="Eric Boisvert" w:date="2016-01-17T12:04:00Z"/>
          <w:lang w:val="en-CA"/>
        </w:rPr>
        <w:pPrChange w:id="2231" w:author="Eric Boisvert" w:date="2016-01-17T12:12:00Z">
          <w:pPr>
            <w:autoSpaceDE w:val="0"/>
            <w:autoSpaceDN w:val="0"/>
            <w:adjustRightInd w:val="0"/>
            <w:spacing w:after="0"/>
          </w:pPr>
        </w:pPrChange>
      </w:pPr>
      <w:ins w:id="2232"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2233" w:author="Eric Boisvert" w:date="2016-01-17T12:12:00Z">
        <w:r>
          <w:rPr>
            <w:lang w:val="en-CA"/>
          </w:rPr>
          <w:t xml:space="preserve"> </w:t>
        </w:r>
      </w:ins>
      <w:ins w:id="2234"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235" w:author="Eric Boisvert" w:date="2016-01-17T12:08:00Z">
        <w:r>
          <w:rPr>
            <w:lang w:val="en-CA"/>
          </w:rPr>
          <w:t xml:space="preserve"> </w:t>
        </w:r>
      </w:ins>
      <w:ins w:id="2236"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2237" w:author="Eric Boisvert" w:date="2016-01-17T12:12:00Z"/>
          <w:lang w:val="en-CA"/>
        </w:rPr>
        <w:pPrChange w:id="2238" w:author="Eric Boisvert" w:date="2016-01-17T12:13:00Z">
          <w:pPr>
            <w:autoSpaceDE w:val="0"/>
            <w:autoSpaceDN w:val="0"/>
            <w:adjustRightInd w:val="0"/>
            <w:spacing w:after="0"/>
          </w:pPr>
        </w:pPrChange>
      </w:pPr>
      <w:ins w:id="2239"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2240" w:author="Eric Boisvert" w:date="2016-01-17T12:12:00Z"/>
          <w:rFonts w:ascii="Calibri" w:hAnsi="Calibri"/>
          <w:b/>
          <w:bCs/>
          <w:color w:val="000000"/>
          <w:sz w:val="20"/>
          <w:szCs w:val="20"/>
          <w:lang w:val="en-CA"/>
        </w:rPr>
      </w:pPr>
    </w:p>
    <w:p w14:paraId="7A7AA540" w14:textId="7B64D2BF" w:rsidR="007A315C" w:rsidRPr="00DA196D" w:rsidRDefault="007A315C">
      <w:pPr>
        <w:rPr>
          <w:ins w:id="2241" w:author="Eric Boisvert" w:date="2016-01-17T12:12:00Z"/>
          <w:lang w:val="en-CA"/>
        </w:rPr>
        <w:pPrChange w:id="2242" w:author="Eric Boisvert" w:date="2016-01-17T12:13:00Z">
          <w:pPr>
            <w:autoSpaceDE w:val="0"/>
            <w:autoSpaceDN w:val="0"/>
            <w:adjustRightInd w:val="0"/>
            <w:spacing w:after="0"/>
          </w:pPr>
        </w:pPrChange>
      </w:pPr>
      <w:ins w:id="2243" w:author="Eric Boisvert" w:date="2016-01-17T12:12:00Z">
        <w:r w:rsidRPr="007A315C">
          <w:rPr>
            <w:bCs/>
            <w:lang w:val="en-CA"/>
            <w:rPrChange w:id="2244" w:author="Eric Boisvert" w:date="2016-01-17T12:13:00Z">
              <w:rPr>
                <w:b/>
                <w:bCs/>
                <w:lang w:val="en-CA"/>
              </w:rPr>
            </w:rPrChange>
          </w:rPr>
          <w:t xml:space="preserve">The property hingeShape (swe:Category) shall report a term from a controlled vocabulary </w:t>
        </w:r>
      </w:ins>
      <w:ins w:id="2245" w:author="Eric Boisvert" w:date="2016-01-17T12:13:00Z">
        <w:r w:rsidRPr="007A315C">
          <w:rPr>
            <w:bCs/>
            <w:lang w:val="en-CA"/>
            <w:rPrChange w:id="2246" w:author="Eric Boisvert" w:date="2016-01-17T12:13:00Z">
              <w:rPr>
                <w:b/>
                <w:bCs/>
                <w:lang w:val="en-CA"/>
              </w:rPr>
            </w:rPrChange>
          </w:rPr>
          <w:t xml:space="preserve">describing the hinge shape, eg </w:t>
        </w:r>
      </w:ins>
      <w:ins w:id="2247" w:author="Eric Boisvert" w:date="2016-01-17T12:12:00Z">
        <w:r w:rsidRPr="007A315C">
          <w:rPr>
            <w:lang w:val="en-CA"/>
          </w:rPr>
          <w:t>Rounded vs. angular hinge zones</w:t>
        </w:r>
      </w:ins>
      <w:ins w:id="2248" w:author="Eric Boisvert" w:date="2016-01-17T12:13:00Z">
        <w:r w:rsidRPr="00B66D7C">
          <w:rPr>
            <w:lang w:val="en-CA"/>
          </w:rPr>
          <w:t>.  This property</w:t>
        </w:r>
      </w:ins>
      <w:ins w:id="2249"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250" w:author="Eric Boisvert" w:date="2016-01-17T12:12:00Z"/>
          <w:rFonts w:ascii="Calibri" w:hAnsi="Calibri"/>
          <w:b/>
          <w:bCs/>
          <w:color w:val="000000"/>
          <w:sz w:val="20"/>
          <w:szCs w:val="20"/>
          <w:lang w:val="en-CA"/>
        </w:rPr>
      </w:pPr>
    </w:p>
    <w:p w14:paraId="54531A01" w14:textId="12A51AFB" w:rsidR="007A315C" w:rsidRDefault="00B66D7C">
      <w:pPr>
        <w:pStyle w:val="Heading5"/>
        <w:rPr>
          <w:ins w:id="2251" w:author="Eric Boisvert" w:date="2016-01-17T11:26:00Z"/>
          <w:lang w:val="en-CA"/>
        </w:rPr>
        <w:pPrChange w:id="2252" w:author="Eric Boisvert" w:date="2016-01-17T12:17:00Z">
          <w:pPr>
            <w:autoSpaceDE w:val="0"/>
            <w:autoSpaceDN w:val="0"/>
            <w:adjustRightInd w:val="0"/>
            <w:spacing w:after="0"/>
          </w:pPr>
        </w:pPrChange>
      </w:pPr>
      <w:ins w:id="2253"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2254" w:author="Eric Boisvert" w:date="2016-01-17T12:14:00Z"/>
          <w:color w:val="000000"/>
          <w:sz w:val="20"/>
          <w:szCs w:val="20"/>
          <w:lang w:val="en-CA"/>
        </w:rPr>
      </w:pPr>
    </w:p>
    <w:p w14:paraId="716057D2" w14:textId="3C254AE9" w:rsidR="00B66D7C" w:rsidRDefault="00B66D7C" w:rsidP="00B66D7C">
      <w:pPr>
        <w:rPr>
          <w:ins w:id="2255" w:author="Eric Boisvert" w:date="2016-01-17T12:18:00Z"/>
          <w:lang w:val="en-CA"/>
        </w:rPr>
      </w:pPr>
      <w:ins w:id="2256" w:author="Eric Boisvert" w:date="2016-01-17T12:14:00Z">
        <w:r>
          <w:rPr>
            <w:lang w:val="en-CA"/>
          </w:rPr>
          <w:t xml:space="preserve">The property interLimbAngle (swe:Category) shall contain a term from a controlled vocabulary </w:t>
        </w:r>
      </w:ins>
      <w:ins w:id="2257" w:author="Eric Boisvert" w:date="2016-01-17T12:16:00Z">
        <w:r>
          <w:rPr>
            <w:lang w:val="en-CA"/>
          </w:rPr>
          <w:t xml:space="preserve">describing  </w:t>
        </w:r>
      </w:ins>
      <w:ins w:id="2258" w:author="Eric Boisvert" w:date="2016-01-17T12:17:00Z">
        <w:r>
          <w:rPr>
            <w:lang w:val="en-CA"/>
          </w:rPr>
          <w:t>the inter</w:t>
        </w:r>
      </w:ins>
      <w:ins w:id="2259" w:author="Eric Boisvert" w:date="2016-01-17T12:15:00Z">
        <w:r>
          <w:rPr>
            <w:lang w:val="en-CA"/>
          </w:rPr>
          <w:t>limb angle</w:t>
        </w:r>
      </w:ins>
      <w:ins w:id="2260" w:author="Eric Boisvert" w:date="2016-01-17T12:16:00Z">
        <w:r>
          <w:rPr>
            <w:lang w:val="en-CA"/>
          </w:rPr>
          <w:t xml:space="preserve"> using</w:t>
        </w:r>
      </w:ins>
      <w:ins w:id="2261" w:author="Eric Boisvert" w:date="2016-01-17T12:15:00Z">
        <w:r>
          <w:rPr>
            <w:lang w:val="en-CA"/>
          </w:rPr>
          <w:t xml:space="preserve"> </w:t>
        </w:r>
      </w:ins>
      <w:ins w:id="2262" w:author="Eric Boisvert" w:date="2016-01-17T12:14:00Z">
        <w:r w:rsidRPr="00B66D7C">
          <w:rPr>
            <w:lang w:val="en-CA"/>
          </w:rPr>
          <w:t>a tightness term (</w:t>
        </w:r>
      </w:ins>
      <w:ins w:id="2263" w:author="Eric Boisvert" w:date="2016-01-17T12:16:00Z">
        <w:r>
          <w:rPr>
            <w:lang w:val="en-CA"/>
          </w:rPr>
          <w:t xml:space="preserve">eg </w:t>
        </w:r>
      </w:ins>
      <w:ins w:id="2264" w:author="Eric Boisvert" w:date="2016-01-17T12:14:00Z">
        <w:r w:rsidRPr="00B66D7C">
          <w:rPr>
            <w:lang w:val="en-CA"/>
          </w:rPr>
          <w:t>gentle (120-180), open (70-120), close (30-70), tight (10-30), isoclinal (0-10))</w:t>
        </w:r>
      </w:ins>
      <w:ins w:id="2265" w:author="Eric Boisvert" w:date="2016-01-17T12:15:00Z">
        <w:r>
          <w:rPr>
            <w:lang w:val="en-CA"/>
          </w:rPr>
          <w:t>.</w:t>
        </w:r>
      </w:ins>
    </w:p>
    <w:p w14:paraId="7DB7A967" w14:textId="6E278B10" w:rsidR="00B66D7C" w:rsidRDefault="00B66D7C">
      <w:pPr>
        <w:pStyle w:val="Heading5"/>
        <w:rPr>
          <w:ins w:id="2266" w:author="Eric Boisvert" w:date="2016-01-17T12:19:00Z"/>
          <w:lang w:val="en-CA"/>
        </w:rPr>
        <w:pPrChange w:id="2267" w:author="Eric Boisvert" w:date="2016-01-17T12:19:00Z">
          <w:pPr/>
        </w:pPrChange>
      </w:pPr>
      <w:ins w:id="2268" w:author="Eric Boisvert" w:date="2016-01-17T12:18:00Z">
        <w:r w:rsidRPr="00B66D7C">
          <w:rPr>
            <w:lang w:val="en-CA"/>
          </w:rPr>
          <w:t>limbShape</w:t>
        </w:r>
      </w:ins>
    </w:p>
    <w:p w14:paraId="00D0B916" w14:textId="77777777" w:rsidR="00B66D7C" w:rsidRPr="00B66D7C" w:rsidRDefault="00B66D7C">
      <w:pPr>
        <w:rPr>
          <w:ins w:id="2269" w:author="Eric Boisvert" w:date="2016-01-17T12:18:00Z"/>
          <w:lang w:val="en-CA"/>
        </w:rPr>
      </w:pPr>
    </w:p>
    <w:p w14:paraId="7E0EE71C" w14:textId="01003A7F" w:rsidR="00B66D7C" w:rsidRDefault="00B66D7C" w:rsidP="00B66D7C">
      <w:pPr>
        <w:rPr>
          <w:ins w:id="2270" w:author="Eric Boisvert" w:date="2016-01-17T12:19:00Z"/>
          <w:lang w:val="en-CA"/>
        </w:rPr>
      </w:pPr>
      <w:ins w:id="2271"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2272" w:author="Eric Boisvert" w:date="2016-01-17T12:19:00Z">
        <w:r>
          <w:rPr>
            <w:lang w:val="en-CA"/>
          </w:rPr>
          <w:t>).</w:t>
        </w:r>
      </w:ins>
    </w:p>
    <w:p w14:paraId="13589B9B" w14:textId="631F85D0" w:rsidR="00B66D7C" w:rsidRDefault="00B66D7C">
      <w:pPr>
        <w:pStyle w:val="Heading5"/>
        <w:rPr>
          <w:ins w:id="2273" w:author="Eric Boisvert" w:date="2016-01-17T12:19:00Z"/>
          <w:lang w:val="en-CA"/>
        </w:rPr>
        <w:pPrChange w:id="2274" w:author="Eric Boisvert" w:date="2016-01-17T12:20:00Z">
          <w:pPr/>
        </w:pPrChange>
      </w:pPr>
      <w:ins w:id="2275" w:author="Eric Boisvert" w:date="2016-01-17T12:20:00Z">
        <w:r>
          <w:rPr>
            <w:lang w:val="en-CA"/>
          </w:rPr>
          <w:t>s</w:t>
        </w:r>
      </w:ins>
      <w:ins w:id="2276" w:author="Eric Boisvert" w:date="2016-01-17T12:19:00Z">
        <w:r w:rsidRPr="00D970E9">
          <w:rPr>
            <w:lang w:val="en-CA"/>
          </w:rPr>
          <w:t>pan</w:t>
        </w:r>
      </w:ins>
    </w:p>
    <w:p w14:paraId="12F43895" w14:textId="2D21D38F" w:rsidR="00B66D7C" w:rsidRDefault="00B66D7C">
      <w:pPr>
        <w:rPr>
          <w:ins w:id="2277" w:author="Eric Boisvert" w:date="2016-01-17T12:19:00Z"/>
          <w:lang w:val="en-CA"/>
        </w:rPr>
      </w:pPr>
      <w:ins w:id="2278" w:author="Eric Boisvert" w:date="2016-01-17T12:19:00Z">
        <w:r>
          <w:rPr>
            <w:lang w:val="en-CA"/>
          </w:rPr>
          <w:lastRenderedPageBreak/>
          <w:t xml:space="preserve">The span property (swe:QuantityRange) shall report a value describing the </w:t>
        </w:r>
        <w:r w:rsidRPr="00B66D7C">
          <w:rPr>
            <w:lang w:val="en-CA"/>
          </w:rPr>
          <w:t>linear distance between inflection points in a single fold</w:t>
        </w:r>
      </w:ins>
      <w:ins w:id="2279" w:author="Eric Boisvert" w:date="2016-01-17T12:20:00Z">
        <w:r>
          <w:rPr>
            <w:lang w:val="en-CA"/>
          </w:rPr>
          <w:t>.</w:t>
        </w:r>
      </w:ins>
    </w:p>
    <w:p w14:paraId="0B4749A1" w14:textId="4A8546EF" w:rsidR="00B66D7C" w:rsidRDefault="007E7F7B">
      <w:pPr>
        <w:pStyle w:val="Heading5"/>
        <w:rPr>
          <w:ins w:id="2280" w:author="Eric Boisvert" w:date="2016-01-17T12:32:00Z"/>
          <w:lang w:val="en-CA"/>
        </w:rPr>
        <w:pPrChange w:id="2281" w:author="Eric Boisvert" w:date="2016-01-17T12:32:00Z">
          <w:pPr/>
        </w:pPrChange>
      </w:pPr>
      <w:ins w:id="2282" w:author="Eric Boisvert" w:date="2016-01-17T12:32:00Z">
        <w:r>
          <w:rPr>
            <w:lang w:val="en-CA"/>
          </w:rPr>
          <w:t>s</w:t>
        </w:r>
      </w:ins>
      <w:ins w:id="2283" w:author="Eric Boisvert" w:date="2016-01-17T12:31:00Z">
        <w:r w:rsidRPr="007E7F7B">
          <w:rPr>
            <w:lang w:val="en-CA"/>
          </w:rPr>
          <w:t>ymmetry</w:t>
        </w:r>
      </w:ins>
    </w:p>
    <w:p w14:paraId="75FF131E" w14:textId="77777777" w:rsidR="007E7F7B" w:rsidRPr="007E7F7B" w:rsidRDefault="007E7F7B">
      <w:pPr>
        <w:rPr>
          <w:ins w:id="2284" w:author="Eric Boisvert" w:date="2016-01-17T12:31:00Z"/>
          <w:lang w:val="en-CA"/>
        </w:rPr>
      </w:pPr>
    </w:p>
    <w:p w14:paraId="01290D45" w14:textId="59138780" w:rsidR="007E7F7B" w:rsidRDefault="007E7F7B" w:rsidP="00B66D7C">
      <w:pPr>
        <w:rPr>
          <w:ins w:id="2285" w:author="Eric Boisvert" w:date="2016-01-17T12:32:00Z"/>
          <w:lang w:val="en-CA"/>
        </w:rPr>
      </w:pPr>
      <w:ins w:id="2286" w:author="Eric Boisvert" w:date="2016-01-17T12:31:00Z">
        <w:r>
          <w:rPr>
            <w:lang w:val="en-CA"/>
          </w:rPr>
          <w:t xml:space="preserve">The symmetry property (swe:Category) shall </w:t>
        </w:r>
      </w:ins>
      <w:ins w:id="2287" w:author="Eric Boisvert" w:date="2016-01-17T12:32:00Z">
        <w:r>
          <w:rPr>
            <w:lang w:val="en-CA"/>
          </w:rPr>
          <w:t>contain a term from a controlled vocabulary describing the c</w:t>
        </w:r>
      </w:ins>
      <w:ins w:id="2288"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2289" w:author="Eric Boisvert" w:date="2016-01-17T12:32:00Z">
        <w:r>
          <w:rPr>
            <w:lang w:val="en-CA"/>
          </w:rPr>
          <w:t>.</w:t>
        </w:r>
      </w:ins>
    </w:p>
    <w:p w14:paraId="28CFD071" w14:textId="56456911" w:rsidR="007E7F7B" w:rsidRDefault="007E7F7B">
      <w:pPr>
        <w:pStyle w:val="Heading5"/>
        <w:rPr>
          <w:ins w:id="2290" w:author="Eric Boisvert" w:date="2016-01-17T12:34:00Z"/>
          <w:lang w:val="en-CA"/>
        </w:rPr>
        <w:pPrChange w:id="2291" w:author="Eric Boisvert" w:date="2016-01-17T12:34:00Z">
          <w:pPr/>
        </w:pPrChange>
      </w:pPr>
      <w:ins w:id="2292" w:author="Eric Boisvert" w:date="2016-01-17T12:34:00Z">
        <w:r>
          <w:rPr>
            <w:lang w:val="en-CA"/>
          </w:rPr>
          <w:t>S</w:t>
        </w:r>
      </w:ins>
      <w:ins w:id="2293" w:author="Eric Boisvert" w:date="2016-01-17T12:32:00Z">
        <w:r w:rsidRPr="00D970E9">
          <w:rPr>
            <w:lang w:val="en-CA"/>
          </w:rPr>
          <w:t>ystem</w:t>
        </w:r>
      </w:ins>
    </w:p>
    <w:p w14:paraId="6F2457DE" w14:textId="77777777" w:rsidR="007E7F7B" w:rsidRPr="007E7F7B" w:rsidRDefault="007E7F7B">
      <w:pPr>
        <w:rPr>
          <w:ins w:id="2294" w:author="Eric Boisvert" w:date="2016-01-17T12:32:00Z"/>
          <w:lang w:val="en-CA"/>
          <w:rPrChange w:id="2295" w:author="Eric Boisvert" w:date="2016-01-17T12:34:00Z">
            <w:rPr>
              <w:ins w:id="2296" w:author="Eric Boisvert" w:date="2016-01-17T12:32:00Z"/>
              <w:b/>
              <w:bCs/>
              <w:lang w:val="en-CA"/>
            </w:rPr>
          </w:rPrChange>
        </w:rPr>
      </w:pPr>
    </w:p>
    <w:p w14:paraId="0845962F" w14:textId="361EC449" w:rsidR="007E7F7B" w:rsidRPr="00B66D7C" w:rsidRDefault="007E7F7B" w:rsidP="00B66D7C">
      <w:pPr>
        <w:rPr>
          <w:ins w:id="2297" w:author="Eric Boisvert" w:date="2016-01-17T12:14:00Z"/>
          <w:lang w:val="en-CA"/>
        </w:rPr>
      </w:pPr>
      <w:ins w:id="2298" w:author="Eric Boisvert" w:date="2016-01-17T12:33:00Z">
        <w:r>
          <w:rPr>
            <w:lang w:val="en-CA"/>
          </w:rPr>
          <w:t>The system property shall be an association between a FoldDescription and a FoldSystem that aggregates f</w:t>
        </w:r>
        <w:r w:rsidRPr="007E7F7B">
          <w:rPr>
            <w:lang w:val="en-CA"/>
          </w:rPr>
          <w:t xml:space="preserve">olds </w:t>
        </w:r>
      </w:ins>
      <w:ins w:id="2299" w:author="Eric Boisvert" w:date="2016-01-17T12:34:00Z">
        <w:r>
          <w:rPr>
            <w:lang w:val="en-CA"/>
          </w:rPr>
          <w:t>into a system.</w:t>
        </w:r>
      </w:ins>
      <w:ins w:id="2300" w:author="Eric Boisvert" w:date="2016-01-17T12:33:00Z">
        <w:r>
          <w:rPr>
            <w:lang w:val="en-CA"/>
          </w:rPr>
          <w:t xml:space="preserve"> </w:t>
        </w:r>
      </w:ins>
    </w:p>
    <w:p w14:paraId="771BEC55" w14:textId="1770CC0B" w:rsidR="00FE753A" w:rsidRDefault="00FE753A" w:rsidP="00FE753A">
      <w:pPr>
        <w:pStyle w:val="Heading4"/>
      </w:pPr>
      <w:bookmarkStart w:id="2301" w:name="BKM_9F55EEFA_C0E3_452C_8F3E_4601CB5BDD65"/>
      <w:bookmarkStart w:id="2302" w:name="BKM_B6CF2C95_A27D_49AD_BB55_36897A8B9A93"/>
      <w:bookmarkStart w:id="2303" w:name="BKM_C47055C6_23E4_4FE1_89C3_7EA3E53F016F"/>
      <w:bookmarkStart w:id="2304" w:name="BKM_BE3EB69A_2E9F_4015_9A53_7E29585ADF99"/>
      <w:bookmarkStart w:id="2305" w:name="BKM_D49811C3_C3B3_4361_989B_69411D4795BC"/>
      <w:bookmarkStart w:id="2306" w:name="BKM_6411C0D6_8DBF_4DB6_A7B6_ADED17047AE5"/>
      <w:bookmarkStart w:id="2307" w:name="BKM_2C450E0F_0DB6_4DEB_964F_DE2661303D3A"/>
      <w:bookmarkStart w:id="2308" w:name="BKM_5CAB0B26_2CE6_42AB_B2CE_2FA413E9F025"/>
      <w:bookmarkStart w:id="2309" w:name="BKM_FA6FE08B_7A03_4337_979E_0DF7D1B98F33"/>
      <w:bookmarkStart w:id="2310" w:name="BKM_922E2E10_A22B_488C_B866_3D68572C1248"/>
      <w:bookmarkEnd w:id="2301"/>
      <w:bookmarkEnd w:id="2302"/>
      <w:bookmarkEnd w:id="2303"/>
      <w:bookmarkEnd w:id="2304"/>
      <w:bookmarkEnd w:id="2305"/>
      <w:bookmarkEnd w:id="2306"/>
      <w:bookmarkEnd w:id="2307"/>
      <w:bookmarkEnd w:id="2308"/>
      <w:bookmarkEnd w:id="2309"/>
      <w:bookmarkEnd w:id="2310"/>
      <w:r>
        <w:t>FoldSystem</w:t>
      </w:r>
    </w:p>
    <w:p w14:paraId="5C2741D5" w14:textId="77777777" w:rsidR="00FE753A" w:rsidRDefault="00FE753A" w:rsidP="00AB10FC"/>
    <w:p w14:paraId="5D506DE7" w14:textId="539EC45D" w:rsidR="00FE753A" w:rsidRDefault="00FE753A" w:rsidP="00AB10FC">
      <w:r w:rsidRPr="00FE753A">
        <w:t>A</w:t>
      </w:r>
      <w:r>
        <w:t xml:space="preserve"> </w:t>
      </w:r>
      <w:ins w:id="2311"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312" w:author="Eric Boisvert" w:date="2016-01-17T12:34:00Z">
        <w:r w:rsidR="007E7F7B">
          <w:t>It is s</w:t>
        </w:r>
      </w:ins>
      <w:del w:id="2313"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B95F74"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14" w:author="Eric Boisvert" w:date="2016-01-19T19:09:00Z">
        <w:r w:rsidR="00302FB5">
          <w:rPr>
            <w:noProof/>
          </w:rPr>
          <w:t>64</w:t>
        </w:r>
      </w:ins>
      <w:del w:id="2315"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316" w:author="Eric Boisvert" w:date="2016-01-17T12:36:00Z"/>
          <w:color w:val="000000"/>
          <w:sz w:val="20"/>
          <w:szCs w:val="20"/>
          <w:lang w:val="en-CA"/>
        </w:rPr>
      </w:pPr>
      <w:bookmarkStart w:id="2317" w:name="BKM_60CC5835_79D2_4A13_B4A8_D7D9DBF215A3"/>
      <w:bookmarkEnd w:id="2317"/>
    </w:p>
    <w:p w14:paraId="0CE00831" w14:textId="3332F363" w:rsidR="007E7F7B" w:rsidRDefault="007E7F7B">
      <w:pPr>
        <w:pStyle w:val="Heading5"/>
        <w:rPr>
          <w:ins w:id="2318" w:author="Eric Boisvert" w:date="2016-01-17T12:36:00Z"/>
          <w:lang w:val="en-CA"/>
        </w:rPr>
        <w:pPrChange w:id="2319" w:author="Eric Boisvert" w:date="2016-01-17T12:36:00Z">
          <w:pPr>
            <w:autoSpaceDE w:val="0"/>
            <w:autoSpaceDN w:val="0"/>
            <w:adjustRightInd w:val="0"/>
            <w:spacing w:after="0"/>
          </w:pPr>
        </w:pPrChange>
      </w:pPr>
      <w:ins w:id="2320" w:author="Eric Boisvert" w:date="2016-01-17T12:37:00Z">
        <w:r>
          <w:rPr>
            <w:lang w:val="en-CA"/>
          </w:rPr>
          <w:t>p</w:t>
        </w:r>
      </w:ins>
      <w:ins w:id="2321"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2322" w:author="Eric Boisvert" w:date="2016-01-17T12:36:00Z"/>
          <w:color w:val="000000"/>
          <w:sz w:val="20"/>
          <w:szCs w:val="20"/>
          <w:lang w:val="en-CA"/>
        </w:rPr>
      </w:pPr>
    </w:p>
    <w:p w14:paraId="2A0E1BF0" w14:textId="4F39798F" w:rsidR="007E7F7B" w:rsidRDefault="007E7F7B">
      <w:pPr>
        <w:rPr>
          <w:ins w:id="2323" w:author="Eric Boisvert" w:date="2016-01-17T12:37:00Z"/>
          <w:lang w:val="en-CA"/>
        </w:rPr>
        <w:pPrChange w:id="2324" w:author="Eric Boisvert" w:date="2016-01-17T12:36:00Z">
          <w:pPr>
            <w:autoSpaceDE w:val="0"/>
            <w:autoSpaceDN w:val="0"/>
            <w:adjustRightInd w:val="0"/>
            <w:spacing w:after="0"/>
          </w:pPr>
        </w:pPrChange>
      </w:pPr>
      <w:ins w:id="2325"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2326" w:author="Eric Boisvert" w:date="2016-01-17T12:37:00Z"/>
          <w:lang w:val="en-CA"/>
        </w:rPr>
        <w:pPrChange w:id="2327" w:author="Eric Boisvert" w:date="2016-01-17T12:37:00Z">
          <w:pPr>
            <w:autoSpaceDE w:val="0"/>
            <w:autoSpaceDN w:val="0"/>
            <w:adjustRightInd w:val="0"/>
            <w:spacing w:after="0"/>
          </w:pPr>
        </w:pPrChange>
      </w:pPr>
      <w:ins w:id="2328" w:author="Eric Boisvert" w:date="2016-01-17T12:37:00Z">
        <w:r>
          <w:rPr>
            <w:lang w:val="en-CA"/>
          </w:rPr>
          <w:t>wavelength</w:t>
        </w:r>
      </w:ins>
    </w:p>
    <w:p w14:paraId="5408D9BE" w14:textId="77777777" w:rsidR="007E7F7B" w:rsidRPr="007E7F7B" w:rsidRDefault="007E7F7B">
      <w:pPr>
        <w:rPr>
          <w:ins w:id="2329" w:author="Eric Boisvert" w:date="2016-01-17T12:37:00Z"/>
          <w:lang w:val="en-CA"/>
        </w:rPr>
        <w:pPrChange w:id="2330" w:author="Eric Boisvert" w:date="2016-01-17T12:37:00Z">
          <w:pPr>
            <w:autoSpaceDE w:val="0"/>
            <w:autoSpaceDN w:val="0"/>
            <w:adjustRightInd w:val="0"/>
            <w:spacing w:after="0"/>
          </w:pPr>
        </w:pPrChange>
      </w:pPr>
    </w:p>
    <w:p w14:paraId="44AFF6BB" w14:textId="4A78B941" w:rsidR="007E7F7B" w:rsidRDefault="007E7F7B">
      <w:pPr>
        <w:rPr>
          <w:ins w:id="2331" w:author="Eric Boisvert" w:date="2016-01-17T12:38:00Z"/>
          <w:lang w:val="en-CA"/>
        </w:rPr>
        <w:pPrChange w:id="2332" w:author="Eric Boisvert" w:date="2016-01-17T12:36:00Z">
          <w:pPr>
            <w:autoSpaceDE w:val="0"/>
            <w:autoSpaceDN w:val="0"/>
            <w:adjustRightInd w:val="0"/>
            <w:spacing w:after="0"/>
          </w:pPr>
        </w:pPrChange>
      </w:pPr>
      <w:ins w:id="2333" w:author="Eric Boisvert" w:date="2016-01-17T12:37:00Z">
        <w:r>
          <w:rPr>
            <w:lang w:val="en-CA"/>
          </w:rPr>
          <w:t>The property wavelength (swe:QuantityRange)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334" w:author="Eric Boisvert" w:date="2016-01-17T12:39:00Z"/>
          <w:lang w:val="en-CA"/>
        </w:rPr>
        <w:pPrChange w:id="2335" w:author="Eric Boisvert" w:date="2016-01-17T12:39:00Z">
          <w:pPr>
            <w:autoSpaceDE w:val="0"/>
            <w:autoSpaceDN w:val="0"/>
            <w:adjustRightInd w:val="0"/>
            <w:spacing w:after="0"/>
          </w:pPr>
        </w:pPrChange>
      </w:pPr>
      <w:ins w:id="2336" w:author="Eric Boisvert" w:date="2016-01-17T12:38:00Z">
        <w:r w:rsidRPr="00D970E9">
          <w:rPr>
            <w:lang w:val="en-CA"/>
          </w:rPr>
          <w:lastRenderedPageBreak/>
          <w:t>foldSystemMember</w:t>
        </w:r>
      </w:ins>
    </w:p>
    <w:p w14:paraId="6CA6DA1D" w14:textId="77777777" w:rsidR="007E7F7B" w:rsidRPr="007E7F7B" w:rsidRDefault="007E7F7B">
      <w:pPr>
        <w:rPr>
          <w:ins w:id="2337" w:author="Eric Boisvert" w:date="2016-01-17T12:38:00Z"/>
          <w:lang w:val="en-CA"/>
          <w:rPrChange w:id="2338" w:author="Eric Boisvert" w:date="2016-01-17T12:39:00Z">
            <w:rPr>
              <w:ins w:id="2339" w:author="Eric Boisvert" w:date="2016-01-17T12:38:00Z"/>
              <w:b/>
              <w:bCs/>
              <w:lang w:val="en-CA"/>
            </w:rPr>
          </w:rPrChange>
        </w:rPr>
        <w:pPrChange w:id="2340" w:author="Eric Boisvert" w:date="2016-01-17T12:39:00Z">
          <w:pPr>
            <w:autoSpaceDE w:val="0"/>
            <w:autoSpaceDN w:val="0"/>
            <w:adjustRightInd w:val="0"/>
            <w:spacing w:after="0"/>
          </w:pPr>
        </w:pPrChange>
      </w:pPr>
    </w:p>
    <w:p w14:paraId="22B2235C" w14:textId="44BE611E" w:rsidR="007E7F7B" w:rsidRDefault="007E7F7B">
      <w:pPr>
        <w:rPr>
          <w:ins w:id="2341" w:author="Eric Boisvert" w:date="2016-01-17T12:39:00Z"/>
          <w:lang w:val="en-CA"/>
        </w:rPr>
        <w:pPrChange w:id="2342" w:author="Eric Boisvert" w:date="2016-01-17T12:39:00Z">
          <w:pPr>
            <w:autoSpaceDE w:val="0"/>
            <w:autoSpaceDN w:val="0"/>
            <w:adjustRightInd w:val="0"/>
            <w:spacing w:after="0"/>
          </w:pPr>
        </w:pPrChange>
      </w:pPr>
      <w:ins w:id="2343" w:author="Eric Boisvert" w:date="2016-01-17T12:38:00Z">
        <w:r>
          <w:rPr>
            <w:lang w:val="en-CA"/>
          </w:rPr>
          <w:t xml:space="preserve">The foldSystemMember shall be an association between a FoldSystem and the </w:t>
        </w:r>
      </w:ins>
      <w:ins w:id="2344" w:author="Eric Boisvert" w:date="2016-01-17T12:39:00Z">
        <w:r>
          <w:rPr>
            <w:lang w:val="en-CA"/>
          </w:rPr>
          <w:t>Folds that are member of that system.</w:t>
        </w:r>
      </w:ins>
    </w:p>
    <w:p w14:paraId="69156B22" w14:textId="4576B81B" w:rsidR="00FE753A" w:rsidRDefault="003804FE" w:rsidP="003804FE">
      <w:pPr>
        <w:pStyle w:val="Heading4"/>
      </w:pPr>
      <w:bookmarkStart w:id="2345" w:name="BKM_50AAAF20_CB99_4ABC_9FAE_60AD6D1987FD"/>
      <w:bookmarkStart w:id="2346" w:name="BKM_15CC129A_078F_4F7E_80FD_248D1D0D33F2"/>
      <w:bookmarkEnd w:id="2345"/>
      <w:bookmarkEnd w:id="2346"/>
      <w:r>
        <w:t>FoliationDescription</w:t>
      </w:r>
    </w:p>
    <w:p w14:paraId="37BF6AF3" w14:textId="77777777" w:rsidR="003804FE" w:rsidRDefault="003804FE" w:rsidP="00AB10FC"/>
    <w:p w14:paraId="49A2EDDB" w14:textId="55E0230E" w:rsidR="003804FE" w:rsidRDefault="007E7F7B" w:rsidP="00AB10FC">
      <w:ins w:id="2347" w:author="Eric Boisvert" w:date="2016-01-17T12:40:00Z">
        <w:r>
          <w:t>FoliationDescription provides e</w:t>
        </w:r>
      </w:ins>
      <w:del w:id="2348"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B95F74"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349" w:author="Eric Boisvert" w:date="2016-01-19T19:09:00Z">
        <w:r w:rsidR="00302FB5">
          <w:rPr>
            <w:noProof/>
          </w:rPr>
          <w:t>65</w:t>
        </w:r>
      </w:ins>
      <w:del w:id="2350" w:author="Eric Boisvert" w:date="2015-10-30T04:23:00Z">
        <w:r w:rsidR="00090DCF" w:rsidDel="007D2867">
          <w:rPr>
            <w:noProof/>
          </w:rPr>
          <w:delText>49</w:delText>
        </w:r>
      </w:del>
      <w:r w:rsidR="00673E83">
        <w:rPr>
          <w:noProof/>
        </w:rPr>
        <w:fldChar w:fldCharType="end"/>
      </w:r>
      <w:r>
        <w:t>: FoliationDescription</w:t>
      </w:r>
      <w:ins w:id="2351" w:author="Eric Boisvert" w:date="2016-01-17T12:40:00Z">
        <w:r w:rsidR="007E7F7B">
          <w:t xml:space="preserve"> </w:t>
        </w:r>
      </w:ins>
      <w:ins w:id="2352"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353" w:author="Eric Boisvert" w:date="2016-01-17T12:41:00Z"/>
          <w:color w:val="000000"/>
          <w:sz w:val="20"/>
          <w:szCs w:val="20"/>
          <w:lang w:val="en-CA"/>
        </w:rPr>
      </w:pPr>
      <w:bookmarkStart w:id="2354" w:name="BKM_FDDB3C9C_445F_40FB_AB70_ED1438E267DC"/>
      <w:bookmarkEnd w:id="2354"/>
    </w:p>
    <w:p w14:paraId="0D9D3DBE" w14:textId="6111EA8A" w:rsidR="007E7F7B" w:rsidRDefault="007E7F7B">
      <w:pPr>
        <w:pStyle w:val="Heading5"/>
        <w:rPr>
          <w:ins w:id="2355" w:author="Eric Boisvert" w:date="2016-01-17T12:41:00Z"/>
          <w:lang w:val="en-CA"/>
        </w:rPr>
        <w:pPrChange w:id="2356" w:author="Eric Boisvert" w:date="2016-01-17T12:42:00Z">
          <w:pPr>
            <w:autoSpaceDE w:val="0"/>
            <w:autoSpaceDN w:val="0"/>
            <w:adjustRightInd w:val="0"/>
            <w:spacing w:after="0"/>
          </w:pPr>
        </w:pPrChange>
      </w:pPr>
      <w:ins w:id="2357" w:author="Eric Boisvert" w:date="2016-01-17T12:41:00Z">
        <w:r>
          <w:rPr>
            <w:lang w:val="en-CA"/>
          </w:rPr>
          <w:t xml:space="preserve">definingElement </w:t>
        </w:r>
      </w:ins>
    </w:p>
    <w:p w14:paraId="6456629C" w14:textId="77777777" w:rsidR="007E7F7B" w:rsidRDefault="007E7F7B" w:rsidP="003804FE">
      <w:pPr>
        <w:autoSpaceDE w:val="0"/>
        <w:autoSpaceDN w:val="0"/>
        <w:adjustRightInd w:val="0"/>
        <w:spacing w:after="0"/>
        <w:rPr>
          <w:ins w:id="2358" w:author="Eric Boisvert" w:date="2016-01-17T12:41:00Z"/>
          <w:color w:val="000000"/>
          <w:sz w:val="20"/>
          <w:szCs w:val="20"/>
          <w:lang w:val="en-CA"/>
        </w:rPr>
      </w:pPr>
    </w:p>
    <w:p w14:paraId="075F913E" w14:textId="33E8B99C" w:rsidR="007E7F7B" w:rsidRDefault="007E7F7B">
      <w:pPr>
        <w:rPr>
          <w:ins w:id="2359" w:author="Eric Boisvert" w:date="2016-01-17T12:42:00Z"/>
          <w:lang w:val="en-CA"/>
        </w:rPr>
        <w:pPrChange w:id="2360" w:author="Eric Boisvert" w:date="2016-01-17T12:42:00Z">
          <w:pPr>
            <w:autoSpaceDE w:val="0"/>
            <w:autoSpaceDN w:val="0"/>
            <w:adjustRightInd w:val="0"/>
            <w:spacing w:after="0"/>
          </w:pPr>
        </w:pPrChange>
      </w:pPr>
      <w:ins w:id="2361"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362" w:author="Eric Boisvert" w:date="2016-01-17T12:41:00Z"/>
          <w:color w:val="000000"/>
          <w:sz w:val="20"/>
          <w:szCs w:val="20"/>
          <w:lang w:val="en-CA"/>
        </w:rPr>
      </w:pPr>
    </w:p>
    <w:p w14:paraId="0051355F" w14:textId="1CC610A0" w:rsidR="007E7F7B" w:rsidRDefault="00DA196D" w:rsidP="009C163F">
      <w:pPr>
        <w:pStyle w:val="Heading5"/>
        <w:rPr>
          <w:ins w:id="2363" w:author="Eric Boisvert" w:date="2016-01-17T12:46:00Z"/>
          <w:lang w:val="en-CA"/>
        </w:rPr>
      </w:pPr>
      <w:ins w:id="2364" w:author="Eric Boisvert" w:date="2016-01-17T12:46:00Z">
        <w:r>
          <w:rPr>
            <w:lang w:val="en-CA"/>
          </w:rPr>
          <w:lastRenderedPageBreak/>
          <w:t>c</w:t>
        </w:r>
      </w:ins>
      <w:ins w:id="2365" w:author="Eric Boisvert" w:date="2016-01-17T12:45:00Z">
        <w:r w:rsidRPr="00DA196D">
          <w:rPr>
            <w:lang w:val="en-CA"/>
          </w:rPr>
          <w:t>ontinuity</w:t>
        </w:r>
      </w:ins>
    </w:p>
    <w:p w14:paraId="75788F81" w14:textId="77777777" w:rsidR="00DA196D" w:rsidRPr="00DA196D" w:rsidRDefault="00DA196D" w:rsidP="009C163F">
      <w:pPr>
        <w:rPr>
          <w:ins w:id="2366" w:author="Eric Boisvert" w:date="2016-01-17T12:45:00Z"/>
          <w:lang w:val="en-CA"/>
        </w:rPr>
      </w:pPr>
    </w:p>
    <w:p w14:paraId="285B1039" w14:textId="6E0F2050" w:rsidR="00DA196D" w:rsidRDefault="00DA196D" w:rsidP="003804FE">
      <w:pPr>
        <w:autoSpaceDE w:val="0"/>
        <w:autoSpaceDN w:val="0"/>
        <w:adjustRightInd w:val="0"/>
        <w:spacing w:after="0"/>
        <w:rPr>
          <w:ins w:id="2367" w:author="Eric Boisvert" w:date="2016-01-17T12:45:00Z"/>
          <w:color w:val="000000"/>
          <w:sz w:val="20"/>
          <w:szCs w:val="20"/>
          <w:lang w:val="en-CA"/>
        </w:rPr>
      </w:pPr>
      <w:ins w:id="2368"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369" w:author="Eric Boisvert" w:date="2016-01-17T12:46:00Z"/>
          <w:color w:val="000000"/>
          <w:sz w:val="20"/>
          <w:szCs w:val="20"/>
          <w:lang w:val="en-CA"/>
        </w:rPr>
      </w:pPr>
    </w:p>
    <w:p w14:paraId="2D264FB6" w14:textId="76C2E2CC" w:rsidR="00DA196D" w:rsidRDefault="00DA196D" w:rsidP="009C163F">
      <w:pPr>
        <w:pStyle w:val="Heading5"/>
        <w:rPr>
          <w:ins w:id="2370" w:author="Eric Boisvert" w:date="2016-01-17T12:46:00Z"/>
          <w:lang w:val="en-CA"/>
        </w:rPr>
      </w:pPr>
      <w:ins w:id="2371" w:author="Eric Boisvert" w:date="2016-01-17T12:47:00Z">
        <w:r>
          <w:rPr>
            <w:lang w:val="en-CA"/>
          </w:rPr>
          <w:t>i</w:t>
        </w:r>
      </w:ins>
      <w:ins w:id="2372"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2373" w:author="Eric Boisvert" w:date="2016-01-17T12:46:00Z"/>
          <w:color w:val="000000"/>
          <w:sz w:val="20"/>
          <w:szCs w:val="20"/>
          <w:lang w:val="en-CA"/>
        </w:rPr>
      </w:pPr>
    </w:p>
    <w:p w14:paraId="305EE0CC" w14:textId="14728A5A" w:rsidR="00DA196D" w:rsidRPr="00DA196D" w:rsidRDefault="00DA196D" w:rsidP="00DA196D">
      <w:pPr>
        <w:rPr>
          <w:ins w:id="2374" w:author="Eric Boisvert" w:date="2016-01-17T12:47:00Z"/>
          <w:lang w:val="en-CA"/>
        </w:rPr>
      </w:pPr>
      <w:ins w:id="2375" w:author="Eric Boisvert" w:date="2016-01-17T12:46:00Z">
        <w:r>
          <w:rPr>
            <w:lang w:val="en-CA"/>
          </w:rPr>
          <w:t xml:space="preserve">The continuity property (swe:Category) shall contain a term from a controlled vocabulary to </w:t>
        </w:r>
      </w:ins>
      <w:ins w:id="2376"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377" w:author="Eric Boisvert" w:date="2016-01-17T12:48:00Z"/>
          <w:lang w:val="en-CA"/>
        </w:rPr>
      </w:pPr>
      <w:ins w:id="2378"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2379" w:author="Eric Boisvert" w:date="2016-01-17T12:48:00Z"/>
          <w:color w:val="000000"/>
          <w:sz w:val="20"/>
          <w:szCs w:val="20"/>
          <w:lang w:val="en-CA"/>
        </w:rPr>
      </w:pPr>
    </w:p>
    <w:p w14:paraId="04E4E897" w14:textId="1932FFCA" w:rsidR="00DA196D" w:rsidRDefault="00DA196D" w:rsidP="009C163F">
      <w:pPr>
        <w:rPr>
          <w:ins w:id="2380" w:author="Eric Boisvert" w:date="2016-01-17T12:47:00Z"/>
          <w:lang w:val="en-CA"/>
        </w:rPr>
      </w:pPr>
      <w:ins w:id="2381"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382" w:author="Eric Boisvert" w:date="2016-01-17T12:49:00Z"/>
          <w:lang w:val="en-CA"/>
        </w:rPr>
      </w:pPr>
      <w:ins w:id="2383" w:author="Eric Boisvert" w:date="2016-01-17T12:52:00Z">
        <w:r>
          <w:rPr>
            <w:lang w:val="en-CA"/>
          </w:rPr>
          <w:t>o</w:t>
        </w:r>
      </w:ins>
      <w:ins w:id="2384"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2385" w:author="Eric Boisvert" w:date="2016-01-17T12:45:00Z"/>
          <w:color w:val="000000"/>
          <w:sz w:val="20"/>
          <w:szCs w:val="20"/>
          <w:lang w:val="en-CA"/>
        </w:rPr>
      </w:pPr>
    </w:p>
    <w:p w14:paraId="39D7C545" w14:textId="17ED27BA" w:rsidR="00DA196D" w:rsidRDefault="00DA196D" w:rsidP="009C163F">
      <w:pPr>
        <w:rPr>
          <w:ins w:id="2386" w:author="Eric Boisvert" w:date="2016-01-17T12:52:00Z"/>
          <w:lang w:val="en-CA"/>
        </w:rPr>
      </w:pPr>
      <w:ins w:id="2387" w:author="Eric Boisvert" w:date="2016-01-17T12:49:00Z">
        <w:r>
          <w:rPr>
            <w:lang w:val="en-CA"/>
          </w:rPr>
          <w:t xml:space="preserve">The orientation:GSML_PlanarOrientation shall contain an </w:t>
        </w:r>
      </w:ins>
      <w:ins w:id="2388"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389" w:author="Eric Boisvert" w:date="2016-01-17T12:52:00Z"/>
          <w:lang w:val="en-CA"/>
        </w:rPr>
      </w:pPr>
      <w:ins w:id="2390" w:author="Eric Boisvert" w:date="2016-01-17T12:53:00Z">
        <w:r>
          <w:rPr>
            <w:lang w:val="en-CA"/>
          </w:rPr>
          <w:t>s</w:t>
        </w:r>
      </w:ins>
      <w:ins w:id="2391" w:author="Eric Boisvert" w:date="2016-01-17T12:52:00Z">
        <w:r w:rsidRPr="00D970E9">
          <w:rPr>
            <w:lang w:val="en-CA"/>
          </w:rPr>
          <w:t>pacing</w:t>
        </w:r>
      </w:ins>
    </w:p>
    <w:p w14:paraId="35E1FD24" w14:textId="77777777" w:rsidR="009C163F" w:rsidRDefault="009C163F" w:rsidP="009C163F">
      <w:pPr>
        <w:rPr>
          <w:ins w:id="2392" w:author="Eric Boisvert" w:date="2016-01-17T12:53:00Z"/>
          <w:rFonts w:ascii="Calibri" w:hAnsi="Calibri"/>
          <w:b/>
          <w:bCs/>
          <w:color w:val="000000"/>
          <w:sz w:val="20"/>
          <w:szCs w:val="20"/>
          <w:lang w:val="en-CA"/>
        </w:rPr>
      </w:pPr>
    </w:p>
    <w:p w14:paraId="45BF15E9" w14:textId="357989B3" w:rsidR="009C163F" w:rsidRDefault="009C163F" w:rsidP="009C163F">
      <w:pPr>
        <w:rPr>
          <w:ins w:id="2393" w:author="Eric Boisvert" w:date="2016-01-17T12:53:00Z"/>
          <w:lang w:val="en-CA"/>
        </w:rPr>
      </w:pPr>
      <w:ins w:id="2394" w:author="Eric Boisvert" w:date="2016-01-17T12:52:00Z">
        <w:r>
          <w:rPr>
            <w:lang w:val="en-CA"/>
          </w:rPr>
          <w:t xml:space="preserve">The spacing property (swe:QuantityRange) shall contain a  </w:t>
        </w:r>
      </w:ins>
      <w:ins w:id="2395"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396" w:name="BKM_19D968ED_E9E9_4696_A463_9B8A89B9A29C"/>
      <w:bookmarkStart w:id="2397" w:name="BKM_A9E84D60_87E8_4274_B497_38C594525434"/>
      <w:bookmarkStart w:id="2398" w:name="BKM_F7EC3986_4D93_479D_BDAB_FDA23552D58F"/>
      <w:bookmarkStart w:id="2399" w:name="BKM_3788366B_341E_49F9_A366_57B90FBEF589"/>
      <w:bookmarkStart w:id="2400" w:name="BKM_472C9381_9698_46F2_8E04_2E603A1474CC"/>
      <w:bookmarkStart w:id="2401" w:name="BKM_33E4A038_4438_4CEF_A4A6_6E8349B6FDCC"/>
      <w:bookmarkEnd w:id="2396"/>
      <w:bookmarkEnd w:id="2397"/>
      <w:bookmarkEnd w:id="2398"/>
      <w:bookmarkEnd w:id="2399"/>
      <w:bookmarkEnd w:id="2400"/>
      <w:bookmarkEnd w:id="2401"/>
      <w:r>
        <w:t>ShearDisplacementStructureDescription</w:t>
      </w:r>
    </w:p>
    <w:p w14:paraId="7ACDA1D5" w14:textId="77777777" w:rsidR="00617E36" w:rsidRDefault="00617E36" w:rsidP="00AB10FC"/>
    <w:p w14:paraId="0ACBB233" w14:textId="54A22594" w:rsidR="00617E36" w:rsidRDefault="009C163F" w:rsidP="00AB10FC">
      <w:ins w:id="2402" w:author="Eric Boisvert" w:date="2016-01-17T12:53:00Z">
        <w:r>
          <w:t xml:space="preserve">ShearDisplacementStructureDescription provides </w:t>
        </w:r>
      </w:ins>
      <w:ins w:id="2403" w:author="Eric Boisvert" w:date="2016-01-17T12:54:00Z">
        <w:r>
          <w:t>e</w:t>
        </w:r>
      </w:ins>
      <w:del w:id="2404" w:author="Eric Boisvert" w:date="2016-01-17T12:54:00Z">
        <w:r w:rsidR="00617E36" w:rsidRPr="00617E36" w:rsidDel="009C163F">
          <w:delText>E</w:delText>
        </w:r>
      </w:del>
      <w:r w:rsidR="00617E36" w:rsidRPr="00617E36">
        <w:t>xtended descriptive properties of a shear displacement structure (ie, fault or shear)</w:t>
      </w:r>
      <w:ins w:id="2405" w:author="Eric Boisvert" w:date="2016-01-17T13:01:00Z">
        <w:r>
          <w:t xml:space="preserve"> defined in </w:t>
        </w:r>
      </w:ins>
      <w:ins w:id="2406" w:author="Eric Boisvert" w:date="2016-01-17T13:02:00Z">
        <w:r>
          <w:fldChar w:fldCharType="begin"/>
        </w:r>
        <w:r>
          <w:instrText xml:space="preserve"> REF _Ref440799060 \n \h </w:instrText>
        </w:r>
      </w:ins>
      <w:r>
        <w:fldChar w:fldCharType="separate"/>
      </w:r>
      <w:ins w:id="2407" w:author="Eric Boisvert" w:date="2016-01-17T13:02:00Z">
        <w:r>
          <w:t>8.4.3.5</w:t>
        </w:r>
        <w:r>
          <w:fldChar w:fldCharType="end"/>
        </w:r>
        <w:r>
          <w:t xml:space="preserve"> by extending the abstract property block ShearDisplacementStructureAbstractDescription.</w:t>
        </w:r>
      </w:ins>
      <w:del w:id="2408" w:author="Eric Boisvert" w:date="2016-01-17T13:02:00Z">
        <w:r w:rsidR="00617E36" w:rsidRPr="00617E36" w:rsidDel="009C163F">
          <w:delText>.</w:delText>
        </w:r>
      </w:del>
    </w:p>
    <w:p w14:paraId="30DEBDCB" w14:textId="7CFC2286" w:rsidR="00617E36" w:rsidRDefault="00B95F74"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409"/>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10" w:author="Eric Boisvert" w:date="2016-01-19T19:09:00Z">
        <w:r w:rsidR="00302FB5">
          <w:rPr>
            <w:noProof/>
          </w:rPr>
          <w:t>66</w:t>
        </w:r>
      </w:ins>
      <w:del w:id="2411"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412" w:author="Eric Boisvert" w:date="2016-01-17T13:04:00Z"/>
          <w:lang w:val="en-CA"/>
        </w:rPr>
        <w:pPrChange w:id="2413" w:author="Eric Boisvert" w:date="2016-01-17T13:05:00Z">
          <w:pPr>
            <w:autoSpaceDE w:val="0"/>
            <w:autoSpaceDN w:val="0"/>
            <w:adjustRightInd w:val="0"/>
            <w:spacing w:after="0"/>
          </w:pPr>
        </w:pPrChange>
      </w:pPr>
      <w:bookmarkStart w:id="2414" w:name="BKM_E32F3F79_7117_4294_86FD_A68126B03F62"/>
      <w:bookmarkEnd w:id="2414"/>
      <w:ins w:id="2415"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2416" w:author="Eric Boisvert" w:date="2016-01-17T13:04:00Z"/>
          <w:color w:val="000000"/>
          <w:sz w:val="20"/>
          <w:szCs w:val="20"/>
          <w:lang w:val="en-CA"/>
        </w:rPr>
      </w:pPr>
    </w:p>
    <w:p w14:paraId="52BFD03F" w14:textId="51343A65" w:rsidR="001B4102" w:rsidRDefault="001B4102">
      <w:pPr>
        <w:rPr>
          <w:ins w:id="2417" w:author="Eric Boisvert" w:date="2016-01-17T13:05:00Z"/>
          <w:lang w:val="en-CA"/>
        </w:rPr>
        <w:pPrChange w:id="2418" w:author="Eric Boisvert" w:date="2016-01-17T13:05:00Z">
          <w:pPr>
            <w:autoSpaceDE w:val="0"/>
            <w:autoSpaceDN w:val="0"/>
            <w:adjustRightInd w:val="0"/>
            <w:spacing w:after="0"/>
          </w:pPr>
        </w:pPrChange>
      </w:pPr>
      <w:ins w:id="2419" w:author="Eric Boisvert" w:date="2016-01-17T13:04:00Z">
        <w:r>
          <w:rPr>
            <w:lang w:val="en-CA"/>
          </w:rPr>
          <w:t xml:space="preserve">The </w:t>
        </w:r>
        <w:r w:rsidRPr="001B4102">
          <w:rPr>
            <w:lang w:val="en-CA"/>
          </w:rPr>
          <w:t>deformationStyle</w:t>
        </w:r>
        <w:r>
          <w:rPr>
            <w:lang w:val="en-CA"/>
          </w:rPr>
          <w:t>:DeformationStyleTerm shall contain a term from a</w:t>
        </w:r>
      </w:ins>
      <w:ins w:id="2420"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421" w:author="Eric Boisvert" w:date="2016-01-17T13:06:00Z"/>
          <w:lang w:val="en-CA"/>
        </w:rPr>
        <w:pPrChange w:id="2422" w:author="Eric Boisvert" w:date="2016-01-17T13:06:00Z">
          <w:pPr>
            <w:autoSpaceDE w:val="0"/>
            <w:autoSpaceDN w:val="0"/>
            <w:adjustRightInd w:val="0"/>
            <w:spacing w:after="0"/>
          </w:pPr>
        </w:pPrChange>
      </w:pPr>
      <w:ins w:id="2423" w:author="Eric Boisvert" w:date="2016-01-17T13:05:00Z">
        <w:r w:rsidRPr="001B4102">
          <w:rPr>
            <w:lang w:val="en-CA"/>
          </w:rPr>
          <w:t>planeOrientation</w:t>
        </w:r>
      </w:ins>
    </w:p>
    <w:p w14:paraId="0D130A1B" w14:textId="77777777" w:rsidR="001B4102" w:rsidRPr="001B4102" w:rsidRDefault="001B4102">
      <w:pPr>
        <w:rPr>
          <w:ins w:id="2424" w:author="Eric Boisvert" w:date="2016-01-17T13:05:00Z"/>
          <w:lang w:val="en-CA"/>
        </w:rPr>
        <w:pPrChange w:id="2425" w:author="Eric Boisvert" w:date="2016-01-17T13:06:00Z">
          <w:pPr>
            <w:autoSpaceDE w:val="0"/>
            <w:autoSpaceDN w:val="0"/>
            <w:adjustRightInd w:val="0"/>
            <w:spacing w:after="0"/>
          </w:pPr>
        </w:pPrChange>
      </w:pPr>
    </w:p>
    <w:p w14:paraId="44426849" w14:textId="7DA3B992" w:rsidR="001B4102" w:rsidRDefault="001B4102">
      <w:pPr>
        <w:rPr>
          <w:ins w:id="2426" w:author="Eric Boisvert" w:date="2016-01-17T13:06:00Z"/>
          <w:lang w:val="en-CA"/>
        </w:rPr>
        <w:pPrChange w:id="2427" w:author="Eric Boisvert" w:date="2016-01-17T13:05:00Z">
          <w:pPr>
            <w:autoSpaceDE w:val="0"/>
            <w:autoSpaceDN w:val="0"/>
            <w:adjustRightInd w:val="0"/>
            <w:spacing w:after="0"/>
          </w:pPr>
        </w:pPrChange>
      </w:pPr>
      <w:ins w:id="2428" w:author="Eric Boisvert" w:date="2016-01-17T13:05:00Z">
        <w:r>
          <w:rPr>
            <w:lang w:val="en-CA"/>
          </w:rPr>
          <w:t xml:space="preserve">The property planeOrientation:GSML_PlanarOrientation shall contain a description </w:t>
        </w:r>
      </w:ins>
      <w:ins w:id="2429"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430" w:author="Eric Boisvert" w:date="2016-01-17T13:08:00Z"/>
          <w:lang w:val="en-CA"/>
        </w:rPr>
        <w:pPrChange w:id="2431" w:author="Eric Boisvert" w:date="2016-01-17T13:08:00Z">
          <w:pPr>
            <w:autoSpaceDE w:val="0"/>
            <w:autoSpaceDN w:val="0"/>
            <w:adjustRightInd w:val="0"/>
            <w:spacing w:after="0"/>
          </w:pPr>
        </w:pPrChange>
      </w:pPr>
      <w:ins w:id="2432" w:author="Eric Boisvert" w:date="2016-01-17T13:06:00Z">
        <w:r w:rsidRPr="00D970E9">
          <w:rPr>
            <w:lang w:val="en-CA"/>
          </w:rPr>
          <w:t>stPhysicalProperty</w:t>
        </w:r>
      </w:ins>
    </w:p>
    <w:p w14:paraId="6316CB63" w14:textId="77777777" w:rsidR="001B4102" w:rsidRPr="001B4102" w:rsidRDefault="001B4102">
      <w:pPr>
        <w:rPr>
          <w:ins w:id="2433" w:author="Eric Boisvert" w:date="2016-01-17T13:06:00Z"/>
          <w:lang w:val="en-CA"/>
          <w:rPrChange w:id="2434" w:author="Eric Boisvert" w:date="2016-01-17T13:08:00Z">
            <w:rPr>
              <w:ins w:id="2435" w:author="Eric Boisvert" w:date="2016-01-17T13:06:00Z"/>
              <w:b/>
              <w:bCs/>
              <w:lang w:val="en-CA"/>
            </w:rPr>
          </w:rPrChange>
        </w:rPr>
        <w:pPrChange w:id="2436" w:author="Eric Boisvert" w:date="2016-01-17T13:08:00Z">
          <w:pPr>
            <w:autoSpaceDE w:val="0"/>
            <w:autoSpaceDN w:val="0"/>
            <w:adjustRightInd w:val="0"/>
            <w:spacing w:after="0"/>
          </w:pPr>
        </w:pPrChange>
      </w:pPr>
    </w:p>
    <w:p w14:paraId="0E6B94EF" w14:textId="58878C1B" w:rsidR="001B4102" w:rsidRDefault="001B4102">
      <w:pPr>
        <w:rPr>
          <w:ins w:id="2437" w:author="Eric Boisvert" w:date="2016-01-17T13:09:00Z"/>
          <w:lang w:val="en-CA"/>
        </w:rPr>
        <w:pPrChange w:id="2438" w:author="Eric Boisvert" w:date="2016-01-17T13:08:00Z">
          <w:pPr>
            <w:autoSpaceDE w:val="0"/>
            <w:autoSpaceDN w:val="0"/>
            <w:adjustRightInd w:val="0"/>
            <w:spacing w:after="0"/>
          </w:pPr>
        </w:pPrChange>
      </w:pPr>
      <w:ins w:id="2439" w:author="Eric Boisvert" w:date="2016-01-17T13:06:00Z">
        <w:r>
          <w:rPr>
            <w:lang w:val="en-CA"/>
          </w:rPr>
          <w:t>The property stPhysicalProperty</w:t>
        </w:r>
      </w:ins>
      <w:ins w:id="2440"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2441" w:name="BKM_76F0AF36_F011_4216_B99A_7C75820C7A2C"/>
      <w:bookmarkStart w:id="2442" w:name="BKM_B13360B8_167E_4DA8_A7B7_EA7DCABE7993"/>
      <w:bookmarkStart w:id="2443" w:name="_Toc439943475"/>
      <w:bookmarkEnd w:id="2441"/>
      <w:bookmarkEnd w:id="2442"/>
      <w:r>
        <w:t>Geologic Unit Details</w:t>
      </w:r>
      <w:bookmarkEnd w:id="2443"/>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444" w:author="Eric Boisvert" w:date="2016-01-17T13:40:00Z">
        <w:r w:rsidR="00297011">
          <w:t xml:space="preserve"> (</w:t>
        </w:r>
      </w:ins>
      <w:ins w:id="2445" w:author="Eric Boisvert" w:date="2016-01-17T13:41:00Z">
        <w:r w:rsidR="00297011">
          <w:fldChar w:fldCharType="begin"/>
        </w:r>
        <w:r w:rsidR="00297011">
          <w:instrText xml:space="preserve"> REF _Ref440800006 \n \h </w:instrText>
        </w:r>
      </w:ins>
      <w:r w:rsidR="00297011">
        <w:fldChar w:fldCharType="separate"/>
      </w:r>
      <w:ins w:id="2446" w:author="Eric Boisvert" w:date="2016-01-17T13:41:00Z">
        <w:r w:rsidR="00297011">
          <w:t>8.4.1.3</w:t>
        </w:r>
        <w:r w:rsidR="00297011">
          <w:fldChar w:fldCharType="end"/>
        </w:r>
      </w:ins>
      <w:ins w:id="2447" w:author="Eric Boisvert" w:date="2016-01-17T13:40:00Z">
        <w:r w:rsidR="00297011">
          <w:t>)</w:t>
        </w:r>
      </w:ins>
      <w:r w:rsidRPr="00CB339F">
        <w:t>.</w:t>
      </w:r>
    </w:p>
    <w:p w14:paraId="47A20F63" w14:textId="16F8E84A" w:rsidR="00CB339F" w:rsidRDefault="00B95F74"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48" w:author="Eric Boisvert" w:date="2016-01-19T19:09:00Z">
        <w:r w:rsidR="00302FB5">
          <w:rPr>
            <w:noProof/>
          </w:rPr>
          <w:t>67</w:t>
        </w:r>
      </w:ins>
      <w:del w:id="2449"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450" w:author="Eric Boisvert" w:date="2016-01-17T13:42:00Z">
        <w:r>
          <w:t>GeologicUnitDescription provides e</w:t>
        </w:r>
      </w:ins>
      <w:del w:id="2451" w:author="Eric Boisvert" w:date="2016-01-17T13:42:00Z">
        <w:r w:rsidR="00CB339F" w:rsidRPr="00CB339F" w:rsidDel="00297011">
          <w:delText>E</w:delText>
        </w:r>
      </w:del>
      <w:r w:rsidR="00CB339F" w:rsidRPr="00CB339F">
        <w:t>xtended description of the characteristics of a geologic unit</w:t>
      </w:r>
      <w:ins w:id="2452" w:author="Eric Boisvert" w:date="2016-01-17T13:43:00Z">
        <w:r>
          <w:t xml:space="preserve"> (</w:t>
        </w:r>
        <w:r>
          <w:fldChar w:fldCharType="begin"/>
        </w:r>
        <w:r>
          <w:instrText xml:space="preserve"> REF _Ref440800006 \n \h </w:instrText>
        </w:r>
      </w:ins>
      <w:ins w:id="2453" w:author="Eric Boisvert" w:date="2016-01-17T13:43:00Z">
        <w:r>
          <w:fldChar w:fldCharType="separate"/>
        </w:r>
        <w:r>
          <w:t>8.4.1.3</w:t>
        </w:r>
        <w:r>
          <w:fldChar w:fldCharType="end"/>
        </w:r>
        <w:r>
          <w:t>)</w:t>
        </w:r>
        <w:r w:rsidRPr="00CB339F">
          <w:t>.</w:t>
        </w:r>
      </w:ins>
      <w:del w:id="2454" w:author="Eric Boisvert" w:date="2016-01-17T13:43:00Z">
        <w:r w:rsidR="00CB339F" w:rsidRPr="00CB339F" w:rsidDel="00297011">
          <w:delText>.</w:delText>
        </w:r>
      </w:del>
    </w:p>
    <w:p w14:paraId="5E871F43" w14:textId="7D7B38ED" w:rsidR="00CB339F" w:rsidRDefault="00297011">
      <w:pPr>
        <w:pStyle w:val="Heading5"/>
        <w:rPr>
          <w:ins w:id="2455" w:author="Eric Boisvert" w:date="2016-01-17T13:43:00Z"/>
          <w:lang w:val="en-CA"/>
        </w:rPr>
        <w:pPrChange w:id="2456" w:author="Eric Boisvert" w:date="2016-01-17T13:45:00Z">
          <w:pPr>
            <w:autoSpaceDE w:val="0"/>
            <w:autoSpaceDN w:val="0"/>
            <w:adjustRightInd w:val="0"/>
            <w:spacing w:after="0"/>
          </w:pPr>
        </w:pPrChange>
      </w:pPr>
      <w:bookmarkStart w:id="2457" w:name="BKM_E8CC2926_B007_4DFB_997F_F78EC469DF9A"/>
      <w:bookmarkEnd w:id="2457"/>
      <w:ins w:id="2458" w:author="Eric Boisvert" w:date="2016-01-17T13:43:00Z">
        <w:r w:rsidRPr="00297011">
          <w:rPr>
            <w:lang w:val="en-CA"/>
          </w:rPr>
          <w:t>bodyMorphology</w:t>
        </w:r>
      </w:ins>
    </w:p>
    <w:p w14:paraId="7B43DA20" w14:textId="77777777" w:rsidR="00297011" w:rsidRDefault="00297011">
      <w:pPr>
        <w:rPr>
          <w:ins w:id="2459" w:author="Eric Boisvert" w:date="2016-01-17T13:43:00Z"/>
          <w:lang w:val="en-CA"/>
        </w:rPr>
        <w:pPrChange w:id="2460" w:author="Eric Boisvert" w:date="2016-01-17T13:45:00Z">
          <w:pPr>
            <w:autoSpaceDE w:val="0"/>
            <w:autoSpaceDN w:val="0"/>
            <w:adjustRightInd w:val="0"/>
            <w:spacing w:after="0"/>
          </w:pPr>
        </w:pPrChange>
      </w:pPr>
    </w:p>
    <w:p w14:paraId="7513F6EE" w14:textId="626415FF" w:rsidR="00297011" w:rsidRDefault="00297011">
      <w:pPr>
        <w:rPr>
          <w:ins w:id="2461" w:author="Eric Boisvert" w:date="2016-01-17T13:43:00Z"/>
          <w:lang w:val="en-CA"/>
        </w:rPr>
        <w:pPrChange w:id="2462" w:author="Eric Boisvert" w:date="2016-01-17T13:45:00Z">
          <w:pPr>
            <w:autoSpaceDE w:val="0"/>
            <w:autoSpaceDN w:val="0"/>
            <w:adjustRightInd w:val="0"/>
            <w:spacing w:after="0"/>
          </w:pPr>
        </w:pPrChange>
      </w:pPr>
      <w:ins w:id="2463"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2464"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465"/>
        <w:r w:rsidRPr="00297011">
          <w:rPr>
            <w:lang w:val="en-CA"/>
          </w:rPr>
          <w:t xml:space="preserve">is independent </w:t>
        </w:r>
        <w:commentRangeEnd w:id="2465"/>
        <w:r>
          <w:rPr>
            <w:rStyle w:val="CommentReference"/>
          </w:rPr>
          <w:commentReference w:id="2465"/>
        </w:r>
        <w:r w:rsidRPr="00297011">
          <w:rPr>
            <w:lang w:val="en-CA"/>
          </w:rPr>
          <w:t>of the substance (EarthMaterial) that composes the GeologicUnit or process that formed it.</w:t>
        </w:r>
      </w:ins>
    </w:p>
    <w:p w14:paraId="2EDED14E" w14:textId="71AB1E34" w:rsidR="00297011" w:rsidRDefault="00297011">
      <w:pPr>
        <w:pStyle w:val="Heading5"/>
        <w:rPr>
          <w:ins w:id="2466" w:author="Eric Boisvert" w:date="2016-01-17T13:45:00Z"/>
          <w:lang w:val="en-CA"/>
        </w:rPr>
        <w:pPrChange w:id="2467" w:author="Eric Boisvert" w:date="2016-01-17T13:46:00Z">
          <w:pPr>
            <w:autoSpaceDE w:val="0"/>
            <w:autoSpaceDN w:val="0"/>
            <w:adjustRightInd w:val="0"/>
            <w:spacing w:after="0"/>
          </w:pPr>
        </w:pPrChange>
      </w:pPr>
      <w:ins w:id="2468"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2469" w:author="Eric Boisvert" w:date="2016-01-17T13:45:00Z"/>
          <w:rFonts w:ascii="Calibri" w:hAnsi="Calibri"/>
          <w:b/>
          <w:bCs/>
          <w:color w:val="000000"/>
          <w:sz w:val="20"/>
          <w:szCs w:val="20"/>
          <w:lang w:val="en-CA"/>
        </w:rPr>
      </w:pPr>
    </w:p>
    <w:p w14:paraId="7BD6B331" w14:textId="310BE6E5" w:rsidR="00297011" w:rsidRDefault="00297011">
      <w:pPr>
        <w:rPr>
          <w:ins w:id="2470" w:author="Eric Boisvert" w:date="2016-01-17T13:46:00Z"/>
          <w:lang w:val="en-CA"/>
        </w:rPr>
        <w:pPrChange w:id="2471" w:author="Eric Boisvert" w:date="2016-01-17T13:46:00Z">
          <w:pPr>
            <w:autoSpaceDE w:val="0"/>
            <w:autoSpaceDN w:val="0"/>
            <w:adjustRightInd w:val="0"/>
            <w:spacing w:after="0"/>
          </w:pPr>
        </w:pPrChange>
      </w:pPr>
      <w:ins w:id="2472"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2473" w:author="Eric Boisvert" w:date="2016-01-17T13:46:00Z">
        <w:r>
          <w:rPr>
            <w:lang w:val="en-CA"/>
          </w:rPr>
          <w:t>.  It is</w:t>
        </w:r>
      </w:ins>
      <w:ins w:id="2474" w:author="Eric Boisvert" w:date="2016-01-17T13:45:00Z">
        <w:r w:rsidRPr="00297011">
          <w:rPr>
            <w:lang w:val="en-CA"/>
          </w:rPr>
          <w:t xml:space="preserve"> not applicable at the rock-material/specimen level. Examples</w:t>
        </w:r>
      </w:ins>
      <w:ins w:id="2475" w:author="Eric Boisvert" w:date="2016-01-17T13:46:00Z">
        <w:r>
          <w:rPr>
            <w:lang w:val="en-CA"/>
          </w:rPr>
          <w:t xml:space="preserve"> are</w:t>
        </w:r>
      </w:ins>
      <w:ins w:id="2476"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477" w:author="Eric Boisvert" w:date="2016-01-17T13:47:00Z"/>
          <w:lang w:val="en-CA"/>
        </w:rPr>
        <w:pPrChange w:id="2478" w:author="Eric Boisvert" w:date="2016-01-17T13:47:00Z">
          <w:pPr>
            <w:autoSpaceDE w:val="0"/>
            <w:autoSpaceDN w:val="0"/>
            <w:adjustRightInd w:val="0"/>
            <w:spacing w:after="0"/>
          </w:pPr>
        </w:pPrChange>
      </w:pPr>
      <w:ins w:id="2479" w:author="Eric Boisvert" w:date="2016-01-17T13:46:00Z">
        <w:r w:rsidRPr="00297011">
          <w:rPr>
            <w:lang w:val="en-CA"/>
          </w:rPr>
          <w:t>outcropCharacter</w:t>
        </w:r>
      </w:ins>
    </w:p>
    <w:p w14:paraId="183964F0" w14:textId="77777777" w:rsidR="00297011" w:rsidRPr="00297011" w:rsidRDefault="00297011">
      <w:pPr>
        <w:rPr>
          <w:ins w:id="2480" w:author="Eric Boisvert" w:date="2016-01-17T13:46:00Z"/>
          <w:lang w:val="en-CA"/>
        </w:rPr>
        <w:pPrChange w:id="2481" w:author="Eric Boisvert" w:date="2016-01-17T13:47:00Z">
          <w:pPr>
            <w:autoSpaceDE w:val="0"/>
            <w:autoSpaceDN w:val="0"/>
            <w:adjustRightInd w:val="0"/>
            <w:spacing w:after="0"/>
          </w:pPr>
        </w:pPrChange>
      </w:pPr>
    </w:p>
    <w:p w14:paraId="40C3828C" w14:textId="0C3995ED" w:rsidR="00297011" w:rsidRDefault="00297011">
      <w:pPr>
        <w:rPr>
          <w:ins w:id="2482" w:author="Eric Boisvert" w:date="2016-01-17T13:47:00Z"/>
          <w:lang w:val="en-CA"/>
        </w:rPr>
        <w:pPrChange w:id="2483" w:author="Eric Boisvert" w:date="2016-01-17T13:47:00Z">
          <w:pPr>
            <w:autoSpaceDE w:val="0"/>
            <w:autoSpaceDN w:val="0"/>
            <w:adjustRightInd w:val="0"/>
            <w:spacing w:after="0"/>
          </w:pPr>
        </w:pPrChange>
      </w:pPr>
      <w:ins w:id="2484" w:author="Eric Boisvert" w:date="2016-01-17T13:46:00Z">
        <w:r>
          <w:rPr>
            <w:lang w:val="en-CA"/>
          </w:rPr>
          <w:t>The property outcro</w:t>
        </w:r>
      </w:ins>
      <w:ins w:id="2485" w:author="Eric Boisvert" w:date="2016-01-17T13:47:00Z">
        <w:r>
          <w:rPr>
            <w:lang w:val="en-CA"/>
          </w:rPr>
          <w:t>pCharacter (swe:Category) shall provide a term that d</w:t>
        </w:r>
      </w:ins>
      <w:ins w:id="2486" w:author="Eric Boisvert" w:date="2016-01-17T13:46:00Z">
        <w:r w:rsidRPr="00297011">
          <w:rPr>
            <w:lang w:val="en-CA"/>
          </w:rPr>
          <w:t>escribes the nature of outcrops formed by a geologic unit. Examples</w:t>
        </w:r>
      </w:ins>
      <w:ins w:id="2487" w:author="Eric Boisvert" w:date="2016-01-17T13:47:00Z">
        <w:r>
          <w:rPr>
            <w:lang w:val="en-CA"/>
          </w:rPr>
          <w:t xml:space="preserve"> are</w:t>
        </w:r>
      </w:ins>
      <w:ins w:id="2488" w:author="Eric Boisvert" w:date="2016-01-17T13:46:00Z">
        <w:r w:rsidRPr="00297011">
          <w:rPr>
            <w:lang w:val="en-CA"/>
          </w:rPr>
          <w:t>: bouldery, cliff-forming, ledge-forming, slope-forming, poorly exposed</w:t>
        </w:r>
      </w:ins>
      <w:ins w:id="2489" w:author="Eric Boisvert" w:date="2016-01-17T13:47:00Z">
        <w:r>
          <w:rPr>
            <w:lang w:val="en-CA"/>
          </w:rPr>
          <w:t>.</w:t>
        </w:r>
      </w:ins>
    </w:p>
    <w:p w14:paraId="2F914FD3" w14:textId="77777777" w:rsidR="00297011" w:rsidRDefault="00297011">
      <w:pPr>
        <w:pStyle w:val="Heading5"/>
        <w:rPr>
          <w:ins w:id="2490" w:author="Eric Boisvert" w:date="2016-01-17T13:49:00Z"/>
          <w:lang w:val="en-CA"/>
        </w:rPr>
        <w:pPrChange w:id="2491" w:author="Eric Boisvert" w:date="2016-01-17T13:49:00Z">
          <w:pPr>
            <w:autoSpaceDE w:val="0"/>
            <w:autoSpaceDN w:val="0"/>
            <w:adjustRightInd w:val="0"/>
            <w:spacing w:after="0"/>
          </w:pPr>
        </w:pPrChange>
      </w:pPr>
      <w:ins w:id="2492"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2493" w:author="Eric Boisvert" w:date="2016-01-17T13:48:00Z"/>
          <w:lang w:val="en-CA"/>
          <w:rPrChange w:id="2494" w:author="Eric Boisvert" w:date="2016-01-17T13:49:00Z">
            <w:rPr>
              <w:ins w:id="2495" w:author="Eric Boisvert" w:date="2016-01-17T13:48:00Z"/>
              <w:b/>
              <w:bCs/>
              <w:lang w:val="en-CA"/>
            </w:rPr>
          </w:rPrChange>
        </w:rPr>
        <w:pPrChange w:id="2496" w:author="Eric Boisvert" w:date="2016-01-17T13:49:00Z">
          <w:pPr>
            <w:autoSpaceDE w:val="0"/>
            <w:autoSpaceDN w:val="0"/>
            <w:adjustRightInd w:val="0"/>
            <w:spacing w:after="0"/>
          </w:pPr>
        </w:pPrChange>
      </w:pPr>
    </w:p>
    <w:p w14:paraId="699F2353" w14:textId="2476DEE8" w:rsidR="00297011" w:rsidRDefault="00297011">
      <w:pPr>
        <w:rPr>
          <w:ins w:id="2497" w:author="Eric Boisvert" w:date="2016-01-17T13:50:00Z"/>
          <w:lang w:val="en-CA"/>
        </w:rPr>
        <w:pPrChange w:id="2498" w:author="Eric Boisvert" w:date="2016-01-17T13:49:00Z">
          <w:pPr>
            <w:autoSpaceDE w:val="0"/>
            <w:autoSpaceDN w:val="0"/>
            <w:adjustRightInd w:val="0"/>
            <w:spacing w:after="0"/>
          </w:pPr>
        </w:pPrChange>
      </w:pPr>
      <w:ins w:id="2499" w:author="Eric Boisvert" w:date="2016-01-17T13:47:00Z">
        <w:r>
          <w:rPr>
            <w:lang w:val="en-CA"/>
          </w:rPr>
          <w:t xml:space="preserve">The property </w:t>
        </w:r>
      </w:ins>
      <w:ins w:id="2500" w:author="Eric Boisvert" w:date="2016-01-17T13:48:00Z">
        <w:r>
          <w:rPr>
            <w:lang w:val="en-CA"/>
          </w:rPr>
          <w:t>unitThickness (swe:QuantityRange) shall provide a value that represents the t</w:t>
        </w:r>
        <w:r w:rsidRPr="00297011">
          <w:rPr>
            <w:lang w:val="en-CA"/>
          </w:rPr>
          <w:t xml:space="preserve">ypical thickness of the geologic unit. </w:t>
        </w:r>
      </w:ins>
      <w:ins w:id="2501" w:author="Eric Boisvert" w:date="2016-01-17T13:49:00Z">
        <w:r>
          <w:rPr>
            <w:lang w:val="en-CA"/>
          </w:rPr>
          <w:t>It is a</w:t>
        </w:r>
      </w:ins>
      <w:ins w:id="2502" w:author="Eric Boisvert" w:date="2016-01-17T13:48:00Z">
        <w:r w:rsidRPr="00297011">
          <w:rPr>
            <w:lang w:val="en-CA"/>
          </w:rPr>
          <w:t>lways reported as a range.</w:t>
        </w:r>
      </w:ins>
      <w:ins w:id="2503" w:author="Eric Boisvert" w:date="2016-01-17T13:49:00Z">
        <w:r>
          <w:rPr>
            <w:lang w:val="en-CA"/>
          </w:rPr>
          <w:t xml:space="preserve"> </w:t>
        </w:r>
      </w:ins>
      <w:ins w:id="2504" w:author="Eric Boisvert" w:date="2016-01-17T13:48:00Z">
        <w:r w:rsidRPr="00297011">
          <w:rPr>
            <w:lang w:val="en-CA"/>
          </w:rPr>
          <w:t xml:space="preserve"> If </w:t>
        </w:r>
      </w:ins>
      <w:ins w:id="2505" w:author="Eric Boisvert" w:date="2016-01-17T13:49:00Z">
        <w:r>
          <w:rPr>
            <w:lang w:val="en-CA"/>
          </w:rPr>
          <w:t>ther</w:t>
        </w:r>
      </w:ins>
      <w:ins w:id="2506" w:author="Eric Boisvert" w:date="2016-01-17T13:48:00Z">
        <w:r w:rsidRPr="00297011">
          <w:rPr>
            <w:lang w:val="en-CA"/>
          </w:rPr>
          <w:t xml:space="preserve">e </w:t>
        </w:r>
      </w:ins>
      <w:ins w:id="2507" w:author="Eric Boisvert" w:date="2016-01-17T13:49:00Z">
        <w:r>
          <w:rPr>
            <w:lang w:val="en-CA"/>
          </w:rPr>
          <w:t xml:space="preserve">is </w:t>
        </w:r>
      </w:ins>
      <w:ins w:id="2508" w:author="Eric Boisvert" w:date="2016-01-17T13:48:00Z">
        <w:r w:rsidRPr="00297011">
          <w:rPr>
            <w:lang w:val="en-CA"/>
          </w:rPr>
          <w:t>a single value</w:t>
        </w:r>
      </w:ins>
      <w:ins w:id="2509" w:author="Eric Boisvert" w:date="2016-01-17T13:49:00Z">
        <w:r>
          <w:rPr>
            <w:lang w:val="en-CA"/>
          </w:rPr>
          <w:t xml:space="preserve"> to report</w:t>
        </w:r>
      </w:ins>
      <w:ins w:id="2510" w:author="Eric Boisvert" w:date="2016-01-17T13:48:00Z">
        <w:r w:rsidRPr="00297011">
          <w:rPr>
            <w:lang w:val="en-CA"/>
          </w:rPr>
          <w:t>, the upper and lower limit of range are the same.</w:t>
        </w:r>
      </w:ins>
    </w:p>
    <w:p w14:paraId="7FEBD3D2" w14:textId="460CBEC4" w:rsidR="00297011" w:rsidRDefault="00E97193">
      <w:pPr>
        <w:pStyle w:val="Heading5"/>
        <w:rPr>
          <w:ins w:id="2511" w:author="Eric Boisvert" w:date="2016-01-17T13:50:00Z"/>
          <w:lang w:val="en-CA"/>
        </w:rPr>
        <w:pPrChange w:id="2512" w:author="Eric Boisvert" w:date="2016-01-17T13:51:00Z">
          <w:pPr>
            <w:autoSpaceDE w:val="0"/>
            <w:autoSpaceDN w:val="0"/>
            <w:adjustRightInd w:val="0"/>
            <w:spacing w:after="0"/>
          </w:pPr>
        </w:pPrChange>
      </w:pPr>
      <w:ins w:id="2513" w:author="Eric Boisvert" w:date="2016-01-17T13:51:00Z">
        <w:r>
          <w:rPr>
            <w:lang w:val="en-CA"/>
          </w:rPr>
          <w:t>b</w:t>
        </w:r>
      </w:ins>
      <w:ins w:id="2514" w:author="Eric Boisvert" w:date="2016-01-17T13:50:00Z">
        <w:r w:rsidR="00297011" w:rsidRPr="00D970E9">
          <w:rPr>
            <w:lang w:val="en-CA"/>
          </w:rPr>
          <w:t>edding</w:t>
        </w:r>
      </w:ins>
    </w:p>
    <w:p w14:paraId="203C7EA5" w14:textId="77777777" w:rsidR="00E97193" w:rsidRDefault="00E97193">
      <w:pPr>
        <w:rPr>
          <w:ins w:id="2515" w:author="Eric Boisvert" w:date="2016-01-17T13:51:00Z"/>
          <w:lang w:val="en-CA"/>
        </w:rPr>
        <w:pPrChange w:id="2516" w:author="Eric Boisvert" w:date="2016-01-17T13:51:00Z">
          <w:pPr>
            <w:autoSpaceDE w:val="0"/>
            <w:autoSpaceDN w:val="0"/>
            <w:adjustRightInd w:val="0"/>
            <w:spacing w:after="0"/>
          </w:pPr>
        </w:pPrChange>
      </w:pPr>
    </w:p>
    <w:p w14:paraId="0B9C9B62" w14:textId="71FF4C74" w:rsidR="00297011" w:rsidRDefault="00297011">
      <w:pPr>
        <w:rPr>
          <w:ins w:id="2517" w:author="Eric Boisvert" w:date="2016-01-17T13:45:00Z"/>
          <w:lang w:val="en-CA"/>
        </w:rPr>
        <w:pPrChange w:id="2518" w:author="Eric Boisvert" w:date="2016-01-17T13:51:00Z">
          <w:pPr>
            <w:autoSpaceDE w:val="0"/>
            <w:autoSpaceDN w:val="0"/>
            <w:adjustRightInd w:val="0"/>
            <w:spacing w:after="0"/>
          </w:pPr>
        </w:pPrChange>
      </w:pPr>
      <w:ins w:id="2519" w:author="Eric Boisvert" w:date="2016-01-17T13:50:00Z">
        <w:r>
          <w:rPr>
            <w:lang w:val="en-CA"/>
          </w:rPr>
          <w:t>The bedding:BeddingDescription property shall report a description of the bedding</w:t>
        </w:r>
      </w:ins>
      <w:ins w:id="2520"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521"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522" w:name="BKM_BB58E692_A1AE_4D52_B50D_8A8583AB1BE4"/>
      <w:bookmarkStart w:id="2523" w:name="BKM_31BF4296_6E8D_413D_AA94_37BAA601A4E2"/>
      <w:bookmarkStart w:id="2524" w:name="BKM_0CE007A8_3CE4_4605_997D_014E0E71F898"/>
      <w:bookmarkStart w:id="2525" w:name="BKM_4ACCDAB5_D34A_4312_AB32_2B6F03610F7A"/>
      <w:bookmarkStart w:id="2526" w:name="_Ref440802024"/>
      <w:bookmarkEnd w:id="2522"/>
      <w:bookmarkEnd w:id="2523"/>
      <w:bookmarkEnd w:id="2524"/>
      <w:bookmarkEnd w:id="2525"/>
      <w:r>
        <w:t>BeddingDescription</w:t>
      </w:r>
      <w:bookmarkEnd w:id="2526"/>
    </w:p>
    <w:p w14:paraId="30D66ADD" w14:textId="77777777" w:rsidR="006045F2" w:rsidRPr="006045F2" w:rsidRDefault="006045F2" w:rsidP="006045F2"/>
    <w:p w14:paraId="79D9664E" w14:textId="6284C816" w:rsidR="006045F2" w:rsidRDefault="00E97193" w:rsidP="00AB10FC">
      <w:ins w:id="2527" w:author="Eric Boisvert" w:date="2016-01-17T13:52:00Z">
        <w:r>
          <w:t xml:space="preserve">BeddingDescription provided a detailed </w:t>
        </w:r>
      </w:ins>
      <w:del w:id="2528"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2529" w:author="Eric Boisvert" w:date="2016-01-17T13:53:00Z"/>
          <w:lang w:val="en-CA"/>
        </w:rPr>
        <w:pPrChange w:id="2530" w:author="Eric Boisvert" w:date="2016-01-17T13:53:00Z">
          <w:pPr>
            <w:autoSpaceDE w:val="0"/>
            <w:autoSpaceDN w:val="0"/>
            <w:adjustRightInd w:val="0"/>
            <w:spacing w:after="0"/>
          </w:pPr>
        </w:pPrChange>
      </w:pPr>
      <w:bookmarkStart w:id="2531" w:name="BKM_19472229_5BF0_45F8_BED6_B86B706423A9"/>
      <w:bookmarkEnd w:id="2531"/>
      <w:ins w:id="2532" w:author="Eric Boisvert" w:date="2016-01-17T13:52:00Z">
        <w:r w:rsidRPr="00D970E9">
          <w:rPr>
            <w:lang w:val="en-CA"/>
          </w:rPr>
          <w:lastRenderedPageBreak/>
          <w:t>beddingPattern</w:t>
        </w:r>
      </w:ins>
    </w:p>
    <w:p w14:paraId="58E0D95D" w14:textId="77777777" w:rsidR="00E97193" w:rsidRDefault="00E97193">
      <w:pPr>
        <w:rPr>
          <w:ins w:id="2533" w:author="Eric Boisvert" w:date="2016-01-17T13:52:00Z"/>
          <w:lang w:val="en-CA"/>
        </w:rPr>
        <w:pPrChange w:id="2534" w:author="Eric Boisvert" w:date="2016-01-17T13:53:00Z">
          <w:pPr>
            <w:autoSpaceDE w:val="0"/>
            <w:autoSpaceDN w:val="0"/>
            <w:adjustRightInd w:val="0"/>
            <w:spacing w:after="0"/>
          </w:pPr>
        </w:pPrChange>
      </w:pPr>
    </w:p>
    <w:p w14:paraId="4A3C66C4" w14:textId="12253691" w:rsidR="00E97193" w:rsidRDefault="00E97193">
      <w:pPr>
        <w:rPr>
          <w:ins w:id="2535" w:author="Eric Boisvert" w:date="2016-01-17T14:01:00Z"/>
          <w:lang w:val="en-CA"/>
        </w:rPr>
        <w:pPrChange w:id="2536" w:author="Eric Boisvert" w:date="2016-01-17T13:53:00Z">
          <w:pPr>
            <w:autoSpaceDE w:val="0"/>
            <w:autoSpaceDN w:val="0"/>
            <w:adjustRightInd w:val="0"/>
            <w:spacing w:after="0"/>
          </w:pPr>
        </w:pPrChange>
      </w:pPr>
      <w:ins w:id="2537"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2538" w:author="Eric Boisvert" w:date="2016-01-17T14:01:00Z">
        <w:r w:rsidR="00D1762E">
          <w:rPr>
            <w:lang w:val="en-CA"/>
          </w:rPr>
          <w:t>.</w:t>
        </w:r>
      </w:ins>
    </w:p>
    <w:p w14:paraId="2CDC152D" w14:textId="77777777" w:rsidR="00D1762E" w:rsidRDefault="00D1762E">
      <w:pPr>
        <w:rPr>
          <w:ins w:id="2539" w:author="Eric Boisvert" w:date="2016-01-17T14:01:00Z"/>
          <w:lang w:val="en-CA"/>
        </w:rPr>
        <w:pPrChange w:id="2540" w:author="Eric Boisvert" w:date="2016-01-17T13:53:00Z">
          <w:pPr>
            <w:autoSpaceDE w:val="0"/>
            <w:autoSpaceDN w:val="0"/>
            <w:adjustRightInd w:val="0"/>
            <w:spacing w:after="0"/>
          </w:pPr>
        </w:pPrChange>
      </w:pPr>
    </w:p>
    <w:p w14:paraId="38AB1CA3" w14:textId="4642CC79" w:rsidR="00D1762E" w:rsidRDefault="00D1762E">
      <w:pPr>
        <w:pStyle w:val="Heading5"/>
        <w:rPr>
          <w:ins w:id="2541" w:author="Eric Boisvert" w:date="2016-01-17T14:01:00Z"/>
          <w:lang w:val="en-CA"/>
        </w:rPr>
        <w:pPrChange w:id="2542" w:author="Eric Boisvert" w:date="2016-01-17T14:01:00Z">
          <w:pPr>
            <w:autoSpaceDE w:val="0"/>
            <w:autoSpaceDN w:val="0"/>
            <w:adjustRightInd w:val="0"/>
            <w:spacing w:after="0"/>
          </w:pPr>
        </w:pPrChange>
      </w:pPr>
      <w:ins w:id="2543" w:author="Eric Boisvert" w:date="2016-01-17T14:01:00Z">
        <w:r w:rsidRPr="00D1762E">
          <w:rPr>
            <w:lang w:val="en-CA"/>
          </w:rPr>
          <w:t>beddingStyle</w:t>
        </w:r>
      </w:ins>
    </w:p>
    <w:p w14:paraId="60066019" w14:textId="77777777" w:rsidR="00336ECD" w:rsidRPr="00336ECD" w:rsidRDefault="00336ECD">
      <w:pPr>
        <w:rPr>
          <w:ins w:id="2544" w:author="Eric Boisvert" w:date="2016-01-17T14:01:00Z"/>
          <w:lang w:val="en-CA"/>
        </w:rPr>
        <w:pPrChange w:id="2545" w:author="Eric Boisvert" w:date="2016-01-17T14:01:00Z">
          <w:pPr>
            <w:autoSpaceDE w:val="0"/>
            <w:autoSpaceDN w:val="0"/>
            <w:adjustRightInd w:val="0"/>
            <w:spacing w:after="0"/>
          </w:pPr>
        </w:pPrChange>
      </w:pPr>
    </w:p>
    <w:p w14:paraId="0BAB2450" w14:textId="5CA5CF16" w:rsidR="00D1762E" w:rsidRDefault="00D1762E">
      <w:pPr>
        <w:rPr>
          <w:ins w:id="2546" w:author="Eric Boisvert" w:date="2016-01-17T14:01:00Z"/>
          <w:lang w:val="en-CA"/>
        </w:rPr>
        <w:pPrChange w:id="2547" w:author="Eric Boisvert" w:date="2016-01-17T13:53:00Z">
          <w:pPr>
            <w:autoSpaceDE w:val="0"/>
            <w:autoSpaceDN w:val="0"/>
            <w:adjustRightInd w:val="0"/>
            <w:spacing w:after="0"/>
          </w:pPr>
        </w:pPrChange>
      </w:pPr>
      <w:ins w:id="2548" w:author="Eric Boisvert" w:date="2016-01-17T14:01:00Z">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2549" w:author="Eric Boisvert" w:date="2016-01-17T14:01:00Z"/>
          <w:lang w:val="en-CA"/>
        </w:rPr>
        <w:pPrChange w:id="2550" w:author="Eric Boisvert" w:date="2016-01-17T14:02:00Z">
          <w:pPr>
            <w:autoSpaceDE w:val="0"/>
            <w:autoSpaceDN w:val="0"/>
            <w:adjustRightInd w:val="0"/>
            <w:spacing w:after="0"/>
          </w:pPr>
        </w:pPrChange>
      </w:pPr>
      <w:ins w:id="2551" w:author="Eric Boisvert" w:date="2016-01-17T14:01:00Z">
        <w:r w:rsidRPr="00336ECD">
          <w:rPr>
            <w:lang w:val="en-CA"/>
          </w:rPr>
          <w:t>beddingThickness</w:t>
        </w:r>
      </w:ins>
    </w:p>
    <w:p w14:paraId="0486BD06" w14:textId="77777777" w:rsidR="00336ECD" w:rsidRDefault="00336ECD">
      <w:pPr>
        <w:rPr>
          <w:ins w:id="2552" w:author="Eric Boisvert" w:date="2016-01-17T14:02:00Z"/>
          <w:lang w:val="en-CA"/>
        </w:rPr>
        <w:pPrChange w:id="2553" w:author="Eric Boisvert" w:date="2016-01-17T13:53:00Z">
          <w:pPr>
            <w:autoSpaceDE w:val="0"/>
            <w:autoSpaceDN w:val="0"/>
            <w:adjustRightInd w:val="0"/>
            <w:spacing w:after="0"/>
          </w:pPr>
        </w:pPrChange>
      </w:pPr>
    </w:p>
    <w:p w14:paraId="5E11BC67" w14:textId="60785CA3" w:rsidR="00336ECD" w:rsidRDefault="00336ECD">
      <w:pPr>
        <w:rPr>
          <w:ins w:id="2554" w:author="Eric Boisvert" w:date="2016-01-17T13:52:00Z"/>
          <w:lang w:val="en-CA"/>
        </w:rPr>
        <w:pPrChange w:id="2555" w:author="Eric Boisvert" w:date="2016-01-17T13:53:00Z">
          <w:pPr>
            <w:autoSpaceDE w:val="0"/>
            <w:autoSpaceDN w:val="0"/>
            <w:adjustRightInd w:val="0"/>
            <w:spacing w:after="0"/>
          </w:pPr>
        </w:pPrChange>
      </w:pPr>
      <w:ins w:id="2556" w:author="Eric Boisvert" w:date="2016-01-17T14:01:00Z">
        <w:r>
          <w:rPr>
            <w:lang w:val="en-CA"/>
          </w:rPr>
          <w:t>The property beddingThickness</w:t>
        </w:r>
      </w:ins>
      <w:ins w:id="2557" w:author="Eric Boisvert" w:date="2016-01-17T14:02:00Z">
        <w:r>
          <w:rPr>
            <w:lang w:val="en-CA"/>
          </w:rPr>
          <w:t xml:space="preserve"> (swe:Category)</w:t>
        </w:r>
      </w:ins>
      <w:ins w:id="2558" w:author="Eric Boisvert" w:date="2016-01-17T14:01:00Z">
        <w:r>
          <w:rPr>
            <w:lang w:val="en-CA"/>
          </w:rPr>
          <w:t xml:space="preserve"> shall provide</w:t>
        </w:r>
      </w:ins>
      <w:ins w:id="2559" w:author="Eric Boisvert" w:date="2016-01-17T14:02:00Z">
        <w:r>
          <w:rPr>
            <w:lang w:val="en-CA"/>
          </w:rPr>
          <w:t xml:space="preserve"> </w:t>
        </w:r>
        <w:commentRangeStart w:id="2560"/>
        <w:r>
          <w:rPr>
            <w:lang w:val="en-CA"/>
          </w:rPr>
          <w:t>a term</w:t>
        </w:r>
        <w:commentRangeEnd w:id="2560"/>
        <w:r>
          <w:rPr>
            <w:rStyle w:val="CommentReference"/>
          </w:rPr>
          <w:commentReference w:id="2560"/>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561" w:name="BKM_B8E145AE_8356_455D_8AF6_DD01E80B774C"/>
      <w:bookmarkStart w:id="2562" w:name="BKM_8FB90A67_2503_406F_8326_44811B80D96C"/>
      <w:bookmarkStart w:id="2563" w:name="BKM_32D036C1_ECEB_4E0E_8D49_567109DB3963"/>
      <w:bookmarkStart w:id="2564" w:name="_Toc439943476"/>
      <w:bookmarkEnd w:id="2561"/>
      <w:bookmarkEnd w:id="2562"/>
      <w:bookmarkEnd w:id="2563"/>
      <w:r>
        <w:t>GeoSciML extension vocabularies</w:t>
      </w:r>
      <w:bookmarkEnd w:id="2564"/>
    </w:p>
    <w:p w14:paraId="28B7FC06" w14:textId="77777777" w:rsidR="00FE43AC" w:rsidRDefault="00FE43AC" w:rsidP="00FE43AC"/>
    <w:p w14:paraId="354C2EA6" w14:textId="430E87AA" w:rsidR="00FE43AC" w:rsidRPr="00FE43AC" w:rsidRDefault="00FE43AC" w:rsidP="00FE43AC">
      <w:r>
        <w:t>Vocabularies use</w:t>
      </w:r>
      <w:ins w:id="2565" w:author="Eric Boisvert" w:date="2016-01-17T15:10:00Z">
        <w:r w:rsidR="00C0171C">
          <w:t>d</w:t>
        </w:r>
      </w:ins>
      <w:del w:id="2566" w:author="Eric Boisvert" w:date="2016-01-17T15:10:00Z">
        <w:r w:rsidDel="00C0171C">
          <w:delText>s</w:delText>
        </w:r>
      </w:del>
      <w:r>
        <w:t xml:space="preserve"> in GeoSciML </w:t>
      </w:r>
      <w:ins w:id="2567"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68" w:name="_Ref433004816"/>
      <w:r>
        <w:t xml:space="preserve">Table </w:t>
      </w:r>
      <w:r w:rsidR="00673E83">
        <w:fldChar w:fldCharType="begin"/>
      </w:r>
      <w:r w:rsidR="00673E83">
        <w:instrText xml:space="preserve"> SEQ Table \* ARABIC </w:instrText>
      </w:r>
      <w:r w:rsidR="00673E83">
        <w:fldChar w:fldCharType="separate"/>
      </w:r>
      <w:ins w:id="2569" w:author="Eric Boisvert" w:date="2016-01-10T16:17:00Z">
        <w:r w:rsidR="00292781">
          <w:rPr>
            <w:noProof/>
          </w:rPr>
          <w:t>5</w:t>
        </w:r>
      </w:ins>
      <w:del w:id="2570" w:author="Eric Boisvert" w:date="2016-01-08T19:00:00Z">
        <w:r w:rsidR="004D3EF3" w:rsidDel="0016408B">
          <w:rPr>
            <w:noProof/>
          </w:rPr>
          <w:delText>15</w:delText>
        </w:r>
      </w:del>
      <w:r w:rsidR="00673E83">
        <w:rPr>
          <w:noProof/>
        </w:rPr>
        <w:fldChar w:fldCharType="end"/>
      </w:r>
      <w:bookmarkEnd w:id="2568"/>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71" w:name="_Ref432948522"/>
      <w:bookmarkStart w:id="2572" w:name="_Toc439943477"/>
      <w:r w:rsidRPr="00D12552">
        <w:rPr>
          <w:lang w:val="en-CA"/>
        </w:rPr>
        <w:t xml:space="preserve">GeoSciML </w:t>
      </w:r>
      <w:r>
        <w:rPr>
          <w:lang w:val="en-CA"/>
        </w:rPr>
        <w:t>GeologicTime</w:t>
      </w:r>
      <w:r w:rsidRPr="00D12552">
        <w:rPr>
          <w:lang w:val="en-CA"/>
        </w:rPr>
        <w:t xml:space="preserve"> </w:t>
      </w:r>
      <w:ins w:id="2573" w:author="Eric Boisvert" w:date="2015-11-03T05:15:00Z">
        <w:r w:rsidR="004F0DC1">
          <w:rPr>
            <w:lang w:val="en-CA"/>
          </w:rPr>
          <w:t xml:space="preserve">Abstract </w:t>
        </w:r>
      </w:ins>
      <w:r w:rsidRPr="00D12552">
        <w:rPr>
          <w:lang w:val="en-CA"/>
        </w:rPr>
        <w:t>Requirements Class</w:t>
      </w:r>
      <w:bookmarkEnd w:id="2571"/>
      <w:bookmarkEnd w:id="2572"/>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B95F74"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74" w:author="Eric Boisvert" w:date="2016-01-19T19:09:00Z">
        <w:r w:rsidR="00302FB5">
          <w:rPr>
            <w:noProof/>
          </w:rPr>
          <w:t>68</w:t>
        </w:r>
      </w:ins>
      <w:del w:id="2575"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B95F74"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76" w:author="Eric Boisvert" w:date="2016-01-19T19:09:00Z">
        <w:r w:rsidR="00302FB5">
          <w:rPr>
            <w:noProof/>
          </w:rPr>
          <w:t>69</w:t>
        </w:r>
      </w:ins>
      <w:del w:id="2577"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78" w:name="_Toc439943478"/>
      <w:r w:rsidRPr="008F4E9C">
        <w:t>Global Boundary Stratotype Sections and Points</w:t>
      </w:r>
      <w:bookmarkEnd w:id="2578"/>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B95F74"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79" w:author="Eric Boisvert" w:date="2016-01-19T19:09:00Z">
        <w:r w:rsidR="00302FB5">
          <w:rPr>
            <w:noProof/>
          </w:rPr>
          <w:t>70</w:t>
        </w:r>
      </w:ins>
      <w:del w:id="2580"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B95F74"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1" w:author="Eric Boisvert" w:date="2016-01-19T19:09:00Z">
        <w:r w:rsidR="00302FB5">
          <w:rPr>
            <w:noProof/>
          </w:rPr>
          <w:t>71</w:t>
        </w:r>
      </w:ins>
      <w:del w:id="2582" w:author="Eric Boisvert" w:date="2015-10-30T04:23:00Z">
        <w:r w:rsidR="00090DCF" w:rsidDel="007D2867">
          <w:rPr>
            <w:noProof/>
          </w:rPr>
          <w:delText>55</w:delText>
        </w:r>
      </w:del>
      <w:r w:rsidR="00673E83">
        <w:rPr>
          <w:noProof/>
        </w:rPr>
        <w:fldChar w:fldCharType="end"/>
      </w:r>
      <w:r w:rsidR="00024B9A">
        <w:t>: Stratigraphic points</w:t>
      </w:r>
      <w:ins w:id="2583" w:author="Eric Boisvert" w:date="2016-01-17T15:42:00Z">
        <w:r w:rsidR="009328CD">
          <w:t xml:space="preserve"> context diagram</w:t>
        </w:r>
      </w:ins>
    </w:p>
    <w:p w14:paraId="427387EE" w14:textId="1AD380E8" w:rsidR="000B1244" w:rsidRDefault="009328CD">
      <w:pPr>
        <w:pStyle w:val="Heading5"/>
        <w:rPr>
          <w:ins w:id="2584" w:author="Eric Boisvert" w:date="2016-01-17T15:42:00Z"/>
        </w:rPr>
        <w:pPrChange w:id="2585" w:author="Eric Boisvert" w:date="2016-01-17T15:43:00Z">
          <w:pPr/>
        </w:pPrChange>
      </w:pPr>
      <w:ins w:id="2586" w:author="Eric Boisvert" w:date="2016-01-17T15:42:00Z">
        <w:r w:rsidRPr="009328CD">
          <w:t>primaryGuidingCriterion</w:t>
        </w:r>
      </w:ins>
    </w:p>
    <w:p w14:paraId="3C98EEDE" w14:textId="77777777" w:rsidR="009328CD" w:rsidRDefault="009328CD" w:rsidP="000B1244">
      <w:pPr>
        <w:rPr>
          <w:ins w:id="2587" w:author="Eric Boisvert" w:date="2016-01-17T15:43:00Z"/>
        </w:rPr>
      </w:pPr>
    </w:p>
    <w:p w14:paraId="3F0500E6" w14:textId="374A6888" w:rsidR="009328CD" w:rsidRPr="000B1244" w:rsidRDefault="009328CD" w:rsidP="009328CD">
      <w:commentRangeStart w:id="2588"/>
      <w:ins w:id="2589" w:author="Eric Boisvert" w:date="2016-01-17T15:42:00Z">
        <w:r>
          <w:t xml:space="preserve">The property </w:t>
        </w:r>
        <w:r w:rsidRPr="00D970E9">
          <w:rPr>
            <w:lang w:val="en-CA"/>
          </w:rPr>
          <w:t>primaryGuidingCriterion</w:t>
        </w:r>
        <w:r>
          <w:rPr>
            <w:lang w:val="en-CA"/>
          </w:rPr>
          <w:t xml:space="preserve">:CharacterString shall contain a </w:t>
        </w:r>
        <w:r w:rsidRPr="009328CD">
          <w:rPr>
            <w:lang w:val="en-CA"/>
          </w:rPr>
          <w:t>description of the primary criterion used to establish this stratigraphic point</w:t>
        </w:r>
      </w:ins>
      <w:ins w:id="2590" w:author="Eric Boisvert" w:date="2016-01-17T15:43:00Z">
        <w:r>
          <w:rPr>
            <w:lang w:val="en-CA"/>
          </w:rPr>
          <w:t>.</w:t>
        </w:r>
        <w:commentRangeEnd w:id="2588"/>
        <w:r>
          <w:rPr>
            <w:rStyle w:val="CommentReference"/>
          </w:rPr>
          <w:commentReference w:id="2588"/>
        </w:r>
      </w:ins>
    </w:p>
    <w:p w14:paraId="25A5D343" w14:textId="6B08E83F" w:rsidR="00821F1F" w:rsidRDefault="009328CD">
      <w:pPr>
        <w:pStyle w:val="Heading5"/>
        <w:rPr>
          <w:ins w:id="2591" w:author="Eric Boisvert" w:date="2016-01-17T15:43:00Z"/>
          <w:lang w:val="en-CA"/>
        </w:rPr>
        <w:pPrChange w:id="2592" w:author="Eric Boisvert" w:date="2016-01-17T15:44:00Z">
          <w:pPr>
            <w:autoSpaceDE w:val="0"/>
            <w:autoSpaceDN w:val="0"/>
            <w:adjustRightInd w:val="0"/>
            <w:spacing w:after="0"/>
          </w:pPr>
        </w:pPrChange>
      </w:pPr>
      <w:bookmarkStart w:id="2593" w:name="BKM_58D632CF_BB56_4A60_B802_C78FC42B4B0D"/>
      <w:bookmarkEnd w:id="2593"/>
      <w:ins w:id="2594"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2595" w:author="Eric Boisvert" w:date="2016-01-17T15:43:00Z"/>
          <w:color w:val="000000"/>
          <w:sz w:val="20"/>
          <w:szCs w:val="20"/>
          <w:lang w:val="en-CA"/>
        </w:rPr>
      </w:pPr>
    </w:p>
    <w:p w14:paraId="0DFB9598" w14:textId="5DE66C24" w:rsidR="009328CD" w:rsidRDefault="009328CD">
      <w:pPr>
        <w:rPr>
          <w:ins w:id="2596" w:author="Eric Boisvert" w:date="2016-01-17T15:44:00Z"/>
          <w:lang w:val="en-CA"/>
        </w:rPr>
        <w:pPrChange w:id="2597" w:author="Eric Boisvert" w:date="2016-01-17T15:44:00Z">
          <w:pPr>
            <w:autoSpaceDE w:val="0"/>
            <w:autoSpaceDN w:val="0"/>
            <w:adjustRightInd w:val="0"/>
            <w:spacing w:after="0"/>
          </w:pPr>
        </w:pPrChange>
      </w:pPr>
      <w:ins w:id="2598" w:author="Eric Boisvert" w:date="2016-01-17T15:43:00Z">
        <w:r>
          <w:rPr>
            <w:lang w:val="en-CA"/>
          </w:rPr>
          <w:t xml:space="preserve">The property additionnalCorrelationProperty:CharacterString shall contain </w:t>
        </w:r>
      </w:ins>
      <w:ins w:id="2599"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2600" w:author="Eric Boisvert" w:date="2016-01-17T15:44:00Z"/>
          <w:lang w:val="en-CA"/>
        </w:rPr>
        <w:pPrChange w:id="2601" w:author="Eric Boisvert" w:date="2016-01-17T15:45:00Z">
          <w:pPr>
            <w:autoSpaceDE w:val="0"/>
            <w:autoSpaceDN w:val="0"/>
            <w:adjustRightInd w:val="0"/>
            <w:spacing w:after="0"/>
          </w:pPr>
        </w:pPrChange>
      </w:pPr>
      <w:ins w:id="2602" w:author="Eric Boisvert" w:date="2016-01-17T15:45:00Z">
        <w:r>
          <w:rPr>
            <w:lang w:val="en-CA"/>
          </w:rPr>
          <w:t>s</w:t>
        </w:r>
      </w:ins>
      <w:ins w:id="2603" w:author="Eric Boisvert" w:date="2016-01-17T15:44:00Z">
        <w:r w:rsidRPr="009328CD">
          <w:rPr>
            <w:lang w:val="en-CA"/>
          </w:rPr>
          <w:t>tatus</w:t>
        </w:r>
      </w:ins>
    </w:p>
    <w:p w14:paraId="679E5A10" w14:textId="77777777" w:rsidR="009328CD" w:rsidRDefault="009328CD">
      <w:pPr>
        <w:rPr>
          <w:ins w:id="2604" w:author="Eric Boisvert" w:date="2016-01-17T15:45:00Z"/>
          <w:lang w:val="en-CA"/>
        </w:rPr>
        <w:pPrChange w:id="2605" w:author="Eric Boisvert" w:date="2016-01-17T15:44:00Z">
          <w:pPr>
            <w:autoSpaceDE w:val="0"/>
            <w:autoSpaceDN w:val="0"/>
            <w:adjustRightInd w:val="0"/>
            <w:spacing w:after="0"/>
          </w:pPr>
        </w:pPrChange>
      </w:pPr>
    </w:p>
    <w:p w14:paraId="5E0E0A8F" w14:textId="3744DB50" w:rsidR="009328CD" w:rsidRDefault="009328CD">
      <w:pPr>
        <w:rPr>
          <w:ins w:id="2606" w:author="Eric Boisvert" w:date="2016-01-17T15:43:00Z"/>
          <w:lang w:val="en-CA"/>
        </w:rPr>
        <w:pPrChange w:id="2607" w:author="Eric Boisvert" w:date="2016-01-17T15:44:00Z">
          <w:pPr>
            <w:autoSpaceDE w:val="0"/>
            <w:autoSpaceDN w:val="0"/>
            <w:adjustRightInd w:val="0"/>
            <w:spacing w:after="0"/>
          </w:pPr>
        </w:pPrChange>
      </w:pPr>
      <w:ins w:id="2608" w:author="Eric Boisvert" w:date="2016-01-17T15:44:00Z">
        <w:r>
          <w:rPr>
            <w:lang w:val="en-CA"/>
          </w:rPr>
          <w:t>The property status:CharacterString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609" w:name="BKM_B8B6E400_425B_496D_997B_63F3369FC8C6"/>
      <w:bookmarkStart w:id="2610" w:name="BKM_0A8B18AD_F79E_4E63_8D17_DE2C48F3AF42"/>
      <w:bookmarkStart w:id="2611" w:name="BKM_F023F8DE_07B5_4FF5_8335_917836DF40EC"/>
      <w:bookmarkEnd w:id="2609"/>
      <w:bookmarkEnd w:id="2610"/>
      <w:bookmarkEnd w:id="2611"/>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612" w:author="Eric Boisvert" w:date="2016-01-17T15:45:00Z">
        <w:r w:rsidR="009328CD">
          <w:t xml:space="preserve">.  </w:t>
        </w:r>
      </w:ins>
      <w:ins w:id="2613" w:author="Eric Boisvert" w:date="2016-01-17T15:46:00Z">
        <w:r w:rsidR="009328CD">
          <w:t>This class does not have any properties beyond those inherited from Strat</w:t>
        </w:r>
      </w:ins>
      <w:ins w:id="2614"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B95F74"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15" w:author="Eric Boisvert" w:date="2016-01-19T19:09:00Z">
        <w:r w:rsidR="00302FB5">
          <w:rPr>
            <w:noProof/>
          </w:rPr>
          <w:t>72</w:t>
        </w:r>
      </w:ins>
      <w:del w:id="2616" w:author="Eric Boisvert" w:date="2015-10-30T04:23:00Z">
        <w:r w:rsidR="00090DCF" w:rsidDel="007D2867">
          <w:rPr>
            <w:noProof/>
          </w:rPr>
          <w:delText>56</w:delText>
        </w:r>
      </w:del>
      <w:r w:rsidR="00673E83">
        <w:rPr>
          <w:noProof/>
        </w:rPr>
        <w:fldChar w:fldCharType="end"/>
      </w:r>
      <w:r>
        <w:t>: Stratigraphic sections</w:t>
      </w:r>
      <w:ins w:id="2617" w:author="Eric Boisvert" w:date="2016-01-17T15:47:00Z">
        <w:r w:rsidR="009328CD">
          <w:t xml:space="preserve"> context diagram</w:t>
        </w:r>
      </w:ins>
    </w:p>
    <w:p w14:paraId="133B6AAD" w14:textId="5F56CDF5" w:rsidR="00024B9A" w:rsidRDefault="009328CD">
      <w:pPr>
        <w:pStyle w:val="Heading5"/>
        <w:rPr>
          <w:ins w:id="2618" w:author="Eric Boisvert" w:date="2016-01-17T15:48:00Z"/>
          <w:lang w:val="en-CA"/>
        </w:rPr>
        <w:pPrChange w:id="2619" w:author="Eric Boisvert" w:date="2016-01-17T15:48:00Z">
          <w:pPr/>
        </w:pPrChange>
      </w:pPr>
      <w:ins w:id="2620" w:author="Eric Boisvert" w:date="2016-01-17T15:47:00Z">
        <w:r w:rsidRPr="00D970E9">
          <w:rPr>
            <w:lang w:val="en-CA"/>
          </w:rPr>
          <w:t>geologicSetting</w:t>
        </w:r>
      </w:ins>
    </w:p>
    <w:p w14:paraId="60A1878C" w14:textId="77777777" w:rsidR="009328CD" w:rsidRPr="009328CD" w:rsidRDefault="009328CD">
      <w:pPr>
        <w:rPr>
          <w:ins w:id="2621" w:author="Eric Boisvert" w:date="2016-01-17T15:47:00Z"/>
          <w:lang w:val="en-CA"/>
          <w:rPrChange w:id="2622" w:author="Eric Boisvert" w:date="2016-01-17T15:48:00Z">
            <w:rPr>
              <w:ins w:id="2623" w:author="Eric Boisvert" w:date="2016-01-17T15:47:00Z"/>
              <w:b/>
              <w:bCs/>
              <w:lang w:val="en-CA"/>
            </w:rPr>
          </w:rPrChange>
        </w:rPr>
      </w:pPr>
    </w:p>
    <w:p w14:paraId="20281BFA" w14:textId="08B69C94" w:rsidR="009328CD" w:rsidRDefault="009328CD">
      <w:pPr>
        <w:rPr>
          <w:ins w:id="2624" w:author="Eric Boisvert" w:date="2016-01-17T15:48:00Z"/>
          <w:lang w:val="en-CA"/>
        </w:rPr>
      </w:pPr>
      <w:ins w:id="2625" w:author="Eric Boisvert" w:date="2016-01-17T15:47:00Z">
        <w:r>
          <w:rPr>
            <w:lang w:val="en-CA"/>
          </w:rPr>
          <w:lastRenderedPageBreak/>
          <w:t>The property geologicSetting:CharacterString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2626" w:author="Eric Boisvert" w:date="2016-01-17T15:48:00Z"/>
        </w:rPr>
        <w:pPrChange w:id="2627" w:author="Eric Boisvert" w:date="2016-01-17T15:48:00Z">
          <w:pPr/>
        </w:pPrChange>
      </w:pPr>
      <w:ins w:id="2628" w:author="Eric Boisvert" w:date="2016-01-17T15:48:00Z">
        <w:r w:rsidRPr="009328CD">
          <w:t>geologicDescription</w:t>
        </w:r>
      </w:ins>
    </w:p>
    <w:p w14:paraId="165C9B21" w14:textId="77777777" w:rsidR="009328CD" w:rsidRPr="009328CD" w:rsidRDefault="009328CD">
      <w:pPr>
        <w:rPr>
          <w:ins w:id="2629" w:author="Eric Boisvert" w:date="2016-01-17T15:48:00Z"/>
        </w:rPr>
      </w:pPr>
    </w:p>
    <w:p w14:paraId="3AE0C16C" w14:textId="6496B2BF" w:rsidR="009328CD" w:rsidRDefault="009328CD" w:rsidP="009328CD">
      <w:pPr>
        <w:rPr>
          <w:ins w:id="2630" w:author="Eric Boisvert" w:date="2016-01-17T15:48:00Z"/>
        </w:rPr>
      </w:pPr>
      <w:ins w:id="2631" w:author="Eric Boisvert" w:date="2016-01-17T15:48:00Z">
        <w:r>
          <w:t>The geologicDescription:CharacterString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2632" w:author="Eric Boisvert" w:date="2016-01-17T15:49:00Z"/>
        </w:rPr>
        <w:pPrChange w:id="2633" w:author="Eric Boisvert" w:date="2016-01-17T15:49:00Z">
          <w:pPr/>
        </w:pPrChange>
      </w:pPr>
      <w:ins w:id="2634" w:author="Eric Boisvert" w:date="2016-01-17T15:49:00Z">
        <w:r>
          <w:t>a</w:t>
        </w:r>
      </w:ins>
      <w:ins w:id="2635" w:author="Eric Boisvert" w:date="2016-01-17T15:48:00Z">
        <w:r w:rsidRPr="009328CD">
          <w:t>ccessibility</w:t>
        </w:r>
      </w:ins>
    </w:p>
    <w:p w14:paraId="546E21EE" w14:textId="77777777" w:rsidR="009328CD" w:rsidRPr="009328CD" w:rsidRDefault="009328CD">
      <w:pPr>
        <w:rPr>
          <w:ins w:id="2636" w:author="Eric Boisvert" w:date="2016-01-17T15:48:00Z"/>
        </w:rPr>
      </w:pPr>
    </w:p>
    <w:p w14:paraId="291D23E9" w14:textId="30C89438" w:rsidR="009328CD" w:rsidRDefault="009328CD" w:rsidP="009328CD">
      <w:pPr>
        <w:rPr>
          <w:ins w:id="2637" w:author="Eric Boisvert" w:date="2016-01-17T15:49:00Z"/>
        </w:rPr>
      </w:pPr>
      <w:ins w:id="2638" w:author="Eric Boisvert" w:date="2016-01-17T15:49:00Z">
        <w:r>
          <w:t>The property accessibility:CharacterString shall contain a</w:t>
        </w:r>
        <w:r w:rsidRPr="009328CD">
          <w:t xml:space="preserve"> description of the ability to access the stratigraphic section</w:t>
        </w:r>
      </w:ins>
    </w:p>
    <w:p w14:paraId="20189AC7" w14:textId="00F5A862" w:rsidR="009328CD" w:rsidRDefault="009328CD">
      <w:pPr>
        <w:pStyle w:val="Heading5"/>
        <w:rPr>
          <w:ins w:id="2639" w:author="Eric Boisvert" w:date="2016-01-17T15:50:00Z"/>
        </w:rPr>
        <w:pPrChange w:id="2640" w:author="Eric Boisvert" w:date="2016-01-17T15:50:00Z">
          <w:pPr/>
        </w:pPrChange>
      </w:pPr>
      <w:ins w:id="2641" w:author="Eric Boisvert" w:date="2016-01-17T15:50:00Z">
        <w:r>
          <w:t>c</w:t>
        </w:r>
      </w:ins>
      <w:ins w:id="2642" w:author="Eric Boisvert" w:date="2016-01-17T15:49:00Z">
        <w:r w:rsidRPr="009328CD">
          <w:t>onservation</w:t>
        </w:r>
      </w:ins>
    </w:p>
    <w:p w14:paraId="6B495CC4" w14:textId="77777777" w:rsidR="009328CD" w:rsidRPr="009328CD" w:rsidRDefault="009328CD">
      <w:pPr>
        <w:rPr>
          <w:ins w:id="2643" w:author="Eric Boisvert" w:date="2016-01-17T15:49:00Z"/>
        </w:rPr>
      </w:pPr>
    </w:p>
    <w:p w14:paraId="75664D6D" w14:textId="0C1B0759" w:rsidR="009328CD" w:rsidRDefault="009328CD" w:rsidP="009328CD">
      <w:pPr>
        <w:rPr>
          <w:ins w:id="2644" w:author="Eric Boisvert" w:date="2016-01-17T15:50:00Z"/>
        </w:rPr>
      </w:pPr>
      <w:ins w:id="2645" w:author="Eric Boisvert" w:date="2016-01-17T15:49:00Z">
        <w:r>
          <w:t>The property conservation:CharacterString shall contain a</w:t>
        </w:r>
        <w:r w:rsidRPr="009328CD">
          <w:t xml:space="preserve"> description of measures to conserve the stratigraphic section</w:t>
        </w:r>
      </w:ins>
    </w:p>
    <w:p w14:paraId="4098BE06" w14:textId="0760C900" w:rsidR="00024B9A" w:rsidRDefault="009C2973" w:rsidP="009C2973">
      <w:pPr>
        <w:pStyle w:val="Heading3"/>
      </w:pPr>
      <w:bookmarkStart w:id="2646" w:name="BKM_1C0FB01B_F4A6_4733_BA06_87BA9B2415C9"/>
      <w:bookmarkStart w:id="2647" w:name="BKM_FF29DAEB_3E4E_4D00_B3A1_D0E4D913A1D2"/>
      <w:bookmarkStart w:id="2648" w:name="BKM_2769F637_48D7_42F4_B567_915886458F2C"/>
      <w:bookmarkStart w:id="2649" w:name="BKM_DAEF393B_8D05_4043_87C1_9038BA957915"/>
      <w:bookmarkStart w:id="2650" w:name="BKM_45E678ED_7B83_4A86_A4BD_BC55352F39D9"/>
      <w:bookmarkStart w:id="2651" w:name="_Toc439943479"/>
      <w:bookmarkEnd w:id="2646"/>
      <w:bookmarkEnd w:id="2647"/>
      <w:bookmarkEnd w:id="2648"/>
      <w:bookmarkEnd w:id="2649"/>
      <w:bookmarkEnd w:id="2650"/>
      <w:r>
        <w:t>Temporal Reference System</w:t>
      </w:r>
      <w:bookmarkEnd w:id="2651"/>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B95F74"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52" w:author="Eric Boisvert" w:date="2016-01-19T19:09:00Z">
        <w:r w:rsidR="00302FB5">
          <w:rPr>
            <w:noProof/>
          </w:rPr>
          <w:t>73</w:t>
        </w:r>
      </w:ins>
      <w:del w:id="2653"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654" w:author="Eric Boisvert" w:date="2016-01-17T15:53:00Z"/>
        </w:rPr>
      </w:pPr>
      <w:ins w:id="2655" w:author="Eric Boisvert" w:date="2016-01-17T15:53:00Z">
        <w:r>
          <w:t>TimeOrdinalReferenceSystem is a</w:t>
        </w:r>
      </w:ins>
      <w:del w:id="2656"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2657" w:author="Eric Boisvert" w:date="2016-01-17T15:53:00Z"/>
        </w:rPr>
        <w:pPrChange w:id="2658" w:author="Eric Boisvert" w:date="2016-01-17T15:55:00Z">
          <w:pPr/>
        </w:pPrChange>
      </w:pPr>
      <w:ins w:id="2659" w:author="Eric Boisvert" w:date="2016-01-17T15:53:00Z">
        <w:r w:rsidRPr="008816FC">
          <w:t>referencePoint</w:t>
        </w:r>
      </w:ins>
    </w:p>
    <w:p w14:paraId="45C1F84E" w14:textId="27C92B42" w:rsidR="008816FC" w:rsidRDefault="008816FC" w:rsidP="00821F1F">
      <w:pPr>
        <w:rPr>
          <w:ins w:id="2660" w:author="Eric Boisvert" w:date="2016-01-17T15:53:00Z"/>
        </w:rPr>
      </w:pPr>
      <w:ins w:id="2661" w:author="Eric Boisvert" w:date="2016-01-17T15:53:00Z">
        <w:r>
          <w:lastRenderedPageBreak/>
          <w:t xml:space="preserve">The property referencePoint shall be an association between a </w:t>
        </w:r>
      </w:ins>
      <w:ins w:id="2662" w:author="Eric Boisvert" w:date="2016-01-17T15:54:00Z">
        <w:r>
          <w:t xml:space="preserve">TimeOrdinalReferenceSystem and a TimeOrdinalEraBoundary.  A TimeOrdinalReferenceSystem shall refer to two </w:t>
        </w:r>
      </w:ins>
      <w:ins w:id="2663" w:author="Eric Boisvert" w:date="2016-01-17T15:55:00Z">
        <w:r w:rsidRPr="008816FC">
          <w:t>reference points defining the extent of the system</w:t>
        </w:r>
        <w:r>
          <w:t>.</w:t>
        </w:r>
      </w:ins>
    </w:p>
    <w:p w14:paraId="5BA34F19" w14:textId="21BF0BCB" w:rsidR="008816FC" w:rsidRDefault="008816FC">
      <w:pPr>
        <w:pStyle w:val="Heading5"/>
        <w:rPr>
          <w:ins w:id="2664" w:author="Eric Boisvert" w:date="2016-01-17T15:57:00Z"/>
          <w:lang w:val="en-CA"/>
        </w:rPr>
        <w:pPrChange w:id="2665" w:author="Eric Boisvert" w:date="2016-01-17T15:57:00Z">
          <w:pPr/>
        </w:pPrChange>
      </w:pPr>
      <w:ins w:id="2666" w:author="Eric Boisvert" w:date="2016-01-17T15:57:00Z">
        <w:r>
          <w:rPr>
            <w:lang w:val="en-CA"/>
          </w:rPr>
          <w:t>c</w:t>
        </w:r>
      </w:ins>
      <w:ins w:id="2667" w:author="Eric Boisvert" w:date="2016-01-17T15:55:00Z">
        <w:r w:rsidRPr="00D970E9">
          <w:rPr>
            <w:lang w:val="en-CA"/>
          </w:rPr>
          <w:t>omponent</w:t>
        </w:r>
      </w:ins>
    </w:p>
    <w:p w14:paraId="39343BBF" w14:textId="77777777" w:rsidR="008816FC" w:rsidRPr="008816FC" w:rsidRDefault="008816FC">
      <w:pPr>
        <w:rPr>
          <w:ins w:id="2668" w:author="Eric Boisvert" w:date="2016-01-17T15:55:00Z"/>
          <w:lang w:val="en-CA"/>
          <w:rPrChange w:id="2669" w:author="Eric Boisvert" w:date="2016-01-17T15:57:00Z">
            <w:rPr>
              <w:ins w:id="2670" w:author="Eric Boisvert" w:date="2016-01-17T15:55:00Z"/>
              <w:b/>
              <w:bCs/>
              <w:lang w:val="en-CA"/>
            </w:rPr>
          </w:rPrChange>
        </w:rPr>
      </w:pPr>
    </w:p>
    <w:p w14:paraId="5C310522" w14:textId="2618132A" w:rsidR="008816FC" w:rsidRDefault="008816FC">
      <w:pPr>
        <w:rPr>
          <w:ins w:id="2671" w:author="Eric Boisvert" w:date="2016-01-17T15:57:00Z"/>
          <w:lang w:val="en-CA"/>
        </w:rPr>
      </w:pPr>
      <w:ins w:id="2672" w:author="Eric Boisvert" w:date="2016-01-17T15:55:00Z">
        <w:r>
          <w:rPr>
            <w:lang w:val="en-CA"/>
          </w:rPr>
          <w:t>The property component</w:t>
        </w:r>
      </w:ins>
      <w:ins w:id="2673"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674" w:author="Eric Boisvert" w:date="2016-01-17T16:02:00Z">
        <w:r>
          <w:t>TimeOrdinalE</w:t>
        </w:r>
      </w:ins>
      <w:ins w:id="2675" w:author="Eric Boisvert" w:date="2016-01-17T16:03:00Z">
        <w:r>
          <w:t>ra</w:t>
        </w:r>
      </w:ins>
      <w:ins w:id="2676" w:author="Eric Boisvert" w:date="2016-01-17T16:02:00Z">
        <w:r>
          <w:t xml:space="preserve"> is a period of time between two boundaries.  </w:t>
        </w:r>
      </w:ins>
      <w:commentRangeStart w:id="2677"/>
      <w:r w:rsidR="00B0615B">
        <w:t xml:space="preserve">The association of an era with a stratotype is optional.  In the GSSP approach recommended by ICS for the Global </w:t>
      </w:r>
      <w:commentRangeEnd w:id="2677"/>
      <w:r w:rsidR="001B130F">
        <w:rPr>
          <w:rStyle w:val="CommentReference"/>
        </w:rPr>
        <w:commentReference w:id="267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2678"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2679" w:author="Eric Boisvert" w:date="2016-01-17T16:10:00Z"/>
        </w:rPr>
        <w:pPrChange w:id="2680" w:author="Eric Boisvert" w:date="2016-01-17T16:10:00Z">
          <w:pPr/>
        </w:pPrChange>
      </w:pPr>
      <w:ins w:id="2681" w:author="Eric Boisvert" w:date="2016-01-17T16:09:00Z">
        <w:r w:rsidRPr="00F613F1">
          <w:t>Member</w:t>
        </w:r>
      </w:ins>
    </w:p>
    <w:p w14:paraId="7BAA56CA" w14:textId="77777777" w:rsidR="00F613F1" w:rsidRPr="00F613F1" w:rsidRDefault="00F613F1">
      <w:pPr>
        <w:rPr>
          <w:ins w:id="2682" w:author="Eric Boisvert" w:date="2016-01-17T16:09:00Z"/>
        </w:rPr>
      </w:pPr>
    </w:p>
    <w:p w14:paraId="49FC3297" w14:textId="58C794F5" w:rsidR="00F613F1" w:rsidRDefault="00F613F1" w:rsidP="00B0615B">
      <w:pPr>
        <w:rPr>
          <w:ins w:id="2683" w:author="Eric Boisvert" w:date="2016-01-17T16:09:00Z"/>
        </w:rPr>
      </w:pPr>
      <w:ins w:id="2684"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685"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686" w:author="Eric Boisvert" w:date="2016-01-17T16:11:00Z"/>
                <w:rStyle w:val="requri"/>
                <w:lang w:val="en-CA"/>
              </w:rPr>
            </w:pPr>
            <w:ins w:id="2687"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688" w:author="Eric Boisvert" w:date="2016-01-17T16:11:00Z"/>
                <w:rStyle w:val="reqtext"/>
                <w:lang w:val="en-CA"/>
              </w:rPr>
            </w:pPr>
            <w:ins w:id="2689" w:author="Eric Boisvert" w:date="2016-01-17T16:13:00Z">
              <w:r>
                <w:rPr>
                  <w:rStyle w:val="reqtext"/>
                  <w:lang w:val="en-CA"/>
                </w:rPr>
                <w:t xml:space="preserve">A member shall no refer to a TimeOrdinalEra that </w:t>
              </w:r>
              <w:r w:rsidR="00825468">
                <w:rPr>
                  <w:rStyle w:val="reqtext"/>
                  <w:lang w:val="en-CA"/>
                </w:rPr>
                <w:t>itself</w:t>
              </w:r>
            </w:ins>
            <w:ins w:id="2690" w:author="Eric Boisvert" w:date="2016-01-17T16:14:00Z">
              <w:r w:rsidR="00825468">
                <w:rPr>
                  <w:rStyle w:val="reqtext"/>
                  <w:lang w:val="en-CA"/>
                </w:rPr>
                <w:t xml:space="preserve">, or any </w:t>
              </w:r>
              <w:commentRangeStart w:id="2691"/>
              <w:r w:rsidR="00825468">
                <w:rPr>
                  <w:rStyle w:val="reqtext"/>
                  <w:lang w:val="en-CA"/>
                </w:rPr>
                <w:t>transitive member</w:t>
              </w:r>
              <w:commentRangeEnd w:id="2691"/>
              <w:r w:rsidR="00825468">
                <w:rPr>
                  <w:rStyle w:val="CommentReference"/>
                  <w:rFonts w:ascii="Times New Roman" w:eastAsia="Times New Roman" w:hAnsi="Times New Roman"/>
                  <w:lang w:val="en-US" w:eastAsia="en-US"/>
                </w:rPr>
                <w:commentReference w:id="2691"/>
              </w:r>
              <w:r w:rsidR="00825468">
                <w:rPr>
                  <w:rStyle w:val="reqtext"/>
                  <w:lang w:val="en-CA"/>
                </w:rPr>
                <w:t>,</w:t>
              </w:r>
            </w:ins>
            <w:ins w:id="2692"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693" w:author="Eric Boisvert" w:date="2016-01-17T16:11:00Z"/>
        </w:rPr>
      </w:pPr>
    </w:p>
    <w:p w14:paraId="53DC834F" w14:textId="4DA63CF9" w:rsidR="00F613F1" w:rsidRDefault="00F613F1" w:rsidP="00B0615B">
      <w:pPr>
        <w:rPr>
          <w:ins w:id="2694" w:author="Eric Boisvert" w:date="2016-01-17T16:15:00Z"/>
        </w:rPr>
      </w:pPr>
      <w:ins w:id="2695" w:author="Eric Boisvert" w:date="2016-01-17T16:11:00Z">
        <w:r>
          <w:t>The nesting shall not be cyclic (infinite loop) as a member cannot appear more than once in a give tree.</w:t>
        </w:r>
      </w:ins>
    </w:p>
    <w:p w14:paraId="4916DC42" w14:textId="4A0D64A7" w:rsidR="00EA7BCE" w:rsidRDefault="00EA7BCE" w:rsidP="00B0615B">
      <w:pPr>
        <w:rPr>
          <w:ins w:id="2696" w:author="Eric Boisvert" w:date="2016-01-17T16:15:00Z"/>
        </w:rPr>
      </w:pPr>
      <w:ins w:id="2697" w:author="Eric Boisvert" w:date="2016-01-17T16:15:00Z">
        <w:r w:rsidRPr="00EA7BCE">
          <w:t>Group</w:t>
        </w:r>
      </w:ins>
    </w:p>
    <w:p w14:paraId="0F9BD5EA" w14:textId="72827E68" w:rsidR="00EA7BCE" w:rsidRDefault="00EA7BCE" w:rsidP="00B0615B">
      <w:pPr>
        <w:rPr>
          <w:ins w:id="2698" w:author="Eric Boisvert" w:date="2016-01-17T16:18:00Z"/>
        </w:rPr>
      </w:pPr>
      <w:ins w:id="2699" w:author="Eric Boisvert" w:date="2016-01-17T16:16:00Z">
        <w:r>
          <w:t xml:space="preserve">The group property shall be an association to a </w:t>
        </w:r>
      </w:ins>
      <w:ins w:id="2700" w:author="Eric Boisvert" w:date="2016-01-17T16:17:00Z">
        <w:r>
          <w:t xml:space="preserve">(single) </w:t>
        </w:r>
      </w:ins>
      <w:ins w:id="2701" w:author="Eric Boisvert" w:date="2016-01-17T16:16:00Z">
        <w:r>
          <w:t xml:space="preserve">parent TimeOrdinalEra. </w:t>
        </w:r>
      </w:ins>
      <w:ins w:id="2702" w:author="Eric Boisvert" w:date="2016-01-17T16:17:00Z">
        <w:r>
          <w:t xml:space="preserve">The parent TimeOrdinalEra shall no be any of the member </w:t>
        </w:r>
      </w:ins>
      <w:ins w:id="2703" w:author="Eric Boisvert" w:date="2016-01-17T16:18:00Z">
        <w:r>
          <w:t>or transitive member.</w:t>
        </w:r>
      </w:ins>
    </w:p>
    <w:p w14:paraId="0A2CC4B1" w14:textId="77777777" w:rsidR="00EA7BCE" w:rsidRDefault="00EA7BCE" w:rsidP="00B0615B">
      <w:pPr>
        <w:rPr>
          <w:ins w:id="2704"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705"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706" w:author="Eric Boisvert" w:date="2016-01-17T16:18:00Z"/>
                <w:rStyle w:val="requri"/>
                <w:lang w:val="en-CA"/>
              </w:rPr>
            </w:pPr>
            <w:ins w:id="2707"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708" w:author="Eric Boisvert" w:date="2016-01-17T16:18:00Z"/>
                <w:rStyle w:val="reqtext"/>
                <w:lang w:val="en-CA"/>
              </w:rPr>
            </w:pPr>
            <w:ins w:id="2709" w:author="Eric Boisvert" w:date="2016-01-17T16:18:00Z">
              <w:r>
                <w:rPr>
                  <w:rStyle w:val="reqtext"/>
                  <w:lang w:val="en-CA"/>
                </w:rPr>
                <w:t>A group shall no refer to a TimeOrdinalEra that itself, or any transitive group, refer to the current TimeOrdinalEr</w:t>
              </w:r>
            </w:ins>
            <w:ins w:id="2710" w:author="Eric Boisvert" w:date="2016-01-17T16:19:00Z">
              <w:r>
                <w:rPr>
                  <w:rStyle w:val="reqtext"/>
                  <w:lang w:val="en-CA"/>
                </w:rPr>
                <w:t>a</w:t>
              </w:r>
            </w:ins>
          </w:p>
        </w:tc>
      </w:tr>
    </w:tbl>
    <w:p w14:paraId="76B03D92" w14:textId="31B5AFDB" w:rsidR="00EA7BCE" w:rsidRDefault="00EA7BCE" w:rsidP="00B0615B">
      <w:pPr>
        <w:rPr>
          <w:ins w:id="2711" w:author="Eric Boisvert" w:date="2016-01-17T16:20:00Z"/>
        </w:rPr>
      </w:pPr>
      <w:ins w:id="2712" w:author="Eric Boisvert" w:date="2016-01-17T16:19:00Z">
        <w:r>
          <w:lastRenderedPageBreak/>
          <w:t>Group and member</w:t>
        </w:r>
        <w:r w:rsidR="00543FE8">
          <w:t xml:space="preserve"> properties are inverse</w:t>
        </w:r>
      </w:ins>
      <w:ins w:id="2713" w:author="Eric Boisvert" w:date="2016-01-17T16:26:00Z">
        <w:r w:rsidR="00543FE8">
          <w:t xml:space="preserve"> p</w:t>
        </w:r>
      </w:ins>
      <w:ins w:id="2714" w:author="Eric Boisvert" w:date="2016-01-17T16:19:00Z">
        <w:r w:rsidR="00543FE8">
          <w:t>ropert</w:t>
        </w:r>
      </w:ins>
      <w:ins w:id="2715" w:author="Eric Boisvert" w:date="2016-01-17T16:31:00Z">
        <w:r w:rsidR="00543FE8">
          <w:t>ies</w:t>
        </w:r>
      </w:ins>
      <w:ins w:id="2716" w:author="Eric Boisvert" w:date="2016-01-17T16:19:00Z">
        <w:r>
          <w:t xml:space="preserve">.  If A is a member of B, it implies that </w:t>
        </w:r>
      </w:ins>
      <w:ins w:id="2717" w:author="Eric Boisvert" w:date="2016-01-17T16:20:00Z">
        <w:r>
          <w:t>B is the parent (group) of A.</w:t>
        </w:r>
      </w:ins>
      <w:ins w:id="2718" w:author="Eric Boisvert" w:date="2016-01-17T16:21:00Z">
        <w:r w:rsidR="00543FE8">
          <w:t xml:space="preserve"> </w:t>
        </w:r>
      </w:ins>
      <w:ins w:id="2719" w:author="Eric Boisvert" w:date="2016-01-17T16:24:00Z">
        <w:r w:rsidR="00543FE8">
          <w:t xml:space="preserve">  </w:t>
        </w:r>
      </w:ins>
      <w:ins w:id="2720" w:author="Eric Boisvert" w:date="2016-01-17T16:26:00Z">
        <w:r w:rsidR="00543FE8">
          <w:t>There are some consideration</w:t>
        </w:r>
      </w:ins>
      <w:ins w:id="2721" w:author="Eric Boisvert" w:date="2016-01-17T16:27:00Z">
        <w:r w:rsidR="00543FE8">
          <w:t>s</w:t>
        </w:r>
      </w:ins>
      <w:ins w:id="2722" w:author="Eric Boisvert" w:date="2016-01-17T16:26:00Z">
        <w:r w:rsidR="00543FE8">
          <w:t xml:space="preserve"> when serializing</w:t>
        </w:r>
      </w:ins>
      <w:ins w:id="2723" w:author="Eric Boisvert" w:date="2016-01-17T16:27:00Z">
        <w:r w:rsidR="00543FE8">
          <w:t xml:space="preserve"> TimeOrdinalEra as both member and group properties are optional.</w:t>
        </w:r>
      </w:ins>
      <w:ins w:id="2724" w:author="Eric Boisvert" w:date="2016-01-17T16:26:00Z">
        <w:r w:rsidR="00543FE8">
          <w:t xml:space="preserve"> </w:t>
        </w:r>
      </w:ins>
      <w:ins w:id="2725" w:author="Eric Boisvert" w:date="2016-01-17T16:24:00Z">
        <w:r w:rsidR="00543FE8">
          <w:t xml:space="preserve">Some technologies can state this </w:t>
        </w:r>
      </w:ins>
      <w:ins w:id="2726" w:author="Eric Boisvert" w:date="2016-01-17T16:28:00Z">
        <w:r w:rsidR="00543FE8">
          <w:t>inverse relationship</w:t>
        </w:r>
      </w:ins>
      <w:ins w:id="2727" w:author="Eric Boisvert" w:date="2016-01-17T16:24:00Z">
        <w:r w:rsidR="00543FE8">
          <w:t xml:space="preserve"> explicitly, such as OWL.  In this case, encoding the association B-&gt;member-&gt;A is sufficient </w:t>
        </w:r>
      </w:ins>
      <w:ins w:id="2728" w:author="Eric Boisvert" w:date="2016-01-17T16:29:00Z">
        <w:r w:rsidR="00543FE8">
          <w:t>as the reverse A-&gt;group-&gt;B is stated directly in OWL.</w:t>
        </w:r>
      </w:ins>
      <w:ins w:id="2729"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730" w:author="Eric Boisvert" w:date="2016-01-17T16:33:00Z">
        <w:r w:rsidR="00543FE8">
          <w:t>serialized</w:t>
        </w:r>
      </w:ins>
      <w:ins w:id="2731" w:author="Eric Boisvert" w:date="2016-01-17T16:31:00Z">
        <w:r w:rsidR="00543FE8">
          <w:t xml:space="preserve">, A-&gt;group-&gt;B SHALL be </w:t>
        </w:r>
      </w:ins>
      <w:ins w:id="2732" w:author="Eric Boisvert" w:date="2016-01-17T16:33:00Z">
        <w:r w:rsidR="00543FE8">
          <w:t>serialized</w:t>
        </w:r>
      </w:ins>
      <w:ins w:id="2733" w:author="Eric Boisvert" w:date="2016-01-17T16:31:00Z">
        <w:r w:rsidR="00543FE8">
          <w:t xml:space="preserve"> as well.</w:t>
        </w:r>
      </w:ins>
    </w:p>
    <w:p w14:paraId="3D9D7812" w14:textId="474A0958" w:rsidR="00EA7BCE" w:rsidRDefault="00347A75">
      <w:pPr>
        <w:pStyle w:val="Heading5"/>
        <w:rPr>
          <w:ins w:id="2734" w:author="Eric Boisvert" w:date="2016-01-17T16:34:00Z"/>
          <w:lang w:val="en-CA"/>
        </w:rPr>
        <w:pPrChange w:id="2735" w:author="Eric Boisvert" w:date="2016-01-17T16:34:00Z">
          <w:pPr/>
        </w:pPrChange>
      </w:pPr>
      <w:commentRangeStart w:id="2736"/>
      <w:ins w:id="2737" w:author="Eric Boisvert" w:date="2016-01-17T16:34:00Z">
        <w:r>
          <w:rPr>
            <w:lang w:val="en-CA"/>
          </w:rPr>
          <w:t>s</w:t>
        </w:r>
      </w:ins>
      <w:ins w:id="2738" w:author="Eric Boisvert" w:date="2016-01-17T16:33:00Z">
        <w:r w:rsidRPr="00D970E9">
          <w:rPr>
            <w:lang w:val="en-CA"/>
          </w:rPr>
          <w:t>tart</w:t>
        </w:r>
      </w:ins>
      <w:commentRangeEnd w:id="2736"/>
      <w:ins w:id="2739" w:author="Eric Boisvert" w:date="2016-01-17T16:35:00Z">
        <w:r>
          <w:rPr>
            <w:rStyle w:val="CommentReference"/>
            <w:b w:val="0"/>
            <w:bCs w:val="0"/>
            <w:i w:val="0"/>
            <w:iCs w:val="0"/>
          </w:rPr>
          <w:commentReference w:id="2736"/>
        </w:r>
      </w:ins>
    </w:p>
    <w:p w14:paraId="7E554164" w14:textId="77777777" w:rsidR="00347A75" w:rsidRPr="00347A75" w:rsidRDefault="00347A75">
      <w:pPr>
        <w:rPr>
          <w:ins w:id="2740" w:author="Eric Boisvert" w:date="2016-01-17T16:34:00Z"/>
          <w:lang w:val="en-CA"/>
          <w:rPrChange w:id="2741" w:author="Eric Boisvert" w:date="2016-01-17T16:34:00Z">
            <w:rPr>
              <w:ins w:id="2742" w:author="Eric Boisvert" w:date="2016-01-17T16:34:00Z"/>
              <w:b/>
              <w:bCs/>
              <w:lang w:val="en-CA"/>
            </w:rPr>
          </w:rPrChange>
        </w:rPr>
      </w:pPr>
    </w:p>
    <w:p w14:paraId="0C0121F2" w14:textId="01EE67F1" w:rsidR="00347A75" w:rsidRDefault="00347A75">
      <w:pPr>
        <w:rPr>
          <w:ins w:id="2743" w:author="Eric Boisvert" w:date="2016-01-17T16:34:00Z"/>
          <w:lang w:val="en-CA"/>
        </w:rPr>
      </w:pPr>
      <w:ins w:id="2744" w:author="Eric Boisvert" w:date="2016-01-17T16:34:00Z">
        <w:r>
          <w:rPr>
            <w:lang w:val="en-CA"/>
          </w:rPr>
          <w:t>The start property shall be an association to a TimeOrdinalEraBoundary that defines the start of the er</w:t>
        </w:r>
      </w:ins>
      <w:ins w:id="2745" w:author="Eric Boisvert" w:date="2016-01-17T16:35:00Z">
        <w:r>
          <w:rPr>
            <w:lang w:val="en-CA"/>
          </w:rPr>
          <w:t>a</w:t>
        </w:r>
      </w:ins>
      <w:ins w:id="2746" w:author="Eric Boisvert" w:date="2016-01-17T16:34:00Z">
        <w:r>
          <w:rPr>
            <w:lang w:val="en-CA"/>
          </w:rPr>
          <w:t>.</w:t>
        </w:r>
      </w:ins>
    </w:p>
    <w:p w14:paraId="4DAD4938" w14:textId="191DF4D3" w:rsidR="00347A75" w:rsidRDefault="00347A75">
      <w:pPr>
        <w:pStyle w:val="Heading5"/>
        <w:rPr>
          <w:ins w:id="2747" w:author="Eric Boisvert" w:date="2016-01-17T16:35:00Z"/>
          <w:lang w:val="en-CA"/>
        </w:rPr>
        <w:pPrChange w:id="2748" w:author="Eric Boisvert" w:date="2016-01-17T16:35:00Z">
          <w:pPr/>
        </w:pPrChange>
      </w:pPr>
      <w:ins w:id="2749" w:author="Eric Boisvert" w:date="2016-01-17T16:35:00Z">
        <w:r>
          <w:rPr>
            <w:lang w:val="en-CA"/>
          </w:rPr>
          <w:t>e</w:t>
        </w:r>
      </w:ins>
      <w:ins w:id="2750" w:author="Eric Boisvert" w:date="2016-01-17T16:34:00Z">
        <w:r>
          <w:rPr>
            <w:lang w:val="en-CA"/>
          </w:rPr>
          <w:t>nd</w:t>
        </w:r>
      </w:ins>
    </w:p>
    <w:p w14:paraId="2D460557" w14:textId="77777777" w:rsidR="00347A75" w:rsidRPr="00347A75" w:rsidRDefault="00347A75">
      <w:pPr>
        <w:rPr>
          <w:ins w:id="2751" w:author="Eric Boisvert" w:date="2016-01-17T16:34:00Z"/>
          <w:lang w:val="en-CA"/>
        </w:rPr>
      </w:pPr>
    </w:p>
    <w:p w14:paraId="4339AC52" w14:textId="0D8E7657" w:rsidR="00347A75" w:rsidRDefault="00347A75" w:rsidP="00347A75">
      <w:pPr>
        <w:rPr>
          <w:ins w:id="2752" w:author="Eric Boisvert" w:date="2016-01-17T16:35:00Z"/>
          <w:lang w:val="en-CA"/>
        </w:rPr>
      </w:pPr>
      <w:ins w:id="2753" w:author="Eric Boisvert" w:date="2016-01-17T16:34:00Z">
        <w:r>
          <w:rPr>
            <w:lang w:val="en-CA"/>
          </w:rPr>
          <w:t xml:space="preserve">The end property shall be an association to a </w:t>
        </w:r>
      </w:ins>
      <w:ins w:id="2754"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755" w:author="Eric Boisvert" w:date="2016-01-17T16:36:00Z"/>
        </w:rPr>
      </w:pPr>
      <w:ins w:id="2756" w:author="Eric Boisvert" w:date="2016-01-17T16:36:00Z">
        <w:r>
          <w:t>A TimeOrdinalEraBoundary is a</w:t>
        </w:r>
      </w:ins>
      <w:del w:id="2757"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2758" w:author="Eric Boisvert" w:date="2016-01-17T17:13:00Z"/>
        </w:rPr>
        <w:pPrChange w:id="2759" w:author="Eric Boisvert" w:date="2016-01-17T17:13:00Z">
          <w:pPr/>
        </w:pPrChange>
      </w:pPr>
      <w:ins w:id="2760" w:author="Eric Boisvert" w:date="2016-01-17T16:36:00Z">
        <w:r>
          <w:t>Position</w:t>
        </w:r>
      </w:ins>
    </w:p>
    <w:p w14:paraId="7C1340D0" w14:textId="77777777" w:rsidR="008132F4" w:rsidRPr="008132F4" w:rsidRDefault="008132F4">
      <w:pPr>
        <w:rPr>
          <w:ins w:id="2761" w:author="Eric Boisvert" w:date="2016-01-17T16:36:00Z"/>
        </w:rPr>
      </w:pPr>
    </w:p>
    <w:p w14:paraId="751D2AC9" w14:textId="74108D13" w:rsidR="008132F4" w:rsidRDefault="008132F4">
      <w:pPr>
        <w:rPr>
          <w:ins w:id="2762" w:author="Eric Boisvert" w:date="2016-01-17T17:13:00Z"/>
        </w:rPr>
      </w:pPr>
      <w:ins w:id="2763" w:author="Eric Boisvert" w:date="2016-01-17T17:12:00Z">
        <w:r>
          <w:t xml:space="preserve">The position:TM_Instant property shall describe a </w:t>
        </w:r>
      </w:ins>
      <w:ins w:id="2764" w:author="Eric Boisvert" w:date="2016-01-17T17:13:00Z">
        <w:r w:rsidRPr="008132F4">
          <w:t>point in time corresponding to the era boundary</w:t>
        </w:r>
        <w:r>
          <w:t>.</w:t>
        </w:r>
      </w:ins>
    </w:p>
    <w:p w14:paraId="7D31217C" w14:textId="7AFF6869" w:rsidR="00347A75" w:rsidRDefault="008132F4">
      <w:pPr>
        <w:pStyle w:val="Heading5"/>
        <w:rPr>
          <w:ins w:id="2765" w:author="Eric Boisvert" w:date="2016-01-17T17:14:00Z"/>
        </w:rPr>
        <w:pPrChange w:id="2766" w:author="Eric Boisvert" w:date="2016-01-17T17:14:00Z">
          <w:pPr/>
        </w:pPrChange>
      </w:pPr>
      <w:ins w:id="2767" w:author="Eric Boisvert" w:date="2016-01-17T17:13:00Z">
        <w:r w:rsidRPr="008132F4">
          <w:t>positionalUncertainty</w:t>
        </w:r>
      </w:ins>
    </w:p>
    <w:p w14:paraId="726A0120" w14:textId="77777777" w:rsidR="008132F4" w:rsidRPr="008132F4" w:rsidRDefault="008132F4">
      <w:pPr>
        <w:rPr>
          <w:ins w:id="2768" w:author="Eric Boisvert" w:date="2016-01-17T17:13:00Z"/>
        </w:rPr>
      </w:pPr>
    </w:p>
    <w:p w14:paraId="2EC85A37" w14:textId="68E9BC81" w:rsidR="008132F4" w:rsidRDefault="008132F4" w:rsidP="008132F4">
      <w:pPr>
        <w:rPr>
          <w:ins w:id="2769" w:author="Eric Boisvert" w:date="2016-01-17T17:14:00Z"/>
        </w:rPr>
      </w:pPr>
      <w:ins w:id="2770" w:author="Eric Boisvert" w:date="2016-01-17T17:13:00Z">
        <w:r>
          <w:t xml:space="preserve">The property positionalUncertainty (swe:Quantity) shall describe </w:t>
        </w:r>
      </w:ins>
      <w:ins w:id="2771"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2772" w:author="Eric Boisvert" w:date="2016-01-17T17:15:00Z"/>
        </w:rPr>
        <w:pPrChange w:id="2773" w:author="Eric Boisvert" w:date="2016-01-17T17:15:00Z">
          <w:pPr/>
        </w:pPrChange>
      </w:pPr>
      <w:ins w:id="2774" w:author="Eric Boisvert" w:date="2016-01-17T17:14:00Z">
        <w:r w:rsidRPr="008132F4">
          <w:t>previousEra</w:t>
        </w:r>
      </w:ins>
    </w:p>
    <w:p w14:paraId="509EE877" w14:textId="77777777" w:rsidR="0059102D" w:rsidRPr="0059102D" w:rsidRDefault="0059102D">
      <w:pPr>
        <w:rPr>
          <w:ins w:id="2775" w:author="Eric Boisvert" w:date="2016-01-17T17:14:00Z"/>
        </w:rPr>
      </w:pPr>
    </w:p>
    <w:p w14:paraId="68AF7099" w14:textId="0D2B4912" w:rsidR="008132F4" w:rsidRDefault="008132F4" w:rsidP="008132F4">
      <w:pPr>
        <w:rPr>
          <w:ins w:id="2776" w:author="Eric Boisvert" w:date="2016-01-17T17:14:00Z"/>
        </w:rPr>
      </w:pPr>
      <w:ins w:id="2777" w:author="Eric Boisvert" w:date="2016-01-17T17:14:00Z">
        <w:r>
          <w:lastRenderedPageBreak/>
          <w:t xml:space="preserve">The property previousEra shall be an association between </w:t>
        </w:r>
        <w:r w:rsidR="0059102D">
          <w:t>a Time</w:t>
        </w:r>
      </w:ins>
      <w:ins w:id="2778" w:author="Eric Boisvert" w:date="2016-01-17T17:15:00Z">
        <w:r w:rsidR="0059102D">
          <w:t>OrdinalEraBoundary and a TimeOrdinalEra to reference the preceding era.</w:t>
        </w:r>
      </w:ins>
    </w:p>
    <w:p w14:paraId="69F18AE2" w14:textId="050C4BDD" w:rsidR="008132F4" w:rsidRDefault="0059102D">
      <w:pPr>
        <w:pStyle w:val="Heading5"/>
        <w:rPr>
          <w:ins w:id="2779" w:author="Eric Boisvert" w:date="2016-01-17T17:16:00Z"/>
          <w:lang w:val="en-CA"/>
        </w:rPr>
        <w:pPrChange w:id="2780" w:author="Eric Boisvert" w:date="2016-01-17T17:16:00Z">
          <w:pPr/>
        </w:pPrChange>
      </w:pPr>
      <w:ins w:id="2781" w:author="Eric Boisvert" w:date="2016-01-17T17:15:00Z">
        <w:r w:rsidRPr="00D970E9">
          <w:rPr>
            <w:lang w:val="en-CA"/>
          </w:rPr>
          <w:t>nextEra</w:t>
        </w:r>
      </w:ins>
    </w:p>
    <w:p w14:paraId="0D748B9E" w14:textId="77777777" w:rsidR="0059102D" w:rsidRPr="0059102D" w:rsidRDefault="0059102D">
      <w:pPr>
        <w:rPr>
          <w:ins w:id="2782" w:author="Eric Boisvert" w:date="2016-01-17T17:16:00Z"/>
          <w:lang w:val="en-CA"/>
          <w:rPrChange w:id="2783" w:author="Eric Boisvert" w:date="2016-01-17T17:16:00Z">
            <w:rPr>
              <w:ins w:id="2784" w:author="Eric Boisvert" w:date="2016-01-17T17:16:00Z"/>
              <w:b/>
              <w:bCs/>
              <w:lang w:val="en-CA"/>
            </w:rPr>
          </w:rPrChange>
        </w:rPr>
      </w:pPr>
    </w:p>
    <w:p w14:paraId="360B90B8" w14:textId="49DF0FF8" w:rsidR="0059102D" w:rsidRDefault="0059102D" w:rsidP="0059102D">
      <w:pPr>
        <w:rPr>
          <w:ins w:id="2785" w:author="Eric Boisvert" w:date="2016-01-17T17:16:00Z"/>
        </w:rPr>
      </w:pPr>
      <w:ins w:id="2786"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2787" w:author="Eric Boisvert" w:date="2016-01-17T17:17:00Z"/>
          <w:lang w:val="en-CA"/>
        </w:rPr>
        <w:pPrChange w:id="2788" w:author="Eric Boisvert" w:date="2016-01-17T17:17:00Z">
          <w:pPr/>
        </w:pPrChange>
      </w:pPr>
      <w:ins w:id="2789" w:author="Eric Boisvert" w:date="2016-01-17T17:16:00Z">
        <w:r w:rsidRPr="00D970E9">
          <w:rPr>
            <w:lang w:val="en-CA"/>
          </w:rPr>
          <w:t>observationalBasis</w:t>
        </w:r>
      </w:ins>
    </w:p>
    <w:p w14:paraId="2B9AD269" w14:textId="77777777" w:rsidR="0059102D" w:rsidRPr="0059102D" w:rsidRDefault="0059102D">
      <w:pPr>
        <w:rPr>
          <w:ins w:id="2790" w:author="Eric Boisvert" w:date="2016-01-17T17:16:00Z"/>
          <w:lang w:val="en-CA"/>
          <w:rPrChange w:id="2791" w:author="Eric Boisvert" w:date="2016-01-17T17:17:00Z">
            <w:rPr>
              <w:ins w:id="2792" w:author="Eric Boisvert" w:date="2016-01-17T17:16:00Z"/>
              <w:b/>
              <w:bCs/>
              <w:lang w:val="en-CA"/>
            </w:rPr>
          </w:rPrChange>
        </w:rPr>
      </w:pPr>
    </w:p>
    <w:p w14:paraId="5FA1BE3B" w14:textId="0E45ECD1" w:rsidR="0059102D" w:rsidRDefault="0059102D">
      <w:ins w:id="2793" w:author="Eric Boisvert" w:date="2016-01-17T17:16:00Z">
        <w:r>
          <w:rPr>
            <w:lang w:val="en-CA"/>
          </w:rPr>
          <w:t xml:space="preserve">The property observationalBasis shall be an association between a TimeOrdinalEraBoundary and a OM_Observation to </w:t>
        </w:r>
      </w:ins>
      <w:ins w:id="2794"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795" w:name="BKM_63ECF066_EE03_4253_8744_0F86D06238D4"/>
      <w:bookmarkStart w:id="2796" w:name="BKM_87370C48_A777_490F_8AD5_7B430EEB4CC8"/>
      <w:bookmarkStart w:id="2797" w:name="BKM_229122EC_1DA3_4235_81D3_26787B18C5E7"/>
      <w:bookmarkStart w:id="2798" w:name="_Toc439943480"/>
      <w:bookmarkEnd w:id="2795"/>
      <w:bookmarkEnd w:id="2796"/>
      <w:bookmarkEnd w:id="2797"/>
      <w:r>
        <w:t>Time scale</w:t>
      </w:r>
      <w:bookmarkEnd w:id="279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B95F74"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799" w:author="Eric Boisvert" w:date="2016-01-19T19:09:00Z">
        <w:r w:rsidR="00302FB5">
          <w:rPr>
            <w:noProof/>
          </w:rPr>
          <w:t>74</w:t>
        </w:r>
      </w:ins>
      <w:del w:id="280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2801" w:author="Eric Boisvert" w:date="2016-01-19T05:20:00Z">
        <w:r w:rsidRPr="001B130F">
          <w:t>A Geochronologic</w:t>
        </w:r>
      </w:ins>
      <w:ins w:id="2802" w:author="Eric Boisvert" w:date="2016-01-19T05:21:00Z">
        <w:r w:rsidRPr="001B130F">
          <w:t>E</w:t>
        </w:r>
      </w:ins>
      <w:ins w:id="2803" w:author="Eric Boisvert" w:date="2016-01-19T05:20:00Z">
        <w:r w:rsidRPr="001B130F">
          <w:t xml:space="preserve">ra is a period of time between two </w:t>
        </w:r>
      </w:ins>
      <w:ins w:id="2804" w:author="Eric Boisvert" w:date="2016-01-19T05:21:00Z">
        <w:r w:rsidRPr="001B130F">
          <w:t>GeochronologicBoundaries</w:t>
        </w:r>
        <w:r>
          <w:t xml:space="preserve">. </w:t>
        </w:r>
      </w:ins>
      <w:r w:rsidR="00935ECA">
        <w:t xml:space="preserve">The association of an </w:t>
      </w:r>
      <w:ins w:id="2805" w:author="Eric Boisvert" w:date="2016-01-19T05:21:00Z">
        <w:r>
          <w:t xml:space="preserve">GeochronologicEra </w:t>
        </w:r>
      </w:ins>
      <w:del w:id="2806"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B95F74"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07" w:author="Eric Boisvert" w:date="2016-01-19T19:09:00Z">
        <w:r w:rsidR="00302FB5">
          <w:rPr>
            <w:noProof/>
          </w:rPr>
          <w:t>75</w:t>
        </w:r>
      </w:ins>
      <w:del w:id="2808"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2809" w:author="Eric Boisvert" w:date="2016-01-19T05:27:00Z"/>
          <w:lang w:val="en-CA"/>
        </w:rPr>
        <w:pPrChange w:id="2810" w:author="Eric Boisvert" w:date="2016-01-19T05:28:00Z">
          <w:pPr>
            <w:autoSpaceDE w:val="0"/>
            <w:autoSpaceDN w:val="0"/>
            <w:adjustRightInd w:val="0"/>
            <w:spacing w:after="0"/>
          </w:pPr>
        </w:pPrChange>
      </w:pPr>
      <w:bookmarkStart w:id="2811" w:name="BKM_87E807D4_B547_4527_95DA_3886362CC5FC"/>
      <w:bookmarkEnd w:id="2811"/>
      <w:ins w:id="2812" w:author="Eric Boisvert" w:date="2016-01-19T05:28:00Z">
        <w:r>
          <w:rPr>
            <w:lang w:val="en-CA"/>
          </w:rPr>
          <w:t>r</w:t>
        </w:r>
      </w:ins>
      <w:ins w:id="2813"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2814" w:author="Eric Boisvert" w:date="2016-01-19T05:27:00Z"/>
          <w:rFonts w:ascii="Calibri" w:hAnsi="Calibri"/>
          <w:b/>
          <w:bCs/>
          <w:color w:val="000000"/>
          <w:sz w:val="20"/>
          <w:szCs w:val="20"/>
          <w:lang w:val="en-CA"/>
        </w:rPr>
      </w:pPr>
    </w:p>
    <w:p w14:paraId="7E907D78" w14:textId="2A814540" w:rsidR="001B130F" w:rsidRDefault="001B130F">
      <w:pPr>
        <w:rPr>
          <w:ins w:id="2815" w:author="Eric Boisvert" w:date="2016-01-19T05:28:00Z"/>
          <w:lang w:val="en-CA"/>
        </w:rPr>
        <w:pPrChange w:id="2816" w:author="Eric Boisvert" w:date="2016-01-19T05:28:00Z">
          <w:pPr>
            <w:autoSpaceDE w:val="0"/>
            <w:autoSpaceDN w:val="0"/>
            <w:adjustRightInd w:val="0"/>
            <w:spacing w:after="0"/>
          </w:pPr>
        </w:pPrChange>
      </w:pPr>
      <w:ins w:id="2817" w:author="Eric Boisvert" w:date="2016-01-19T05:27:00Z">
        <w:r>
          <w:rPr>
            <w:lang w:val="en-CA"/>
          </w:rPr>
          <w:t xml:space="preserve">The property rank:GeochronologicEraRank shall be a term from </w:t>
        </w:r>
      </w:ins>
      <w:ins w:id="2818"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2819" w:author="Eric Boisvert" w:date="2016-01-19T05:29:00Z"/>
          <w:lang w:val="en-CA"/>
        </w:rPr>
        <w:pPrChange w:id="2820" w:author="Eric Boisvert" w:date="2016-01-19T05:29:00Z">
          <w:pPr>
            <w:autoSpaceDE w:val="0"/>
            <w:autoSpaceDN w:val="0"/>
            <w:adjustRightInd w:val="0"/>
            <w:spacing w:after="0"/>
          </w:pPr>
        </w:pPrChange>
      </w:pPr>
      <w:ins w:id="2821" w:author="Eric Boisvert" w:date="2016-01-19T05:29:00Z">
        <w:r>
          <w:rPr>
            <w:lang w:val="en-CA"/>
          </w:rPr>
          <w:t>s</w:t>
        </w:r>
      </w:ins>
      <w:ins w:id="2822" w:author="Eric Boisvert" w:date="2016-01-19T05:28:00Z">
        <w:r w:rsidR="001B130F" w:rsidRPr="00D970E9">
          <w:rPr>
            <w:lang w:val="en-CA"/>
          </w:rPr>
          <w:t>tratotype</w:t>
        </w:r>
      </w:ins>
    </w:p>
    <w:p w14:paraId="2D5F024E" w14:textId="77777777" w:rsidR="00B3199C" w:rsidRPr="00B3199C" w:rsidRDefault="00B3199C">
      <w:pPr>
        <w:rPr>
          <w:ins w:id="2823" w:author="Eric Boisvert" w:date="2016-01-19T05:28:00Z"/>
          <w:lang w:val="en-CA"/>
          <w:rPrChange w:id="2824" w:author="Eric Boisvert" w:date="2016-01-19T05:29:00Z">
            <w:rPr>
              <w:ins w:id="2825" w:author="Eric Boisvert" w:date="2016-01-19T05:28:00Z"/>
              <w:b/>
              <w:bCs/>
              <w:lang w:val="en-CA"/>
            </w:rPr>
          </w:rPrChange>
        </w:rPr>
        <w:pPrChange w:id="2826" w:author="Eric Boisvert" w:date="2016-01-19T05:29:00Z">
          <w:pPr>
            <w:autoSpaceDE w:val="0"/>
            <w:autoSpaceDN w:val="0"/>
            <w:adjustRightInd w:val="0"/>
            <w:spacing w:after="0"/>
          </w:pPr>
        </w:pPrChange>
      </w:pPr>
    </w:p>
    <w:p w14:paraId="2A2B8404" w14:textId="6008E7DB" w:rsidR="001B130F" w:rsidRDefault="001B130F">
      <w:pPr>
        <w:rPr>
          <w:ins w:id="2827" w:author="Eric Boisvert" w:date="2016-01-19T05:27:00Z"/>
          <w:lang w:val="en-CA"/>
        </w:rPr>
        <w:pPrChange w:id="2828" w:author="Eric Boisvert" w:date="2016-01-19T05:42:00Z">
          <w:pPr>
            <w:autoSpaceDE w:val="0"/>
            <w:autoSpaceDN w:val="0"/>
            <w:adjustRightInd w:val="0"/>
            <w:spacing w:after="0"/>
          </w:pPr>
        </w:pPrChange>
      </w:pPr>
      <w:ins w:id="2829" w:author="Eric Boisvert" w:date="2016-01-19T05:28:00Z">
        <w:r>
          <w:rPr>
            <w:lang w:val="en-CA"/>
          </w:rPr>
          <w:lastRenderedPageBreak/>
          <w:t xml:space="preserve">The property stratotype shall be an association between a GeochronologicEra and </w:t>
        </w:r>
      </w:ins>
      <w:ins w:id="2830"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2831" w:name="BKM_84F1004A_AA50_459B_B70A_65E13CA8B294"/>
      <w:bookmarkEnd w:id="2831"/>
      <w:r>
        <w:t>GeochronologicBoundary</w:t>
      </w:r>
    </w:p>
    <w:p w14:paraId="606CAAC4" w14:textId="77777777" w:rsidR="00606F7E" w:rsidRDefault="00606F7E" w:rsidP="00821F1F"/>
    <w:p w14:paraId="453A51FA" w14:textId="26617DF3" w:rsidR="00606F7E" w:rsidRDefault="00757EBF" w:rsidP="00821F1F">
      <w:ins w:id="2832" w:author="Eric Boisvert" w:date="2016-01-19T05:30:00Z">
        <w:r>
          <w:t xml:space="preserve">A GeochronologicBoundary is a </w:t>
        </w:r>
      </w:ins>
      <w:del w:id="2833"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B95F74"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2834" w:author="Eric Boisvert" w:date="2016-01-19T05:31:00Z"/>
        </w:rPr>
      </w:pPr>
      <w:r>
        <w:t xml:space="preserve">Figure </w:t>
      </w:r>
      <w:r w:rsidR="00673E83">
        <w:fldChar w:fldCharType="begin"/>
      </w:r>
      <w:r w:rsidR="00673E83">
        <w:instrText xml:space="preserve"> SEQ Figure \* ARABIC </w:instrText>
      </w:r>
      <w:r w:rsidR="00673E83">
        <w:fldChar w:fldCharType="separate"/>
      </w:r>
      <w:ins w:id="2835" w:author="Eric Boisvert" w:date="2016-01-19T19:09:00Z">
        <w:r w:rsidR="00302FB5">
          <w:rPr>
            <w:noProof/>
          </w:rPr>
          <w:t>76</w:t>
        </w:r>
      </w:ins>
      <w:del w:id="2836" w:author="Eric Boisvert" w:date="2015-10-30T04:23:00Z">
        <w:r w:rsidR="00090DCF" w:rsidDel="007D2867">
          <w:rPr>
            <w:noProof/>
          </w:rPr>
          <w:delText>60</w:delText>
        </w:r>
      </w:del>
      <w:r w:rsidR="00673E83">
        <w:rPr>
          <w:noProof/>
        </w:rPr>
        <w:fldChar w:fldCharType="end"/>
      </w:r>
      <w:r>
        <w:t>: GeochronologyBoundary</w:t>
      </w:r>
      <w:ins w:id="2837" w:author="Eric Boisvert" w:date="2016-01-19T05:31:00Z">
        <w:r w:rsidR="00757EBF">
          <w:t xml:space="preserve"> context diagram</w:t>
        </w:r>
      </w:ins>
    </w:p>
    <w:p w14:paraId="2687DBC0" w14:textId="75DDB11F" w:rsidR="00757EBF" w:rsidRDefault="00757EBF">
      <w:pPr>
        <w:pStyle w:val="Heading5"/>
        <w:rPr>
          <w:ins w:id="2838" w:author="Eric Boisvert" w:date="2016-01-19T05:31:00Z"/>
        </w:rPr>
        <w:pPrChange w:id="2839" w:author="Eric Boisvert" w:date="2016-01-19T05:33:00Z">
          <w:pPr>
            <w:pStyle w:val="Caption"/>
          </w:pPr>
        </w:pPrChange>
      </w:pPr>
      <w:ins w:id="2840" w:author="Eric Boisvert" w:date="2016-01-19T05:33:00Z">
        <w:r>
          <w:t>s</w:t>
        </w:r>
      </w:ins>
      <w:ins w:id="2841" w:author="Eric Boisvert" w:date="2016-01-19T05:31:00Z">
        <w:r w:rsidRPr="00757EBF">
          <w:t>tratotype</w:t>
        </w:r>
      </w:ins>
    </w:p>
    <w:p w14:paraId="54E0E5E0" w14:textId="77777777" w:rsidR="00757EBF" w:rsidRDefault="00757EBF">
      <w:pPr>
        <w:rPr>
          <w:ins w:id="2842" w:author="Eric Boisvert" w:date="2016-01-19T05:34:00Z"/>
        </w:rPr>
        <w:pPrChange w:id="2843" w:author="Eric Boisvert" w:date="2016-01-19T05:31:00Z">
          <w:pPr>
            <w:pStyle w:val="Caption"/>
          </w:pPr>
        </w:pPrChange>
      </w:pPr>
    </w:p>
    <w:p w14:paraId="6FC6D43D" w14:textId="432EF33F" w:rsidR="00757EBF" w:rsidRDefault="00757EBF">
      <w:pPr>
        <w:rPr>
          <w:ins w:id="2844" w:author="Eric Boisvert" w:date="2016-01-19T05:34:00Z"/>
        </w:rPr>
        <w:pPrChange w:id="2845" w:author="Eric Boisvert" w:date="2016-01-19T05:31:00Z">
          <w:pPr>
            <w:pStyle w:val="Caption"/>
          </w:pPr>
        </w:pPrChange>
      </w:pPr>
      <w:ins w:id="2846" w:author="Eric Boisvert" w:date="2016-01-19T05:31:00Z">
        <w:r>
          <w:t>The property stratotype shall be an association between a Geochronologic</w:t>
        </w:r>
      </w:ins>
      <w:ins w:id="2847" w:author="Eric Boisvert" w:date="2016-01-19T05:32:00Z">
        <w:r>
          <w:t xml:space="preserve">Boundary and a StratigraphicPoint that are associated with </w:t>
        </w:r>
      </w:ins>
      <w:ins w:id="2848" w:author="Eric Boisvert" w:date="2016-01-19T05:33:00Z">
        <w:r>
          <w:t>the</w:t>
        </w:r>
      </w:ins>
      <w:ins w:id="2849" w:author="Eric Boisvert" w:date="2016-01-19T05:32:00Z">
        <w:r>
          <w:t xml:space="preserve"> boundary. </w:t>
        </w:r>
      </w:ins>
      <w:ins w:id="2850" w:author="Eric Boisvert" w:date="2016-01-19T05:33:00Z">
        <w:r>
          <w:t>A GeochronologicBoundary can be associated with more than one StratigraphicPoints, b</w:t>
        </w:r>
      </w:ins>
      <w:ins w:id="2851" w:author="Eric Boisvert" w:date="2016-01-19T05:32:00Z">
        <w:r w:rsidRPr="00757EBF">
          <w:t>ut only one may have GSSP ratified status. The others are proposed equivalent.</w:t>
        </w:r>
      </w:ins>
    </w:p>
    <w:p w14:paraId="78B100F8" w14:textId="397F2BA5" w:rsidR="00757EBF" w:rsidRDefault="00757EBF">
      <w:pPr>
        <w:rPr>
          <w:ins w:id="2852" w:author="Eric Boisvert" w:date="2016-01-19T05:34:00Z"/>
        </w:rPr>
        <w:pPrChange w:id="2853" w:author="Eric Boisvert" w:date="2016-01-19T05:31:00Z">
          <w:pPr>
            <w:pStyle w:val="Caption"/>
          </w:pPr>
        </w:pPrChange>
      </w:pPr>
      <w:ins w:id="2854" w:author="Eric Boisvert" w:date="2016-01-19T05:34:00Z">
        <w:r>
          <w:t>Example</w:t>
        </w:r>
      </w:ins>
    </w:p>
    <w:p w14:paraId="5EBA3507" w14:textId="62CC39C6" w:rsidR="00757EBF" w:rsidRDefault="00757EBF">
      <w:pPr>
        <w:rPr>
          <w:ins w:id="2855" w:author="Eric Boisvert" w:date="2016-01-19T05:34:00Z"/>
        </w:rPr>
        <w:pPrChange w:id="2856" w:author="Eric Boisvert" w:date="2016-01-19T05:31:00Z">
          <w:pPr>
            <w:pStyle w:val="Caption"/>
          </w:pPr>
        </w:pPrChange>
      </w:pPr>
      <w:ins w:id="2857" w:author="Eric Boisvert" w:date="2016-01-19T05:35:00Z">
        <w:r>
          <w:lastRenderedPageBreak/>
          <w:fldChar w:fldCharType="begin"/>
        </w:r>
        <w:r>
          <w:instrText xml:space="preserve"> REF _Ref440945032 \h </w:instrText>
        </w:r>
      </w:ins>
      <w:r>
        <w:fldChar w:fldCharType="separate"/>
      </w:r>
      <w:ins w:id="2858"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B95F74" w:rsidP="008132F4">
      <w:pPr>
        <w:keepNext/>
        <w:rPr>
          <w:ins w:id="2859" w:author="Eric Boisvert" w:date="2016-01-17T17:12:00Z"/>
        </w:rPr>
      </w:pPr>
      <w:ins w:id="2860"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2861" w:author="Eric Boisvert" w:date="2016-01-17T17:12:00Z"/>
        </w:rPr>
      </w:pPr>
      <w:bookmarkStart w:id="2862" w:name="_Ref440945032"/>
      <w:ins w:id="2863" w:author="Eric Boisvert" w:date="2016-01-17T17:12:00Z">
        <w:r>
          <w:t xml:space="preserve">Figure </w:t>
        </w:r>
        <w:r>
          <w:fldChar w:fldCharType="begin"/>
        </w:r>
        <w:r>
          <w:instrText xml:space="preserve"> SEQ Figure \* ARABIC </w:instrText>
        </w:r>
        <w:r>
          <w:fldChar w:fldCharType="separate"/>
        </w:r>
      </w:ins>
      <w:ins w:id="2864" w:author="Eric Boisvert" w:date="2016-01-19T19:09:00Z">
        <w:r w:rsidR="00302FB5">
          <w:rPr>
            <w:noProof/>
          </w:rPr>
          <w:t>77</w:t>
        </w:r>
      </w:ins>
      <w:ins w:id="2865" w:author="Eric Boisvert" w:date="2016-01-17T17:12:00Z">
        <w:r>
          <w:fldChar w:fldCharType="end"/>
        </w:r>
        <w:bookmarkEnd w:id="2862"/>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2866" w:author="Eric Boisvert" w:date="2016-01-19T05:35:00Z">
        <w:r>
          <w:t xml:space="preserve">NumericEraBoundary is </w:t>
        </w:r>
      </w:ins>
      <w:ins w:id="2867" w:author="Eric Boisvert" w:date="2016-01-19T05:36:00Z">
        <w:r>
          <w:t>u</w:t>
        </w:r>
      </w:ins>
      <w:del w:id="2868"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B95F74"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69" w:name="_Toc439943481"/>
      <w:r>
        <w:t>Geologic time</w:t>
      </w:r>
      <w:r w:rsidR="00B42641">
        <w:t xml:space="preserve"> vocabularies</w:t>
      </w:r>
      <w:bookmarkEnd w:id="2869"/>
    </w:p>
    <w:p w14:paraId="0B7CFA5A" w14:textId="77777777" w:rsidR="00FE43AC" w:rsidRDefault="00FE43AC" w:rsidP="00FE43AC"/>
    <w:p w14:paraId="294622AE" w14:textId="5A4E4769" w:rsidR="00FE43AC" w:rsidRDefault="00FE43AC" w:rsidP="00FE43AC">
      <w:r>
        <w:t>Geologic time package ha</w:t>
      </w:r>
      <w:ins w:id="2870" w:author="Eric Boisvert" w:date="2016-01-19T05:41:00Z">
        <w:r w:rsidR="00640771">
          <w:t>s</w:t>
        </w:r>
      </w:ins>
      <w:del w:id="2871"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72" w:name="_Ref433005219"/>
      <w:r>
        <w:t xml:space="preserve">Table </w:t>
      </w:r>
      <w:r w:rsidR="00673E83">
        <w:fldChar w:fldCharType="begin"/>
      </w:r>
      <w:r w:rsidR="00673E83">
        <w:instrText xml:space="preserve"> SEQ Table \* ARABIC </w:instrText>
      </w:r>
      <w:r w:rsidR="00673E83">
        <w:fldChar w:fldCharType="separate"/>
      </w:r>
      <w:ins w:id="2873" w:author="Eric Boisvert" w:date="2016-01-10T16:17:00Z">
        <w:r w:rsidR="00292781">
          <w:rPr>
            <w:noProof/>
          </w:rPr>
          <w:t>6</w:t>
        </w:r>
      </w:ins>
      <w:del w:id="2874" w:author="Eric Boisvert" w:date="2016-01-08T19:00:00Z">
        <w:r w:rsidR="004D3EF3" w:rsidDel="0016408B">
          <w:rPr>
            <w:noProof/>
          </w:rPr>
          <w:delText>16</w:delText>
        </w:r>
      </w:del>
      <w:r w:rsidR="00673E83">
        <w:rPr>
          <w:noProof/>
        </w:rPr>
        <w:fldChar w:fldCharType="end"/>
      </w:r>
      <w:bookmarkEnd w:id="2872"/>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2875"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2876"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2877"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2878"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2879"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2880" w:author="Eric Boisvert" w:date="2016-01-19T05:46:00Z">
        <w:r>
          <w:br w:type="page"/>
        </w:r>
      </w:ins>
    </w:p>
    <w:p w14:paraId="6E557592" w14:textId="4B9E39DD" w:rsidR="009B3BBD" w:rsidRDefault="009B3BBD" w:rsidP="009B3BBD">
      <w:pPr>
        <w:pStyle w:val="Heading2"/>
        <w:rPr>
          <w:lang w:val="en-CA"/>
        </w:rPr>
      </w:pPr>
      <w:bookmarkStart w:id="2881" w:name="_Toc439943482"/>
      <w:r w:rsidRPr="00D12552">
        <w:rPr>
          <w:lang w:val="en-CA"/>
        </w:rPr>
        <w:t xml:space="preserve">GeoSciML </w:t>
      </w:r>
      <w:r>
        <w:rPr>
          <w:lang w:val="en-CA"/>
        </w:rPr>
        <w:t>Borehole</w:t>
      </w:r>
      <w:r w:rsidRPr="00D12552">
        <w:rPr>
          <w:lang w:val="en-CA"/>
        </w:rPr>
        <w:t xml:space="preserve"> </w:t>
      </w:r>
      <w:ins w:id="2882" w:author="Eric Boisvert" w:date="2015-11-03T05:15:00Z">
        <w:r w:rsidR="004F0DC1">
          <w:rPr>
            <w:lang w:val="en-CA"/>
          </w:rPr>
          <w:t xml:space="preserve">Abstract </w:t>
        </w:r>
      </w:ins>
      <w:r w:rsidRPr="00D12552">
        <w:rPr>
          <w:lang w:val="en-CA"/>
        </w:rPr>
        <w:t>Requirements Class</w:t>
      </w:r>
      <w:bookmarkEnd w:id="288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B95F74"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3" w:author="Eric Boisvert" w:date="2016-01-19T19:09:00Z">
        <w:r w:rsidR="00302FB5">
          <w:rPr>
            <w:noProof/>
          </w:rPr>
          <w:t>78</w:t>
        </w:r>
      </w:ins>
      <w:del w:id="288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B95F74"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5" w:author="Eric Boisvert" w:date="2016-01-19T19:09:00Z">
        <w:r w:rsidR="00302FB5">
          <w:rPr>
            <w:noProof/>
          </w:rPr>
          <w:t>79</w:t>
        </w:r>
      </w:ins>
      <w:del w:id="288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87" w:name="_Toc439943483"/>
      <w:r>
        <w:rPr>
          <w:lang w:val="en-CA"/>
        </w:rPr>
        <w:t>Borehole</w:t>
      </w:r>
      <w:bookmarkEnd w:id="288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B95F74"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8" w:author="Eric Boisvert" w:date="2016-01-19T19:09:00Z">
        <w:r w:rsidR="00302FB5">
          <w:rPr>
            <w:noProof/>
          </w:rPr>
          <w:t>80</w:t>
        </w:r>
      </w:ins>
      <w:del w:id="288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2890"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2891" w:author="Eric Boisvert" w:date="2016-01-19T05:50:00Z"/>
          <w:lang w:val="en-CA"/>
        </w:rPr>
        <w:pPrChange w:id="2892" w:author="Eric Boisvert" w:date="2016-01-19T05:50:00Z">
          <w:pPr/>
        </w:pPrChange>
      </w:pPr>
      <w:ins w:id="2893" w:author="Eric Boisvert" w:date="2016-01-19T05:47:00Z">
        <w:r w:rsidRPr="006A1F12">
          <w:rPr>
            <w:lang w:val="en-CA"/>
          </w:rPr>
          <w:t>indexData</w:t>
        </w:r>
      </w:ins>
    </w:p>
    <w:p w14:paraId="5ECF0A3D" w14:textId="77777777" w:rsidR="006A1F12" w:rsidRPr="006A1F12" w:rsidRDefault="006A1F12">
      <w:pPr>
        <w:rPr>
          <w:ins w:id="2894" w:author="Eric Boisvert" w:date="2016-01-19T05:47:00Z"/>
          <w:lang w:val="en-CA"/>
        </w:rPr>
      </w:pPr>
    </w:p>
    <w:p w14:paraId="3C5870FD" w14:textId="7AB0EB40" w:rsidR="006A1F12" w:rsidRDefault="006A1F12" w:rsidP="00CD7325">
      <w:pPr>
        <w:rPr>
          <w:ins w:id="2895" w:author="Eric Boisvert" w:date="2016-01-19T05:50:00Z"/>
          <w:lang w:val="en-CA"/>
        </w:rPr>
      </w:pPr>
      <w:ins w:id="2896" w:author="Eric Boisvert" w:date="2016-01-19T05:47:00Z">
        <w:r>
          <w:rPr>
            <w:lang w:val="en-CA"/>
          </w:rPr>
          <w:t>The property indexData</w:t>
        </w:r>
      </w:ins>
      <w:ins w:id="2897" w:author="Eric Boisvert" w:date="2016-01-19T05:48:00Z">
        <w:r>
          <w:rPr>
            <w:lang w:val="en-CA"/>
          </w:rPr>
          <w:t>:Borehol</w:t>
        </w:r>
      </w:ins>
      <w:ins w:id="2898" w:author="Eric Boisvert" w:date="2016-01-19T05:50:00Z">
        <w:r w:rsidR="00675648">
          <w:rPr>
            <w:lang w:val="en-CA"/>
          </w:rPr>
          <w:t>e</w:t>
        </w:r>
      </w:ins>
      <w:ins w:id="2899" w:author="Eric Boisvert" w:date="2016-01-19T05:48:00Z">
        <w:r>
          <w:rPr>
            <w:lang w:val="en-CA"/>
          </w:rPr>
          <w:t xml:space="preserve">Detail </w:t>
        </w:r>
      </w:ins>
      <w:ins w:id="2900" w:author="Eric Boisvert" w:date="2016-01-19T05:49:00Z">
        <w:r>
          <w:rPr>
            <w:lang w:val="en-CA"/>
          </w:rPr>
          <w:t>shall s</w:t>
        </w:r>
        <w:r w:rsidR="00675648">
          <w:rPr>
            <w:lang w:val="en-CA"/>
          </w:rPr>
          <w:t>pecif</w:t>
        </w:r>
      </w:ins>
      <w:ins w:id="2901" w:author="Eric Boisvert" w:date="2016-01-19T05:53:00Z">
        <w:r w:rsidR="00675648">
          <w:rPr>
            <w:lang w:val="en-CA"/>
          </w:rPr>
          <w:t>y</w:t>
        </w:r>
      </w:ins>
      <w:ins w:id="2902" w:author="Eric Boisvert" w:date="2016-01-19T05:49:00Z">
        <w:r w:rsidRPr="006A1F12">
          <w:rPr>
            <w:lang w:val="en-CA"/>
          </w:rPr>
          <w:t xml:space="preserve"> </w:t>
        </w:r>
      </w:ins>
      <w:ins w:id="2903" w:author="Eric Boisvert" w:date="2016-01-19T05:51:00Z">
        <w:r w:rsidR="00675648">
          <w:rPr>
            <w:lang w:val="en-CA"/>
          </w:rPr>
          <w:t>borehole details</w:t>
        </w:r>
      </w:ins>
      <w:ins w:id="2904" w:author="Eric Boisvert" w:date="2016-01-19T05:52:00Z">
        <w:r w:rsidR="00675648">
          <w:rPr>
            <w:lang w:val="en-CA"/>
          </w:rPr>
          <w:t>, such as the operator, the custodian, dates of drilling, etc.</w:t>
        </w:r>
      </w:ins>
    </w:p>
    <w:p w14:paraId="47C8B1C2" w14:textId="49B4B4AC" w:rsidR="006A1F12" w:rsidRDefault="006A1F12">
      <w:pPr>
        <w:pStyle w:val="Heading5"/>
        <w:rPr>
          <w:ins w:id="2905" w:author="Eric Boisvert" w:date="2016-01-19T05:53:00Z"/>
          <w:lang w:val="en-CA"/>
        </w:rPr>
        <w:pPrChange w:id="2906" w:author="Eric Boisvert" w:date="2016-01-19T05:53:00Z">
          <w:pPr/>
        </w:pPrChange>
      </w:pPr>
      <w:ins w:id="2907" w:author="Eric Boisvert" w:date="2016-01-19T05:50:00Z">
        <w:r w:rsidRPr="006A1F12">
          <w:rPr>
            <w:lang w:val="en-CA"/>
          </w:rPr>
          <w:t>downholeDrillingDetails</w:t>
        </w:r>
      </w:ins>
    </w:p>
    <w:p w14:paraId="73C3E875" w14:textId="77777777" w:rsidR="00675648" w:rsidRPr="00675648" w:rsidRDefault="00675648">
      <w:pPr>
        <w:rPr>
          <w:ins w:id="2908" w:author="Eric Boisvert" w:date="2016-01-19T05:50:00Z"/>
          <w:lang w:val="en-CA"/>
        </w:rPr>
      </w:pPr>
    </w:p>
    <w:p w14:paraId="34841602" w14:textId="55D55252" w:rsidR="00675648" w:rsidRDefault="00675648" w:rsidP="006A1F12">
      <w:pPr>
        <w:rPr>
          <w:ins w:id="2909" w:author="Eric Boisvert" w:date="2016-01-19T05:53:00Z"/>
          <w:lang w:val="en-CA"/>
        </w:rPr>
      </w:pPr>
      <w:ins w:id="2910" w:author="Eric Boisvert" w:date="2016-01-19T05:52:00Z">
        <w:r>
          <w:rPr>
            <w:lang w:val="en-CA"/>
          </w:rPr>
          <w:t xml:space="preserve">The property downholeDrillingDetails:DrillingDetails shall </w:t>
        </w:r>
      </w:ins>
      <w:ins w:id="2911"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2912" w:author="Eric Boisvert" w:date="2016-01-19T05:54:00Z"/>
          <w:lang w:val="en-CA"/>
        </w:rPr>
        <w:pPrChange w:id="2913" w:author="Eric Boisvert" w:date="2016-01-19T05:54:00Z">
          <w:pPr/>
        </w:pPrChange>
      </w:pPr>
      <w:ins w:id="2914" w:author="Eric Boisvert" w:date="2016-01-19T05:53:00Z">
        <w:r>
          <w:rPr>
            <w:lang w:val="en-CA"/>
          </w:rPr>
          <w:t>logElement</w:t>
        </w:r>
      </w:ins>
    </w:p>
    <w:p w14:paraId="686790B2" w14:textId="77777777" w:rsidR="00675648" w:rsidRPr="00675648" w:rsidRDefault="00675648">
      <w:pPr>
        <w:rPr>
          <w:ins w:id="2915" w:author="Eric Boisvert" w:date="2016-01-19T05:53:00Z"/>
          <w:lang w:val="en-CA"/>
        </w:rPr>
      </w:pPr>
    </w:p>
    <w:p w14:paraId="183E72E8" w14:textId="3069DD9D" w:rsidR="00675648" w:rsidRDefault="00675648" w:rsidP="006A1F12">
      <w:pPr>
        <w:rPr>
          <w:ins w:id="2916" w:author="Eric Boisvert" w:date="2016-01-19T05:54:00Z"/>
          <w:lang w:val="en-CA"/>
        </w:rPr>
      </w:pPr>
      <w:ins w:id="2917" w:author="Eric Boisvert" w:date="2016-01-19T05:53:00Z">
        <w:r>
          <w:rPr>
            <w:lang w:val="en-CA"/>
          </w:rPr>
          <w:t xml:space="preserve">The property logElement shall be an association between a Borehole and a LogElement </w:t>
        </w:r>
      </w:ins>
      <w:ins w:id="2918"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2919" w:author="Eric Boisvert" w:date="2016-01-19T05:54:00Z"/>
          <w:lang w:val="en-CA"/>
        </w:rPr>
        <w:pPrChange w:id="2920" w:author="Eric Boisvert" w:date="2016-01-19T05:55:00Z">
          <w:pPr/>
        </w:pPrChange>
      </w:pPr>
      <w:ins w:id="2921" w:author="Eric Boisvert" w:date="2016-01-19T05:54:00Z">
        <w:r>
          <w:rPr>
            <w:lang w:val="en-CA"/>
          </w:rPr>
          <w:t>referenceLocation</w:t>
        </w:r>
      </w:ins>
    </w:p>
    <w:p w14:paraId="3958527D" w14:textId="5E18E767" w:rsidR="00675648" w:rsidRDefault="00675648" w:rsidP="006A1F12">
      <w:pPr>
        <w:rPr>
          <w:ins w:id="2922" w:author="Eric Boisvert" w:date="2016-01-19T05:55:00Z"/>
          <w:lang w:val="en-CA"/>
        </w:rPr>
      </w:pPr>
      <w:ins w:id="2923" w:author="Eric Boisvert" w:date="2016-01-19T05:54:00Z">
        <w:r>
          <w:rPr>
            <w:lang w:val="en-CA"/>
          </w:rPr>
          <w:lastRenderedPageBreak/>
          <w:t>The property referenceLocation shall be an association between a Borehole and a O</w:t>
        </w:r>
      </w:ins>
      <w:ins w:id="2924"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B95F74"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5" w:author="Eric Boisvert" w:date="2016-01-19T19:09:00Z">
        <w:r w:rsidR="00302FB5">
          <w:rPr>
            <w:noProof/>
          </w:rPr>
          <w:t>81</w:t>
        </w:r>
      </w:ins>
      <w:del w:id="2926"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2927" w:author="Eric Boisvert" w:date="2016-01-19T17:42:00Z"/>
          <w:lang w:val="en-CA"/>
        </w:rPr>
        <w:pPrChange w:id="2928" w:author="Eric Boisvert" w:date="2016-01-19T17:42:00Z">
          <w:pPr/>
        </w:pPrChange>
      </w:pPr>
      <w:ins w:id="2929" w:author="Eric Boisvert" w:date="2016-01-19T17:41:00Z">
        <w:r w:rsidRPr="00D970E9">
          <w:rPr>
            <w:lang w:val="en-CA"/>
          </w:rPr>
          <w:t>drillingMethod</w:t>
        </w:r>
      </w:ins>
    </w:p>
    <w:p w14:paraId="6B71DB12" w14:textId="77777777" w:rsidR="0056286F" w:rsidRPr="0056286F" w:rsidRDefault="0056286F">
      <w:pPr>
        <w:rPr>
          <w:ins w:id="2930" w:author="Eric Boisvert" w:date="2016-01-19T17:41:00Z"/>
          <w:lang w:val="en-CA"/>
          <w:rPrChange w:id="2931" w:author="Eric Boisvert" w:date="2016-01-19T17:42:00Z">
            <w:rPr>
              <w:ins w:id="2932" w:author="Eric Boisvert" w:date="2016-01-19T17:41:00Z"/>
              <w:b/>
              <w:bCs/>
              <w:lang w:val="en-CA"/>
            </w:rPr>
          </w:rPrChange>
        </w:rPr>
      </w:pPr>
    </w:p>
    <w:p w14:paraId="07749BEF" w14:textId="336CAE92" w:rsidR="0056286F" w:rsidRDefault="0056286F">
      <w:pPr>
        <w:rPr>
          <w:ins w:id="2933" w:author="Eric Boisvert" w:date="2016-01-19T17:46:00Z"/>
          <w:lang w:val="en-CA"/>
        </w:rPr>
      </w:pPr>
      <w:ins w:id="2934"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2935"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2936" w:author="Eric Boisvert" w:date="2016-01-19T17:42:00Z"/>
          <w:lang w:val="en-CA"/>
        </w:rPr>
      </w:pPr>
    </w:p>
    <w:p w14:paraId="42B31125" w14:textId="72FFD682" w:rsidR="0056286F" w:rsidRDefault="0056286F">
      <w:pPr>
        <w:pStyle w:val="Heading5"/>
        <w:rPr>
          <w:ins w:id="2937" w:author="Eric Boisvert" w:date="2016-01-19T17:44:00Z"/>
          <w:lang w:val="en-CA"/>
        </w:rPr>
        <w:pPrChange w:id="2938" w:author="Eric Boisvert" w:date="2016-01-19T17:44:00Z">
          <w:pPr/>
        </w:pPrChange>
      </w:pPr>
      <w:ins w:id="2939" w:author="Eric Boisvert" w:date="2016-01-19T17:42:00Z">
        <w:r w:rsidRPr="0056286F">
          <w:rPr>
            <w:lang w:val="en-CA"/>
          </w:rPr>
          <w:t>boreholeDiameter</w:t>
        </w:r>
      </w:ins>
    </w:p>
    <w:p w14:paraId="5FF268D0" w14:textId="77777777" w:rsidR="0056286F" w:rsidRPr="0056286F" w:rsidRDefault="0056286F">
      <w:pPr>
        <w:rPr>
          <w:ins w:id="2940" w:author="Eric Boisvert" w:date="2016-01-19T17:42:00Z"/>
          <w:lang w:val="en-CA"/>
        </w:rPr>
      </w:pPr>
    </w:p>
    <w:p w14:paraId="5BD51EAE" w14:textId="0A05003E" w:rsidR="0056286F" w:rsidRDefault="0056286F" w:rsidP="0056286F">
      <w:pPr>
        <w:rPr>
          <w:ins w:id="2941" w:author="Eric Boisvert" w:date="2016-01-19T17:45:00Z"/>
          <w:lang w:val="en-CA"/>
        </w:rPr>
      </w:pPr>
      <w:ins w:id="2942" w:author="Eric Boisvert" w:date="2016-01-19T17:42:00Z">
        <w:r>
          <w:rPr>
            <w:lang w:val="en-CA"/>
          </w:rPr>
          <w:lastRenderedPageBreak/>
          <w:t>The boreholeDiameter property (swe:Quantity)</w:t>
        </w:r>
      </w:ins>
      <w:ins w:id="2943"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2944"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2945" w:author="Eric Boisvert" w:date="2016-01-19T17:45:00Z"/>
                <w:rStyle w:val="requri"/>
                <w:lang w:val="en-CA"/>
              </w:rPr>
            </w:pPr>
            <w:ins w:id="2946" w:author="Eric Boisvert" w:date="2016-01-19T17:45:00Z">
              <w:r>
                <w:rPr>
                  <w:rStyle w:val="requri"/>
                  <w:lang w:val="en-CA"/>
                </w:rPr>
                <w:t>/req/gsml4-borehole</w:t>
              </w:r>
              <w:r w:rsidRPr="00D12552">
                <w:rPr>
                  <w:rStyle w:val="requri"/>
                  <w:lang w:val="en-CA"/>
                </w:rPr>
                <w:t>/</w:t>
              </w:r>
              <w:r>
                <w:rPr>
                  <w:rStyle w:val="requri"/>
                  <w:lang w:val="en-CA"/>
                </w:rPr>
                <w:t>uom</w:t>
              </w:r>
            </w:ins>
            <w:ins w:id="2947" w:author="Eric Boisvert" w:date="2016-01-19T17:46:00Z">
              <w:r>
                <w:rPr>
                  <w:rStyle w:val="requri"/>
                  <w:lang w:val="en-CA"/>
                </w:rPr>
                <w:t>-</w:t>
              </w:r>
            </w:ins>
            <w:ins w:id="2948" w:author="Eric Boisvert" w:date="2016-01-19T17:47:00Z">
              <w:r>
                <w:rPr>
                  <w:rStyle w:val="requri"/>
                  <w:lang w:val="en-CA"/>
                </w:rPr>
                <w:t>boreholeD</w:t>
              </w:r>
            </w:ins>
            <w:ins w:id="2949"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2950" w:author="Eric Boisvert" w:date="2016-01-19T17:45:00Z"/>
                <w:rStyle w:val="reqtext"/>
                <w:lang w:val="en-CA"/>
              </w:rPr>
            </w:pPr>
            <w:ins w:id="2951"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2952" w:author="Eric Boisvert" w:date="2016-01-19T17:47:00Z"/>
          <w:lang w:val="en-CA"/>
        </w:rPr>
      </w:pPr>
    </w:p>
    <w:p w14:paraId="753586F1" w14:textId="2186CF0D" w:rsidR="0056286F" w:rsidRDefault="0056286F">
      <w:pPr>
        <w:pStyle w:val="Heading5"/>
        <w:rPr>
          <w:ins w:id="2953" w:author="Eric Boisvert" w:date="2016-01-19T17:43:00Z"/>
          <w:lang w:val="en-CA"/>
        </w:rPr>
        <w:pPrChange w:id="2954" w:author="Eric Boisvert" w:date="2016-01-19T17:47:00Z">
          <w:pPr/>
        </w:pPrChange>
      </w:pPr>
      <w:ins w:id="2955" w:author="Eric Boisvert" w:date="2016-01-19T17:47:00Z">
        <w:r>
          <w:rPr>
            <w:lang w:val="en-CA"/>
          </w:rPr>
          <w:t>intervalBegin</w:t>
        </w:r>
      </w:ins>
    </w:p>
    <w:p w14:paraId="426391ED" w14:textId="4BC1F72B" w:rsidR="0056286F" w:rsidDel="0056286F" w:rsidRDefault="0056286F" w:rsidP="0056286F">
      <w:pPr>
        <w:rPr>
          <w:del w:id="2956" w:author="Eric Boisvert" w:date="2016-01-19T17:44:00Z"/>
          <w:rFonts w:ascii="Calibri" w:hAnsi="Calibri" w:cs="Arial"/>
          <w:b/>
          <w:bCs/>
          <w:color w:val="000000"/>
          <w:sz w:val="20"/>
          <w:lang w:val="en-CA"/>
        </w:rPr>
      </w:pPr>
    </w:p>
    <w:p w14:paraId="1E31593B" w14:textId="7DAAA97D" w:rsidR="0056286F" w:rsidRDefault="0056286F" w:rsidP="0056286F">
      <w:pPr>
        <w:rPr>
          <w:ins w:id="2957" w:author="Eric Boisvert" w:date="2016-01-19T17:50:00Z"/>
          <w:lang w:val="en-CA"/>
        </w:rPr>
      </w:pPr>
      <w:ins w:id="2958" w:author="Eric Boisvert" w:date="2016-01-19T17:44:00Z">
        <w:r>
          <w:rPr>
            <w:lang w:val="en-CA"/>
          </w:rPr>
          <w:t xml:space="preserve">The intervalBegin property (swe:Quantity) shall contain a measurement (a value and a unit of measurement)  that correspondonds to </w:t>
        </w:r>
      </w:ins>
      <w:ins w:id="2959"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2960"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2961"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2962" w:author="Eric Boisvert" w:date="2016-01-19T17:46:00Z"/>
                <w:rStyle w:val="requri"/>
                <w:lang w:val="en-CA"/>
              </w:rPr>
            </w:pPr>
            <w:ins w:id="2963" w:author="Eric Boisvert" w:date="2016-01-19T17:46:00Z">
              <w:r>
                <w:rPr>
                  <w:rStyle w:val="requri"/>
                  <w:lang w:val="en-CA"/>
                </w:rPr>
                <w:t>/req/gsml4-borehole</w:t>
              </w:r>
              <w:r w:rsidRPr="00D12552">
                <w:rPr>
                  <w:rStyle w:val="requri"/>
                  <w:lang w:val="en-CA"/>
                </w:rPr>
                <w:t>/</w:t>
              </w:r>
              <w:r>
                <w:rPr>
                  <w:rStyle w:val="requri"/>
                  <w:lang w:val="en-CA"/>
                </w:rPr>
                <w:t>uom</w:t>
              </w:r>
            </w:ins>
            <w:ins w:id="2964"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2965" w:author="Eric Boisvert" w:date="2016-01-19T17:46:00Z"/>
                <w:rStyle w:val="reqtext"/>
                <w:lang w:val="en-CA"/>
              </w:rPr>
            </w:pPr>
            <w:ins w:id="2966" w:author="Eric Boisvert" w:date="2016-01-19T17:46:00Z">
              <w:r>
                <w:rPr>
                  <w:rStyle w:val="reqtext"/>
                  <w:lang w:val="en-CA"/>
                </w:rPr>
                <w:t xml:space="preserve">The </w:t>
              </w:r>
            </w:ins>
            <w:ins w:id="2967" w:author="Eric Boisvert" w:date="2016-01-19T17:50:00Z">
              <w:r>
                <w:rPr>
                  <w:rStyle w:val="reqtext"/>
                  <w:lang w:val="en-CA"/>
                </w:rPr>
                <w:t>intervalBegin</w:t>
              </w:r>
            </w:ins>
            <w:ins w:id="2968"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2969"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2970"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2971" w:author="Eric Boisvert" w:date="2016-01-19T17:47:00Z"/>
                <w:rStyle w:val="requri"/>
                <w:lang w:val="en-CA"/>
              </w:rPr>
            </w:pPr>
            <w:ins w:id="2972" w:author="Eric Boisvert" w:date="2016-01-19T17:47:00Z">
              <w:r>
                <w:rPr>
                  <w:rStyle w:val="requri"/>
                  <w:lang w:val="en-CA"/>
                </w:rPr>
                <w:t>/req/gsml4-borehole</w:t>
              </w:r>
              <w:r w:rsidRPr="00D12552">
                <w:rPr>
                  <w:rStyle w:val="requri"/>
                  <w:lang w:val="en-CA"/>
                </w:rPr>
                <w:t>/</w:t>
              </w:r>
            </w:ins>
            <w:ins w:id="2973" w:author="Eric Boisvert" w:date="2016-01-19T17:50:00Z">
              <w:r>
                <w:rPr>
                  <w:rStyle w:val="requri"/>
                  <w:lang w:val="en-CA"/>
                </w:rPr>
                <w:t>value</w:t>
              </w:r>
            </w:ins>
            <w:ins w:id="2974"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2975" w:author="Eric Boisvert" w:date="2016-01-19T17:47:00Z"/>
                <w:rStyle w:val="reqtext"/>
                <w:lang w:val="en-CA"/>
              </w:rPr>
            </w:pPr>
            <w:ins w:id="2976"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2977" w:author="Eric Boisvert" w:date="2016-01-19T17:48:00Z"/>
          <w:lang w:val="en-CA"/>
        </w:rPr>
      </w:pPr>
    </w:p>
    <w:p w14:paraId="00D7E7A3" w14:textId="6208FBC2" w:rsidR="0056286F" w:rsidRDefault="0056286F">
      <w:pPr>
        <w:pStyle w:val="Heading5"/>
        <w:rPr>
          <w:ins w:id="2978" w:author="Eric Boisvert" w:date="2016-01-19T17:48:00Z"/>
          <w:lang w:val="en-CA"/>
        </w:rPr>
        <w:pPrChange w:id="2979" w:author="Eric Boisvert" w:date="2016-01-19T17:48:00Z">
          <w:pPr/>
        </w:pPrChange>
      </w:pPr>
      <w:ins w:id="2980" w:author="Eric Boisvert" w:date="2016-01-19T17:48:00Z">
        <w:r>
          <w:rPr>
            <w:lang w:val="en-CA"/>
          </w:rPr>
          <w:t>intervalEnd</w:t>
        </w:r>
      </w:ins>
    </w:p>
    <w:p w14:paraId="75DE08EA" w14:textId="77777777" w:rsidR="0056286F" w:rsidRDefault="0056286F" w:rsidP="0056286F">
      <w:pPr>
        <w:rPr>
          <w:ins w:id="2981" w:author="Eric Boisvert" w:date="2016-01-19T17:44:00Z"/>
          <w:lang w:val="en-CA"/>
        </w:rPr>
      </w:pPr>
    </w:p>
    <w:p w14:paraId="7A22B259" w14:textId="57CA04A9" w:rsidR="008B1DC6" w:rsidRDefault="0056286F">
      <w:pPr>
        <w:rPr>
          <w:ins w:id="2982" w:author="Eric Boisvert" w:date="2016-01-19T17:49:00Z"/>
          <w:lang w:val="en-CA"/>
        </w:rPr>
        <w:pPrChange w:id="2983" w:author="Eric Boisvert" w:date="2016-01-19T17:49:00Z">
          <w:pPr>
            <w:autoSpaceDE w:val="0"/>
            <w:autoSpaceDN w:val="0"/>
            <w:adjustRightInd w:val="0"/>
            <w:spacing w:after="0" w:line="240" w:lineRule="atLeast"/>
          </w:pPr>
        </w:pPrChange>
      </w:pPr>
      <w:bookmarkStart w:id="2984" w:name="BKM_A12417ED_F0A6_4403_85AA_20F080BAB4D5"/>
      <w:bookmarkEnd w:id="2984"/>
      <w:ins w:id="2985" w:author="Eric Boisvert" w:date="2016-01-19T17:48:00Z">
        <w:r>
          <w:rPr>
            <w:lang w:val="en-CA"/>
          </w:rPr>
          <w:t xml:space="preserve">The property intervalEnd (swe:Quantity) shall </w:t>
        </w:r>
      </w:ins>
      <w:ins w:id="2986"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2987"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2988"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2989" w:author="Eric Boisvert" w:date="2016-01-19T17:50:00Z"/>
                <w:rStyle w:val="requri"/>
                <w:lang w:val="en-CA"/>
              </w:rPr>
            </w:pPr>
            <w:ins w:id="2990"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2991" w:author="Eric Boisvert" w:date="2016-01-19T17:50:00Z"/>
                <w:rStyle w:val="reqtext"/>
                <w:lang w:val="en-CA"/>
              </w:rPr>
            </w:pPr>
            <w:ins w:id="2992"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2993" w:author="Eric Boisvert" w:date="2016-01-19T17:51:00Z"/>
          <w:rFonts w:cs="Arial"/>
          <w:color w:val="000000"/>
          <w:sz w:val="20"/>
          <w:lang w:val="en-CA"/>
        </w:rPr>
      </w:pPr>
    </w:p>
    <w:p w14:paraId="2E2F5C23" w14:textId="09B042BA" w:rsidR="002F5463" w:rsidRDefault="002F5463">
      <w:pPr>
        <w:pStyle w:val="Heading5"/>
        <w:rPr>
          <w:ins w:id="2994" w:author="Eric Boisvert" w:date="2016-01-19T17:51:00Z"/>
          <w:lang w:val="en-CA"/>
        </w:rPr>
        <w:pPrChange w:id="2995" w:author="Eric Boisvert" w:date="2016-01-19T17:51:00Z">
          <w:pPr>
            <w:autoSpaceDE w:val="0"/>
            <w:autoSpaceDN w:val="0"/>
            <w:adjustRightInd w:val="0"/>
            <w:spacing w:after="0" w:line="240" w:lineRule="atLeast"/>
          </w:pPr>
        </w:pPrChange>
      </w:pPr>
      <w:ins w:id="2996"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2997" w:author="Eric Boisvert" w:date="2016-01-19T17:51:00Z"/>
          <w:rFonts w:cs="Arial"/>
          <w:color w:val="000000"/>
          <w:sz w:val="20"/>
          <w:lang w:val="en-CA"/>
        </w:rPr>
      </w:pPr>
    </w:p>
    <w:p w14:paraId="49FC8C99" w14:textId="6F8F5E81" w:rsidR="002F5463" w:rsidRDefault="002F5463">
      <w:pPr>
        <w:rPr>
          <w:ins w:id="2998" w:author="Eric Boisvert" w:date="2016-01-19T17:53:00Z"/>
          <w:lang w:val="en-CA"/>
        </w:rPr>
        <w:pPrChange w:id="2999" w:author="Eric Boisvert" w:date="2016-01-19T17:53:00Z">
          <w:pPr>
            <w:autoSpaceDE w:val="0"/>
            <w:autoSpaceDN w:val="0"/>
            <w:adjustRightInd w:val="0"/>
            <w:spacing w:after="0" w:line="240" w:lineRule="atLeast"/>
          </w:pPr>
        </w:pPrChange>
      </w:pPr>
      <w:ins w:id="3000" w:author="Eric Boisvert" w:date="2016-01-19T17:51:00Z">
        <w:r>
          <w:rPr>
            <w:lang w:val="en-CA"/>
          </w:rPr>
          <w:t xml:space="preserve">The property interval:GM_Object shall be </w:t>
        </w:r>
      </w:ins>
      <w:ins w:id="3001" w:author="Eric Boisvert" w:date="2016-01-19T17:52:00Z">
        <w:r>
          <w:rPr>
            <w:lang w:val="en-CA"/>
          </w:rPr>
          <w:t>a</w:t>
        </w:r>
      </w:ins>
      <w:ins w:id="3002" w:author="Eric Boisvert" w:date="2016-01-19T17:51:00Z">
        <w:r w:rsidRPr="002F5463">
          <w:rPr>
            <w:lang w:val="en-CA"/>
          </w:rPr>
          <w:t xml:space="preserve"> shape that is a 1-D interval (eg, a "from" and "to", or "top" and "base" measurement) </w:t>
        </w:r>
      </w:ins>
      <w:ins w:id="3003"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004" w:author="Eric Boisvert" w:date="2016-01-19T17:53:00Z">
        <w:r>
          <w:rPr>
            <w:lang w:val="en-CA"/>
          </w:rPr>
          <w:t xml:space="preserve">shall </w:t>
        </w:r>
      </w:ins>
      <w:ins w:id="3005" w:author="Eric Boisvert" w:date="2016-01-19T17:51:00Z">
        <w:r w:rsidRPr="002F5463">
          <w:rPr>
            <w:lang w:val="en-CA"/>
          </w:rPr>
          <w:t xml:space="preserve">use </w:t>
        </w:r>
      </w:ins>
      <w:ins w:id="3006" w:author="Eric Boisvert" w:date="2016-01-19T17:53:00Z">
        <w:r>
          <w:rPr>
            <w:lang w:val="en-CA"/>
          </w:rPr>
          <w:t>a reference to the borehole as the</w:t>
        </w:r>
      </w:ins>
      <w:ins w:id="3007" w:author="Eric Boisvert" w:date="2016-01-19T17:51:00Z">
        <w:r w:rsidRPr="002F5463">
          <w:rPr>
            <w:lang w:val="en-CA"/>
          </w:rPr>
          <w:t xml:space="preserve"> SRS of the containing borehole</w:t>
        </w:r>
      </w:ins>
      <w:ins w:id="3008" w:author="Eric Boisvert" w:date="2016-01-19T17:53:00Z">
        <w:r>
          <w:rPr>
            <w:lang w:val="en-CA"/>
          </w:rPr>
          <w:t>.</w:t>
        </w:r>
      </w:ins>
    </w:p>
    <w:p w14:paraId="5B7A6DE1" w14:textId="77777777" w:rsidR="002F5463" w:rsidRDefault="002F5463" w:rsidP="002F5463">
      <w:pPr>
        <w:rPr>
          <w:ins w:id="3009"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010"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011" w:author="Eric Boisvert" w:date="2016-01-19T17:54:00Z"/>
                <w:rStyle w:val="requri"/>
                <w:lang w:val="en-CA"/>
              </w:rPr>
            </w:pPr>
            <w:ins w:id="3012"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013" w:author="Eric Boisvert" w:date="2016-01-19T17:54:00Z"/>
                <w:rStyle w:val="reqtext"/>
                <w:lang w:val="en-CA"/>
              </w:rPr>
            </w:pPr>
            <w:ins w:id="3014"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015"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016"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017" w:author="Eric Boisvert" w:date="2016-01-19T17:54:00Z"/>
                <w:rStyle w:val="requri"/>
                <w:lang w:val="en-CA"/>
              </w:rPr>
            </w:pPr>
            <w:ins w:id="3018"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019" w:author="Eric Boisvert" w:date="2016-01-19T17:54:00Z"/>
                <w:rStyle w:val="reqtext"/>
                <w:lang w:val="en-CA"/>
              </w:rPr>
            </w:pPr>
            <w:ins w:id="3020"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021" w:author="Eric Boisvert" w:date="2016-01-19T17:54:00Z"/>
        </w:rPr>
      </w:pPr>
    </w:p>
    <w:p w14:paraId="2B6CA81C" w14:textId="38526611" w:rsidR="00B3403C" w:rsidRDefault="00B3403C" w:rsidP="00B3403C">
      <w:pPr>
        <w:rPr>
          <w:lang w:val="en-CA"/>
        </w:rPr>
      </w:pPr>
      <w:bookmarkStart w:id="3022" w:name="BKM_25F49F60_E3B5_4649_859A_CB23C16B4FDD"/>
      <w:bookmarkStart w:id="3023" w:name="BKM_D18D7519_9180_4B84_84F3_D595F9367FF9"/>
      <w:bookmarkStart w:id="3024" w:name="BKM_E2471C2A_7288_4681_B62D_57416C5AAFFF"/>
      <w:bookmarkStart w:id="3025" w:name="BKM_C67677C2_A392_4DF9_BEE3_2543E744EE8A"/>
      <w:bookmarkEnd w:id="3022"/>
      <w:bookmarkEnd w:id="3023"/>
      <w:bookmarkEnd w:id="3024"/>
      <w:bookmarkEnd w:id="302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B95F74"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26" w:author="Eric Boisvert" w:date="2016-01-19T19:09:00Z">
        <w:r w:rsidR="00302FB5">
          <w:rPr>
            <w:noProof/>
          </w:rPr>
          <w:t>82</w:t>
        </w:r>
      </w:ins>
      <w:del w:id="3027"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028" w:author="Eric Boisvert" w:date="2016-01-19T18:01:00Z"/>
          <w:lang w:val="en-CA"/>
        </w:rPr>
      </w:pPr>
    </w:p>
    <w:p w14:paraId="046E5162" w14:textId="3DC46F5B" w:rsidR="00043700" w:rsidRDefault="00043700">
      <w:pPr>
        <w:pStyle w:val="Heading5"/>
        <w:rPr>
          <w:ins w:id="3029" w:author="Eric Boisvert" w:date="2016-01-19T18:02:00Z"/>
          <w:lang w:val="en-CA"/>
        </w:rPr>
        <w:pPrChange w:id="3030" w:author="Eric Boisvert" w:date="2016-01-19T18:02:00Z">
          <w:pPr/>
        </w:pPrChange>
      </w:pPr>
      <w:ins w:id="3031" w:author="Eric Boisvert" w:date="2016-01-19T18:01:00Z">
        <w:r w:rsidRPr="00043700">
          <w:rPr>
            <w:lang w:val="en-CA"/>
          </w:rPr>
          <w:t>observationMethod</w:t>
        </w:r>
      </w:ins>
    </w:p>
    <w:p w14:paraId="342A339C" w14:textId="77777777" w:rsidR="00043700" w:rsidRPr="00043700" w:rsidRDefault="00043700">
      <w:pPr>
        <w:rPr>
          <w:ins w:id="3032" w:author="Eric Boisvert" w:date="2016-01-19T18:01:00Z"/>
          <w:lang w:val="en-CA"/>
        </w:rPr>
      </w:pPr>
    </w:p>
    <w:p w14:paraId="33F0D5BE" w14:textId="06FD080B" w:rsidR="00043700" w:rsidRDefault="00043700" w:rsidP="00CD7325">
      <w:pPr>
        <w:rPr>
          <w:ins w:id="3033" w:author="Eric Boisvert" w:date="2016-01-19T18:01:00Z"/>
          <w:lang w:val="en-CA"/>
        </w:rPr>
      </w:pPr>
      <w:ins w:id="3034"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035" w:author="Eric Boisvert" w:date="2016-01-19T18:02:00Z"/>
          <w:lang w:val="en-CA"/>
        </w:rPr>
        <w:pPrChange w:id="3036" w:author="Eric Boisvert" w:date="2016-01-19T18:08:00Z">
          <w:pPr/>
        </w:pPrChange>
      </w:pPr>
      <w:ins w:id="3037" w:author="Eric Boisvert" w:date="2016-01-19T18:11:00Z">
        <w:r>
          <w:rPr>
            <w:lang w:val="en-CA"/>
          </w:rPr>
          <w:t>s</w:t>
        </w:r>
      </w:ins>
      <w:ins w:id="3038" w:author="Eric Boisvert" w:date="2016-01-19T18:02:00Z">
        <w:r w:rsidR="00043700" w:rsidRPr="00043700">
          <w:rPr>
            <w:lang w:val="en-CA"/>
          </w:rPr>
          <w:t>pecification</w:t>
        </w:r>
      </w:ins>
    </w:p>
    <w:p w14:paraId="575CA145" w14:textId="77777777" w:rsidR="00816874" w:rsidRDefault="00816874" w:rsidP="00CD7325">
      <w:pPr>
        <w:rPr>
          <w:ins w:id="3039" w:author="Eric Boisvert" w:date="2016-01-19T18:08:00Z"/>
          <w:lang w:val="en-CA"/>
        </w:rPr>
      </w:pPr>
    </w:p>
    <w:p w14:paraId="3B7CEA9B" w14:textId="64E86809" w:rsidR="00043700" w:rsidRDefault="00043700" w:rsidP="00CD7325">
      <w:pPr>
        <w:rPr>
          <w:ins w:id="3040" w:author="Eric Boisvert" w:date="2016-01-19T18:08:00Z"/>
          <w:lang w:val="en-CA"/>
        </w:rPr>
      </w:pPr>
      <w:ins w:id="3041" w:author="Eric Boisvert" w:date="2016-01-19T18:02:00Z">
        <w:r>
          <w:rPr>
            <w:lang w:val="en-CA"/>
          </w:rPr>
          <w:t xml:space="preserve">The specification </w:t>
        </w:r>
        <w:r w:rsidR="00816874">
          <w:rPr>
            <w:lang w:val="en-CA"/>
          </w:rPr>
          <w:t xml:space="preserve">shall be an association between a BoreholeInterval and </w:t>
        </w:r>
      </w:ins>
      <w:ins w:id="3042"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3043" w:author="Eric Boisvert" w:date="2016-01-19T18:11:00Z"/>
          <w:lang w:val="en-CA"/>
        </w:rPr>
        <w:pPrChange w:id="3044" w:author="Eric Boisvert" w:date="2016-01-19T18:11:00Z">
          <w:pPr/>
        </w:pPrChange>
      </w:pPr>
      <w:ins w:id="3045" w:author="Eric Boisvert" w:date="2016-01-19T18:08:00Z">
        <w:r w:rsidRPr="00D970E9">
          <w:rPr>
            <w:lang w:val="en-CA"/>
          </w:rPr>
          <w:lastRenderedPageBreak/>
          <w:t>mappedIntervalBegin</w:t>
        </w:r>
      </w:ins>
    </w:p>
    <w:p w14:paraId="6D297C19" w14:textId="77777777" w:rsidR="00816874" w:rsidRPr="00816874" w:rsidRDefault="00816874">
      <w:pPr>
        <w:rPr>
          <w:ins w:id="3046" w:author="Eric Boisvert" w:date="2016-01-19T18:08:00Z"/>
          <w:lang w:val="en-CA"/>
          <w:rPrChange w:id="3047" w:author="Eric Boisvert" w:date="2016-01-19T18:11:00Z">
            <w:rPr>
              <w:ins w:id="3048" w:author="Eric Boisvert" w:date="2016-01-19T18:08:00Z"/>
              <w:b/>
              <w:bCs/>
              <w:lang w:val="en-CA"/>
            </w:rPr>
          </w:rPrChange>
        </w:rPr>
      </w:pPr>
    </w:p>
    <w:p w14:paraId="4D141EC6" w14:textId="0B9AB8F7" w:rsidR="00816874" w:rsidRDefault="00816874" w:rsidP="00CD7325">
      <w:pPr>
        <w:rPr>
          <w:ins w:id="3049" w:author="Eric Boisvert" w:date="2016-01-19T18:11:00Z"/>
          <w:lang w:val="en-CA"/>
        </w:rPr>
      </w:pPr>
      <w:ins w:id="3050" w:author="Eric Boisvert" w:date="2016-01-19T18:10:00Z">
        <w:r>
          <w:rPr>
            <w:lang w:val="en-CA"/>
          </w:rPr>
          <w:t xml:space="preserve">The property mappedIntervalBegin (swe:Quantity) shall be a measurement (a value and a unit of measurement) corresponding to </w:t>
        </w:r>
      </w:ins>
      <w:ins w:id="3051"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052"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053"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054" w:author="Eric Boisvert" w:date="2016-01-19T18:11:00Z"/>
                <w:rStyle w:val="requri"/>
                <w:lang w:val="en-CA"/>
              </w:rPr>
            </w:pPr>
            <w:ins w:id="3055"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056" w:author="Eric Boisvert" w:date="2016-01-19T18:11:00Z"/>
                <w:rStyle w:val="reqtext"/>
                <w:lang w:val="en-CA"/>
              </w:rPr>
            </w:pPr>
            <w:ins w:id="3057" w:author="Eric Boisvert" w:date="2016-01-19T18:11:00Z">
              <w:r>
                <w:rPr>
                  <w:rStyle w:val="reqtext"/>
                  <w:lang w:val="en-CA"/>
                </w:rPr>
                <w:t xml:space="preserve">The </w:t>
              </w:r>
            </w:ins>
            <w:ins w:id="3058" w:author="Eric Boisvert" w:date="2016-01-19T18:12:00Z">
              <w:r>
                <w:rPr>
                  <w:rStyle w:val="reqtext"/>
                  <w:lang w:val="en-CA"/>
                </w:rPr>
                <w:t>mappedI</w:t>
              </w:r>
            </w:ins>
            <w:ins w:id="3059" w:author="Eric Boisvert" w:date="2016-01-19T18:11:00Z">
              <w:r>
                <w:rPr>
                  <w:rStyle w:val="reqtext"/>
                  <w:lang w:val="en-CA"/>
                </w:rPr>
                <w:t>ntervalBegin SHALL have a unit of measurement.</w:t>
              </w:r>
            </w:ins>
          </w:p>
        </w:tc>
      </w:tr>
    </w:tbl>
    <w:p w14:paraId="751ADF29" w14:textId="77777777" w:rsidR="00816874" w:rsidRDefault="00816874" w:rsidP="00816874">
      <w:pPr>
        <w:rPr>
          <w:ins w:id="3060"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061"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062" w:author="Eric Boisvert" w:date="2016-01-19T18:11:00Z"/>
                <w:rStyle w:val="requri"/>
                <w:lang w:val="en-CA"/>
              </w:rPr>
            </w:pPr>
            <w:ins w:id="3063" w:author="Eric Boisvert" w:date="2016-01-19T18:11:00Z">
              <w:r>
                <w:rPr>
                  <w:rStyle w:val="requri"/>
                  <w:lang w:val="en-CA"/>
                </w:rPr>
                <w:t>/req/gsml4-borehole</w:t>
              </w:r>
              <w:r w:rsidRPr="00D12552">
                <w:rPr>
                  <w:rStyle w:val="requri"/>
                  <w:lang w:val="en-CA"/>
                </w:rPr>
                <w:t>/</w:t>
              </w:r>
              <w:r>
                <w:rPr>
                  <w:rStyle w:val="requri"/>
                  <w:lang w:val="en-CA"/>
                </w:rPr>
                <w:t>value-mapped</w:t>
              </w:r>
            </w:ins>
            <w:ins w:id="3064" w:author="Eric Boisvert" w:date="2016-01-19T18:12:00Z">
              <w:r>
                <w:rPr>
                  <w:rStyle w:val="requri"/>
                  <w:lang w:val="en-CA"/>
                </w:rPr>
                <w:t>I</w:t>
              </w:r>
            </w:ins>
            <w:ins w:id="3065"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066" w:author="Eric Boisvert" w:date="2016-01-19T18:11:00Z"/>
                <w:rStyle w:val="reqtext"/>
                <w:lang w:val="en-CA"/>
              </w:rPr>
            </w:pPr>
            <w:ins w:id="3067" w:author="Eric Boisvert" w:date="2016-01-19T18:11:00Z">
              <w:r>
                <w:rPr>
                  <w:rStyle w:val="reqtext"/>
                  <w:lang w:val="en-CA"/>
                </w:rPr>
                <w:t xml:space="preserve">The value of </w:t>
              </w:r>
            </w:ins>
            <w:ins w:id="3068" w:author="Eric Boisvert" w:date="2016-01-19T18:12:00Z">
              <w:r>
                <w:rPr>
                  <w:rStyle w:val="reqtext"/>
                  <w:lang w:val="en-CA"/>
                </w:rPr>
                <w:t>mappedI</w:t>
              </w:r>
            </w:ins>
            <w:ins w:id="3069"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070" w:author="Eric Boisvert" w:date="2016-01-19T18:11:00Z"/>
          <w:lang w:val="en-CA"/>
        </w:rPr>
      </w:pPr>
    </w:p>
    <w:p w14:paraId="49B69A98" w14:textId="76782839" w:rsidR="00816874" w:rsidRDefault="00816874">
      <w:pPr>
        <w:pStyle w:val="Heading5"/>
        <w:rPr>
          <w:ins w:id="3071" w:author="Eric Boisvert" w:date="2016-01-19T18:14:00Z"/>
          <w:lang w:val="en-CA"/>
        </w:rPr>
        <w:pPrChange w:id="3072" w:author="Eric Boisvert" w:date="2016-01-19T18:14:00Z">
          <w:pPr/>
        </w:pPrChange>
      </w:pPr>
      <w:ins w:id="3073" w:author="Eric Boisvert" w:date="2016-01-19T18:12:00Z">
        <w:r w:rsidRPr="00816874">
          <w:rPr>
            <w:lang w:val="en-CA"/>
          </w:rPr>
          <w:t>mappedIntervalEnd</w:t>
        </w:r>
      </w:ins>
    </w:p>
    <w:p w14:paraId="6CACFBAF" w14:textId="77777777" w:rsidR="008B42C0" w:rsidRPr="008B42C0" w:rsidRDefault="008B42C0">
      <w:pPr>
        <w:rPr>
          <w:ins w:id="3074" w:author="Eric Boisvert" w:date="2016-01-19T18:12:00Z"/>
          <w:lang w:val="en-CA"/>
        </w:rPr>
      </w:pPr>
    </w:p>
    <w:p w14:paraId="7AAC0E09" w14:textId="42472635" w:rsidR="00816874" w:rsidRDefault="00816874" w:rsidP="00CD7325">
      <w:pPr>
        <w:rPr>
          <w:ins w:id="3075" w:author="Eric Boisvert" w:date="2016-01-19T18:13:00Z"/>
          <w:lang w:val="en-CA"/>
        </w:rPr>
      </w:pPr>
      <w:ins w:id="3076" w:author="Eric Boisvert" w:date="2016-01-19T18:12:00Z">
        <w:r>
          <w:rPr>
            <w:lang w:val="en-CA"/>
          </w:rPr>
          <w:t xml:space="preserve">The mappedIntervalEnd property (swe:Quantity) shall be a measurement (a value and a unit of measure) </w:t>
        </w:r>
      </w:ins>
      <w:ins w:id="3077" w:author="Eric Boisvert" w:date="2016-01-19T18:13:00Z">
        <w:r w:rsidR="008B42C0">
          <w:rPr>
            <w:lang w:val="en-CA"/>
          </w:rPr>
          <w:t>corresponding</w:t>
        </w:r>
      </w:ins>
      <w:ins w:id="3078"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079"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080"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081" w:author="Eric Boisvert" w:date="2016-01-19T18:13:00Z"/>
                <w:rStyle w:val="requri"/>
                <w:lang w:val="en-CA"/>
              </w:rPr>
            </w:pPr>
            <w:ins w:id="3082"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083" w:author="Eric Boisvert" w:date="2016-01-19T18:13:00Z"/>
                <w:rStyle w:val="reqtext"/>
                <w:lang w:val="en-CA"/>
              </w:rPr>
            </w:pPr>
            <w:ins w:id="3084"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085" w:author="Eric Boisvert" w:date="2016-01-19T18:13:00Z"/>
          <w:lang w:val="en-CA"/>
        </w:rPr>
      </w:pPr>
    </w:p>
    <w:p w14:paraId="3E91859D" w14:textId="3B5101A2" w:rsidR="008B42C0" w:rsidRDefault="008B42C0">
      <w:pPr>
        <w:pStyle w:val="Heading5"/>
        <w:rPr>
          <w:ins w:id="3086" w:author="Eric Boisvert" w:date="2016-01-19T18:16:00Z"/>
          <w:lang w:val="en-CA"/>
        </w:rPr>
        <w:pPrChange w:id="3087" w:author="Eric Boisvert" w:date="2016-01-19T18:16:00Z">
          <w:pPr/>
        </w:pPrChange>
      </w:pPr>
      <w:ins w:id="3088" w:author="Eric Boisvert" w:date="2016-01-19T18:14:00Z">
        <w:r w:rsidRPr="008B42C0">
          <w:rPr>
            <w:lang w:val="en-CA"/>
          </w:rPr>
          <w:t>collectionIdentifier</w:t>
        </w:r>
      </w:ins>
    </w:p>
    <w:p w14:paraId="1D0D8B8E" w14:textId="77777777" w:rsidR="008B42C0" w:rsidRPr="008B42C0" w:rsidRDefault="008B42C0">
      <w:pPr>
        <w:rPr>
          <w:ins w:id="3089" w:author="Eric Boisvert" w:date="2016-01-19T18:14:00Z"/>
          <w:lang w:val="en-CA"/>
        </w:rPr>
      </w:pPr>
    </w:p>
    <w:p w14:paraId="2DB88A6E" w14:textId="3569206B" w:rsidR="008B42C0" w:rsidRDefault="008B42C0" w:rsidP="00CD7325">
      <w:pPr>
        <w:rPr>
          <w:ins w:id="3090" w:author="Eric Boisvert" w:date="2016-01-19T18:40:00Z"/>
          <w:lang w:val="en-CA"/>
        </w:rPr>
      </w:pPr>
      <w:ins w:id="3091" w:author="Eric Boisvert" w:date="2016-01-19T18:14:00Z">
        <w:r>
          <w:rPr>
            <w:lang w:val="en-CA"/>
          </w:rPr>
          <w:t xml:space="preserve">The collectionIdentifier:ScopedName shall be a string unique within a scope that </w:t>
        </w:r>
      </w:ins>
      <w:ins w:id="3092"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093" w:author="Eric Boisvert" w:date="2016-01-19T18:40:00Z"/>
          <w:lang w:val="en-CA"/>
        </w:rPr>
      </w:pPr>
    </w:p>
    <w:p w14:paraId="5FD5C97C" w14:textId="279F7DEE" w:rsidR="008152AF" w:rsidRDefault="008152AF">
      <w:pPr>
        <w:pStyle w:val="Heading5"/>
        <w:rPr>
          <w:ins w:id="3094" w:author="Eric Boisvert" w:date="2016-01-19T18:40:00Z"/>
          <w:lang w:val="en-CA"/>
        </w:rPr>
        <w:pPrChange w:id="3095" w:author="Eric Boisvert" w:date="2016-01-19T18:41:00Z">
          <w:pPr/>
        </w:pPrChange>
      </w:pPr>
      <w:ins w:id="3096" w:author="Eric Boisvert" w:date="2016-01-19T18:40:00Z">
        <w:r>
          <w:rPr>
            <w:lang w:val="en-CA"/>
          </w:rPr>
          <w:t>parentBorehole</w:t>
        </w:r>
      </w:ins>
    </w:p>
    <w:p w14:paraId="2CAECBCF" w14:textId="4F32FB78" w:rsidR="008152AF" w:rsidRDefault="008152AF" w:rsidP="00CD7325">
      <w:pPr>
        <w:rPr>
          <w:ins w:id="3097" w:author="Eric Boisvert" w:date="2016-01-19T18:41:00Z"/>
          <w:lang w:val="en-CA"/>
        </w:rPr>
      </w:pPr>
      <w:ins w:id="3098" w:author="Eric Boisvert" w:date="2016-01-19T18:40:00Z">
        <w:r>
          <w:rPr>
            <w:lang w:val="en-CA"/>
          </w:rPr>
          <w:lastRenderedPageBreak/>
          <w:t>The property parentBorehole shall be an association between a BoreholeInterval and a Borehole</w:t>
        </w:r>
      </w:ins>
      <w:ins w:id="3099" w:author="Eric Boisvert" w:date="2016-01-19T18:41:00Z">
        <w:r>
          <w:rPr>
            <w:lang w:val="en-CA"/>
          </w:rPr>
          <w:t xml:space="preserve"> which is the borehole in context for this interval.</w:t>
        </w:r>
      </w:ins>
    </w:p>
    <w:p w14:paraId="1E595E1D" w14:textId="52C51F8B" w:rsidR="008152AF" w:rsidRDefault="008152AF">
      <w:pPr>
        <w:pStyle w:val="Heading5"/>
        <w:rPr>
          <w:ins w:id="3100" w:author="Eric Boisvert" w:date="2016-01-19T18:41:00Z"/>
          <w:lang w:val="en-CA"/>
        </w:rPr>
        <w:pPrChange w:id="3101" w:author="Eric Boisvert" w:date="2016-01-19T18:42:00Z">
          <w:pPr/>
        </w:pPrChange>
      </w:pPr>
      <w:ins w:id="3102" w:author="Eric Boisvert" w:date="2016-01-19T18:42:00Z">
        <w:r>
          <w:rPr>
            <w:lang w:val="en-CA"/>
          </w:rPr>
          <w:t>s</w:t>
        </w:r>
      </w:ins>
      <w:ins w:id="3103" w:author="Eric Boisvert" w:date="2016-01-19T18:41:00Z">
        <w:r w:rsidRPr="00D970E9">
          <w:rPr>
            <w:lang w:val="en-CA"/>
          </w:rPr>
          <w:t>hape</w:t>
        </w:r>
      </w:ins>
    </w:p>
    <w:p w14:paraId="5366A7B9" w14:textId="77777777" w:rsidR="008152AF" w:rsidRPr="008152AF" w:rsidRDefault="008152AF">
      <w:pPr>
        <w:rPr>
          <w:ins w:id="3104" w:author="Eric Boisvert" w:date="2016-01-19T18:42:00Z"/>
          <w:lang w:val="en-CA"/>
        </w:rPr>
      </w:pPr>
    </w:p>
    <w:p w14:paraId="6AA856F7" w14:textId="49FFA5FB" w:rsidR="008152AF" w:rsidRDefault="008152AF">
      <w:pPr>
        <w:rPr>
          <w:ins w:id="3105" w:author="Eric Boisvert" w:date="2016-01-19T18:41:00Z"/>
          <w:lang w:val="en-CA"/>
        </w:rPr>
      </w:pPr>
      <w:ins w:id="3106"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107" w:name="BKM_73DD4A6D_1BCE_421F_B6B6_00A34E56B7BC"/>
      <w:bookmarkStart w:id="3108" w:name="BKM_C7D17ABA_A07A_45C4_8096_F592A2DCBF59"/>
      <w:bookmarkStart w:id="3109" w:name="BKM_7AC10AA1_3FE2_4E49_AD1F_C27423759ACA"/>
      <w:bookmarkStart w:id="3110" w:name="BKM_E1DEAC71_7DFE_439E_9E4B_2C2A15DE8E14"/>
      <w:bookmarkStart w:id="3111" w:name="BKM_DEBFAE1D_DC46_4CB5_8920_4391F9626B7A"/>
      <w:bookmarkStart w:id="3112" w:name="BKM_EB3A6321_4939_429E_A4B6_C36556700F0A"/>
      <w:bookmarkEnd w:id="3107"/>
      <w:bookmarkEnd w:id="3108"/>
      <w:bookmarkEnd w:id="3109"/>
      <w:bookmarkEnd w:id="3110"/>
      <w:bookmarkEnd w:id="3111"/>
      <w:bookmarkEnd w:id="311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113"/>
            <w:r>
              <w:rPr>
                <w:rStyle w:val="reqtext"/>
                <w:lang w:val="en-CA"/>
              </w:rPr>
              <w:t>Coordinate Reference System of interval geometries SHALL use an appropriate 1D CRS</w:t>
            </w:r>
            <w:commentRangeEnd w:id="3113"/>
            <w:r>
              <w:rPr>
                <w:rStyle w:val="CommentReference"/>
                <w:rFonts w:ascii="Times New Roman" w:eastAsia="Times New Roman" w:hAnsi="Times New Roman"/>
                <w:lang w:val="en-US" w:eastAsia="en-US"/>
              </w:rPr>
              <w:commentReference w:id="3113"/>
            </w:r>
          </w:p>
        </w:tc>
      </w:tr>
    </w:tbl>
    <w:p w14:paraId="54E334C7" w14:textId="77777777" w:rsidR="00B3403C" w:rsidRDefault="00B3403C" w:rsidP="00B3403C"/>
    <w:p w14:paraId="2BF43C1C" w14:textId="22489EF4" w:rsidR="00B3403C" w:rsidRDefault="008023AC" w:rsidP="00CD7325">
      <w:pPr>
        <w:rPr>
          <w:ins w:id="3114" w:author="Eric Boisvert" w:date="2016-01-19T18:52:00Z"/>
        </w:rPr>
      </w:pPr>
      <w:ins w:id="3115" w:author="Eric Boisvert" w:date="2016-01-19T18:47:00Z">
        <w:r>
          <w:t>Kl</w:t>
        </w:r>
      </w:ins>
      <w:ins w:id="3116" w:author="Eric Boisvert" w:date="2016-01-19T18:48:00Z">
        <w:r>
          <w:t>č</w:t>
        </w:r>
      </w:ins>
      <w:ins w:id="3117" w:author="Eric Boisvert" w:date="2016-01-19T18:47:00Z">
        <w:r>
          <w:t>ovo</w:t>
        </w:r>
      </w:ins>
      <w:ins w:id="3118" w:author="Eric Boisvert" w:date="2016-01-19T18:48:00Z">
        <w:r>
          <w:t xml:space="preserve"> Formation</w:t>
        </w:r>
      </w:ins>
      <w:ins w:id="3119" w:author="Eric Boisvert" w:date="2016-01-19T18:49:00Z">
        <w:r>
          <w:t xml:space="preserve"> Lastomir Formation</w:t>
        </w:r>
      </w:ins>
    </w:p>
    <w:p w14:paraId="03CE38BA" w14:textId="77777777" w:rsidR="008023AC" w:rsidRDefault="008023AC" w:rsidP="00CD7325">
      <w:pPr>
        <w:rPr>
          <w:ins w:id="3120" w:author="Eric Boisvert" w:date="2016-01-19T18:52:00Z"/>
        </w:rPr>
      </w:pPr>
    </w:p>
    <w:p w14:paraId="1962D8FE" w14:textId="4161BFF2" w:rsidR="008023AC" w:rsidRDefault="008023AC" w:rsidP="00CD7325">
      <w:pPr>
        <w:rPr>
          <w:ins w:id="3121" w:author="Eric Boisvert" w:date="2016-01-19T18:52:00Z"/>
        </w:rPr>
      </w:pPr>
      <w:ins w:id="3122"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123" w:author="Eric Boisvert" w:date="2016-01-19T18:53:00Z"/>
        </w:rPr>
      </w:pPr>
    </w:p>
    <w:p w14:paraId="03E564E6" w14:textId="77777777" w:rsidR="008023AC" w:rsidRDefault="00B95F74">
      <w:pPr>
        <w:keepNext/>
        <w:rPr>
          <w:ins w:id="3124" w:author="Eric Boisvert" w:date="2016-01-19T18:54:00Z"/>
        </w:rPr>
        <w:pPrChange w:id="3125" w:author="Eric Boisvert" w:date="2016-01-19T18:54:00Z">
          <w:pPr/>
        </w:pPrChange>
      </w:pPr>
      <w:ins w:id="3126"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Caption"/>
        <w:rPr>
          <w:ins w:id="3127" w:author="Eric Boisvert" w:date="2016-01-19T19:07:00Z"/>
        </w:rPr>
        <w:pPrChange w:id="3128" w:author="Eric Boisvert" w:date="2016-01-19T18:54:00Z">
          <w:pPr/>
        </w:pPrChange>
      </w:pPr>
      <w:ins w:id="3129" w:author="Eric Boisvert" w:date="2016-01-19T18:54:00Z">
        <w:r>
          <w:t xml:space="preserve">Figure </w:t>
        </w:r>
        <w:r>
          <w:fldChar w:fldCharType="begin"/>
        </w:r>
        <w:r>
          <w:instrText xml:space="preserve"> SEQ Figure \* ARABIC </w:instrText>
        </w:r>
      </w:ins>
      <w:r>
        <w:fldChar w:fldCharType="separate"/>
      </w:r>
      <w:ins w:id="3130" w:author="Eric Boisvert" w:date="2016-01-19T19:09:00Z">
        <w:r w:rsidR="00302FB5">
          <w:rPr>
            <w:noProof/>
          </w:rPr>
          <w:t>83</w:t>
        </w:r>
      </w:ins>
      <w:ins w:id="3131"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3132" w:author="Eric Boisvert" w:date="2016-01-19T19:08:00Z"/>
        </w:rPr>
      </w:pPr>
      <w:ins w:id="3133" w:author="Eric Boisvert" w:date="2016-01-19T19:07:00Z">
        <w:r>
          <w:t xml:space="preserve">Encoding of the first lithostratigraphic and magnetostratigraphic units showing </w:t>
        </w:r>
      </w:ins>
      <w:ins w:id="3134" w:author="Eric Boisvert" w:date="2016-01-19T19:08:00Z">
        <w:r>
          <w:t>how the collection identifiers group BoreholeIntervals into two groups.</w:t>
        </w:r>
      </w:ins>
    </w:p>
    <w:p w14:paraId="0D1D71A6" w14:textId="77777777" w:rsidR="00302FB5" w:rsidRDefault="00B95F74">
      <w:pPr>
        <w:keepNext/>
        <w:rPr>
          <w:ins w:id="3135" w:author="Eric Boisvert" w:date="2016-01-19T19:09:00Z"/>
        </w:rPr>
        <w:pPrChange w:id="3136" w:author="Eric Boisvert" w:date="2016-01-19T19:09:00Z">
          <w:pPr/>
        </w:pPrChange>
      </w:pPr>
      <w:ins w:id="3137"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Caption"/>
        <w:rPr>
          <w:ins w:id="3138" w:author="Eric Boisvert" w:date="2016-01-19T19:09:00Z"/>
        </w:rPr>
      </w:pPr>
      <w:ins w:id="3139" w:author="Eric Boisvert" w:date="2016-01-19T19:09:00Z">
        <w:r>
          <w:t xml:space="preserve">Figure </w:t>
        </w:r>
        <w:r>
          <w:fldChar w:fldCharType="begin"/>
        </w:r>
        <w:r>
          <w:instrText xml:space="preserve"> SEQ Figure \* ARABIC </w:instrText>
        </w:r>
      </w:ins>
      <w:r>
        <w:fldChar w:fldCharType="separate"/>
      </w:r>
      <w:ins w:id="3140"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141"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142" w:author="Eric Boisvert" w:date="2016-01-19T19:09:00Z">
        <w:r>
          <w:rPr>
            <w:lang w:val="en-CA"/>
          </w:rPr>
          <w:t>BoreholeDetails describes b</w:t>
        </w:r>
      </w:ins>
      <w:del w:id="3143" w:author="Eric Boisvert" w:date="2016-01-19T19:09:00Z">
        <w:r w:rsidR="00D30B51" w:rsidRPr="00D30B51" w:rsidDel="00195EBB">
          <w:rPr>
            <w:lang w:val="en-CA"/>
          </w:rPr>
          <w:delText>B</w:delText>
        </w:r>
      </w:del>
      <w:r w:rsidR="00D30B51" w:rsidRPr="00D30B51">
        <w:rPr>
          <w:lang w:val="en-CA"/>
        </w:rPr>
        <w:t>orehole</w:t>
      </w:r>
      <w:ins w:id="3144" w:author="Eric Boisvert" w:date="2016-01-19T19:09:00Z">
        <w:r>
          <w:rPr>
            <w:lang w:val="en-CA"/>
          </w:rPr>
          <w:t xml:space="preserve"> </w:t>
        </w:r>
      </w:ins>
      <w:del w:id="3145"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B95F74"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146" w:author="Eric Boisvert" w:date="2016-01-19T19:09:00Z">
        <w:r w:rsidR="00302FB5">
          <w:rPr>
            <w:noProof/>
          </w:rPr>
          <w:t>85</w:t>
        </w:r>
      </w:ins>
      <w:del w:id="3147"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148" w:author="Eric Boisvert" w:date="2016-01-19T19:10:00Z"/>
          <w:lang w:val="en-CA"/>
        </w:rPr>
        <w:pPrChange w:id="3149" w:author="Eric Boisvert" w:date="2016-01-19T19:11:00Z">
          <w:pPr/>
        </w:pPrChange>
      </w:pPr>
      <w:ins w:id="3150" w:author="Eric Boisvert" w:date="2016-01-19T19:11:00Z">
        <w:r>
          <w:rPr>
            <w:lang w:val="en-CA"/>
          </w:rPr>
          <w:t>o</w:t>
        </w:r>
      </w:ins>
      <w:ins w:id="3151" w:author="Eric Boisvert" w:date="2016-01-19T19:10:00Z">
        <w:r w:rsidRPr="00D970E9">
          <w:rPr>
            <w:lang w:val="en-CA"/>
          </w:rPr>
          <w:t>perator</w:t>
        </w:r>
      </w:ins>
    </w:p>
    <w:p w14:paraId="2A285BD1" w14:textId="68CB7CCB" w:rsidR="00195EBB" w:rsidRPr="00B3403C" w:rsidRDefault="00195EBB" w:rsidP="00195EBB">
      <w:ins w:id="3152" w:author="Eric Boisvert" w:date="2016-01-19T19:10:00Z">
        <w:r>
          <w:rPr>
            <w:lang w:val="en-CA"/>
          </w:rPr>
          <w:t xml:space="preserve">The operator property </w:t>
        </w:r>
      </w:ins>
      <w:ins w:id="3153" w:author="Eric Boisvert" w:date="2016-01-19T19:16:00Z">
        <w:r>
          <w:rPr>
            <w:lang w:val="en-CA"/>
          </w:rPr>
          <w:t>shall be an association between a BoreholeDetails and a cit:CI_ResponsibleParty describing the</w:t>
        </w:r>
      </w:ins>
      <w:ins w:id="3154"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155" w:author="Eric Boisvert" w:date="2016-01-19T19:11:00Z"/>
          <w:rFonts w:cs="Arial"/>
          <w:color w:val="000000"/>
          <w:sz w:val="20"/>
          <w:lang w:val="en-CA"/>
        </w:rPr>
      </w:pPr>
      <w:bookmarkStart w:id="3156" w:name="BKM_DD9713AD_C742_4E77_9937_E79AF8E3F761"/>
      <w:bookmarkEnd w:id="3156"/>
    </w:p>
    <w:p w14:paraId="6DCE25CC" w14:textId="68BCE92A" w:rsidR="00195EBB" w:rsidRDefault="00195EBB">
      <w:pPr>
        <w:pStyle w:val="Heading5"/>
        <w:rPr>
          <w:ins w:id="3157" w:author="Eric Boisvert" w:date="2016-01-19T19:11:00Z"/>
          <w:lang w:val="en-CA"/>
        </w:rPr>
        <w:pPrChange w:id="3158" w:author="Eric Boisvert" w:date="2016-01-19T19:11:00Z">
          <w:pPr>
            <w:autoSpaceDE w:val="0"/>
            <w:autoSpaceDN w:val="0"/>
            <w:adjustRightInd w:val="0"/>
            <w:spacing w:after="0" w:line="240" w:lineRule="atLeast"/>
          </w:pPr>
        </w:pPrChange>
      </w:pPr>
      <w:ins w:id="3159" w:author="Eric Boisvert" w:date="2016-01-19T19:11:00Z">
        <w:r>
          <w:rPr>
            <w:lang w:val="en-CA"/>
          </w:rPr>
          <w:t>d</w:t>
        </w:r>
        <w:r w:rsidRPr="00D970E9">
          <w:rPr>
            <w:lang w:val="en-CA"/>
          </w:rPr>
          <w:t>riller</w:t>
        </w:r>
      </w:ins>
    </w:p>
    <w:p w14:paraId="703B9A0E" w14:textId="4D17063B" w:rsidR="00195EBB" w:rsidRDefault="00195EBB">
      <w:pPr>
        <w:rPr>
          <w:ins w:id="3160" w:author="Eric Boisvert" w:date="2016-01-19T19:11:00Z"/>
          <w:lang w:val="en-CA"/>
        </w:rPr>
        <w:pPrChange w:id="3161" w:author="Eric Boisvert" w:date="2016-01-19T19:11:00Z">
          <w:pPr>
            <w:autoSpaceDE w:val="0"/>
            <w:autoSpaceDN w:val="0"/>
            <w:adjustRightInd w:val="0"/>
            <w:spacing w:after="0" w:line="240" w:lineRule="atLeast"/>
          </w:pPr>
        </w:pPrChange>
      </w:pPr>
    </w:p>
    <w:p w14:paraId="0756E220" w14:textId="0099B459" w:rsidR="00195EBB" w:rsidRDefault="00195EBB">
      <w:pPr>
        <w:rPr>
          <w:ins w:id="3162" w:author="Eric Boisvert" w:date="2016-01-19T19:11:00Z"/>
          <w:lang w:val="en-CA"/>
        </w:rPr>
        <w:pPrChange w:id="3163" w:author="Eric Boisvert" w:date="2016-01-19T19:11:00Z">
          <w:pPr>
            <w:autoSpaceDE w:val="0"/>
            <w:autoSpaceDN w:val="0"/>
            <w:adjustRightInd w:val="0"/>
            <w:spacing w:after="0" w:line="240" w:lineRule="atLeast"/>
          </w:pPr>
        </w:pPrChange>
      </w:pPr>
      <w:ins w:id="3164" w:author="Eric Boisvert" w:date="2016-01-19T19:11:00Z">
        <w:r>
          <w:rPr>
            <w:lang w:val="en-CA"/>
          </w:rPr>
          <w:t xml:space="preserve">The driller property </w:t>
        </w:r>
      </w:ins>
      <w:ins w:id="3165" w:author="Eric Boisvert" w:date="2016-01-19T19:15:00Z">
        <w:r>
          <w:rPr>
            <w:lang w:val="en-CA"/>
          </w:rPr>
          <w:t>shall be an association between a BoreholeDetails and a cit:CI_ResponsibleParty</w:t>
        </w:r>
      </w:ins>
      <w:ins w:id="3166" w:author="Eric Boisvert" w:date="2016-01-19T19:11:00Z">
        <w:r>
          <w:rPr>
            <w:lang w:val="en-CA"/>
          </w:rPr>
          <w:t xml:space="preserve"> </w:t>
        </w:r>
      </w:ins>
      <w:ins w:id="3167" w:author="Eric Boisvert" w:date="2016-01-19T19:15:00Z">
        <w:r>
          <w:rPr>
            <w:lang w:val="en-CA"/>
          </w:rPr>
          <w:t>describing</w:t>
        </w:r>
      </w:ins>
      <w:ins w:id="3168"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169" w:author="Eric Boisvert" w:date="2016-01-19T19:12:00Z"/>
          <w:rFonts w:cs="Arial"/>
          <w:color w:val="000000"/>
          <w:sz w:val="20"/>
          <w:lang w:val="en-CA"/>
        </w:rPr>
      </w:pPr>
    </w:p>
    <w:p w14:paraId="277FCCCD" w14:textId="554244AE" w:rsidR="00195EBB" w:rsidRDefault="00195EBB">
      <w:pPr>
        <w:pStyle w:val="Heading5"/>
        <w:rPr>
          <w:ins w:id="3170" w:author="Eric Boisvert" w:date="2016-01-19T19:12:00Z"/>
          <w:lang w:val="en-CA"/>
        </w:rPr>
        <w:pPrChange w:id="3171" w:author="Eric Boisvert" w:date="2016-01-19T19:12:00Z">
          <w:pPr>
            <w:autoSpaceDE w:val="0"/>
            <w:autoSpaceDN w:val="0"/>
            <w:adjustRightInd w:val="0"/>
            <w:spacing w:after="0" w:line="240" w:lineRule="atLeast"/>
          </w:pPr>
        </w:pPrChange>
      </w:pPr>
      <w:ins w:id="3172" w:author="Eric Boisvert" w:date="2016-01-19T19:12:00Z">
        <w:r w:rsidRPr="00195EBB">
          <w:rPr>
            <w:lang w:val="en-CA"/>
          </w:rPr>
          <w:t>dateOfDrilling</w:t>
        </w:r>
      </w:ins>
    </w:p>
    <w:p w14:paraId="3D42C5A3" w14:textId="77777777" w:rsidR="00195EBB" w:rsidRDefault="00195EBB">
      <w:pPr>
        <w:rPr>
          <w:ins w:id="3173" w:author="Eric Boisvert" w:date="2016-01-19T19:12:00Z"/>
          <w:lang w:val="en-CA"/>
        </w:rPr>
        <w:pPrChange w:id="3174" w:author="Eric Boisvert" w:date="2016-01-19T19:12:00Z">
          <w:pPr>
            <w:autoSpaceDE w:val="0"/>
            <w:autoSpaceDN w:val="0"/>
            <w:adjustRightInd w:val="0"/>
            <w:spacing w:after="0" w:line="240" w:lineRule="atLeast"/>
          </w:pPr>
        </w:pPrChange>
      </w:pPr>
    </w:p>
    <w:p w14:paraId="6A51A312" w14:textId="006325B0" w:rsidR="00195EBB" w:rsidRDefault="00195EBB">
      <w:pPr>
        <w:rPr>
          <w:ins w:id="3175" w:author="Eric Boisvert" w:date="2016-01-19T19:12:00Z"/>
          <w:lang w:val="en-CA"/>
        </w:rPr>
        <w:pPrChange w:id="3176" w:author="Eric Boisvert" w:date="2016-01-19T19:12:00Z">
          <w:pPr>
            <w:autoSpaceDE w:val="0"/>
            <w:autoSpaceDN w:val="0"/>
            <w:adjustRightInd w:val="0"/>
            <w:spacing w:after="0" w:line="240" w:lineRule="atLeast"/>
          </w:pPr>
        </w:pPrChange>
      </w:pPr>
      <w:ins w:id="3177"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3178" w:author="Eric Boisvert" w:date="2016-01-19T19:13:00Z"/>
          <w:lang w:val="en-CA"/>
        </w:rPr>
        <w:pPrChange w:id="3179" w:author="Eric Boisvert" w:date="2016-01-19T19:13:00Z">
          <w:pPr>
            <w:autoSpaceDE w:val="0"/>
            <w:autoSpaceDN w:val="0"/>
            <w:adjustRightInd w:val="0"/>
            <w:spacing w:after="0" w:line="240" w:lineRule="atLeast"/>
          </w:pPr>
        </w:pPrChange>
      </w:pPr>
      <w:ins w:id="3180" w:author="Eric Boisvert" w:date="2016-01-19T19:12:00Z">
        <w:r w:rsidRPr="00195EBB">
          <w:rPr>
            <w:lang w:val="en-CA"/>
          </w:rPr>
          <w:t>startPoint</w:t>
        </w:r>
      </w:ins>
    </w:p>
    <w:p w14:paraId="7B34262E" w14:textId="77777777" w:rsidR="00195EBB" w:rsidRPr="00195EBB" w:rsidRDefault="00195EBB">
      <w:pPr>
        <w:rPr>
          <w:ins w:id="3181" w:author="Eric Boisvert" w:date="2016-01-19T19:13:00Z"/>
          <w:lang w:val="en-CA"/>
        </w:rPr>
        <w:pPrChange w:id="3182" w:author="Eric Boisvert" w:date="2016-01-19T19:13:00Z">
          <w:pPr>
            <w:autoSpaceDE w:val="0"/>
            <w:autoSpaceDN w:val="0"/>
            <w:adjustRightInd w:val="0"/>
            <w:spacing w:after="0" w:line="240" w:lineRule="atLeast"/>
          </w:pPr>
        </w:pPrChange>
      </w:pPr>
    </w:p>
    <w:p w14:paraId="2EE57EFF" w14:textId="51FC58EC" w:rsidR="00195EBB" w:rsidRDefault="00195EBB">
      <w:pPr>
        <w:rPr>
          <w:ins w:id="3183" w:author="Eric Boisvert" w:date="2016-01-19T19:13:00Z"/>
          <w:lang w:val="en-CA"/>
        </w:rPr>
        <w:pPrChange w:id="3184" w:author="Eric Boisvert" w:date="2016-01-19T19:12:00Z">
          <w:pPr>
            <w:autoSpaceDE w:val="0"/>
            <w:autoSpaceDN w:val="0"/>
            <w:adjustRightInd w:val="0"/>
            <w:spacing w:after="0" w:line="240" w:lineRule="atLeast"/>
          </w:pPr>
        </w:pPrChange>
      </w:pPr>
      <w:ins w:id="3185"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186" w:author="Eric Boisvert" w:date="2016-01-19T19:15:00Z"/>
          <w:lang w:val="en-CA"/>
        </w:rPr>
        <w:pPrChange w:id="3187" w:author="Eric Boisvert" w:date="2016-01-19T19:14:00Z">
          <w:pPr>
            <w:autoSpaceDE w:val="0"/>
            <w:autoSpaceDN w:val="0"/>
            <w:adjustRightInd w:val="0"/>
            <w:spacing w:after="0" w:line="240" w:lineRule="atLeast"/>
          </w:pPr>
        </w:pPrChange>
      </w:pPr>
      <w:ins w:id="3188" w:author="Eric Boisvert" w:date="2016-01-19T19:13:00Z">
        <w:r w:rsidRPr="00195EBB">
          <w:rPr>
            <w:lang w:val="en-CA"/>
          </w:rPr>
          <w:t>inclinationType</w:t>
        </w:r>
      </w:ins>
    </w:p>
    <w:p w14:paraId="0C22F6C8" w14:textId="77777777" w:rsidR="00195EBB" w:rsidRPr="00195EBB" w:rsidRDefault="00195EBB">
      <w:pPr>
        <w:rPr>
          <w:ins w:id="3189" w:author="Eric Boisvert" w:date="2016-01-19T19:13:00Z"/>
          <w:lang w:val="en-CA"/>
        </w:rPr>
        <w:pPrChange w:id="3190" w:author="Eric Boisvert" w:date="2016-01-19T19:15:00Z">
          <w:pPr>
            <w:autoSpaceDE w:val="0"/>
            <w:autoSpaceDN w:val="0"/>
            <w:adjustRightInd w:val="0"/>
            <w:spacing w:after="0" w:line="240" w:lineRule="atLeast"/>
          </w:pPr>
        </w:pPrChange>
      </w:pPr>
    </w:p>
    <w:p w14:paraId="7353C6A2" w14:textId="1587A972" w:rsidR="00195EBB" w:rsidRDefault="00195EBB">
      <w:pPr>
        <w:rPr>
          <w:ins w:id="3191" w:author="Eric Boisvert" w:date="2016-01-19T19:12:00Z"/>
          <w:lang w:val="en-CA"/>
        </w:rPr>
        <w:pPrChange w:id="3192" w:author="Eric Boisvert" w:date="2016-01-19T19:12:00Z">
          <w:pPr>
            <w:autoSpaceDE w:val="0"/>
            <w:autoSpaceDN w:val="0"/>
            <w:adjustRightInd w:val="0"/>
            <w:spacing w:after="0" w:line="240" w:lineRule="atLeast"/>
          </w:pPr>
        </w:pPrChange>
      </w:pPr>
      <w:ins w:id="3193" w:author="Eric Boisvert" w:date="2016-01-19T19:13:00Z">
        <w:r>
          <w:rPr>
            <w:lang w:val="en-CA"/>
          </w:rPr>
          <w:t>The property inclinationType:</w:t>
        </w:r>
      </w:ins>
      <w:ins w:id="3194"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195" w:author="Eric Boisvert" w:date="2016-01-19T19:15:00Z"/>
          <w:lang w:val="en-CA"/>
        </w:rPr>
        <w:pPrChange w:id="3196" w:author="Eric Boisvert" w:date="2016-01-19T19:17:00Z">
          <w:pPr>
            <w:autoSpaceDE w:val="0"/>
            <w:autoSpaceDN w:val="0"/>
            <w:adjustRightInd w:val="0"/>
            <w:spacing w:after="0" w:line="240" w:lineRule="atLeast"/>
          </w:pPr>
        </w:pPrChange>
      </w:pPr>
      <w:ins w:id="3197"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3198"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199" w:author="Eric Boisvert" w:date="2016-01-19T19:17:00Z"/>
          <w:lang w:val="en-CA"/>
        </w:rPr>
      </w:pPr>
      <w:ins w:id="3200"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201" w:author="Eric Boisvert" w:date="2016-01-19T19:17:00Z"/>
          <w:lang w:val="en-CA"/>
        </w:rPr>
      </w:pPr>
    </w:p>
    <w:p w14:paraId="71C5CE21" w14:textId="15C0539C" w:rsidR="0071071E" w:rsidRDefault="0071071E">
      <w:pPr>
        <w:pStyle w:val="Heading5"/>
        <w:rPr>
          <w:ins w:id="3202" w:author="Eric Boisvert" w:date="2016-01-19T19:17:00Z"/>
          <w:lang w:val="en-CA"/>
        </w:rPr>
        <w:pPrChange w:id="3203" w:author="Eric Boisvert" w:date="2016-01-19T19:18:00Z">
          <w:pPr>
            <w:autoSpaceDE w:val="0"/>
            <w:autoSpaceDN w:val="0"/>
            <w:adjustRightInd w:val="0"/>
            <w:spacing w:after="0" w:line="240" w:lineRule="atLeast"/>
          </w:pPr>
        </w:pPrChange>
      </w:pPr>
      <w:ins w:id="3204" w:author="Eric Boisvert" w:date="2016-01-19T19:18:00Z">
        <w:r>
          <w:rPr>
            <w:lang w:val="en-CA"/>
          </w:rPr>
          <w:t>p</w:t>
        </w:r>
      </w:ins>
      <w:ins w:id="3205"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3206"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207" w:author="Eric Boisvert" w:date="2016-01-19T19:17:00Z"/>
          <w:lang w:val="en-CA"/>
        </w:rPr>
      </w:pPr>
      <w:ins w:id="3208" w:author="Eric Boisvert" w:date="2016-01-19T19:17:00Z">
        <w:r>
          <w:rPr>
            <w:lang w:val="en-CA"/>
          </w:rPr>
          <w:t>The property purpose:</w:t>
        </w:r>
      </w:ins>
      <w:ins w:id="3209"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210" w:author="Eric Boisvert" w:date="2016-01-19T19:18:00Z"/>
          <w:rFonts w:cs="Arial"/>
          <w:color w:val="000000"/>
          <w:sz w:val="20"/>
          <w:lang w:val="en-CA"/>
        </w:rPr>
      </w:pPr>
    </w:p>
    <w:p w14:paraId="0E543A8D" w14:textId="6EA1626D" w:rsidR="0071071E" w:rsidRDefault="0071071E">
      <w:pPr>
        <w:pStyle w:val="Heading5"/>
        <w:rPr>
          <w:ins w:id="3211" w:author="Eric Boisvert" w:date="2016-01-19T19:18:00Z"/>
          <w:lang w:val="en-CA"/>
        </w:rPr>
        <w:pPrChange w:id="3212" w:author="Eric Boisvert" w:date="2016-01-19T19:19:00Z">
          <w:pPr>
            <w:autoSpaceDE w:val="0"/>
            <w:autoSpaceDN w:val="0"/>
            <w:adjustRightInd w:val="0"/>
            <w:spacing w:after="0" w:line="240" w:lineRule="atLeast"/>
          </w:pPr>
        </w:pPrChange>
      </w:pPr>
      <w:ins w:id="3213"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3214" w:author="Eric Boisvert" w:date="2016-01-19T19:18:00Z"/>
          <w:rFonts w:cs="Arial"/>
          <w:color w:val="000000"/>
          <w:sz w:val="20"/>
          <w:lang w:val="en-CA"/>
        </w:rPr>
      </w:pPr>
    </w:p>
    <w:p w14:paraId="6BD84761" w14:textId="3689B3CD" w:rsidR="0071071E" w:rsidRDefault="0071071E">
      <w:pPr>
        <w:rPr>
          <w:ins w:id="3215" w:author="Eric Boisvert" w:date="2016-01-19T19:19:00Z"/>
          <w:lang w:val="en-CA"/>
        </w:rPr>
        <w:pPrChange w:id="3216" w:author="Eric Boisvert" w:date="2016-01-19T19:19:00Z">
          <w:pPr>
            <w:autoSpaceDE w:val="0"/>
            <w:autoSpaceDN w:val="0"/>
            <w:adjustRightInd w:val="0"/>
            <w:spacing w:after="0" w:line="240" w:lineRule="atLeast"/>
          </w:pPr>
        </w:pPrChange>
      </w:pPr>
      <w:ins w:id="3217" w:author="Eric Boisvert" w:date="2016-01-19T19:18:00Z">
        <w:r>
          <w:rPr>
            <w:lang w:val="en-CA"/>
          </w:rPr>
          <w:t xml:space="preserve">The dataCustodian </w:t>
        </w:r>
        <w:r w:rsidRPr="0071071E">
          <w:rPr>
            <w:lang w:val="en-CA"/>
          </w:rPr>
          <w:t>shall be an association between a BoreholeDetails and a cit:CI_ResponsibleParty</w:t>
        </w:r>
      </w:ins>
      <w:ins w:id="3218"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219" w:author="Eric Boisvert" w:date="2016-01-19T19:19:00Z"/>
          <w:lang w:val="en-CA"/>
        </w:rPr>
        <w:pPrChange w:id="3220" w:author="Eric Boisvert" w:date="2016-01-19T19:20:00Z">
          <w:pPr>
            <w:autoSpaceDE w:val="0"/>
            <w:autoSpaceDN w:val="0"/>
            <w:adjustRightInd w:val="0"/>
            <w:spacing w:after="0" w:line="240" w:lineRule="atLeast"/>
          </w:pPr>
        </w:pPrChange>
      </w:pPr>
      <w:ins w:id="3221"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3222" w:author="Eric Boisvert" w:date="2016-01-19T19:19:00Z"/>
          <w:rFonts w:cs="Arial"/>
          <w:color w:val="000000"/>
          <w:sz w:val="20"/>
          <w:lang w:val="en-CA"/>
        </w:rPr>
      </w:pPr>
    </w:p>
    <w:p w14:paraId="1C2F9CEA" w14:textId="74D45751" w:rsidR="0071071E" w:rsidRDefault="0071071E">
      <w:pPr>
        <w:rPr>
          <w:ins w:id="3223" w:author="Eric Boisvert" w:date="2016-01-19T19:15:00Z"/>
          <w:lang w:val="en-CA"/>
        </w:rPr>
        <w:pPrChange w:id="3224" w:author="Eric Boisvert" w:date="2016-01-19T19:20:00Z">
          <w:pPr>
            <w:autoSpaceDE w:val="0"/>
            <w:autoSpaceDN w:val="0"/>
            <w:adjustRightInd w:val="0"/>
            <w:spacing w:after="0" w:line="240" w:lineRule="atLeast"/>
          </w:pPr>
        </w:pPrChange>
      </w:pPr>
      <w:ins w:id="3225" w:author="Eric Boisvert" w:date="2016-01-19T19:19:00Z">
        <w:r>
          <w:rPr>
            <w:lang w:val="en-CA"/>
          </w:rPr>
          <w:lastRenderedPageBreak/>
          <w:t xml:space="preserve">The property boreholeLength (swe:Quantity) shall contain a measurement (a value and a unit of measurement) </w:t>
        </w:r>
      </w:ins>
      <w:ins w:id="3226"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227" w:name="BKM_138D3390_B811_48AF_8A06_0C7EE945A325"/>
      <w:bookmarkStart w:id="3228" w:name="BKM_7C64B668_6255_4F21_934B_ED8983B04D0C"/>
      <w:bookmarkStart w:id="3229" w:name="BKM_0C4AECF7_73FF_44BA_9AA0_74A2155E1FB1"/>
      <w:bookmarkStart w:id="3230" w:name="BKM_405E5965_47DE_4F32_A8CF_BBB50354D56F"/>
      <w:bookmarkStart w:id="3231" w:name="BKM_8793A391_7A4C_4EEB_B8CF_F9D3F0D2716E"/>
      <w:bookmarkStart w:id="3232" w:name="BKM_3186C02E_BB7D_4207_BBD4_E76B02D0C894"/>
      <w:bookmarkStart w:id="3233" w:name="BKM_88BD49B2_8659_4CF8_BF4A_6EB59EB7D01A"/>
      <w:bookmarkStart w:id="3234" w:name="BKM_EDF197A9_47A0_4D71_AC33_859957294ED6"/>
      <w:bookmarkStart w:id="3235" w:name="BKM_F8F0AC0D_621F_42A5_92B3_5F5CC6F39AD8"/>
      <w:bookmarkEnd w:id="3227"/>
      <w:bookmarkEnd w:id="3228"/>
      <w:bookmarkEnd w:id="3229"/>
      <w:bookmarkEnd w:id="3230"/>
      <w:bookmarkEnd w:id="3231"/>
      <w:bookmarkEnd w:id="3232"/>
      <w:bookmarkEnd w:id="3233"/>
      <w:bookmarkEnd w:id="3234"/>
      <w:bookmarkEnd w:id="323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B95F74"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236" w:author="Eric Boisvert" w:date="2016-01-19T19:09:00Z">
        <w:r w:rsidR="00302FB5">
          <w:rPr>
            <w:noProof/>
          </w:rPr>
          <w:t>86</w:t>
        </w:r>
      </w:ins>
      <w:del w:id="323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238" w:author="Eric Boisvert" w:date="2016-01-19T19:21:00Z"/>
        </w:rPr>
      </w:pPr>
    </w:p>
    <w:p w14:paraId="1343FB34" w14:textId="71D02F71" w:rsidR="0071071E" w:rsidRDefault="0071071E">
      <w:pPr>
        <w:pStyle w:val="Heading5"/>
        <w:rPr>
          <w:ins w:id="3239" w:author="Eric Boisvert" w:date="2016-01-19T19:22:00Z"/>
        </w:rPr>
        <w:pPrChange w:id="3240" w:author="Eric Boisvert" w:date="2016-01-19T19:22:00Z">
          <w:pPr/>
        </w:pPrChange>
      </w:pPr>
      <w:ins w:id="3241" w:author="Eric Boisvert" w:date="2016-01-19T19:22:00Z">
        <w:r>
          <w:t>location</w:t>
        </w:r>
      </w:ins>
    </w:p>
    <w:p w14:paraId="5AB90865" w14:textId="77777777" w:rsidR="0071071E" w:rsidRPr="0071071E" w:rsidRDefault="0071071E">
      <w:pPr>
        <w:rPr>
          <w:ins w:id="3242" w:author="Eric Boisvert" w:date="2016-01-19T19:22:00Z"/>
        </w:rPr>
      </w:pPr>
    </w:p>
    <w:p w14:paraId="3208C62B" w14:textId="48CC6578" w:rsidR="0071071E" w:rsidRDefault="0071071E" w:rsidP="00CD7325">
      <w:pPr>
        <w:rPr>
          <w:ins w:id="3243" w:author="Eric Boisvert" w:date="2016-01-19T19:22:00Z"/>
        </w:rPr>
      </w:pPr>
      <w:ins w:id="3244"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245" w:author="Eric Boisvert" w:date="2016-01-19T20:25:00Z"/>
        </w:rPr>
        <w:pPrChange w:id="3246" w:author="Eric Boisvert" w:date="2016-01-19T20:27:00Z">
          <w:pPr/>
        </w:pPrChange>
      </w:pPr>
      <w:ins w:id="3247" w:author="Eric Boisvert" w:date="2016-01-19T20:27:00Z">
        <w:r>
          <w:t>e</w:t>
        </w:r>
      </w:ins>
      <w:ins w:id="3248" w:author="Eric Boisvert" w:date="2016-01-19T20:25:00Z">
        <w:r>
          <w:t>levation</w:t>
        </w:r>
      </w:ins>
    </w:p>
    <w:p w14:paraId="44FCAD54" w14:textId="77777777" w:rsidR="001111B0" w:rsidRDefault="001111B0" w:rsidP="00CD7325">
      <w:pPr>
        <w:rPr>
          <w:ins w:id="3249" w:author="Eric Boisvert" w:date="2016-01-19T20:27:00Z"/>
        </w:rPr>
      </w:pPr>
    </w:p>
    <w:p w14:paraId="3A11DB01" w14:textId="0B8CB257" w:rsidR="001111B0" w:rsidRDefault="001111B0" w:rsidP="00CD7325">
      <w:pPr>
        <w:rPr>
          <w:ins w:id="3250" w:author="Eric Boisvert" w:date="2016-01-19T20:27:00Z"/>
        </w:rPr>
      </w:pPr>
      <w:ins w:id="3251" w:author="Eric Boisvert" w:date="2016-01-19T20:25:00Z">
        <w:r>
          <w:t xml:space="preserve">The elevation:DirectPosition property </w:t>
        </w:r>
      </w:ins>
      <w:ins w:id="3252" w:author="Eric Boisvert" w:date="2016-01-19T20:26:00Z">
        <w:r>
          <w:t>is a c</w:t>
        </w:r>
      </w:ins>
      <w:ins w:id="3253" w:author="Eric Boisvert" w:date="2016-01-19T20:25:00Z">
        <w:r w:rsidRPr="001111B0">
          <w:t xml:space="preserve">ompromise approach to supply elevation explictly for location; this is to allow for software that cannot process 3-D GM_Point. </w:t>
        </w:r>
      </w:ins>
      <w:ins w:id="3254" w:author="Eric Boisvert" w:date="2016-01-19T20:26:00Z">
        <w:r>
          <w:t>Null shall be used</w:t>
        </w:r>
      </w:ins>
      <w:ins w:id="3255" w:author="Eric Boisvert" w:date="2016-01-19T20:25:00Z">
        <w:r w:rsidRPr="001111B0">
          <w:t xml:space="preserve"> if elevation is unknown. </w:t>
        </w:r>
      </w:ins>
      <w:ins w:id="3256" w:author="Eric Boisvert" w:date="2016-01-19T20:26:00Z">
        <w:r>
          <w:t>A D</w:t>
        </w:r>
      </w:ins>
      <w:ins w:id="3257" w:author="Eric Boisvert" w:date="2016-01-19T20:25:00Z">
        <w:r>
          <w:t>irect</w:t>
        </w:r>
      </w:ins>
      <w:ins w:id="3258" w:author="Eric Boisvert" w:date="2016-01-19T20:26:00Z">
        <w:r>
          <w:t>Po</w:t>
        </w:r>
      </w:ins>
      <w:ins w:id="3259"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260"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261"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262" w:author="Eric Boisvert" w:date="2016-01-19T20:26:00Z"/>
                <w:rStyle w:val="requri"/>
                <w:lang w:val="en-CA"/>
              </w:rPr>
            </w:pPr>
            <w:ins w:id="3263" w:author="Eric Boisvert" w:date="2016-01-19T20:26:00Z">
              <w:r>
                <w:rPr>
                  <w:rStyle w:val="requri"/>
                  <w:lang w:val="en-CA"/>
                </w:rPr>
                <w:t>/req/gsml4-borehole</w:t>
              </w:r>
              <w:r w:rsidRPr="00D12552">
                <w:rPr>
                  <w:rStyle w:val="requri"/>
                  <w:lang w:val="en-CA"/>
                </w:rPr>
                <w:t>/</w:t>
              </w:r>
              <w:r>
                <w:rPr>
                  <w:rStyle w:val="requri"/>
                  <w:lang w:val="en-CA"/>
                </w:rPr>
                <w:t>borehole-</w:t>
              </w:r>
            </w:ins>
            <w:ins w:id="3264"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265" w:author="Eric Boisvert" w:date="2016-01-19T20:26:00Z"/>
                <w:rStyle w:val="reqtext"/>
                <w:lang w:val="en-CA"/>
              </w:rPr>
            </w:pPr>
            <w:ins w:id="3266"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267"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268"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269" w:author="Eric Boisvert" w:date="2016-01-19T20:27:00Z"/>
                <w:rStyle w:val="requri"/>
                <w:lang w:val="en-CA"/>
              </w:rPr>
            </w:pPr>
            <w:ins w:id="3270"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271" w:author="Eric Boisvert" w:date="2016-01-19T20:27:00Z"/>
                <w:rStyle w:val="reqtext"/>
                <w:lang w:val="en-CA"/>
              </w:rPr>
            </w:pPr>
            <w:ins w:id="3272" w:author="Eric Boisvert" w:date="2016-01-19T20:28:00Z">
              <w:r>
                <w:rPr>
                  <w:rStyle w:val="reqtext"/>
                  <w:lang w:val="en-CA"/>
                </w:rPr>
                <w:t>Origin elevation srsName</w:t>
              </w:r>
            </w:ins>
            <w:ins w:id="3273" w:author="Eric Boisvert" w:date="2016-01-19T20:27:00Z">
              <w:r>
                <w:rPr>
                  <w:rStyle w:val="reqtext"/>
                  <w:lang w:val="en-CA"/>
                </w:rPr>
                <w:t xml:space="preserve"> identifier SHALL be</w:t>
              </w:r>
            </w:ins>
            <w:ins w:id="3274" w:author="Eric Boisvert" w:date="2016-01-19T20:28:00Z">
              <w:r>
                <w:rPr>
                  <w:rStyle w:val="reqtext"/>
                  <w:lang w:val="en-CA"/>
                </w:rPr>
                <w:t xml:space="preserve"> vertical CRS having</w:t>
              </w:r>
            </w:ins>
            <w:ins w:id="3275" w:author="Eric Boisvert" w:date="2016-01-19T20:27:00Z">
              <w:r>
                <w:rPr>
                  <w:rStyle w:val="reqtext"/>
                  <w:lang w:val="en-CA"/>
                </w:rPr>
                <w:t xml:space="preserve"> a EPSG in the range 5600-5799</w:t>
              </w:r>
            </w:ins>
            <w:ins w:id="3276"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277" w:name="_Ref433007016"/>
      <w:r>
        <w:t xml:space="preserve">Table </w:t>
      </w:r>
      <w:r w:rsidR="00673E83">
        <w:fldChar w:fldCharType="begin"/>
      </w:r>
      <w:r w:rsidR="00673E83">
        <w:instrText xml:space="preserve"> SEQ Table \* ARABIC </w:instrText>
      </w:r>
      <w:r w:rsidR="00673E83">
        <w:fldChar w:fldCharType="separate"/>
      </w:r>
      <w:ins w:id="3278" w:author="Eric Boisvert" w:date="2016-01-10T16:17:00Z">
        <w:r w:rsidR="00292781">
          <w:rPr>
            <w:noProof/>
          </w:rPr>
          <w:t>7</w:t>
        </w:r>
      </w:ins>
      <w:del w:id="3279" w:author="Eric Boisvert" w:date="2016-01-08T19:00:00Z">
        <w:r w:rsidR="004D3EF3" w:rsidDel="0016408B">
          <w:rPr>
            <w:noProof/>
          </w:rPr>
          <w:delText>17</w:delText>
        </w:r>
      </w:del>
      <w:r w:rsidR="00673E83">
        <w:rPr>
          <w:noProof/>
        </w:rPr>
        <w:fldChar w:fldCharType="end"/>
      </w:r>
      <w:bookmarkEnd w:id="3277"/>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280" w:name="_Toc439943484"/>
      <w:r w:rsidRPr="00D12552">
        <w:rPr>
          <w:lang w:val="en-CA"/>
        </w:rPr>
        <w:t xml:space="preserve">GeoSciML </w:t>
      </w:r>
      <w:r>
        <w:rPr>
          <w:lang w:val="en-CA"/>
        </w:rPr>
        <w:t xml:space="preserve">Laboratory </w:t>
      </w:r>
      <w:ins w:id="3281" w:author="Eric Boisvert" w:date="2015-11-03T05:15:00Z">
        <w:r w:rsidR="004F0DC1">
          <w:rPr>
            <w:lang w:val="en-CA"/>
          </w:rPr>
          <w:t xml:space="preserve">Abstract </w:t>
        </w:r>
      </w:ins>
      <w:r>
        <w:rPr>
          <w:lang w:val="en-CA"/>
        </w:rPr>
        <w:t>Analysis</w:t>
      </w:r>
      <w:r w:rsidRPr="00D12552">
        <w:rPr>
          <w:lang w:val="en-CA"/>
        </w:rPr>
        <w:t xml:space="preserve"> Requirements Class</w:t>
      </w:r>
      <w:bookmarkEnd w:id="3280"/>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282" w:author="Eric Boisvert" w:date="2016-01-19T20:30:00Z">
        <w:r w:rsidRPr="00CD7325" w:rsidDel="001111B0">
          <w:rPr>
            <w:lang w:val="en-CA"/>
          </w:rPr>
          <w:delText>(</w:delText>
        </w:r>
      </w:del>
      <w:ins w:id="3283" w:author="Eric Boisvert" w:date="2016-01-19T20:29:00Z">
        <w:r w:rsidR="001111B0">
          <w:rPr>
            <w:lang w:val="en-CA"/>
          </w:rPr>
          <w:t>The d</w:t>
        </w:r>
      </w:ins>
      <w:del w:id="3284" w:author="Eric Boisvert" w:date="2016-01-19T20:29:00Z">
        <w:r w:rsidRPr="00CD7325" w:rsidDel="001111B0">
          <w:rPr>
            <w:lang w:val="en-CA"/>
          </w:rPr>
          <w:delText>D</w:delText>
        </w:r>
      </w:del>
      <w:r w:rsidRPr="00CD7325">
        <w:rPr>
          <w:lang w:val="en-CA"/>
        </w:rPr>
        <w:t>esign of this package is based upon, and extends, the MOLES v3 data model</w:t>
      </w:r>
      <w:ins w:id="3285" w:author="Eric Boisvert" w:date="2016-01-19T20:30:00Z">
        <w:r w:rsidR="001111B0">
          <w:rPr>
            <w:lang w:val="en-CA"/>
          </w:rPr>
          <w:t>(Ventouras et al, 2010</w:t>
        </w:r>
      </w:ins>
      <w:del w:id="3286"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B95F74"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CommentReference"/>
        </w:rPr>
        <w:commentReference w:id="3287"/>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288" w:author="Eric Boisvert" w:date="2016-01-19T19:09:00Z">
        <w:r w:rsidR="00302FB5">
          <w:rPr>
            <w:noProof/>
          </w:rPr>
          <w:t>87</w:t>
        </w:r>
      </w:ins>
      <w:del w:id="3289"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290" w:author="Eric Boisvert" w:date="2016-01-19T20:32:00Z">
              <w:r w:rsidDel="001111B0">
                <w:rPr>
                  <w:rFonts w:eastAsia="MS Mincho"/>
                  <w:b/>
                  <w:color w:val="FF0000"/>
                  <w:sz w:val="22"/>
                  <w:lang w:val="en-CA"/>
                </w:rPr>
                <w:delText>extension</w:delText>
              </w:r>
            </w:del>
            <w:ins w:id="3291" w:author="Eric Boisvert" w:date="2016-01-19T20:32:00Z">
              <w:r w:rsidR="001111B0">
                <w:rPr>
                  <w:rFonts w:eastAsia="MS Mincho"/>
                  <w:b/>
                  <w:color w:val="FF0000"/>
                  <w:sz w:val="22"/>
                  <w:lang w:val="en-CA"/>
                </w:rPr>
                <w:t>lab-</w:t>
              </w:r>
            </w:ins>
            <w:ins w:id="3292"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29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293"/>
            <w:r>
              <w:rPr>
                <w:rStyle w:val="CommentReference"/>
              </w:rPr>
              <w:commentReference w:id="3293"/>
            </w:r>
          </w:p>
        </w:tc>
      </w:tr>
    </w:tbl>
    <w:p w14:paraId="5E77148F" w14:textId="77777777" w:rsidR="002A58E0" w:rsidRDefault="002A58E0" w:rsidP="00F67178">
      <w:pPr>
        <w:rPr>
          <w:ins w:id="3294" w:author="Eric Boisvert" w:date="2016-01-19T20:32:00Z"/>
          <w:lang w:val="en-CA"/>
        </w:rPr>
      </w:pPr>
    </w:p>
    <w:p w14:paraId="7C25DBA1" w14:textId="77777777" w:rsidR="00733724" w:rsidRDefault="00733724" w:rsidP="00733724">
      <w:pPr>
        <w:pStyle w:val="Heading3"/>
        <w:rPr>
          <w:ins w:id="3295" w:author="Eric Boisvert" w:date="2016-01-19T20:34:00Z"/>
          <w:lang w:val="en-CA"/>
        </w:rPr>
      </w:pPr>
      <w:ins w:id="3296" w:author="Eric Boisvert" w:date="2016-01-19T20:34:00Z">
        <w:r>
          <w:rPr>
            <w:lang w:val="en-CA"/>
          </w:rPr>
          <w:t>Laboratory Analysis</w:t>
        </w:r>
      </w:ins>
    </w:p>
    <w:p w14:paraId="3C76CA9A" w14:textId="77777777" w:rsidR="00733724" w:rsidRDefault="00733724" w:rsidP="00733724">
      <w:pPr>
        <w:rPr>
          <w:ins w:id="3297" w:author="Eric Boisvert" w:date="2016-01-19T20:36:00Z"/>
          <w:lang w:val="en-CA"/>
        </w:rPr>
      </w:pPr>
    </w:p>
    <w:p w14:paraId="5367A31A" w14:textId="5D465A26" w:rsidR="00733724" w:rsidRDefault="00733724" w:rsidP="00733724">
      <w:pPr>
        <w:rPr>
          <w:ins w:id="3298" w:author="Eric Boisvert" w:date="2016-01-19T20:34:00Z"/>
          <w:lang w:val="en-CA"/>
        </w:rPr>
      </w:pPr>
      <w:ins w:id="3299"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300" w:author="Eric Boisvert" w:date="2016-01-19T20:37:00Z">
        <w:r>
          <w:rPr>
            <w:lang w:val="en-CA"/>
          </w:rPr>
          <w:t>s over some of O&amp;M classes.</w:t>
        </w:r>
      </w:ins>
    </w:p>
    <w:p w14:paraId="50A252A0" w14:textId="6EFD4A01" w:rsidR="001111B0" w:rsidRDefault="00733724">
      <w:pPr>
        <w:pStyle w:val="Heading4"/>
        <w:rPr>
          <w:ins w:id="3301" w:author="Eric Boisvert" w:date="2016-01-19T20:38:00Z"/>
          <w:lang w:val="en-CA"/>
        </w:rPr>
        <w:pPrChange w:id="3302" w:author="Eric Boisvert" w:date="2016-01-19T20:38:00Z">
          <w:pPr/>
        </w:pPrChange>
      </w:pPr>
      <w:ins w:id="3303" w:author="Eric Boisvert" w:date="2016-01-19T20:38:00Z">
        <w:r>
          <w:rPr>
            <w:lang w:val="en-CA"/>
          </w:rPr>
          <w:t>OM_Observation.sampledFeature</w:t>
        </w:r>
      </w:ins>
    </w:p>
    <w:p w14:paraId="42F0DD9C" w14:textId="77777777" w:rsidR="00733724" w:rsidRPr="00733724" w:rsidRDefault="00733724">
      <w:pPr>
        <w:rPr>
          <w:lang w:val="en-CA"/>
        </w:rPr>
      </w:pPr>
    </w:p>
    <w:p w14:paraId="1BA5441B" w14:textId="00928597" w:rsidR="0084053A" w:rsidRDefault="0084053A" w:rsidP="00F67178">
      <w:pPr>
        <w:rPr>
          <w:ins w:id="3304" w:author="Eric Boisvert" w:date="2016-01-19T20:35:00Z"/>
          <w:lang w:val="en-CA"/>
        </w:rPr>
      </w:pPr>
      <w:r w:rsidRPr="0084053A">
        <w:rPr>
          <w:lang w:val="en-CA"/>
        </w:rPr>
        <w:t xml:space="preserve">The "sampledFeature" association links the SF_SamplingFeature to the feature which the sampling feature was designed to sample. The target of this association shall not be a sampling feature. It is </w:t>
      </w:r>
      <w:del w:id="3305" w:author="Eric Boisvert" w:date="2016-01-19T20:35:00Z">
        <w:r w:rsidRPr="0084053A" w:rsidDel="00733724">
          <w:rPr>
            <w:lang w:val="en-CA"/>
          </w:rPr>
          <w:delText xml:space="preserve">usually </w:delText>
        </w:r>
      </w:del>
      <w:ins w:id="3306"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Pr>
        <w:rPr>
          <w:ins w:id="3307" w:author="Eric Boisvert" w:date="2016-01-19T20:38:00Z"/>
        </w:rPr>
      </w:pPr>
    </w:p>
    <w:p w14:paraId="2D727653" w14:textId="1B322107" w:rsidR="00733724" w:rsidRDefault="00733724">
      <w:pPr>
        <w:pStyle w:val="Heading4"/>
        <w:rPr>
          <w:ins w:id="3308" w:author="Eric Boisvert" w:date="2016-01-19T20:38:00Z"/>
        </w:rPr>
        <w:pPrChange w:id="3309" w:author="Eric Boisvert" w:date="2016-01-19T20:38:00Z">
          <w:pPr/>
        </w:pPrChange>
      </w:pPr>
      <w:ins w:id="3310"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311" w:author="Eric Boisvert" w:date="2016-01-19T20:36:00Z"/>
        </w:rPr>
      </w:pPr>
      <w:r>
        <w:t>OM_Observation/resultQuality/</w:t>
      </w:r>
      <w:del w:id="3312"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313" w:author="Eric Boisvert" w:date="2016-01-19T20:39:00Z"/>
        </w:rPr>
      </w:pPr>
    </w:p>
    <w:p w14:paraId="68AFE9D2" w14:textId="7AE9EB93" w:rsidR="00733724" w:rsidRDefault="00733724">
      <w:pPr>
        <w:pStyle w:val="Heading4"/>
        <w:rPr>
          <w:ins w:id="3314" w:author="Eric Boisvert" w:date="2016-01-19T20:40:00Z"/>
        </w:rPr>
        <w:pPrChange w:id="3315" w:author="Eric Boisvert" w:date="2016-01-19T20:40:00Z">
          <w:pPr/>
        </w:pPrChange>
      </w:pPr>
      <w:ins w:id="3316" w:author="Eric Boisvert" w:date="2016-01-19T20:39:00Z">
        <w:r>
          <w:t>OM_Observation.parameter</w:t>
        </w:r>
      </w:ins>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ins w:id="3317" w:author="Eric Boisvert" w:date="2016-01-19T20:39:00Z">
        <w:r w:rsidR="00733724">
          <w:t>s</w:t>
        </w:r>
      </w:ins>
      <w:r>
        <w:t xml:space="preserve"> that are not covered by this specification shall us</w:t>
      </w:r>
      <w:ins w:id="3318"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319" w:author="Eric Boisvert" w:date="2016-01-19T20:40:00Z">
              <w:r w:rsidR="00733724">
                <w:rPr>
                  <w:rStyle w:val="reqtext"/>
                  <w:lang w:val="en-CA"/>
                </w:rPr>
                <w:t>.parameter.</w:t>
              </w:r>
            </w:ins>
            <w:del w:id="3320"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321" w:author="Eric Boisvert" w:date="2016-01-19T20:34:00Z"/>
          <w:lang w:val="en-CA"/>
        </w:rPr>
      </w:pPr>
      <w:bookmarkStart w:id="3322" w:name="_Toc439943485"/>
      <w:del w:id="3323" w:author="Eric Boisvert" w:date="2016-01-19T20:34:00Z">
        <w:r w:rsidDel="00733724">
          <w:rPr>
            <w:lang w:val="en-CA"/>
          </w:rPr>
          <w:delText>Laboratory Analysis</w:delText>
        </w:r>
        <w:bookmarkEnd w:id="3322"/>
      </w:del>
    </w:p>
    <w:p w14:paraId="0A55FC2B" w14:textId="4D3B6F33" w:rsidR="00486E2A" w:rsidDel="00733724" w:rsidRDefault="00486E2A" w:rsidP="002151F2">
      <w:pPr>
        <w:rPr>
          <w:del w:id="3324" w:author="Eric Boisvert" w:date="2016-01-19T20:34:00Z"/>
          <w:lang w:val="en-CA"/>
        </w:rPr>
      </w:pPr>
      <w:del w:id="3325"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B95F74" w:rsidP="00775DD7">
      <w:pPr>
        <w:keepNext/>
      </w:pPr>
      <w:r>
        <w:rPr>
          <w:noProof/>
          <w:lang w:val="en-CA" w:eastAsia="en-CA"/>
        </w:rPr>
        <w:pict w14:anchorId="7C6C8F97">
          <v:shape id="Image 468" o:spid="_x0000_i1115"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26" w:author="Eric Boisvert" w:date="2016-01-19T19:09:00Z">
        <w:r w:rsidR="00302FB5">
          <w:rPr>
            <w:noProof/>
          </w:rPr>
          <w:t>88</w:t>
        </w:r>
      </w:ins>
      <w:del w:id="3327"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B95F74"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Caption"/>
        <w:rPr>
          <w:ins w:id="3328" w:author="Eric Boisvert" w:date="2016-01-19T20:40:00Z"/>
        </w:rPr>
      </w:pPr>
      <w:r>
        <w:t xml:space="preserve">Figure </w:t>
      </w:r>
      <w:r w:rsidR="00673E83">
        <w:fldChar w:fldCharType="begin"/>
      </w:r>
      <w:r w:rsidR="00673E83">
        <w:instrText xml:space="preserve"> SEQ Figure \* ARABIC </w:instrText>
      </w:r>
      <w:r w:rsidR="00673E83">
        <w:fldChar w:fldCharType="separate"/>
      </w:r>
      <w:ins w:id="3329" w:author="Eric Boisvert" w:date="2016-01-19T19:09:00Z">
        <w:r w:rsidR="00302FB5">
          <w:rPr>
            <w:noProof/>
          </w:rPr>
          <w:t>89</w:t>
        </w:r>
      </w:ins>
      <w:del w:id="3330" w:author="Eric Boisvert" w:date="2015-10-30T04:23:00Z">
        <w:r w:rsidR="00090DCF" w:rsidDel="007D2867">
          <w:rPr>
            <w:noProof/>
          </w:rPr>
          <w:delText>70</w:delText>
        </w:r>
      </w:del>
      <w:r w:rsidR="00673E83">
        <w:rPr>
          <w:noProof/>
        </w:rPr>
        <w:fldChar w:fldCharType="end"/>
      </w:r>
      <w:r>
        <w:t>: Analytical instrument</w:t>
      </w:r>
      <w:ins w:id="3331" w:author="Eric Boisvert" w:date="2016-01-19T20:40:00Z">
        <w:r w:rsidR="00733724">
          <w:t xml:space="preserve"> context diagram</w:t>
        </w:r>
      </w:ins>
    </w:p>
    <w:p w14:paraId="4351A678" w14:textId="1FEFAAC6" w:rsidR="00733724" w:rsidRDefault="00733724">
      <w:pPr>
        <w:pStyle w:val="Heading5"/>
        <w:rPr>
          <w:ins w:id="3332" w:author="Eric Boisvert" w:date="2016-01-19T20:41:00Z"/>
        </w:rPr>
        <w:pPrChange w:id="3333" w:author="Eric Boisvert" w:date="2016-01-19T20:41:00Z">
          <w:pPr>
            <w:pStyle w:val="Caption"/>
          </w:pPr>
        </w:pPrChange>
      </w:pPr>
      <w:ins w:id="3334" w:author="Eric Boisvert" w:date="2016-01-19T20:41:00Z">
        <w:r>
          <w:t>t</w:t>
        </w:r>
      </w:ins>
      <w:ins w:id="3335" w:author="Eric Boisvert" w:date="2016-01-19T20:40:00Z">
        <w:r w:rsidRPr="00733724">
          <w:t>ype</w:t>
        </w:r>
      </w:ins>
    </w:p>
    <w:p w14:paraId="48773137" w14:textId="77777777" w:rsidR="00733724" w:rsidRPr="00733724" w:rsidRDefault="00733724">
      <w:pPr>
        <w:rPr>
          <w:ins w:id="3336" w:author="Eric Boisvert" w:date="2016-01-19T20:40:00Z"/>
        </w:rPr>
        <w:pPrChange w:id="3337" w:author="Eric Boisvert" w:date="2016-01-19T20:41:00Z">
          <w:pPr>
            <w:pStyle w:val="Caption"/>
          </w:pPr>
        </w:pPrChange>
      </w:pPr>
    </w:p>
    <w:p w14:paraId="71D50A4C" w14:textId="0BF90DC8" w:rsidR="00733724" w:rsidRPr="00733724" w:rsidRDefault="00733724">
      <w:pPr>
        <w:pPrChange w:id="3338" w:author="Eric Boisvert" w:date="2016-01-19T20:40:00Z">
          <w:pPr>
            <w:pStyle w:val="Caption"/>
          </w:pPr>
        </w:pPrChange>
      </w:pPr>
      <w:ins w:id="3339" w:author="Eric Boisvert" w:date="2016-01-19T20:40:00Z">
        <w:r>
          <w:t xml:space="preserve">The property type:InstrumentTypeTerm shall report a term from a controlled vocabulary that describes </w:t>
        </w:r>
      </w:ins>
      <w:ins w:id="3340"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341" w:author="Eric Boisvert" w:date="2016-01-19T20:42:00Z"/>
          <w:lang w:val="en-CA"/>
        </w:rPr>
        <w:pPrChange w:id="3342" w:author="Eric Boisvert" w:date="2016-01-19T20:42:00Z">
          <w:pPr>
            <w:autoSpaceDE w:val="0"/>
            <w:autoSpaceDN w:val="0"/>
            <w:adjustRightInd w:val="0"/>
            <w:spacing w:after="0" w:line="240" w:lineRule="atLeast"/>
          </w:pPr>
        </w:pPrChange>
      </w:pPr>
      <w:bookmarkStart w:id="3343" w:name="BKM_4320F660_2F6E_4F45_98F8_50B996AF05CA"/>
      <w:bookmarkEnd w:id="3343"/>
      <w:ins w:id="3344" w:author="Eric Boisvert" w:date="2016-01-19T20:42:00Z">
        <w:r>
          <w:rPr>
            <w:lang w:val="en-CA"/>
          </w:rPr>
          <w:t>m</w:t>
        </w:r>
      </w:ins>
      <w:ins w:id="3345" w:author="Eric Boisvert" w:date="2016-01-19T20:41:00Z">
        <w:r w:rsidRPr="00733724">
          <w:rPr>
            <w:lang w:val="en-CA"/>
          </w:rPr>
          <w:t>odel</w:t>
        </w:r>
      </w:ins>
    </w:p>
    <w:p w14:paraId="38CF7B70" w14:textId="77777777" w:rsidR="00733724" w:rsidRPr="00733724" w:rsidRDefault="00733724">
      <w:pPr>
        <w:rPr>
          <w:ins w:id="3346" w:author="Eric Boisvert" w:date="2016-01-19T20:41:00Z"/>
          <w:lang w:val="en-CA"/>
        </w:rPr>
        <w:pPrChange w:id="3347" w:author="Eric Boisvert" w:date="2016-01-19T20:42:00Z">
          <w:pPr>
            <w:autoSpaceDE w:val="0"/>
            <w:autoSpaceDN w:val="0"/>
            <w:adjustRightInd w:val="0"/>
            <w:spacing w:after="0" w:line="240" w:lineRule="atLeast"/>
          </w:pPr>
        </w:pPrChange>
      </w:pPr>
    </w:p>
    <w:p w14:paraId="3814989A" w14:textId="2098021A" w:rsidR="00733724" w:rsidRDefault="00733724">
      <w:pPr>
        <w:rPr>
          <w:ins w:id="3348" w:author="Eric Boisvert" w:date="2016-01-19T20:42:00Z"/>
          <w:lang w:val="en-CA"/>
        </w:rPr>
        <w:pPrChange w:id="3349" w:author="Eric Boisvert" w:date="2016-01-19T20:42:00Z">
          <w:pPr>
            <w:autoSpaceDE w:val="0"/>
            <w:autoSpaceDN w:val="0"/>
            <w:adjustRightInd w:val="0"/>
            <w:spacing w:after="0" w:line="240" w:lineRule="atLeast"/>
          </w:pPr>
        </w:pPrChange>
      </w:pPr>
      <w:ins w:id="3350" w:author="Eric Boisvert" w:date="2016-01-19T20:41:00Z">
        <w:r>
          <w:rPr>
            <w:lang w:val="en-CA"/>
          </w:rPr>
          <w:t xml:space="preserve">The property mode:CharacterString shall contain a string </w:t>
        </w:r>
      </w:ins>
      <w:ins w:id="3351"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3352" w:author="Eric Boisvert" w:date="2016-01-19T20:42:00Z"/>
          <w:lang w:val="en-CA"/>
        </w:rPr>
        <w:pPrChange w:id="3353" w:author="Eric Boisvert" w:date="2016-01-19T20:43:00Z">
          <w:pPr>
            <w:autoSpaceDE w:val="0"/>
            <w:autoSpaceDN w:val="0"/>
            <w:adjustRightInd w:val="0"/>
            <w:spacing w:after="0" w:line="240" w:lineRule="atLeast"/>
          </w:pPr>
        </w:pPrChange>
      </w:pPr>
      <w:ins w:id="3354"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3355" w:author="Eric Boisvert" w:date="2016-01-19T20:42:00Z"/>
          <w:rFonts w:ascii="Calibri" w:hAnsi="Calibri" w:cs="Arial"/>
          <w:b/>
          <w:bCs/>
          <w:color w:val="000000"/>
          <w:sz w:val="20"/>
          <w:lang w:val="en-CA"/>
        </w:rPr>
      </w:pPr>
    </w:p>
    <w:p w14:paraId="70DF2DF2" w14:textId="77F108D2" w:rsidR="00733724" w:rsidRDefault="00733724">
      <w:pPr>
        <w:rPr>
          <w:ins w:id="3356" w:author="Eric Boisvert" w:date="2016-01-19T20:43:00Z"/>
          <w:lang w:val="en-CA"/>
        </w:rPr>
        <w:pPrChange w:id="3357" w:author="Eric Boisvert" w:date="2016-01-19T20:43:00Z">
          <w:pPr>
            <w:autoSpaceDE w:val="0"/>
            <w:autoSpaceDN w:val="0"/>
            <w:adjustRightInd w:val="0"/>
            <w:spacing w:after="0" w:line="240" w:lineRule="atLeast"/>
          </w:pPr>
        </w:pPrChange>
      </w:pPr>
      <w:ins w:id="3358" w:author="Eric Boisvert" w:date="2016-01-19T20:42:00Z">
        <w:r>
          <w:rPr>
            <w:lang w:val="en-CA"/>
          </w:rPr>
          <w:t xml:space="preserve">The property serialNumber:CharacterString shall contain a string that </w:t>
        </w:r>
      </w:ins>
      <w:ins w:id="3359"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360" w:author="Eric Boisvert" w:date="2016-01-19T20:44:00Z"/>
          <w:lang w:val="en-CA"/>
        </w:rPr>
        <w:pPrChange w:id="3361" w:author="Eric Boisvert" w:date="2016-01-19T20:44:00Z">
          <w:pPr>
            <w:autoSpaceDE w:val="0"/>
            <w:autoSpaceDN w:val="0"/>
            <w:adjustRightInd w:val="0"/>
            <w:spacing w:after="0" w:line="240" w:lineRule="atLeast"/>
          </w:pPr>
        </w:pPrChange>
      </w:pPr>
      <w:ins w:id="3362" w:author="Eric Boisvert" w:date="2016-01-19T20:43:00Z">
        <w:r w:rsidRPr="00D970E9">
          <w:rPr>
            <w:lang w:val="en-CA"/>
          </w:rPr>
          <w:t>commissionDate</w:t>
        </w:r>
      </w:ins>
    </w:p>
    <w:p w14:paraId="068C6484" w14:textId="77777777" w:rsidR="00B17686" w:rsidRPr="00B17686" w:rsidRDefault="00B17686">
      <w:pPr>
        <w:rPr>
          <w:ins w:id="3363" w:author="Eric Boisvert" w:date="2016-01-19T20:43:00Z"/>
          <w:lang w:val="en-CA"/>
          <w:rPrChange w:id="3364" w:author="Eric Boisvert" w:date="2016-01-19T20:44:00Z">
            <w:rPr>
              <w:ins w:id="3365" w:author="Eric Boisvert" w:date="2016-01-19T20:43:00Z"/>
              <w:b/>
              <w:bCs/>
              <w:lang w:val="en-CA"/>
            </w:rPr>
          </w:rPrChange>
        </w:rPr>
        <w:pPrChange w:id="3366" w:author="Eric Boisvert" w:date="2016-01-19T20:44:00Z">
          <w:pPr>
            <w:autoSpaceDE w:val="0"/>
            <w:autoSpaceDN w:val="0"/>
            <w:adjustRightInd w:val="0"/>
            <w:spacing w:after="0" w:line="240" w:lineRule="atLeast"/>
          </w:pPr>
        </w:pPrChange>
      </w:pPr>
    </w:p>
    <w:p w14:paraId="68EF6576" w14:textId="6AFD91B2" w:rsidR="00733724" w:rsidRDefault="00733724">
      <w:pPr>
        <w:rPr>
          <w:ins w:id="3367" w:author="Eric Boisvert" w:date="2016-01-19T20:44:00Z"/>
          <w:lang w:val="en-CA"/>
        </w:rPr>
        <w:pPrChange w:id="3368" w:author="Eric Boisvert" w:date="2016-01-19T20:44:00Z">
          <w:pPr>
            <w:autoSpaceDE w:val="0"/>
            <w:autoSpaceDN w:val="0"/>
            <w:adjustRightInd w:val="0"/>
            <w:spacing w:after="0" w:line="240" w:lineRule="atLeast"/>
          </w:pPr>
        </w:pPrChange>
      </w:pPr>
      <w:ins w:id="3369" w:author="Eric Boisvert" w:date="2016-01-19T20:43:00Z">
        <w:r>
          <w:rPr>
            <w:lang w:val="en-CA"/>
          </w:rPr>
          <w:t>The property commissionDate shall be an association between an AnalyticalInstrument and a TM_Instant</w:t>
        </w:r>
      </w:ins>
      <w:ins w:id="3370"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371" w:author="Eric Boisvert" w:date="2016-01-19T20:44:00Z"/>
          <w:lang w:val="en-CA"/>
        </w:rPr>
        <w:pPrChange w:id="3372" w:author="Eric Boisvert" w:date="2016-01-19T20:45:00Z">
          <w:pPr>
            <w:autoSpaceDE w:val="0"/>
            <w:autoSpaceDN w:val="0"/>
            <w:adjustRightInd w:val="0"/>
            <w:spacing w:after="0" w:line="240" w:lineRule="atLeast"/>
          </w:pPr>
        </w:pPrChange>
      </w:pPr>
      <w:ins w:id="3373"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374" w:author="Eric Boisvert" w:date="2016-01-19T20:44:00Z"/>
          <w:rFonts w:cs="Arial"/>
          <w:color w:val="000000"/>
          <w:sz w:val="20"/>
          <w:lang w:val="en-CA"/>
        </w:rPr>
      </w:pPr>
    </w:p>
    <w:p w14:paraId="09D57BF8" w14:textId="7D27A477" w:rsidR="00B17686" w:rsidRDefault="00B17686">
      <w:pPr>
        <w:rPr>
          <w:ins w:id="3375" w:author="Eric Boisvert" w:date="2016-01-19T20:46:00Z"/>
          <w:lang w:val="en-CA"/>
        </w:rPr>
        <w:pPrChange w:id="3376" w:author="Eric Boisvert" w:date="2016-01-19T20:46:00Z">
          <w:pPr>
            <w:autoSpaceDE w:val="0"/>
            <w:autoSpaceDN w:val="0"/>
            <w:adjustRightInd w:val="0"/>
            <w:spacing w:after="0" w:line="240" w:lineRule="atLeast"/>
          </w:pPr>
        </w:pPrChange>
      </w:pPr>
      <w:ins w:id="3377" w:author="Eric Boisvert" w:date="2016-01-19T20:44:00Z">
        <w:r>
          <w:rPr>
            <w:lang w:val="en-CA"/>
          </w:rPr>
          <w:lastRenderedPageBreak/>
          <w:t>The property location shall be an association between an AnalyticalInstrument and a cit:Respo</w:t>
        </w:r>
      </w:ins>
      <w:ins w:id="3378"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379" w:author="Eric Boisvert" w:date="2016-01-19T20:46:00Z"/>
          <w:lang w:val="en-CA"/>
        </w:rPr>
        <w:pPrChange w:id="3380"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381" w:author="Eric Boisvert" w:date="2016-01-19T20:47:00Z"/>
          <w:lang w:val="en-CA"/>
        </w:rPr>
        <w:pPrChange w:id="3382" w:author="Eric Boisvert" w:date="2016-01-19T20:46:00Z">
          <w:pPr>
            <w:autoSpaceDE w:val="0"/>
            <w:autoSpaceDN w:val="0"/>
            <w:adjustRightInd w:val="0"/>
            <w:spacing w:after="0" w:line="240" w:lineRule="atLeast"/>
          </w:pPr>
        </w:pPrChange>
      </w:pPr>
      <w:ins w:id="3383" w:author="Eric Boisvert" w:date="2016-01-19T20:46:00Z">
        <w:r w:rsidRPr="00D970E9">
          <w:rPr>
            <w:lang w:val="en-CA"/>
          </w:rPr>
          <w:t>usedIn</w:t>
        </w:r>
      </w:ins>
    </w:p>
    <w:p w14:paraId="48EFFB5A" w14:textId="77777777" w:rsidR="00B17686" w:rsidRPr="00B17686" w:rsidRDefault="00B17686">
      <w:pPr>
        <w:rPr>
          <w:ins w:id="3384" w:author="Eric Boisvert" w:date="2016-01-19T20:43:00Z"/>
          <w:lang w:val="en-CA"/>
        </w:rPr>
        <w:pPrChange w:id="3385" w:author="Eric Boisvert" w:date="2016-01-19T20:47:00Z">
          <w:pPr>
            <w:autoSpaceDE w:val="0"/>
            <w:autoSpaceDN w:val="0"/>
            <w:adjustRightInd w:val="0"/>
            <w:spacing w:after="0" w:line="240" w:lineRule="atLeast"/>
          </w:pPr>
        </w:pPrChange>
      </w:pPr>
    </w:p>
    <w:p w14:paraId="284A9576" w14:textId="52B64235" w:rsidR="00733724" w:rsidRDefault="00B17686">
      <w:pPr>
        <w:rPr>
          <w:ins w:id="3386" w:author="Eric Boisvert" w:date="2016-01-19T20:46:00Z"/>
          <w:lang w:val="en-CA"/>
        </w:rPr>
        <w:pPrChange w:id="3387" w:author="Eric Boisvert" w:date="2016-01-19T20:47:00Z">
          <w:pPr>
            <w:autoSpaceDE w:val="0"/>
            <w:autoSpaceDN w:val="0"/>
            <w:adjustRightInd w:val="0"/>
            <w:spacing w:after="0" w:line="240" w:lineRule="atLeast"/>
          </w:pPr>
        </w:pPrChange>
      </w:pPr>
      <w:ins w:id="3388"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389" w:name="BKM_C47BB20E_AB3E_41B0_BEAF_8545314C826D"/>
      <w:bookmarkStart w:id="3390" w:name="BKM_5A9940B3_320D_4C85_8B41_0199FF52327B"/>
      <w:bookmarkStart w:id="3391" w:name="BKM_692BBE92_2CD8_471D_9014_13E6919FFDA7"/>
      <w:bookmarkStart w:id="3392" w:name="BKM_E14379F1_C7A7_42A6_B412_F1E01671E46F"/>
      <w:bookmarkStart w:id="3393" w:name="BKM_40997390_B407_46AF_928A_15F7B52273ED"/>
      <w:bookmarkEnd w:id="3389"/>
      <w:bookmarkEnd w:id="3390"/>
      <w:bookmarkEnd w:id="3391"/>
      <w:bookmarkEnd w:id="3392"/>
      <w:bookmarkEnd w:id="339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B95F74"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394" w:author="Eric Boisvert" w:date="2016-01-19T19:09:00Z">
        <w:r w:rsidR="00302FB5">
          <w:rPr>
            <w:noProof/>
          </w:rPr>
          <w:t>90</w:t>
        </w:r>
      </w:ins>
      <w:del w:id="3395" w:author="Eric Boisvert" w:date="2015-10-30T04:23:00Z">
        <w:r w:rsidR="00090DCF" w:rsidDel="007D2867">
          <w:rPr>
            <w:noProof/>
          </w:rPr>
          <w:delText>71</w:delText>
        </w:r>
      </w:del>
      <w:r w:rsidR="00673E83">
        <w:rPr>
          <w:noProof/>
        </w:rPr>
        <w:fldChar w:fldCharType="end"/>
      </w:r>
      <w:r>
        <w:t>: Analytical session</w:t>
      </w:r>
      <w:ins w:id="3396" w:author="Eric Boisvert" w:date="2016-01-19T20:47:00Z">
        <w:r w:rsidR="00B17686">
          <w:t xml:space="preserve"> context diagram</w:t>
        </w:r>
      </w:ins>
    </w:p>
    <w:p w14:paraId="134D2DC3" w14:textId="5581F845" w:rsidR="00775DD7" w:rsidRDefault="00B17686">
      <w:pPr>
        <w:pStyle w:val="Heading5"/>
        <w:rPr>
          <w:ins w:id="3397" w:author="Eric Boisvert" w:date="2016-01-19T20:48:00Z"/>
          <w:lang w:val="en-CA"/>
        </w:rPr>
        <w:pPrChange w:id="3398" w:author="Eric Boisvert" w:date="2016-01-19T20:48:00Z">
          <w:pPr>
            <w:autoSpaceDE w:val="0"/>
            <w:autoSpaceDN w:val="0"/>
            <w:adjustRightInd w:val="0"/>
            <w:spacing w:after="0" w:line="240" w:lineRule="atLeast"/>
          </w:pPr>
        </w:pPrChange>
      </w:pPr>
      <w:bookmarkStart w:id="3399" w:name="BKM_BF1C223A_F0A6_4FC2_9EEF_88DC486F7DB4"/>
      <w:bookmarkEnd w:id="3399"/>
      <w:ins w:id="3400" w:author="Eric Boisvert" w:date="2016-01-19T20:48:00Z">
        <w:r>
          <w:rPr>
            <w:lang w:val="en-CA"/>
          </w:rPr>
          <w:lastRenderedPageBreak/>
          <w:t>t</w:t>
        </w:r>
      </w:ins>
      <w:ins w:id="3401" w:author="Eric Boisvert" w:date="2016-01-19T20:47:00Z">
        <w:r>
          <w:rPr>
            <w:lang w:val="en-CA"/>
          </w:rPr>
          <w:t>ime</w:t>
        </w:r>
      </w:ins>
    </w:p>
    <w:p w14:paraId="761E59FC" w14:textId="77777777" w:rsidR="00B17686" w:rsidRPr="00B17686" w:rsidRDefault="00B17686">
      <w:pPr>
        <w:rPr>
          <w:ins w:id="3402" w:author="Eric Boisvert" w:date="2016-01-19T20:47:00Z"/>
          <w:lang w:val="en-CA"/>
        </w:rPr>
        <w:pPrChange w:id="3403" w:author="Eric Boisvert" w:date="2016-01-19T20:48:00Z">
          <w:pPr>
            <w:autoSpaceDE w:val="0"/>
            <w:autoSpaceDN w:val="0"/>
            <w:adjustRightInd w:val="0"/>
            <w:spacing w:after="0" w:line="240" w:lineRule="atLeast"/>
          </w:pPr>
        </w:pPrChange>
      </w:pPr>
    </w:p>
    <w:p w14:paraId="3D8B732E" w14:textId="7E6E8853" w:rsidR="00B17686" w:rsidRDefault="00B17686">
      <w:pPr>
        <w:rPr>
          <w:ins w:id="3404" w:author="Eric Boisvert" w:date="2016-01-19T20:48:00Z"/>
          <w:lang w:val="en-CA"/>
        </w:rPr>
        <w:pPrChange w:id="3405" w:author="Eric Boisvert" w:date="2016-01-19T20:48:00Z">
          <w:pPr>
            <w:autoSpaceDE w:val="0"/>
            <w:autoSpaceDN w:val="0"/>
            <w:adjustRightInd w:val="0"/>
            <w:spacing w:after="0" w:line="240" w:lineRule="atLeast"/>
          </w:pPr>
        </w:pPrChange>
      </w:pPr>
      <w:ins w:id="3406" w:author="Eric Boisvert" w:date="2016-01-19T20:47:00Z">
        <w:r>
          <w:rPr>
            <w:lang w:val="en-CA"/>
          </w:rPr>
          <w:t>The property time shall be an association between a</w:t>
        </w:r>
      </w:ins>
      <w:ins w:id="3407" w:author="Eric Boisvert" w:date="2016-01-19T20:49:00Z">
        <w:r>
          <w:rPr>
            <w:lang w:val="en-CA"/>
          </w:rPr>
          <w:t>n</w:t>
        </w:r>
      </w:ins>
      <w:ins w:id="3408" w:author="Eric Boisvert" w:date="2016-01-19T20:47:00Z">
        <w:r>
          <w:rPr>
            <w:lang w:val="en-CA"/>
          </w:rPr>
          <w:t xml:space="preserve"> AnalyticalSession and a TM_Period describing </w:t>
        </w:r>
      </w:ins>
      <w:ins w:id="3409"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3410" w:author="Eric Boisvert" w:date="2016-01-19T20:49:00Z"/>
          <w:lang w:val="en-CA"/>
        </w:rPr>
        <w:pPrChange w:id="3411" w:author="Eric Boisvert" w:date="2016-01-19T20:49:00Z">
          <w:pPr>
            <w:autoSpaceDE w:val="0"/>
            <w:autoSpaceDN w:val="0"/>
            <w:adjustRightInd w:val="0"/>
            <w:spacing w:after="0" w:line="240" w:lineRule="atLeast"/>
          </w:pPr>
        </w:pPrChange>
      </w:pPr>
      <w:ins w:id="3412" w:author="Eric Boisvert" w:date="2016-01-19T20:48:00Z">
        <w:r>
          <w:rPr>
            <w:lang w:val="en-CA"/>
          </w:rPr>
          <w:t xml:space="preserve">Operator </w:t>
        </w:r>
      </w:ins>
    </w:p>
    <w:p w14:paraId="1D4FEDC3" w14:textId="77777777" w:rsidR="00B17686" w:rsidRPr="00B17686" w:rsidRDefault="00B17686">
      <w:pPr>
        <w:rPr>
          <w:ins w:id="3413" w:author="Eric Boisvert" w:date="2016-01-19T20:48:00Z"/>
          <w:lang w:val="en-CA"/>
        </w:rPr>
        <w:pPrChange w:id="3414" w:author="Eric Boisvert" w:date="2016-01-19T20:49:00Z">
          <w:pPr>
            <w:autoSpaceDE w:val="0"/>
            <w:autoSpaceDN w:val="0"/>
            <w:adjustRightInd w:val="0"/>
            <w:spacing w:after="0" w:line="240" w:lineRule="atLeast"/>
          </w:pPr>
        </w:pPrChange>
      </w:pPr>
    </w:p>
    <w:p w14:paraId="11B3F18B" w14:textId="48E892AE" w:rsidR="00B17686" w:rsidRDefault="00B17686">
      <w:pPr>
        <w:rPr>
          <w:ins w:id="3415" w:author="Eric Boisvert" w:date="2016-01-19T20:48:00Z"/>
          <w:lang w:val="en-CA"/>
        </w:rPr>
        <w:pPrChange w:id="3416" w:author="Eric Boisvert" w:date="2016-01-19T20:48:00Z">
          <w:pPr>
            <w:autoSpaceDE w:val="0"/>
            <w:autoSpaceDN w:val="0"/>
            <w:adjustRightInd w:val="0"/>
            <w:spacing w:after="0" w:line="240" w:lineRule="atLeast"/>
          </w:pPr>
        </w:pPrChange>
      </w:pPr>
      <w:ins w:id="3417" w:author="Eric Boisvert" w:date="2016-01-19T20:48:00Z">
        <w:r>
          <w:rPr>
            <w:lang w:val="en-CA"/>
          </w:rPr>
          <w:t>The property operator shall be an association between an Ana</w:t>
        </w:r>
      </w:ins>
      <w:ins w:id="3418"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3419" w:author="Eric Boisvert" w:date="2016-01-19T20:49:00Z"/>
          <w:lang w:val="en-CA"/>
        </w:rPr>
        <w:pPrChange w:id="3420" w:author="Eric Boisvert" w:date="2016-01-19T20:53:00Z">
          <w:pPr>
            <w:autoSpaceDE w:val="0"/>
            <w:autoSpaceDN w:val="0"/>
            <w:adjustRightInd w:val="0"/>
            <w:spacing w:after="0" w:line="240" w:lineRule="atLeast"/>
          </w:pPr>
        </w:pPrChange>
      </w:pPr>
      <w:ins w:id="3421" w:author="Eric Boisvert" w:date="2016-01-19T20:53:00Z">
        <w:r>
          <w:rPr>
            <w:lang w:val="en-CA"/>
          </w:rPr>
          <w:t>p</w:t>
        </w:r>
      </w:ins>
      <w:ins w:id="3422"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3423" w:author="Eric Boisvert" w:date="2016-01-19T20:49:00Z"/>
          <w:rFonts w:cs="Arial"/>
          <w:color w:val="000000"/>
          <w:sz w:val="20"/>
          <w:lang w:val="en-CA"/>
        </w:rPr>
      </w:pPr>
    </w:p>
    <w:p w14:paraId="42F19084" w14:textId="1A5D02C5" w:rsidR="00B17686" w:rsidRDefault="00B17686">
      <w:pPr>
        <w:rPr>
          <w:ins w:id="3424" w:author="Eric Boisvert" w:date="2016-01-19T20:53:00Z"/>
          <w:lang w:val="en-CA"/>
        </w:rPr>
        <w:pPrChange w:id="3425" w:author="Eric Boisvert" w:date="2016-01-19T20:53:00Z">
          <w:pPr>
            <w:autoSpaceDE w:val="0"/>
            <w:autoSpaceDN w:val="0"/>
            <w:adjustRightInd w:val="0"/>
            <w:spacing w:after="0" w:line="240" w:lineRule="atLeast"/>
          </w:pPr>
        </w:pPrChange>
      </w:pPr>
      <w:ins w:id="3426" w:author="Eric Boisvert" w:date="2016-01-19T20:49:00Z">
        <w:r>
          <w:rPr>
            <w:lang w:val="en-CA"/>
          </w:rPr>
          <w:t>The property parameter (om:NamedValue) shall contain name/value pair to describe arbitrary</w:t>
        </w:r>
      </w:ins>
      <w:ins w:id="3427" w:author="Eric Boisvert" w:date="2016-01-19T20:52:00Z">
        <w:r>
          <w:rPr>
            <w:lang w:val="en-CA"/>
          </w:rPr>
          <w:t xml:space="preserve"> </w:t>
        </w:r>
      </w:ins>
      <w:ins w:id="3428" w:author="Eric Boisvert" w:date="2016-01-19T20:49:00Z">
        <w:r>
          <w:rPr>
            <w:lang w:val="en-CA"/>
          </w:rPr>
          <w:t xml:space="preserve">  </w:t>
        </w:r>
      </w:ins>
      <w:ins w:id="3429"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430"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431" w:author="Eric Boisvert" w:date="2016-01-19T20:49:00Z"/>
          <w:rFonts w:cs="Arial"/>
          <w:color w:val="000000"/>
          <w:sz w:val="20"/>
          <w:lang w:val="en-CA"/>
        </w:rPr>
      </w:pPr>
    </w:p>
    <w:p w14:paraId="4841DD1D" w14:textId="1FDC94F6" w:rsidR="00B17686" w:rsidRDefault="00B17686">
      <w:pPr>
        <w:pStyle w:val="Heading5"/>
        <w:rPr>
          <w:ins w:id="3432" w:author="Eric Boisvert" w:date="2016-01-19T20:54:00Z"/>
          <w:lang w:val="en-CA"/>
        </w:rPr>
        <w:pPrChange w:id="3433" w:author="Eric Boisvert" w:date="2016-01-19T20:54:00Z">
          <w:pPr>
            <w:autoSpaceDE w:val="0"/>
            <w:autoSpaceDN w:val="0"/>
            <w:adjustRightInd w:val="0"/>
            <w:spacing w:after="0" w:line="240" w:lineRule="atLeast"/>
          </w:pPr>
        </w:pPrChange>
      </w:pPr>
      <w:ins w:id="3434" w:author="Eric Boisvert" w:date="2016-01-19T20:54:00Z">
        <w:r>
          <w:rPr>
            <w:lang w:val="en-CA"/>
          </w:rPr>
          <w:t>i</w:t>
        </w:r>
      </w:ins>
      <w:ins w:id="3435" w:author="Eric Boisvert" w:date="2016-01-19T20:53:00Z">
        <w:r w:rsidRPr="00B17686">
          <w:rPr>
            <w:lang w:val="en-CA"/>
          </w:rPr>
          <w:t>nstrument</w:t>
        </w:r>
      </w:ins>
    </w:p>
    <w:p w14:paraId="320AB00D" w14:textId="77777777" w:rsidR="00B17686" w:rsidRPr="00B17686" w:rsidRDefault="00B17686">
      <w:pPr>
        <w:rPr>
          <w:ins w:id="3436" w:author="Eric Boisvert" w:date="2016-01-19T20:53:00Z"/>
          <w:lang w:val="en-CA"/>
        </w:rPr>
        <w:pPrChange w:id="3437" w:author="Eric Boisvert" w:date="2016-01-19T20:54:00Z">
          <w:pPr>
            <w:autoSpaceDE w:val="0"/>
            <w:autoSpaceDN w:val="0"/>
            <w:adjustRightInd w:val="0"/>
            <w:spacing w:after="0" w:line="240" w:lineRule="atLeast"/>
          </w:pPr>
        </w:pPrChange>
      </w:pPr>
    </w:p>
    <w:p w14:paraId="19675D7A" w14:textId="3A678FF6" w:rsidR="00B17686" w:rsidRDefault="00B17686">
      <w:pPr>
        <w:rPr>
          <w:ins w:id="3438" w:author="Eric Boisvert" w:date="2016-01-19T20:54:00Z"/>
          <w:lang w:val="en-CA"/>
        </w:rPr>
        <w:pPrChange w:id="3439" w:author="Eric Boisvert" w:date="2016-01-19T20:54:00Z">
          <w:pPr>
            <w:autoSpaceDE w:val="0"/>
            <w:autoSpaceDN w:val="0"/>
            <w:adjustRightInd w:val="0"/>
            <w:spacing w:after="0" w:line="240" w:lineRule="atLeast"/>
          </w:pPr>
        </w:pPrChange>
      </w:pPr>
      <w:ins w:id="3440" w:author="Eric Boisvert" w:date="2016-01-19T20:53:00Z">
        <w:r>
          <w:rPr>
            <w:lang w:val="en-CA"/>
          </w:rPr>
          <w:t>The property instrument shall be an association between an AnalyticalSession and an AnalyticalInstrument</w:t>
        </w:r>
      </w:ins>
      <w:ins w:id="3441"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3442" w:author="Eric Boisvert" w:date="2016-01-19T20:54:00Z"/>
          <w:lang w:val="en-CA"/>
        </w:rPr>
        <w:pPrChange w:id="3443" w:author="Eric Boisvert" w:date="2016-01-19T20:55:00Z">
          <w:pPr>
            <w:autoSpaceDE w:val="0"/>
            <w:autoSpaceDN w:val="0"/>
            <w:adjustRightInd w:val="0"/>
            <w:spacing w:after="0" w:line="240" w:lineRule="atLeast"/>
          </w:pPr>
        </w:pPrChange>
      </w:pPr>
      <w:ins w:id="3444"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3445" w:author="Eric Boisvert" w:date="2016-01-19T20:54:00Z"/>
          <w:rFonts w:cs="Arial"/>
          <w:color w:val="000000"/>
          <w:sz w:val="20"/>
          <w:lang w:val="en-CA"/>
        </w:rPr>
      </w:pPr>
    </w:p>
    <w:p w14:paraId="50D40316" w14:textId="77AFD7B0" w:rsidR="00B17686" w:rsidRDefault="00B17686">
      <w:pPr>
        <w:rPr>
          <w:ins w:id="3446" w:author="Eric Boisvert" w:date="2016-01-19T20:53:00Z"/>
          <w:lang w:val="en-CA"/>
        </w:rPr>
        <w:pPrChange w:id="3447" w:author="Eric Boisvert" w:date="2016-01-19T20:55:00Z">
          <w:pPr>
            <w:autoSpaceDE w:val="0"/>
            <w:autoSpaceDN w:val="0"/>
            <w:adjustRightInd w:val="0"/>
            <w:spacing w:after="0" w:line="240" w:lineRule="atLeast"/>
          </w:pPr>
        </w:pPrChange>
      </w:pPr>
      <w:ins w:id="3448" w:author="Eric Boisvert" w:date="2016-01-19T20:54:00Z">
        <w:r>
          <w:rPr>
            <w:lang w:val="en-CA"/>
          </w:rPr>
          <w:t xml:space="preserve">The property referenceAnalysis shall be </w:t>
        </w:r>
      </w:ins>
      <w:ins w:id="3449"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450" w:name="BKM_FCC3B9BB_23CF_4B5C_A83B_A898D191B651"/>
      <w:bookmarkStart w:id="3451" w:name="BKM_D9B59F94_645D_4A43_B06F_F3308DA82998"/>
      <w:bookmarkStart w:id="3452" w:name="BKM_963C6EE0_1269_4609_B11A_C2CBF9678C56"/>
      <w:bookmarkEnd w:id="3450"/>
      <w:bookmarkEnd w:id="3451"/>
      <w:bookmarkEnd w:id="3452"/>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453" w:author="Eric Boisvert" w:date="2016-01-19T20:56:00Z">
        <w:r w:rsidR="0026586A">
          <w:rPr>
            <w:lang w:val="en-CA"/>
          </w:rPr>
          <w:t xml:space="preserve"> and describes the steps and methods used in an analytical session</w:t>
        </w:r>
      </w:ins>
      <w:del w:id="3454"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455" w:author="Eric Boisvert" w:date="2015-11-11T14:10:00Z"/>
          <w:lang w:val="en-CA"/>
        </w:rPr>
      </w:pPr>
    </w:p>
    <w:p w14:paraId="0A9F4FF6" w14:textId="381FCBD2" w:rsidR="00B51AB4" w:rsidRDefault="00B51AB4" w:rsidP="00B51AB4">
      <w:pPr>
        <w:keepNext/>
      </w:pPr>
    </w:p>
    <w:p w14:paraId="74801BF7" w14:textId="6B812793" w:rsidR="00D01D0C" w:rsidRDefault="00B95F74" w:rsidP="00D01D0C">
      <w:pPr>
        <w:keepNext/>
      </w:pPr>
      <w:r>
        <w:rPr>
          <w:noProof/>
          <w:lang w:val="en-CA" w:eastAsia="en-CA"/>
        </w:rPr>
        <w:pict w14:anchorId="01F9E98B">
          <v:shape id="Picture 502" o:spid="_x0000_i1118"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456" w:author="Eric Boisvert" w:date="2016-01-19T19:09:00Z">
        <w:r w:rsidR="00302FB5">
          <w:rPr>
            <w:noProof/>
          </w:rPr>
          <w:t>91</w:t>
        </w:r>
      </w:ins>
      <w:del w:id="3457"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3458" w:author="Eric Boisvert" w:date="2016-01-19T20:57:00Z"/>
        </w:rPr>
        <w:pPrChange w:id="3459" w:author="Eric Boisvert" w:date="2016-01-19T20:57:00Z">
          <w:pPr>
            <w:pStyle w:val="Caption"/>
          </w:pPr>
        </w:pPrChange>
      </w:pPr>
      <w:ins w:id="3460" w:author="Eric Boisvert" w:date="2016-01-19T20:56:00Z">
        <w:r w:rsidRPr="0026586A">
          <w:t>Method</w:t>
        </w:r>
      </w:ins>
    </w:p>
    <w:p w14:paraId="720FA316" w14:textId="77777777" w:rsidR="0026586A" w:rsidRPr="0026586A" w:rsidRDefault="0026586A">
      <w:pPr>
        <w:rPr>
          <w:ins w:id="3461" w:author="Eric Boisvert" w:date="2016-01-19T20:56:00Z"/>
        </w:rPr>
        <w:pPrChange w:id="3462" w:author="Eric Boisvert" w:date="2016-01-19T20:57:00Z">
          <w:pPr>
            <w:pStyle w:val="Caption"/>
          </w:pPr>
        </w:pPrChange>
      </w:pPr>
    </w:p>
    <w:p w14:paraId="24472439" w14:textId="2783458B" w:rsidR="0026586A" w:rsidRDefault="0026586A">
      <w:pPr>
        <w:rPr>
          <w:ins w:id="3463" w:author="Eric Boisvert" w:date="2016-01-19T20:57:00Z"/>
        </w:rPr>
        <w:pPrChange w:id="3464" w:author="Eric Boisvert" w:date="2016-01-19T20:56:00Z">
          <w:pPr>
            <w:pStyle w:val="Caption"/>
          </w:pPr>
        </w:pPrChange>
      </w:pPr>
      <w:ins w:id="3465" w:author="Eric Boisvert" w:date="2016-01-19T20:56:00Z">
        <w:r>
          <w:t xml:space="preserve">The property method shall be an association that links an AnalyticalProcess to an AnalyticalMethod that describes </w:t>
        </w:r>
      </w:ins>
      <w:ins w:id="3466" w:author="Eric Boisvert" w:date="2016-01-19T20:57:00Z">
        <w:r w:rsidRPr="0026586A">
          <w:t>the type of analytical method used to make an observation</w:t>
        </w:r>
        <w:r>
          <w:t>.</w:t>
        </w:r>
      </w:ins>
    </w:p>
    <w:p w14:paraId="3E79EBB5" w14:textId="4097045B" w:rsidR="0026586A" w:rsidRDefault="0026586A">
      <w:pPr>
        <w:pStyle w:val="Heading5"/>
        <w:rPr>
          <w:ins w:id="3467" w:author="Eric Boisvert" w:date="2016-01-19T20:58:00Z"/>
          <w:lang w:val="en-CA"/>
        </w:rPr>
        <w:pPrChange w:id="3468" w:author="Eric Boisvert" w:date="2016-01-19T20:58:00Z">
          <w:pPr>
            <w:pStyle w:val="Caption"/>
          </w:pPr>
        </w:pPrChange>
      </w:pPr>
      <w:ins w:id="3469" w:author="Eric Boisvert" w:date="2016-01-19T20:57:00Z">
        <w:r w:rsidRPr="00D970E9">
          <w:rPr>
            <w:lang w:val="en-CA"/>
          </w:rPr>
          <w:t>Acquisition</w:t>
        </w:r>
      </w:ins>
    </w:p>
    <w:p w14:paraId="02048FD2" w14:textId="77777777" w:rsidR="0026586A" w:rsidRPr="0026586A" w:rsidRDefault="0026586A">
      <w:pPr>
        <w:rPr>
          <w:ins w:id="3470" w:author="Eric Boisvert" w:date="2016-01-19T20:57:00Z"/>
          <w:lang w:val="en-CA"/>
        </w:rPr>
        <w:pPrChange w:id="3471" w:author="Eric Boisvert" w:date="2016-01-19T20:58:00Z">
          <w:pPr>
            <w:pStyle w:val="Caption"/>
          </w:pPr>
        </w:pPrChange>
      </w:pPr>
    </w:p>
    <w:p w14:paraId="4D9B0819" w14:textId="34C844CF" w:rsidR="0026586A" w:rsidRDefault="0026586A">
      <w:pPr>
        <w:rPr>
          <w:ins w:id="3472" w:author="Eric Boisvert" w:date="2016-01-19T20:58:00Z"/>
        </w:rPr>
        <w:pPrChange w:id="3473" w:author="Eric Boisvert" w:date="2016-01-19T20:58:00Z">
          <w:pPr>
            <w:pStyle w:val="Caption"/>
          </w:pPr>
        </w:pPrChange>
      </w:pPr>
      <w:ins w:id="3474"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3475" w:author="Eric Boisvert" w:date="2016-01-19T20:58:00Z"/>
        </w:rPr>
        <w:pPrChange w:id="3476" w:author="Eric Boisvert" w:date="2016-01-19T20:58:00Z">
          <w:pPr>
            <w:pStyle w:val="Caption"/>
          </w:pPr>
        </w:pPrChange>
      </w:pPr>
    </w:p>
    <w:p w14:paraId="0D67D844" w14:textId="63E05FD9" w:rsidR="0026586A" w:rsidRDefault="0026586A">
      <w:pPr>
        <w:pStyle w:val="Heading5"/>
        <w:rPr>
          <w:ins w:id="3477" w:author="Eric Boisvert" w:date="2016-01-19T20:59:00Z"/>
          <w:lang w:val="en-CA"/>
        </w:rPr>
        <w:pPrChange w:id="3478" w:author="Eric Boisvert" w:date="2016-01-19T20:59:00Z">
          <w:pPr>
            <w:pStyle w:val="Caption"/>
          </w:pPr>
        </w:pPrChange>
      </w:pPr>
      <w:ins w:id="3479" w:author="Eric Boisvert" w:date="2016-01-19T20:58:00Z">
        <w:r w:rsidRPr="00D970E9">
          <w:rPr>
            <w:lang w:val="en-CA"/>
          </w:rPr>
          <w:t>Computation</w:t>
        </w:r>
      </w:ins>
    </w:p>
    <w:p w14:paraId="0A565D24" w14:textId="77777777" w:rsidR="0026586A" w:rsidRPr="0026586A" w:rsidRDefault="0026586A">
      <w:pPr>
        <w:rPr>
          <w:ins w:id="3480" w:author="Eric Boisvert" w:date="2016-01-19T20:58:00Z"/>
          <w:lang w:val="en-CA"/>
        </w:rPr>
        <w:pPrChange w:id="3481" w:author="Eric Boisvert" w:date="2016-01-19T20:59:00Z">
          <w:pPr>
            <w:pStyle w:val="Caption"/>
          </w:pPr>
        </w:pPrChange>
      </w:pPr>
    </w:p>
    <w:p w14:paraId="31C9FC0C" w14:textId="5FC7AD75" w:rsidR="0026586A" w:rsidRDefault="0026586A">
      <w:pPr>
        <w:rPr>
          <w:ins w:id="3482" w:author="Eric Boisvert" w:date="2016-01-19T20:59:00Z"/>
          <w:lang w:val="en-CA"/>
        </w:rPr>
        <w:pPrChange w:id="3483" w:author="Eric Boisvert" w:date="2016-01-19T20:59:00Z">
          <w:pPr>
            <w:pStyle w:val="Caption"/>
          </w:pPr>
        </w:pPrChange>
      </w:pPr>
      <w:ins w:id="3484"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3485" w:author="Eric Boisvert" w:date="2016-01-19T20:59:00Z">
        <w:r>
          <w:rPr>
            <w:lang w:val="en-CA"/>
          </w:rPr>
          <w:t>p</w:t>
        </w:r>
      </w:ins>
      <w:ins w:id="3486"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3487" w:author="Eric Boisvert" w:date="2016-01-19T21:01:00Z"/>
        </w:rPr>
      </w:pPr>
      <w:ins w:id="3488" w:author="Eric Boisvert" w:date="2016-01-19T21:00:00Z">
        <w:r>
          <w:t>The AnalyticalMethod provides the n</w:t>
        </w:r>
      </w:ins>
      <w:del w:id="3489"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B95F74"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490" w:author="Eric Boisvert" w:date="2016-01-19T19:09:00Z">
        <w:r w:rsidR="00302FB5">
          <w:rPr>
            <w:noProof/>
          </w:rPr>
          <w:t>92</w:t>
        </w:r>
      </w:ins>
      <w:del w:id="3491"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3492" w:author="Eric Boisvert" w:date="2016-01-19T21:01:00Z"/>
        </w:rPr>
        <w:pPrChange w:id="3493" w:author="Eric Boisvert" w:date="2016-01-19T21:01:00Z">
          <w:pPr/>
        </w:pPrChange>
      </w:pPr>
      <w:ins w:id="3494" w:author="Eric Boisvert" w:date="2016-01-19T21:01:00Z">
        <w:r w:rsidRPr="0026586A">
          <w:t>methodName</w:t>
        </w:r>
      </w:ins>
    </w:p>
    <w:p w14:paraId="6A155205" w14:textId="77777777" w:rsidR="0026586A" w:rsidRPr="0026586A" w:rsidRDefault="0026586A">
      <w:pPr>
        <w:rPr>
          <w:ins w:id="3495" w:author="Eric Boisvert" w:date="2016-01-19T21:01:00Z"/>
        </w:rPr>
      </w:pPr>
    </w:p>
    <w:p w14:paraId="6E96A960" w14:textId="053C0195" w:rsidR="0026586A" w:rsidRDefault="0026586A" w:rsidP="00E966AA">
      <w:pPr>
        <w:rPr>
          <w:ins w:id="3496" w:author="Eric Boisvert" w:date="2016-01-19T21:02:00Z"/>
        </w:rPr>
      </w:pPr>
      <w:ins w:id="3497"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3498" w:author="Eric Boisvert" w:date="2016-01-19T21:02:00Z"/>
        </w:rPr>
        <w:pPrChange w:id="3499" w:author="Eric Boisvert" w:date="2016-01-19T21:03:00Z">
          <w:pPr/>
        </w:pPrChange>
      </w:pPr>
      <w:ins w:id="3500" w:author="Eric Boisvert" w:date="2016-01-19T21:03:00Z">
        <w:r>
          <w:t>c</w:t>
        </w:r>
      </w:ins>
      <w:ins w:id="3501" w:author="Eric Boisvert" w:date="2016-01-19T21:02:00Z">
        <w:r w:rsidRPr="0026586A">
          <w:t>itation</w:t>
        </w:r>
      </w:ins>
    </w:p>
    <w:p w14:paraId="096255E1" w14:textId="304C10D4" w:rsidR="0026586A" w:rsidRDefault="0026586A" w:rsidP="00E966AA">
      <w:ins w:id="3502" w:author="Eric Boisvert" w:date="2016-01-19T21:02:00Z">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3503" w:name="BKM_79050478_59B4_46CF_B3EE_2B3B979B34B2"/>
      <w:bookmarkStart w:id="3504" w:name="BKM_49851DB0_5102_456A_B25E_E5E16C13E2EB"/>
      <w:bookmarkStart w:id="3505" w:name="BKM_B16CD918_4034_47F7_9393_204D6BE54C10"/>
      <w:bookmarkEnd w:id="3503"/>
      <w:bookmarkEnd w:id="3504"/>
      <w:bookmarkEnd w:id="3505"/>
      <w:r>
        <w:t>Image</w:t>
      </w:r>
    </w:p>
    <w:p w14:paraId="16C55310" w14:textId="77777777" w:rsidR="0026586A" w:rsidRDefault="0026586A" w:rsidP="00E966AA">
      <w:pPr>
        <w:rPr>
          <w:ins w:id="3506" w:author="Eric Boisvert" w:date="2016-01-19T21:03:00Z"/>
        </w:rPr>
      </w:pPr>
    </w:p>
    <w:p w14:paraId="5C92B4AE" w14:textId="23A4DA7F" w:rsidR="00E966AA" w:rsidRDefault="0026586A" w:rsidP="00E966AA">
      <w:ins w:id="3507" w:author="Eric Boisvert" w:date="2016-01-19T21:03:00Z">
        <w:r>
          <w:t>The Image class is u</w:t>
        </w:r>
      </w:ins>
      <w:del w:id="3508" w:author="Eric Boisvert" w:date="2016-01-19T21:03:00Z">
        <w:r w:rsidR="00E966AA" w:rsidDel="0026586A">
          <w:delText>U</w:delText>
        </w:r>
      </w:del>
      <w:r w:rsidR="00E966AA">
        <w:t>se</w:t>
      </w:r>
      <w:ins w:id="3509"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B95F74"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510" w:author="Eric Boisvert" w:date="2016-01-19T19:09:00Z">
        <w:r w:rsidR="00302FB5">
          <w:rPr>
            <w:noProof/>
          </w:rPr>
          <w:t>93</w:t>
        </w:r>
      </w:ins>
      <w:del w:id="3511"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3512"/>
      <w:r>
        <w:t xml:space="preserve">When the image is available online, </w:t>
      </w:r>
      <w:del w:id="3513" w:author="Eric Boisvert" w:date="2016-01-19T21:03:00Z">
        <w:r w:rsidR="00F67178" w:rsidDel="0026586A">
          <w:delText>the description field should provide a link to it.</w:delText>
        </w:r>
        <w:commentRangeEnd w:id="3512"/>
        <w:r w:rsidR="00F67178" w:rsidDel="0026586A">
          <w:rPr>
            <w:rStyle w:val="CommentReference"/>
          </w:rPr>
          <w:commentReference w:id="3512"/>
        </w:r>
      </w:del>
      <w:ins w:id="3514"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3515"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3516"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18F209B" w:rsidR="00F67178" w:rsidRDefault="00F67178" w:rsidP="00E966AA">
      <w:r>
        <w:t xml:space="preserve">The </w:t>
      </w:r>
      <w:del w:id="3517" w:author="Eric Boisvert" w:date="2016-01-19T21:06:00Z">
        <w:r w:rsidDel="00F701C7">
          <w:delText xml:space="preserve">process </w:delText>
        </w:r>
      </w:del>
      <w:ins w:id="3518" w:author="Eric Boisvert" w:date="2016-01-19T21:06:00Z">
        <w:r w:rsidR="00F701C7">
          <w:t xml:space="preserve">samplingMethod (inherited from 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519" w:name="_Toc439943486"/>
      <w:r>
        <w:t>Geochronology</w:t>
      </w:r>
      <w:bookmarkEnd w:id="351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B95F74"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20" w:author="Eric Boisvert" w:date="2016-01-19T19:09:00Z">
        <w:r w:rsidR="00302FB5">
          <w:rPr>
            <w:noProof/>
          </w:rPr>
          <w:t>94</w:t>
        </w:r>
      </w:ins>
      <w:del w:id="352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522" w:name="BKM_A1B6B909_67BC_419F_AEF9_8696BB63F29E"/>
      <w:bookmarkEnd w:id="3522"/>
      <w:r>
        <w:t>GeochronologicInterpretation</w:t>
      </w:r>
    </w:p>
    <w:p w14:paraId="51A07AE7" w14:textId="77777777" w:rsidR="007F7DE0" w:rsidRDefault="007F7DE0" w:rsidP="007F7DE0"/>
    <w:p w14:paraId="33E713BD" w14:textId="4687A314" w:rsidR="007F7DE0" w:rsidRDefault="00F701C7" w:rsidP="007F7DE0">
      <w:ins w:id="3523" w:author="Eric Boisvert" w:date="2016-01-19T21:07:00Z">
        <w:r>
          <w:lastRenderedPageBreak/>
          <w:t>A GeochronologicInterpretation is a</w:t>
        </w:r>
      </w:ins>
      <w:del w:id="3524"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B95F74"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25" w:author="Eric Boisvert" w:date="2016-01-19T19:09:00Z">
        <w:r w:rsidR="00302FB5">
          <w:rPr>
            <w:noProof/>
          </w:rPr>
          <w:t>95</w:t>
        </w:r>
      </w:ins>
      <w:del w:id="3526"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3527" w:author="Eric Boisvert" w:date="2016-01-19T21:08:00Z"/>
        </w:rPr>
        <w:pPrChange w:id="3528" w:author="Eric Boisvert" w:date="2016-01-19T21:08:00Z">
          <w:pPr/>
        </w:pPrChange>
      </w:pPr>
      <w:ins w:id="3529" w:author="Eric Boisvert" w:date="2016-01-19T21:07:00Z">
        <w:r w:rsidRPr="00F701C7">
          <w:t>interpretedAge</w:t>
        </w:r>
      </w:ins>
    </w:p>
    <w:p w14:paraId="700C1C18" w14:textId="77777777" w:rsidR="00F701C7" w:rsidRPr="00F701C7" w:rsidRDefault="00F701C7">
      <w:pPr>
        <w:rPr>
          <w:ins w:id="3530" w:author="Eric Boisvert" w:date="2016-01-19T21:07:00Z"/>
        </w:rPr>
      </w:pPr>
    </w:p>
    <w:p w14:paraId="31BC4387" w14:textId="46CE7B16" w:rsidR="00F701C7" w:rsidRPr="00F701C7" w:rsidRDefault="00F701C7">
      <w:pPr>
        <w:rPr>
          <w:lang w:val="en-CA"/>
          <w:rPrChange w:id="3531" w:author="Eric Boisvert" w:date="2016-01-19T21:07:00Z">
            <w:rPr/>
          </w:rPrChange>
        </w:rPr>
      </w:pPr>
      <w:ins w:id="3532" w:author="Eric Boisvert" w:date="2016-01-19T21:07:00Z">
        <w:r>
          <w:t xml:space="preserve">The </w:t>
        </w:r>
        <w:r w:rsidRPr="00D970E9">
          <w:rPr>
            <w:lang w:val="en-CA"/>
          </w:rPr>
          <w:t>interpretedAge</w:t>
        </w:r>
        <w:r>
          <w:rPr>
            <w:lang w:val="en-CA"/>
          </w:rPr>
          <w:t xml:space="preserve"> property shall be an association between a </w:t>
        </w:r>
      </w:ins>
      <w:ins w:id="3533"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3534" w:author="Eric Boisvert" w:date="2016-01-19T21:08:00Z"/>
          <w:lang w:val="en-CA"/>
        </w:rPr>
        <w:pPrChange w:id="3535" w:author="Eric Boisvert" w:date="2016-01-19T21:09:00Z">
          <w:pPr>
            <w:autoSpaceDE w:val="0"/>
            <w:autoSpaceDN w:val="0"/>
            <w:adjustRightInd w:val="0"/>
            <w:spacing w:after="0" w:line="240" w:lineRule="atLeast"/>
          </w:pPr>
        </w:pPrChange>
      </w:pPr>
      <w:ins w:id="3536" w:author="Eric Boisvert" w:date="2016-01-19T21:08:00Z">
        <w:r w:rsidRPr="00F701C7">
          <w:rPr>
            <w:lang w:val="en-CA"/>
          </w:rPr>
          <w:t>isotopicEvent</w:t>
        </w:r>
      </w:ins>
    </w:p>
    <w:p w14:paraId="355DE665" w14:textId="185D9AB2" w:rsidR="00F701C7" w:rsidRDefault="00F701C7">
      <w:pPr>
        <w:rPr>
          <w:ins w:id="3537" w:author="Eric Boisvert" w:date="2016-01-19T21:09:00Z"/>
          <w:lang w:val="en-CA"/>
        </w:rPr>
        <w:pPrChange w:id="3538" w:author="Eric Boisvert" w:date="2016-01-19T21:09:00Z">
          <w:pPr>
            <w:autoSpaceDE w:val="0"/>
            <w:autoSpaceDN w:val="0"/>
            <w:adjustRightInd w:val="0"/>
            <w:spacing w:after="0" w:line="240" w:lineRule="atLeast"/>
          </w:pPr>
        </w:pPrChange>
      </w:pPr>
      <w:ins w:id="3539" w:author="Eric Boisvert" w:date="2016-01-19T21:08:00Z">
        <w:r>
          <w:rPr>
            <w:lang w:val="en-CA"/>
          </w:rPr>
          <w:lastRenderedPageBreak/>
          <w:t>The isotopicEvent:IsotopicEven</w:t>
        </w:r>
      </w:ins>
      <w:ins w:id="3540" w:author="Eric Boisvert" w:date="2016-01-19T21:09:00Z">
        <w:r>
          <w:rPr>
            <w:lang w:val="en-CA"/>
          </w:rPr>
          <w:t>t</w:t>
        </w:r>
      </w:ins>
      <w:ins w:id="3541" w:author="Eric Boisvert" w:date="2016-01-19T21:08:00Z">
        <w:r>
          <w:rPr>
            <w:lang w:val="en-CA"/>
          </w:rPr>
          <w:t xml:space="preserve">Type </w:t>
        </w:r>
      </w:ins>
      <w:ins w:id="3542"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3543" w:author="Eric Boisvert" w:date="2016-01-19T21:11:00Z"/>
          <w:lang w:val="en-CA"/>
        </w:rPr>
        <w:pPrChange w:id="3544" w:author="Eric Boisvert" w:date="2016-01-19T21:11:00Z">
          <w:pPr>
            <w:autoSpaceDE w:val="0"/>
            <w:autoSpaceDN w:val="0"/>
            <w:adjustRightInd w:val="0"/>
            <w:spacing w:after="0" w:line="240" w:lineRule="atLeast"/>
          </w:pPr>
        </w:pPrChange>
      </w:pPr>
      <w:ins w:id="3545" w:author="Eric Boisvert" w:date="2016-01-19T21:09:00Z">
        <w:r w:rsidRPr="00F701C7">
          <w:rPr>
            <w:lang w:val="en-CA"/>
          </w:rPr>
          <w:t>isotopicSystem</w:t>
        </w:r>
      </w:ins>
    </w:p>
    <w:p w14:paraId="19E409B4" w14:textId="77777777" w:rsidR="00F701C7" w:rsidRPr="00F701C7" w:rsidRDefault="00F701C7">
      <w:pPr>
        <w:rPr>
          <w:ins w:id="3546" w:author="Eric Boisvert" w:date="2016-01-19T21:10:00Z"/>
          <w:lang w:val="en-CA"/>
        </w:rPr>
        <w:pPrChange w:id="3547" w:author="Eric Boisvert" w:date="2016-01-19T21:11:00Z">
          <w:pPr>
            <w:autoSpaceDE w:val="0"/>
            <w:autoSpaceDN w:val="0"/>
            <w:adjustRightInd w:val="0"/>
            <w:spacing w:after="0" w:line="240" w:lineRule="atLeast"/>
          </w:pPr>
        </w:pPrChange>
      </w:pPr>
    </w:p>
    <w:p w14:paraId="1FB12F95" w14:textId="3C120203" w:rsidR="00F701C7" w:rsidRDefault="00F701C7">
      <w:pPr>
        <w:rPr>
          <w:ins w:id="3548" w:author="Eric Boisvert" w:date="2016-01-19T21:11:00Z"/>
          <w:lang w:val="en-CA"/>
        </w:rPr>
        <w:pPrChange w:id="3549" w:author="Eric Boisvert" w:date="2016-01-19T21:09:00Z">
          <w:pPr>
            <w:autoSpaceDE w:val="0"/>
            <w:autoSpaceDN w:val="0"/>
            <w:adjustRightInd w:val="0"/>
            <w:spacing w:after="0" w:line="240" w:lineRule="atLeast"/>
          </w:pPr>
        </w:pPrChange>
      </w:pPr>
      <w:ins w:id="3550" w:author="Eric Boisvert" w:date="2016-01-19T21:10:00Z">
        <w:r>
          <w:rPr>
            <w:lang w:val="en-CA"/>
          </w:rPr>
          <w:t xml:space="preserve">The property isotopicSystem:IsotopicSystemName shall contain a term from a controlled vocabulary that </w:t>
        </w:r>
      </w:ins>
      <w:ins w:id="3551"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3552" w:author="Eric Boisvert" w:date="2016-01-19T21:11:00Z"/>
          <w:lang w:val="en-CA"/>
        </w:rPr>
        <w:pPrChange w:id="3553" w:author="Eric Boisvert" w:date="2016-01-19T21:12:00Z">
          <w:pPr>
            <w:autoSpaceDE w:val="0"/>
            <w:autoSpaceDN w:val="0"/>
            <w:adjustRightInd w:val="0"/>
            <w:spacing w:after="0" w:line="240" w:lineRule="atLeast"/>
          </w:pPr>
        </w:pPrChange>
      </w:pPr>
      <w:ins w:id="3554" w:author="Eric Boisvert" w:date="2016-01-19T21:11:00Z">
        <w:r>
          <w:rPr>
            <w:lang w:val="en-CA"/>
          </w:rPr>
          <w:t>statisticalMethod</w:t>
        </w:r>
      </w:ins>
    </w:p>
    <w:p w14:paraId="7CE82D3C" w14:textId="77777777" w:rsidR="00F701C7" w:rsidRDefault="00F701C7">
      <w:pPr>
        <w:rPr>
          <w:ins w:id="3555" w:author="Eric Boisvert" w:date="2016-01-19T21:12:00Z"/>
          <w:lang w:val="en-CA"/>
        </w:rPr>
        <w:pPrChange w:id="3556" w:author="Eric Boisvert" w:date="2016-01-19T21:09:00Z">
          <w:pPr>
            <w:autoSpaceDE w:val="0"/>
            <w:autoSpaceDN w:val="0"/>
            <w:adjustRightInd w:val="0"/>
            <w:spacing w:after="0" w:line="240" w:lineRule="atLeast"/>
          </w:pPr>
        </w:pPrChange>
      </w:pPr>
    </w:p>
    <w:p w14:paraId="47FAF8ED" w14:textId="719BB128" w:rsidR="00F701C7" w:rsidRDefault="00F701C7">
      <w:pPr>
        <w:rPr>
          <w:ins w:id="3557" w:author="Eric Boisvert" w:date="2016-01-19T21:08:00Z"/>
          <w:lang w:val="en-CA"/>
        </w:rPr>
        <w:pPrChange w:id="3558" w:author="Eric Boisvert" w:date="2016-01-19T21:09:00Z">
          <w:pPr>
            <w:autoSpaceDE w:val="0"/>
            <w:autoSpaceDN w:val="0"/>
            <w:adjustRightInd w:val="0"/>
            <w:spacing w:after="0" w:line="240" w:lineRule="atLeast"/>
          </w:pPr>
        </w:pPrChange>
      </w:pPr>
      <w:ins w:id="3559"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3560"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3561" w:author="Eric Boisvert" w:date="2016-01-19T21:12:00Z"/>
          <w:lang w:val="en-CA"/>
        </w:rPr>
        <w:pPrChange w:id="3562" w:author="Eric Boisvert" w:date="2016-01-19T21:13:00Z">
          <w:pPr>
            <w:autoSpaceDE w:val="0"/>
            <w:autoSpaceDN w:val="0"/>
            <w:adjustRightInd w:val="0"/>
            <w:spacing w:after="0" w:line="240" w:lineRule="atLeast"/>
          </w:pPr>
        </w:pPrChange>
      </w:pPr>
      <w:ins w:id="3563"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3564" w:author="Eric Boisvert" w:date="2016-01-19T21:12:00Z"/>
          <w:rFonts w:ascii="Calibri" w:hAnsi="Calibri" w:cs="Arial"/>
          <w:b/>
          <w:bCs/>
          <w:color w:val="000000"/>
          <w:sz w:val="20"/>
          <w:lang w:val="en-CA"/>
        </w:rPr>
      </w:pPr>
    </w:p>
    <w:p w14:paraId="6A85A9C3" w14:textId="5BBB493B" w:rsidR="00F701C7" w:rsidRDefault="00F701C7">
      <w:pPr>
        <w:rPr>
          <w:ins w:id="3565" w:author="Eric Boisvert" w:date="2016-01-19T21:13:00Z"/>
          <w:lang w:val="en-CA"/>
        </w:rPr>
        <w:pPrChange w:id="3566" w:author="Eric Boisvert" w:date="2016-01-19T21:13:00Z">
          <w:pPr>
            <w:autoSpaceDE w:val="0"/>
            <w:autoSpaceDN w:val="0"/>
            <w:adjustRightInd w:val="0"/>
            <w:spacing w:after="0" w:line="240" w:lineRule="atLeast"/>
          </w:pPr>
        </w:pPrChange>
      </w:pPr>
      <w:ins w:id="3567"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3568"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3569" w:author="Eric Boisvert" w:date="2016-01-19T21:14:00Z"/>
          <w:lang w:val="en-CA"/>
        </w:rPr>
        <w:pPrChange w:id="3570" w:author="Eric Boisvert" w:date="2016-01-19T21:14:00Z">
          <w:pPr>
            <w:autoSpaceDE w:val="0"/>
            <w:autoSpaceDN w:val="0"/>
            <w:adjustRightInd w:val="0"/>
            <w:spacing w:after="0" w:line="240" w:lineRule="atLeast"/>
          </w:pPr>
        </w:pPrChange>
      </w:pPr>
      <w:ins w:id="3571" w:author="Eric Boisvert" w:date="2016-01-19T21:14:00Z">
        <w:r>
          <w:rPr>
            <w:lang w:val="en-CA"/>
          </w:rPr>
          <w:t>c</w:t>
        </w:r>
      </w:ins>
      <w:ins w:id="3572" w:author="Eric Boisvert" w:date="2016-01-19T21:13:00Z">
        <w:r w:rsidRPr="00F701C7">
          <w:rPr>
            <w:lang w:val="en-CA"/>
          </w:rPr>
          <w:t>itation</w:t>
        </w:r>
      </w:ins>
    </w:p>
    <w:p w14:paraId="141954F9" w14:textId="77777777" w:rsidR="00F701C7" w:rsidRPr="00F701C7" w:rsidRDefault="00F701C7">
      <w:pPr>
        <w:rPr>
          <w:ins w:id="3573" w:author="Eric Boisvert" w:date="2016-01-19T21:13:00Z"/>
          <w:lang w:val="en-CA"/>
        </w:rPr>
        <w:pPrChange w:id="3574" w:author="Eric Boisvert" w:date="2016-01-19T21:14:00Z">
          <w:pPr>
            <w:autoSpaceDE w:val="0"/>
            <w:autoSpaceDN w:val="0"/>
            <w:adjustRightInd w:val="0"/>
            <w:spacing w:after="0" w:line="240" w:lineRule="atLeast"/>
          </w:pPr>
        </w:pPrChange>
      </w:pPr>
    </w:p>
    <w:p w14:paraId="78C03161" w14:textId="54D1EA60" w:rsidR="00F701C7" w:rsidRDefault="00F701C7">
      <w:pPr>
        <w:rPr>
          <w:ins w:id="3575" w:author="Eric Boisvert" w:date="2016-01-19T21:14:00Z"/>
          <w:lang w:val="en-CA"/>
        </w:rPr>
        <w:pPrChange w:id="3576" w:author="Eric Boisvert" w:date="2016-01-19T21:14:00Z">
          <w:pPr>
            <w:autoSpaceDE w:val="0"/>
            <w:autoSpaceDN w:val="0"/>
            <w:adjustRightInd w:val="0"/>
            <w:spacing w:after="0" w:line="240" w:lineRule="atLeast"/>
          </w:pPr>
        </w:pPrChange>
      </w:pPr>
      <w:ins w:id="3577"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3578"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3579" w:author="Eric Boisvert" w:date="2016-01-19T21:15:00Z"/>
          <w:lang w:val="en-CA"/>
        </w:rPr>
        <w:pPrChange w:id="3580" w:author="Eric Boisvert" w:date="2016-01-19T21:15:00Z">
          <w:pPr>
            <w:autoSpaceDE w:val="0"/>
            <w:autoSpaceDN w:val="0"/>
            <w:adjustRightInd w:val="0"/>
            <w:spacing w:after="0" w:line="240" w:lineRule="atLeast"/>
          </w:pPr>
        </w:pPrChange>
      </w:pPr>
      <w:ins w:id="3581" w:author="Eric Boisvert" w:date="2016-01-19T21:14:00Z">
        <w:r w:rsidRPr="00F701C7">
          <w:rPr>
            <w:lang w:val="en-CA"/>
          </w:rPr>
          <w:t>preferredInterpretation</w:t>
        </w:r>
      </w:ins>
    </w:p>
    <w:p w14:paraId="68AC4B13" w14:textId="77777777" w:rsidR="00F701C7" w:rsidRPr="00F701C7" w:rsidRDefault="00F701C7">
      <w:pPr>
        <w:rPr>
          <w:ins w:id="3582" w:author="Eric Boisvert" w:date="2016-01-19T21:14:00Z"/>
          <w:lang w:val="en-CA"/>
        </w:rPr>
        <w:pPrChange w:id="3583" w:author="Eric Boisvert" w:date="2016-01-19T21:15:00Z">
          <w:pPr>
            <w:autoSpaceDE w:val="0"/>
            <w:autoSpaceDN w:val="0"/>
            <w:adjustRightInd w:val="0"/>
            <w:spacing w:after="0" w:line="240" w:lineRule="atLeast"/>
          </w:pPr>
        </w:pPrChange>
      </w:pPr>
    </w:p>
    <w:p w14:paraId="35D365C2" w14:textId="48FB3851" w:rsidR="00F701C7" w:rsidRDefault="00F701C7">
      <w:pPr>
        <w:rPr>
          <w:ins w:id="3584" w:author="Eric Boisvert" w:date="2016-01-19T21:15:00Z"/>
          <w:lang w:val="en-CA"/>
        </w:rPr>
        <w:pPrChange w:id="3585" w:author="Eric Boisvert" w:date="2016-01-19T21:14:00Z">
          <w:pPr>
            <w:autoSpaceDE w:val="0"/>
            <w:autoSpaceDN w:val="0"/>
            <w:adjustRightInd w:val="0"/>
            <w:spacing w:after="0" w:line="240" w:lineRule="atLeast"/>
          </w:pPr>
        </w:pPrChange>
      </w:pPr>
      <w:ins w:id="3586" w:author="Eric Boisvert" w:date="2016-01-19T21:14:00Z">
        <w:r>
          <w:rPr>
            <w:lang w:val="en-CA"/>
          </w:rPr>
          <w:t xml:space="preserve">The property </w:t>
        </w:r>
        <w:r w:rsidRPr="00F701C7">
          <w:rPr>
            <w:lang w:val="en-CA"/>
          </w:rPr>
          <w:t>preferredInterpretation</w:t>
        </w:r>
        <w:r>
          <w:rPr>
            <w:lang w:val="en-CA"/>
          </w:rPr>
          <w:t xml:space="preserve">:Boolean shall </w:t>
        </w:r>
      </w:ins>
      <w:ins w:id="3587"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3588" w:author="Eric Boisvert" w:date="2016-01-19T21:17:00Z"/>
          <w:lang w:val="en-CA"/>
        </w:rPr>
        <w:pPrChange w:id="3589" w:author="Eric Boisvert" w:date="2016-01-19T21:17:00Z">
          <w:pPr>
            <w:autoSpaceDE w:val="0"/>
            <w:autoSpaceDN w:val="0"/>
            <w:adjustRightInd w:val="0"/>
            <w:spacing w:after="0" w:line="240" w:lineRule="atLeast"/>
          </w:pPr>
        </w:pPrChange>
      </w:pPr>
      <w:ins w:id="3590" w:author="Eric Boisvert" w:date="2016-01-19T21:15:00Z">
        <w:r w:rsidRPr="00F701C7">
          <w:rPr>
            <w:lang w:val="en-CA"/>
          </w:rPr>
          <w:t>sourceCollection</w:t>
        </w:r>
      </w:ins>
    </w:p>
    <w:p w14:paraId="16AF0AE8" w14:textId="77777777" w:rsidR="00437ED0" w:rsidRPr="00437ED0" w:rsidRDefault="00437ED0">
      <w:pPr>
        <w:rPr>
          <w:ins w:id="3591" w:author="Eric Boisvert" w:date="2016-01-19T21:15:00Z"/>
          <w:lang w:val="en-CA"/>
        </w:rPr>
        <w:pPrChange w:id="3592" w:author="Eric Boisvert" w:date="2016-01-19T21:17:00Z">
          <w:pPr>
            <w:autoSpaceDE w:val="0"/>
            <w:autoSpaceDN w:val="0"/>
            <w:adjustRightInd w:val="0"/>
            <w:spacing w:after="0" w:line="240" w:lineRule="atLeast"/>
          </w:pPr>
        </w:pPrChange>
      </w:pPr>
    </w:p>
    <w:p w14:paraId="6F66BB76" w14:textId="6E964A58" w:rsidR="00F701C7" w:rsidRDefault="00F701C7">
      <w:pPr>
        <w:rPr>
          <w:ins w:id="3593" w:author="Eric Boisvert" w:date="2016-01-19T21:13:00Z"/>
          <w:lang w:val="en-CA"/>
        </w:rPr>
        <w:pPrChange w:id="3594" w:author="Eric Boisvert" w:date="2016-01-19T21:14:00Z">
          <w:pPr>
            <w:autoSpaceDE w:val="0"/>
            <w:autoSpaceDN w:val="0"/>
            <w:adjustRightInd w:val="0"/>
            <w:spacing w:after="0" w:line="240" w:lineRule="atLeast"/>
          </w:pPr>
        </w:pPrChange>
      </w:pPr>
      <w:ins w:id="3595"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r w:rsidRPr="00F701C7">
          <w:rPr>
            <w:lang w:val="en-CA"/>
          </w:rPr>
          <w:t>SF_SamplingFeatureCollection</w:t>
        </w:r>
      </w:ins>
      <w:ins w:id="3596" w:author="Eric Boisvert" w:date="2016-01-19T21:16:00Z">
        <w:r>
          <w:rPr>
            <w:lang w:val="en-CA"/>
          </w:rPr>
          <w:t xml:space="preserve"> that lists </w:t>
        </w:r>
        <w:r w:rsidR="00437ED0">
          <w:rPr>
            <w:lang w:val="en-CA"/>
          </w:rPr>
          <w:t>a collection of 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3597" w:author="Eric Boisvert" w:date="2016-01-19T21:17:00Z">
        <w:r w:rsidR="00437ED0">
          <w:rPr>
            <w:lang w:val="en-CA"/>
          </w:rPr>
          <w:t>, it</w:t>
        </w:r>
      </w:ins>
      <w:ins w:id="3598"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3599" w:name="BKM_0B1CA329_7FCB_4838_9738_F600EF3A8B04"/>
      <w:bookmarkStart w:id="3600" w:name="BKM_1D244EC3_ED85_479D_9C71_0F691EEBA5EA"/>
      <w:bookmarkStart w:id="3601" w:name="BKM_9712572B_F199_4830_ACFD_E9764FB58028"/>
      <w:bookmarkStart w:id="3602" w:name="BKM_95947C71_177C_4EA6_8B4C_94C513E8FE7E"/>
      <w:bookmarkStart w:id="3603" w:name="BKM_F00B629C_EDB4_449B_8603_CDBBEFBA3576"/>
      <w:bookmarkStart w:id="3604" w:name="BKM_B465F0F6_D0B5_40C2_8492_D188CFF84ACF"/>
      <w:bookmarkStart w:id="3605" w:name="BKM_84CD8D11_428B_401E_A711_B019F6D0913D"/>
      <w:bookmarkStart w:id="3606" w:name="_Toc439943487"/>
      <w:bookmarkEnd w:id="3599"/>
      <w:bookmarkEnd w:id="3600"/>
      <w:bookmarkEnd w:id="3601"/>
      <w:bookmarkEnd w:id="3602"/>
      <w:bookmarkEnd w:id="3603"/>
      <w:bookmarkEnd w:id="3604"/>
      <w:bookmarkEnd w:id="3605"/>
      <w:r>
        <w:rPr>
          <w:lang w:val="en-CA"/>
        </w:rPr>
        <w:lastRenderedPageBreak/>
        <w:t>Geologic Specimen</w:t>
      </w:r>
      <w:bookmarkEnd w:id="3606"/>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B95F74"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07" w:author="Eric Boisvert" w:date="2016-01-19T19:09:00Z">
        <w:r w:rsidR="00302FB5">
          <w:rPr>
            <w:noProof/>
          </w:rPr>
          <w:t>96</w:t>
        </w:r>
      </w:ins>
      <w:del w:id="3608"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609" w:author="Eric Boisvert" w:date="2015-10-30T09:04:00Z"/>
        </w:rPr>
      </w:pPr>
    </w:p>
    <w:p w14:paraId="1E73370E" w14:textId="35931A19" w:rsidR="00DD569C" w:rsidDel="004D3EF3" w:rsidRDefault="00DD569C" w:rsidP="00672D0D">
      <w:pPr>
        <w:rPr>
          <w:del w:id="3610"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B95F74"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11" w:author="Eric Boisvert" w:date="2016-01-19T19:09:00Z">
        <w:r w:rsidR="00302FB5">
          <w:rPr>
            <w:noProof/>
          </w:rPr>
          <w:t>97</w:t>
        </w:r>
      </w:ins>
      <w:del w:id="3612" w:author="Eric Boisvert" w:date="2015-10-30T04:23:00Z">
        <w:r w:rsidR="00090DCF" w:rsidDel="007D2867">
          <w:rPr>
            <w:noProof/>
          </w:rPr>
          <w:delText>78</w:delText>
        </w:r>
      </w:del>
      <w:r w:rsidR="00673E83">
        <w:rPr>
          <w:noProof/>
        </w:rPr>
        <w:fldChar w:fldCharType="end"/>
      </w:r>
      <w:r>
        <w:t>: Reference specimen</w:t>
      </w:r>
      <w:ins w:id="3613" w:author="Eric Boisvert" w:date="2016-01-19T21:18:00Z">
        <w:r w:rsidR="00437ED0">
          <w:t xml:space="preserve"> context diagram</w:t>
        </w:r>
      </w:ins>
    </w:p>
    <w:p w14:paraId="12F5F644" w14:textId="48518A83" w:rsidR="00672D0D" w:rsidRDefault="00437ED0">
      <w:pPr>
        <w:pStyle w:val="Heading5"/>
        <w:rPr>
          <w:ins w:id="3614" w:author="Eric Boisvert" w:date="2016-01-19T21:18:00Z"/>
        </w:rPr>
        <w:pPrChange w:id="3615" w:author="Eric Boisvert" w:date="2016-01-19T21:18:00Z">
          <w:pPr/>
        </w:pPrChange>
      </w:pPr>
      <w:ins w:id="3616" w:author="Eric Boisvert" w:date="2016-01-19T21:18:00Z">
        <w:r w:rsidRPr="00437ED0">
          <w:t>referenceDescription</w:t>
        </w:r>
      </w:ins>
    </w:p>
    <w:p w14:paraId="0736FF22" w14:textId="77777777" w:rsidR="00437ED0" w:rsidRPr="00437ED0" w:rsidRDefault="00437ED0">
      <w:pPr>
        <w:rPr>
          <w:ins w:id="3617" w:author="Eric Boisvert" w:date="2016-01-19T21:18:00Z"/>
        </w:rPr>
      </w:pPr>
    </w:p>
    <w:p w14:paraId="7B3BAECF" w14:textId="222E079E" w:rsidR="00437ED0" w:rsidRDefault="00437ED0" w:rsidP="00672D0D">
      <w:ins w:id="3618"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3619" w:author="Eric Boisvert" w:date="2016-01-19T21:19:00Z"/>
          <w:lang w:val="en-CA"/>
        </w:rPr>
        <w:pPrChange w:id="3620" w:author="Eric Boisvert" w:date="2016-01-19T21:19:00Z">
          <w:pPr>
            <w:autoSpaceDE w:val="0"/>
            <w:autoSpaceDN w:val="0"/>
            <w:adjustRightInd w:val="0"/>
            <w:spacing w:after="0" w:line="240" w:lineRule="atLeast"/>
          </w:pPr>
        </w:pPrChange>
      </w:pPr>
      <w:bookmarkStart w:id="3621" w:name="BKM_A953E1E0_629C_4E85_A72E_737CDDDCFAE9"/>
      <w:bookmarkEnd w:id="3621"/>
      <w:ins w:id="3622" w:author="Eric Boisvert" w:date="2016-01-19T21:19:00Z">
        <w:r>
          <w:rPr>
            <w:lang w:val="en-CA"/>
          </w:rPr>
          <w:t>usedIn</w:t>
        </w:r>
      </w:ins>
    </w:p>
    <w:p w14:paraId="77084927" w14:textId="77777777" w:rsidR="00437ED0" w:rsidRPr="00437ED0" w:rsidRDefault="00437ED0">
      <w:pPr>
        <w:rPr>
          <w:ins w:id="3623" w:author="Eric Boisvert" w:date="2016-01-19T21:19:00Z"/>
          <w:lang w:val="en-CA"/>
        </w:rPr>
        <w:pPrChange w:id="3624" w:author="Eric Boisvert" w:date="2016-01-19T21:19:00Z">
          <w:pPr>
            <w:autoSpaceDE w:val="0"/>
            <w:autoSpaceDN w:val="0"/>
            <w:adjustRightInd w:val="0"/>
            <w:spacing w:after="0" w:line="240" w:lineRule="atLeast"/>
          </w:pPr>
        </w:pPrChange>
      </w:pPr>
    </w:p>
    <w:p w14:paraId="63E675CB" w14:textId="63CE2903" w:rsidR="00437ED0" w:rsidRDefault="00437ED0">
      <w:pPr>
        <w:rPr>
          <w:ins w:id="3625" w:author="Eric Boisvert" w:date="2016-01-19T21:19:00Z"/>
          <w:lang w:val="en-CA"/>
        </w:rPr>
        <w:pPrChange w:id="3626" w:author="Eric Boisvert" w:date="2016-01-19T21:19:00Z">
          <w:pPr>
            <w:autoSpaceDE w:val="0"/>
            <w:autoSpaceDN w:val="0"/>
            <w:adjustRightInd w:val="0"/>
            <w:spacing w:after="0" w:line="240" w:lineRule="atLeast"/>
          </w:pPr>
        </w:pPrChange>
      </w:pPr>
      <w:ins w:id="3627"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3628"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3629" w:name="BKM_01360702_0FF9_4329_8A24_6080B84F3852"/>
      <w:bookmarkEnd w:id="3629"/>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3630" w:author="Eric Boisvert" w:date="2016-01-19T21:20:00Z">
        <w:r w:rsidRPr="00437ED0">
          <w:rPr>
            <w:lang w:val="en-CA"/>
          </w:rPr>
          <w:t>GeologicSpecimenPreparation</w:t>
        </w:r>
        <w:r>
          <w:rPr>
            <w:lang w:val="en-CA"/>
          </w:rPr>
          <w:t xml:space="preserve"> is a</w:t>
        </w:r>
      </w:ins>
      <w:del w:id="3631"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B95F74">
      <w:pPr>
        <w:keepNext/>
        <w:rPr>
          <w:ins w:id="3632" w:author="Eric Boisvert" w:date="2015-11-28T15:54:00Z"/>
        </w:rPr>
        <w:pPrChange w:id="3633" w:author="Eric Boisvert" w:date="2015-11-28T15:54:00Z">
          <w:pPr/>
        </w:pPrChange>
      </w:pPr>
      <w:ins w:id="3634"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Caption"/>
        <w:rPr>
          <w:lang w:val="en-CA"/>
        </w:rPr>
        <w:pPrChange w:id="3635" w:author="Eric Boisvert" w:date="2015-11-28T15:54:00Z">
          <w:pPr/>
        </w:pPrChange>
      </w:pPr>
      <w:ins w:id="3636" w:author="Eric Boisvert" w:date="2015-11-28T15:54:00Z">
        <w:r>
          <w:t xml:space="preserve">Figure </w:t>
        </w:r>
        <w:r>
          <w:fldChar w:fldCharType="begin"/>
        </w:r>
        <w:r>
          <w:instrText xml:space="preserve"> SEQ Figure \* ARABIC </w:instrText>
        </w:r>
      </w:ins>
      <w:r>
        <w:fldChar w:fldCharType="separate"/>
      </w:r>
      <w:ins w:id="3637" w:author="Eric Boisvert" w:date="2016-01-19T19:09:00Z">
        <w:r w:rsidR="00302FB5">
          <w:rPr>
            <w:noProof/>
          </w:rPr>
          <w:t>98</w:t>
        </w:r>
      </w:ins>
      <w:ins w:id="3638" w:author="Eric Boisvert" w:date="2015-11-28T15:54:00Z">
        <w:r>
          <w:fldChar w:fldCharType="end"/>
        </w:r>
        <w:r>
          <w:t xml:space="preserve"> : Geologic specimen preparation</w:t>
        </w:r>
      </w:ins>
      <w:ins w:id="3639" w:author="Eric Boisvert" w:date="2016-01-19T21:20:00Z">
        <w:r w:rsidR="00437ED0">
          <w:t xml:space="preserve"> context diagram</w:t>
        </w:r>
      </w:ins>
    </w:p>
    <w:p w14:paraId="26FAB876" w14:textId="70DC2A0F" w:rsidR="00DD288D" w:rsidRDefault="00437ED0">
      <w:pPr>
        <w:pStyle w:val="Heading5"/>
        <w:rPr>
          <w:ins w:id="3640" w:author="Eric Boisvert" w:date="2016-01-19T21:20:00Z"/>
          <w:lang w:val="en-CA"/>
        </w:rPr>
        <w:pPrChange w:id="3641" w:author="Eric Boisvert" w:date="2016-01-19T21:21:00Z">
          <w:pPr>
            <w:autoSpaceDE w:val="0"/>
            <w:autoSpaceDN w:val="0"/>
            <w:adjustRightInd w:val="0"/>
            <w:spacing w:after="0" w:line="240" w:lineRule="atLeast"/>
          </w:pPr>
        </w:pPrChange>
      </w:pPr>
      <w:bookmarkStart w:id="3642" w:name="BKM_99DC7785_B09A_4EA4_AE4E_BDEDC4CCA382"/>
      <w:bookmarkEnd w:id="3642"/>
      <w:ins w:id="3643"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3644" w:author="Eric Boisvert" w:date="2016-01-19T21:20:00Z"/>
          <w:rFonts w:cs="Arial"/>
          <w:color w:val="000000"/>
          <w:sz w:val="20"/>
          <w:lang w:val="en-CA"/>
        </w:rPr>
      </w:pPr>
    </w:p>
    <w:p w14:paraId="1E0B7C37" w14:textId="3DD1C3BF" w:rsidR="00437ED0" w:rsidRDefault="00437ED0">
      <w:pPr>
        <w:rPr>
          <w:ins w:id="3645" w:author="Eric Boisvert" w:date="2016-01-19T21:21:00Z"/>
          <w:lang w:val="en-CA"/>
        </w:rPr>
        <w:pPrChange w:id="3646" w:author="Eric Boisvert" w:date="2016-01-19T21:21:00Z">
          <w:pPr>
            <w:autoSpaceDE w:val="0"/>
            <w:autoSpaceDN w:val="0"/>
            <w:adjustRightInd w:val="0"/>
            <w:spacing w:after="0" w:line="240" w:lineRule="atLeast"/>
          </w:pPr>
        </w:pPrChange>
      </w:pPr>
      <w:ins w:id="3647"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3648"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3649" w:author="Eric Boisvert" w:date="2016-01-19T21:21:00Z"/>
          <w:lang w:val="en-CA"/>
        </w:rPr>
        <w:pPrChange w:id="3650"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3651" w:author="Eric Boisvert" w:date="2016-01-19T21:22:00Z"/>
        </w:rPr>
        <w:pPrChange w:id="3652" w:author="Eric Boisvert" w:date="2016-01-19T21:22:00Z">
          <w:pPr>
            <w:autoSpaceDE w:val="0"/>
            <w:autoSpaceDN w:val="0"/>
            <w:adjustRightInd w:val="0"/>
            <w:spacing w:after="0" w:line="240" w:lineRule="atLeast"/>
          </w:pPr>
        </w:pPrChange>
      </w:pPr>
      <w:ins w:id="3653" w:author="Eric Boisvert" w:date="2016-01-19T21:22:00Z">
        <w:r>
          <w:rPr>
            <w:lang w:val="en-CA"/>
          </w:rPr>
          <w:t>p</w:t>
        </w:r>
      </w:ins>
      <w:ins w:id="3654" w:author="Eric Boisvert" w:date="2016-01-19T21:21:00Z">
        <w:r w:rsidRPr="00D970E9">
          <w:rPr>
            <w:lang w:val="en-CA"/>
          </w:rPr>
          <w:t>arameter</w:t>
        </w:r>
      </w:ins>
      <w:ins w:id="3655" w:author="Eric Boisvert" w:date="2016-01-19T21:22:00Z">
        <w:r w:rsidRPr="00437ED0">
          <w:t xml:space="preserve"> </w:t>
        </w:r>
      </w:ins>
    </w:p>
    <w:p w14:paraId="2C52BA2B" w14:textId="77777777" w:rsidR="00437ED0" w:rsidRDefault="00437ED0">
      <w:pPr>
        <w:rPr>
          <w:ins w:id="3656" w:author="Eric Boisvert" w:date="2016-01-19T21:22:00Z"/>
          <w:rFonts w:ascii="Calibri" w:hAnsi="Calibri" w:cs="Arial"/>
          <w:b/>
          <w:bCs/>
          <w:color w:val="000000"/>
          <w:sz w:val="20"/>
          <w:lang w:val="en-CA"/>
        </w:rPr>
        <w:pPrChange w:id="3657" w:author="Eric Boisvert" w:date="2016-01-19T21:21:00Z">
          <w:pPr>
            <w:autoSpaceDE w:val="0"/>
            <w:autoSpaceDN w:val="0"/>
            <w:adjustRightInd w:val="0"/>
            <w:spacing w:after="0" w:line="240" w:lineRule="atLeast"/>
          </w:pPr>
        </w:pPrChange>
      </w:pPr>
    </w:p>
    <w:p w14:paraId="4F0B407A" w14:textId="515B081A" w:rsidR="00437ED0" w:rsidRDefault="00437ED0">
      <w:pPr>
        <w:rPr>
          <w:ins w:id="3658" w:author="Eric Boisvert" w:date="2016-01-19T21:22:00Z"/>
          <w:lang w:val="en-CA"/>
        </w:rPr>
        <w:pPrChange w:id="3659" w:author="Eric Boisvert" w:date="2016-01-19T21:22:00Z">
          <w:pPr>
            <w:autoSpaceDE w:val="0"/>
            <w:autoSpaceDN w:val="0"/>
            <w:adjustRightInd w:val="0"/>
            <w:spacing w:after="0" w:line="240" w:lineRule="atLeast"/>
          </w:pPr>
        </w:pPrChange>
      </w:pPr>
      <w:ins w:id="3660" w:author="Eric Boisvert" w:date="2016-01-19T21:22:00Z">
        <w:r w:rsidRPr="00437ED0">
          <w:rPr>
            <w:lang w:val="en-CA"/>
          </w:rPr>
          <w:lastRenderedPageBreak/>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3661" w:name="BKM_2563A400_6C3B_4942_8487_10D45BA1555F"/>
      <w:bookmarkStart w:id="3662" w:name="BKM_F3DE8415_7817_43D1_B72D_75E85103B0DD"/>
      <w:bookmarkEnd w:id="3661"/>
      <w:bookmarkEnd w:id="3662"/>
      <w:r>
        <w:rPr>
          <w:lang w:val="en-CA"/>
        </w:rPr>
        <w:t>GeologicSamplingMethod</w:t>
      </w:r>
    </w:p>
    <w:p w14:paraId="25E14C53" w14:textId="77777777" w:rsidR="00DD288D" w:rsidRDefault="00DD288D" w:rsidP="00DD288D">
      <w:pPr>
        <w:rPr>
          <w:lang w:val="en-CA"/>
        </w:rPr>
      </w:pPr>
    </w:p>
    <w:p w14:paraId="016B05C5" w14:textId="15251899" w:rsidR="00DD288D" w:rsidRPr="00DD288D" w:rsidRDefault="00437ED0" w:rsidP="00DD288D">
      <w:pPr>
        <w:rPr>
          <w:lang w:val="en-CA"/>
        </w:rPr>
      </w:pPr>
      <w:ins w:id="3663" w:author="Eric Boisvert" w:date="2016-01-19T21:23:00Z">
        <w:r w:rsidRPr="00437ED0">
          <w:rPr>
            <w:lang w:val="en-CA"/>
          </w:rPr>
          <w:t>GeologicSamplingMethod</w:t>
        </w:r>
        <w:r>
          <w:rPr>
            <w:lang w:val="en-CA"/>
          </w:rPr>
          <w:t xml:space="preserve"> is an i</w:t>
        </w:r>
      </w:ins>
      <w:del w:id="3664" w:author="Eric Boisvert" w:date="2016-01-19T21:23:00Z">
        <w:r w:rsidR="00DD288D" w:rsidRPr="00DD288D" w:rsidDel="00437ED0">
          <w:rPr>
            <w:lang w:val="en-CA"/>
          </w:rPr>
          <w:delText>I</w:delText>
        </w:r>
      </w:del>
      <w:r w:rsidR="00DD288D" w:rsidRPr="00DD288D">
        <w:rPr>
          <w:lang w:val="en-CA"/>
        </w:rPr>
        <w:t>mplementation of SF_Process to describe the method used to obtain a geologic specimen</w:t>
      </w:r>
      <w:ins w:id="3665"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B95F74">
      <w:pPr>
        <w:keepNext/>
        <w:rPr>
          <w:ins w:id="3666" w:author="Eric Boisvert" w:date="2015-11-28T15:52:00Z"/>
        </w:rPr>
        <w:pPrChange w:id="3667" w:author="Eric Boisvert" w:date="2015-11-28T15:52:00Z">
          <w:pPr/>
        </w:pPrChange>
      </w:pPr>
      <w:ins w:id="3668"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Caption"/>
        <w:rPr>
          <w:lang w:val="en-CA"/>
        </w:rPr>
        <w:pPrChange w:id="3669" w:author="Eric Boisvert" w:date="2015-11-28T15:52:00Z">
          <w:pPr/>
        </w:pPrChange>
      </w:pPr>
      <w:ins w:id="3670" w:author="Eric Boisvert" w:date="2015-11-28T15:52:00Z">
        <w:r>
          <w:t xml:space="preserve">Figure </w:t>
        </w:r>
        <w:r>
          <w:fldChar w:fldCharType="begin"/>
        </w:r>
        <w:r>
          <w:instrText xml:space="preserve"> SEQ Figure \* ARABIC </w:instrText>
        </w:r>
      </w:ins>
      <w:r>
        <w:fldChar w:fldCharType="separate"/>
      </w:r>
      <w:ins w:id="3671" w:author="Eric Boisvert" w:date="2016-01-19T19:09:00Z">
        <w:r w:rsidR="00302FB5">
          <w:rPr>
            <w:noProof/>
          </w:rPr>
          <w:t>99</w:t>
        </w:r>
      </w:ins>
      <w:ins w:id="3672"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3673" w:author="Eric Boisvert" w:date="2016-01-19T21:24:00Z"/>
        </w:rPr>
      </w:pPr>
    </w:p>
    <w:p w14:paraId="55D7FE27" w14:textId="4B2D6F16" w:rsidR="00DD288D" w:rsidRDefault="00FA03D9" w:rsidP="00DD288D">
      <w:pPr>
        <w:rPr>
          <w:lang w:val="en-CA"/>
        </w:rPr>
      </w:pPr>
      <w:r>
        <w:rPr>
          <w:lang w:val="en-CA"/>
        </w:rPr>
        <w:t>GeologicSamplingMethod can only be used in a context of a SF_Specimen</w:t>
      </w:r>
      <w:ins w:id="3674" w:author="Eric Boisvert" w:date="2016-01-19T21:23:00Z">
        <w:r w:rsidR="00437ED0">
          <w:rPr>
            <w:lang w:val="en-CA"/>
          </w:rPr>
          <w:t>.</w:t>
        </w:r>
      </w:ins>
      <w:del w:id="3675" w:author="Eric Boisvert" w:date="2016-01-19T21:23:00Z">
        <w:r w:rsidDel="00437ED0">
          <w:rPr>
            <w:lang w:val="en-CA"/>
          </w:rPr>
          <w:delText>::</w:delText>
        </w:r>
      </w:del>
      <w:r>
        <w:rPr>
          <w:lang w:val="en-CA"/>
        </w:rPr>
        <w:t>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676"/>
            <w:r>
              <w:rPr>
                <w:rStyle w:val="reqtext"/>
                <w:lang w:val="en-CA"/>
              </w:rPr>
              <w:t>In a GeoSciML instance, GeologicMethod SHALL only be used as a value for SF_Speciment::samplingMethod.</w:t>
            </w:r>
            <w:commentRangeEnd w:id="3676"/>
            <w:r>
              <w:rPr>
                <w:rStyle w:val="CommentReference"/>
                <w:rFonts w:ascii="Times New Roman" w:eastAsia="Times New Roman" w:hAnsi="Times New Roman"/>
                <w:lang w:val="en-US" w:eastAsia="en-US"/>
              </w:rPr>
              <w:commentReference w:id="3676"/>
            </w:r>
          </w:p>
        </w:tc>
      </w:tr>
    </w:tbl>
    <w:p w14:paraId="39331A94" w14:textId="77777777" w:rsidR="00437ED0" w:rsidRDefault="00437ED0" w:rsidP="00DD288D">
      <w:pPr>
        <w:rPr>
          <w:ins w:id="3677" w:author="Eric Boisvert" w:date="2016-01-19T21:23:00Z"/>
        </w:rPr>
      </w:pPr>
    </w:p>
    <w:p w14:paraId="4D741E6B" w14:textId="00FF9A6D" w:rsidR="00437ED0" w:rsidRDefault="00437ED0">
      <w:pPr>
        <w:pStyle w:val="Heading5"/>
        <w:rPr>
          <w:ins w:id="3678" w:author="Eric Boisvert" w:date="2016-01-19T21:24:00Z"/>
        </w:rPr>
        <w:pPrChange w:id="3679" w:author="Eric Boisvert" w:date="2016-01-19T21:24:00Z">
          <w:pPr/>
        </w:pPrChange>
      </w:pPr>
      <w:ins w:id="3680" w:author="Eric Boisvert" w:date="2016-01-19T21:24:00Z">
        <w:r w:rsidRPr="00437ED0">
          <w:t>Method</w:t>
        </w:r>
      </w:ins>
    </w:p>
    <w:p w14:paraId="6C562754" w14:textId="77777777" w:rsidR="00437ED0" w:rsidRPr="00437ED0" w:rsidRDefault="00437ED0">
      <w:pPr>
        <w:rPr>
          <w:ins w:id="3681" w:author="Eric Boisvert" w:date="2016-01-19T21:24:00Z"/>
        </w:rPr>
      </w:pPr>
    </w:p>
    <w:p w14:paraId="7ABFDA77" w14:textId="7F07E12B" w:rsidR="00437ED0" w:rsidRDefault="00437ED0" w:rsidP="00437ED0">
      <w:pPr>
        <w:keepNext/>
        <w:rPr>
          <w:ins w:id="3682" w:author="Eric Boisvert" w:date="2016-01-19T21:24:00Z"/>
        </w:rPr>
      </w:pPr>
      <w:ins w:id="3683"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3684" w:author="Eric Boisvert" w:date="2016-01-19T21:23:00Z"/>
        </w:rPr>
      </w:pPr>
    </w:p>
    <w:p w14:paraId="7A8BE1E4" w14:textId="77777777" w:rsidR="00437ED0" w:rsidRDefault="00437ED0" w:rsidP="00437ED0">
      <w:pPr>
        <w:pStyle w:val="Heading5"/>
        <w:rPr>
          <w:ins w:id="3685" w:author="Eric Boisvert" w:date="2016-01-19T21:25:00Z"/>
        </w:rPr>
      </w:pPr>
      <w:bookmarkStart w:id="3686" w:name="BKM_7694DED9_A4F1_4913_BBD8_F553EF63B4A9"/>
      <w:bookmarkEnd w:id="3686"/>
      <w:ins w:id="3687" w:author="Eric Boisvert" w:date="2016-01-19T21:25:00Z">
        <w:r>
          <w:rPr>
            <w:lang w:val="en-CA"/>
          </w:rPr>
          <w:t>p</w:t>
        </w:r>
        <w:r w:rsidRPr="00D970E9">
          <w:rPr>
            <w:lang w:val="en-CA"/>
          </w:rPr>
          <w:t>arameter</w:t>
        </w:r>
        <w:r w:rsidRPr="00437ED0">
          <w:t xml:space="preserve"> </w:t>
        </w:r>
      </w:ins>
    </w:p>
    <w:p w14:paraId="6365E1BC" w14:textId="77777777" w:rsidR="00437ED0" w:rsidRDefault="00437ED0" w:rsidP="00437ED0">
      <w:pPr>
        <w:rPr>
          <w:ins w:id="3688" w:author="Eric Boisvert" w:date="2016-01-19T21:25:00Z"/>
          <w:rFonts w:ascii="Calibri" w:hAnsi="Calibri" w:cs="Arial"/>
          <w:b/>
          <w:bCs/>
          <w:color w:val="000000"/>
          <w:sz w:val="20"/>
          <w:lang w:val="en-CA"/>
        </w:rPr>
      </w:pPr>
    </w:p>
    <w:p w14:paraId="5691D784" w14:textId="6EC0F301" w:rsidR="00437ED0" w:rsidRDefault="00437ED0" w:rsidP="00437ED0">
      <w:pPr>
        <w:rPr>
          <w:ins w:id="3689" w:author="Eric Boisvert" w:date="2016-01-19T21:25:00Z"/>
          <w:lang w:val="en-CA"/>
        </w:rPr>
      </w:pPr>
      <w:ins w:id="3690"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3691" w:name="BKM_D4F19968_4426_4517_BA14_BAB7917AB647"/>
      <w:bookmarkStart w:id="3692" w:name="BKM_04EA1B0A_66CA_4B08_B485_94449A53A44A"/>
      <w:bookmarkStart w:id="3693" w:name="_Toc439943488"/>
      <w:bookmarkEnd w:id="3691"/>
      <w:bookmarkEnd w:id="3692"/>
      <w:r>
        <w:rPr>
          <w:lang w:val="en-CA"/>
        </w:rPr>
        <w:t>GeoSciML Laboratory analysis and specimen vocabularies</w:t>
      </w:r>
      <w:bookmarkEnd w:id="369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694" w:name="_Ref433015177"/>
      <w:bookmarkStart w:id="3695" w:name="_Toc439943489"/>
      <w:r>
        <w:rPr>
          <w:lang w:val="en-CA"/>
        </w:rPr>
        <w:t>Outcrop encoding pattern</w:t>
      </w:r>
      <w:r w:rsidR="00DD288D">
        <w:rPr>
          <w:lang w:val="en-CA"/>
        </w:rPr>
        <w:t xml:space="preserve"> (</w:t>
      </w:r>
      <w:commentRangeStart w:id="3696"/>
      <w:r w:rsidR="00DD288D">
        <w:rPr>
          <w:lang w:val="en-CA"/>
        </w:rPr>
        <w:t>Informative</w:t>
      </w:r>
      <w:commentRangeEnd w:id="3696"/>
      <w:r w:rsidR="00DD288D">
        <w:rPr>
          <w:rStyle w:val="CommentReference"/>
          <w:b w:val="0"/>
          <w:bCs w:val="0"/>
        </w:rPr>
        <w:commentReference w:id="3696"/>
      </w:r>
      <w:r w:rsidR="00DD288D">
        <w:rPr>
          <w:lang w:val="en-CA"/>
        </w:rPr>
        <w:t>)</w:t>
      </w:r>
      <w:bookmarkEnd w:id="3694"/>
      <w:bookmarkEnd w:id="369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B95F74"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697" w:author="Eric Boisvert" w:date="2016-01-19T19:09:00Z">
        <w:r w:rsidR="00302FB5">
          <w:rPr>
            <w:noProof/>
          </w:rPr>
          <w:t>100</w:t>
        </w:r>
      </w:ins>
      <w:del w:id="3698"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3699" w:author="Eric Boisvert" w:date="2016-01-19T21:25:00Z"/>
        </w:rPr>
      </w:pPr>
    </w:p>
    <w:p w14:paraId="70D35591" w14:textId="77777777" w:rsidR="00672D0D" w:rsidRPr="0073628E" w:rsidRDefault="00437ED0" w:rsidP="007F7DE0">
      <w:ins w:id="3700" w:author="Eric Boisvert" w:date="2016-01-19T21:25:00Z">
        <w:r>
          <w:br w:type="page"/>
        </w:r>
      </w:ins>
    </w:p>
    <w:p w14:paraId="10AC2A8A" w14:textId="77777777" w:rsidR="009B3BBD" w:rsidRDefault="009B3BBD" w:rsidP="009B3BBD">
      <w:pPr>
        <w:pStyle w:val="Heading1"/>
        <w:rPr>
          <w:lang w:val="en-CA"/>
        </w:rPr>
      </w:pPr>
      <w:bookmarkStart w:id="3701" w:name="_Toc439943490"/>
      <w:r>
        <w:rPr>
          <w:lang w:val="en-CA"/>
        </w:rPr>
        <w:t>GML Encoding Requirements classes</w:t>
      </w:r>
      <w:bookmarkEnd w:id="3701"/>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702" w:author="Eric Boisvert" w:date="2016-01-04T09:19:00Z">
        <w:r w:rsidR="0064023A">
          <w:rPr>
            <w:lang w:val="en-CA"/>
          </w:rPr>
          <w:t xml:space="preserve">extends and </w:t>
        </w:r>
      </w:ins>
      <w:r w:rsidR="00156903">
        <w:rPr>
          <w:lang w:val="en-CA"/>
        </w:rPr>
        <w:t xml:space="preserve">superceeds some of </w:t>
      </w:r>
      <w:del w:id="3703" w:author="Eric Boisvert" w:date="2016-01-04T09:20:00Z">
        <w:r w:rsidR="00156903" w:rsidDel="0064023A">
          <w:rPr>
            <w:lang w:val="en-CA"/>
          </w:rPr>
          <w:delText xml:space="preserve">the </w:delText>
        </w:r>
      </w:del>
      <w:r w:rsidR="00156903">
        <w:rPr>
          <w:lang w:val="en-CA"/>
        </w:rPr>
        <w:t>ISO 19136-2007</w:t>
      </w:r>
      <w:del w:id="3704" w:author="Eric Boisvert" w:date="2016-01-04T09:20:00Z">
        <w:r w:rsidR="00156903" w:rsidDel="0064023A">
          <w:rPr>
            <w:lang w:val="en-CA"/>
          </w:rPr>
          <w:delText xml:space="preserve"> rules </w:delText>
        </w:r>
      </w:del>
      <w:ins w:id="3705" w:author="Eric Boisvert" w:date="2015-11-03T05:22:00Z">
        <w:r w:rsidR="004F0DC1">
          <w:rPr>
            <w:lang w:val="en-CA"/>
          </w:rPr>
          <w:t xml:space="preserve">, specifically regarding clauses 11 (CodeType encoding) and </w:t>
        </w:r>
      </w:ins>
      <w:ins w:id="3706" w:author="Eric Boisvert" w:date="2015-11-03T05:23:00Z">
        <w:r w:rsidR="004F0DC1">
          <w:rPr>
            <w:lang w:val="en-CA"/>
          </w:rPr>
          <w:t xml:space="preserve">12.3 (Association encoding) </w:t>
        </w:r>
      </w:ins>
      <w:del w:id="3707" w:author="Eric Boisvert" w:date="2015-11-03T05:15:00Z">
        <w:r w:rsidR="00156903" w:rsidDel="004F0DC1">
          <w:rPr>
            <w:lang w:val="en-CA"/>
          </w:rPr>
          <w:delText>(</w:delText>
        </w:r>
      </w:del>
      <w:del w:id="3708" w:author="Eric Boisvert" w:date="2015-11-03T05:24:00Z">
        <w:r w:rsidR="00156903" w:rsidDel="007C49F8">
          <w:rPr>
            <w:lang w:val="en-CA"/>
          </w:rPr>
          <w:delText>more specifically CodeType encoding)</w:delText>
        </w:r>
      </w:del>
      <w:del w:id="3709" w:author="Eric Boisvert" w:date="2015-10-30T05:10:00Z">
        <w:r w:rsidDel="00156903">
          <w:rPr>
            <w:lang w:val="en-CA"/>
          </w:rPr>
          <w:delText xml:space="preserve"> </w:delText>
        </w:r>
      </w:del>
      <w:del w:id="3710" w:author="Eric Boisvert" w:date="2015-11-03T05:24:00Z">
        <w:r w:rsidDel="007C49F8">
          <w:rPr>
            <w:lang w:val="en-CA"/>
          </w:rPr>
          <w:delText xml:space="preserve">.  </w:delText>
        </w:r>
      </w:del>
    </w:p>
    <w:p w14:paraId="0B58FD66" w14:textId="590684E9" w:rsidR="00C648D4" w:rsidRDefault="009B3BBD" w:rsidP="009B3BBD">
      <w:pPr>
        <w:rPr>
          <w:ins w:id="3711"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712" w:author="Eric Boisvert" w:date="2015-10-30T05:36:00Z">
          <w:pPr/>
        </w:pPrChange>
      </w:pPr>
      <w:bookmarkStart w:id="3713" w:name="_Toc439943491"/>
      <w:ins w:id="3714" w:author="Eric Boisvert" w:date="2015-10-30T05:35:00Z">
        <w:r>
          <w:rPr>
            <w:lang w:val="en-CA"/>
          </w:rPr>
          <w:t>Prefixes used in examples</w:t>
        </w:r>
      </w:ins>
      <w:bookmarkEnd w:id="3713"/>
    </w:p>
    <w:p w14:paraId="0C2A7DBC" w14:textId="77777777" w:rsidR="00E97666" w:rsidRDefault="00E97666" w:rsidP="009B3BBD">
      <w:pPr>
        <w:rPr>
          <w:ins w:id="3715"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16" w:author="Eric Boisvert" w:date="2015-10-30T05:36:00Z">
        <w:r w:rsidDel="00E97666">
          <w:rPr>
            <w:lang w:val="en-CA"/>
          </w:rPr>
          <w:delText xml:space="preserve">prefixes </w:delText>
        </w:r>
      </w:del>
      <w:ins w:id="3717" w:author="Eric Boisvert" w:date="2015-10-30T05:36:00Z">
        <w:r w:rsidR="00E97666">
          <w:rPr>
            <w:lang w:val="en-CA"/>
          </w:rPr>
          <w:t xml:space="preserve">namespaces mapping </w:t>
        </w:r>
      </w:ins>
      <w:r>
        <w:rPr>
          <w:lang w:val="en-CA"/>
        </w:rPr>
        <w:t xml:space="preserve">will be </w:t>
      </w:r>
      <w:del w:id="3718" w:author="Eric Boisvert" w:date="2015-10-30T05:36:00Z">
        <w:r w:rsidDel="00E97666">
          <w:rPr>
            <w:lang w:val="en-CA"/>
          </w:rPr>
          <w:delText>used</w:delText>
        </w:r>
      </w:del>
      <w:ins w:id="3719" w:author="Eric Boisvert" w:date="2015-10-30T05:36:00Z">
        <w:r w:rsidR="00E97666">
          <w:rPr>
            <w:lang w:val="en-CA"/>
          </w:rPr>
          <w:t>assumed.</w:t>
        </w:r>
      </w:ins>
    </w:p>
    <w:p w14:paraId="2127A182" w14:textId="2267FDE5" w:rsidR="001517B8" w:rsidRDefault="00380908" w:rsidP="00380908">
      <w:del w:id="3720"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B95F74" w:rsidP="001517B8">
            <w:pPr>
              <w:rPr>
                <w:rFonts w:ascii="Consolas" w:hAnsi="Consolas" w:cs="Consolas"/>
                <w:color w:val="000000"/>
                <w:sz w:val="20"/>
                <w:szCs w:val="20"/>
                <w:lang w:val="en-CA" w:eastAsia="en-CA"/>
              </w:rPr>
            </w:pPr>
            <w:hyperlink r:id="rId116"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B95F74"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B95F74"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B95F74"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B95F74"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B95F74"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B95F74"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B95F74"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B95F74"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B95F74"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B95F74"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B95F74" w:rsidP="001517B8">
            <w:pPr>
              <w:rPr>
                <w:rFonts w:ascii="Consolas" w:hAnsi="Consolas" w:cs="Consolas"/>
                <w:color w:val="000000"/>
                <w:sz w:val="20"/>
                <w:szCs w:val="20"/>
                <w:lang w:val="en-CA" w:eastAsia="en-CA"/>
              </w:rPr>
            </w:pPr>
            <w:hyperlink r:id="rId127"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lastRenderedPageBreak/>
              <w:t>mrl</w:t>
            </w:r>
          </w:p>
        </w:tc>
        <w:tc>
          <w:tcPr>
            <w:tcW w:w="0" w:type="auto"/>
            <w:tcBorders>
              <w:left w:val="nil"/>
              <w:right w:val="nil"/>
            </w:tcBorders>
            <w:shd w:val="clear" w:color="auto" w:fill="C0C0C0"/>
            <w:noWrap/>
            <w:hideMark/>
          </w:tcPr>
          <w:p w14:paraId="0CAA915F" w14:textId="77777777" w:rsidR="001517B8" w:rsidRPr="00D970E9" w:rsidRDefault="00B95F74" w:rsidP="001517B8">
            <w:pPr>
              <w:rPr>
                <w:rFonts w:ascii="Consolas" w:hAnsi="Consolas" w:cs="Consolas"/>
                <w:color w:val="000000"/>
                <w:sz w:val="20"/>
                <w:szCs w:val="20"/>
                <w:lang w:val="en-CA" w:eastAsia="en-CA"/>
              </w:rPr>
            </w:pPr>
            <w:hyperlink r:id="rId128"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B95F74"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B95F74"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B95F74"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B95F74"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B95F74"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B95F74" w:rsidP="001517B8">
            <w:pPr>
              <w:rPr>
                <w:rFonts w:ascii="Consolas" w:hAnsi="Consolas" w:cs="Consolas"/>
                <w:color w:val="0000FF"/>
                <w:sz w:val="20"/>
                <w:szCs w:val="20"/>
                <w:u w:val="single"/>
                <w:lang w:val="en-CA" w:eastAsia="en-CA"/>
              </w:rPr>
            </w:pPr>
            <w:hyperlink r:id="rId134"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B95F74" w:rsidP="001517B8">
            <w:pPr>
              <w:rPr>
                <w:rFonts w:ascii="Consolas" w:hAnsi="Consolas" w:cs="Consolas"/>
                <w:color w:val="0000FF"/>
                <w:sz w:val="20"/>
                <w:szCs w:val="20"/>
                <w:u w:val="single"/>
                <w:lang w:val="en-CA" w:eastAsia="en-CA"/>
              </w:rPr>
            </w:pPr>
            <w:hyperlink r:id="rId135"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721" w:name="_Toc439943492"/>
      <w:r w:rsidRPr="00D12552">
        <w:rPr>
          <w:lang w:val="en-CA"/>
        </w:rPr>
        <w:t xml:space="preserve">GeoSciML </w:t>
      </w:r>
      <w:r>
        <w:rPr>
          <w:lang w:val="en-CA"/>
        </w:rPr>
        <w:t>Core XML</w:t>
      </w:r>
      <w:r w:rsidRPr="00D12552">
        <w:rPr>
          <w:lang w:val="en-CA"/>
        </w:rPr>
        <w:t xml:space="preserve"> Requirements Class</w:t>
      </w:r>
      <w:bookmarkEnd w:id="3721"/>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72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723" w:author="Eric Boisvert" w:date="2015-10-30T05:55:00Z"/>
                <w:rFonts w:eastAsia="MS Mincho"/>
                <w:lang w:val="en-CA"/>
              </w:rPr>
            </w:pPr>
            <w:ins w:id="372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725" w:author="Eric Boisvert" w:date="2015-10-30T05:55:00Z"/>
                <w:rFonts w:eastAsia="MS Mincho"/>
                <w:b/>
                <w:color w:val="0000FF"/>
                <w:sz w:val="22"/>
                <w:lang w:val="en-CA"/>
              </w:rPr>
            </w:pPr>
            <w:ins w:id="372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2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727"/>
            <w:r w:rsidR="00106124">
              <w:rPr>
                <w:rStyle w:val="CommentReference"/>
              </w:rPr>
              <w:commentReference w:id="372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2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728"/>
            <w:r w:rsidR="00106124">
              <w:rPr>
                <w:rStyle w:val="CommentReference"/>
              </w:rPr>
              <w:commentReference w:id="372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729" w:name="_Toc439943493"/>
      <w:r>
        <w:rPr>
          <w:lang w:val="en-CA"/>
        </w:rPr>
        <w:lastRenderedPageBreak/>
        <w:t>XML document validation</w:t>
      </w:r>
      <w:bookmarkEnd w:id="3729"/>
    </w:p>
    <w:p w14:paraId="0167B34A" w14:textId="77777777" w:rsidR="00B95F74" w:rsidRDefault="00B95F74" w:rsidP="00380908">
      <w:pPr>
        <w:rPr>
          <w:ins w:id="3730" w:author="Eric Boisvert" w:date="2016-01-20T05:27:00Z"/>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731"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732"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733"/>
      <w:r>
        <w:rPr>
          <w:lang w:val="en-CA"/>
        </w:rPr>
        <w:t>Some core rules are implemented in .sch that apply to all instances</w:t>
      </w:r>
      <w:commentRangeEnd w:id="3733"/>
      <w:r>
        <w:rPr>
          <w:rStyle w:val="CommentReference"/>
        </w:rPr>
        <w:commentReference w:id="3733"/>
      </w:r>
      <w:r w:rsidR="005B40C3">
        <w:rPr>
          <w:lang w:val="en-CA"/>
        </w:rPr>
        <w:t>.  Since this is a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734" w:author="Eric Boisvert" w:date="2015-10-30T06:47:00Z"/>
          <w:lang w:val="en-CA"/>
        </w:rPr>
      </w:pPr>
      <w:bookmarkStart w:id="3735" w:name="_Toc439943494"/>
      <w:del w:id="3736" w:author="Eric Boisvert" w:date="2015-10-30T06:47:00Z">
        <w:r w:rsidDel="00652E95">
          <w:rPr>
            <w:lang w:val="en-CA"/>
          </w:rPr>
          <w:delText>CodeList</w:delText>
        </w:r>
      </w:del>
      <w:ins w:id="3737" w:author="Eric Boisvert" w:date="2015-10-30T06:48:00Z">
        <w:r w:rsidR="00652E95">
          <w:rPr>
            <w:lang w:val="en-CA"/>
          </w:rPr>
          <w:t xml:space="preserve"> Reference</w:t>
        </w:r>
      </w:ins>
      <w:bookmarkEnd w:id="3735"/>
    </w:p>
    <w:p w14:paraId="5FF0D917" w14:textId="5FAE90EC" w:rsidR="00E97666" w:rsidDel="00160943" w:rsidRDefault="00E97666" w:rsidP="00AD7649">
      <w:pPr>
        <w:rPr>
          <w:del w:id="373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739"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740" w:author="Eric Boisvert" w:date="2015-10-30T06:48:00Z"/>
                <w:rStyle w:val="requri"/>
                <w:lang w:val="en-CA"/>
              </w:rPr>
            </w:pPr>
            <w:del w:id="3741"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742" w:author="Eric Boisvert" w:date="2015-10-30T06:48:00Z"/>
                <w:rStyle w:val="reqtext"/>
                <w:lang w:val="en-CA"/>
              </w:rPr>
            </w:pPr>
            <w:del w:id="3743"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3744" w:author="Eric Boisvert" w:date="2016-01-20T05:28:00Z"/>
          <w:lang w:val="en-CA"/>
        </w:rPr>
      </w:pPr>
    </w:p>
    <w:p w14:paraId="1125D7C9" w14:textId="2957DC93" w:rsidR="00A8510C" w:rsidRDefault="00A8510C" w:rsidP="00AD7649">
      <w:pPr>
        <w:rPr>
          <w:ins w:id="3745" w:author="Eric Boisvert" w:date="2015-10-30T06:12:00Z"/>
          <w:lang w:val="en-CA"/>
        </w:rPr>
      </w:pPr>
      <w:ins w:id="3746" w:author="Eric Boisvert" w:date="2015-10-30T05:58:00Z">
        <w:r>
          <w:rPr>
            <w:lang w:val="en-CA"/>
          </w:rPr>
          <w:t xml:space="preserve">XML document forbids the serialization </w:t>
        </w:r>
      </w:ins>
      <w:ins w:id="3747" w:author="Eric Boisvert" w:date="2015-10-30T06:03:00Z">
        <w:r>
          <w:rPr>
            <w:lang w:val="en-CA"/>
          </w:rPr>
          <w:t xml:space="preserve">of duplicate xs:ID (gml:id is of type xsd:ID) and since gml:id is a local identifier for a </w:t>
        </w:r>
      </w:ins>
      <w:ins w:id="3748" w:author="Eric Boisvert" w:date="2015-10-30T06:05:00Z">
        <w:r>
          <w:rPr>
            <w:lang w:val="en-CA"/>
          </w:rPr>
          <w:t>&lt;&lt;</w:t>
        </w:r>
      </w:ins>
      <w:ins w:id="3749" w:author="Eric Boisvert" w:date="2015-10-30T06:03:00Z">
        <w:r>
          <w:rPr>
            <w:lang w:val="en-CA"/>
          </w:rPr>
          <w:t>Type</w:t>
        </w:r>
      </w:ins>
      <w:ins w:id="3750" w:author="Eric Boisvert" w:date="2015-10-30T06:05:00Z">
        <w:r>
          <w:rPr>
            <w:lang w:val="en-CA"/>
          </w:rPr>
          <w:t>&gt;&gt;</w:t>
        </w:r>
      </w:ins>
      <w:ins w:id="3751" w:author="Eric Boisvert" w:date="2015-10-30T06:03:00Z">
        <w:r>
          <w:rPr>
            <w:lang w:val="en-CA"/>
          </w:rPr>
          <w:t>, an entity cannot be repeate</w:t>
        </w:r>
      </w:ins>
      <w:ins w:id="3752" w:author="Eric Boisvert" w:date="2015-10-30T06:05:00Z">
        <w:r>
          <w:rPr>
            <w:lang w:val="en-CA"/>
          </w:rPr>
          <w:t>d.  Property must therefore use a reference to the already serialized entity</w:t>
        </w:r>
      </w:ins>
      <w:ins w:id="3753" w:author="Eric Boisvert" w:date="2015-10-30T06:12:00Z">
        <w:r w:rsidR="00793B54">
          <w:rPr>
            <w:lang w:val="en-CA"/>
          </w:rPr>
          <w:t>.</w:t>
        </w:r>
      </w:ins>
    </w:p>
    <w:p w14:paraId="5F752F2C" w14:textId="77777777" w:rsidR="00174304" w:rsidRPr="00174304" w:rsidRDefault="00174304">
      <w:pPr>
        <w:contextualSpacing/>
        <w:rPr>
          <w:ins w:id="3754" w:author="Eric Boisvert" w:date="2015-10-30T06:30:00Z"/>
          <w:rFonts w:ascii="Courier New" w:hAnsi="Courier New" w:cs="Courier New"/>
          <w:sz w:val="20"/>
          <w:szCs w:val="20"/>
          <w:lang w:val="en-CA"/>
          <w:rPrChange w:id="3755" w:author="Eric Boisvert" w:date="2015-10-30T06:31:00Z">
            <w:rPr>
              <w:ins w:id="3756" w:author="Eric Boisvert" w:date="2015-10-30T06:30:00Z"/>
              <w:lang w:val="en-CA"/>
            </w:rPr>
          </w:rPrChange>
        </w:rPr>
        <w:pPrChange w:id="3757" w:author="Eric Boisvert" w:date="2015-10-30T06:31:00Z">
          <w:pPr/>
        </w:pPrChange>
      </w:pPr>
      <w:ins w:id="3758" w:author="Eric Boisvert" w:date="2015-10-30T06:30:00Z">
        <w:r w:rsidRPr="00174304">
          <w:rPr>
            <w:rFonts w:ascii="Courier New" w:hAnsi="Courier New" w:cs="Courier New"/>
            <w:sz w:val="20"/>
            <w:szCs w:val="20"/>
            <w:lang w:val="en-CA"/>
            <w:rPrChange w:id="3759" w:author="Eric Boisvert" w:date="2015-10-30T06:31:00Z">
              <w:rPr>
                <w:lang w:val="en-CA"/>
              </w:rPr>
            </w:rPrChange>
          </w:rPr>
          <w:t>&lt;gsmlb:GSML&gt;</w:t>
        </w:r>
      </w:ins>
    </w:p>
    <w:p w14:paraId="2D9F9469" w14:textId="77777777" w:rsidR="00174304" w:rsidRPr="00174304" w:rsidRDefault="00174304">
      <w:pPr>
        <w:contextualSpacing/>
        <w:rPr>
          <w:ins w:id="3760" w:author="Eric Boisvert" w:date="2015-10-30T06:30:00Z"/>
          <w:rFonts w:ascii="Courier New" w:hAnsi="Courier New" w:cs="Courier New"/>
          <w:sz w:val="20"/>
          <w:szCs w:val="20"/>
          <w:lang w:val="en-CA"/>
          <w:rPrChange w:id="3761" w:author="Eric Boisvert" w:date="2015-10-30T06:31:00Z">
            <w:rPr>
              <w:ins w:id="3762" w:author="Eric Boisvert" w:date="2015-10-30T06:30:00Z"/>
              <w:lang w:val="en-CA"/>
            </w:rPr>
          </w:rPrChange>
        </w:rPr>
        <w:pPrChange w:id="3763" w:author="Eric Boisvert" w:date="2015-10-30T06:31:00Z">
          <w:pPr/>
        </w:pPrChange>
      </w:pPr>
      <w:ins w:id="3764" w:author="Eric Boisvert" w:date="2015-10-30T06:30:00Z">
        <w:r w:rsidRPr="00174304">
          <w:rPr>
            <w:rFonts w:ascii="Courier New" w:hAnsi="Courier New" w:cs="Courier New"/>
            <w:sz w:val="20"/>
            <w:szCs w:val="20"/>
            <w:lang w:val="en-CA"/>
            <w:rPrChange w:id="3765" w:author="Eric Boisvert" w:date="2015-10-30T06:31:00Z">
              <w:rPr>
                <w:lang w:val="en-CA"/>
              </w:rPr>
            </w:rPrChange>
          </w:rPr>
          <w:t>&lt;gsmlb:mappedItem&gt;</w:t>
        </w:r>
      </w:ins>
    </w:p>
    <w:p w14:paraId="5E0D496C" w14:textId="77777777" w:rsidR="00174304" w:rsidRPr="00174304" w:rsidRDefault="00174304">
      <w:pPr>
        <w:contextualSpacing/>
        <w:rPr>
          <w:ins w:id="3766" w:author="Eric Boisvert" w:date="2015-10-30T06:30:00Z"/>
          <w:rFonts w:ascii="Courier New" w:hAnsi="Courier New" w:cs="Courier New"/>
          <w:sz w:val="20"/>
          <w:szCs w:val="20"/>
          <w:lang w:val="en-CA"/>
          <w:rPrChange w:id="3767" w:author="Eric Boisvert" w:date="2015-10-30T06:31:00Z">
            <w:rPr>
              <w:ins w:id="3768" w:author="Eric Boisvert" w:date="2015-10-30T06:30:00Z"/>
              <w:lang w:val="en-CA"/>
            </w:rPr>
          </w:rPrChange>
        </w:rPr>
        <w:pPrChange w:id="3769" w:author="Eric Boisvert" w:date="2015-10-30T06:31:00Z">
          <w:pPr/>
        </w:pPrChange>
      </w:pPr>
      <w:ins w:id="3770" w:author="Eric Boisvert" w:date="2015-10-30T06:30:00Z">
        <w:r w:rsidRPr="00174304">
          <w:rPr>
            <w:rFonts w:ascii="Courier New" w:hAnsi="Courier New" w:cs="Courier New"/>
            <w:sz w:val="20"/>
            <w:szCs w:val="20"/>
            <w:lang w:val="en-CA"/>
            <w:rPrChange w:id="3771" w:author="Eric Boisvert" w:date="2015-10-30T06:31:00Z">
              <w:rPr>
                <w:lang w:val="en-CA"/>
              </w:rPr>
            </w:rPrChange>
          </w:rPr>
          <w:tab/>
          <w:t>&lt;gsmlb:MappedFeature gml:id="m1"&gt;</w:t>
        </w:r>
      </w:ins>
    </w:p>
    <w:p w14:paraId="3EC6A6CD" w14:textId="77777777" w:rsidR="00174304" w:rsidRPr="00174304" w:rsidRDefault="00174304">
      <w:pPr>
        <w:contextualSpacing/>
        <w:rPr>
          <w:ins w:id="3772" w:author="Eric Boisvert" w:date="2015-10-30T06:30:00Z"/>
          <w:rFonts w:ascii="Courier New" w:hAnsi="Courier New" w:cs="Courier New"/>
          <w:sz w:val="20"/>
          <w:szCs w:val="20"/>
          <w:lang w:val="en-CA"/>
          <w:rPrChange w:id="3773" w:author="Eric Boisvert" w:date="2015-10-30T06:31:00Z">
            <w:rPr>
              <w:ins w:id="3774" w:author="Eric Boisvert" w:date="2015-10-30T06:30:00Z"/>
              <w:lang w:val="en-CA"/>
            </w:rPr>
          </w:rPrChange>
        </w:rPr>
        <w:pPrChange w:id="3775" w:author="Eric Boisvert" w:date="2015-10-30T06:31:00Z">
          <w:pPr/>
        </w:pPrChange>
      </w:pPr>
      <w:ins w:id="3776" w:author="Eric Boisvert" w:date="2015-10-30T06:30:00Z">
        <w:r w:rsidRPr="00174304">
          <w:rPr>
            <w:rFonts w:ascii="Courier New" w:hAnsi="Courier New" w:cs="Courier New"/>
            <w:sz w:val="20"/>
            <w:szCs w:val="20"/>
            <w:lang w:val="en-CA"/>
            <w:rPrChange w:id="3777" w:author="Eric Boisvert" w:date="2015-10-30T06:31:00Z">
              <w:rPr>
                <w:lang w:val="en-CA"/>
              </w:rPr>
            </w:rPrChange>
          </w:rPr>
          <w:tab/>
        </w:r>
        <w:r w:rsidRPr="00174304">
          <w:rPr>
            <w:rFonts w:ascii="Courier New" w:hAnsi="Courier New" w:cs="Courier New"/>
            <w:sz w:val="20"/>
            <w:szCs w:val="20"/>
            <w:lang w:val="en-CA"/>
            <w:rPrChange w:id="3778" w:author="Eric Boisvert" w:date="2015-10-30T06:31:00Z">
              <w:rPr>
                <w:lang w:val="en-CA"/>
              </w:rPr>
            </w:rPrChange>
          </w:rPr>
          <w:tab/>
          <w:t>&lt;gsmlb:specification&gt;</w:t>
        </w:r>
      </w:ins>
    </w:p>
    <w:p w14:paraId="65F9D5E5" w14:textId="77777777" w:rsidR="00174304" w:rsidRPr="00174304" w:rsidRDefault="00174304">
      <w:pPr>
        <w:contextualSpacing/>
        <w:rPr>
          <w:ins w:id="3779" w:author="Eric Boisvert" w:date="2015-10-30T06:30:00Z"/>
          <w:rFonts w:ascii="Courier New" w:hAnsi="Courier New" w:cs="Courier New"/>
          <w:sz w:val="20"/>
          <w:szCs w:val="20"/>
          <w:lang w:val="en-CA"/>
          <w:rPrChange w:id="3780" w:author="Eric Boisvert" w:date="2015-10-30T06:31:00Z">
            <w:rPr>
              <w:ins w:id="3781" w:author="Eric Boisvert" w:date="2015-10-30T06:30:00Z"/>
              <w:lang w:val="en-CA"/>
            </w:rPr>
          </w:rPrChange>
        </w:rPr>
        <w:pPrChange w:id="3782" w:author="Eric Boisvert" w:date="2015-10-30T06:31:00Z">
          <w:pPr/>
        </w:pPrChange>
      </w:pPr>
      <w:ins w:id="3783" w:author="Eric Boisvert" w:date="2015-10-30T06:30:00Z">
        <w:r w:rsidRPr="00174304">
          <w:rPr>
            <w:rFonts w:ascii="Courier New" w:hAnsi="Courier New" w:cs="Courier New"/>
            <w:sz w:val="20"/>
            <w:szCs w:val="20"/>
            <w:lang w:val="en-CA"/>
            <w:rPrChange w:id="3784" w:author="Eric Boisvert" w:date="2015-10-30T06:31:00Z">
              <w:rPr>
                <w:lang w:val="en-CA"/>
              </w:rPr>
            </w:rPrChange>
          </w:rPr>
          <w:tab/>
        </w:r>
        <w:r w:rsidRPr="00174304">
          <w:rPr>
            <w:rFonts w:ascii="Courier New" w:hAnsi="Courier New" w:cs="Courier New"/>
            <w:sz w:val="20"/>
            <w:szCs w:val="20"/>
            <w:lang w:val="en-CA"/>
            <w:rPrChange w:id="3785" w:author="Eric Boisvert" w:date="2015-10-30T06:31:00Z">
              <w:rPr>
                <w:lang w:val="en-CA"/>
              </w:rPr>
            </w:rPrChange>
          </w:rPr>
          <w:tab/>
        </w:r>
        <w:r w:rsidRPr="00174304">
          <w:rPr>
            <w:rFonts w:ascii="Courier New" w:hAnsi="Courier New" w:cs="Courier New"/>
            <w:sz w:val="20"/>
            <w:szCs w:val="20"/>
            <w:lang w:val="en-CA"/>
            <w:rPrChange w:id="3786" w:author="Eric Boisvert" w:date="2015-10-30T06:31:00Z">
              <w:rPr>
                <w:lang w:val="en-CA"/>
              </w:rPr>
            </w:rPrChange>
          </w:rPr>
          <w:tab/>
          <w:t>&lt;gsmlb:GeologicUnit gml:id="G1"&gt;</w:t>
        </w:r>
      </w:ins>
    </w:p>
    <w:p w14:paraId="3C8FA0B6" w14:textId="77777777" w:rsidR="00174304" w:rsidRPr="00174304" w:rsidRDefault="00174304">
      <w:pPr>
        <w:contextualSpacing/>
        <w:rPr>
          <w:ins w:id="3787" w:author="Eric Boisvert" w:date="2015-10-30T06:30:00Z"/>
          <w:rFonts w:ascii="Courier New" w:hAnsi="Courier New" w:cs="Courier New"/>
          <w:sz w:val="20"/>
          <w:szCs w:val="20"/>
          <w:lang w:val="en-CA"/>
          <w:rPrChange w:id="3788" w:author="Eric Boisvert" w:date="2015-10-30T06:31:00Z">
            <w:rPr>
              <w:ins w:id="3789" w:author="Eric Boisvert" w:date="2015-10-30T06:30:00Z"/>
              <w:lang w:val="en-CA"/>
            </w:rPr>
          </w:rPrChange>
        </w:rPr>
        <w:pPrChange w:id="3790" w:author="Eric Boisvert" w:date="2015-10-30T06:31:00Z">
          <w:pPr/>
        </w:pPrChange>
      </w:pPr>
      <w:ins w:id="3791" w:author="Eric Boisvert" w:date="2015-10-30T06:30:00Z">
        <w:r w:rsidRPr="00174304">
          <w:rPr>
            <w:rFonts w:ascii="Courier New" w:hAnsi="Courier New" w:cs="Courier New"/>
            <w:sz w:val="20"/>
            <w:szCs w:val="20"/>
            <w:lang w:val="en-CA"/>
            <w:rPrChange w:id="3792" w:author="Eric Boisvert" w:date="2015-10-30T06:31:00Z">
              <w:rPr>
                <w:lang w:val="en-CA"/>
              </w:rPr>
            </w:rPrChange>
          </w:rPr>
          <w:tab/>
        </w:r>
        <w:r w:rsidRPr="00174304">
          <w:rPr>
            <w:rFonts w:ascii="Courier New" w:hAnsi="Courier New" w:cs="Courier New"/>
            <w:sz w:val="20"/>
            <w:szCs w:val="20"/>
            <w:lang w:val="en-CA"/>
            <w:rPrChange w:id="3793" w:author="Eric Boisvert" w:date="2015-10-30T06:31:00Z">
              <w:rPr>
                <w:lang w:val="en-CA"/>
              </w:rPr>
            </w:rPrChange>
          </w:rPr>
          <w:tab/>
        </w:r>
        <w:r w:rsidRPr="00174304">
          <w:rPr>
            <w:rFonts w:ascii="Courier New" w:hAnsi="Courier New" w:cs="Courier New"/>
            <w:sz w:val="20"/>
            <w:szCs w:val="20"/>
            <w:lang w:val="en-CA"/>
            <w:rPrChange w:id="3794" w:author="Eric Boisvert" w:date="2015-10-30T06:31:00Z">
              <w:rPr>
                <w:lang w:val="en-CA"/>
              </w:rPr>
            </w:rPrChange>
          </w:rPr>
          <w:tab/>
          <w:t>...</w:t>
        </w:r>
      </w:ins>
    </w:p>
    <w:p w14:paraId="6D153CE2" w14:textId="77777777" w:rsidR="00174304" w:rsidRPr="00174304" w:rsidRDefault="00174304">
      <w:pPr>
        <w:contextualSpacing/>
        <w:rPr>
          <w:ins w:id="3795" w:author="Eric Boisvert" w:date="2015-10-30T06:30:00Z"/>
          <w:rFonts w:ascii="Courier New" w:hAnsi="Courier New" w:cs="Courier New"/>
          <w:sz w:val="20"/>
          <w:szCs w:val="20"/>
          <w:lang w:val="en-CA"/>
          <w:rPrChange w:id="3796" w:author="Eric Boisvert" w:date="2015-10-30T06:31:00Z">
            <w:rPr>
              <w:ins w:id="3797" w:author="Eric Boisvert" w:date="2015-10-30T06:30:00Z"/>
              <w:lang w:val="en-CA"/>
            </w:rPr>
          </w:rPrChange>
        </w:rPr>
        <w:pPrChange w:id="3798" w:author="Eric Boisvert" w:date="2015-10-30T06:31:00Z">
          <w:pPr/>
        </w:pPrChange>
      </w:pPr>
      <w:ins w:id="3799" w:author="Eric Boisvert" w:date="2015-10-30T06:30:00Z">
        <w:r w:rsidRPr="00174304">
          <w:rPr>
            <w:rFonts w:ascii="Courier New" w:hAnsi="Courier New" w:cs="Courier New"/>
            <w:sz w:val="20"/>
            <w:szCs w:val="20"/>
            <w:lang w:val="en-CA"/>
            <w:rPrChange w:id="3800" w:author="Eric Boisvert" w:date="2015-10-30T06:31:00Z">
              <w:rPr>
                <w:lang w:val="en-CA"/>
              </w:rPr>
            </w:rPrChange>
          </w:rPr>
          <w:tab/>
        </w:r>
        <w:r w:rsidRPr="00174304">
          <w:rPr>
            <w:rFonts w:ascii="Courier New" w:hAnsi="Courier New" w:cs="Courier New"/>
            <w:sz w:val="20"/>
            <w:szCs w:val="20"/>
            <w:lang w:val="en-CA"/>
            <w:rPrChange w:id="3801" w:author="Eric Boisvert" w:date="2015-10-30T06:31:00Z">
              <w:rPr>
                <w:lang w:val="en-CA"/>
              </w:rPr>
            </w:rPrChange>
          </w:rPr>
          <w:tab/>
        </w:r>
        <w:r w:rsidRPr="00174304">
          <w:rPr>
            <w:rFonts w:ascii="Courier New" w:hAnsi="Courier New" w:cs="Courier New"/>
            <w:sz w:val="20"/>
            <w:szCs w:val="20"/>
            <w:lang w:val="en-CA"/>
            <w:rPrChange w:id="3802" w:author="Eric Boisvert" w:date="2015-10-30T06:31:00Z">
              <w:rPr>
                <w:lang w:val="en-CA"/>
              </w:rPr>
            </w:rPrChange>
          </w:rPr>
          <w:tab/>
          <w:t>&lt;/gsmlb:GeologicUnit&gt;</w:t>
        </w:r>
      </w:ins>
    </w:p>
    <w:p w14:paraId="62CD90FA" w14:textId="77777777" w:rsidR="00174304" w:rsidRPr="00174304" w:rsidRDefault="00174304">
      <w:pPr>
        <w:contextualSpacing/>
        <w:rPr>
          <w:ins w:id="3803" w:author="Eric Boisvert" w:date="2015-10-30T06:30:00Z"/>
          <w:rFonts w:ascii="Courier New" w:hAnsi="Courier New" w:cs="Courier New"/>
          <w:sz w:val="20"/>
          <w:szCs w:val="20"/>
          <w:lang w:val="en-CA"/>
          <w:rPrChange w:id="3804" w:author="Eric Boisvert" w:date="2015-10-30T06:31:00Z">
            <w:rPr>
              <w:ins w:id="3805" w:author="Eric Boisvert" w:date="2015-10-30T06:30:00Z"/>
              <w:lang w:val="en-CA"/>
            </w:rPr>
          </w:rPrChange>
        </w:rPr>
        <w:pPrChange w:id="3806" w:author="Eric Boisvert" w:date="2015-10-30T06:31:00Z">
          <w:pPr/>
        </w:pPrChange>
      </w:pPr>
      <w:ins w:id="3807" w:author="Eric Boisvert" w:date="2015-10-30T06:30:00Z">
        <w:r w:rsidRPr="00174304">
          <w:rPr>
            <w:rFonts w:ascii="Courier New" w:hAnsi="Courier New" w:cs="Courier New"/>
            <w:sz w:val="20"/>
            <w:szCs w:val="20"/>
            <w:lang w:val="en-CA"/>
            <w:rPrChange w:id="3808" w:author="Eric Boisvert" w:date="2015-10-30T06:31:00Z">
              <w:rPr>
                <w:lang w:val="en-CA"/>
              </w:rPr>
            </w:rPrChange>
          </w:rPr>
          <w:tab/>
        </w:r>
        <w:r w:rsidRPr="00174304">
          <w:rPr>
            <w:rFonts w:ascii="Courier New" w:hAnsi="Courier New" w:cs="Courier New"/>
            <w:sz w:val="20"/>
            <w:szCs w:val="20"/>
            <w:lang w:val="en-CA"/>
            <w:rPrChange w:id="3809" w:author="Eric Boisvert" w:date="2015-10-30T06:31:00Z">
              <w:rPr>
                <w:lang w:val="en-CA"/>
              </w:rPr>
            </w:rPrChange>
          </w:rPr>
          <w:tab/>
          <w:t>&lt;/gsmlb:specification&gt;</w:t>
        </w:r>
      </w:ins>
    </w:p>
    <w:p w14:paraId="033FAFCD" w14:textId="77777777" w:rsidR="00174304" w:rsidRPr="00174304" w:rsidRDefault="00174304">
      <w:pPr>
        <w:contextualSpacing/>
        <w:rPr>
          <w:ins w:id="3810" w:author="Eric Boisvert" w:date="2015-10-30T06:30:00Z"/>
          <w:rFonts w:ascii="Courier New" w:hAnsi="Courier New" w:cs="Courier New"/>
          <w:sz w:val="20"/>
          <w:szCs w:val="20"/>
          <w:lang w:val="en-CA"/>
          <w:rPrChange w:id="3811" w:author="Eric Boisvert" w:date="2015-10-30T06:31:00Z">
            <w:rPr>
              <w:ins w:id="3812" w:author="Eric Boisvert" w:date="2015-10-30T06:30:00Z"/>
              <w:lang w:val="en-CA"/>
            </w:rPr>
          </w:rPrChange>
        </w:rPr>
        <w:pPrChange w:id="3813" w:author="Eric Boisvert" w:date="2015-10-30T06:31:00Z">
          <w:pPr/>
        </w:pPrChange>
      </w:pPr>
      <w:ins w:id="3814" w:author="Eric Boisvert" w:date="2015-10-30T06:30:00Z">
        <w:r w:rsidRPr="00174304">
          <w:rPr>
            <w:rFonts w:ascii="Courier New" w:hAnsi="Courier New" w:cs="Courier New"/>
            <w:sz w:val="20"/>
            <w:szCs w:val="20"/>
            <w:lang w:val="en-CA"/>
            <w:rPrChange w:id="3815" w:author="Eric Boisvert" w:date="2015-10-30T06:31:00Z">
              <w:rPr>
                <w:lang w:val="en-CA"/>
              </w:rPr>
            </w:rPrChange>
          </w:rPr>
          <w:tab/>
          <w:t>&lt;/gsmlb:MappedFeature&gt;</w:t>
        </w:r>
      </w:ins>
    </w:p>
    <w:p w14:paraId="3D47EAF1" w14:textId="77777777" w:rsidR="00174304" w:rsidRPr="00174304" w:rsidRDefault="00174304">
      <w:pPr>
        <w:contextualSpacing/>
        <w:rPr>
          <w:ins w:id="3816" w:author="Eric Boisvert" w:date="2015-10-30T06:30:00Z"/>
          <w:rFonts w:ascii="Courier New" w:hAnsi="Courier New" w:cs="Courier New"/>
          <w:sz w:val="20"/>
          <w:szCs w:val="20"/>
          <w:lang w:val="en-CA"/>
          <w:rPrChange w:id="3817" w:author="Eric Boisvert" w:date="2015-10-30T06:31:00Z">
            <w:rPr>
              <w:ins w:id="3818" w:author="Eric Boisvert" w:date="2015-10-30T06:30:00Z"/>
              <w:lang w:val="en-CA"/>
            </w:rPr>
          </w:rPrChange>
        </w:rPr>
        <w:pPrChange w:id="3819" w:author="Eric Boisvert" w:date="2015-10-30T06:31:00Z">
          <w:pPr/>
        </w:pPrChange>
      </w:pPr>
      <w:ins w:id="3820" w:author="Eric Boisvert" w:date="2015-10-30T06:30:00Z">
        <w:r w:rsidRPr="00174304">
          <w:rPr>
            <w:rFonts w:ascii="Courier New" w:hAnsi="Courier New" w:cs="Courier New"/>
            <w:sz w:val="20"/>
            <w:szCs w:val="20"/>
            <w:lang w:val="en-CA"/>
            <w:rPrChange w:id="3821" w:author="Eric Boisvert" w:date="2015-10-30T06:31:00Z">
              <w:rPr>
                <w:lang w:val="en-CA"/>
              </w:rPr>
            </w:rPrChange>
          </w:rPr>
          <w:t>&lt;/gsmlb:mappedItem&gt;</w:t>
        </w:r>
      </w:ins>
    </w:p>
    <w:p w14:paraId="0B0D047C" w14:textId="77777777" w:rsidR="00174304" w:rsidRPr="00174304" w:rsidRDefault="00174304">
      <w:pPr>
        <w:contextualSpacing/>
        <w:rPr>
          <w:ins w:id="3822" w:author="Eric Boisvert" w:date="2015-10-30T06:30:00Z"/>
          <w:rFonts w:ascii="Courier New" w:hAnsi="Courier New" w:cs="Courier New"/>
          <w:sz w:val="20"/>
          <w:szCs w:val="20"/>
          <w:lang w:val="en-CA"/>
          <w:rPrChange w:id="3823" w:author="Eric Boisvert" w:date="2015-10-30T06:31:00Z">
            <w:rPr>
              <w:ins w:id="3824" w:author="Eric Boisvert" w:date="2015-10-30T06:30:00Z"/>
              <w:lang w:val="en-CA"/>
            </w:rPr>
          </w:rPrChange>
        </w:rPr>
        <w:pPrChange w:id="3825" w:author="Eric Boisvert" w:date="2015-10-30T06:31:00Z">
          <w:pPr/>
        </w:pPrChange>
      </w:pPr>
      <w:ins w:id="3826" w:author="Eric Boisvert" w:date="2015-10-30T06:30:00Z">
        <w:r w:rsidRPr="00174304">
          <w:rPr>
            <w:rFonts w:ascii="Courier New" w:hAnsi="Courier New" w:cs="Courier New"/>
            <w:sz w:val="20"/>
            <w:szCs w:val="20"/>
            <w:lang w:val="en-CA"/>
            <w:rPrChange w:id="3827" w:author="Eric Boisvert" w:date="2015-10-30T06:31:00Z">
              <w:rPr>
                <w:lang w:val="en-CA"/>
              </w:rPr>
            </w:rPrChange>
          </w:rPr>
          <w:t>&lt;gsmlb:mappedItem&gt;</w:t>
        </w:r>
      </w:ins>
    </w:p>
    <w:p w14:paraId="0D71C6DE" w14:textId="77777777" w:rsidR="00174304" w:rsidRPr="00174304" w:rsidRDefault="00174304">
      <w:pPr>
        <w:contextualSpacing/>
        <w:rPr>
          <w:ins w:id="3828" w:author="Eric Boisvert" w:date="2015-10-30T06:30:00Z"/>
          <w:rFonts w:ascii="Courier New" w:hAnsi="Courier New" w:cs="Courier New"/>
          <w:sz w:val="20"/>
          <w:szCs w:val="20"/>
          <w:lang w:val="en-CA"/>
          <w:rPrChange w:id="3829" w:author="Eric Boisvert" w:date="2015-10-30T06:31:00Z">
            <w:rPr>
              <w:ins w:id="3830" w:author="Eric Boisvert" w:date="2015-10-30T06:30:00Z"/>
              <w:lang w:val="en-CA"/>
            </w:rPr>
          </w:rPrChange>
        </w:rPr>
        <w:pPrChange w:id="3831" w:author="Eric Boisvert" w:date="2015-10-30T06:31:00Z">
          <w:pPr/>
        </w:pPrChange>
      </w:pPr>
      <w:ins w:id="3832" w:author="Eric Boisvert" w:date="2015-10-30T06:30:00Z">
        <w:r w:rsidRPr="00174304">
          <w:rPr>
            <w:rFonts w:ascii="Courier New" w:hAnsi="Courier New" w:cs="Courier New"/>
            <w:sz w:val="20"/>
            <w:szCs w:val="20"/>
            <w:lang w:val="en-CA"/>
            <w:rPrChange w:id="3833" w:author="Eric Boisvert" w:date="2015-10-30T06:31:00Z">
              <w:rPr>
                <w:lang w:val="en-CA"/>
              </w:rPr>
            </w:rPrChange>
          </w:rPr>
          <w:tab/>
          <w:t>&lt;gsmlb:MappedFeature gml:id="m2"&gt;</w:t>
        </w:r>
      </w:ins>
    </w:p>
    <w:p w14:paraId="60E6E081" w14:textId="77777777" w:rsidR="00174304" w:rsidRPr="00174304" w:rsidRDefault="00174304">
      <w:pPr>
        <w:contextualSpacing/>
        <w:rPr>
          <w:ins w:id="3834" w:author="Eric Boisvert" w:date="2015-10-30T06:30:00Z"/>
          <w:rFonts w:ascii="Courier New" w:hAnsi="Courier New" w:cs="Courier New"/>
          <w:b/>
          <w:sz w:val="20"/>
          <w:szCs w:val="20"/>
          <w:lang w:val="en-CA"/>
          <w:rPrChange w:id="3835" w:author="Eric Boisvert" w:date="2015-10-30T06:32:00Z">
            <w:rPr>
              <w:ins w:id="3836" w:author="Eric Boisvert" w:date="2015-10-30T06:30:00Z"/>
              <w:lang w:val="en-CA"/>
            </w:rPr>
          </w:rPrChange>
        </w:rPr>
        <w:pPrChange w:id="3837" w:author="Eric Boisvert" w:date="2015-10-30T06:31:00Z">
          <w:pPr/>
        </w:pPrChange>
      </w:pPr>
      <w:ins w:id="3838" w:author="Eric Boisvert" w:date="2015-10-30T06:30:00Z">
        <w:r w:rsidRPr="00174304">
          <w:rPr>
            <w:rFonts w:ascii="Courier New" w:hAnsi="Courier New" w:cs="Courier New"/>
            <w:b/>
            <w:sz w:val="20"/>
            <w:szCs w:val="20"/>
            <w:lang w:val="en-CA"/>
            <w:rPrChange w:id="3839" w:author="Eric Boisvert" w:date="2015-10-30T06:32:00Z">
              <w:rPr>
                <w:lang w:val="en-CA"/>
              </w:rPr>
            </w:rPrChange>
          </w:rPr>
          <w:tab/>
        </w:r>
        <w:r w:rsidRPr="00174304">
          <w:rPr>
            <w:rFonts w:ascii="Courier New" w:hAnsi="Courier New" w:cs="Courier New"/>
            <w:b/>
            <w:sz w:val="20"/>
            <w:szCs w:val="20"/>
            <w:lang w:val="en-CA"/>
            <w:rPrChange w:id="3840" w:author="Eric Boisvert" w:date="2015-10-30T06:32:00Z">
              <w:rPr>
                <w:lang w:val="en-CA"/>
              </w:rPr>
            </w:rPrChange>
          </w:rPr>
          <w:tab/>
          <w:t>&lt;gsmlb:specification xlink:href="#G1"</w:t>
        </w:r>
      </w:ins>
      <w:ins w:id="384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842" w:author="Eric Boisvert" w:date="2015-10-30T06:30:00Z">
        <w:r w:rsidRPr="00174304">
          <w:rPr>
            <w:rFonts w:ascii="Courier New" w:hAnsi="Courier New" w:cs="Courier New"/>
            <w:b/>
            <w:sz w:val="20"/>
            <w:szCs w:val="20"/>
            <w:lang w:val="en-CA"/>
            <w:rPrChange w:id="3843" w:author="Eric Boisvert" w:date="2015-10-30T06:32:00Z">
              <w:rPr>
                <w:lang w:val="en-CA"/>
              </w:rPr>
            </w:rPrChange>
          </w:rPr>
          <w:t>/&gt;</w:t>
        </w:r>
      </w:ins>
    </w:p>
    <w:p w14:paraId="143F9500" w14:textId="77777777" w:rsidR="00174304" w:rsidRPr="00174304" w:rsidRDefault="00174304">
      <w:pPr>
        <w:contextualSpacing/>
        <w:rPr>
          <w:ins w:id="3844" w:author="Eric Boisvert" w:date="2015-10-30T06:30:00Z"/>
          <w:rFonts w:ascii="Courier New" w:hAnsi="Courier New" w:cs="Courier New"/>
          <w:sz w:val="20"/>
          <w:szCs w:val="20"/>
          <w:lang w:val="en-CA"/>
          <w:rPrChange w:id="3845" w:author="Eric Boisvert" w:date="2015-10-30T06:31:00Z">
            <w:rPr>
              <w:ins w:id="3846" w:author="Eric Boisvert" w:date="2015-10-30T06:30:00Z"/>
              <w:lang w:val="en-CA"/>
            </w:rPr>
          </w:rPrChange>
        </w:rPr>
        <w:pPrChange w:id="3847" w:author="Eric Boisvert" w:date="2015-10-30T06:31:00Z">
          <w:pPr/>
        </w:pPrChange>
      </w:pPr>
      <w:ins w:id="3848" w:author="Eric Boisvert" w:date="2015-10-30T06:30:00Z">
        <w:r w:rsidRPr="00174304">
          <w:rPr>
            <w:rFonts w:ascii="Courier New" w:hAnsi="Courier New" w:cs="Courier New"/>
            <w:sz w:val="20"/>
            <w:szCs w:val="20"/>
            <w:lang w:val="en-CA"/>
            <w:rPrChange w:id="3849" w:author="Eric Boisvert" w:date="2015-10-30T06:31:00Z">
              <w:rPr>
                <w:lang w:val="en-CA"/>
              </w:rPr>
            </w:rPrChange>
          </w:rPr>
          <w:tab/>
          <w:t>&lt;/gsmlb:MappedFeature&gt;</w:t>
        </w:r>
      </w:ins>
    </w:p>
    <w:p w14:paraId="6643D632" w14:textId="77777777" w:rsidR="00174304" w:rsidRDefault="00174304">
      <w:pPr>
        <w:contextualSpacing/>
        <w:rPr>
          <w:ins w:id="3850" w:author="Eric Boisvert" w:date="2015-10-30T06:32:00Z"/>
          <w:rFonts w:ascii="Courier New" w:hAnsi="Courier New" w:cs="Courier New"/>
          <w:sz w:val="20"/>
          <w:szCs w:val="20"/>
          <w:lang w:val="en-CA"/>
        </w:rPr>
        <w:pPrChange w:id="3851" w:author="Eric Boisvert" w:date="2015-10-30T06:31:00Z">
          <w:pPr/>
        </w:pPrChange>
      </w:pPr>
      <w:ins w:id="3852" w:author="Eric Boisvert" w:date="2015-10-30T06:30:00Z">
        <w:r w:rsidRPr="00174304">
          <w:rPr>
            <w:rFonts w:ascii="Courier New" w:hAnsi="Courier New" w:cs="Courier New"/>
            <w:sz w:val="20"/>
            <w:szCs w:val="20"/>
            <w:lang w:val="en-CA"/>
            <w:rPrChange w:id="3853" w:author="Eric Boisvert" w:date="2015-10-30T06:31:00Z">
              <w:rPr>
                <w:lang w:val="en-CA"/>
              </w:rPr>
            </w:rPrChange>
          </w:rPr>
          <w:t>&lt;/gsmlb:mappedItem&gt;</w:t>
        </w:r>
      </w:ins>
    </w:p>
    <w:p w14:paraId="5B616B54" w14:textId="77777777" w:rsidR="00174304" w:rsidRPr="00A0434E" w:rsidRDefault="00174304" w:rsidP="00174304">
      <w:pPr>
        <w:contextualSpacing/>
        <w:rPr>
          <w:ins w:id="3854" w:author="Eric Boisvert" w:date="2015-10-30T06:32:00Z"/>
          <w:rFonts w:ascii="Courier New" w:hAnsi="Courier New" w:cs="Courier New"/>
          <w:sz w:val="20"/>
          <w:szCs w:val="20"/>
          <w:lang w:val="en-CA"/>
        </w:rPr>
      </w:pPr>
      <w:ins w:id="3855"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3856" w:author="Eric Boisvert" w:date="2015-10-30T06:32:00Z"/>
          <w:rFonts w:ascii="Courier New" w:hAnsi="Courier New" w:cs="Courier New"/>
          <w:sz w:val="20"/>
          <w:szCs w:val="20"/>
          <w:lang w:val="en-CA"/>
        </w:rPr>
      </w:pPr>
      <w:ins w:id="3857" w:author="Eric Boisvert" w:date="2015-10-30T06:32:00Z">
        <w:r>
          <w:rPr>
            <w:rFonts w:ascii="Courier New" w:hAnsi="Courier New" w:cs="Courier New"/>
            <w:sz w:val="20"/>
            <w:szCs w:val="20"/>
            <w:lang w:val="en-CA"/>
          </w:rPr>
          <w:tab/>
          <w:t>&lt;gsmlb:MappedFeature gml:id="m</w:t>
        </w:r>
      </w:ins>
      <w:ins w:id="3858" w:author="Eric Boisvert" w:date="2015-10-30T06:33:00Z">
        <w:r>
          <w:rPr>
            <w:rFonts w:ascii="Courier New" w:hAnsi="Courier New" w:cs="Courier New"/>
            <w:sz w:val="20"/>
            <w:szCs w:val="20"/>
            <w:lang w:val="en-CA"/>
          </w:rPr>
          <w:t>3</w:t>
        </w:r>
      </w:ins>
      <w:ins w:id="3859"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860" w:author="Eric Boisvert" w:date="2015-10-30T06:32:00Z"/>
          <w:rFonts w:ascii="Courier New" w:hAnsi="Courier New" w:cs="Courier New"/>
          <w:b/>
          <w:sz w:val="20"/>
          <w:szCs w:val="20"/>
          <w:lang w:val="en-CA"/>
        </w:rPr>
      </w:pPr>
      <w:ins w:id="3861" w:author="Eric Boisvert" w:date="2015-10-30T06:32:00Z">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3862" w:author="Eric Boisvert" w:date="2015-10-30T06:33:00Z">
        <w:r>
          <w:rPr>
            <w:rFonts w:ascii="Courier New" w:hAnsi="Courier New" w:cs="Courier New"/>
            <w:b/>
            <w:sz w:val="20"/>
            <w:szCs w:val="20"/>
            <w:lang w:val="en-CA"/>
          </w:rPr>
          <w:t>host.org/resources/geologicUnit/G1</w:t>
        </w:r>
      </w:ins>
      <w:ins w:id="3863" w:author="Eric Boisvert" w:date="2015-10-30T06:32:00Z">
        <w:r w:rsidRPr="00A0434E">
          <w:rPr>
            <w:rFonts w:ascii="Courier New" w:hAnsi="Courier New" w:cs="Courier New"/>
            <w:b/>
            <w:sz w:val="20"/>
            <w:szCs w:val="20"/>
            <w:lang w:val="en-CA"/>
          </w:rPr>
          <w:t>"</w:t>
        </w:r>
      </w:ins>
      <w:ins w:id="3864"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865"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866" w:author="Eric Boisvert" w:date="2015-10-30T06:32:00Z"/>
          <w:rFonts w:ascii="Courier New" w:hAnsi="Courier New" w:cs="Courier New"/>
          <w:sz w:val="20"/>
          <w:szCs w:val="20"/>
          <w:lang w:val="en-CA"/>
        </w:rPr>
      </w:pPr>
      <w:ins w:id="3867"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3868" w:author="Eric Boisvert" w:date="2015-10-30T06:32:00Z"/>
          <w:rFonts w:ascii="Courier New" w:hAnsi="Courier New" w:cs="Courier New"/>
          <w:sz w:val="20"/>
          <w:szCs w:val="20"/>
          <w:lang w:val="en-CA"/>
        </w:rPr>
      </w:pPr>
      <w:ins w:id="3869"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3870" w:author="Eric Boisvert" w:date="2015-10-30T06:30:00Z"/>
          <w:rFonts w:ascii="Courier New" w:hAnsi="Courier New" w:cs="Courier New"/>
          <w:sz w:val="20"/>
          <w:szCs w:val="20"/>
          <w:lang w:val="en-CA"/>
          <w:rPrChange w:id="3871" w:author="Eric Boisvert" w:date="2015-10-30T06:31:00Z">
            <w:rPr>
              <w:ins w:id="3872" w:author="Eric Boisvert" w:date="2015-10-30T06:30:00Z"/>
              <w:lang w:val="en-CA"/>
            </w:rPr>
          </w:rPrChange>
        </w:rPr>
        <w:pPrChange w:id="3873" w:author="Eric Boisvert" w:date="2015-10-30T06:31:00Z">
          <w:pPr/>
        </w:pPrChange>
      </w:pPr>
    </w:p>
    <w:p w14:paraId="467FA132" w14:textId="537D3B04" w:rsidR="00793B54" w:rsidRPr="00174304" w:rsidRDefault="00174304">
      <w:pPr>
        <w:contextualSpacing/>
        <w:rPr>
          <w:ins w:id="3874" w:author="Eric Boisvert" w:date="2015-10-30T05:38:00Z"/>
          <w:rFonts w:ascii="Courier New" w:hAnsi="Courier New" w:cs="Courier New"/>
          <w:sz w:val="20"/>
          <w:szCs w:val="20"/>
          <w:lang w:val="en-CA"/>
          <w:rPrChange w:id="3875" w:author="Eric Boisvert" w:date="2015-10-30T06:31:00Z">
            <w:rPr>
              <w:ins w:id="3876" w:author="Eric Boisvert" w:date="2015-10-30T05:38:00Z"/>
              <w:lang w:val="en-CA"/>
            </w:rPr>
          </w:rPrChange>
        </w:rPr>
        <w:pPrChange w:id="3877" w:author="Eric Boisvert" w:date="2015-10-30T06:31:00Z">
          <w:pPr/>
        </w:pPrChange>
      </w:pPr>
      <w:ins w:id="3878" w:author="Eric Boisvert" w:date="2015-10-30T06:30:00Z">
        <w:r w:rsidRPr="00174304">
          <w:rPr>
            <w:rFonts w:ascii="Courier New" w:hAnsi="Courier New" w:cs="Courier New"/>
            <w:sz w:val="20"/>
            <w:szCs w:val="20"/>
            <w:lang w:val="en-CA"/>
            <w:rPrChange w:id="3879" w:author="Eric Boisvert" w:date="2015-10-30T06:31:00Z">
              <w:rPr>
                <w:lang w:val="en-CA"/>
              </w:rPr>
            </w:rPrChange>
          </w:rPr>
          <w:t>&lt;/gsmlb:GSML&gt;</w:t>
        </w:r>
        <w:r w:rsidRPr="00174304">
          <w:rPr>
            <w:rFonts w:ascii="Courier New" w:hAnsi="Courier New" w:cs="Courier New"/>
            <w:sz w:val="20"/>
            <w:szCs w:val="20"/>
            <w:lang w:val="en-CA"/>
            <w:rPrChange w:id="3880" w:author="Eric Boisvert" w:date="2015-10-30T06:31:00Z">
              <w:rPr>
                <w:lang w:val="en-CA"/>
              </w:rPr>
            </w:rPrChange>
          </w:rPr>
          <w:tab/>
        </w:r>
      </w:ins>
    </w:p>
    <w:p w14:paraId="0AD1A072" w14:textId="77777777" w:rsidR="00174304" w:rsidRDefault="00174304" w:rsidP="00A8510C">
      <w:pPr>
        <w:rPr>
          <w:ins w:id="3881" w:author="Eric Boisvert" w:date="2015-10-30T06:34:00Z"/>
          <w:lang w:val="en-CA"/>
        </w:rPr>
      </w:pPr>
    </w:p>
    <w:p w14:paraId="749A0137" w14:textId="2BC4F5E4" w:rsidR="003E6590" w:rsidRDefault="003E6590" w:rsidP="00A8510C">
      <w:pPr>
        <w:rPr>
          <w:ins w:id="3882" w:author="Eric Boisvert" w:date="2015-10-30T06:37:00Z"/>
          <w:lang w:val="en-CA"/>
        </w:rPr>
      </w:pPr>
      <w:ins w:id="3883" w:author="Eric Boisvert" w:date="2015-10-30T06:34:00Z">
        <w:r>
          <w:rPr>
            <w:lang w:val="en-CA"/>
          </w:rPr>
          <w:t xml:space="preserve">This example shows 3 encoding of a gsmlb:specification property containing (or </w:t>
        </w:r>
      </w:ins>
      <w:ins w:id="3884" w:author="Eric Boisvert" w:date="2015-10-30T06:35:00Z">
        <w:r>
          <w:rPr>
            <w:lang w:val="en-CA"/>
          </w:rPr>
          <w:t xml:space="preserve">referring) to a gsmlb:GeologicUnit.  The first is inline, the second uses a local reference while the last uses a </w:t>
        </w:r>
      </w:ins>
      <w:ins w:id="3885" w:author="Eric Boisvert" w:date="2016-01-20T05:29:00Z">
        <w:r w:rsidR="00B95F74">
          <w:rPr>
            <w:lang w:val="en-CA"/>
          </w:rPr>
          <w:t>Linked Open Data</w:t>
        </w:r>
      </w:ins>
      <w:ins w:id="3886" w:author="Eric Boisvert" w:date="2015-10-30T06:35:00Z">
        <w:r>
          <w:rPr>
            <w:lang w:val="en-CA"/>
          </w:rPr>
          <w:t xml:space="preserve"> reference.</w:t>
        </w:r>
      </w:ins>
      <w:ins w:id="3887" w:author="Eric Boisvert" w:date="2015-10-30T06:42:00Z">
        <w:r>
          <w:rPr>
            <w:lang w:val="en-CA"/>
          </w:rPr>
          <w:t xml:space="preserve"> </w:t>
        </w:r>
      </w:ins>
    </w:p>
    <w:p w14:paraId="5B553F68" w14:textId="605216FD" w:rsidR="00D44162" w:rsidRDefault="00D44162" w:rsidP="003E6590">
      <w:pPr>
        <w:contextualSpacing/>
        <w:rPr>
          <w:ins w:id="3888" w:author="Eric Boisvert" w:date="2015-10-30T06:45:00Z"/>
          <w:rFonts w:ascii="Courier New" w:hAnsi="Courier New" w:cs="Courier New"/>
          <w:sz w:val="20"/>
          <w:szCs w:val="20"/>
          <w:lang w:val="en-CA"/>
        </w:rPr>
      </w:pPr>
      <w:ins w:id="3889" w:author="Eric Boisvert" w:date="2015-10-30T06:45:00Z">
        <w:r>
          <w:rPr>
            <w:rFonts w:ascii="Courier New" w:hAnsi="Courier New" w:cs="Courier New"/>
            <w:sz w:val="20"/>
            <w:szCs w:val="20"/>
            <w:lang w:val="en-CA"/>
          </w:rPr>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3890" w:author="Eric Boisvert" w:date="2015-10-30T06:37:00Z"/>
          <w:rFonts w:ascii="Courier New" w:hAnsi="Courier New" w:cs="Courier New"/>
          <w:sz w:val="20"/>
          <w:szCs w:val="20"/>
          <w:lang w:val="en-CA"/>
        </w:rPr>
      </w:pPr>
      <w:ins w:id="3891"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3892" w:author="Eric Boisvert" w:date="2015-10-30T06:37:00Z"/>
          <w:rFonts w:ascii="Courier New" w:hAnsi="Courier New" w:cs="Courier New"/>
          <w:sz w:val="20"/>
          <w:szCs w:val="20"/>
          <w:lang w:val="en-CA"/>
        </w:rPr>
      </w:pPr>
      <w:ins w:id="3893"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894" w:author="Eric Boisvert" w:date="2015-10-30T06:37:00Z"/>
          <w:rFonts w:ascii="Courier New" w:hAnsi="Courier New" w:cs="Courier New"/>
          <w:b/>
          <w:sz w:val="20"/>
          <w:szCs w:val="20"/>
          <w:lang w:val="en-CA"/>
        </w:rPr>
      </w:pPr>
      <w:ins w:id="3895"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896" w:author="Eric Boisvert" w:date="2015-10-30T06:37:00Z"/>
          <w:rFonts w:ascii="Courier New" w:hAnsi="Courier New" w:cs="Courier New"/>
          <w:sz w:val="20"/>
          <w:szCs w:val="20"/>
          <w:lang w:val="en-CA"/>
        </w:rPr>
      </w:pPr>
      <w:ins w:id="3897"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3898" w:author="Eric Boisvert" w:date="2015-10-30T06:42:00Z"/>
          <w:rFonts w:ascii="Courier New" w:hAnsi="Courier New" w:cs="Courier New"/>
          <w:sz w:val="20"/>
          <w:szCs w:val="20"/>
          <w:lang w:val="en-CA"/>
          <w:rPrChange w:id="3899" w:author="Eric Boisvert" w:date="2015-10-30T06:45:00Z">
            <w:rPr>
              <w:ins w:id="3900" w:author="Eric Boisvert" w:date="2015-10-30T06:42:00Z"/>
              <w:lang w:val="en-CA"/>
            </w:rPr>
          </w:rPrChange>
        </w:rPr>
      </w:pPr>
      <w:ins w:id="3901"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3902" w:author="Eric Boisvert" w:date="2015-10-30T06:42:00Z"/>
          <w:rFonts w:ascii="Courier New" w:hAnsi="Courier New" w:cs="Courier New"/>
          <w:sz w:val="20"/>
          <w:szCs w:val="20"/>
          <w:lang w:val="en-CA"/>
        </w:rPr>
      </w:pPr>
      <w:ins w:id="3903"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3904" w:author="Eric Boisvert" w:date="2015-10-30T06:42:00Z"/>
          <w:rFonts w:ascii="Courier New" w:hAnsi="Courier New" w:cs="Courier New"/>
          <w:sz w:val="20"/>
          <w:szCs w:val="20"/>
          <w:lang w:val="en-CA"/>
        </w:rPr>
      </w:pPr>
      <w:ins w:id="3905"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906" w:author="Eric Boisvert" w:date="2015-10-30T06:42:00Z"/>
          <w:rFonts w:ascii="Courier New" w:hAnsi="Courier New" w:cs="Courier New"/>
          <w:b/>
          <w:sz w:val="20"/>
          <w:szCs w:val="20"/>
          <w:lang w:val="en-CA"/>
        </w:rPr>
      </w:pPr>
      <w:ins w:id="3907"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3908"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3909"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910" w:author="Eric Boisvert" w:date="2015-10-30T06:42:00Z"/>
          <w:rFonts w:ascii="Courier New" w:hAnsi="Courier New" w:cs="Courier New"/>
          <w:sz w:val="20"/>
          <w:szCs w:val="20"/>
          <w:lang w:val="en-CA"/>
        </w:rPr>
      </w:pPr>
      <w:ins w:id="3911"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3912" w:author="Eric Boisvert" w:date="2015-10-30T06:42:00Z"/>
          <w:rFonts w:ascii="Courier New" w:hAnsi="Courier New" w:cs="Courier New"/>
          <w:sz w:val="20"/>
          <w:szCs w:val="20"/>
          <w:lang w:val="en-CA"/>
        </w:rPr>
      </w:pPr>
      <w:ins w:id="3913"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3914" w:author="Eric Boisvert" w:date="2015-10-30T06:45:00Z"/>
          <w:rFonts w:ascii="Courier New" w:hAnsi="Courier New" w:cs="Courier New"/>
          <w:sz w:val="20"/>
          <w:szCs w:val="20"/>
          <w:lang w:val="en-CA"/>
        </w:rPr>
      </w:pPr>
      <w:ins w:id="3915"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3916" w:author="Eric Boisvert" w:date="2015-10-30T06:37:00Z"/>
          <w:lang w:val="en-CA"/>
        </w:rPr>
      </w:pPr>
    </w:p>
    <w:p w14:paraId="49FAEAD9" w14:textId="77777777" w:rsidR="00E13215" w:rsidRDefault="00D44162" w:rsidP="00A8510C">
      <w:pPr>
        <w:rPr>
          <w:ins w:id="3917" w:author="Eric Boisvert" w:date="2015-10-30T06:46:00Z"/>
          <w:lang w:val="en-CA"/>
        </w:rPr>
      </w:pPr>
      <w:ins w:id="3918" w:author="Eric Boisvert" w:date="2015-10-30T06:37:00Z">
        <w:r>
          <w:rPr>
            <w:lang w:val="en-CA"/>
          </w:rPr>
          <w:t>Th</w:t>
        </w:r>
      </w:ins>
      <w:ins w:id="3919" w:author="Eric Boisvert" w:date="2015-10-30T06:44:00Z">
        <w:r>
          <w:rPr>
            <w:lang w:val="en-CA"/>
          </w:rPr>
          <w:t xml:space="preserve">e next </w:t>
        </w:r>
      </w:ins>
      <w:ins w:id="3920" w:author="Eric Boisvert" w:date="2015-10-30T06:37:00Z">
        <w:r w:rsidR="003E6590">
          <w:rPr>
            <w:lang w:val="en-CA"/>
          </w:rPr>
          <w:t>exampl</w:t>
        </w:r>
      </w:ins>
      <w:ins w:id="3921" w:author="Eric Boisvert" w:date="2015-10-30T06:38:00Z">
        <w:r w:rsidR="003E6590">
          <w:rPr>
            <w:lang w:val="en-CA"/>
          </w:rPr>
          <w:t>e</w:t>
        </w:r>
      </w:ins>
      <w:ins w:id="3922" w:author="Eric Boisvert" w:date="2015-10-30T06:44:00Z">
        <w:r>
          <w:rPr>
            <w:lang w:val="en-CA"/>
          </w:rPr>
          <w:t>s</w:t>
        </w:r>
      </w:ins>
      <w:ins w:id="3923" w:author="Eric Boisvert" w:date="2015-10-30T06:38:00Z">
        <w:r w:rsidR="003E6590">
          <w:rPr>
            <w:lang w:val="en-CA"/>
          </w:rPr>
          <w:t xml:space="preserve"> shows yet another W3C encoding of a link by referencing to a fragment inside a XML document</w:t>
        </w:r>
      </w:ins>
      <w:ins w:id="3924" w:author="Eric Boisvert" w:date="2015-10-30T06:45:00Z">
        <w:r w:rsidR="00E13215">
          <w:rPr>
            <w:lang w:val="en-CA"/>
          </w:rPr>
          <w:t xml:space="preserve"> and using a WFS 2.0 request</w:t>
        </w:r>
      </w:ins>
      <w:ins w:id="3925" w:author="Eric Boisvert" w:date="2015-10-30T06:38:00Z">
        <w:r w:rsidR="003E6590">
          <w:rPr>
            <w:lang w:val="en-CA"/>
          </w:rPr>
          <w:t>.</w:t>
        </w:r>
      </w:ins>
      <w:ins w:id="3926" w:author="Eric Boisvert" w:date="2015-10-30T06:39:00Z">
        <w:r w:rsidR="003E6590">
          <w:rPr>
            <w:lang w:val="en-CA"/>
          </w:rPr>
          <w:t xml:space="preserve">  While </w:t>
        </w:r>
      </w:ins>
      <w:ins w:id="3927" w:author="Eric Boisvert" w:date="2015-10-30T06:46:00Z">
        <w:r w:rsidR="00E13215">
          <w:rPr>
            <w:lang w:val="en-CA"/>
          </w:rPr>
          <w:t>they are</w:t>
        </w:r>
      </w:ins>
      <w:ins w:id="3928" w:author="Eric Boisvert" w:date="2015-10-30T06:39:00Z">
        <w:r w:rsidR="003E6590">
          <w:rPr>
            <w:lang w:val="en-CA"/>
          </w:rPr>
          <w:t xml:space="preserve"> valid encoding</w:t>
        </w:r>
      </w:ins>
      <w:ins w:id="3929" w:author="Eric Boisvert" w:date="2015-10-30T06:46:00Z">
        <w:r w:rsidR="00E13215">
          <w:rPr>
            <w:lang w:val="en-CA"/>
          </w:rPr>
          <w:t>s</w:t>
        </w:r>
      </w:ins>
      <w:ins w:id="3930" w:author="Eric Boisvert" w:date="2015-10-30T06:39:00Z">
        <w:r w:rsidR="003E6590">
          <w:rPr>
            <w:lang w:val="en-CA"/>
          </w:rPr>
          <w:t>, the link</w:t>
        </w:r>
      </w:ins>
      <w:ins w:id="3931" w:author="Eric Boisvert" w:date="2015-10-30T06:46:00Z">
        <w:r w:rsidR="00E13215">
          <w:rPr>
            <w:lang w:val="en-CA"/>
          </w:rPr>
          <w:t>s</w:t>
        </w:r>
      </w:ins>
      <w:ins w:id="3932" w:author="Eric Boisvert" w:date="2015-10-30T06:39:00Z">
        <w:r w:rsidR="003E6590">
          <w:rPr>
            <w:lang w:val="en-CA"/>
          </w:rPr>
          <w:t xml:space="preserve"> </w:t>
        </w:r>
      </w:ins>
      <w:ins w:id="3933" w:author="Eric Boisvert" w:date="2015-10-30T06:46:00Z">
        <w:r w:rsidR="00E13215">
          <w:rPr>
            <w:lang w:val="en-CA"/>
          </w:rPr>
          <w:t>are</w:t>
        </w:r>
      </w:ins>
      <w:ins w:id="3934" w:author="Eric Boisvert" w:date="2015-10-30T06:39:00Z">
        <w:r w:rsidR="003E6590">
          <w:rPr>
            <w:lang w:val="en-CA"/>
          </w:rPr>
          <w:t xml:space="preserve"> not identifier </w:t>
        </w:r>
      </w:ins>
      <w:ins w:id="3935" w:author="Eric Boisvert" w:date="2015-10-30T06:46:00Z">
        <w:r w:rsidR="00E13215">
          <w:rPr>
            <w:lang w:val="en-CA"/>
          </w:rPr>
          <w:t xml:space="preserve">(although the information is hidden in the link).  </w:t>
        </w:r>
      </w:ins>
    </w:p>
    <w:p w14:paraId="308DAA23" w14:textId="27F65840" w:rsidR="003E6590" w:rsidRDefault="00B95F74" w:rsidP="00A8510C">
      <w:pPr>
        <w:rPr>
          <w:ins w:id="3936" w:author="Eric Boisvert" w:date="2015-10-30T06:32:00Z"/>
          <w:lang w:val="en-CA"/>
        </w:rPr>
      </w:pPr>
      <w:ins w:id="3937" w:author="Eric Boisvert" w:date="2016-01-20T05:30:00Z">
        <w:r>
          <w:rPr>
            <w:lang w:val="en-CA"/>
          </w:rPr>
          <w:t>Linked Open Data</w:t>
        </w:r>
      </w:ins>
      <w:ins w:id="3938" w:author="Eric Boisvert" w:date="2015-10-30T06:47:00Z">
        <w:r w:rsidR="00E13215">
          <w:rPr>
            <w:lang w:val="en-CA"/>
          </w:rPr>
          <w:t xml:space="preserve"> HTTP URIs have</w:t>
        </w:r>
      </w:ins>
      <w:ins w:id="3939" w:author="Eric Boisvert" w:date="2015-10-30T06:39:00Z">
        <w:r w:rsidR="003E6590">
          <w:rPr>
            <w:lang w:val="en-CA"/>
          </w:rPr>
          <w:t xml:space="preserve"> the dual role</w:t>
        </w:r>
      </w:ins>
      <w:ins w:id="3940" w:author="Eric Boisvert" w:date="2015-10-30T06:47:00Z">
        <w:r w:rsidR="00E13215">
          <w:rPr>
            <w:lang w:val="en-CA"/>
          </w:rPr>
          <w:t>s</w:t>
        </w:r>
      </w:ins>
      <w:ins w:id="3941" w:author="Eric Boisvert" w:date="2015-10-30T06:39:00Z">
        <w:r w:rsidR="00E13215">
          <w:rPr>
            <w:lang w:val="en-CA"/>
          </w:rPr>
          <w:t xml:space="preserve"> of being </w:t>
        </w:r>
      </w:ins>
      <w:ins w:id="3942" w:author="Eric Boisvert" w:date="2015-10-30T06:47:00Z">
        <w:r w:rsidR="00E13215">
          <w:rPr>
            <w:lang w:val="en-CA"/>
          </w:rPr>
          <w:t>an</w:t>
        </w:r>
      </w:ins>
      <w:ins w:id="3943" w:author="Eric Boisvert" w:date="2015-10-30T06:39:00Z">
        <w:r w:rsidR="003E6590">
          <w:rPr>
            <w:lang w:val="en-CA"/>
          </w:rPr>
          <w:t xml:space="preserve"> identifier </w:t>
        </w:r>
        <w:r w:rsidR="003E6590" w:rsidRPr="003E6590">
          <w:rPr>
            <w:b/>
            <w:lang w:val="en-CA"/>
            <w:rPrChange w:id="3944" w:author="Eric Boisvert" w:date="2015-10-30T06:40:00Z">
              <w:rPr>
                <w:lang w:val="en-CA"/>
              </w:rPr>
            </w:rPrChange>
          </w:rPr>
          <w:t>and</w:t>
        </w:r>
        <w:r w:rsidR="003E6590">
          <w:rPr>
            <w:lang w:val="en-CA"/>
          </w:rPr>
          <w:t xml:space="preserve"> a location.</w:t>
        </w:r>
      </w:ins>
      <w:ins w:id="3945" w:author="Eric Boisvert" w:date="2015-10-30T06:40:00Z">
        <w:r w:rsidR="003E6590">
          <w:rPr>
            <w:lang w:val="en-CA"/>
          </w:rPr>
          <w:t xml:space="preserve">  </w:t>
        </w:r>
      </w:ins>
      <w:ins w:id="3946" w:author="Eric Boisvert" w:date="2015-10-30T06:41:00Z">
        <w:r w:rsidR="003E6590">
          <w:rPr>
            <w:lang w:val="en-CA"/>
          </w:rPr>
          <w:t xml:space="preserve">For this reason, this specification demands that external references use </w:t>
        </w:r>
      </w:ins>
      <w:ins w:id="3947" w:author="Eric Boisvert" w:date="2016-01-20T05:30:00Z">
        <w:r>
          <w:rPr>
            <w:lang w:val="en-CA"/>
          </w:rPr>
          <w:t>Linked Open Data compliant URIs</w:t>
        </w:r>
      </w:ins>
      <w:ins w:id="3948"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94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950" w:author="Eric Boisvert" w:date="2015-10-30T06:47:00Z"/>
          <w:lang w:val="en-CA"/>
        </w:rPr>
      </w:pPr>
      <w:r>
        <w:rPr>
          <w:lang w:val="en-CA"/>
        </w:rPr>
        <w:t xml:space="preserve"> </w:t>
      </w:r>
    </w:p>
    <w:p w14:paraId="00A2CAF8" w14:textId="77777777" w:rsidR="00652E95" w:rsidRDefault="00652E95" w:rsidP="00652E95">
      <w:pPr>
        <w:pStyle w:val="Heading3"/>
        <w:rPr>
          <w:ins w:id="3951" w:author="Eric Boisvert" w:date="2015-10-30T06:47:00Z"/>
          <w:lang w:val="en-CA"/>
        </w:rPr>
      </w:pPr>
      <w:bookmarkStart w:id="3952" w:name="_Toc439943495"/>
      <w:ins w:id="3953" w:author="Eric Boisvert" w:date="2015-10-30T06:47:00Z">
        <w:r>
          <w:rPr>
            <w:lang w:val="en-CA"/>
          </w:rPr>
          <w:t>CodeList</w:t>
        </w:r>
        <w:bookmarkEnd w:id="3952"/>
      </w:ins>
    </w:p>
    <w:p w14:paraId="00512E31" w14:textId="77777777" w:rsidR="00652E95" w:rsidRDefault="00652E95" w:rsidP="00652E95">
      <w:pPr>
        <w:rPr>
          <w:ins w:id="3954" w:author="Eric Boisvert" w:date="2015-10-30T06:47:00Z"/>
          <w:lang w:val="en-CA"/>
        </w:rPr>
      </w:pPr>
    </w:p>
    <w:p w14:paraId="4565B3B7" w14:textId="30A467BE" w:rsidR="00652E95" w:rsidRDefault="00652E95" w:rsidP="00652E95">
      <w:pPr>
        <w:rPr>
          <w:ins w:id="3955" w:author="Eric Boisvert" w:date="2015-10-30T06:47:00Z"/>
          <w:lang w:val="en-CA"/>
        </w:rPr>
      </w:pPr>
      <w:ins w:id="3956" w:author="Eric Boisvert" w:date="2015-10-30T06:47:00Z">
        <w:r>
          <w:rPr>
            <w:lang w:val="en-CA"/>
          </w:rPr>
          <w:lastRenderedPageBreak/>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3957" w:author="Eric Boisvert" w:date="2016-01-20T05:31:00Z">
        <w:r w:rsidR="00B95F74">
          <w:rPr>
            <w:lang w:val="en-CA"/>
          </w:rPr>
          <w:t xml:space="preserve"> term</w:t>
        </w:r>
      </w:ins>
      <w:ins w:id="3958" w:author="Eric Boisvert" w:date="2015-10-30T06:47:00Z">
        <w:r>
          <w:rPr>
            <w:lang w:val="en-CA"/>
          </w:rPr>
          <w:t xml:space="preserve"> reference have xlink:href and xlink:title as mandatory attributes.</w:t>
        </w:r>
      </w:ins>
    </w:p>
    <w:p w14:paraId="69AC555F" w14:textId="77777777" w:rsidR="00652E95" w:rsidRDefault="00652E95" w:rsidP="00652E95">
      <w:pPr>
        <w:rPr>
          <w:ins w:id="3959" w:author="Eric Boisvert" w:date="2015-10-30T06:47:00Z"/>
          <w:rFonts w:ascii="Consolas" w:hAnsi="Consolas" w:cs="Consolas"/>
          <w:sz w:val="20"/>
          <w:szCs w:val="20"/>
          <w:lang w:val="en-CA"/>
        </w:rPr>
      </w:pPr>
      <w:ins w:id="3960" w:author="Eric Boisvert" w:date="2015-10-30T06:47:00Z">
        <w:r w:rsidRPr="008D2309">
          <w:rPr>
            <w:rFonts w:ascii="Consolas" w:hAnsi="Consolas" w:cs="Consolas"/>
            <w:sz w:val="20"/>
            <w:szCs w:val="20"/>
            <w:lang w:val="en-CA"/>
          </w:rPr>
          <w:t>&lt;gsmlb:lithology xlink:href="</w:t>
        </w:r>
        <w:commentRangeStart w:id="3961"/>
        <w:r w:rsidRPr="008D2309">
          <w:rPr>
            <w:rFonts w:ascii="Consolas" w:hAnsi="Consolas" w:cs="Consolas"/>
            <w:sz w:val="20"/>
            <w:szCs w:val="20"/>
            <w:lang w:val="en-CA"/>
          </w:rPr>
          <w:t>http://resource.geosciml.org/classifier/cgi/simplelithology/mudstone</w:t>
        </w:r>
        <w:commentRangeEnd w:id="3961"/>
        <w:r>
          <w:rPr>
            <w:rStyle w:val="CommentReference"/>
          </w:rPr>
          <w:commentReference w:id="3961"/>
        </w:r>
        <w:r w:rsidRPr="008D2309">
          <w:rPr>
            <w:rFonts w:ascii="Consolas" w:hAnsi="Consolas" w:cs="Consolas"/>
            <w:sz w:val="20"/>
            <w:szCs w:val="20"/>
            <w:lang w:val="en-CA"/>
          </w:rPr>
          <w:t>" xlink:title="mudstone"/&gt;</w:t>
        </w:r>
      </w:ins>
    </w:p>
    <w:p w14:paraId="13540271" w14:textId="77777777" w:rsidR="00652E95" w:rsidRDefault="00652E95" w:rsidP="00652E95">
      <w:pPr>
        <w:rPr>
          <w:ins w:id="3962" w:author="Eric Boisvert" w:date="2015-10-30T06:47:00Z"/>
          <w:lang w:val="en-CA"/>
        </w:rPr>
      </w:pPr>
      <w:ins w:id="3963" w:author="Eric Boisvert" w:date="2015-10-30T06:47:00Z">
        <w:r>
          <w:rPr>
            <w:lang w:val="en-CA"/>
          </w:rPr>
          <w:t>The xlink:href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96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96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966" w:author="Eric Boisvert" w:date="2015-10-30T06:48:00Z"/>
                <w:rStyle w:val="requri"/>
                <w:lang w:val="en-CA"/>
              </w:rPr>
            </w:pPr>
            <w:ins w:id="396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968" w:author="Eric Boisvert" w:date="2015-10-30T06:48:00Z"/>
                <w:rStyle w:val="reqtext"/>
                <w:lang w:val="en-CA"/>
              </w:rPr>
            </w:pPr>
            <w:ins w:id="3969"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97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971" w:author="Eric Boisvert" w:date="2015-10-30T05:38:00Z"/>
          <w:lang w:val="en-CA"/>
        </w:rPr>
      </w:pPr>
      <w:del w:id="397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973" w:author="Eric Boisvert" w:date="2015-10-30T05:38:00Z"/>
          <w:rFonts w:ascii="Consolas" w:hAnsi="Consolas" w:cs="Consolas"/>
          <w:sz w:val="20"/>
          <w:szCs w:val="20"/>
          <w:lang w:val="en-CA"/>
        </w:rPr>
      </w:pPr>
      <w:del w:id="3974" w:author="Eric Boisvert" w:date="2015-10-30T05:38:00Z">
        <w:r w:rsidRPr="008D2309" w:rsidDel="00E97666">
          <w:rPr>
            <w:rFonts w:ascii="Consolas" w:hAnsi="Consolas" w:cs="Consolas"/>
            <w:sz w:val="20"/>
            <w:szCs w:val="20"/>
            <w:lang w:val="en-CA"/>
          </w:rPr>
          <w:delText>&lt;gsmlb:lithology xlink:href="</w:delText>
        </w:r>
        <w:commentRangeStart w:id="3975"/>
        <w:r w:rsidRPr="008D2309" w:rsidDel="00E97666">
          <w:rPr>
            <w:rFonts w:ascii="Consolas" w:hAnsi="Consolas" w:cs="Consolas"/>
            <w:sz w:val="20"/>
            <w:szCs w:val="20"/>
            <w:lang w:val="en-CA"/>
          </w:rPr>
          <w:delText>http://resource.geosciml.org/classifier/cgi/simplelithology/mudstone</w:delText>
        </w:r>
        <w:commentRangeEnd w:id="3975"/>
        <w:r w:rsidR="008D1584" w:rsidDel="00E97666">
          <w:rPr>
            <w:rStyle w:val="CommentReference"/>
          </w:rPr>
          <w:commentReference w:id="397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976" w:author="Eric Boisvert" w:date="2015-10-30T05:38:00Z"/>
          <w:lang w:val="en-CA"/>
        </w:rPr>
      </w:pPr>
      <w:del w:id="397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978" w:name="_Toc439943496"/>
      <w:r>
        <w:rPr>
          <w:lang w:val="en-CA"/>
        </w:rPr>
        <w:t>Identifiers</w:t>
      </w:r>
      <w:bookmarkEnd w:id="3978"/>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3979"/>
      <w:r>
        <w:rPr>
          <w:lang w:val="en-CA"/>
        </w:rPr>
        <w:t>a Linked Open Data resource identifier</w:t>
      </w:r>
      <w:commentRangeEnd w:id="3979"/>
      <w:r w:rsidR="0068411B">
        <w:rPr>
          <w:rStyle w:val="CommentReference"/>
        </w:rPr>
        <w:commentReference w:id="397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980"/>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980"/>
            <w:r>
              <w:rPr>
                <w:rStyle w:val="CommentReference"/>
                <w:rFonts w:ascii="Times New Roman" w:eastAsia="Times New Roman" w:hAnsi="Times New Roman"/>
                <w:lang w:val="en-US" w:eastAsia="en-US"/>
              </w:rPr>
              <w:commentReference w:id="398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981" w:name="_Toc439943497"/>
      <w:r>
        <w:rPr>
          <w:lang w:val="en-CA"/>
        </w:rPr>
        <w:t>Nillables or Voidables</w:t>
      </w:r>
      <w:bookmarkEnd w:id="3981"/>
    </w:p>
    <w:p w14:paraId="168C9B83" w14:textId="77777777" w:rsidR="00370329" w:rsidRDefault="00370329" w:rsidP="00AD7649">
      <w:pPr>
        <w:rPr>
          <w:lang w:val="en-CA"/>
        </w:rPr>
      </w:pPr>
    </w:p>
    <w:p w14:paraId="1F86A32A" w14:textId="6E7632A1" w:rsidR="00E966AA" w:rsidRDefault="00370329" w:rsidP="00AD7649">
      <w:pPr>
        <w:rPr>
          <w:ins w:id="3982"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3983" w:author="Eric Boisvert" w:date="2016-01-20T05:39:00Z">
        <w:r w:rsidR="00B63214">
          <w:rPr>
            <w:lang w:val="en-CA"/>
          </w:rPr>
          <w:t>why the data provider</w:t>
        </w:r>
      </w:ins>
      <w:del w:id="3984" w:author="Eric Boisvert" w:date="2016-01-20T05:39:00Z">
        <w:r w:rsidR="008A6B29" w:rsidDel="00B63214">
          <w:rPr>
            <w:lang w:val="en-CA"/>
          </w:rPr>
          <w:delText>it</w:delText>
        </w:r>
      </w:del>
      <w:r w:rsidR="008A6B29">
        <w:rPr>
          <w:lang w:val="en-CA"/>
        </w:rPr>
        <w:t xml:space="preserve"> d</w:t>
      </w:r>
      <w:ins w:id="3985" w:author="Eric Boisvert" w:date="2016-01-20T05:39:00Z">
        <w:r w:rsidR="00B63214">
          <w:rPr>
            <w:lang w:val="en-CA"/>
          </w:rPr>
          <w:t>id</w:t>
        </w:r>
      </w:ins>
      <w:del w:id="3986"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3987" w:author="Eric Boisvert" w:date="2016-01-20T05:39:00Z">
        <w:r w:rsidR="00B63214">
          <w:rPr>
            <w:lang w:val="en-CA"/>
          </w:rPr>
          <w:t>.</w:t>
        </w:r>
      </w:ins>
    </w:p>
    <w:p w14:paraId="4E1749C7" w14:textId="3011CF13" w:rsidR="00B63214" w:rsidRDefault="00B63214" w:rsidP="00B63214">
      <w:pPr>
        <w:numPr>
          <w:ilvl w:val="0"/>
          <w:numId w:val="37"/>
        </w:numPr>
        <w:rPr>
          <w:ins w:id="3988" w:author="Eric Boisvert" w:date="2016-01-20T05:40:00Z"/>
          <w:lang w:val="en-CA"/>
        </w:rPr>
        <w:pPrChange w:id="3989" w:author="Eric Boisvert" w:date="2016-01-20T05:40:00Z">
          <w:pPr/>
        </w:pPrChange>
      </w:pPr>
      <w:ins w:id="3990" w:author="Eric Boisvert" w:date="2016-01-20T05:39:00Z">
        <w:r>
          <w:rPr>
            <w:lang w:val="en-CA"/>
          </w:rPr>
          <w:t>Using XSD xsi:nill=”true” and nilReason</w:t>
        </w:r>
      </w:ins>
    </w:p>
    <w:p w14:paraId="453B707B" w14:textId="47A88E00" w:rsidR="00B63214" w:rsidRDefault="00B63214" w:rsidP="00B63214">
      <w:pPr>
        <w:numPr>
          <w:ilvl w:val="0"/>
          <w:numId w:val="37"/>
        </w:numPr>
        <w:rPr>
          <w:ins w:id="3991" w:author="Eric Boisvert" w:date="2016-01-20T05:39:00Z"/>
          <w:lang w:val="en-CA"/>
        </w:rPr>
        <w:pPrChange w:id="3992" w:author="Eric Boisvert" w:date="2016-01-20T05:40:00Z">
          <w:pPr/>
        </w:pPrChange>
      </w:pPr>
      <w:ins w:id="3993" w:author="Eric Boisvert" w:date="2016-01-20T05:40:00Z">
        <w:r>
          <w:rPr>
            <w:lang w:val="en-CA"/>
          </w:rPr>
          <w:t xml:space="preserve">Using a HTTP URI identifier defined by a community as representing a null value.  OGC uses </w:t>
        </w:r>
      </w:ins>
      <w:ins w:id="399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3995"/>
        <w:r>
          <w:rPr>
            <w:lang w:val="en-CA"/>
          </w:rPr>
          <w:t>(OGC 12-110).</w:t>
        </w:r>
        <w:commentRangeEnd w:id="3995"/>
        <w:r>
          <w:rPr>
            <w:rStyle w:val="CommentReference"/>
          </w:rPr>
          <w:commentReference w:id="3995"/>
        </w:r>
      </w:ins>
    </w:p>
    <w:p w14:paraId="53D1BB78" w14:textId="77777777" w:rsidR="00B63214" w:rsidRDefault="00B63214" w:rsidP="00AD7649">
      <w:pPr>
        <w:rPr>
          <w:ins w:id="3996"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3997" w:name="_Toc439943498"/>
      <w:r>
        <w:rPr>
          <w:lang w:val="en-CA"/>
        </w:rPr>
        <w:t>Date encoding</w:t>
      </w:r>
      <w:bookmarkEnd w:id="3997"/>
    </w:p>
    <w:p w14:paraId="4E700643" w14:textId="77777777" w:rsidR="00330E0C" w:rsidRDefault="00330E0C" w:rsidP="00AD7649">
      <w:pPr>
        <w:rPr>
          <w:lang w:val="en-CA"/>
        </w:rPr>
      </w:pPr>
    </w:p>
    <w:p w14:paraId="34A50A34" w14:textId="35ECE71C" w:rsidR="00330E0C" w:rsidRDefault="00330E0C" w:rsidP="00330E0C">
      <w:r>
        <w:t xml:space="preserve">The date-time </w:t>
      </w:r>
      <w:del w:id="3998" w:author="Eric Boisvert" w:date="2016-01-20T05:47:00Z">
        <w:r w:rsidDel="00AE70BC">
          <w:delText xml:space="preserve">formats </w:delText>
        </w:r>
      </w:del>
      <w:ins w:id="3999" w:author="Eric Boisvert" w:date="2016-01-20T05:47:00Z">
        <w:r w:rsidR="00AE70BC">
          <w:t>values</w:t>
        </w:r>
        <w:r w:rsidR="00AE70BC">
          <w:t xml:space="preserve"> </w:t>
        </w:r>
        <w:r w:rsidR="00AE70BC">
          <w:t>shall</w:t>
        </w:r>
      </w:ins>
      <w:del w:id="4000" w:author="Eric Boisvert" w:date="2016-01-20T05:47:00Z">
        <w:r w:rsidDel="00AE70BC">
          <w:delText>will</w:delText>
        </w:r>
      </w:del>
      <w:r>
        <w:t xml:space="preserve"> conform to ISO</w:t>
      </w:r>
      <w:ins w:id="4001" w:author="Eric Boisvert" w:date="2016-01-20T05:47:00Z">
        <w:r w:rsidR="00AE70BC">
          <w:t xml:space="preserve"> 8601</w:t>
        </w:r>
      </w:ins>
      <w:r>
        <w:t xml:space="preserve"> standards.  Although this is already a GML 3.2 encoding rule (clause 14.2.2.7), this format shall also be used in any string </w:t>
      </w:r>
      <w:del w:id="4002" w:author="Eric Boisvert" w:date="2016-01-20T05:47:00Z">
        <w:r w:rsidDel="00AE70BC">
          <w:delText>that does not attempt to validate</w:delText>
        </w:r>
      </w:del>
      <w:ins w:id="4003" w:author="Eric Boisvert" w:date="2016-01-20T05:47:00Z">
        <w:r w:rsidR="00AE70BC">
          <w:t>that contain</w:t>
        </w:r>
      </w:ins>
      <w:del w:id="4004" w:author="Eric Boisvert" w:date="2016-01-20T05:47:00Z">
        <w:r w:rsidDel="00AE70BC">
          <w:delText xml:space="preserve"> the</w:delText>
        </w:r>
      </w:del>
      <w:r>
        <w:t xml:space="preserve"> </w:t>
      </w:r>
      <w:ins w:id="4005" w:author="Eric Boisvert" w:date="2016-01-20T05:47:00Z">
        <w:r w:rsidR="00AE70BC">
          <w:t xml:space="preserve">a </w:t>
        </w:r>
      </w:ins>
      <w:r>
        <w:t>date</w:t>
      </w:r>
      <w:ins w:id="4006" w:author="Eric Boisvert" w:date="2016-01-20T05:48:00Z">
        <w:r w:rsidR="00AE70BC">
          <w:t>-</w:t>
        </w:r>
      </w:ins>
      <w:del w:id="4007" w:author="Eric Boisvert" w:date="2016-01-20T05:48:00Z">
        <w:r w:rsidDel="00AE70BC">
          <w:delText xml:space="preserve"> </w:delText>
        </w:r>
      </w:del>
      <w:r>
        <w:t xml:space="preserve">time </w:t>
      </w:r>
      <w:del w:id="4008"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009" w:author="Eric Boisvert" w:date="2016-01-20T05:48:00Z">
              <w:r w:rsidRPr="00031D61" w:rsidDel="00AE70BC">
                <w:rPr>
                  <w:rStyle w:val="reqtext"/>
                </w:rPr>
                <w:delText xml:space="preserve">elements </w:delText>
              </w:r>
            </w:del>
            <w:ins w:id="4010"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011"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012" w:author="Eric Boisvert" w:date="2016-01-20T05:49:00Z">
        <w:r w:rsidDel="00AE70BC">
          <w:delText xml:space="preserve">will </w:delText>
        </w:r>
      </w:del>
      <w:ins w:id="4013" w:author="Eric Boisvert" w:date="2016-01-20T05:49:00Z">
        <w:r w:rsidR="00AE70BC">
          <w:t>shall</w:t>
        </w:r>
        <w:r w:rsidR="00AE70BC">
          <w:t xml:space="preserve">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014" w:name="_Toc439943499"/>
      <w:r>
        <w:t>Units of Measure</w:t>
      </w:r>
      <w:bookmarkEnd w:id="4014"/>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015" w:name="_Toc439943500"/>
      <w:del w:id="4016"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015"/>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017" w:author="Eric Boisvert" w:date="2015-10-29T03:56:00Z"/>
        </w:rPr>
      </w:pPr>
    </w:p>
    <w:p w14:paraId="6378C5AC" w14:textId="5F75583A" w:rsidR="007A1979" w:rsidRDefault="007A1979" w:rsidP="00225333">
      <w:commentRangeStart w:id="4018"/>
      <w:ins w:id="4019" w:author="Eric Boisvert" w:date="2015-10-29T03:56:00Z">
        <w:r>
          <w:t>Because of the limited availability of WFS 2.0 compliant server</w:t>
        </w:r>
      </w:ins>
      <w:ins w:id="4020" w:author="Eric Boisvert" w:date="2015-10-29T03:57:00Z">
        <w:r>
          <w:t>s</w:t>
        </w:r>
      </w:ins>
      <w:ins w:id="4021" w:author="Eric Boisvert" w:date="2015-10-29T03:56:00Z">
        <w:r>
          <w:t xml:space="preserve"> and clients, </w:t>
        </w:r>
      </w:ins>
      <w:ins w:id="4022" w:author="Eric Boisvert" w:date="2015-10-29T03:57:00Z">
        <w:r>
          <w:t xml:space="preserve">GeoSciML </w:t>
        </w:r>
      </w:ins>
      <w:ins w:id="4023" w:author="Eric Boisvert" w:date="2016-01-20T05:51:00Z">
        <w:r w:rsidR="00AE70BC">
          <w:t xml:space="preserve">SWG officially supports </w:t>
        </w:r>
      </w:ins>
      <w:ins w:id="4024" w:author="Eric Boisvert" w:date="2015-10-29T03:58:00Z">
        <w:r>
          <w:t xml:space="preserve">WFS 1.1.0 and GML 3.1.1. </w:t>
        </w:r>
        <w:commentRangeEnd w:id="4018"/>
        <w:r>
          <w:rPr>
            <w:rStyle w:val="CommentReference"/>
          </w:rPr>
          <w:commentReference w:id="4018"/>
        </w:r>
      </w:ins>
      <w:ins w:id="4025" w:author="Eric Boisvert" w:date="2016-01-20T05:52:00Z">
        <w:r w:rsidR="00AE70BC">
          <w:t xml:space="preserve">(See  </w:t>
        </w:r>
        <w:r w:rsidR="00AE70BC">
          <w:fldChar w:fldCharType="begin"/>
        </w:r>
        <w:r w:rsidR="00AE70BC">
          <w:instrText xml:space="preserve"> REF _Ref439836832 \r \h </w:instrText>
        </w:r>
      </w:ins>
      <w:r w:rsidR="00AE70BC">
        <w:fldChar w:fldCharType="separate"/>
      </w:r>
      <w:ins w:id="4026" w:author="Eric Boisvert" w:date="2016-01-20T05:52:00Z">
        <w:r w:rsidR="00AE70BC">
          <w:t>9.5</w:t>
        </w:r>
        <w:r w:rsidR="00AE70BC">
          <w:fldChar w:fldCharType="end"/>
        </w:r>
        <w:r w:rsidR="00AE70BC">
          <w:t xml:space="preserve">).  </w:t>
        </w:r>
      </w:ins>
      <w:ins w:id="4027" w:author="Eric Boisvert" w:date="2016-01-20T06:00:00Z">
        <w:r w:rsidR="00153787">
          <w:t>GML 3.2 compliant portrayal schema shall be published as a profile of this requirements class.</w:t>
        </w:r>
      </w:ins>
      <w:bookmarkStart w:id="4028" w:name="_GoBack"/>
      <w:bookmarkEnd w:id="4028"/>
    </w:p>
    <w:p w14:paraId="7A803E96" w14:textId="3A72C998" w:rsidR="008246C7" w:rsidRDefault="008246C7" w:rsidP="00225333">
      <w:r>
        <w:t>Portrayal schemas are meant to deliver simple content, consistent with simple scenarios described in GML Simple Feature</w:t>
      </w:r>
      <w:r w:rsidR="00112EA6">
        <w:t xml:space="preserve"> Level 1 (OGC 10-100r3</w:t>
      </w:r>
      <w:r>
        <w:t>)</w:t>
      </w:r>
      <w:ins w:id="4029" w:author="Eric Boisvert" w:date="2016-01-20T05:54:00Z">
        <w:r w:rsidR="00AE70BC">
          <w:t xml:space="preserve">. </w:t>
        </w:r>
      </w:ins>
      <w:del w:id="4030" w:author="Eric Boisvert" w:date="2016-01-20T05:54:00Z">
        <w:r w:rsidR="00112EA6" w:rsidDel="00AE70BC">
          <w:delText>,</w:delText>
        </w:r>
      </w:del>
      <w:r w:rsidR="00112EA6">
        <w:t xml:space="preserve"> </w:t>
      </w:r>
      <w:commentRangeStart w:id="4031"/>
      <w:ins w:id="4032" w:author="Eric Boisvert" w:date="2016-01-20T05:54:00Z">
        <w:r w:rsidR="00AE70BC">
          <w:t>U</w:t>
        </w:r>
      </w:ins>
      <w:del w:id="4033" w:author="Eric Boisvert" w:date="2016-01-20T05:54:00Z">
        <w:r w:rsidR="00112EA6" w:rsidDel="00AE70BC">
          <w:delText>u</w:delText>
        </w:r>
      </w:del>
      <w:r w:rsidR="00112EA6">
        <w:t>ser defined properties must respect the same constrains as defined in SF-1 specification</w:t>
      </w:r>
      <w:commentRangeEnd w:id="4031"/>
      <w:r w:rsidR="00AE70BC">
        <w:rPr>
          <w:rStyle w:val="CommentReference"/>
        </w:rPr>
        <w:commentReference w:id="403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w:t>
      </w:r>
      <w:commentRangeStart w:id="4034"/>
      <w:r w:rsidR="00753B5D">
        <w:t>this specification restrict user defined content to simple type</w:t>
      </w:r>
      <w:commentRangeEnd w:id="4034"/>
      <w:r w:rsidR="00AE70BC">
        <w:rPr>
          <w:rStyle w:val="CommentReference"/>
        </w:rPr>
        <w:commentReference w:id="403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5B0FB15C" w:rsidR="00112EA6" w:rsidRDefault="00753B5D" w:rsidP="00225333">
      <w:r>
        <w:t>Process content is set to “lax”, which means that the validator will attempt to validate user defined property i</w:t>
      </w:r>
      <w:ins w:id="4035" w:author="Eric Boisvert" w:date="2016-01-20T05:57:00Z">
        <w:r w:rsidR="00153787">
          <w:t>f</w:t>
        </w:r>
      </w:ins>
      <w:del w:id="4036" w:author="Eric Boisvert" w:date="2016-01-20T05:57:00Z">
        <w:r w:rsidDel="00153787">
          <w:delText>s</w:delText>
        </w:r>
      </w:del>
      <w:r>
        <w:t xml:space="preserve"> a schema is available.  To help client applications and developer to validate instance containing use defined property, a XSD file should be provided</w:t>
      </w:r>
      <w:ins w:id="4037" w:author="Eric Boisvert" w:date="2016-01-20T05:57:00Z">
        <w:r w:rsidR="00153787">
          <w:t xml:space="preserve"> in the instance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038" w:name="_Ref439836832"/>
      <w:bookmarkStart w:id="4039" w:name="_Toc439943502"/>
      <w:r>
        <w:t>GeoSciML Portrayal GML 3.1 profile</w:t>
      </w:r>
      <w:bookmarkEnd w:id="4038"/>
      <w:bookmarkEnd w:id="4039"/>
    </w:p>
    <w:p w14:paraId="28785625" w14:textId="77777777" w:rsidR="00746B77" w:rsidRDefault="00746B77" w:rsidP="00225333"/>
    <w:p w14:paraId="24EAECDC" w14:textId="6A948FF0" w:rsidR="00746B77" w:rsidRDefault="00153787" w:rsidP="00225333">
      <w:ins w:id="4040" w:author="Eric Boisvert" w:date="2016-01-20T05:58:00Z">
        <w:r>
          <w:t>This requirements class specifically t</w:t>
        </w:r>
      </w:ins>
      <w:del w:id="4041" w:author="Eric Boisvert" w:date="2016-01-20T05:58:00Z">
        <w:r w:rsidR="00746B77" w:rsidDel="00153787">
          <w:delText>T</w:delText>
        </w:r>
      </w:del>
      <w:r w:rsidR="00746B77">
        <w:t xml:space="preserve">argets </w:t>
      </w:r>
      <w:del w:id="4042" w:author="Eric Boisvert" w:date="2016-01-20T05:58:00Z">
        <w:r w:rsidR="00746B77" w:rsidDel="00153787">
          <w:delText xml:space="preserve">specifically </w:delText>
        </w:r>
      </w:del>
      <w:r w:rsidR="00746B77">
        <w:t>GML 3</w:t>
      </w:r>
      <w:ins w:id="4043" w:author="Eric Boisvert" w:date="2016-01-20T05:58:00Z">
        <w:r>
          <w:t>.</w:t>
        </w:r>
      </w:ins>
      <w:r w:rsidR="00746B77">
        <w:t>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lastRenderedPageBreak/>
        <w:t xml:space="preserve">All the elements from the portrayal package must be schema valid according to the XSD document provided at </w:t>
      </w:r>
      <w:r w:rsidRPr="005372A3">
        <w:t>http://schemas.opengis.net/gsml/4.0/geosciml-portrayal</w:t>
      </w:r>
      <w:del w:id="4044"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045"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046" w:name="_Toc439943503"/>
      <w:r w:rsidRPr="00D12552">
        <w:rPr>
          <w:lang w:val="en-CA"/>
        </w:rPr>
        <w:t xml:space="preserve">GeoSciML </w:t>
      </w:r>
      <w:r>
        <w:rPr>
          <w:lang w:val="en-CA"/>
        </w:rPr>
        <w:t>Basic XML</w:t>
      </w:r>
      <w:r w:rsidRPr="00D12552">
        <w:rPr>
          <w:lang w:val="en-CA"/>
        </w:rPr>
        <w:t xml:space="preserve"> Requirements Class</w:t>
      </w:r>
      <w:bookmarkEnd w:id="404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8"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04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04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04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04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9"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049"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04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050" w:name="_Toc439943507"/>
      <w:r w:rsidRPr="00D12552">
        <w:rPr>
          <w:lang w:val="en-CA"/>
        </w:rPr>
        <w:t xml:space="preserve">GeoSciML </w:t>
      </w:r>
      <w:r>
        <w:rPr>
          <w:lang w:val="en-CA"/>
        </w:rPr>
        <w:t>Laboratory XML Analysis</w:t>
      </w:r>
      <w:r w:rsidRPr="00D12552">
        <w:rPr>
          <w:lang w:val="en-CA"/>
        </w:rPr>
        <w:t xml:space="preserve"> Requirements Class</w:t>
      </w:r>
      <w:bookmarkEnd w:id="405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lastRenderedPageBreak/>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051" w:author="Eric Boisvert" w:date="2015-11-22T17:06:00Z">
          <w:pPr/>
        </w:pPrChange>
      </w:pPr>
      <w:bookmarkStart w:id="4052" w:name="_Toc439943508"/>
      <w:r>
        <w:t>GeologicSpecimen located along a borehole</w:t>
      </w:r>
      <w:bookmarkEnd w:id="405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4053" w:name="_Ref433960138"/>
      <w:r>
        <w:t xml:space="preserve">Table </w:t>
      </w:r>
      <w:r w:rsidR="00673E83">
        <w:fldChar w:fldCharType="begin"/>
      </w:r>
      <w:r w:rsidR="00673E83">
        <w:instrText xml:space="preserve"> SEQ Table \* ARABIC </w:instrText>
      </w:r>
      <w:r w:rsidR="00673E83">
        <w:fldChar w:fldCharType="separate"/>
      </w:r>
      <w:ins w:id="4054" w:author="Eric Boisvert" w:date="2016-01-10T16:17:00Z">
        <w:r w:rsidR="00292781">
          <w:rPr>
            <w:noProof/>
          </w:rPr>
          <w:t>8</w:t>
        </w:r>
      </w:ins>
      <w:del w:id="4055" w:author="Eric Boisvert" w:date="2016-01-08T19:00:00Z">
        <w:r w:rsidDel="0016408B">
          <w:rPr>
            <w:noProof/>
          </w:rPr>
          <w:delText>18</w:delText>
        </w:r>
      </w:del>
      <w:r w:rsidR="00673E83">
        <w:rPr>
          <w:noProof/>
        </w:rPr>
        <w:fldChar w:fldCharType="end"/>
      </w:r>
      <w:bookmarkEnd w:id="405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05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B95F74" w:rsidP="004F0DC1">
            <w:pPr>
              <w:rPr>
                <w:rFonts w:ascii="Calibri" w:hAnsi="Calibri"/>
                <w:b/>
                <w:bCs/>
                <w:color w:val="000000"/>
                <w:sz w:val="20"/>
                <w:szCs w:val="20"/>
              </w:rPr>
            </w:pPr>
            <w:hyperlink r:id="rId140"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05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058" w:author="Eric Boisvert" w:date="2015-10-30T10:03:00Z">
              <w:r w:rsidRPr="00D970E9" w:rsidDel="00481976">
                <w:rPr>
                  <w:rFonts w:ascii="Calibri" w:hAnsi="Calibri"/>
                  <w:color w:val="000000"/>
                  <w:sz w:val="20"/>
                  <w:szCs w:val="20"/>
                </w:rPr>
                <w:delText xml:space="preserve">start </w:delText>
              </w:r>
            </w:del>
            <w:ins w:id="405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B95F74" w:rsidP="004F0DC1">
            <w:pPr>
              <w:rPr>
                <w:rFonts w:ascii="Calibri" w:hAnsi="Calibri"/>
                <w:b/>
                <w:bCs/>
                <w:color w:val="000000"/>
                <w:sz w:val="20"/>
                <w:szCs w:val="20"/>
              </w:rPr>
            </w:pPr>
            <w:hyperlink r:id="rId141"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060" w:author="Eric Boisvert" w:date="2015-10-30T10:04:00Z">
              <w:r w:rsidRPr="00D970E9" w:rsidDel="00481976">
                <w:rPr>
                  <w:rFonts w:ascii="Calibri" w:hAnsi="Calibri"/>
                  <w:color w:val="000000"/>
                  <w:sz w:val="20"/>
                  <w:szCs w:val="20"/>
                </w:rPr>
                <w:delText xml:space="preserve">start </w:delText>
              </w:r>
            </w:del>
            <w:ins w:id="406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&lt;gsmlla:GeologicSpecimen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&lt;sf:role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&lt;sf:relatedSamplingFeature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&lt;/sf:SamplingFeatureComplex&gt;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&lt;sf:relatedSamplingFeature&gt;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 xml:space="preserve">&lt;/sf:parameter&gt;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 xml:space="preserve">&lt;/sf:parameter&gt;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4062" w:author="Eric Boisvert" w:date="2015-10-30T09:44:00Z"/>
          <w:rFonts w:ascii="Courier New" w:hAnsi="Courier New" w:cs="Courier New"/>
          <w:sz w:val="20"/>
          <w:szCs w:val="20"/>
        </w:rPr>
      </w:pPr>
      <w:r w:rsidRPr="00EC332D">
        <w:rPr>
          <w:rFonts w:ascii="Courier New" w:hAnsi="Courier New" w:cs="Courier New"/>
          <w:sz w:val="20"/>
          <w:szCs w:val="20"/>
        </w:rPr>
        <w:t>&lt;/gsmla:GeologicSpecimen&gt;</w:t>
      </w:r>
    </w:p>
    <w:p w14:paraId="2DDF3B37" w14:textId="77777777" w:rsidR="00CF2507" w:rsidRPr="00B020FC" w:rsidRDefault="00CF2507">
      <w:pPr>
        <w:spacing w:after="0"/>
        <w:rPr>
          <w:ins w:id="4063" w:author="Eric Boisvert" w:date="2015-10-30T09:44:00Z"/>
          <w:rFonts w:ascii="Courier New" w:hAnsi="Courier New" w:cs="Courier New"/>
          <w:sz w:val="20"/>
          <w:szCs w:val="20"/>
          <w:rPrChange w:id="4064" w:author="Eric Boisvert" w:date="2015-10-30T09:40:00Z">
            <w:rPr>
              <w:ins w:id="4065" w:author="Eric Boisvert" w:date="2015-10-30T09:44:00Z"/>
            </w:rPr>
          </w:rPrChange>
        </w:rPr>
        <w:pPrChange w:id="4066" w:author="Eric Boisvert" w:date="2015-10-30T09:40:00Z">
          <w:pPr/>
        </w:pPrChange>
      </w:pPr>
    </w:p>
    <w:p w14:paraId="088EA9DF" w14:textId="77777777" w:rsidR="00AE59F3" w:rsidRDefault="00AE59F3" w:rsidP="00C648D4">
      <w:pPr>
        <w:pStyle w:val="Heading1"/>
        <w:rPr>
          <w:ins w:id="4067" w:author="Eric Boisvert" w:date="2015-11-22T12:16:00Z"/>
          <w:lang w:val="en-CA"/>
        </w:rPr>
      </w:pPr>
      <w:bookmarkStart w:id="4068" w:name="_Toc439943509"/>
      <w:ins w:id="4069" w:author="Eric Boisvert" w:date="2015-11-22T12:16:00Z">
        <w:r>
          <w:rPr>
            <w:lang w:val="en-CA"/>
          </w:rPr>
          <w:lastRenderedPageBreak/>
          <w:t>GeoSciML relative position profile</w:t>
        </w:r>
        <w:bookmarkEnd w:id="4068"/>
      </w:ins>
    </w:p>
    <w:p w14:paraId="53507688" w14:textId="77777777" w:rsidR="00A43288" w:rsidRDefault="00AE59F3">
      <w:pPr>
        <w:rPr>
          <w:ins w:id="4070" w:author="Eric Boisvert" w:date="2015-11-22T12:26:00Z"/>
          <w:lang w:val="en-CA"/>
        </w:rPr>
        <w:pPrChange w:id="4071" w:author="Eric Boisvert" w:date="2015-11-22T12:16:00Z">
          <w:pPr>
            <w:pStyle w:val="Heading1"/>
          </w:pPr>
        </w:pPrChange>
      </w:pPr>
      <w:ins w:id="4072" w:author="Eric Boisvert" w:date="2015-11-22T12:16:00Z">
        <w:r>
          <w:rPr>
            <w:lang w:val="en-CA"/>
          </w:rPr>
          <w:t>This profile describe</w:t>
        </w:r>
      </w:ins>
      <w:ins w:id="4073" w:author="Eric Boisvert" w:date="2015-11-22T12:19:00Z">
        <w:r>
          <w:rPr>
            <w:lang w:val="en-CA"/>
          </w:rPr>
          <w:t>s</w:t>
        </w:r>
      </w:ins>
      <w:ins w:id="4074" w:author="Eric Boisvert" w:date="2015-11-22T12:16:00Z">
        <w:r>
          <w:rPr>
            <w:lang w:val="en-CA"/>
          </w:rPr>
          <w:t xml:space="preserve"> how </w:t>
        </w:r>
      </w:ins>
      <w:ins w:id="4075" w:author="Eric Boisvert" w:date="2015-11-22T12:18:00Z">
        <w:r>
          <w:rPr>
            <w:lang w:val="en-CA"/>
          </w:rPr>
          <w:t xml:space="preserve">to </w:t>
        </w:r>
      </w:ins>
      <w:ins w:id="4076" w:author="Eric Boisvert" w:date="2015-11-22T12:19:00Z">
        <w:r>
          <w:rPr>
            <w:lang w:val="en-CA"/>
          </w:rPr>
          <w:t xml:space="preserve">encode </w:t>
        </w:r>
      </w:ins>
      <w:ins w:id="4077" w:author="Eric Boisvert" w:date="2015-11-22T12:23:00Z">
        <w:r>
          <w:rPr>
            <w:lang w:val="en-CA"/>
          </w:rPr>
          <w:t>a</w:t>
        </w:r>
      </w:ins>
      <w:ins w:id="4078" w:author="Eric Boisvert" w:date="2015-11-22T12:20:00Z">
        <w:r>
          <w:rPr>
            <w:lang w:val="en-CA"/>
          </w:rPr>
          <w:t xml:space="preserve"> </w:t>
        </w:r>
      </w:ins>
      <w:ins w:id="4079" w:author="Eric Boisvert" w:date="2015-11-22T12:19:00Z">
        <w:r>
          <w:rPr>
            <w:lang w:val="en-CA"/>
          </w:rPr>
          <w:t xml:space="preserve">relative position of a SF_SamplingFeature or OM_Observation. </w:t>
        </w:r>
      </w:ins>
      <w:ins w:id="4080" w:author="Eric Boisvert" w:date="2015-11-22T12:20:00Z">
        <w:r>
          <w:rPr>
            <w:lang w:val="en-CA"/>
          </w:rPr>
          <w:t xml:space="preserve">  This profile is designed to support the common </w:t>
        </w:r>
      </w:ins>
      <w:ins w:id="4081" w:author="Eric Boisvert" w:date="2015-11-22T12:21:00Z">
        <w:r>
          <w:rPr>
            <w:lang w:val="en-CA"/>
          </w:rPr>
          <w:t xml:space="preserve">use </w:t>
        </w:r>
      </w:ins>
      <w:ins w:id="4082" w:author="Eric Boisvert" w:date="2015-11-22T12:20:00Z">
        <w:r>
          <w:rPr>
            <w:lang w:val="en-CA"/>
          </w:rPr>
          <w:t>case of sampling</w:t>
        </w:r>
      </w:ins>
      <w:ins w:id="4083" w:author="Eric Boisvert" w:date="2015-11-22T12:21:00Z">
        <w:r>
          <w:rPr>
            <w:lang w:val="en-CA"/>
          </w:rPr>
          <w:t xml:space="preserve"> (or observing in situ)</w:t>
        </w:r>
      </w:ins>
      <w:ins w:id="4084" w:author="Eric Boisvert" w:date="2015-11-22T12:20:00Z">
        <w:r>
          <w:rPr>
            <w:lang w:val="en-CA"/>
          </w:rPr>
          <w:t xml:space="preserve"> along a borehole path</w:t>
        </w:r>
      </w:ins>
      <w:ins w:id="4085" w:author="Eric Boisvert" w:date="2015-11-22T12:21:00Z">
        <w:r>
          <w:rPr>
            <w:lang w:val="en-CA"/>
          </w:rPr>
          <w:t xml:space="preserve"> where the sample location </w:t>
        </w:r>
      </w:ins>
      <w:ins w:id="4086" w:author="Eric Boisvert" w:date="2015-11-22T12:23:00Z">
        <w:r>
          <w:rPr>
            <w:lang w:val="en-CA"/>
          </w:rPr>
          <w:t xml:space="preserve">is </w:t>
        </w:r>
      </w:ins>
      <w:ins w:id="408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088" w:author="Eric Boisvert" w:date="2015-11-22T12:26:00Z"/>
          <w:lang w:val="en-CA"/>
        </w:rPr>
        <w:pPrChange w:id="4089" w:author="Eric Boisvert" w:date="2015-11-22T12:16:00Z">
          <w:pPr>
            <w:pStyle w:val="Heading1"/>
          </w:pPr>
        </w:pPrChange>
      </w:pPr>
      <w:ins w:id="4090" w:author="Eric Boisvert" w:date="2015-11-22T12:26:00Z">
        <w:r>
          <w:rPr>
            <w:lang w:val="en-CA"/>
          </w:rPr>
          <w:t xml:space="preserve">This profile provides encoding rules </w:t>
        </w:r>
      </w:ins>
      <w:ins w:id="4091" w:author="Eric Boisvert" w:date="2015-11-22T12:28:00Z">
        <w:r>
          <w:rPr>
            <w:lang w:val="en-CA"/>
          </w:rPr>
          <w:t>to</w:t>
        </w:r>
      </w:ins>
    </w:p>
    <w:p w14:paraId="7497EA07" w14:textId="33763A36" w:rsidR="00AE59F3" w:rsidRDefault="00A43288">
      <w:pPr>
        <w:pStyle w:val="ListParagraph"/>
        <w:numPr>
          <w:ilvl w:val="0"/>
          <w:numId w:val="27"/>
        </w:numPr>
        <w:rPr>
          <w:ins w:id="4092" w:author="Eric Boisvert" w:date="2015-11-22T12:27:00Z"/>
          <w:lang w:val="en-CA"/>
        </w:rPr>
        <w:pPrChange w:id="4093" w:author="Eric Boisvert" w:date="2015-11-22T12:26:00Z">
          <w:pPr>
            <w:pStyle w:val="Heading1"/>
          </w:pPr>
        </w:pPrChange>
      </w:pPr>
      <w:ins w:id="409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095" w:author="Eric Boisvert" w:date="2015-11-22T12:29:00Z"/>
          <w:lang w:val="en-CA"/>
        </w:rPr>
        <w:pPrChange w:id="4096" w:author="Eric Boisvert" w:date="2015-11-22T12:26:00Z">
          <w:pPr>
            <w:pStyle w:val="Heading1"/>
          </w:pPr>
        </w:pPrChange>
      </w:pPr>
      <w:ins w:id="4097" w:author="Eric Boisvert" w:date="2015-11-22T12:29:00Z">
        <w:r>
          <w:rPr>
            <w:lang w:val="en-CA"/>
          </w:rPr>
          <w:t xml:space="preserve">A encoding pattern for </w:t>
        </w:r>
        <w:r w:rsidRPr="00A43288">
          <w:rPr>
            <w:i/>
            <w:lang w:val="en-CA"/>
            <w:rPrChange w:id="4098"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099" w:author="Eric Boisvert" w:date="2015-11-22T12:30:00Z"/>
          <w:lang w:val="en-CA"/>
        </w:rPr>
        <w:pPrChange w:id="4100" w:author="Eric Boisvert" w:date="2015-11-22T12:26:00Z">
          <w:pPr>
            <w:pStyle w:val="Heading1"/>
          </w:pPr>
        </w:pPrChange>
      </w:pPr>
      <w:ins w:id="4101" w:author="Eric Boisvert" w:date="2015-11-22T12:30:00Z">
        <w:r>
          <w:rPr>
            <w:lang w:val="en-CA"/>
          </w:rPr>
          <w:t>An linear spatial encoding</w:t>
        </w:r>
      </w:ins>
    </w:p>
    <w:p w14:paraId="36D1F2F7" w14:textId="03193EEE" w:rsidR="00A43288" w:rsidRPr="00A43288" w:rsidRDefault="009F0ABE">
      <w:pPr>
        <w:rPr>
          <w:ins w:id="4102" w:author="Eric Boisvert" w:date="2015-11-22T12:16:00Z"/>
          <w:lang w:val="en-CA"/>
        </w:rPr>
        <w:pPrChange w:id="4103" w:author="Eric Boisvert" w:date="2015-11-22T12:30:00Z">
          <w:pPr>
            <w:pStyle w:val="Heading1"/>
          </w:pPr>
        </w:pPrChange>
      </w:pPr>
      <w:ins w:id="4104" w:author="Eric Boisvert" w:date="2015-11-22T12:40:00Z">
        <w:r>
          <w:rPr>
            <w:lang w:val="en-CA"/>
          </w:rPr>
          <w:t xml:space="preserve">There are two relative position encoding options. Using GML 3.3 Linear referencing or using </w:t>
        </w:r>
      </w:ins>
      <w:ins w:id="4105" w:author="Eric Boisvert" w:date="2015-11-22T12:41:00Z">
        <w:r>
          <w:rPr>
            <w:lang w:val="en-CA"/>
          </w:rPr>
          <w:t>“GeoSciML” encoding.</w:t>
        </w:r>
      </w:ins>
      <w:ins w:id="410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107" w:name="_Toc439943510"/>
      <w:r>
        <w:rPr>
          <w:lang w:val="en-CA"/>
        </w:rPr>
        <w:t>GeoSciML CGI-IUGS Profile</w:t>
      </w:r>
      <w:bookmarkEnd w:id="4107"/>
    </w:p>
    <w:p w14:paraId="2513607A" w14:textId="541D7228" w:rsidR="009B3BBD" w:rsidRDefault="00C648D4" w:rsidP="00B31486">
      <w:pPr>
        <w:rPr>
          <w:color w:val="FF0000"/>
          <w:lang w:val="en-CA"/>
        </w:rPr>
      </w:pPr>
      <w:commentRangeStart w:id="4108"/>
      <w:r>
        <w:rPr>
          <w:color w:val="FF0000"/>
          <w:lang w:val="en-CA"/>
        </w:rPr>
        <w:t xml:space="preserve">This profile is the “international” version of GeoSciML, which essentially imposes a set of controlled vocabularies.  The profile simply states that vocabularies must come from </w:t>
      </w:r>
      <w:hyperlink r:id="rId142" w:history="1">
        <w:r w:rsidRPr="009A13E8">
          <w:rPr>
            <w:rStyle w:val="Hyperlink"/>
            <w:lang w:val="en-CA"/>
          </w:rPr>
          <w:t>http://resource.geosciml.org/</w:t>
        </w:r>
      </w:hyperlink>
      <w:r>
        <w:rPr>
          <w:color w:val="FF0000"/>
          <w:lang w:val="en-CA"/>
        </w:rPr>
        <w:t xml:space="preserve"> </w:t>
      </w:r>
      <w:commentRangeEnd w:id="4108"/>
      <w:r>
        <w:rPr>
          <w:rStyle w:val="CommentReference"/>
        </w:rPr>
        <w:commentReference w:id="410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109" w:name="_Toc439943511"/>
      <w:r w:rsidRPr="00D12552">
        <w:rPr>
          <w:lang w:val="en-CA"/>
        </w:rPr>
        <w:t>Media Types for any data encoding(s)</w:t>
      </w:r>
      <w:bookmarkEnd w:id="410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110" w:name="_Toc254961261"/>
      <w:bookmarkStart w:id="4111" w:name="_Ref259545760"/>
      <w:bookmarkStart w:id="4112" w:name="_Toc276720685"/>
      <w:bookmarkStart w:id="4113" w:name="_Toc279341984"/>
      <w:bookmarkStart w:id="4114" w:name="_Toc439943512"/>
      <w:bookmarkStart w:id="4115" w:name="_Toc443461105"/>
      <w:bookmarkStart w:id="4116" w:name="_Toc9996974"/>
      <w:bookmarkStart w:id="4117" w:name="_Ref207532276"/>
      <w:bookmarkStart w:id="4118" w:name="_Ref207532302"/>
      <w:bookmarkStart w:id="4119" w:name="_Ref207532345"/>
      <w:bookmarkStart w:id="4120" w:name="_Toc219622068"/>
      <w:r w:rsidRPr="00D12552">
        <w:rPr>
          <w:lang w:val="en-CA"/>
        </w:rPr>
        <w:t xml:space="preserve">Conformance class: </w:t>
      </w:r>
      <w:bookmarkEnd w:id="4110"/>
      <w:bookmarkEnd w:id="4111"/>
      <w:bookmarkEnd w:id="4112"/>
      <w:r w:rsidRPr="00D12552">
        <w:rPr>
          <w:lang w:val="en-CA"/>
        </w:rPr>
        <w:t xml:space="preserve">AAAA </w:t>
      </w:r>
      <w:r w:rsidRPr="00D12552">
        <w:rPr>
          <w:color w:val="FF0000"/>
          <w:lang w:val="en-CA"/>
        </w:rPr>
        <w:t>(repeat as necessary)</w:t>
      </w:r>
      <w:bookmarkEnd w:id="4113"/>
      <w:bookmarkEnd w:id="4114"/>
    </w:p>
    <w:p w14:paraId="61AC9702" w14:textId="77777777" w:rsidR="004A5507" w:rsidRPr="00D12552" w:rsidRDefault="004A5507" w:rsidP="004A5507">
      <w:pPr>
        <w:pStyle w:val="AnnexLevel2"/>
        <w:numPr>
          <w:ilvl w:val="0"/>
          <w:numId w:val="0"/>
        </w:numPr>
        <w:rPr>
          <w:lang w:val="en-CA"/>
        </w:rPr>
      </w:pPr>
    </w:p>
    <w:bookmarkEnd w:id="4115"/>
    <w:bookmarkEnd w:id="4116"/>
    <w:bookmarkEnd w:id="4117"/>
    <w:bookmarkEnd w:id="4118"/>
    <w:bookmarkEnd w:id="4119"/>
    <w:bookmarkEnd w:id="4120"/>
    <w:p w14:paraId="551E32D9" w14:textId="77777777" w:rsidR="00816648" w:rsidRDefault="00195C7D">
      <w:pPr>
        <w:rPr>
          <w:ins w:id="4121" w:author="Eric Boisvert" w:date="2016-01-05T08:47:00Z"/>
          <w:lang w:val="en-CA"/>
        </w:rPr>
        <w:pPrChange w:id="4122" w:author="Eric Boisvert" w:date="2016-01-05T08:47:00Z">
          <w:pPr>
            <w:pStyle w:val="Annex"/>
          </w:pPr>
        </w:pPrChange>
      </w:pPr>
      <w:ins w:id="4123" w:author="Eric Boisvert" w:date="2016-01-05T08:46:00Z">
        <w:r>
          <w:rPr>
            <w:lang w:val="en-CA"/>
          </w:rPr>
          <w:t>To consider for date time validation in portrayal (dat</w:t>
        </w:r>
      </w:ins>
      <w:ins w:id="4124" w:author="Eric Boisvert" w:date="2016-01-05T08:47:00Z">
        <w:r>
          <w:rPr>
            <w:lang w:val="en-CA"/>
          </w:rPr>
          <w:t>e are characterstring) :</w:t>
        </w:r>
      </w:ins>
    </w:p>
    <w:p w14:paraId="2548F3BE" w14:textId="77777777" w:rsidR="00816648" w:rsidRPr="00816648" w:rsidRDefault="00195C7D">
      <w:pPr>
        <w:rPr>
          <w:ins w:id="4125" w:author="Eric Boisvert" w:date="2016-01-05T08:47:00Z"/>
          <w:rStyle w:val="reqtext"/>
          <w:rPrChange w:id="4126" w:author="Eric Boisvert" w:date="2016-01-05T08:48:00Z">
            <w:rPr>
              <w:ins w:id="4127" w:author="Eric Boisvert" w:date="2016-01-05T08:47:00Z"/>
              <w:lang w:val="en-CA"/>
            </w:rPr>
          </w:rPrChange>
        </w:rPr>
        <w:pPrChange w:id="4128" w:author="Eric Boisvert" w:date="2016-01-05T08:47:00Z">
          <w:pPr>
            <w:pStyle w:val="Annex"/>
          </w:pPr>
        </w:pPrChange>
      </w:pPr>
      <w:ins w:id="4129" w:author="Eric Boisvert" w:date="2016-01-05T08:47:00Z">
        <w:r w:rsidRPr="00816648">
          <w:rPr>
            <w:rStyle w:val="reqtext"/>
            <w:rPrChange w:id="4130"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4131" w:author="Eric Boisvert" w:date="2016-01-05T08:47:00Z"/>
          <w:lang w:val="en-CA"/>
        </w:rPr>
        <w:pPrChange w:id="4132" w:author="Eric Boisvert" w:date="2016-01-05T08:47:00Z">
          <w:pPr>
            <w:pStyle w:val="Annex"/>
          </w:pPr>
        </w:pPrChange>
      </w:pPr>
    </w:p>
    <w:p w14:paraId="37A1A78B" w14:textId="7ABB8D6C" w:rsidR="00816648" w:rsidRDefault="00195C7D">
      <w:pPr>
        <w:rPr>
          <w:ins w:id="4133" w:author="Eric Boisvert" w:date="2016-01-05T08:47:00Z"/>
          <w:lang w:val="en-CA"/>
        </w:rPr>
        <w:pPrChange w:id="4134" w:author="Eric Boisvert" w:date="2016-01-05T08:47:00Z">
          <w:pPr>
            <w:pStyle w:val="Annex"/>
          </w:pPr>
        </w:pPrChange>
      </w:pPr>
      <w:ins w:id="4135"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13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13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137"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138" w:author="Eric Boisvert" w:date="2016-01-05T08:45:00Z"/>
                <w:lang w:val="en-CA"/>
              </w:rPr>
            </w:pPr>
            <w:ins w:id="4139"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140" w:author="Eric Boisvert" w:date="2016-01-05T08:45:00Z"/>
                <w:lang w:val="en-CA"/>
              </w:rPr>
            </w:pPr>
            <w:ins w:id="4141"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142" w:author="Eric Boisvert" w:date="2016-01-05T08:45:00Z"/>
                <w:lang w:val="en-CA"/>
              </w:rPr>
            </w:pPr>
            <w:ins w:id="4143"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144" w:author="Eric Boisvert" w:date="2016-01-05T08:45:00Z"/>
                <w:lang w:val="en-CA"/>
              </w:rPr>
            </w:pPr>
            <w:ins w:id="4145"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146" w:author="Eric Boisvert" w:date="2016-01-05T08:45:00Z"/>
                <w:lang w:val="en-CA"/>
              </w:rPr>
            </w:pPr>
            <w:ins w:id="4147" w:author="Eric Boisvert" w:date="2016-01-05T08:45:00Z">
              <w:r>
                <w:rPr>
                  <w:lang w:val="en-CA"/>
                </w:rPr>
                <w:t>Group review of some clauses</w:t>
              </w:r>
            </w:ins>
            <w:ins w:id="4148"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149" w:author="Eric Boisvert" w:date="2016-01-05T08:44:00Z">
              <w:r>
                <w:rPr>
                  <w:lang w:val="en-CA"/>
                </w:rPr>
                <w:t>201</w:t>
              </w:r>
            </w:ins>
            <w:ins w:id="4150" w:author="Eric Boisvert" w:date="2016-01-05T08:45:00Z">
              <w:r>
                <w:rPr>
                  <w:lang w:val="en-CA"/>
                </w:rPr>
                <w:t>6</w:t>
              </w:r>
            </w:ins>
            <w:ins w:id="4151"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152"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153"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154"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155" w:author="Eric Boisvert" w:date="2016-01-05T08:46:00Z">
              <w:r>
                <w:rPr>
                  <w:lang w:val="en-CA"/>
                </w:rPr>
                <w:t>Global review of text for first draft</w:t>
              </w:r>
            </w:ins>
            <w:ins w:id="4156"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3"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157"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4158" w:author="Eric Boisvert" w:date="2016-01-19T19:04:00Z"/>
          <w:lang w:val="en-CA"/>
        </w:rPr>
      </w:pPr>
    </w:p>
    <w:p w14:paraId="33459CDA" w14:textId="34872F77" w:rsidR="003968C9" w:rsidRDefault="003968C9" w:rsidP="006F2329">
      <w:pPr>
        <w:pStyle w:val="OGCtableheader"/>
        <w:rPr>
          <w:ins w:id="4159" w:author="Eric Boisvert" w:date="2016-01-19T19:05:00Z"/>
          <w:rFonts w:ascii="Times" w:hAnsi="Times"/>
          <w:color w:val="1F1E1F"/>
          <w:sz w:val="21"/>
          <w:szCs w:val="21"/>
        </w:rPr>
      </w:pPr>
      <w:ins w:id="4160" w:author="Eric Boisvert" w:date="2016-01-19T19:04:00Z">
        <w:r>
          <w:rPr>
            <w:rFonts w:ascii="Times" w:hAnsi="Times"/>
            <w:color w:val="1F1E1F"/>
            <w:sz w:val="21"/>
            <w:szCs w:val="21"/>
          </w:rPr>
          <w:t>TÚNYI, I, et al (2005) ,</w:t>
        </w:r>
      </w:ins>
      <w:ins w:id="4161"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162"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163" w:author="Eric Boisvert" w:date="2016-01-19T20:31:00Z"/>
          <w:lang w:val="en-CA"/>
        </w:rPr>
      </w:pPr>
    </w:p>
    <w:p w14:paraId="5F21EA29" w14:textId="4C8E7A8C" w:rsidR="00C01850" w:rsidRDefault="001111B0" w:rsidP="006F2329">
      <w:pPr>
        <w:pStyle w:val="OGCtableheader"/>
        <w:rPr>
          <w:ins w:id="4164" w:author="Eric Boisvert" w:date="2016-01-19T20:31:00Z"/>
          <w:lang w:val="en-CA"/>
        </w:rPr>
      </w:pPr>
      <w:ins w:id="4165"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4166" w:author="Eric Boisvert" w:date="2016-01-19T20:30:00Z"/>
          <w:lang w:val="en-CA"/>
        </w:rPr>
      </w:pPr>
    </w:p>
    <w:p w14:paraId="4106A3C1" w14:textId="4F955F9D" w:rsidR="001111B0" w:rsidRDefault="001111B0" w:rsidP="006F2329">
      <w:pPr>
        <w:pStyle w:val="OGCtableheader"/>
        <w:rPr>
          <w:lang w:val="en-CA"/>
        </w:rPr>
      </w:pPr>
      <w:ins w:id="416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4"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1" w:author="Eric Boisvert" w:date="2016-01-20T06:01:00Z" w:initials="EB/L">
    <w:p w14:paraId="6655E12C" w14:textId="77777777" w:rsidR="00B95F74" w:rsidRDefault="00B95F74">
      <w:pPr>
        <w:pStyle w:val="CommentText"/>
      </w:pPr>
      <w:r>
        <w:rPr>
          <w:rStyle w:val="CommentReference"/>
        </w:rPr>
        <w:annotationRef/>
      </w:r>
      <w:r>
        <w:t>More ?  What would be the rule for inclusion in this list ? I think submitting organisations must be OGC members</w:t>
      </w:r>
    </w:p>
  </w:comment>
  <w:comment w:id="495" w:author="Eric Boisvert" w:date="2016-01-20T06:01:00Z" w:initials="EB/L">
    <w:p w14:paraId="07AC35A5" w14:textId="77777777" w:rsidR="00B95F74" w:rsidRDefault="00B95F74">
      <w:pPr>
        <w:pStyle w:val="CommentText"/>
      </w:pPr>
      <w:r>
        <w:rPr>
          <w:rStyle w:val="CommentReference"/>
        </w:rPr>
        <w:annotationRef/>
      </w:r>
      <w:r>
        <w:t>More. Must check the OGC affiliation rule</w:t>
      </w:r>
    </w:p>
  </w:comment>
  <w:comment w:id="571" w:author="Steve Richard" w:date="2016-01-20T06:01:00Z" w:initials="SR">
    <w:p w14:paraId="2928802D" w14:textId="77777777" w:rsidR="00B95F74" w:rsidRDefault="00B95F74">
      <w:pPr>
        <w:pStyle w:val="CommentText"/>
      </w:pPr>
      <w:r>
        <w:rPr>
          <w:rStyle w:val="CommentReference"/>
        </w:rPr>
        <w:annotationRef/>
      </w:r>
      <w:r>
        <w:t>I think portrayal is an implementation of the conceptual model, not part of the conceptual model. I’ll work on the wording if I get a chance.</w:t>
      </w:r>
    </w:p>
  </w:comment>
  <w:comment w:id="773" w:author="Eric Boisvert" w:date="2016-01-20T06:01:00Z" w:initials="EB/L">
    <w:p w14:paraId="76D73394" w14:textId="14E5F3D1" w:rsidR="00B95F74" w:rsidRDefault="00B95F74">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79" w:author="Eric Boisvert" w:date="2016-01-20T06:01:00Z" w:initials="EB/L">
    <w:p w14:paraId="72D76448" w14:textId="0D6009B0" w:rsidR="00B95F74" w:rsidRDefault="00B95F74">
      <w:pPr>
        <w:pStyle w:val="CommentText"/>
      </w:pPr>
      <w:r>
        <w:rPr>
          <w:rStyle w:val="CommentReference"/>
        </w:rPr>
        <w:annotationRef/>
      </w:r>
      <w:r>
        <w:t>Which ones ?</w:t>
      </w:r>
    </w:p>
  </w:comment>
  <w:comment w:id="794" w:author="Eric Boisvert" w:date="2016-01-20T06:01:00Z" w:initials="EB/L">
    <w:p w14:paraId="11C9FC8B" w14:textId="77777777" w:rsidR="00B95F74" w:rsidRDefault="00B95F74">
      <w:pPr>
        <w:pStyle w:val="CommentText"/>
      </w:pPr>
      <w:r>
        <w:rPr>
          <w:rStyle w:val="CommentReference"/>
        </w:rPr>
        <w:annotationRef/>
      </w:r>
      <w:r>
        <w:t>Adapt to GeoSciML</w:t>
      </w:r>
    </w:p>
  </w:comment>
  <w:comment w:id="799" w:author="Eric Boisvert" w:date="2016-01-20T06:01:00Z" w:initials="EB/L">
    <w:p w14:paraId="4A0AAB76" w14:textId="1C97EBE4" w:rsidR="00B95F74" w:rsidRDefault="00B95F74">
      <w:pPr>
        <w:pStyle w:val="CommentText"/>
      </w:pPr>
      <w:r>
        <w:rPr>
          <w:rStyle w:val="CommentReference"/>
        </w:rPr>
        <w:annotationRef/>
      </w:r>
      <w:r>
        <w:t>Will likely be removed</w:t>
      </w:r>
    </w:p>
  </w:comment>
  <w:comment w:id="867" w:author="Eric Boisvert" w:date="2016-01-20T06:01:00Z" w:initials="EB/L">
    <w:p w14:paraId="0CEA0AD6" w14:textId="77777777" w:rsidR="00B95F74" w:rsidRDefault="00B95F74">
      <w:pPr>
        <w:pStyle w:val="CommentText"/>
      </w:pPr>
      <w:r>
        <w:rPr>
          <w:rStyle w:val="CommentReference"/>
        </w:rPr>
        <w:annotationRef/>
      </w:r>
      <w:r>
        <w:t>My pet peeves</w:t>
      </w:r>
    </w:p>
  </w:comment>
  <w:comment w:id="869" w:author="Eric Boisvert" w:date="2016-01-20T06:01:00Z" w:initials="EB/L">
    <w:p w14:paraId="09AE58E9" w14:textId="77777777" w:rsidR="00B95F74" w:rsidRDefault="00B95F74">
      <w:pPr>
        <w:pStyle w:val="CommentText"/>
      </w:pPr>
      <w:r>
        <w:rPr>
          <w:rStyle w:val="CommentReference"/>
        </w:rPr>
        <w:annotationRef/>
      </w:r>
      <w:r>
        <w:t>We don’t have a clear way to report this, unless we allow a nillable property to have both a nil and a content (the Organism class) nilReason = absent</w:t>
      </w:r>
    </w:p>
  </w:comment>
  <w:comment w:id="868" w:author="Eric Boisvert" w:date="2016-01-20T06:01:00Z" w:initials="EB/L">
    <w:p w14:paraId="0E9B0D43" w14:textId="025D0DD1" w:rsidR="00B95F74" w:rsidRDefault="00B95F74">
      <w:pPr>
        <w:pStyle w:val="CommentText"/>
      </w:pPr>
      <w:r>
        <w:rPr>
          <w:rStyle w:val="CommentReference"/>
        </w:rPr>
        <w:annotationRef/>
      </w:r>
      <w:r>
        <w:t>Standing issue.. remove</w:t>
      </w:r>
    </w:p>
  </w:comment>
  <w:comment w:id="871" w:author="Eric Boisvert" w:date="2016-01-20T06:01:00Z" w:initials="EB/L">
    <w:p w14:paraId="009599B9" w14:textId="77777777" w:rsidR="00B95F74" w:rsidRDefault="00B95F74">
      <w:pPr>
        <w:pStyle w:val="CommentText"/>
      </w:pPr>
      <w:r>
        <w:rPr>
          <w:rStyle w:val="CommentReference"/>
        </w:rPr>
        <w:annotationRef/>
      </w:r>
      <w:r>
        <w:t>The way to do this in GeoSciML is to have ConstituentPart/proportion = 0</w:t>
      </w:r>
    </w:p>
  </w:comment>
  <w:comment w:id="880" w:author="Eric Boisvert" w:date="2016-01-20T06:01:00Z" w:initials="EB/L">
    <w:p w14:paraId="285ACA1A" w14:textId="050EE93A" w:rsidR="00B95F74" w:rsidRDefault="00B95F74">
      <w:pPr>
        <w:pStyle w:val="CommentText"/>
      </w:pPr>
      <w:r>
        <w:rPr>
          <w:rStyle w:val="CommentReference"/>
        </w:rPr>
        <w:annotationRef/>
      </w:r>
      <w:r>
        <w:t>Move to own requirements class</w:t>
      </w:r>
    </w:p>
  </w:comment>
  <w:comment w:id="881" w:author="Eric Boisvert" w:date="2016-01-20T06:01:00Z" w:initials="EB/L">
    <w:p w14:paraId="20D344E6" w14:textId="4DC741AF" w:rsidR="00B95F74" w:rsidRDefault="00B95F74">
      <w:pPr>
        <w:pStyle w:val="CommentText"/>
      </w:pPr>
      <w:r>
        <w:rPr>
          <w:rStyle w:val="CommentReference"/>
        </w:rPr>
        <w:annotationRef/>
      </w:r>
      <w:r>
        <w:t>Double check for the right name</w:t>
      </w:r>
    </w:p>
  </w:comment>
  <w:comment w:id="981" w:author="Eric Boisvert" w:date="2016-01-20T06:01:00Z" w:initials="EB/L">
    <w:p w14:paraId="543EE89F" w14:textId="14D31BC3" w:rsidR="00B95F74" w:rsidRDefault="00B95F74">
      <w:pPr>
        <w:pStyle w:val="CommentText"/>
      </w:pPr>
      <w:r>
        <w:rPr>
          <w:rStyle w:val="CommentReference"/>
        </w:rPr>
        <w:annotationRef/>
      </w:r>
      <w:r>
        <w:t>The following two clauses should probably be in their own profile</w:t>
      </w:r>
    </w:p>
  </w:comment>
  <w:comment w:id="984" w:author="Eric Boisvert" w:date="2016-01-20T06:01:00Z" w:initials="EB/L">
    <w:p w14:paraId="61064CC3" w14:textId="0B759CA5" w:rsidR="00B95F74" w:rsidRDefault="00B95F74">
      <w:pPr>
        <w:pStyle w:val="CommentText"/>
      </w:pPr>
      <w:r>
        <w:rPr>
          <w:rStyle w:val="CommentReference"/>
        </w:rPr>
        <w:annotationRef/>
      </w:r>
      <w:r>
        <w:t>Move to LOD requirements class</w:t>
      </w:r>
    </w:p>
  </w:comment>
  <w:comment w:id="990" w:author="Eric Boisvert" w:date="2016-01-20T06:01:00Z" w:initials="EB/L">
    <w:p w14:paraId="1FAED83F" w14:textId="02425D3D" w:rsidR="00B95F74" w:rsidRDefault="00B95F74">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994" w:author="Eric Boisvert" w:date="2016-01-20T06:01:00Z" w:initials="EB/L">
    <w:p w14:paraId="54872106" w14:textId="6452D0FA" w:rsidR="00B95F74" w:rsidRDefault="00B95F74">
      <w:pPr>
        <w:pStyle w:val="CommentText"/>
      </w:pPr>
      <w:r>
        <w:rPr>
          <w:rStyle w:val="CommentReference"/>
        </w:rPr>
        <w:annotationRef/>
      </w:r>
      <w:r>
        <w:t xml:space="preserve">Intro text essentially stolen from 7.1 cookbook </w:t>
      </w:r>
      <w:r w:rsidRPr="00762332">
        <w:t>http://www.onegeology.org/wmscookbook/7_1.html</w:t>
      </w:r>
    </w:p>
  </w:comment>
  <w:comment w:id="997" w:author="Eric Boisvert" w:date="2016-01-20T06:01:00Z" w:initials="EB/L">
    <w:p w14:paraId="23F0E68C" w14:textId="77656969" w:rsidR="00B95F74" w:rsidRDefault="00B95F74">
      <w:pPr>
        <w:pStyle w:val="CommentText"/>
      </w:pPr>
      <w:r>
        <w:rPr>
          <w:rStyle w:val="CommentReference"/>
        </w:rPr>
        <w:annotationRef/>
      </w:r>
      <w:r>
        <w:t>I don’t understand what this means</w:t>
      </w:r>
    </w:p>
  </w:comment>
  <w:comment w:id="1000" w:author="Eric Boisvert" w:date="2016-01-20T06:01:00Z" w:initials="EB/L">
    <w:p w14:paraId="62949A4B" w14:textId="306C7013" w:rsidR="00B95F74" w:rsidRDefault="00B95F74">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1001" w:author="Eric Boisvert" w:date="2016-01-20T06:01:00Z" w:initials="EB/L">
    <w:p w14:paraId="6D70419C" w14:textId="51DEC8C7" w:rsidR="00B95F74" w:rsidRDefault="00B95F74">
      <w:pPr>
        <w:pStyle w:val="CommentText"/>
      </w:pPr>
      <w:r>
        <w:rPr>
          <w:rStyle w:val="CommentReference"/>
        </w:rPr>
        <w:annotationRef/>
      </w:r>
      <w:r>
        <w:t xml:space="preserve">Check, eg. </w:t>
      </w:r>
    </w:p>
  </w:comment>
  <w:comment w:id="1002" w:author="Eric Boisvert" w:date="2016-01-20T06:01:00Z" w:initials="EB/L">
    <w:p w14:paraId="7ED5E424" w14:textId="2BED472C" w:rsidR="00B95F74" w:rsidRDefault="00B95F74">
      <w:pPr>
        <w:pStyle w:val="CommentText"/>
      </w:pPr>
      <w:r>
        <w:rPr>
          <w:rStyle w:val="CommentReference"/>
        </w:rPr>
        <w:annotationRef/>
      </w:r>
      <w:r>
        <w:t>Why having a URI in there if it’s not resolvable ? because some vocabulary terms are defined as URI even though they are not resolvable ?</w:t>
      </w:r>
    </w:p>
  </w:comment>
  <w:comment w:id="1008" w:author="Eric Boisvert" w:date="2016-01-20T06:01:00Z" w:initials="EB/L">
    <w:p w14:paraId="65E74C2D" w14:textId="77777777" w:rsidR="00B95F74" w:rsidRDefault="00B95F74" w:rsidP="00D96958">
      <w:pPr>
        <w:pStyle w:val="CommentText"/>
      </w:pPr>
      <w:r>
        <w:rPr>
          <w:rStyle w:val="CommentReference"/>
        </w:rPr>
        <w:annotationRef/>
      </w:r>
      <w:r>
        <w:t xml:space="preserve">Check, eg. </w:t>
      </w:r>
    </w:p>
  </w:comment>
  <w:comment w:id="1009" w:author="Eric Boisvert" w:date="2016-01-20T06:01:00Z" w:initials="EB/L">
    <w:p w14:paraId="1AAB0499" w14:textId="77777777" w:rsidR="00B95F74" w:rsidRDefault="00B95F74" w:rsidP="00176E9E">
      <w:pPr>
        <w:pStyle w:val="CommentText"/>
      </w:pPr>
      <w:r>
        <w:rPr>
          <w:rStyle w:val="CommentReference"/>
        </w:rPr>
        <w:annotationRef/>
      </w:r>
      <w:r>
        <w:t>Is there a PK constrain ?  ie, does this force a mappedfeature made of several polygons to be a multipolygon</w:t>
      </w:r>
    </w:p>
  </w:comment>
  <w:comment w:id="1010" w:author="Eric Boisvert" w:date="2016-01-20T06:01:00Z" w:initials="EB/L">
    <w:p w14:paraId="2DDC24B9" w14:textId="77777777" w:rsidR="00B95F74" w:rsidRDefault="00B95F74"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011" w:author="Eric Boisvert" w:date="2016-01-20T06:01:00Z" w:initials="EB/L">
    <w:p w14:paraId="71798E18" w14:textId="77777777" w:rsidR="00B95F74" w:rsidRDefault="00B95F74" w:rsidP="00176E9E">
      <w:pPr>
        <w:pStyle w:val="CommentText"/>
      </w:pPr>
      <w:r>
        <w:rPr>
          <w:rStyle w:val="CommentReference"/>
        </w:rPr>
        <w:annotationRef/>
      </w:r>
      <w:r>
        <w:t>This is a shortcut or a replacement of getting the full MappedFeature and the resolve the specification association</w:t>
      </w:r>
    </w:p>
  </w:comment>
  <w:comment w:id="1016" w:author="Eric Boisvert" w:date="2016-01-20T06:01:00Z" w:initials="EB/L">
    <w:p w14:paraId="021DDEA1" w14:textId="77777777" w:rsidR="00B95F74" w:rsidRDefault="00B95F74" w:rsidP="00D96958">
      <w:pPr>
        <w:pStyle w:val="CommentText"/>
      </w:pPr>
      <w:r>
        <w:rPr>
          <w:rStyle w:val="CommentReference"/>
        </w:rPr>
        <w:annotationRef/>
      </w:r>
      <w:r>
        <w:t xml:space="preserve">Check, eg. </w:t>
      </w:r>
    </w:p>
  </w:comment>
  <w:comment w:id="1017" w:author="Eric Boisvert" w:date="2016-01-20T06:01:00Z" w:initials="EB/L">
    <w:p w14:paraId="5396C471" w14:textId="77777777" w:rsidR="00B95F74" w:rsidRDefault="00B95F74" w:rsidP="00BE718C">
      <w:pPr>
        <w:pStyle w:val="CommentText"/>
      </w:pPr>
      <w:r>
        <w:rPr>
          <w:rStyle w:val="CommentReference"/>
        </w:rPr>
        <w:annotationRef/>
      </w:r>
      <w:r>
        <w:t>Resolve implies URI – doesn’t it ?</w:t>
      </w:r>
    </w:p>
  </w:comment>
  <w:comment w:id="1018" w:author="Eric Boisvert" w:date="2016-01-20T06:01:00Z" w:initials="EB/L">
    <w:p w14:paraId="4F72F3C7" w14:textId="3369AAC6" w:rsidR="00B95F74" w:rsidRDefault="00B95F74">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7" w:author="Eric Boisvert" w:date="2016-01-20T06:01:00Z" w:initials="EB/L">
    <w:p w14:paraId="52CEAD5D" w14:textId="77777777" w:rsidR="00B95F74" w:rsidRDefault="00B95F74" w:rsidP="00D96958">
      <w:pPr>
        <w:pStyle w:val="CommentText"/>
      </w:pPr>
      <w:r>
        <w:rPr>
          <w:rStyle w:val="CommentReference"/>
        </w:rPr>
        <w:annotationRef/>
      </w:r>
      <w:r>
        <w:t xml:space="preserve">Check, eg. </w:t>
      </w:r>
    </w:p>
  </w:comment>
  <w:comment w:id="1065" w:author="Eric Boisvert" w:date="2016-01-20T06:01:00Z" w:initials="EB/L">
    <w:p w14:paraId="1AA086B4" w14:textId="77777777" w:rsidR="00B95F74" w:rsidRDefault="00B95F74" w:rsidP="00D96958">
      <w:pPr>
        <w:pStyle w:val="CommentText"/>
      </w:pPr>
      <w:r>
        <w:rPr>
          <w:rStyle w:val="CommentReference"/>
        </w:rPr>
        <w:annotationRef/>
      </w:r>
      <w:r>
        <w:t xml:space="preserve">Check, eg. </w:t>
      </w:r>
    </w:p>
  </w:comment>
  <w:comment w:id="1087" w:author="Eric Boisvert" w:date="2016-01-20T06:01:00Z" w:initials="EB/L">
    <w:p w14:paraId="58D17B83" w14:textId="77777777" w:rsidR="00B95F74" w:rsidRDefault="00B95F74" w:rsidP="00DF2985">
      <w:pPr>
        <w:pStyle w:val="CommentText"/>
      </w:pPr>
      <w:r>
        <w:rPr>
          <w:rStyle w:val="CommentReference"/>
        </w:rPr>
        <w:annotationRef/>
      </w:r>
      <w:r>
        <w:t xml:space="preserve">Check, eg. </w:t>
      </w:r>
    </w:p>
  </w:comment>
  <w:comment w:id="1114" w:author="Eric Boisvert" w:date="2016-01-20T06:01:00Z" w:initials="EB/L">
    <w:p w14:paraId="3F27E355" w14:textId="77777777" w:rsidR="00B95F74" w:rsidRDefault="00B95F74" w:rsidP="002E6F45">
      <w:pPr>
        <w:pStyle w:val="CommentText"/>
      </w:pPr>
      <w:r>
        <w:rPr>
          <w:rStyle w:val="CommentReference"/>
        </w:rPr>
        <w:annotationRef/>
      </w:r>
      <w:r>
        <w:t xml:space="preserve">Check, eg. </w:t>
      </w:r>
    </w:p>
  </w:comment>
  <w:comment w:id="1143" w:author="Eric Boisvert" w:date="2016-01-20T06:01:00Z" w:initials="EB/L">
    <w:p w14:paraId="3916DEFC" w14:textId="77777777" w:rsidR="00B95F74" w:rsidRDefault="00B95F74" w:rsidP="00006FB0">
      <w:pPr>
        <w:pStyle w:val="CommentText"/>
      </w:pPr>
      <w:r>
        <w:rPr>
          <w:rStyle w:val="CommentReference"/>
        </w:rPr>
        <w:annotationRef/>
      </w:r>
      <w:r>
        <w:t xml:space="preserve">Check, eg. </w:t>
      </w:r>
    </w:p>
  </w:comment>
  <w:comment w:id="1144" w:author="Eric Boisvert" w:date="2016-01-20T06:01:00Z" w:initials="EB/L">
    <w:p w14:paraId="246F852D" w14:textId="77777777" w:rsidR="00B95F74" w:rsidRDefault="00B95F74" w:rsidP="00637CC9">
      <w:pPr>
        <w:pStyle w:val="CommentText"/>
      </w:pPr>
      <w:r>
        <w:rPr>
          <w:rStyle w:val="CommentReference"/>
        </w:rPr>
        <w:annotationRef/>
      </w:r>
      <w:r>
        <w:t>Change in UML scope notes and remove observation_URI</w:t>
      </w:r>
    </w:p>
  </w:comment>
  <w:comment w:id="1145" w:author="Eric Boisvert" w:date="2016-01-20T06:01:00Z" w:initials="EB/L">
    <w:p w14:paraId="1361859C" w14:textId="0AA10B9F" w:rsidR="00B95F74" w:rsidRDefault="00B95F7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1168" w:author="Eric Boisvert" w:date="2016-01-20T06:01:00Z" w:initials="EB/L">
    <w:p w14:paraId="084DAD59" w14:textId="3EBA890B" w:rsidR="00B95F74" w:rsidRDefault="00B95F74">
      <w:pPr>
        <w:pStyle w:val="CommentText"/>
      </w:pPr>
      <w:r>
        <w:rPr>
          <w:rStyle w:val="CommentReference"/>
        </w:rPr>
        <w:annotationRef/>
      </w:r>
      <w:r>
        <w:t>Rephrase important use case = INSPIRE</w:t>
      </w:r>
    </w:p>
  </w:comment>
  <w:comment w:id="1171" w:author="Boisvert, Eric" w:date="2016-01-20T06:01:00Z" w:initials="BE">
    <w:p w14:paraId="13C9C105" w14:textId="1D2D8D7F" w:rsidR="00B95F74" w:rsidRDefault="00B95F74">
      <w:pPr>
        <w:pStyle w:val="CommentText"/>
      </w:pPr>
      <w:r>
        <w:rPr>
          <w:rStyle w:val="CommentReference"/>
        </w:rPr>
        <w:annotationRef/>
      </w:r>
      <w:r>
        <w:t>Isn’t it a dependency of 19136 to start with ?</w:t>
      </w:r>
    </w:p>
  </w:comment>
  <w:comment w:id="1172" w:author="Boisvert, Eric" w:date="2016-01-20T06:01:00Z" w:initials="BE">
    <w:p w14:paraId="7AF7A7F2" w14:textId="0F17E6F0" w:rsidR="00B95F74" w:rsidRDefault="00B95F74">
      <w:pPr>
        <w:pStyle w:val="CommentText"/>
      </w:pPr>
      <w:r>
        <w:rPr>
          <w:rStyle w:val="CommentReference"/>
        </w:rPr>
        <w:annotationRef/>
      </w:r>
      <w:r>
        <w:t>Pretty sure it should not be here since it’s XML encoding.  We should remove this from Logical and have it in XML encoding</w:t>
      </w:r>
    </w:p>
  </w:comment>
  <w:comment w:id="1187" w:author="Eric Boisvert" w:date="2016-01-20T06:01:00Z" w:initials="EB/L">
    <w:p w14:paraId="4602724B" w14:textId="5CBFD59A" w:rsidR="00B95F74" w:rsidRDefault="00B95F74">
      <w:pPr>
        <w:pStyle w:val="CommentText"/>
      </w:pPr>
      <w:r>
        <w:rPr>
          <w:rStyle w:val="CommentReference"/>
        </w:rPr>
        <w:annotationRef/>
      </w:r>
      <w:r>
        <w:t>Not a package according to Modular spec rules, one package == one schema, yet all Basic is in the same schema (xsd)</w:t>
      </w:r>
    </w:p>
  </w:comment>
  <w:comment w:id="1194" w:author="Eric Boisvert" w:date="2016-01-20T06:01:00Z" w:initials="EB/L">
    <w:p w14:paraId="6B5921D4" w14:textId="5533ACFC" w:rsidR="00B95F74" w:rsidRDefault="00B95F74">
      <w:pPr>
        <w:pStyle w:val="CommentText"/>
      </w:pPr>
      <w:r>
        <w:rPr>
          <w:rStyle w:val="CommentReference"/>
        </w:rPr>
        <w:annotationRef/>
      </w:r>
      <w:r>
        <w:t>Not quite sure what to do of this.</w:t>
      </w:r>
    </w:p>
  </w:comment>
  <w:comment w:id="1196" w:author="Eric Boisvert" w:date="2016-01-20T06:01:00Z" w:initials="EB/L">
    <w:p w14:paraId="49D40484" w14:textId="5C78DA5F" w:rsidR="00B95F74" w:rsidRDefault="00B95F74">
      <w:pPr>
        <w:pStyle w:val="CommentText"/>
      </w:pPr>
      <w:r>
        <w:rPr>
          <w:rStyle w:val="CommentReference"/>
        </w:rPr>
        <w:annotationRef/>
      </w:r>
      <w:r>
        <w:t>I don’t understand</w:t>
      </w:r>
    </w:p>
  </w:comment>
  <w:comment w:id="1198" w:author="Eric Boisvert" w:date="2016-01-20T06:01:00Z" w:initials="EB/L">
    <w:p w14:paraId="18B6C9FA" w14:textId="77777777" w:rsidR="00B95F74" w:rsidRDefault="00B95F74" w:rsidP="0016408B">
      <w:pPr>
        <w:pStyle w:val="CommentText"/>
      </w:pPr>
      <w:r>
        <w:rPr>
          <w:rStyle w:val="CommentReference"/>
        </w:rPr>
        <w:annotationRef/>
      </w:r>
      <w:r>
        <w:t>Probably don’t need this because this is what the UML says, but this CodeType is different since it is not an external vocabulary</w:t>
      </w:r>
    </w:p>
  </w:comment>
  <w:comment w:id="1199" w:author="Eric Boisvert" w:date="2016-01-20T06:01:00Z" w:initials="EB/L">
    <w:p w14:paraId="2A96457B" w14:textId="5EA18721" w:rsidR="00B95F74" w:rsidRDefault="00B95F7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1200" w:author="Eric Boisvert" w:date="2016-01-20T06:01:00Z" w:initials="EB/L">
    <w:p w14:paraId="53080A5A" w14:textId="720EBE1D" w:rsidR="00B95F74" w:rsidRDefault="00B95F74">
      <w:pPr>
        <w:pStyle w:val="CommentText"/>
      </w:pPr>
      <w:r>
        <w:rPr>
          <w:rStyle w:val="CommentReference"/>
        </w:rPr>
        <w:annotationRef/>
      </w:r>
      <w:r>
        <w:t>That an interesting side effect.  Basic cannot instanciate a AbstractFeatureRelation, but can xlink:href to one.</w:t>
      </w:r>
    </w:p>
  </w:comment>
  <w:comment w:id="1204" w:author="Eric Boisvert" w:date="2016-01-20T06:01:00Z" w:initials="EB/L">
    <w:p w14:paraId="08690EA4" w14:textId="058794F9" w:rsidR="00B95F74" w:rsidRDefault="00B95F7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5" w:author="Eric Boisvert" w:date="2016-01-20T06:01:00Z" w:initials="EB/L">
    <w:p w14:paraId="5C743AC9" w14:textId="77777777" w:rsidR="00B95F74" w:rsidRDefault="00B95F74">
      <w:pPr>
        <w:pStyle w:val="CommentText"/>
      </w:pPr>
      <w:r>
        <w:rPr>
          <w:rStyle w:val="CommentReference"/>
        </w:rPr>
        <w:annotationRef/>
      </w:r>
      <w:r>
        <w:t xml:space="preserve">This was in the scope note.  I don’t understand what this means.  Is the last item </w:t>
      </w:r>
    </w:p>
  </w:comment>
  <w:comment w:id="1206" w:author="Eric Boisvert" w:date="2016-01-20T06:01:00Z" w:initials="EB/L">
    <w:p w14:paraId="720006F6" w14:textId="77777777" w:rsidR="00B95F74" w:rsidRDefault="00B95F74">
      <w:pPr>
        <w:pStyle w:val="CommentText"/>
      </w:pPr>
      <w:r>
        <w:rPr>
          <w:rStyle w:val="CommentReference"/>
        </w:rPr>
        <w:annotationRef/>
      </w:r>
      <w:r>
        <w:t xml:space="preserve">This is a 3.2 thing, it has been replace with a “samplingFrame” term.  I honestly preferred the 3.2 </w:t>
      </w:r>
    </w:p>
  </w:comment>
  <w:comment w:id="1208" w:author="Eric Boisvert" w:date="2016-01-20T06:01:00Z" w:initials="EB/L">
    <w:p w14:paraId="5B19BE13" w14:textId="4C4EFE99" w:rsidR="00B95F74" w:rsidRDefault="00B95F74">
      <w:pPr>
        <w:pStyle w:val="CommentText"/>
      </w:pPr>
      <w:r>
        <w:rPr>
          <w:rStyle w:val="CommentReference"/>
        </w:rPr>
        <w:annotationRef/>
      </w:r>
      <w:r>
        <w:t>This looks like the portrayal scope notes.  In basic, it’s swe:Category (therefore, a term from a list)</w:t>
      </w:r>
    </w:p>
  </w:comment>
  <w:comment w:id="1218" w:author="Eric Boisvert" w:date="2016-01-20T06:01:00Z" w:initials="EB/L">
    <w:p w14:paraId="7766A12B" w14:textId="74BF3C91" w:rsidR="00B95F74" w:rsidRDefault="00B95F74">
      <w:pPr>
        <w:pStyle w:val="CommentText"/>
      </w:pPr>
      <w:r>
        <w:rPr>
          <w:rStyle w:val="CommentReference"/>
        </w:rPr>
        <w:annotationRef/>
      </w:r>
      <w:r>
        <w:t>Not sure what this means</w:t>
      </w:r>
    </w:p>
  </w:comment>
  <w:comment w:id="1227" w:author="Eric Boisvert" w:date="2016-01-20T06:01:00Z" w:initials="EB/L">
    <w:p w14:paraId="49EC594F" w14:textId="2959065E" w:rsidR="00B95F74" w:rsidRDefault="00B95F74">
      <w:pPr>
        <w:pStyle w:val="CommentText"/>
      </w:pPr>
      <w:r>
        <w:rPr>
          <w:rStyle w:val="CommentReference"/>
        </w:rPr>
        <w:annotationRef/>
      </w:r>
      <w:r>
        <w:t>Note: I keep capitalization only when we refer to the class name, not the concept, EarthMaterial versus “Earth material”.</w:t>
      </w:r>
    </w:p>
  </w:comment>
  <w:comment w:id="1230" w:author="Eric Boisvert" w:date="2016-01-20T06:01:00Z" w:initials="EB/L">
    <w:p w14:paraId="07C6E8F7" w14:textId="19414C95" w:rsidR="00B95F74" w:rsidRDefault="00B95F7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51" w:author="Eric Boisvert" w:date="2016-01-20T06:01:00Z" w:initials="EB/L">
    <w:p w14:paraId="141CBB56" w14:textId="78925F87" w:rsidR="00B95F74" w:rsidRDefault="00B95F74">
      <w:pPr>
        <w:pStyle w:val="CommentText"/>
      </w:pPr>
      <w:r>
        <w:rPr>
          <w:rStyle w:val="CommentReference"/>
        </w:rPr>
        <w:annotationRef/>
      </w:r>
      <w:r>
        <w:t>Heterogeneity ?</w:t>
      </w:r>
    </w:p>
  </w:comment>
  <w:comment w:id="1255" w:author="Eric Boisvert" w:date="2016-01-20T06:01:00Z" w:initials="EB/L">
    <w:p w14:paraId="58301678" w14:textId="30B77D74" w:rsidR="00B95F74" w:rsidRDefault="00B95F74">
      <w:pPr>
        <w:pStyle w:val="CommentText"/>
      </w:pPr>
      <w:r>
        <w:rPr>
          <w:rStyle w:val="CommentReference"/>
        </w:rPr>
        <w:annotationRef/>
      </w:r>
      <w:r>
        <w:t>Not sure what this is for</w:t>
      </w:r>
    </w:p>
  </w:comment>
  <w:comment w:id="1260" w:author="Eric Boisvert" w:date="2016-01-20T06:01:00Z" w:initials="EB/L">
    <w:p w14:paraId="10B4786D" w14:textId="0F8925E1" w:rsidR="00B95F74" w:rsidRDefault="00B95F74">
      <w:pPr>
        <w:pStyle w:val="CommentText"/>
      </w:pPr>
      <w:r>
        <w:rPr>
          <w:rStyle w:val="CommentReference"/>
        </w:rPr>
        <w:annotationRef/>
      </w:r>
      <w:r>
        <w:t>Shouldn’t be “deformation of a GeologicUnit” ?</w:t>
      </w:r>
    </w:p>
  </w:comment>
  <w:comment w:id="1289" w:author="Eric Boisvert" w:date="2016-01-20T06:01:00Z" w:initials="EB/L">
    <w:p w14:paraId="7145605A" w14:textId="12673CC8" w:rsidR="00B95F74" w:rsidRDefault="00B95F74">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1290" w:author="Boisvert, Eric" w:date="2016-01-20T06:01:00Z" w:initials="BE">
    <w:p w14:paraId="41B1F482" w14:textId="77777777" w:rsidR="00B95F74" w:rsidRDefault="00B95F74" w:rsidP="00390DF7">
      <w:pPr>
        <w:pStyle w:val="CommentText"/>
      </w:pPr>
      <w:r>
        <w:rPr>
          <w:rStyle w:val="CommentReference"/>
        </w:rPr>
        <w:annotationRef/>
      </w:r>
      <w:r>
        <w:t>Check. Maybe it’s a GML 3.3 thing</w:t>
      </w:r>
    </w:p>
  </w:comment>
  <w:comment w:id="1299" w:author="Eric Boisvert" w:date="2016-01-20T06:01:00Z" w:initials="EB/L">
    <w:p w14:paraId="6ED4705C" w14:textId="77777777" w:rsidR="00B95F74" w:rsidRDefault="00B95F74" w:rsidP="00657E64">
      <w:pPr>
        <w:pStyle w:val="CommentText"/>
      </w:pPr>
      <w:r>
        <w:rPr>
          <w:rStyle w:val="CommentReference"/>
        </w:rPr>
        <w:annotationRef/>
      </w:r>
      <w:r>
        <w:t>Should we have a recommendation that community stick to a single convension (eg: OneGeology uses that convension)</w:t>
      </w:r>
    </w:p>
  </w:comment>
  <w:comment w:id="1301" w:author="Eric Boisvert" w:date="2016-01-20T06:01:00Z" w:initials="EB/L">
    <w:p w14:paraId="5485F6AC" w14:textId="77777777" w:rsidR="00B95F74" w:rsidRDefault="00B95F74" w:rsidP="00657E64">
      <w:pPr>
        <w:pStyle w:val="CommentText"/>
      </w:pPr>
      <w:r>
        <w:rPr>
          <w:rStyle w:val="CommentReference"/>
        </w:rPr>
        <w:annotationRef/>
      </w:r>
      <w:r>
        <w:t>Should we define a specific uom for this – or should we even bother and leave this for community.</w:t>
      </w:r>
    </w:p>
  </w:comment>
  <w:comment w:id="1312" w:author="Eric Boisvert" w:date="2016-01-20T06:01:00Z" w:initials="EB/L">
    <w:p w14:paraId="0B5605F6" w14:textId="6C87D3D6" w:rsidR="00B95F74" w:rsidRDefault="00B95F74">
      <w:pPr>
        <w:pStyle w:val="CommentText"/>
      </w:pPr>
      <w:r>
        <w:rPr>
          <w:rStyle w:val="CommentReference"/>
        </w:rPr>
        <w:annotationRef/>
      </w:r>
      <w:r>
        <w:t>This is one exception in the list.  It’s not externally managed, but actually enforced in the specification and the schema.</w:t>
      </w:r>
    </w:p>
  </w:comment>
  <w:comment w:id="1314" w:author="Eric Boisvert" w:date="2016-01-20T06:01:00Z" w:initials="EB/L">
    <w:p w14:paraId="66B47F31" w14:textId="1A6C4486" w:rsidR="00B95F74" w:rsidRDefault="00B95F74">
      <w:pPr>
        <w:pStyle w:val="CommentText"/>
      </w:pPr>
      <w:r>
        <w:rPr>
          <w:rStyle w:val="CommentReference"/>
        </w:rPr>
        <w:annotationRef/>
      </w:r>
      <w:r>
        <w:t>Cordlink and Kentuky did a mapping</w:t>
      </w:r>
    </w:p>
  </w:comment>
  <w:comment w:id="1342" w:author="Boisvert, Eric" w:date="2016-01-20T06:01:00Z" w:initials="BE">
    <w:p w14:paraId="4C533D5C" w14:textId="30A4DA1A" w:rsidR="00B95F74" w:rsidRDefault="00B95F74">
      <w:pPr>
        <w:pStyle w:val="CommentText"/>
      </w:pPr>
      <w:r>
        <w:rPr>
          <w:rStyle w:val="CommentReference"/>
        </w:rPr>
        <w:annotationRef/>
      </w:r>
      <w:r>
        <w:t>Draws in schema language and spatial schema already</w:t>
      </w:r>
    </w:p>
  </w:comment>
  <w:comment w:id="1347" w:author="Eric Boisvert" w:date="2016-01-20T06:01:00Z" w:initials="EB/L">
    <w:p w14:paraId="3B2EDD2B" w14:textId="3ED32B99" w:rsidR="00B95F74" w:rsidRDefault="00B95F74">
      <w:pPr>
        <w:pStyle w:val="CommentText"/>
      </w:pPr>
      <w:r>
        <w:rPr>
          <w:rStyle w:val="CommentReference"/>
        </w:rPr>
        <w:annotationRef/>
      </w:r>
      <w:r>
        <w:t>Rework this, this should be under GeologicFeatureRelation below</w:t>
      </w:r>
    </w:p>
  </w:comment>
  <w:comment w:id="1377" w:author="Eric Boisvert" w:date="2016-01-20T06:01:00Z" w:initials="EB/L">
    <w:p w14:paraId="301A2117" w14:textId="7B08D6E4" w:rsidR="00B95F74" w:rsidRDefault="00B95F74">
      <w:pPr>
        <w:pStyle w:val="CommentText"/>
      </w:pPr>
      <w:r>
        <w:rPr>
          <w:rStyle w:val="CommentReference"/>
        </w:rPr>
        <w:annotationRef/>
      </w:r>
      <w:r>
        <w:t>I remove “spatial object” because GeologicFeatureRelation are between Features</w:t>
      </w:r>
    </w:p>
  </w:comment>
  <w:comment w:id="1666" w:author="Eric Boisvert" w:date="2016-01-20T06:01:00Z" w:initials="EB/L">
    <w:p w14:paraId="05D4B33C" w14:textId="05CF38CA" w:rsidR="00B95F74" w:rsidRDefault="00B95F7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4" w:author="Eric Boisvert" w:date="2016-01-20T06:01:00Z" w:initials="EB/L">
    <w:p w14:paraId="5F904FE1" w14:textId="3B228682" w:rsidR="00B95F74" w:rsidRDefault="00B95F74">
      <w:pPr>
        <w:pStyle w:val="CommentText"/>
      </w:pPr>
      <w:r>
        <w:rPr>
          <w:rStyle w:val="CommentReference"/>
        </w:rPr>
        <w:annotationRef/>
      </w:r>
      <w:r>
        <w:t>It’s a swe:QuantityRange</w:t>
      </w:r>
    </w:p>
  </w:comment>
  <w:comment w:id="1749" w:author="Eric Boisvert" w:date="2016-01-20T06:01:00Z" w:initials="EB/L">
    <w:p w14:paraId="39A3506E" w14:textId="63BD2186" w:rsidR="00B95F74" w:rsidRPr="00D16D48" w:rsidRDefault="00B95F74">
      <w:pPr>
        <w:pStyle w:val="CommentText"/>
        <w:rPr>
          <w:lang w:val="fr-CA"/>
        </w:rPr>
      </w:pPr>
      <w:r>
        <w:rPr>
          <w:rStyle w:val="CommentReference"/>
        </w:rPr>
        <w:annotationRef/>
      </w:r>
      <w:r>
        <w:t>Both ConstituentPart.role ?</w:t>
      </w:r>
      <w:r>
        <w:rPr>
          <w:lang w:val="fr-CA"/>
        </w:rPr>
        <w:t xml:space="preserve"> Is this intentional ?</w:t>
      </w:r>
    </w:p>
  </w:comment>
  <w:comment w:id="1930" w:author="Eric Boisvert" w:date="2016-01-20T06:01:00Z" w:initials="EB/L">
    <w:p w14:paraId="2825455C" w14:textId="17477529" w:rsidR="00B95F74" w:rsidRDefault="00B95F74">
      <w:pPr>
        <w:pStyle w:val="CommentText"/>
      </w:pPr>
      <w:r>
        <w:rPr>
          <w:rStyle w:val="CommentReference"/>
        </w:rPr>
        <w:annotationRef/>
      </w:r>
      <w:r>
        <w:t>Don’t forget to add a dependency to GeologicAge in the requirement class list</w:t>
      </w:r>
    </w:p>
  </w:comment>
  <w:comment w:id="2021" w:author="Eric Boisvert" w:date="2016-01-20T06:01:00Z" w:initials="EB/L">
    <w:p w14:paraId="46DD4A60" w14:textId="39A954E4" w:rsidR="00B95F74" w:rsidRDefault="00B95F74">
      <w:pPr>
        <w:pStyle w:val="CommentText"/>
      </w:pPr>
      <w:r>
        <w:rPr>
          <w:rStyle w:val="CommentReference"/>
        </w:rPr>
        <w:annotationRef/>
      </w:r>
      <w:r>
        <w:t xml:space="preserve">Not clear sentence.  </w:t>
      </w:r>
    </w:p>
  </w:comment>
  <w:comment w:id="2409" w:author="Eric Boisvert" w:date="2016-01-20T06:01:00Z" w:initials="EB/L">
    <w:p w14:paraId="42C21903" w14:textId="3AFF6780" w:rsidR="00B95F74" w:rsidRDefault="00B95F74">
      <w:pPr>
        <w:pStyle w:val="CommentText"/>
      </w:pPr>
      <w:r>
        <w:rPr>
          <w:rStyle w:val="CommentReference"/>
        </w:rPr>
        <w:annotationRef/>
      </w:r>
      <w:r>
        <w:t>Would’t it be more informative to have ShearDisplacementStructure in this diagram (to show that SDSDescription adds description to SDS)</w:t>
      </w:r>
    </w:p>
  </w:comment>
  <w:comment w:id="2465" w:author="Eric Boisvert" w:date="2016-01-20T06:01:00Z" w:initials="EB/L">
    <w:p w14:paraId="34ACD43E" w14:textId="47D71F8A" w:rsidR="00B95F74" w:rsidRDefault="00B95F74">
      <w:pPr>
        <w:pStyle w:val="CommentText"/>
      </w:pPr>
      <w:r>
        <w:rPr>
          <w:rStyle w:val="CommentReference"/>
        </w:rPr>
        <w:annotationRef/>
      </w:r>
      <w:r>
        <w:t>Although strongly related, there are not much Esker made of basalt.</w:t>
      </w:r>
    </w:p>
  </w:comment>
  <w:comment w:id="2560" w:author="Eric Boisvert" w:date="2016-01-20T06:01:00Z" w:initials="EB/L">
    <w:p w14:paraId="400E408F" w14:textId="0E976AB6" w:rsidR="00B95F74" w:rsidRDefault="00B95F74">
      <w:pPr>
        <w:pStyle w:val="CommentText"/>
      </w:pPr>
      <w:r>
        <w:rPr>
          <w:rStyle w:val="CommentReference"/>
        </w:rPr>
        <w:annotationRef/>
      </w:r>
      <w:r>
        <w:t>Original scope notes had “term(s) or numeric values.”</w:t>
      </w:r>
    </w:p>
  </w:comment>
  <w:comment w:id="2588" w:author="Eric Boisvert" w:date="2016-01-20T06:01:00Z" w:initials="EB/L">
    <w:p w14:paraId="0435CE0A" w14:textId="4553E961" w:rsidR="00B95F74" w:rsidRDefault="00B95F74">
      <w:pPr>
        <w:pStyle w:val="CommentText"/>
      </w:pPr>
      <w:r>
        <w:rPr>
          <w:rStyle w:val="CommentReference"/>
        </w:rPr>
        <w:annotationRef/>
      </w:r>
      <w:r>
        <w:t>This is a bit circular</w:t>
      </w:r>
    </w:p>
  </w:comment>
  <w:comment w:id="2677" w:author="Eric Boisvert" w:date="2016-01-20T06:01:00Z" w:initials="EB/L">
    <w:p w14:paraId="5768A9DC" w14:textId="2773047A" w:rsidR="00B95F74" w:rsidRDefault="00B95F74">
      <w:pPr>
        <w:pStyle w:val="CommentText"/>
      </w:pPr>
      <w:r>
        <w:rPr>
          <w:rStyle w:val="CommentReference"/>
        </w:rPr>
        <w:annotationRef/>
      </w:r>
      <w:r>
        <w:t>This is the very same description than GeochronologicEra.  I suspect this description is for GeochronologicEra because it references stratotype.</w:t>
      </w:r>
    </w:p>
  </w:comment>
  <w:comment w:id="2691" w:author="Eric Boisvert" w:date="2016-01-20T06:01:00Z" w:initials="EB/L">
    <w:p w14:paraId="2C24A7A7" w14:textId="66DBDB6A" w:rsidR="00B95F74" w:rsidRDefault="00B95F74">
      <w:pPr>
        <w:pStyle w:val="CommentText"/>
      </w:pPr>
      <w:r>
        <w:rPr>
          <w:rStyle w:val="CommentReference"/>
        </w:rPr>
        <w:annotationRef/>
      </w:r>
      <w:r>
        <w:t>Is there a better way to say that children and grand-childrens.</w:t>
      </w:r>
    </w:p>
  </w:comment>
  <w:comment w:id="2736" w:author="Eric Boisvert" w:date="2016-01-20T06:01:00Z" w:initials="EB/L">
    <w:p w14:paraId="7247A767" w14:textId="343C40D3" w:rsidR="00B95F74" w:rsidRDefault="00B95F74">
      <w:pPr>
        <w:pStyle w:val="CommentText"/>
      </w:pPr>
      <w:r>
        <w:rPr>
          <w:rStyle w:val="CommentReference"/>
        </w:rPr>
        <w:annotationRef/>
      </w:r>
      <w:r>
        <w:t>Is there a rule that says that start must be younger than end ?</w:t>
      </w:r>
    </w:p>
  </w:comment>
  <w:comment w:id="3113" w:author="Boisvert, Eric" w:date="2016-01-20T06:01:00Z" w:initials="BE">
    <w:p w14:paraId="14328BAF" w14:textId="1FF148EF" w:rsidR="00B95F74" w:rsidRDefault="00B95F74">
      <w:pPr>
        <w:pStyle w:val="CommentText"/>
      </w:pPr>
      <w:r>
        <w:rPr>
          <w:rStyle w:val="CommentReference"/>
        </w:rPr>
        <w:annotationRef/>
      </w:r>
      <w:r>
        <w:t>This means that interval are in absolute coordinate</w:t>
      </w:r>
    </w:p>
  </w:comment>
  <w:comment w:id="3287" w:author="Boisvert, Eric" w:date="2016-01-20T06:01:00Z" w:initials="BE">
    <w:p w14:paraId="1D73A3B9" w14:textId="3051C86B" w:rsidR="00B95F74" w:rsidRDefault="00B95F74">
      <w:pPr>
        <w:pStyle w:val="CommentText"/>
      </w:pPr>
      <w:r>
        <w:rPr>
          <w:rStyle w:val="CommentReference"/>
        </w:rPr>
        <w:annotationRef/>
      </w:r>
      <w:r>
        <w:t>This labAnalysis-&gt;samplgFeature is redundant since its already include with basic</w:t>
      </w:r>
    </w:p>
  </w:comment>
  <w:comment w:id="3293" w:author="Boisvert, Eric" w:date="2016-01-20T06:01:00Z" w:initials="BE">
    <w:p w14:paraId="5CE49A75" w14:textId="0AEC9407" w:rsidR="00B95F74" w:rsidRDefault="00B95F74">
      <w:pPr>
        <w:pStyle w:val="CommentText"/>
      </w:pPr>
      <w:r>
        <w:rPr>
          <w:rStyle w:val="CommentReference"/>
        </w:rPr>
        <w:annotationRef/>
      </w:r>
      <w:r>
        <w:t>I think it comes with basic / gml – no need to put it there</w:t>
      </w:r>
    </w:p>
  </w:comment>
  <w:comment w:id="3512" w:author="Boisvert, Eric" w:date="2016-01-20T06:01:00Z" w:initials="BE">
    <w:p w14:paraId="43C70FF7" w14:textId="50703D56" w:rsidR="00B95F74" w:rsidRDefault="00B95F74">
      <w:pPr>
        <w:pStyle w:val="CommentText"/>
      </w:pPr>
      <w:r>
        <w:rPr>
          <w:rStyle w:val="CommentReference"/>
        </w:rPr>
        <w:annotationRef/>
      </w:r>
      <w:r>
        <w:t>Doesn’t this defeat the purpose of using http URI as identifiers ?</w:t>
      </w:r>
    </w:p>
  </w:comment>
  <w:comment w:id="3676" w:author="Boisvert, Eric" w:date="2016-01-20T06:01:00Z" w:initials="BE">
    <w:p w14:paraId="7B362452" w14:textId="07A1582E" w:rsidR="00B95F74" w:rsidRDefault="00B95F74">
      <w:pPr>
        <w:pStyle w:val="CommentText"/>
      </w:pPr>
      <w:r>
        <w:rPr>
          <w:rStyle w:val="CommentReference"/>
        </w:rPr>
        <w:annotationRef/>
      </w:r>
      <w:r>
        <w:t>I suppose we can’t really police what other domains do.</w:t>
      </w:r>
    </w:p>
  </w:comment>
  <w:comment w:id="3696" w:author="Boisvert, Eric" w:date="2016-01-20T06:01:00Z" w:initials="BE">
    <w:p w14:paraId="261F51AD" w14:textId="318CAC15" w:rsidR="00B95F74" w:rsidRDefault="00B95F74">
      <w:pPr>
        <w:pStyle w:val="CommentText"/>
      </w:pPr>
      <w:r>
        <w:rPr>
          <w:rStyle w:val="CommentReference"/>
        </w:rPr>
        <w:annotationRef/>
      </w:r>
      <w:r>
        <w:t>Or is it normative ?</w:t>
      </w:r>
    </w:p>
  </w:comment>
  <w:comment w:id="3727" w:author="Eric Boisvert" w:date="2016-01-20T06:01:00Z" w:initials="EB/L">
    <w:p w14:paraId="3082C719" w14:textId="77777777" w:rsidR="00B95F74" w:rsidRDefault="00B95F74">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728" w:author="Eric Boisvert" w:date="2016-01-20T06:01:00Z" w:initials="EB/L">
    <w:p w14:paraId="241CC4E7" w14:textId="77777777" w:rsidR="00B95F74" w:rsidRDefault="00B95F74">
      <w:pPr>
        <w:pStyle w:val="CommentText"/>
      </w:pPr>
      <w:r>
        <w:rPr>
          <w:rStyle w:val="CommentReference"/>
        </w:rPr>
        <w:annotationRef/>
      </w:r>
      <w:r>
        <w:t>This one can only be checked by sch if the result is an XML document right ?</w:t>
      </w:r>
    </w:p>
  </w:comment>
  <w:comment w:id="3733" w:author="Eric Boisvert" w:date="2016-01-20T06:01:00Z" w:initials="EB/L">
    <w:p w14:paraId="23E499DD" w14:textId="089600E9" w:rsidR="00B95F74" w:rsidRDefault="00B95F74">
      <w:pPr>
        <w:pStyle w:val="CommentText"/>
      </w:pPr>
      <w:r>
        <w:rPr>
          <w:rStyle w:val="CommentReference"/>
        </w:rPr>
        <w:annotationRef/>
      </w:r>
      <w:r>
        <w:t>Now, the philosophical debate.  Is the .sch is a compliance tool or is it a requirement rule</w:t>
      </w:r>
    </w:p>
  </w:comment>
  <w:comment w:id="3961" w:author="Eric Boisvert" w:date="2016-01-20T06:01:00Z" w:initials="EB/L">
    <w:p w14:paraId="18EE763B" w14:textId="77777777" w:rsidR="00B95F74" w:rsidRDefault="00B95F74" w:rsidP="00652E95">
      <w:pPr>
        <w:pStyle w:val="CommentText"/>
      </w:pPr>
      <w:r>
        <w:rPr>
          <w:rStyle w:val="CommentReference"/>
        </w:rPr>
        <w:annotationRef/>
      </w:r>
      <w:r>
        <w:t>Great. This one 404s</w:t>
      </w:r>
    </w:p>
  </w:comment>
  <w:comment w:id="3975" w:author="Eric Boisvert" w:date="2016-01-20T06:01:00Z" w:initials="EB/L">
    <w:p w14:paraId="7EBA9BF2" w14:textId="77777777" w:rsidR="00B95F74" w:rsidRDefault="00B95F74">
      <w:pPr>
        <w:pStyle w:val="CommentText"/>
      </w:pPr>
      <w:r>
        <w:rPr>
          <w:rStyle w:val="CommentReference"/>
        </w:rPr>
        <w:annotationRef/>
      </w:r>
      <w:r>
        <w:t>Great. This one 404s</w:t>
      </w:r>
    </w:p>
  </w:comment>
  <w:comment w:id="3979" w:author="Boisvert, Eric" w:date="2016-01-20T06:01:00Z" w:initials="BE">
    <w:p w14:paraId="70C77D12" w14:textId="582AFCB0" w:rsidR="00B95F74" w:rsidRDefault="00B95F74">
      <w:pPr>
        <w:pStyle w:val="CommentText"/>
      </w:pPr>
      <w:r>
        <w:rPr>
          <w:rStyle w:val="CommentReference"/>
        </w:rPr>
        <w:annotationRef/>
      </w:r>
      <w:r>
        <w:t>Technically, this one should be testable by schematron</w:t>
      </w:r>
    </w:p>
  </w:comment>
  <w:comment w:id="3980" w:author="Boisvert, Eric" w:date="2016-01-20T06:01:00Z" w:initials="BE">
    <w:p w14:paraId="45CD9209" w14:textId="209DC396" w:rsidR="00B95F74" w:rsidRDefault="00B95F74">
      <w:pPr>
        <w:pStyle w:val="CommentText"/>
      </w:pPr>
      <w:r>
        <w:rPr>
          <w:rStyle w:val="CommentReference"/>
        </w:rPr>
        <w:annotationRef/>
      </w:r>
      <w:r>
        <w:t>Shall we enforce a specific codeSpace ?</w:t>
      </w:r>
    </w:p>
  </w:comment>
  <w:comment w:id="3995" w:author="Eric Boisvert" w:date="2016-01-20T06:01:00Z" w:initials="EB/L">
    <w:p w14:paraId="285C7AC8" w14:textId="3CA6FD1E" w:rsidR="00B63214" w:rsidRDefault="00B63214">
      <w:pPr>
        <w:pStyle w:val="CommentText"/>
      </w:pPr>
      <w:r>
        <w:rPr>
          <w:rStyle w:val="CommentReference"/>
        </w:rPr>
        <w:annotationRef/>
      </w:r>
      <w:r>
        <w:t>Not an official spec</w:t>
      </w:r>
    </w:p>
  </w:comment>
  <w:comment w:id="4018" w:author="Eric Boisvert" w:date="2016-01-20T06:01:00Z" w:initials="EB/L">
    <w:p w14:paraId="0C6CDA8E" w14:textId="120FCF66" w:rsidR="00B95F74" w:rsidRDefault="00B95F74">
      <w:pPr>
        <w:pStyle w:val="CommentText"/>
      </w:pPr>
      <w:r>
        <w:rPr>
          <w:rStyle w:val="CommentReference"/>
        </w:rPr>
        <w:annotationRef/>
      </w:r>
      <w:r>
        <w:t>Should we keep the abstract portrayal for future 3.2 extension</w:t>
      </w:r>
    </w:p>
  </w:comment>
  <w:comment w:id="4031" w:author="Eric Boisvert" w:date="2016-01-20T06:01:00Z" w:initials="EB/L">
    <w:p w14:paraId="60ACA5C2" w14:textId="2073F116" w:rsidR="00AE70BC" w:rsidRDefault="00AE70BC">
      <w:pPr>
        <w:pStyle w:val="CommentText"/>
      </w:pPr>
      <w:r>
        <w:rPr>
          <w:rStyle w:val="CommentReference"/>
        </w:rPr>
        <w:annotationRef/>
      </w:r>
      <w:r>
        <w:t>Check.  Are we SF1 or SF0</w:t>
      </w:r>
    </w:p>
  </w:comment>
  <w:comment w:id="4034" w:author="Eric Boisvert" w:date="2016-01-20T06:01:00Z" w:initials="EB/L">
    <w:p w14:paraId="1AF48C78" w14:textId="5A7A2019" w:rsidR="00AE70BC" w:rsidRDefault="00AE70BC">
      <w:pPr>
        <w:pStyle w:val="CommentText"/>
      </w:pPr>
      <w:r>
        <w:rPr>
          <w:rStyle w:val="CommentReference"/>
        </w:rPr>
        <w:annotationRef/>
      </w:r>
      <w:r>
        <w:t>So SF0 ?</w:t>
      </w:r>
    </w:p>
  </w:comment>
  <w:comment w:id="4108" w:author="Boisvert, Eric" w:date="2016-01-20T06:01:00Z" w:initials="BE">
    <w:p w14:paraId="11C239E8" w14:textId="43C8B7EE" w:rsidR="00B95F74" w:rsidRDefault="00B95F74">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D8EE20" w14:textId="77777777" w:rsidR="00065E14" w:rsidRDefault="00065E14">
      <w:pPr>
        <w:spacing w:after="0"/>
      </w:pPr>
      <w:r>
        <w:separator/>
      </w:r>
    </w:p>
  </w:endnote>
  <w:endnote w:type="continuationSeparator" w:id="0">
    <w:p w14:paraId="7D7B8579" w14:textId="77777777" w:rsidR="00065E14" w:rsidRDefault="00065E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95F74" w:rsidRDefault="00B95F74">
    <w:pPr>
      <w:pStyle w:val="Footer"/>
      <w:jc w:val="center"/>
    </w:pPr>
    <w:r>
      <w:fldChar w:fldCharType="begin"/>
    </w:r>
    <w:r>
      <w:instrText xml:space="preserve"> PAGE   \* MERGEFORMAT </w:instrText>
    </w:r>
    <w:r>
      <w:fldChar w:fldCharType="separate"/>
    </w:r>
    <w:r w:rsidR="00153787">
      <w:rPr>
        <w:noProof/>
      </w:rPr>
      <w:t>210</w:t>
    </w:r>
    <w:r>
      <w:rPr>
        <w:noProof/>
      </w:rPr>
      <w:fldChar w:fldCharType="end"/>
    </w:r>
  </w:p>
  <w:p w14:paraId="5299F2EC" w14:textId="77777777" w:rsidR="00B95F74" w:rsidRPr="0079517D" w:rsidRDefault="00B95F74"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90656" w14:textId="77777777" w:rsidR="00065E14" w:rsidRDefault="00065E14">
      <w:pPr>
        <w:spacing w:after="0"/>
      </w:pPr>
      <w:r>
        <w:separator/>
      </w:r>
    </w:p>
  </w:footnote>
  <w:footnote w:type="continuationSeparator" w:id="0">
    <w:p w14:paraId="15E2CB7F" w14:textId="77777777" w:rsidR="00065E14" w:rsidRDefault="00065E14">
      <w:pPr>
        <w:spacing w:after="0"/>
      </w:pPr>
      <w:r>
        <w:continuationSeparator/>
      </w:r>
    </w:p>
  </w:footnote>
  <w:footnote w:id="1">
    <w:p w14:paraId="015C3D42" w14:textId="77777777" w:rsidR="00B95F74" w:rsidRDefault="00B95F7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B95F74" w:rsidRPr="006F2ACD" w:rsidRDefault="00B95F74" w:rsidP="00657E64">
      <w:pPr>
        <w:pStyle w:val="FootnoteText"/>
        <w:rPr>
          <w:ins w:id="1302" w:author="Eric Boisvert" w:date="2016-01-06T11:10:00Z"/>
          <w:lang w:val="en-CA"/>
        </w:rPr>
      </w:pPr>
      <w:ins w:id="130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1304" w:author="Eric Boisvert" w:date="2016-01-11T17:21:00Z">
        <w:r>
          <w:rPr>
            <w:lang w:val="en-CA"/>
          </w:rPr>
          <w:t xml:space="preserve">by the </w:t>
        </w:r>
      </w:ins>
      <w:ins w:id="130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1">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0"/>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4"/>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3"/>
  </w:num>
  <w:num w:numId="32">
    <w:abstractNumId w:val="3"/>
  </w:num>
  <w:num w:numId="33">
    <w:abstractNumId w:val="31"/>
  </w:num>
  <w:num w:numId="34">
    <w:abstractNumId w:val="36"/>
  </w:num>
  <w:num w:numId="35">
    <w:abstractNumId w:val="32"/>
  </w:num>
  <w:num w:numId="36">
    <w:abstractNumId w:val="8"/>
  </w:num>
  <w:num w:numId="37">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3CF"/>
    <w:rsid w:val="007D2867"/>
    <w:rsid w:val="007E2C10"/>
    <w:rsid w:val="007E59BE"/>
    <w:rsid w:val="007E7F7B"/>
    <w:rsid w:val="007F03F0"/>
    <w:rsid w:val="007F0841"/>
    <w:rsid w:val="007F6680"/>
    <w:rsid w:val="007F7DE0"/>
    <w:rsid w:val="008023AC"/>
    <w:rsid w:val="00806192"/>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30B68"/>
    <w:rsid w:val="00B31486"/>
    <w:rsid w:val="00B3199C"/>
    <w:rsid w:val="00B33100"/>
    <w:rsid w:val="00B3403C"/>
    <w:rsid w:val="00B3415C"/>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cv/0.2/gml32"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opengis.net/swe/2.0" TargetMode="External"/><Relationship Id="rId138" Type="http://schemas.openxmlformats.org/officeDocument/2006/relationships/hyperlink" Target="http://schemas.opengis.net/gsml/4.0/geoSciMLBasic.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Borehole/4.0" TargetMode="External"/><Relationship Id="rId128" Type="http://schemas.openxmlformats.org/officeDocument/2006/relationships/hyperlink" Target="http://standards.iso.org/iso/19115/-3/mrl/1.0" TargetMode="External"/><Relationship Id="rId144" Type="http://schemas.openxmlformats.org/officeDocument/2006/relationships/hyperlink" Target="http://precambrian.stratigraphy.org/Walsh_et_al_2004.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isotc211.org/2005/gco" TargetMode="External"/><Relationship Id="rId134" Type="http://schemas.openxmlformats.org/officeDocument/2006/relationships/hyperlink" Target="http://www.opengis.net/wfs/2.0" TargetMode="External"/><Relationship Id="rId139" Type="http://schemas.openxmlformats.org/officeDocument/2006/relationships/hyperlink" Target="http://schemas.opengis.net/gsml/4.0/geologictime.sch" TargetMode="External"/><Relationship Id="rId80" Type="http://schemas.openxmlformats.org/officeDocument/2006/relationships/image" Target="media/image67.emf"/><Relationship Id="rId85" Type="http://schemas.openxmlformats.org/officeDocument/2006/relationships/image" Target="media/image72.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tandards.iso.org/iso/19115/-3/cit/1.0" TargetMode="External"/><Relationship Id="rId124" Type="http://schemas.openxmlformats.org/officeDocument/2006/relationships/hyperlink" Target="http://xmlns.geosciml.org/GeoSciML-Extension/4.0" TargetMode="External"/><Relationship Id="rId129" Type="http://schemas.openxmlformats.org/officeDocument/2006/relationships/hyperlink" Target="http://www.opengis.net/om/2.0" TargetMode="External"/><Relationship Id="rId137" Type="http://schemas.openxmlformats.org/officeDocument/2006/relationships/hyperlink" Target="http://schemas.opengis.net/gsml/4.0/geosciml-portrayal.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samplingSpecimen/2.0" TargetMode="External"/><Relationship Id="rId140" Type="http://schemas.openxmlformats.org/officeDocument/2006/relationships/hyperlink" Target="http://www.opengis.net/def/param-name/GSML/4.0/starts"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isotc211.org/2005/gmd" TargetMode="External"/><Relationship Id="rId127" Type="http://schemas.openxmlformats.org/officeDocument/2006/relationships/hyperlink" Target="http://xmlns.geosciml.org/geosciml-portrayal/4.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Basic/4.0" TargetMode="External"/><Relationship Id="rId130" Type="http://schemas.openxmlformats.org/officeDocument/2006/relationships/hyperlink" Target="http://www.opengis.net/sampling/2.0" TargetMode="External"/><Relationship Id="rId135" Type="http://schemas.openxmlformats.org/officeDocument/2006/relationships/hyperlink" Target="http://www.w3.org/1999/xlink" TargetMode="External"/><Relationship Id="rId143"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gml/3.2" TargetMode="External"/><Relationship Id="rId125" Type="http://schemas.openxmlformats.org/officeDocument/2006/relationships/hyperlink" Target="http://xmlns.geosciml.org/GeologicTime/4.0" TargetMode="External"/><Relationship Id="rId141" Type="http://schemas.openxmlformats.org/officeDocument/2006/relationships/hyperlink" Target="http://www.opengis.net/def/param-name/GSML/4.0/ends"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131" Type="http://schemas.openxmlformats.org/officeDocument/2006/relationships/hyperlink" Target="http://www.opengis.net/samplingSpatial/2.0" TargetMode="External"/><Relationship Id="rId136" Type="http://schemas.openxmlformats.org/officeDocument/2006/relationships/hyperlink" Target="http://data.geoscience.gov.xx/feature/asc/geologicunit/stratno/25947%3c/gml:identifier"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xmlns.geosciml.org/LaboratoryAnalysis-Specimen/4.0"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gml/3.3/exr" TargetMode="External"/><Relationship Id="rId142" Type="http://schemas.openxmlformats.org/officeDocument/2006/relationships/hyperlink" Target="http://resource.geosciml.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3BA1E-DBAB-4689-9CB3-780BAA9B2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4144</TotalTime>
  <Pages>221</Pages>
  <Words>38442</Words>
  <Characters>219120</Characters>
  <Application>Microsoft Office Word</Application>
  <DocSecurity>0</DocSecurity>
  <Lines>1826</Lines>
  <Paragraphs>514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257048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127</cp:revision>
  <dcterms:created xsi:type="dcterms:W3CDTF">2016-01-04T15:03:00Z</dcterms:created>
  <dcterms:modified xsi:type="dcterms:W3CDTF">2016-01-20T11:01:00Z</dcterms:modified>
</cp:coreProperties>
</file>