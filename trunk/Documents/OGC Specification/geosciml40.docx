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77777777"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&lt;yyyy-dd-mm&gt;</w:t>
      </w:r>
    </w:p>
    <w:p w14:paraId="7B3D6164" w14:textId="77777777"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&lt;yyyy-dd-mm</w:t>
      </w:r>
      <w:r w:rsidR="00377235" w:rsidRPr="00D12552">
        <w:rPr>
          <w:color w:val="FF0000"/>
          <w:sz w:val="20"/>
          <w:szCs w:val="20"/>
          <w:lang w:val="en-CA"/>
        </w:rPr>
        <w:t>&gt;</w:t>
      </w:r>
    </w:p>
    <w:p w14:paraId="7CCE2DD7" w14:textId="77777777"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&lt;yyyy-dd-mm&gt;</w:t>
      </w:r>
      <w:r w:rsidR="00377235" w:rsidRPr="00D12552">
        <w:rPr>
          <w:b/>
          <w:color w:val="0000FF"/>
          <w:sz w:val="20"/>
          <w:szCs w:val="20"/>
          <w:lang w:val="en-CA"/>
        </w:rPr>
        <w:t xml:space="preserve"> </w:t>
      </w:r>
    </w:p>
    <w:p w14:paraId="0CC17C55" w14:textId="77777777" w:rsidR="009A7B37" w:rsidRPr="00D12552" w:rsidRDefault="009A7B37">
      <w:pPr>
        <w:jc w:val="right"/>
        <w:rPr>
          <w:sz w:val="20"/>
          <w:szCs w:val="20"/>
          <w:lang w:val="en-CA"/>
        </w:rPr>
      </w:pPr>
      <w:bookmarkStart w:id="0"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9" w:history="1">
        <w:r w:rsidR="001133B5" w:rsidRPr="00D12552">
          <w:rPr>
            <w:rStyle w:val="Hyperlink"/>
            <w:sz w:val="20"/>
            <w:szCs w:val="20"/>
            <w:lang w:val="en-CA"/>
          </w:rPr>
          <w:t>http://www.opengis.net/doc/geosciml/</w:t>
        </w:r>
      </w:hyperlink>
      <w:r w:rsidR="001133B5" w:rsidRPr="00D12552">
        <w:rPr>
          <w:rStyle w:val="Hyperlink"/>
          <w:sz w:val="20"/>
          <w:szCs w:val="20"/>
          <w:lang w:val="en-CA"/>
        </w:rPr>
        <w:t>4.0</w:t>
      </w:r>
      <w:r w:rsidR="004C43DA" w:rsidRPr="00D12552">
        <w:rPr>
          <w:sz w:val="20"/>
          <w:szCs w:val="20"/>
          <w:lang w:val="en-CA"/>
        </w:rPr>
        <w:t>&gt;</w:t>
      </w:r>
    </w:p>
    <w:p w14:paraId="75CB79A7" w14:textId="77777777"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0"/>
      <w:r w:rsidRPr="00D12552">
        <w:rPr>
          <w:sz w:val="20"/>
          <w:szCs w:val="20"/>
          <w:lang w:val="en-CA"/>
        </w:rPr>
        <w:t> </w:t>
      </w:r>
      <w:r w:rsidR="001133B5" w:rsidRPr="00D12552">
        <w:rPr>
          <w:sz w:val="20"/>
          <w:szCs w:val="20"/>
          <w:lang w:val="en-CA"/>
        </w:rPr>
        <w:t>15</w:t>
      </w:r>
      <w:r w:rsidR="004C43DA" w:rsidRPr="00D12552">
        <w:rPr>
          <w:sz w:val="20"/>
          <w:szCs w:val="20"/>
          <w:lang w:val="en-CA"/>
        </w:rPr>
        <w:t xml:space="preserve">-nnnrx </w:t>
      </w:r>
    </w:p>
    <w:p w14:paraId="1A070564" w14:textId="77777777" w:rsidR="009A7B37" w:rsidRPr="00D12552" w:rsidRDefault="009A7B37">
      <w:pPr>
        <w:jc w:val="right"/>
        <w:rPr>
          <w:sz w:val="20"/>
          <w:szCs w:val="20"/>
          <w:lang w:val="en-CA"/>
        </w:rPr>
      </w:pPr>
      <w:r w:rsidRPr="00D12552">
        <w:rPr>
          <w:sz w:val="20"/>
          <w:szCs w:val="20"/>
          <w:lang w:val="en-CA"/>
        </w:rPr>
        <w:t xml:space="preserve">Version: </w:t>
      </w:r>
      <w:r w:rsidR="001133B5" w:rsidRPr="00D12552">
        <w:rPr>
          <w:sz w:val="20"/>
          <w:szCs w:val="20"/>
          <w:lang w:val="en-CA"/>
        </w:rPr>
        <w:t>1.0.0</w:t>
      </w:r>
    </w:p>
    <w:p w14:paraId="1A667B69" w14:textId="77777777"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133B5" w:rsidRPr="00D12552">
        <w:rPr>
          <w:sz w:val="20"/>
          <w:szCs w:val="20"/>
          <w:lang w:val="en-CA"/>
        </w:rPr>
        <w:t>Abstract specification</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94BFC7D" w14:textId="77777777" w:rsidR="00AC2E40" w:rsidRPr="00D12552" w:rsidRDefault="00AC2E40" w:rsidP="00AC2E40">
      <w:pPr>
        <w:jc w:val="right"/>
        <w:rPr>
          <w:b/>
          <w:color w:val="FF0000"/>
          <w:sz w:val="28"/>
          <w:szCs w:val="28"/>
          <w:lang w:val="en-CA"/>
        </w:rPr>
      </w:pPr>
    </w:p>
    <w:p w14:paraId="53222106" w14:textId="77777777" w:rsidR="00AC2E40" w:rsidRPr="00D12552" w:rsidRDefault="00AC2E40" w:rsidP="00AC2E40">
      <w:pPr>
        <w:jc w:val="right"/>
        <w:rPr>
          <w:b/>
          <w:color w:val="FF0000"/>
          <w:sz w:val="28"/>
          <w:szCs w:val="28"/>
          <w:lang w:val="en-CA"/>
        </w:rPr>
      </w:pPr>
    </w:p>
    <w:p w14:paraId="5F59C64F" w14:textId="77777777" w:rsidR="00AC2E40" w:rsidRPr="00D12552" w:rsidRDefault="00AC2E40" w:rsidP="00AC2E40">
      <w:pPr>
        <w:jc w:val="right"/>
        <w:rPr>
          <w:b/>
          <w:color w:val="FF0000"/>
          <w:sz w:val="28"/>
          <w:szCs w:val="28"/>
          <w:lang w:val="en-CA"/>
        </w:rPr>
      </w:pPr>
    </w:p>
    <w:p w14:paraId="1219AA74" w14:textId="77777777"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4.0</w:t>
      </w:r>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77777777" w:rsidR="009A7B37" w:rsidRPr="00D12552" w:rsidRDefault="004203F0" w:rsidP="00E50724">
      <w:pPr>
        <w:jc w:val="center"/>
        <w:rPr>
          <w:b/>
          <w:lang w:val="en-CA"/>
        </w:rPr>
      </w:pPr>
      <w:r w:rsidRPr="00D12552">
        <w:rPr>
          <w:lang w:val="en-CA"/>
        </w:rPr>
        <w:t xml:space="preserve">Copyright © </w:t>
      </w:r>
      <w:r w:rsidR="001133B5" w:rsidRPr="00D12552">
        <w:rPr>
          <w:lang w:val="en-CA"/>
        </w:rPr>
        <w:t>2015</w:t>
      </w:r>
      <w:r w:rsidR="00E50724" w:rsidRPr="00D12552">
        <w:rPr>
          <w:lang w:val="en-CA"/>
        </w:rPr>
        <w:t xml:space="preserve"> Open Geospatial Consortium</w:t>
      </w:r>
      <w:r w:rsidR="009A7B37" w:rsidRPr="00D12552">
        <w:rPr>
          <w:lang w:val="en-CA"/>
        </w:rPr>
        <w:br/>
      </w:r>
      <w:proofErr w:type="gramStart"/>
      <w:r w:rsidR="009A7B37" w:rsidRPr="00D12552">
        <w:rPr>
          <w:lang w:val="en-CA"/>
        </w:rPr>
        <w:t>To</w:t>
      </w:r>
      <w:proofErr w:type="gramEnd"/>
      <w:r w:rsidR="009A7B37" w:rsidRPr="00D12552">
        <w:rPr>
          <w:lang w:val="en-CA"/>
        </w:rPr>
        <w:t xml:space="preserve"> obtain additional rights of use, visit </w:t>
      </w:r>
      <w:hyperlink r:id="rId10" w:history="1">
        <w:r w:rsidR="009A7B37" w:rsidRPr="00D12552">
          <w:rPr>
            <w:rStyle w:val="Hyperlink"/>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6A397A6F" w14:textId="77777777" w:rsidR="009A7B37" w:rsidRPr="00792D31" w:rsidRDefault="009A7B37">
      <w:pPr>
        <w:pStyle w:val="zzCover"/>
        <w:framePr w:hSpace="142" w:vSpace="142" w:wrap="auto" w:vAnchor="page" w:hAnchor="page" w:x="798" w:y="13865"/>
        <w:tabs>
          <w:tab w:val="left" w:pos="1980"/>
        </w:tabs>
        <w:suppressAutoHyphens/>
        <w:spacing w:after="0"/>
        <w:jc w:val="left"/>
        <w:rPr>
          <w:b w:val="0"/>
          <w:color w:val="auto"/>
          <w:sz w:val="20"/>
          <w:lang w:val="fr-CA"/>
        </w:rPr>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3A1AF08E" w14:textId="77777777" w:rsidR="009A7B37" w:rsidRPr="00792D31" w:rsidRDefault="009A7B37">
      <w:pPr>
        <w:pStyle w:val="zzCover"/>
        <w:framePr w:hSpace="142" w:vSpace="142" w:wrap="auto" w:vAnchor="page" w:hAnchor="page" w:x="798" w:y="13865"/>
        <w:tabs>
          <w:tab w:val="left" w:pos="1980"/>
        </w:tabs>
        <w:suppressAutoHyphens/>
        <w:spacing w:after="0"/>
        <w:jc w:val="left"/>
        <w:rPr>
          <w:b w:val="0"/>
          <w:color w:val="auto"/>
          <w:sz w:val="20"/>
          <w:lang w:val="fr-CA"/>
        </w:rPr>
      </w:pPr>
      <w:r w:rsidRPr="00792D31">
        <w:rPr>
          <w:b w:val="0"/>
          <w:color w:val="auto"/>
          <w:sz w:val="20"/>
          <w:lang w:val="fr-CA"/>
        </w:rPr>
        <w:t>Document subtype:   </w:t>
      </w:r>
      <w:r w:rsidRPr="00792D31">
        <w:rPr>
          <w:b w:val="0"/>
          <w:color w:val="auto"/>
          <w:sz w:val="20"/>
          <w:lang w:val="fr-CA"/>
        </w:rPr>
        <w:tab/>
        <w:t>if applicable</w:t>
      </w:r>
    </w:p>
    <w:p w14:paraId="368B5792" w14:textId="77777777" w:rsidR="009A7B37" w:rsidRPr="00D12552" w:rsidRDefault="009A7B37">
      <w:pPr>
        <w:pStyle w:val="zzCover"/>
        <w:framePr w:hSpace="142" w:vSpace="142" w:wrap="auto" w:vAnchor="page" w:hAnchor="page" w:x="798" w:y="13865"/>
        <w:tabs>
          <w:tab w:val="left" w:pos="1980"/>
        </w:tabs>
        <w:suppressAutoHyphens/>
        <w:spacing w:after="0"/>
        <w:jc w:val="left"/>
        <w:rPr>
          <w:b w:val="0"/>
          <w:color w:val="auto"/>
          <w:sz w:val="20"/>
          <w:lang w:val="en-CA"/>
        </w:rPr>
      </w:pPr>
      <w:r w:rsidRPr="00D12552">
        <w:rPr>
          <w:b w:val="0"/>
          <w:color w:val="auto"/>
          <w:sz w:val="20"/>
          <w:lang w:val="en-CA"/>
        </w:rPr>
        <w:t>Document stage:   </w:t>
      </w:r>
      <w:r w:rsidRPr="00D12552">
        <w:rPr>
          <w:b w:val="0"/>
          <w:color w:val="auto"/>
          <w:sz w:val="20"/>
          <w:lang w:val="en-CA"/>
        </w:rPr>
        <w:tab/>
        <w:t>Draft</w:t>
      </w:r>
    </w:p>
    <w:p w14:paraId="1AAB49AB" w14:textId="77777777" w:rsidR="009A7B37" w:rsidRPr="00D12552" w:rsidRDefault="009A7B37">
      <w:pPr>
        <w:pStyle w:val="zzCover"/>
        <w:framePr w:hSpace="142" w:vSpace="142" w:wrap="auto" w:vAnchor="page" w:hAnchor="page" w:x="798" w:y="13865"/>
        <w:tabs>
          <w:tab w:val="left" w:pos="1980"/>
        </w:tabs>
        <w:suppressAutoHyphens/>
        <w:spacing w:after="0"/>
        <w:jc w:val="left"/>
        <w:rPr>
          <w:color w:val="auto"/>
          <w:sz w:val="16"/>
          <w:lang w:val="en-CA"/>
        </w:rPr>
      </w:pPr>
      <w:r w:rsidRPr="00D12552">
        <w:rPr>
          <w:b w:val="0"/>
          <w:color w:val="auto"/>
          <w:sz w:val="20"/>
          <w:lang w:val="en-CA"/>
        </w:rPr>
        <w:t>Document language: </w:t>
      </w:r>
      <w:r w:rsidRPr="00D12552">
        <w:rPr>
          <w:b w:val="0"/>
          <w:color w:val="auto"/>
          <w:sz w:val="20"/>
          <w:lang w:val="en-CA"/>
        </w:rPr>
        <w:tab/>
        <w:t>English</w:t>
      </w:r>
    </w:p>
    <w:p w14:paraId="3835DF7E" w14:textId="77777777" w:rsidR="007F6680" w:rsidRPr="00D12552" w:rsidRDefault="009A7B37" w:rsidP="00F60CB2">
      <w:pPr>
        <w:rPr>
          <w:lang w:val="en-CA"/>
        </w:rPr>
      </w:pPr>
      <w:r w:rsidRPr="00D12552">
        <w:rPr>
          <w:lang w:val="en-CA"/>
        </w:rPr>
        <w:t>Recipients of this document are invited to submit, with their comments, notification of any relevant patent rights of which they are aware and to provide supporting documentation.</w:t>
      </w:r>
      <w:bookmarkStart w:id="1" w:name="_Toc165888228"/>
    </w:p>
    <w:p w14:paraId="05CBAB5C" w14:textId="77777777" w:rsidR="00F60CB2" w:rsidRPr="00D12552" w:rsidRDefault="00F60CB2" w:rsidP="00F60CB2">
      <w:pPr>
        <w:rPr>
          <w:sz w:val="16"/>
          <w:szCs w:val="16"/>
          <w:lang w:val="en-CA"/>
        </w:rPr>
      </w:pPr>
      <w:r w:rsidRPr="00D12552">
        <w:rPr>
          <w:lang w:val="en-CA"/>
        </w:rPr>
        <w:br w:type="page"/>
      </w:r>
      <w:r w:rsidRPr="00D12552">
        <w:rPr>
          <w:sz w:val="16"/>
          <w:szCs w:val="16"/>
          <w:lang w:val="en-CA"/>
        </w:rPr>
        <w:lastRenderedPageBreak/>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 xml:space="preserve">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w:t>
      </w:r>
      <w:proofErr w:type="gramStart"/>
      <w:r w:rsidRPr="00D12552">
        <w:rPr>
          <w:sz w:val="16"/>
          <w:szCs w:val="16"/>
          <w:lang w:val="en-CA"/>
        </w:rPr>
        <w:t>YOUR</w:t>
      </w:r>
      <w:proofErr w:type="gramEnd"/>
      <w:r w:rsidRPr="00D12552">
        <w:rPr>
          <w:sz w:val="16"/>
          <w:szCs w:val="16"/>
          <w:lang w:val="en-CA"/>
        </w:rPr>
        <w:t xml:space="preserve">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Pr="00D12552" w:rsidRDefault="00F60CB2">
      <w:pPr>
        <w:pStyle w:val="TOCHeading"/>
        <w:rPr>
          <w:lang w:val="en-CA"/>
        </w:rPr>
      </w:pPr>
      <w:r w:rsidRPr="00D12552">
        <w:rPr>
          <w:lang w:val="en-CA"/>
        </w:rPr>
        <w:lastRenderedPageBreak/>
        <w:t>Contents</w:t>
      </w:r>
    </w:p>
    <w:p w14:paraId="179E5929" w14:textId="77777777" w:rsidR="00F60CB2" w:rsidRPr="00D12552" w:rsidRDefault="00F27D5A">
      <w:pPr>
        <w:pStyle w:val="TOC1"/>
        <w:tabs>
          <w:tab w:val="left" w:pos="440"/>
          <w:tab w:val="right" w:leader="dot" w:pos="8630"/>
        </w:tabs>
        <w:rPr>
          <w:noProof/>
          <w:lang w:val="en-CA"/>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hyperlink w:anchor="_Toc337499850" w:history="1">
        <w:r w:rsidR="00F60CB2" w:rsidRPr="00D12552">
          <w:rPr>
            <w:rStyle w:val="Hyperlink"/>
            <w:noProof/>
            <w:lang w:val="en-CA"/>
          </w:rPr>
          <w:t>1.</w:t>
        </w:r>
        <w:r w:rsidR="00F60CB2" w:rsidRPr="00D12552">
          <w:rPr>
            <w:noProof/>
            <w:lang w:val="en-CA"/>
          </w:rPr>
          <w:tab/>
        </w:r>
        <w:r w:rsidR="00F60CB2" w:rsidRPr="00D12552">
          <w:rPr>
            <w:rStyle w:val="Hyperlink"/>
            <w:noProof/>
            <w:lang w:val="en-CA"/>
          </w:rPr>
          <w:t>Scope</w:t>
        </w:r>
        <w:r w:rsidR="00F60CB2" w:rsidRPr="00D12552">
          <w:rPr>
            <w:noProof/>
            <w:webHidden/>
            <w:lang w:val="en-CA"/>
          </w:rPr>
          <w:tab/>
        </w:r>
        <w:r w:rsidRPr="00D12552">
          <w:rPr>
            <w:noProof/>
            <w:webHidden/>
            <w:lang w:val="en-CA"/>
          </w:rPr>
          <w:fldChar w:fldCharType="begin"/>
        </w:r>
        <w:r w:rsidR="00F60CB2" w:rsidRPr="00D12552">
          <w:rPr>
            <w:noProof/>
            <w:webHidden/>
            <w:lang w:val="en-CA"/>
          </w:rPr>
          <w:instrText xml:space="preserve"> PAGEREF _Toc337499850 \h </w:instrText>
        </w:r>
        <w:r w:rsidRPr="00D12552">
          <w:rPr>
            <w:noProof/>
            <w:webHidden/>
            <w:lang w:val="en-CA"/>
          </w:rPr>
        </w:r>
        <w:r w:rsidRPr="00D12552">
          <w:rPr>
            <w:noProof/>
            <w:webHidden/>
            <w:lang w:val="en-CA"/>
          </w:rPr>
          <w:fldChar w:fldCharType="separate"/>
        </w:r>
        <w:r w:rsidR="00577E74" w:rsidRPr="00D12552">
          <w:rPr>
            <w:noProof/>
            <w:webHidden/>
            <w:lang w:val="en-CA"/>
          </w:rPr>
          <w:t>2</w:t>
        </w:r>
        <w:r w:rsidRPr="00D12552">
          <w:rPr>
            <w:noProof/>
            <w:webHidden/>
            <w:lang w:val="en-CA"/>
          </w:rPr>
          <w:fldChar w:fldCharType="end"/>
        </w:r>
      </w:hyperlink>
    </w:p>
    <w:p w14:paraId="30CF25A7" w14:textId="77777777" w:rsidR="00F60CB2" w:rsidRPr="00D12552" w:rsidRDefault="00314722">
      <w:pPr>
        <w:pStyle w:val="TOC1"/>
        <w:tabs>
          <w:tab w:val="left" w:pos="440"/>
          <w:tab w:val="right" w:leader="dot" w:pos="8630"/>
        </w:tabs>
        <w:rPr>
          <w:noProof/>
          <w:lang w:val="en-CA"/>
        </w:rPr>
      </w:pPr>
      <w:hyperlink w:anchor="_Toc337499851" w:history="1">
        <w:r w:rsidR="00F60CB2" w:rsidRPr="00D12552">
          <w:rPr>
            <w:rStyle w:val="Hyperlink"/>
            <w:noProof/>
            <w:lang w:val="en-CA"/>
          </w:rPr>
          <w:t>2.</w:t>
        </w:r>
        <w:r w:rsidR="00F60CB2" w:rsidRPr="00D12552">
          <w:rPr>
            <w:noProof/>
            <w:lang w:val="en-CA"/>
          </w:rPr>
          <w:tab/>
        </w:r>
        <w:r w:rsidR="00F60CB2" w:rsidRPr="00D12552">
          <w:rPr>
            <w:rStyle w:val="Hyperlink"/>
            <w:noProof/>
            <w:lang w:val="en-CA"/>
          </w:rPr>
          <w:t>Conformance</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_Toc337499851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15E45482" w14:textId="77777777" w:rsidR="00F60CB2" w:rsidRPr="00D12552" w:rsidRDefault="00314722">
      <w:pPr>
        <w:pStyle w:val="TOC1"/>
        <w:tabs>
          <w:tab w:val="left" w:pos="440"/>
          <w:tab w:val="right" w:leader="dot" w:pos="8630"/>
        </w:tabs>
        <w:rPr>
          <w:noProof/>
          <w:lang w:val="en-CA"/>
        </w:rPr>
      </w:pPr>
      <w:hyperlink w:anchor="_Toc337499852" w:history="1">
        <w:r w:rsidR="00F60CB2" w:rsidRPr="00D12552">
          <w:rPr>
            <w:rStyle w:val="Hyperlink"/>
            <w:noProof/>
            <w:lang w:val="en-CA"/>
          </w:rPr>
          <w:t>3.</w:t>
        </w:r>
        <w:r w:rsidR="00F60CB2" w:rsidRPr="00D12552">
          <w:rPr>
            <w:noProof/>
            <w:lang w:val="en-CA"/>
          </w:rPr>
          <w:tab/>
        </w:r>
        <w:r w:rsidR="00F60CB2" w:rsidRPr="00D12552">
          <w:rPr>
            <w:rStyle w:val="Hyperlink"/>
            <w:noProof/>
            <w:lang w:val="en-CA"/>
          </w:rPr>
          <w:t>References</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_Toc337499852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738AB4B9" w14:textId="77777777" w:rsidR="00F60CB2" w:rsidRPr="00D12552" w:rsidRDefault="00314722">
      <w:pPr>
        <w:pStyle w:val="TOC1"/>
        <w:tabs>
          <w:tab w:val="left" w:pos="440"/>
          <w:tab w:val="right" w:leader="dot" w:pos="8630"/>
        </w:tabs>
        <w:rPr>
          <w:noProof/>
          <w:lang w:val="en-CA"/>
        </w:rPr>
      </w:pPr>
      <w:hyperlink w:anchor="_Toc337499853" w:history="1">
        <w:r w:rsidR="00F60CB2" w:rsidRPr="00D12552">
          <w:rPr>
            <w:rStyle w:val="Hyperlink"/>
            <w:noProof/>
            <w:lang w:val="en-CA"/>
          </w:rPr>
          <w:t>4.</w:t>
        </w:r>
        <w:r w:rsidR="00F60CB2" w:rsidRPr="00D12552">
          <w:rPr>
            <w:noProof/>
            <w:lang w:val="en-CA"/>
          </w:rPr>
          <w:tab/>
        </w:r>
        <w:r w:rsidR="00F60CB2" w:rsidRPr="00D12552">
          <w:rPr>
            <w:rStyle w:val="Hyperlink"/>
            <w:noProof/>
            <w:lang w:val="en-CA"/>
          </w:rPr>
          <w:t>Terms and Definitions</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_Toc337499853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2B441192" w14:textId="77777777" w:rsidR="00F60CB2" w:rsidRPr="00D12552" w:rsidRDefault="00314722">
      <w:pPr>
        <w:pStyle w:val="TOC1"/>
        <w:tabs>
          <w:tab w:val="left" w:pos="440"/>
          <w:tab w:val="right" w:leader="dot" w:pos="8630"/>
        </w:tabs>
        <w:rPr>
          <w:noProof/>
          <w:lang w:val="en-CA"/>
        </w:rPr>
      </w:pPr>
      <w:hyperlink w:anchor="_Toc337499854" w:history="1">
        <w:r w:rsidR="00F60CB2" w:rsidRPr="00D12552">
          <w:rPr>
            <w:rStyle w:val="Hyperlink"/>
            <w:noProof/>
            <w:lang w:val="en-CA"/>
          </w:rPr>
          <w:t>5.</w:t>
        </w:r>
        <w:r w:rsidR="00F60CB2" w:rsidRPr="00D12552">
          <w:rPr>
            <w:noProof/>
            <w:lang w:val="en-CA"/>
          </w:rPr>
          <w:tab/>
        </w:r>
        <w:r w:rsidR="00F60CB2" w:rsidRPr="00D12552">
          <w:rPr>
            <w:rStyle w:val="Hyperlink"/>
            <w:noProof/>
            <w:lang w:val="en-CA"/>
          </w:rPr>
          <w:t>Conventions</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_Toc337499854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6D62EB53" w14:textId="77777777" w:rsidR="00F60CB2" w:rsidRPr="00D12552" w:rsidRDefault="00314722">
      <w:pPr>
        <w:pStyle w:val="TOC1"/>
        <w:tabs>
          <w:tab w:val="left" w:pos="440"/>
          <w:tab w:val="right" w:leader="dot" w:pos="8630"/>
        </w:tabs>
        <w:rPr>
          <w:noProof/>
          <w:lang w:val="en-CA"/>
        </w:rPr>
      </w:pPr>
      <w:hyperlink w:anchor="_Toc337499855" w:history="1">
        <w:r w:rsidR="00F60CB2" w:rsidRPr="00D12552">
          <w:rPr>
            <w:rStyle w:val="Hyperlink"/>
            <w:noProof/>
            <w:lang w:val="en-CA"/>
          </w:rPr>
          <w:t>6.</w:t>
        </w:r>
        <w:r w:rsidR="00F60CB2" w:rsidRPr="00D12552">
          <w:rPr>
            <w:noProof/>
            <w:lang w:val="en-CA"/>
          </w:rPr>
          <w:tab/>
        </w:r>
        <w:r w:rsidR="00F60CB2" w:rsidRPr="00D12552">
          <w:rPr>
            <w:rStyle w:val="Hyperlink"/>
            <w:noProof/>
            <w:lang w:val="en-CA"/>
          </w:rPr>
          <w:t>Clauses not Containing Normative Material</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_Toc337499855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06EAAE77" w14:textId="77777777" w:rsidR="00F60CB2" w:rsidRPr="00D12552" w:rsidRDefault="00314722">
      <w:pPr>
        <w:pStyle w:val="TOC2"/>
        <w:tabs>
          <w:tab w:val="left" w:pos="880"/>
          <w:tab w:val="right" w:leader="dot" w:pos="8630"/>
        </w:tabs>
        <w:rPr>
          <w:noProof/>
          <w:lang w:val="en-CA"/>
        </w:rPr>
      </w:pPr>
      <w:hyperlink w:anchor="_Toc337499856" w:history="1">
        <w:r w:rsidR="00F60CB2" w:rsidRPr="00D12552">
          <w:rPr>
            <w:rStyle w:val="Hyperlink"/>
            <w:noProof/>
            <w:lang w:val="en-CA"/>
          </w:rPr>
          <w:t>6.1</w:t>
        </w:r>
        <w:r w:rsidR="00F60CB2" w:rsidRPr="00D12552">
          <w:rPr>
            <w:noProof/>
            <w:lang w:val="en-CA"/>
          </w:rPr>
          <w:tab/>
        </w:r>
        <w:r w:rsidR="00F60CB2" w:rsidRPr="00D12552">
          <w:rPr>
            <w:rStyle w:val="Hyperlink"/>
            <w:noProof/>
            <w:lang w:val="en-CA"/>
          </w:rPr>
          <w:t>Clauses not containing normative material sub-clause 1</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_Toc337499856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7433C080" w14:textId="77777777" w:rsidR="00F60CB2" w:rsidRPr="00D12552" w:rsidRDefault="00314722">
      <w:pPr>
        <w:pStyle w:val="TOC3"/>
        <w:tabs>
          <w:tab w:val="left" w:pos="1320"/>
          <w:tab w:val="right" w:leader="dot" w:pos="8630"/>
        </w:tabs>
        <w:rPr>
          <w:noProof/>
          <w:lang w:val="en-CA"/>
        </w:rPr>
      </w:pPr>
      <w:hyperlink w:anchor="_Toc337499857" w:history="1">
        <w:r w:rsidR="00F60CB2" w:rsidRPr="00D12552">
          <w:rPr>
            <w:rStyle w:val="Hyperlink"/>
            <w:noProof/>
            <w:lang w:val="en-CA"/>
          </w:rPr>
          <w:t>6.1.1</w:t>
        </w:r>
        <w:r w:rsidR="00F60CB2" w:rsidRPr="00D12552">
          <w:rPr>
            <w:noProof/>
            <w:lang w:val="en-CA"/>
          </w:rPr>
          <w:tab/>
        </w:r>
        <w:r w:rsidR="00F60CB2" w:rsidRPr="00D12552">
          <w:rPr>
            <w:rStyle w:val="Hyperlink"/>
            <w:noProof/>
            <w:lang w:val="en-CA"/>
          </w:rPr>
          <w:t>Clauses not containing normative material sub-clause 2</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_Toc337499857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006CF453" w14:textId="77777777" w:rsidR="00F60CB2" w:rsidRPr="00D12552" w:rsidRDefault="00314722">
      <w:pPr>
        <w:pStyle w:val="TOC1"/>
        <w:tabs>
          <w:tab w:val="left" w:pos="480"/>
          <w:tab w:val="right" w:leader="dot" w:pos="8630"/>
        </w:tabs>
        <w:rPr>
          <w:noProof/>
          <w:lang w:val="en-CA"/>
        </w:rPr>
      </w:pPr>
      <w:hyperlink w:anchor="_Toc337499858" w:history="1">
        <w:r w:rsidR="00F60CB2" w:rsidRPr="00D12552">
          <w:rPr>
            <w:rStyle w:val="Hyperlink"/>
            <w:noProof/>
            <w:lang w:val="en-CA"/>
          </w:rPr>
          <w:t>7.</w:t>
        </w:r>
        <w:r w:rsidR="00F60CB2" w:rsidRPr="00D12552">
          <w:rPr>
            <w:noProof/>
            <w:lang w:val="en-CA"/>
          </w:rPr>
          <w:tab/>
        </w:r>
        <w:r w:rsidR="00F60CB2" w:rsidRPr="00D12552">
          <w:rPr>
            <w:rStyle w:val="Hyperlink"/>
            <w:noProof/>
            <w:lang w:val="en-CA"/>
          </w:rPr>
          <w:t>Clause containing normative material</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_Toc337499858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6EE5D783" w14:textId="77777777" w:rsidR="00F60CB2" w:rsidRPr="00D12552" w:rsidRDefault="00314722">
      <w:pPr>
        <w:pStyle w:val="TOC2"/>
        <w:tabs>
          <w:tab w:val="left" w:pos="880"/>
          <w:tab w:val="right" w:leader="dot" w:pos="8630"/>
        </w:tabs>
        <w:rPr>
          <w:noProof/>
          <w:lang w:val="en-CA"/>
        </w:rPr>
      </w:pPr>
      <w:hyperlink w:anchor="_Toc337499859" w:history="1">
        <w:r w:rsidR="00F60CB2" w:rsidRPr="00D12552">
          <w:rPr>
            <w:rStyle w:val="Hyperlink"/>
            <w:noProof/>
            <w:lang w:val="en-CA"/>
          </w:rPr>
          <w:t>7.1</w:t>
        </w:r>
        <w:r w:rsidR="00F60CB2" w:rsidRPr="00D12552">
          <w:rPr>
            <w:noProof/>
            <w:lang w:val="en-CA"/>
          </w:rPr>
          <w:tab/>
        </w:r>
        <w:r w:rsidR="00F60CB2" w:rsidRPr="00D12552">
          <w:rPr>
            <w:rStyle w:val="Hyperlink"/>
            <w:noProof/>
            <w:lang w:val="en-CA"/>
          </w:rPr>
          <w:t>Requirement Class A or Requirement A</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_Toc337499859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0289A1C0" w14:textId="77777777" w:rsidR="00F60CB2" w:rsidRPr="00D12552" w:rsidRDefault="00314722">
      <w:pPr>
        <w:pStyle w:val="TOC2"/>
        <w:tabs>
          <w:tab w:val="left" w:pos="880"/>
          <w:tab w:val="right" w:leader="dot" w:pos="8630"/>
        </w:tabs>
        <w:rPr>
          <w:noProof/>
          <w:lang w:val="en-CA"/>
        </w:rPr>
      </w:pPr>
      <w:hyperlink w:anchor="_Toc337499860" w:history="1">
        <w:r w:rsidR="00F60CB2" w:rsidRPr="00D12552">
          <w:rPr>
            <w:rStyle w:val="Hyperlink"/>
            <w:noProof/>
            <w:lang w:val="en-CA"/>
          </w:rPr>
          <w:t>7.2</w:t>
        </w:r>
        <w:r w:rsidR="00F60CB2" w:rsidRPr="00D12552">
          <w:rPr>
            <w:noProof/>
            <w:lang w:val="en-CA"/>
          </w:rPr>
          <w:tab/>
        </w:r>
        <w:r w:rsidR="00F60CB2" w:rsidRPr="00D12552">
          <w:rPr>
            <w:rStyle w:val="Hyperlink"/>
            <w:noProof/>
            <w:lang w:val="en-CA"/>
          </w:rPr>
          <w:t>Requirement Class B or Requirement B</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_Toc337499860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750EE3A4" w14:textId="77777777" w:rsidR="00F60CB2" w:rsidRPr="00D12552" w:rsidRDefault="00314722">
      <w:pPr>
        <w:pStyle w:val="TOC1"/>
        <w:tabs>
          <w:tab w:val="left" w:pos="480"/>
          <w:tab w:val="right" w:leader="dot" w:pos="8630"/>
        </w:tabs>
        <w:rPr>
          <w:noProof/>
          <w:lang w:val="en-CA"/>
        </w:rPr>
      </w:pPr>
      <w:hyperlink w:anchor="_Toc337499861" w:history="1">
        <w:r w:rsidR="00F60CB2" w:rsidRPr="00D12552">
          <w:rPr>
            <w:rStyle w:val="Hyperlink"/>
            <w:noProof/>
            <w:lang w:val="en-CA"/>
          </w:rPr>
          <w:t>8.</w:t>
        </w:r>
        <w:r w:rsidR="00F60CB2" w:rsidRPr="00D12552">
          <w:rPr>
            <w:noProof/>
            <w:lang w:val="en-CA"/>
          </w:rPr>
          <w:tab/>
        </w:r>
        <w:r w:rsidR="00F60CB2" w:rsidRPr="00D12552">
          <w:rPr>
            <w:rStyle w:val="Hyperlink"/>
            <w:noProof/>
            <w:lang w:val="en-CA"/>
          </w:rPr>
          <w:t>Media Types for any data encoding(s)</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_Toc337499861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574000D1" w14:textId="77777777" w:rsidR="00F60CB2" w:rsidRPr="00D12552" w:rsidRDefault="00314722">
      <w:pPr>
        <w:pStyle w:val="TOC2"/>
        <w:tabs>
          <w:tab w:val="left" w:pos="880"/>
          <w:tab w:val="right" w:leader="dot" w:pos="8630"/>
        </w:tabs>
        <w:rPr>
          <w:noProof/>
          <w:lang w:val="en-CA"/>
        </w:rPr>
      </w:pPr>
      <w:hyperlink w:anchor="_Toc337499862" w:history="1">
        <w:r w:rsidR="00F60CB2" w:rsidRPr="00D12552">
          <w:rPr>
            <w:rStyle w:val="Hyperlink"/>
            <w:noProof/>
            <w:lang w:val="en-CA"/>
          </w:rPr>
          <w:t>A.1</w:t>
        </w:r>
        <w:r w:rsidR="00F60CB2" w:rsidRPr="00D12552">
          <w:rPr>
            <w:noProof/>
            <w:lang w:val="en-CA"/>
          </w:rPr>
          <w:tab/>
        </w:r>
        <w:r w:rsidR="00F60CB2" w:rsidRPr="00D12552">
          <w:rPr>
            <w:rStyle w:val="Hyperlink"/>
            <w:noProof/>
            <w:lang w:val="en-CA"/>
          </w:rPr>
          <w:t>Conformance class: AAAA (repeat as necessary)</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_Toc337499862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4D6C349B" w14:textId="77777777"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br w:type="page"/>
      </w:r>
    </w:p>
    <w:p w14:paraId="4BC36CDD" w14:textId="77777777" w:rsidR="007F6680" w:rsidRPr="00D12552" w:rsidRDefault="007F6680" w:rsidP="007F6680">
      <w:pPr>
        <w:pStyle w:val="introelements"/>
        <w:rPr>
          <w:lang w:val="en-CA"/>
        </w:rPr>
      </w:pPr>
      <w:r w:rsidRPr="00D12552">
        <w:rPr>
          <w:lang w:val="en-CA"/>
        </w:rPr>
        <w:lastRenderedPageBreak/>
        <w:t>Abstract</w:t>
      </w:r>
    </w:p>
    <w:p w14:paraId="23342E5B" w14:textId="1AFD5F39" w:rsidR="007F6680" w:rsidRPr="00D12552" w:rsidRDefault="001133B5" w:rsidP="001133B5">
      <w:pPr>
        <w:rPr>
          <w:lang w:val="en-CA"/>
        </w:rPr>
      </w:pPr>
      <w:r w:rsidRPr="00D12552">
        <w:rPr>
          <w:lang w:val="en-CA"/>
        </w:rPr>
        <w:t xml:space="preserve">This specification describes a </w:t>
      </w:r>
      <w:del w:id="2" w:author="Eric Boisvert" w:date="2015-10-27T17:08:00Z">
        <w:r w:rsidRPr="00D12552" w:rsidDel="00773E1B">
          <w:rPr>
            <w:lang w:val="en-CA"/>
          </w:rPr>
          <w:delText xml:space="preserve">conceptual </w:delText>
        </w:r>
      </w:del>
      <w:ins w:id="3" w:author="Eric Boisvert" w:date="2015-10-27T17:08:00Z">
        <w:r w:rsidR="00773E1B">
          <w:rPr>
            <w:lang w:val="en-CA"/>
          </w:rPr>
          <w:t>logical</w:t>
        </w:r>
        <w:r w:rsidR="00773E1B" w:rsidRPr="00D12552">
          <w:rPr>
            <w:lang w:val="en-CA"/>
          </w:rPr>
          <w:t xml:space="preserve"> </w:t>
        </w:r>
      </w:ins>
      <w:r w:rsidRPr="00D12552">
        <w:rPr>
          <w:lang w:val="en-CA"/>
        </w:rPr>
        <w:t>model</w:t>
      </w:r>
      <w:del w:id="4" w:author="Eric Boisvert" w:date="2015-10-27T17:08:00Z">
        <w:r w:rsidRPr="00D12552" w:rsidDel="00773E1B">
          <w:rPr>
            <w:lang w:val="en-CA"/>
          </w:rPr>
          <w:delText xml:space="preserve">, logical model, </w:delText>
        </w:r>
      </w:del>
      <w:ins w:id="5" w:author="Eric Boisvert" w:date="2015-10-28T08:33:00Z">
        <w:r w:rsidR="000E58BB">
          <w:rPr>
            <w:lang w:val="en-CA"/>
          </w:rPr>
          <w:t xml:space="preserve"> </w:t>
        </w:r>
      </w:ins>
      <w:r w:rsidRPr="00D12552">
        <w:rPr>
          <w:lang w:val="en-CA"/>
        </w:rPr>
        <w:t>and GML/XML encoding rules for the exchange of geological map data. In addition, this specification provides GML/XML encoding examples for guidance.</w:t>
      </w:r>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3E0A1A61" w:rsidR="007F6680" w:rsidRPr="00D12552" w:rsidRDefault="00AE3B9C" w:rsidP="001133B5">
      <w:pPr>
        <w:rPr>
          <w:lang w:val="en-CA"/>
        </w:rPr>
      </w:pPr>
      <w:r w:rsidRPr="00D12552">
        <w:rPr>
          <w:lang w:val="en-CA"/>
        </w:rPr>
        <w:t>O</w:t>
      </w:r>
      <w:r w:rsidR="007F6680" w:rsidRPr="00D12552">
        <w:rPr>
          <w:lang w:val="en-CA"/>
        </w:rPr>
        <w:t>gc</w:t>
      </w:r>
      <w:ins w:id="6" w:author="Eric Boisvert" w:date="2015-10-28T18:25:00Z">
        <w:r>
          <w:rPr>
            <w:lang w:val="en-CA"/>
          </w:rPr>
          <w:t xml:space="preserve"> </w:t>
        </w:r>
      </w:ins>
      <w:r w:rsidR="007F6680" w:rsidRPr="00D12552">
        <w:rPr>
          <w:lang w:val="en-CA"/>
        </w:rPr>
        <w:t>doc</w:t>
      </w:r>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p>
    <w:p w14:paraId="748AF568" w14:textId="77777777" w:rsidR="009A7B37" w:rsidRPr="00D12552" w:rsidRDefault="009A7B37">
      <w:pPr>
        <w:pStyle w:val="introelements"/>
        <w:rPr>
          <w:lang w:val="en-CA"/>
        </w:rPr>
      </w:pPr>
      <w:r w:rsidRPr="00D12552">
        <w:rPr>
          <w:lang w:val="en-CA"/>
        </w:rPr>
        <w:t>Preface</w:t>
      </w:r>
      <w:bookmarkEnd w:id="1"/>
    </w:p>
    <w:p w14:paraId="11F596D6" w14:textId="77777777" w:rsidR="001133B5" w:rsidRPr="00D12552" w:rsidRDefault="001133B5" w:rsidP="001133B5">
      <w:pPr>
        <w:rPr>
          <w:lang w:val="en-CA"/>
        </w:rPr>
      </w:pPr>
      <w:r w:rsidRPr="00D12552">
        <w:rPr>
          <w:lang w:val="en-CA"/>
        </w:rPr>
        <w:t>The primary goal of this specification is to capture the semantics, schema, and encoding syntax of key elements present on 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7" w:name="_Toc165888229"/>
      <w:commentRangeStart w:id="8"/>
      <w:r w:rsidRPr="00D12552">
        <w:rPr>
          <w:lang w:val="en-CA"/>
        </w:rPr>
        <w:t>Submitting organizations</w:t>
      </w:r>
      <w:bookmarkEnd w:id="7"/>
      <w:commentRangeEnd w:id="8"/>
      <w:r w:rsidR="00AD3B07" w:rsidRPr="00D12552">
        <w:rPr>
          <w:rStyle w:val="CommentReference"/>
          <w:b w:val="0"/>
          <w:lang w:val="en-CA"/>
        </w:rPr>
        <w:commentReference w:id="8"/>
      </w:r>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bookmarkStart w:id="9" w:name="_Toc165888230"/>
      <w:r w:rsidRPr="00D12552">
        <w:rPr>
          <w:rFonts w:ascii="TimesNewRomanPSMT" w:hAnsi="TimesNewRomanPSMT" w:cs="TimesNewRomanPSMT"/>
          <w:lang w:val="en-CA"/>
        </w:rPr>
        <w:t>Arizona Geological Survey, Arizona, United States of America</w:t>
      </w:r>
    </w:p>
    <w:p w14:paraId="78EAB357"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(BGS), UK</w:t>
      </w:r>
    </w:p>
    <w:p w14:paraId="5EEF0A96" w14:textId="77777777" w:rsidR="00A4612F" w:rsidRPr="00792D31" w:rsidRDefault="00A4612F" w:rsidP="00A4612F">
      <w:pPr>
        <w:pStyle w:val="ListParagraph"/>
        <w:numPr>
          <w:ilvl w:val="0"/>
          <w:numId w:val="11"/>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t>Bureau de Recherches Géologiques et Minières (BRGM), France</w:t>
      </w:r>
    </w:p>
    <w:p w14:paraId="1376119C" w14:textId="77777777" w:rsidR="00A4612F" w:rsidRDefault="00A4612F" w:rsidP="00A4612F">
      <w:pPr>
        <w:pStyle w:val="ListParagraph"/>
        <w:numPr>
          <w:ilvl w:val="0"/>
          <w:numId w:val="11"/>
        </w:numPr>
        <w:autoSpaceDE w:val="0"/>
        <w:autoSpaceDN w:val="0"/>
        <w:adjustRightInd w:val="0"/>
        <w:spacing w:after="0"/>
        <w:rPr>
          <w:ins w:id="10" w:author="Eric Boisvert" w:date="2015-10-28T11:58:00Z"/>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2B365916" w14:textId="479329F3" w:rsidR="005A74B6" w:rsidRPr="00D12552" w:rsidRDefault="005A74B6" w:rsidP="00A4612F">
      <w:pPr>
        <w:pStyle w:val="ListParagraph"/>
        <w:numPr>
          <w:ilvl w:val="0"/>
          <w:numId w:val="11"/>
        </w:numPr>
        <w:autoSpaceDE w:val="0"/>
        <w:autoSpaceDN w:val="0"/>
        <w:adjustRightInd w:val="0"/>
        <w:spacing w:after="0"/>
        <w:rPr>
          <w:rFonts w:ascii="TimesNewRomanPSMT" w:hAnsi="TimesNewRomanPSMT" w:cs="TimesNewRomanPSMT"/>
          <w:lang w:val="en-CA"/>
        </w:rPr>
      </w:pPr>
      <w:ins w:id="11" w:author="Eric Boisvert" w:date="2015-10-28T11:58:00Z">
        <w:r>
          <w:rPr>
            <w:rFonts w:ascii="TimesNewRomanPSMT" w:hAnsi="TimesNewRomanPSMT" w:cs="TimesNewRomanPSMT"/>
            <w:lang w:val="en-CA"/>
          </w:rPr>
          <w:t>Geological Survey of Victoria, Australia</w:t>
        </w:r>
      </w:ins>
    </w:p>
    <w:p w14:paraId="338E3D7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Finland (GTK), Finland</w:t>
      </w:r>
    </w:p>
    <w:p w14:paraId="72D946D0"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22275EC5" w14:textId="77777777" w:rsidR="001133B5" w:rsidRPr="00D12552" w:rsidRDefault="00AD3B07"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lastRenderedPageBreak/>
        <w:t>Submi</w:t>
      </w:r>
      <w:bookmarkEnd w:id="9"/>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p w14:paraId="169EE124" w14:textId="77777777" w:rsidR="009A7B37" w:rsidRPr="00D12552" w:rsidRDefault="009A7B37">
      <w:pPr>
        <w:rPr>
          <w:lang w:val="en-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6426"/>
      </w:tblGrid>
      <w:tr w:rsidR="009A7B37" w:rsidRPr="00D12552" w14:paraId="2E27FF08" w14:textId="77777777" w:rsidTr="00CE0562">
        <w:trPr>
          <w:jc w:val="center"/>
        </w:trPr>
        <w:tc>
          <w:tcPr>
            <w:tcW w:w="2323" w:type="dxa"/>
          </w:tcPr>
          <w:p w14:paraId="682FE37D" w14:textId="77777777" w:rsidR="009A7B37" w:rsidRPr="00D12552" w:rsidRDefault="009A7B37" w:rsidP="00CE0562">
            <w:pPr>
              <w:pStyle w:val="Annex"/>
              <w:rPr>
                <w:lang w:val="en-CA"/>
              </w:rPr>
            </w:pPr>
            <w:commentRangeStart w:id="12"/>
            <w:r w:rsidRPr="00D12552">
              <w:rPr>
                <w:lang w:val="en-CA"/>
              </w:rPr>
              <w:t>Name</w:t>
            </w:r>
          </w:p>
        </w:tc>
        <w:tc>
          <w:tcPr>
            <w:tcW w:w="6426" w:type="dxa"/>
          </w:tcPr>
          <w:p w14:paraId="10372235" w14:textId="77777777" w:rsidR="009A7B37" w:rsidRPr="00D12552" w:rsidRDefault="00154114" w:rsidP="00CE0562">
            <w:pPr>
              <w:pStyle w:val="Annex"/>
              <w:rPr>
                <w:lang w:val="en-CA"/>
              </w:rPr>
            </w:pPr>
            <w:r w:rsidRPr="00D12552">
              <w:rPr>
                <w:lang w:val="en-CA"/>
              </w:rPr>
              <w:t>Affiliation</w:t>
            </w:r>
          </w:p>
        </w:tc>
      </w:tr>
      <w:tr w:rsidR="009A7B37" w:rsidRPr="00D12552" w14:paraId="41498E10" w14:textId="77777777" w:rsidTr="00CE0562">
        <w:trPr>
          <w:jc w:val="center"/>
        </w:trPr>
        <w:tc>
          <w:tcPr>
            <w:tcW w:w="2323" w:type="dxa"/>
          </w:tcPr>
          <w:p w14:paraId="4F6F9D16" w14:textId="77777777" w:rsidR="009A7B37" w:rsidRPr="00D12552" w:rsidRDefault="00CE0562" w:rsidP="00CE0562">
            <w:pPr>
              <w:rPr>
                <w:lang w:val="en-CA"/>
              </w:rPr>
            </w:pPr>
            <w:r w:rsidRPr="00D12552">
              <w:rPr>
                <w:lang w:val="en-CA"/>
              </w:rPr>
              <w:t>Oliver Raymond</w:t>
            </w:r>
          </w:p>
        </w:tc>
        <w:tc>
          <w:tcPr>
            <w:tcW w:w="6426" w:type="dxa"/>
          </w:tcPr>
          <w:p w14:paraId="07EA4444" w14:textId="77777777" w:rsidR="009A7B37" w:rsidRPr="00D12552" w:rsidRDefault="00CE0562" w:rsidP="00CE0562">
            <w:pPr>
              <w:rPr>
                <w:lang w:val="en-CA"/>
              </w:rPr>
            </w:pPr>
            <w:r w:rsidRPr="00D12552">
              <w:rPr>
                <w:lang w:val="en-CA"/>
              </w:rPr>
              <w:t>Geoscience Australia</w:t>
            </w:r>
          </w:p>
        </w:tc>
      </w:tr>
      <w:tr w:rsidR="009A7B37" w:rsidRPr="00D12552" w14:paraId="742CD91F" w14:textId="77777777" w:rsidTr="00CE0562">
        <w:trPr>
          <w:jc w:val="center"/>
        </w:trPr>
        <w:tc>
          <w:tcPr>
            <w:tcW w:w="2323" w:type="dxa"/>
          </w:tcPr>
          <w:p w14:paraId="3DDBDFD8" w14:textId="77777777" w:rsidR="009A7B37" w:rsidRPr="00D12552" w:rsidRDefault="00CE0562" w:rsidP="00CE0562">
            <w:pPr>
              <w:rPr>
                <w:lang w:val="en-CA"/>
              </w:rPr>
            </w:pPr>
            <w:r w:rsidRPr="00D12552">
              <w:rPr>
                <w:lang w:val="en-CA"/>
              </w:rPr>
              <w:t>Steve Richard</w:t>
            </w:r>
          </w:p>
        </w:tc>
        <w:tc>
          <w:tcPr>
            <w:tcW w:w="6426" w:type="dxa"/>
          </w:tcPr>
          <w:p w14:paraId="372727C1" w14:textId="77777777" w:rsidR="009A7B37" w:rsidRPr="00D12552" w:rsidRDefault="00CE0562" w:rsidP="00CE0562">
            <w:pPr>
              <w:rPr>
                <w:lang w:val="en-CA"/>
              </w:rPr>
            </w:pPr>
            <w:r w:rsidRPr="00D12552">
              <w:rPr>
                <w:lang w:val="en-CA"/>
              </w:rPr>
              <w:t>Arizona Geological Survey</w:t>
            </w:r>
          </w:p>
        </w:tc>
      </w:tr>
      <w:tr w:rsidR="007927D6" w:rsidRPr="00D12552" w14:paraId="279CEFF6" w14:textId="77777777" w:rsidTr="00CE0562">
        <w:trPr>
          <w:jc w:val="center"/>
        </w:trPr>
        <w:tc>
          <w:tcPr>
            <w:tcW w:w="2323" w:type="dxa"/>
          </w:tcPr>
          <w:p w14:paraId="77927B6F" w14:textId="77777777" w:rsidR="007927D6" w:rsidRPr="00D12552" w:rsidRDefault="00CE0562" w:rsidP="00CE0562">
            <w:pPr>
              <w:rPr>
                <w:lang w:val="en-CA"/>
              </w:rPr>
            </w:pPr>
            <w:r w:rsidRPr="00D12552">
              <w:rPr>
                <w:lang w:val="en-CA"/>
              </w:rPr>
              <w:t>Eric Boisvert</w:t>
            </w:r>
          </w:p>
        </w:tc>
        <w:tc>
          <w:tcPr>
            <w:tcW w:w="6426" w:type="dxa"/>
          </w:tcPr>
          <w:p w14:paraId="49965739" w14:textId="77777777" w:rsidR="007927D6" w:rsidRPr="00D12552" w:rsidRDefault="00CE0562" w:rsidP="00CE0562">
            <w:pPr>
              <w:rPr>
                <w:lang w:val="en-CA"/>
              </w:rPr>
            </w:pPr>
            <w:r w:rsidRPr="00D12552">
              <w:rPr>
                <w:lang w:val="en-CA"/>
              </w:rPr>
              <w:t>Geological Survey of Canada (Natural Resources Can</w:t>
            </w:r>
            <w:r w:rsidR="00B520F7" w:rsidRPr="00D12552">
              <w:rPr>
                <w:lang w:val="en-CA"/>
              </w:rPr>
              <w:t>a</w:t>
            </w:r>
            <w:r w:rsidRPr="00D12552">
              <w:rPr>
                <w:lang w:val="en-CA"/>
              </w:rPr>
              <w:t>da)</w:t>
            </w:r>
            <w:commentRangeEnd w:id="12"/>
            <w:r w:rsidR="00E621D8">
              <w:rPr>
                <w:rStyle w:val="CommentReference"/>
              </w:rPr>
              <w:commentReference w:id="12"/>
            </w:r>
          </w:p>
        </w:tc>
      </w:tr>
    </w:tbl>
    <w:p w14:paraId="4AAE8A6E" w14:textId="77777777" w:rsidR="009A7B37" w:rsidRPr="00D12552" w:rsidRDefault="009A7B37">
      <w:pPr>
        <w:pStyle w:val="Heading1"/>
        <w:rPr>
          <w:lang w:val="en-CA"/>
        </w:rPr>
      </w:pPr>
      <w:bookmarkStart w:id="13" w:name="_Toc337499850"/>
      <w:r w:rsidRPr="00D12552">
        <w:rPr>
          <w:lang w:val="en-CA"/>
        </w:rPr>
        <w:t>Scope</w:t>
      </w:r>
      <w:bookmarkEnd w:id="13"/>
    </w:p>
    <w:p w14:paraId="2501848A" w14:textId="68609C75" w:rsidR="00165E04" w:rsidRPr="00761F44" w:rsidRDefault="00A4612F" w:rsidP="00165E04">
      <w:pPr>
        <w:rPr>
          <w:lang w:val="en-CA"/>
        </w:rPr>
      </w:pPr>
      <w:r w:rsidRPr="00761F44">
        <w:rPr>
          <w:lang w:val="en-CA"/>
        </w:rPr>
        <w:t xml:space="preserve">GeoSciML (Geoscience Markup Language) covers the domain of geology (earth material, geological units, </w:t>
      </w:r>
      <w:r w:rsidR="002404CF" w:rsidRPr="00761F44">
        <w:rPr>
          <w:lang w:val="en-CA"/>
        </w:rPr>
        <w:t>geochronology</w:t>
      </w:r>
      <w:proofErr w:type="gramStart"/>
      <w:r w:rsidR="005424AC">
        <w:rPr>
          <w:lang w:val="en-CA"/>
        </w:rPr>
        <w:t xml:space="preserve">, </w:t>
      </w:r>
      <w:proofErr w:type="gramEnd"/>
      <w:del w:id="14" w:author="Eric Boisvert" w:date="2015-10-28T18:26:00Z">
        <w:r w:rsidR="005424AC" w:rsidDel="00AE3B9C">
          <w:rPr>
            <w:lang w:val="en-CA"/>
          </w:rPr>
          <w:delText>chronostratigraphy</w:delText>
        </w:r>
      </w:del>
      <w:r w:rsidR="002404CF" w:rsidRPr="00761F44">
        <w:rPr>
          <w:lang w:val="en-CA"/>
        </w:rPr>
        <w:t xml:space="preserve">, geological </w:t>
      </w:r>
      <w:r w:rsidRPr="00761F44">
        <w:rPr>
          <w:lang w:val="en-CA"/>
        </w:rPr>
        <w:t>structures</w:t>
      </w:r>
      <w:r w:rsidR="002404CF" w:rsidRPr="00761F44">
        <w:rPr>
          <w:lang w:val="en-CA"/>
        </w:rPr>
        <w:t>, geomorphology</w:t>
      </w:r>
      <w:r w:rsidRPr="00761F44">
        <w:rPr>
          <w:lang w:val="en-CA"/>
        </w:rPr>
        <w:t xml:space="preserve"> and composition) and </w:t>
      </w:r>
      <w:r w:rsidR="002404CF" w:rsidRPr="00761F44">
        <w:rPr>
          <w:lang w:val="en-CA"/>
        </w:rPr>
        <w:t xml:space="preserve">sampling </w:t>
      </w:r>
      <w:r w:rsidRPr="00761F44">
        <w:rPr>
          <w:lang w:val="en-CA"/>
        </w:rPr>
        <w:t>features common to the practice of geoscience, such as borehole</w:t>
      </w:r>
      <w:r w:rsidR="002404CF" w:rsidRPr="00761F44">
        <w:rPr>
          <w:lang w:val="en-CA"/>
        </w:rPr>
        <w:t xml:space="preserve"> and geologic specimen.  The model also proposes a simplified version of GeoSciML suitable for map portrayal.  This specification does not address</w:t>
      </w:r>
      <w:r w:rsidR="00D12552" w:rsidRPr="00761F44">
        <w:rPr>
          <w:lang w:val="en-CA"/>
        </w:rPr>
        <w:t xml:space="preserve"> (or very partially addresses)</w:t>
      </w:r>
      <w:r w:rsidR="002404CF" w:rsidRPr="00761F44">
        <w:rPr>
          <w:lang w:val="en-CA"/>
        </w:rPr>
        <w:t xml:space="preserve"> more specialised geoscience domains such as hydrogeology, seismology, geophysic</w:t>
      </w:r>
      <w:r w:rsidR="00D12552" w:rsidRPr="00761F44">
        <w:rPr>
          <w:lang w:val="en-CA"/>
        </w:rPr>
        <w:t>s or economic geology.  Some of these domains are covered by other specifications (</w:t>
      </w:r>
      <w:r w:rsidR="00F6046E" w:rsidRPr="00761F44">
        <w:rPr>
          <w:lang w:val="en-CA"/>
        </w:rPr>
        <w:t xml:space="preserve">e.g. </w:t>
      </w:r>
      <w:r w:rsidR="00D12552" w:rsidRPr="00761F44">
        <w:rPr>
          <w:lang w:val="en-CA"/>
        </w:rPr>
        <w:t xml:space="preserve">GWML for hydrogeology and EarthResourceML for economic geology – both having </w:t>
      </w:r>
      <w:r w:rsidR="00F6046E" w:rsidRPr="00761F44">
        <w:rPr>
          <w:lang w:val="en-CA"/>
        </w:rPr>
        <w:t>affiliation with GeoSciML</w:t>
      </w:r>
      <w:r w:rsidR="00D12552" w:rsidRPr="00761F44">
        <w:rPr>
          <w:lang w:val="en-CA"/>
        </w:rPr>
        <w:t>).</w:t>
      </w:r>
    </w:p>
    <w:p w14:paraId="46466F29" w14:textId="77777777" w:rsidR="009A7B37" w:rsidRPr="00D12552" w:rsidRDefault="009A7B37">
      <w:pPr>
        <w:pStyle w:val="Heading1"/>
        <w:rPr>
          <w:lang w:val="en-CA"/>
        </w:rPr>
      </w:pPr>
      <w:bookmarkStart w:id="15" w:name="_Toc337499851"/>
      <w:r w:rsidRPr="00D12552">
        <w:rPr>
          <w:lang w:val="en-CA"/>
        </w:rPr>
        <w:t>Conformance</w:t>
      </w:r>
      <w:bookmarkEnd w:id="15"/>
    </w:p>
    <w:p w14:paraId="1723473F" w14:textId="5D5F2E43" w:rsidR="009A7B37" w:rsidRPr="00D12552" w:rsidRDefault="00211657">
      <w:pPr>
        <w:rPr>
          <w:lang w:val="en-CA"/>
        </w:rPr>
      </w:pPr>
      <w:r w:rsidRPr="00D12552">
        <w:rPr>
          <w:lang w:val="en-CA"/>
        </w:rPr>
        <w:t>This s</w:t>
      </w:r>
      <w:r w:rsidR="009A7B37" w:rsidRPr="00D12552">
        <w:rPr>
          <w:lang w:val="en-CA"/>
        </w:rPr>
        <w:t xml:space="preserve">tandard </w:t>
      </w:r>
      <w:r w:rsidR="00A17543" w:rsidRPr="00D12552">
        <w:rPr>
          <w:lang w:val="en-CA"/>
        </w:rPr>
        <w:t>defines</w:t>
      </w:r>
      <w:r w:rsidR="00A17543" w:rsidRPr="00D12552">
        <w:rPr>
          <w:color w:val="FF0000"/>
          <w:lang w:val="en-CA"/>
        </w:rPr>
        <w:t xml:space="preserve"> a logical model and an XML encoding following ISO 19136 (2007) specification</w:t>
      </w:r>
      <w:del w:id="16" w:author="Eric Boisvert" w:date="2015-10-28T18:27:00Z">
        <w:r w:rsidR="005424AC" w:rsidDel="00AE3B9C">
          <w:rPr>
            <w:color w:val="FF0000"/>
            <w:lang w:val="en-CA"/>
          </w:rPr>
          <w:delText xml:space="preserve">, with some exceptions, </w:delText>
        </w:r>
      </w:del>
      <w:del w:id="17" w:author="Eric Boisvert" w:date="2015-10-27T17:05:00Z">
        <w:r w:rsidR="00A17543" w:rsidRPr="00D12552" w:rsidDel="00773E1B">
          <w:rPr>
            <w:color w:val="FF0000"/>
            <w:lang w:val="en-CA"/>
          </w:rPr>
          <w:delText xml:space="preserve"> </w:delText>
        </w:r>
      </w:del>
      <w:r w:rsidR="00A17543" w:rsidRPr="00D12552">
        <w:rPr>
          <w:color w:val="FF0000"/>
          <w:lang w:val="en-CA"/>
        </w:rPr>
        <w:t>for GML</w:t>
      </w:r>
      <w:ins w:id="18" w:author="Eric Boisvert" w:date="2015-10-28T18:26:00Z">
        <w:r w:rsidR="00AE3B9C">
          <w:rPr>
            <w:color w:val="FF0000"/>
            <w:lang w:val="en-CA"/>
          </w:rPr>
          <w:t xml:space="preserve"> </w:t>
        </w:r>
        <w:proofErr w:type="gramStart"/>
        <w:r w:rsidR="00AE3B9C">
          <w:rPr>
            <w:color w:val="FF0000"/>
            <w:lang w:val="en-CA"/>
          </w:rPr>
          <w:t xml:space="preserve">3.3 </w:t>
        </w:r>
      </w:ins>
      <w:r w:rsidR="00A17543" w:rsidRPr="00D12552">
        <w:rPr>
          <w:color w:val="FF0000"/>
          <w:lang w:val="en-CA"/>
        </w:rPr>
        <w:t xml:space="preserve"> applications</w:t>
      </w:r>
      <w:proofErr w:type="gramEnd"/>
      <w:r w:rsidR="009A7B37" w:rsidRPr="00D12552">
        <w:rPr>
          <w:lang w:val="en-CA"/>
        </w:rPr>
        <w:t xml:space="preserve">. </w:t>
      </w:r>
    </w:p>
    <w:p w14:paraId="3F70FD13" w14:textId="77777777" w:rsidR="009A7B37" w:rsidRPr="00D12552" w:rsidRDefault="00A17543">
      <w:pPr>
        <w:rPr>
          <w:lang w:val="en-CA"/>
        </w:rPr>
      </w:pPr>
      <w:r w:rsidRPr="00D12552">
        <w:rPr>
          <w:lang w:val="en-CA"/>
        </w:rPr>
        <w:t>Requirements for two</w:t>
      </w:r>
      <w:r w:rsidR="009A7B37" w:rsidRPr="00D12552">
        <w:rPr>
          <w:lang w:val="en-CA"/>
        </w:rPr>
        <w:t xml:space="preserve"> standardization target types are considered:</w:t>
      </w:r>
    </w:p>
    <w:p w14:paraId="6CA99CCA" w14:textId="77777777" w:rsidR="009A7B37" w:rsidRPr="00D12552" w:rsidRDefault="00A17543">
      <w:pPr>
        <w:pStyle w:val="List2OGCbullets"/>
        <w:rPr>
          <w:color w:val="FF0000"/>
          <w:lang w:val="en-CA"/>
        </w:rPr>
      </w:pPr>
      <w:r w:rsidRPr="00D12552">
        <w:rPr>
          <w:color w:val="FF0000"/>
          <w:lang w:val="en-CA"/>
        </w:rPr>
        <w:t>Abstract logical model</w:t>
      </w:r>
    </w:p>
    <w:p w14:paraId="41F0D7E3" w14:textId="77777777" w:rsidR="009A7B37" w:rsidRPr="00D12552" w:rsidRDefault="00A17543">
      <w:pPr>
        <w:pStyle w:val="List2OGCbullets"/>
        <w:rPr>
          <w:color w:val="FF0000"/>
          <w:lang w:val="en-CA"/>
        </w:rPr>
      </w:pPr>
      <w:r w:rsidRPr="00D12552">
        <w:rPr>
          <w:color w:val="FF0000"/>
          <w:lang w:val="en-CA"/>
        </w:rPr>
        <w:t>Data instance</w:t>
      </w:r>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 xml:space="preserve">The framework, concepts, and methodology for testing, and the criteria to be achieved to claim conformance are specified in the OGC </w:t>
      </w:r>
      <w:r w:rsidRPr="00D12552">
        <w:rPr>
          <w:snapToGrid w:val="0"/>
          <w:color w:val="000000"/>
          <w:lang w:val="en-CA"/>
        </w:rPr>
        <w:lastRenderedPageBreak/>
        <w:t>Compliance Testing Policies and Procedures and the OGC Compliance Testing web site</w:t>
      </w:r>
      <w:r w:rsidRPr="00D12552">
        <w:rPr>
          <w:snapToGrid w:val="0"/>
          <w:color w:val="000000"/>
          <w:lang w:val="en-CA"/>
        </w:rPr>
        <w:footnoteReference w:id="1"/>
      </w:r>
      <w:r w:rsidRPr="00D12552">
        <w:rPr>
          <w:snapToGrid w:val="0"/>
          <w:color w:val="000000"/>
          <w:lang w:val="en-CA"/>
        </w:rPr>
        <w:t>.</w:t>
      </w:r>
    </w:p>
    <w:p w14:paraId="0A1B6FA6" w14:textId="77777777" w:rsidR="00AE3B9C" w:rsidRPr="00A0434E" w:rsidRDefault="00AE3B9C" w:rsidP="00AE3B9C">
      <w:pPr>
        <w:rPr>
          <w:ins w:id="19" w:author="Eric Boisvert" w:date="2015-10-28T18:28:00Z"/>
        </w:rPr>
      </w:pPr>
      <w:ins w:id="20" w:author="Eric Boisvert" w:date="2015-10-28T18:28:00Z">
        <w:r w:rsidRPr="00A0434E">
          <w:t>In order to conform to this OGC™</w:t>
        </w:r>
        <w:r w:rsidRPr="00D12552">
          <w:rPr>
            <w:color w:val="000000"/>
            <w:vertAlign w:val="superscript"/>
            <w:lang w:val="en-CA"/>
          </w:rPr>
          <w:t xml:space="preserve"> </w:t>
        </w:r>
        <w:r w:rsidRPr="00A0434E">
          <w:t>interface standard, a software implementation shall choose to implement:</w:t>
        </w:r>
      </w:ins>
    </w:p>
    <w:p w14:paraId="6AF01926" w14:textId="043F43DF" w:rsidR="009A7B37" w:rsidRPr="00D12552" w:rsidDel="00AE3B9C" w:rsidRDefault="009A7B37">
      <w:pPr>
        <w:rPr>
          <w:del w:id="21" w:author="Eric Boisvert" w:date="2015-10-28T18:28:00Z"/>
          <w:color w:val="000000"/>
          <w:lang w:val="en-CA"/>
        </w:rPr>
      </w:pPr>
      <w:del w:id="22" w:author="Eric Boisvert" w:date="2015-10-28T18:28:00Z">
        <w:r w:rsidRPr="00D12552" w:rsidDel="00AE3B9C">
          <w:rPr>
            <w:color w:val="000000"/>
            <w:lang w:val="en-CA"/>
          </w:rPr>
          <w:delText>In order to conform to this OGC™</w:delText>
        </w:r>
        <w:r w:rsidRPr="00D12552" w:rsidDel="00AE3B9C">
          <w:rPr>
            <w:color w:val="000000"/>
            <w:vertAlign w:val="superscript"/>
            <w:lang w:val="en-CA"/>
          </w:rPr>
          <w:delText xml:space="preserve"> </w:delText>
        </w:r>
        <w:r w:rsidRPr="00D12552" w:rsidDel="00AE3B9C">
          <w:rPr>
            <w:color w:val="000000"/>
            <w:lang w:val="en-CA"/>
          </w:rPr>
          <w:delText>interface standard, a software implementation shall choose to implement:</w:delText>
        </w:r>
      </w:del>
    </w:p>
    <w:p w14:paraId="1801ADFC" w14:textId="77777777" w:rsidR="009A7B37" w:rsidRPr="00D12552" w:rsidRDefault="009A7B37">
      <w:pPr>
        <w:pStyle w:val="List1OGCletters"/>
        <w:rPr>
          <w:lang w:val="en-CA"/>
        </w:rPr>
      </w:pPr>
      <w:r w:rsidRPr="00D12552">
        <w:rPr>
          <w:lang w:val="en-CA"/>
        </w:rPr>
        <w:t>Any one of the conformance levels specified in Annex B (normative).</w:t>
      </w:r>
    </w:p>
    <w:p w14:paraId="137C54AC" w14:textId="77777777" w:rsidR="009A7B37" w:rsidRPr="00D12552" w:rsidRDefault="009A7B37">
      <w:pPr>
        <w:pStyle w:val="List1OGCletters"/>
        <w:rPr>
          <w:lang w:val="en-CA"/>
        </w:rPr>
      </w:pPr>
      <w:r w:rsidRPr="00D12552">
        <w:rPr>
          <w:lang w:val="en-CA"/>
        </w:rPr>
        <w:t>Any one of the Distributed Computing Platform profiles specified in Annexes TBD through TBD (normative).</w:t>
      </w:r>
    </w:p>
    <w:p w14:paraId="23C8FFD6" w14:textId="77777777"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Heading1"/>
        <w:rPr>
          <w:lang w:val="en-CA"/>
        </w:rPr>
      </w:pPr>
      <w:bookmarkStart w:id="23" w:name="_Toc337499852"/>
      <w:r w:rsidRPr="00D12552">
        <w:rPr>
          <w:lang w:val="en-CA"/>
        </w:rPr>
        <w:t>References</w:t>
      </w:r>
      <w:bookmarkEnd w:id="23"/>
    </w:p>
    <w:p w14:paraId="5F8CE84A" w14:textId="77777777" w:rsidR="00FA3D28" w:rsidRPr="00D12552" w:rsidRDefault="00FA3D28" w:rsidP="00FA3D28">
      <w:pPr>
        <w:rPr>
          <w:lang w:val="en-CA"/>
        </w:rPr>
      </w:pPr>
      <w:r w:rsidRPr="00D12552">
        <w:rPr>
          <w:lang w:val="en-CA"/>
        </w:rPr>
        <w:t>The following normative documents are referenced in the text or provide significant context for the development of GeoSciML 4.0.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06-121r9, OGC® Web Services Common Standard</w:t>
      </w:r>
    </w:p>
    <w:p w14:paraId="25146681" w14:textId="77777777" w:rsidR="00FA3D28" w:rsidRPr="00BD7B2A" w:rsidRDefault="00FA3D28" w:rsidP="00BD7B2A">
      <w:pPr>
        <w:pStyle w:val="ListParagraph"/>
        <w:numPr>
          <w:ilvl w:val="0"/>
          <w:numId w:val="13"/>
        </w:numPr>
        <w:spacing w:after="0" w:line="276" w:lineRule="auto"/>
        <w:rPr>
          <w:lang w:val="en-CA"/>
        </w:rPr>
      </w:pPr>
      <w:r w:rsidRPr="00BD7B2A">
        <w:rPr>
          <w:lang w:val="en-CA"/>
        </w:rPr>
        <w:t>ISO 19103:2005 – Conceptual Schema Language</w:t>
      </w:r>
    </w:p>
    <w:p w14:paraId="1AAD1631" w14:textId="77777777" w:rsidR="00FA3D28" w:rsidRPr="00BD7B2A" w:rsidRDefault="00FA3D28" w:rsidP="00BD7B2A">
      <w:pPr>
        <w:pStyle w:val="ListParagraph"/>
        <w:numPr>
          <w:ilvl w:val="0"/>
          <w:numId w:val="13"/>
        </w:numPr>
        <w:spacing w:after="0" w:line="276" w:lineRule="auto"/>
        <w:rPr>
          <w:lang w:val="en-CA"/>
        </w:rPr>
      </w:pPr>
      <w:r w:rsidRPr="00BD7B2A">
        <w:rPr>
          <w:lang w:val="en-CA"/>
        </w:rPr>
        <w:t>ISO 8601- Data elements and interchange formats – Information interchange – Representation of dates and times</w:t>
      </w:r>
    </w:p>
    <w:p w14:paraId="7D391988"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0C1F02F9"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6 – Schema for Coverage geometry and functions (</w:t>
      </w:r>
      <w:r w:rsidR="00BD7B2A">
        <w:rPr>
          <w:lang w:val="en-CA"/>
        </w:rPr>
        <w:t xml:space="preserve">also </w:t>
      </w:r>
      <w:r w:rsidRPr="00BD7B2A">
        <w:rPr>
          <w:lang w:val="en-CA"/>
        </w:rPr>
        <w:t>ISO 19123:2005)</w:t>
      </w:r>
    </w:p>
    <w:p w14:paraId="1CC1BDDC"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BD7B2A">
      <w:pPr>
        <w:pStyle w:val="ListParagraph"/>
        <w:numPr>
          <w:ilvl w:val="0"/>
          <w:numId w:val="13"/>
        </w:numPr>
        <w:spacing w:after="0" w:line="276" w:lineRule="auto"/>
        <w:rPr>
          <w:lang w:val="en-CA"/>
        </w:rPr>
      </w:pPr>
      <w:r w:rsidRPr="00BD7B2A">
        <w:rPr>
          <w:lang w:val="en-CA"/>
        </w:rPr>
        <w:lastRenderedPageBreak/>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BD7B2A">
      <w:pPr>
        <w:pStyle w:val="ListParagraph"/>
        <w:numPr>
          <w:ilvl w:val="0"/>
          <w:numId w:val="13"/>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BD7B2A">
      <w:pPr>
        <w:pStyle w:val="ListParagraph"/>
        <w:numPr>
          <w:ilvl w:val="0"/>
          <w:numId w:val="13"/>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2" w:history="1">
        <w:r w:rsidR="00BD7B2A" w:rsidRPr="00F347A5">
          <w:rPr>
            <w:rStyle w:val="Hyperlink"/>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BD7B2A">
      <w:pPr>
        <w:pStyle w:val="ListParagraph"/>
        <w:numPr>
          <w:ilvl w:val="0"/>
          <w:numId w:val="13"/>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Code for Units of Measure (UCUM) – Version 1.8, July 2009</w:t>
      </w:r>
    </w:p>
    <w:p w14:paraId="7E68DCA2"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BD7B2A">
      <w:pPr>
        <w:pStyle w:val="ListParagraph"/>
        <w:numPr>
          <w:ilvl w:val="0"/>
          <w:numId w:val="13"/>
        </w:numPr>
        <w:spacing w:after="0" w:line="276" w:lineRule="auto"/>
        <w:rPr>
          <w:lang w:val="en-CA"/>
        </w:rPr>
      </w:pPr>
      <w:r w:rsidRPr="00BD7B2A">
        <w:rPr>
          <w:lang w:val="en-CA"/>
        </w:rPr>
        <w:t>Extensible Markup Language (XML) – Version 1.0 (Fourth Edition), August 2006</w:t>
      </w:r>
    </w:p>
    <w:p w14:paraId="502F0309" w14:textId="77777777" w:rsidR="00FA3D28" w:rsidRPr="00BD7B2A" w:rsidRDefault="00FA3D28" w:rsidP="00BD7B2A">
      <w:pPr>
        <w:pStyle w:val="ListParagraph"/>
        <w:numPr>
          <w:ilvl w:val="0"/>
          <w:numId w:val="13"/>
        </w:numPr>
        <w:spacing w:after="0" w:line="276" w:lineRule="auto"/>
        <w:rPr>
          <w:lang w:val="en-CA"/>
        </w:rPr>
      </w:pPr>
      <w:r w:rsidRPr="00BD7B2A">
        <w:rPr>
          <w:lang w:val="en-CA"/>
        </w:rPr>
        <w:t xml:space="preserve">XML Schema – Version 1.0 (Second Edition), October 2004 </w:t>
      </w:r>
    </w:p>
    <w:p w14:paraId="36944A09" w14:textId="77777777" w:rsidR="009A7B37" w:rsidRPr="00D12552" w:rsidRDefault="009A7B37">
      <w:pPr>
        <w:pStyle w:val="Heading1"/>
        <w:rPr>
          <w:lang w:val="en-CA"/>
        </w:rPr>
      </w:pPr>
      <w:bookmarkStart w:id="24" w:name="_Toc337499853"/>
      <w:r w:rsidRPr="00D12552">
        <w:rPr>
          <w:lang w:val="en-CA"/>
        </w:rPr>
        <w:t>Terms and Definitions</w:t>
      </w:r>
      <w:bookmarkEnd w:id="24"/>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ISO/IEC Directives, Part 2, Rules for the structure and drafting of 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22C03DF2" w14:textId="77777777" w:rsidR="00FA3D28" w:rsidRPr="00D12552" w:rsidRDefault="00FA3D28" w:rsidP="00FA3D28">
      <w:pPr>
        <w:pStyle w:val="Heading2"/>
        <w:rPr>
          <w:lang w:val="en-CA"/>
        </w:rPr>
      </w:pPr>
      <w:bookmarkStart w:id="25" w:name="_Toc428885175"/>
      <w:bookmarkStart w:id="26" w:name="Glossary_Feature"/>
      <w:proofErr w:type="gramStart"/>
      <w:r w:rsidRPr="00D12552">
        <w:rPr>
          <w:lang w:val="en-CA"/>
        </w:rPr>
        <w:t>coverage</w:t>
      </w:r>
      <w:bookmarkEnd w:id="25"/>
      <w:proofErr w:type="gramEnd"/>
    </w:p>
    <w:p w14:paraId="44153C30" w14:textId="77777777" w:rsidR="00FA3D28" w:rsidRPr="00D12552" w:rsidRDefault="00FA3D28" w:rsidP="00FA3D28">
      <w:pPr>
        <w:rPr>
          <w:bCs/>
          <w:lang w:val="en-CA"/>
        </w:rPr>
      </w:pPr>
      <w:proofErr w:type="gramStart"/>
      <w:r w:rsidRPr="00D12552">
        <w:rPr>
          <w:bCs/>
          <w:lang w:val="en-CA"/>
        </w:rPr>
        <w:t>Feature that acts as a function to return values from its range for any direct position within its spatial, temporal or spatiotemporal domain.</w:t>
      </w:r>
      <w:proofErr w:type="gramEnd"/>
    </w:p>
    <w:p w14:paraId="7DB2DE04" w14:textId="77777777" w:rsidR="00FA3D28" w:rsidRPr="00D12552" w:rsidRDefault="00FA3D28" w:rsidP="00FA3D28">
      <w:pPr>
        <w:rPr>
          <w:bCs/>
          <w:lang w:val="en-CA"/>
        </w:rPr>
      </w:pPr>
      <w:r w:rsidRPr="00D12552">
        <w:rPr>
          <w:bCs/>
          <w:lang w:val="en-CA"/>
        </w:rPr>
        <w:t>[ISO 19123:2005, definition 4.17]</w:t>
      </w:r>
    </w:p>
    <w:p w14:paraId="51FC44D3" w14:textId="77777777" w:rsidR="00FA3D28" w:rsidRPr="00D12552" w:rsidRDefault="00FA3D28" w:rsidP="00FA3D28">
      <w:pPr>
        <w:pStyle w:val="Heading2"/>
        <w:rPr>
          <w:lang w:val="en-CA"/>
        </w:rPr>
      </w:pPr>
      <w:bookmarkStart w:id="27" w:name="_Toc428885176"/>
      <w:proofErr w:type="gramStart"/>
      <w:r w:rsidRPr="00D12552">
        <w:rPr>
          <w:lang w:val="en-CA"/>
        </w:rPr>
        <w:t>domain</w:t>
      </w:r>
      <w:proofErr w:type="gramEnd"/>
      <w:r w:rsidRPr="00D12552">
        <w:rPr>
          <w:lang w:val="en-CA"/>
        </w:rPr>
        <w:t xml:space="preserve"> feature</w:t>
      </w:r>
      <w:bookmarkEnd w:id="27"/>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t>[ISO 19156, definition 4.4]</w:t>
      </w:r>
    </w:p>
    <w:p w14:paraId="5F3AEB63" w14:textId="77777777" w:rsidR="00FA3D28" w:rsidRPr="00D12552" w:rsidRDefault="00FA3D28" w:rsidP="00FA3D28">
      <w:pPr>
        <w:pStyle w:val="Heading2"/>
        <w:rPr>
          <w:lang w:val="en-CA"/>
        </w:rPr>
      </w:pPr>
      <w:bookmarkStart w:id="28" w:name="_Toc428885177"/>
      <w:proofErr w:type="gramStart"/>
      <w:r w:rsidRPr="00D12552">
        <w:rPr>
          <w:lang w:val="en-CA"/>
        </w:rPr>
        <w:lastRenderedPageBreak/>
        <w:t>element</w:t>
      </w:r>
      <w:proofErr w:type="gramEnd"/>
      <w:r w:rsidRPr="00D12552">
        <w:rPr>
          <w:lang w:val="en-CA"/>
        </w:rPr>
        <w:t xml:space="preserve"> &lt;XML&gt;</w:t>
      </w:r>
      <w:bookmarkEnd w:id="28"/>
      <w:r w:rsidRPr="00D12552">
        <w:rPr>
          <w:lang w:val="en-CA"/>
        </w:rPr>
        <w:t xml:space="preserve"> </w:t>
      </w:r>
    </w:p>
    <w:p w14:paraId="72652BF3" w14:textId="77777777" w:rsidR="00FA3D28" w:rsidRPr="00D12552" w:rsidRDefault="00FA3D28" w:rsidP="00FA3D28">
      <w:pPr>
        <w:rPr>
          <w:lang w:val="en-CA"/>
        </w:rPr>
      </w:pPr>
      <w:proofErr w:type="gramStart"/>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roofErr w:type="gramEnd"/>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Heading2"/>
        <w:rPr>
          <w:lang w:val="en-CA"/>
        </w:rPr>
      </w:pPr>
      <w:bookmarkStart w:id="29" w:name="_Toc428885178"/>
      <w:proofErr w:type="gramStart"/>
      <w:r w:rsidRPr="00D12552">
        <w:rPr>
          <w:lang w:val="en-CA"/>
        </w:rPr>
        <w:t>feature</w:t>
      </w:r>
      <w:bookmarkEnd w:id="29"/>
      <w:proofErr w:type="gramEnd"/>
    </w:p>
    <w:p w14:paraId="3F37F34F" w14:textId="77777777" w:rsidR="00FA3D28" w:rsidRPr="00D12552" w:rsidRDefault="00FA3D28" w:rsidP="00FA3D28">
      <w:pPr>
        <w:rPr>
          <w:bCs/>
          <w:lang w:val="en-CA"/>
        </w:rPr>
      </w:pPr>
      <w:proofErr w:type="gramStart"/>
      <w:r w:rsidRPr="00D12552">
        <w:rPr>
          <w:bCs/>
          <w:lang w:val="en-CA"/>
        </w:rPr>
        <w:t xml:space="preserve">Abstraction of a real-world </w:t>
      </w:r>
      <w:r w:rsidR="00F6046E" w:rsidRPr="00D12552">
        <w:rPr>
          <w:bCs/>
          <w:lang w:val="en-CA"/>
        </w:rPr>
        <w:t>phenomenon</w:t>
      </w:r>
      <w:r w:rsidRPr="00D12552">
        <w:rPr>
          <w:bCs/>
          <w:lang w:val="en-CA"/>
        </w:rPr>
        <w:t>.</w:t>
      </w:r>
      <w:proofErr w:type="gramEnd"/>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D12552" w:rsidRDefault="00FA3D28">
      <w:pPr>
        <w:pStyle w:val="Heading2"/>
        <w:rPr>
          <w:lang w:val="en-CA"/>
        </w:rPr>
        <w:pPrChange w:id="30" w:author="Eric Boisvert" w:date="2015-10-28T11:59:00Z">
          <w:pPr/>
        </w:pPrChange>
      </w:pPr>
      <w:bookmarkStart w:id="31" w:name="_Toc428885179"/>
      <w:r w:rsidRPr="00A00D3D">
        <w:rPr>
          <w:highlight w:val="yellow"/>
          <w:lang w:val="en-CA"/>
        </w:rPr>
        <w:t>GML application schema</w:t>
      </w:r>
      <w:bookmarkEnd w:id="31"/>
      <w:r w:rsidRPr="00D12552">
        <w:rPr>
          <w:lang w:val="en-CA"/>
        </w:rPr>
        <w:t xml:space="preserve"> </w:t>
      </w:r>
    </w:p>
    <w:p w14:paraId="2803FC4D" w14:textId="77777777" w:rsidR="00FA3D28" w:rsidRPr="00D12552" w:rsidRDefault="00FA3D28" w:rsidP="00FA3D28">
      <w:pPr>
        <w:rPr>
          <w:lang w:val="en-CA"/>
        </w:rPr>
      </w:pPr>
      <w:r w:rsidRPr="00D12552">
        <w:rPr>
          <w:lang w:val="en-CA"/>
        </w:rPr>
        <w:t>Application schema written in XML Schema in accordance with the rules specified in ISO 19136:2007.</w:t>
      </w:r>
    </w:p>
    <w:p w14:paraId="3BF2D37D" w14:textId="77777777" w:rsidR="00FA3D28" w:rsidRPr="00D12552" w:rsidRDefault="00FA3D28" w:rsidP="00FA3D28">
      <w:pPr>
        <w:rPr>
          <w:lang w:val="en-CA"/>
        </w:rPr>
      </w:pPr>
      <w:r w:rsidRPr="00D12552">
        <w:rPr>
          <w:lang w:val="en-CA"/>
        </w:rPr>
        <w:t>[ISO 19136:2007]</w:t>
      </w:r>
    </w:p>
    <w:p w14:paraId="6DA8411E" w14:textId="77777777" w:rsidR="00FA3D28" w:rsidRPr="00D12552" w:rsidRDefault="00FA3D28" w:rsidP="00FA3D28">
      <w:pPr>
        <w:pStyle w:val="Heading2"/>
        <w:rPr>
          <w:lang w:val="en-CA"/>
        </w:rPr>
      </w:pPr>
      <w:bookmarkStart w:id="32" w:name="_Toc428885180"/>
      <w:r w:rsidRPr="00D12552">
        <w:rPr>
          <w:lang w:val="en-CA"/>
        </w:rPr>
        <w:t>GML document</w:t>
      </w:r>
      <w:bookmarkEnd w:id="32"/>
      <w:r w:rsidRPr="00D12552">
        <w:rPr>
          <w:lang w:val="en-CA"/>
        </w:rPr>
        <w:t xml:space="preserve"> </w:t>
      </w:r>
    </w:p>
    <w:p w14:paraId="6AD70C83" w14:textId="77777777" w:rsidR="00FA3D28" w:rsidRPr="00D12552" w:rsidRDefault="00FA3D28" w:rsidP="00FA3D28">
      <w:pPr>
        <w:rPr>
          <w:lang w:val="en-CA"/>
        </w:rPr>
      </w:pPr>
      <w:proofErr w:type="gramStart"/>
      <w:r w:rsidRPr="00D12552">
        <w:rPr>
          <w:lang w:val="en-CA"/>
        </w:rPr>
        <w:t>XML document with a root element that is one of the elements AbstractFeature, Dictionary or TopoComplex, specified in the GML schema or any element of a substitution group of any of these elements.</w:t>
      </w:r>
      <w:proofErr w:type="gramEnd"/>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Heading2"/>
        <w:rPr>
          <w:lang w:val="en-CA"/>
        </w:rPr>
      </w:pPr>
      <w:bookmarkStart w:id="33" w:name="_Toc428885181"/>
      <w:r w:rsidRPr="00D12552">
        <w:rPr>
          <w:lang w:val="en-CA"/>
        </w:rPr>
        <w:t>GML schema</w:t>
      </w:r>
      <w:bookmarkEnd w:id="33"/>
      <w:r w:rsidRPr="00D12552">
        <w:rPr>
          <w:lang w:val="en-CA"/>
        </w:rPr>
        <w:t xml:space="preserve"> </w:t>
      </w:r>
    </w:p>
    <w:p w14:paraId="1C0B37B2" w14:textId="6D8DA3CB" w:rsidR="00FA3D28" w:rsidRPr="00D12552" w:rsidRDefault="00FA3D28" w:rsidP="00FA3D28">
      <w:pPr>
        <w:rPr>
          <w:lang w:val="en-CA"/>
        </w:rPr>
      </w:pPr>
      <w:r w:rsidRPr="00D12552">
        <w:rPr>
          <w:lang w:val="en-CA"/>
        </w:rPr>
        <w:t>Schema components in the XML namespace ―</w:t>
      </w:r>
      <w:del w:id="34" w:author="Eric Boisvert" w:date="2015-10-28T12:00:00Z">
        <w:r w:rsidRPr="00D12552" w:rsidDel="005A74B6">
          <w:rPr>
            <w:lang w:val="en-CA"/>
          </w:rPr>
          <w:delText>http://www.opengis.net/gml/3.2</w:delText>
        </w:r>
      </w:del>
      <w:r w:rsidRPr="00D12552">
        <w:rPr>
          <w:lang w:val="en-CA"/>
        </w:rPr>
        <w:t>‖ as specified in ISO 19136:2007.</w:t>
      </w:r>
    </w:p>
    <w:p w14:paraId="75647344" w14:textId="77777777" w:rsidR="00FA3D28" w:rsidRPr="00D12552" w:rsidRDefault="00FA3D28" w:rsidP="00FA3D28">
      <w:pPr>
        <w:rPr>
          <w:lang w:val="en-CA"/>
        </w:rPr>
      </w:pPr>
      <w:r w:rsidRPr="00D12552">
        <w:rPr>
          <w:lang w:val="en-CA"/>
        </w:rPr>
        <w:t>[ISO 19136:2007]</w:t>
      </w:r>
    </w:p>
    <w:p w14:paraId="29A6DC1C" w14:textId="77777777" w:rsidR="00FA3D28" w:rsidRPr="00D12552" w:rsidRDefault="00FA3D28" w:rsidP="00FA3D28">
      <w:pPr>
        <w:pStyle w:val="Heading2"/>
        <w:rPr>
          <w:lang w:val="en-CA"/>
        </w:rPr>
      </w:pPr>
      <w:bookmarkStart w:id="35" w:name="_Toc428885182"/>
      <w:proofErr w:type="gramStart"/>
      <w:r w:rsidRPr="00D12552">
        <w:rPr>
          <w:lang w:val="en-CA"/>
        </w:rPr>
        <w:t>measurement</w:t>
      </w:r>
      <w:bookmarkEnd w:id="35"/>
      <w:proofErr w:type="gramEnd"/>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Heading2"/>
        <w:rPr>
          <w:lang w:val="en-CA"/>
        </w:rPr>
      </w:pPr>
      <w:bookmarkStart w:id="36" w:name="_Toc428885183"/>
      <w:proofErr w:type="gramStart"/>
      <w:r w:rsidRPr="00D12552">
        <w:rPr>
          <w:lang w:val="en-CA"/>
        </w:rPr>
        <w:t>observation</w:t>
      </w:r>
      <w:bookmarkEnd w:id="36"/>
      <w:proofErr w:type="gramEnd"/>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lastRenderedPageBreak/>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Heading2"/>
        <w:rPr>
          <w:lang w:val="en-CA"/>
        </w:rPr>
      </w:pPr>
      <w:r w:rsidRPr="00D12552">
        <w:rPr>
          <w:lang w:val="en-CA"/>
        </w:rPr>
        <w:t xml:space="preserve"> </w:t>
      </w:r>
      <w:bookmarkStart w:id="37" w:name="_Toc428885184"/>
      <w:proofErr w:type="gramStart"/>
      <w:r w:rsidRPr="00D12552">
        <w:rPr>
          <w:lang w:val="en-CA"/>
        </w:rPr>
        <w:t>observation</w:t>
      </w:r>
      <w:proofErr w:type="gramEnd"/>
      <w:r w:rsidRPr="00D12552">
        <w:rPr>
          <w:lang w:val="en-CA"/>
        </w:rPr>
        <w:t xml:space="preserve"> procedure</w:t>
      </w:r>
      <w:bookmarkEnd w:id="37"/>
    </w:p>
    <w:p w14:paraId="7DA1CC87" w14:textId="77777777" w:rsidR="00FA3D28" w:rsidRPr="00D12552" w:rsidRDefault="00FA3D28" w:rsidP="00FA3D28">
      <w:pPr>
        <w:rPr>
          <w:lang w:val="en-CA"/>
        </w:rPr>
      </w:pPr>
      <w:proofErr w:type="gramStart"/>
      <w:r w:rsidRPr="00D12552">
        <w:rPr>
          <w:lang w:val="en-CA"/>
        </w:rPr>
        <w:t>Method, algorithm or instrument, or system which may be used in making an observation.</w:t>
      </w:r>
      <w:proofErr w:type="gramEnd"/>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Heading2"/>
        <w:rPr>
          <w:lang w:val="en-CA"/>
        </w:rPr>
      </w:pPr>
      <w:bookmarkStart w:id="38" w:name="_Toc428885185"/>
      <w:proofErr w:type="gramStart"/>
      <w:r w:rsidRPr="00D12552">
        <w:rPr>
          <w:lang w:val="en-CA"/>
        </w:rPr>
        <w:t>observation</w:t>
      </w:r>
      <w:proofErr w:type="gramEnd"/>
      <w:r w:rsidRPr="00D12552">
        <w:rPr>
          <w:lang w:val="en-CA"/>
        </w:rPr>
        <w:t xml:space="preserve"> result</w:t>
      </w:r>
      <w:bookmarkEnd w:id="38"/>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t>[ISO 19156:2011]</w:t>
      </w:r>
    </w:p>
    <w:p w14:paraId="1162CF52" w14:textId="77777777" w:rsidR="00FA3D28" w:rsidRPr="00D12552" w:rsidRDefault="00FA3D28" w:rsidP="00FA3D28">
      <w:pPr>
        <w:pStyle w:val="Heading2"/>
        <w:rPr>
          <w:lang w:val="en-CA"/>
        </w:rPr>
      </w:pPr>
      <w:bookmarkStart w:id="39" w:name="_Toc428885186"/>
      <w:proofErr w:type="gramStart"/>
      <w:r w:rsidRPr="00D12552">
        <w:rPr>
          <w:lang w:val="en-CA"/>
        </w:rPr>
        <w:t>property</w:t>
      </w:r>
      <w:proofErr w:type="gramEnd"/>
      <w:r w:rsidRPr="00D12552">
        <w:rPr>
          <w:lang w:val="en-CA"/>
        </w:rPr>
        <w:t xml:space="preserve"> &lt;General Feature Model&gt;</w:t>
      </w:r>
      <w:bookmarkEnd w:id="39"/>
    </w:p>
    <w:p w14:paraId="16B83045" w14:textId="77777777" w:rsidR="00FA3D28" w:rsidRPr="00D12552" w:rsidRDefault="00FA3D28" w:rsidP="00FA3D28">
      <w:pPr>
        <w:rPr>
          <w:lang w:val="en-CA"/>
        </w:rPr>
      </w:pPr>
      <w:proofErr w:type="gramStart"/>
      <w:r w:rsidRPr="00D12552">
        <w:rPr>
          <w:lang w:val="en-CA"/>
        </w:rPr>
        <w:t>Facet or attribute of an object referenced by a name.</w:t>
      </w:r>
      <w:proofErr w:type="gramEnd"/>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Heading2"/>
        <w:rPr>
          <w:lang w:val="en-CA"/>
        </w:rPr>
      </w:pPr>
      <w:bookmarkStart w:id="40" w:name="_Toc428885187"/>
      <w:proofErr w:type="gramStart"/>
      <w:r w:rsidRPr="00D12552">
        <w:rPr>
          <w:lang w:val="en-CA"/>
        </w:rPr>
        <w:t>sampled</w:t>
      </w:r>
      <w:proofErr w:type="gramEnd"/>
      <w:r w:rsidRPr="00D12552">
        <w:rPr>
          <w:lang w:val="en-CA"/>
        </w:rPr>
        <w:t xml:space="preserve"> feature</w:t>
      </w:r>
      <w:bookmarkEnd w:id="40"/>
    </w:p>
    <w:p w14:paraId="25874CEE" w14:textId="77777777" w:rsidR="00FA3D28" w:rsidRPr="00D12552" w:rsidRDefault="00FA3D28" w:rsidP="00FA3D28">
      <w:pPr>
        <w:rPr>
          <w:lang w:val="en-CA"/>
        </w:rPr>
      </w:pPr>
      <w:proofErr w:type="gramStart"/>
      <w:r w:rsidRPr="00D12552">
        <w:rPr>
          <w:lang w:val="en-CA"/>
        </w:rPr>
        <w:t>The real-world domain feature of interest, such as a groundwater body, aquifer, river, lake, or sea, which is observed.</w:t>
      </w:r>
      <w:proofErr w:type="gramEnd"/>
      <w:r w:rsidRPr="00D12552">
        <w:rPr>
          <w:lang w:val="en-CA"/>
        </w:rPr>
        <w:t xml:space="preserve"> </w:t>
      </w:r>
    </w:p>
    <w:p w14:paraId="529F1236" w14:textId="77777777" w:rsidR="00FA3D28" w:rsidRPr="00D12552" w:rsidRDefault="00FA3D28" w:rsidP="00FA3D28">
      <w:pPr>
        <w:rPr>
          <w:lang w:val="en-CA"/>
        </w:rPr>
      </w:pPr>
      <w:r w:rsidRPr="00D12552">
        <w:rPr>
          <w:lang w:val="en-CA"/>
        </w:rPr>
        <w:t>[ISO 19156:2011]</w:t>
      </w:r>
    </w:p>
    <w:p w14:paraId="3B8A93F5" w14:textId="77777777" w:rsidR="00FA3D28" w:rsidRPr="00D12552" w:rsidRDefault="00FA3D28" w:rsidP="00FA3D28">
      <w:pPr>
        <w:pStyle w:val="Heading2"/>
        <w:rPr>
          <w:lang w:val="en-CA"/>
        </w:rPr>
      </w:pPr>
      <w:bookmarkStart w:id="41" w:name="_Toc428885188"/>
      <w:proofErr w:type="gramStart"/>
      <w:r w:rsidRPr="00D12552">
        <w:rPr>
          <w:lang w:val="en-CA"/>
        </w:rPr>
        <w:t>sampling</w:t>
      </w:r>
      <w:proofErr w:type="gramEnd"/>
      <w:r w:rsidRPr="00D12552">
        <w:rPr>
          <w:lang w:val="en-CA"/>
        </w:rPr>
        <w:t xml:space="preserve"> feature</w:t>
      </w:r>
      <w:bookmarkEnd w:id="41"/>
    </w:p>
    <w:p w14:paraId="4E5AFEE3" w14:textId="77777777" w:rsidR="00FA3D28" w:rsidRPr="00D12552" w:rsidRDefault="00FA3D28" w:rsidP="00FA3D28">
      <w:pPr>
        <w:rPr>
          <w:lang w:val="en-CA"/>
        </w:rPr>
      </w:pPr>
      <w:r w:rsidRPr="00D12552">
        <w:rPr>
          <w:lang w:val="en-CA"/>
        </w:rPr>
        <w:t>Feature, such as a station, transect, 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Heading2"/>
        <w:rPr>
          <w:lang w:val="en-CA"/>
        </w:rPr>
      </w:pPr>
      <w:bookmarkStart w:id="42" w:name="_Toc428885189"/>
      <w:proofErr w:type="gramStart"/>
      <w:r w:rsidRPr="00D12552">
        <w:rPr>
          <w:lang w:val="en-CA"/>
        </w:rPr>
        <w:t>schema</w:t>
      </w:r>
      <w:proofErr w:type="gramEnd"/>
      <w:r w:rsidRPr="00D12552">
        <w:rPr>
          <w:lang w:val="en-CA"/>
        </w:rPr>
        <w:t xml:space="preserve"> &lt;XML Schema&gt;</w:t>
      </w:r>
      <w:bookmarkEnd w:id="42"/>
      <w:r w:rsidRPr="00D12552">
        <w:rPr>
          <w:lang w:val="en-CA"/>
        </w:rPr>
        <w:t xml:space="preserve"> </w:t>
      </w:r>
    </w:p>
    <w:p w14:paraId="485FA2BA" w14:textId="77777777" w:rsidR="00FA3D28" w:rsidRPr="00D12552" w:rsidRDefault="00FA3D28" w:rsidP="00FA3D28">
      <w:pPr>
        <w:rPr>
          <w:lang w:val="en-CA"/>
        </w:rPr>
      </w:pPr>
      <w:proofErr w:type="gramStart"/>
      <w:r w:rsidRPr="00D12552">
        <w:rPr>
          <w:lang w:val="en-CA"/>
        </w:rPr>
        <w:t>XML document containing a collection of schema component definitions and declarations within the same target namespace.</w:t>
      </w:r>
      <w:proofErr w:type="gramEnd"/>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73AEB08E" w:rsidR="009459BF" w:rsidRDefault="009459BF" w:rsidP="009459BF">
      <w:pPr>
        <w:pStyle w:val="Heading1"/>
        <w:rPr>
          <w:lang w:val="en-CA"/>
        </w:rPr>
      </w:pPr>
      <w:bookmarkStart w:id="43" w:name="_Toc337499854"/>
      <w:bookmarkEnd w:id="26"/>
      <w:del w:id="44" w:author="Eric Boisvert" w:date="2015-10-27T17:08:00Z">
        <w:r w:rsidDel="00773E1B">
          <w:rPr>
            <w:lang w:val="en-CA"/>
          </w:rPr>
          <w:lastRenderedPageBreak/>
          <w:delText xml:space="preserve">Conceptual </w:delText>
        </w:r>
      </w:del>
      <w:ins w:id="45" w:author="Eric Boisvert" w:date="2015-10-27T17:08:00Z">
        <w:r w:rsidR="00773E1B">
          <w:rPr>
            <w:lang w:val="en-CA"/>
          </w:rPr>
          <w:t xml:space="preserve">Logical </w:t>
        </w:r>
      </w:ins>
      <w:r>
        <w:rPr>
          <w:lang w:val="en-CA"/>
        </w:rPr>
        <w:t>Model</w:t>
      </w:r>
    </w:p>
    <w:p w14:paraId="78DE2759" w14:textId="7A4A0089" w:rsidR="0068258B" w:rsidRDefault="0068258B" w:rsidP="000D2F14">
      <w:pPr>
        <w:rPr>
          <w:ins w:id="46" w:author="Eric Boisvert" w:date="2015-10-30T04:04:00Z"/>
          <w:lang w:val="en-CA"/>
        </w:rPr>
      </w:pPr>
      <w:ins w:id="47" w:author="Eric Boisvert" w:date="2015-10-30T04:04:00Z">
        <w:r>
          <w:rPr>
            <w:lang w:val="en-CA"/>
          </w:rPr>
          <w:t xml:space="preserve">GeoSciML 4.0 Logical model is an interpretation and repackaging of </w:t>
        </w:r>
      </w:ins>
      <w:ins w:id="48" w:author="Eric Boisvert" w:date="2015-10-30T04:07:00Z">
        <w:r>
          <w:rPr>
            <w:lang w:val="en-CA"/>
          </w:rPr>
          <w:t xml:space="preserve">version 3.2 of </w:t>
        </w:r>
      </w:ins>
      <w:ins w:id="49" w:author="Eric Boisvert" w:date="2015-10-30T04:04:00Z">
        <w:r>
          <w:rPr>
            <w:lang w:val="en-CA"/>
          </w:rPr>
          <w:t>the conceptual model published by IUSG (</w:t>
        </w:r>
      </w:ins>
      <w:ins w:id="50" w:author="Eric Boisvert" w:date="2015-10-30T04:08:00Z">
        <w:r>
          <w:rPr>
            <w:lang w:val="en-CA"/>
          </w:rPr>
          <w:fldChar w:fldCharType="begin"/>
        </w:r>
        <w:r>
          <w:rPr>
            <w:lang w:val="en-CA"/>
          </w:rPr>
          <w:instrText xml:space="preserve"> HYPERLINK "</w:instrText>
        </w:r>
        <w:r w:rsidRPr="0068258B">
          <w:rPr>
            <w:lang w:val="en-CA"/>
          </w:rPr>
          <w:instrText>http://www.geosciml.org/</w:instrText>
        </w:r>
        <w:r>
          <w:rPr>
            <w:lang w:val="en-CA"/>
          </w:rPr>
          <w:instrText xml:space="preserve">" </w:instrText>
        </w:r>
        <w:r>
          <w:rPr>
            <w:lang w:val="en-CA"/>
          </w:rPr>
          <w:fldChar w:fldCharType="separate"/>
        </w:r>
        <w:r w:rsidRPr="006716F1">
          <w:rPr>
            <w:rStyle w:val="Hyperlink"/>
            <w:lang w:val="en-CA"/>
          </w:rPr>
          <w:t>http://www.geosciml.org/</w:t>
        </w:r>
        <w:r>
          <w:rPr>
            <w:lang w:val="en-CA"/>
          </w:rPr>
          <w:fldChar w:fldCharType="end"/>
        </w:r>
        <w:r>
          <w:rPr>
            <w:lang w:val="en-CA"/>
          </w:rPr>
          <w:t>).  The conceptual</w:t>
        </w:r>
        <w:r w:rsidR="007D2867">
          <w:rPr>
            <w:lang w:val="en-CA"/>
          </w:rPr>
          <w:t xml:space="preserve"> model is organised into 13 thematic packages</w:t>
        </w:r>
      </w:ins>
      <w:ins w:id="51" w:author="Eric Boisvert" w:date="2015-10-30T04:16:00Z">
        <w:r w:rsidR="007D2867">
          <w:rPr>
            <w:lang w:val="en-CA"/>
          </w:rPr>
          <w:t xml:space="preserve"> while the logical model proposes a packaging aligned on data delivery use cases.  </w:t>
        </w:r>
      </w:ins>
    </w:p>
    <w:p w14:paraId="3EAEADE9" w14:textId="77777777" w:rsidR="000D2F14" w:rsidRDefault="000D2F14" w:rsidP="000D2F14">
      <w:pPr>
        <w:rPr>
          <w:lang w:val="en-CA"/>
        </w:rPr>
      </w:pPr>
      <w:r>
        <w:rPr>
          <w:lang w:val="en-CA"/>
        </w:rPr>
        <w:t>GeoSciML is organised into 6 application packages (</w:t>
      </w:r>
      <w:r>
        <w:rPr>
          <w:lang w:val="en-CA"/>
        </w:rPr>
        <w:fldChar w:fldCharType="begin"/>
      </w:r>
      <w:r>
        <w:rPr>
          <w:lang w:val="en-CA"/>
        </w:rPr>
        <w:instrText xml:space="preserve"> REF _Ref432095090 \h </w:instrText>
      </w:r>
      <w:r>
        <w:rPr>
          <w:lang w:val="en-CA"/>
        </w:rPr>
      </w:r>
      <w:r>
        <w:rPr>
          <w:lang w:val="en-CA"/>
        </w:rPr>
        <w:fldChar w:fldCharType="separate"/>
      </w:r>
      <w:r>
        <w:t xml:space="preserve">Figure </w:t>
      </w:r>
      <w:r>
        <w:rPr>
          <w:noProof/>
        </w:rPr>
        <w:t>1</w:t>
      </w:r>
      <w:r>
        <w:rPr>
          <w:lang w:val="en-CA"/>
        </w:rPr>
        <w:fldChar w:fldCharType="end"/>
      </w:r>
      <w:r>
        <w:rPr>
          <w:lang w:val="en-CA"/>
        </w:rPr>
        <w:t>).</w:t>
      </w:r>
    </w:p>
    <w:p w14:paraId="4E5288E1" w14:textId="77777777" w:rsidR="000D2F14" w:rsidRDefault="000D2F14" w:rsidP="000D2F14">
      <w:pPr>
        <w:pStyle w:val="ListParagraph"/>
        <w:numPr>
          <w:ilvl w:val="0"/>
          <w:numId w:val="14"/>
        </w:numPr>
        <w:rPr>
          <w:lang w:val="en-CA"/>
        </w:rPr>
      </w:pPr>
      <w:commentRangeStart w:id="52"/>
      <w:r>
        <w:rPr>
          <w:lang w:val="en-CA"/>
        </w:rPr>
        <w:t>GeoSciML Portrayal : a simplified version for layer based application</w:t>
      </w:r>
      <w:commentRangeEnd w:id="52"/>
      <w:r w:rsidR="00A00D3D">
        <w:rPr>
          <w:rStyle w:val="CommentReference"/>
        </w:rPr>
        <w:commentReference w:id="52"/>
      </w:r>
    </w:p>
    <w:p w14:paraId="4F59F348" w14:textId="77777777" w:rsidR="000D2F14" w:rsidRDefault="000D2F14" w:rsidP="000D2F14">
      <w:pPr>
        <w:pStyle w:val="ListParagraph"/>
        <w:numPr>
          <w:ilvl w:val="0"/>
          <w:numId w:val="14"/>
        </w:numPr>
        <w:rPr>
          <w:lang w:val="en-CA"/>
        </w:rPr>
      </w:pPr>
      <w:r>
        <w:rPr>
          <w:lang w:val="en-CA"/>
        </w:rPr>
        <w:t>GeoSciML Basic : a set of core features, aligned to INSPIRE Geoscience model</w:t>
      </w:r>
    </w:p>
    <w:p w14:paraId="48D6FF4D" w14:textId="77777777" w:rsidR="000D2F14" w:rsidRDefault="000D2F14" w:rsidP="000D2F14">
      <w:pPr>
        <w:pStyle w:val="ListParagraph"/>
        <w:numPr>
          <w:ilvl w:val="0"/>
          <w:numId w:val="14"/>
        </w:numPr>
        <w:rPr>
          <w:lang w:val="en-CA"/>
        </w:rPr>
      </w:pPr>
      <w:r>
        <w:rPr>
          <w:lang w:val="en-CA"/>
        </w:rPr>
        <w:t xml:space="preserve">GeoSciML </w:t>
      </w:r>
      <w:proofErr w:type="gramStart"/>
      <w:r>
        <w:rPr>
          <w:lang w:val="en-CA"/>
        </w:rPr>
        <w:t>Extension :</w:t>
      </w:r>
      <w:proofErr w:type="gramEnd"/>
      <w:r>
        <w:rPr>
          <w:lang w:val="en-CA"/>
        </w:rPr>
        <w:t xml:space="preserve"> an extension </w:t>
      </w:r>
      <w:del w:id="53" w:author="Steve Richard" w:date="2015-10-12T18:11:00Z">
        <w:r w:rsidDel="00A00D3D">
          <w:rPr>
            <w:lang w:val="en-CA"/>
          </w:rPr>
          <w:delText xml:space="preserve">provided </w:delText>
        </w:r>
      </w:del>
      <w:ins w:id="54" w:author="Steve Richard" w:date="2015-10-12T18:11:00Z">
        <w:r w:rsidR="00A00D3D">
          <w:rPr>
            <w:lang w:val="en-CA"/>
          </w:rPr>
          <w:t xml:space="preserve">providing </w:t>
        </w:r>
      </w:ins>
      <w:r>
        <w:rPr>
          <w:lang w:val="en-CA"/>
        </w:rPr>
        <w:t>detailed description of basic features</w:t>
      </w:r>
      <w:ins w:id="55" w:author="Steve Richard" w:date="2015-10-12T18:11:00Z">
        <w:r w:rsidR="00A00D3D">
          <w:rPr>
            <w:lang w:val="en-CA"/>
          </w:rPr>
          <w:t>. Adds additional properties and associations.</w:t>
        </w:r>
      </w:ins>
    </w:p>
    <w:p w14:paraId="7B0D0742" w14:textId="77777777" w:rsidR="000D2F14" w:rsidRDefault="000D2F14" w:rsidP="000D2F14">
      <w:pPr>
        <w:pStyle w:val="ListParagraph"/>
        <w:numPr>
          <w:ilvl w:val="0"/>
          <w:numId w:val="14"/>
        </w:numPr>
        <w:rPr>
          <w:lang w:val="en-CA"/>
        </w:rPr>
      </w:pPr>
      <w:r>
        <w:rPr>
          <w:lang w:val="en-CA"/>
        </w:rPr>
        <w:t xml:space="preserve">GeoSciML Geologic </w:t>
      </w:r>
      <w:proofErr w:type="gramStart"/>
      <w:r>
        <w:rPr>
          <w:lang w:val="en-CA"/>
        </w:rPr>
        <w:t>Age :</w:t>
      </w:r>
      <w:proofErr w:type="gramEnd"/>
      <w:r>
        <w:rPr>
          <w:lang w:val="en-CA"/>
        </w:rPr>
        <w:t xml:space="preserve"> a model </w:t>
      </w:r>
      <w:del w:id="56" w:author="Steve Richard" w:date="2015-10-12T18:11:00Z">
        <w:r w:rsidDel="009367D1">
          <w:rPr>
            <w:lang w:val="en-CA"/>
          </w:rPr>
          <w:delText xml:space="preserve">of </w:delText>
        </w:r>
        <w:r w:rsidDel="00A00D3D">
          <w:rPr>
            <w:lang w:val="en-CA"/>
          </w:rPr>
          <w:delText>geochronoloy</w:delText>
        </w:r>
      </w:del>
      <w:ins w:id="57" w:author="Steve Richard" w:date="2015-10-12T18:11:00Z">
        <w:r w:rsidR="009367D1">
          <w:rPr>
            <w:lang w:val="en-CA"/>
          </w:rPr>
          <w:t>for the representation of geologic time using procedures adopted by the International Stratigraphic Commis</w:t>
        </w:r>
        <w:del w:id="58" w:author="Eric Boisvert" w:date="2015-10-28T08:35:00Z">
          <w:r w:rsidR="009367D1" w:rsidDel="000E58BB">
            <w:rPr>
              <w:lang w:val="en-CA"/>
            </w:rPr>
            <w:delText>s</w:delText>
          </w:r>
        </w:del>
        <w:r w:rsidR="009367D1">
          <w:rPr>
            <w:lang w:val="en-CA"/>
          </w:rPr>
          <w:t>sion.</w:t>
        </w:r>
      </w:ins>
    </w:p>
    <w:p w14:paraId="3DDC6A75" w14:textId="77777777" w:rsidR="000D2F14" w:rsidRDefault="000D2F14" w:rsidP="000D2F14">
      <w:pPr>
        <w:pStyle w:val="ListParagraph"/>
        <w:numPr>
          <w:ilvl w:val="0"/>
          <w:numId w:val="14"/>
        </w:numPr>
        <w:rPr>
          <w:lang w:val="en-CA"/>
        </w:rPr>
      </w:pPr>
      <w:r>
        <w:rPr>
          <w:lang w:val="en-CA"/>
        </w:rPr>
        <w:t xml:space="preserve">GeoSciML </w:t>
      </w:r>
      <w:proofErr w:type="gramStart"/>
      <w:r>
        <w:rPr>
          <w:lang w:val="en-CA"/>
        </w:rPr>
        <w:t>Borehole :</w:t>
      </w:r>
      <w:proofErr w:type="gramEnd"/>
      <w:r>
        <w:rPr>
          <w:lang w:val="en-CA"/>
        </w:rPr>
        <w:t xml:space="preserve"> a model of borehole</w:t>
      </w:r>
      <w:ins w:id="59" w:author="Steve Richard" w:date="2015-10-12T18:12:00Z">
        <w:r w:rsidR="009367D1">
          <w:rPr>
            <w:lang w:val="en-CA"/>
          </w:rPr>
          <w:t>s</w:t>
        </w:r>
      </w:ins>
      <w:r>
        <w:rPr>
          <w:lang w:val="en-CA"/>
        </w:rPr>
        <w:t xml:space="preserve"> </w:t>
      </w:r>
      <w:ins w:id="60" w:author="Steve Richard" w:date="2015-10-12T18:14:00Z">
        <w:r w:rsidR="009367D1">
          <w:rPr>
            <w:lang w:val="en-CA"/>
          </w:rPr>
          <w:t>and their properties as sampling features.</w:t>
        </w:r>
      </w:ins>
      <w:del w:id="61" w:author="Steve Richard" w:date="2015-10-12T18:14:00Z">
        <w:r w:rsidDel="009367D1">
          <w:rPr>
            <w:lang w:val="en-CA"/>
          </w:rPr>
          <w:delText>and related features</w:delText>
        </w:r>
      </w:del>
    </w:p>
    <w:p w14:paraId="4BECF188" w14:textId="77777777" w:rsidR="000D2F14" w:rsidRDefault="000D2F14" w:rsidP="000D2F14">
      <w:pPr>
        <w:pStyle w:val="ListParagraph"/>
        <w:numPr>
          <w:ilvl w:val="0"/>
          <w:numId w:val="14"/>
        </w:numPr>
        <w:rPr>
          <w:lang w:val="en-CA"/>
        </w:rPr>
      </w:pPr>
      <w:r>
        <w:rPr>
          <w:lang w:val="en-CA"/>
        </w:rPr>
        <w:t xml:space="preserve">GeoSciML Laboratory analysis: a model of </w:t>
      </w:r>
      <w:del w:id="62" w:author="Steve Richard" w:date="2015-10-12T18:14:00Z">
        <w:r w:rsidDel="009367D1">
          <w:rPr>
            <w:lang w:val="en-CA"/>
          </w:rPr>
          <w:delText xml:space="preserve">laboratories </w:delText>
        </w:r>
      </w:del>
      <w:ins w:id="63" w:author="Steve Richard" w:date="2015-10-12T18:14:00Z">
        <w:r w:rsidR="009367D1">
          <w:rPr>
            <w:lang w:val="en-CA"/>
          </w:rPr>
          <w:t xml:space="preserve">laboratory </w:t>
        </w:r>
      </w:ins>
      <w:del w:id="64" w:author="Steve Richard" w:date="2015-10-12T18:15:00Z">
        <w:r w:rsidDel="009367D1">
          <w:rPr>
            <w:lang w:val="en-CA"/>
          </w:rPr>
          <w:delText>assays</w:delText>
        </w:r>
      </w:del>
      <w:ins w:id="65" w:author="Steve Richard" w:date="2015-10-12T18:15:00Z">
        <w:r w:rsidR="009367D1">
          <w:rPr>
            <w:lang w:val="en-CA"/>
          </w:rPr>
          <w:t>analytical data, specimens and isotopic age observation results</w:t>
        </w:r>
      </w:ins>
      <w:r>
        <w:rPr>
          <w:lang w:val="en-CA"/>
        </w:rPr>
        <w:t>.</w:t>
      </w:r>
    </w:p>
    <w:p w14:paraId="5BFABEE1" w14:textId="77777777" w:rsidR="000D2F14" w:rsidRDefault="000D2F14" w:rsidP="009459BF">
      <w:pPr>
        <w:rPr>
          <w:lang w:val="en-CA"/>
        </w:rPr>
      </w:pPr>
    </w:p>
    <w:p w14:paraId="6EC882B7" w14:textId="77777777" w:rsidR="007D2867" w:rsidRDefault="007D2867" w:rsidP="007D2867">
      <w:pPr>
        <w:keepNext/>
        <w:rPr>
          <w:ins w:id="66" w:author="Eric Boisvert" w:date="2015-10-30T04:23:00Z"/>
        </w:rPr>
      </w:pPr>
      <w:ins w:id="67" w:author="Eric Boisvert" w:date="2015-10-30T04:22:00Z">
        <w:r>
          <w:rPr>
            <w:noProof/>
            <w:lang w:val="en-CA" w:eastAsia="en-CA"/>
          </w:rPr>
          <w:lastRenderedPageBreak/>
          <w:drawing>
            <wp:inline distT="0" distB="0" distL="0" distR="0" wp14:anchorId="0F9FDEA6" wp14:editId="16822E31">
              <wp:extent cx="5189584" cy="4495752"/>
              <wp:effectExtent l="0" t="0" r="0" b="635"/>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91856" cy="4497720"/>
                      </a:xfrm>
                      <a:prstGeom prst="rect">
                        <a:avLst/>
                      </a:prstGeom>
                      <a:noFill/>
                      <a:ln>
                        <a:noFill/>
                      </a:ln>
                    </pic:spPr>
                  </pic:pic>
                </a:graphicData>
              </a:graphic>
            </wp:inline>
          </w:drawing>
        </w:r>
      </w:ins>
    </w:p>
    <w:p w14:paraId="1D4B869E" w14:textId="38AFD9B6" w:rsidR="007D2867" w:rsidRDefault="007D2867" w:rsidP="007D2867">
      <w:pPr>
        <w:pStyle w:val="Caption"/>
        <w:rPr>
          <w:ins w:id="68" w:author="Eric Boisvert" w:date="2015-10-30T04:23:00Z"/>
        </w:rPr>
      </w:pPr>
      <w:ins w:id="69" w:author="Eric Boisvert" w:date="2015-10-30T04:23:00Z">
        <w:r>
          <w:t xml:space="preserve">Figure </w:t>
        </w:r>
        <w:r>
          <w:fldChar w:fldCharType="begin"/>
        </w:r>
        <w:r>
          <w:instrText xml:space="preserve"> SEQ Figure \* ARABIC </w:instrText>
        </w:r>
      </w:ins>
      <w:r>
        <w:fldChar w:fldCharType="separate"/>
      </w:r>
      <w:ins w:id="70" w:author="Eric Boisvert" w:date="2015-11-28T15:54:00Z">
        <w:r w:rsidR="00180077">
          <w:rPr>
            <w:noProof/>
          </w:rPr>
          <w:t>1</w:t>
        </w:r>
      </w:ins>
      <w:ins w:id="71" w:author="Eric Boisvert" w:date="2015-10-30T04:23:00Z">
        <w:r>
          <w:fldChar w:fldCharType="end"/>
        </w:r>
        <w:r>
          <w:t xml:space="preserve">: </w:t>
        </w:r>
        <w:r w:rsidRPr="00CD2BDC">
          <w:t>GeoSciML</w:t>
        </w:r>
        <w:r>
          <w:t xml:space="preserve"> </w:t>
        </w:r>
        <w:proofErr w:type="gramStart"/>
        <w:r>
          <w:t xml:space="preserve">4.0 </w:t>
        </w:r>
        <w:r w:rsidRPr="00CD2BDC">
          <w:t xml:space="preserve"> packages</w:t>
        </w:r>
        <w:proofErr w:type="gramEnd"/>
      </w:ins>
    </w:p>
    <w:p w14:paraId="3D799ABA" w14:textId="177F5C82" w:rsidR="000D2F14" w:rsidRDefault="007D2867" w:rsidP="000D2F14">
      <w:pPr>
        <w:keepNext/>
      </w:pPr>
      <w:ins w:id="72" w:author="Eric Boisvert" w:date="2015-10-30T04:22:00Z">
        <w:r w:rsidRPr="007D2867" w:rsidDel="007D2867">
          <w:rPr>
            <w:noProof/>
            <w:lang w:val="en-CA" w:eastAsia="en-CA"/>
          </w:rPr>
          <w:t xml:space="preserve"> </w:t>
        </w:r>
      </w:ins>
    </w:p>
    <w:p w14:paraId="722E337B" w14:textId="2D670714" w:rsidR="00681747" w:rsidRPr="00276AD3" w:rsidRDefault="000D2F14" w:rsidP="00681747">
      <w:pPr>
        <w:rPr>
          <w:lang w:val="en-CA"/>
        </w:rPr>
      </w:pPr>
      <w:r>
        <w:rPr>
          <w:lang w:val="en-CA"/>
        </w:rPr>
        <w:t>Each application package is the subject of a</w:t>
      </w:r>
      <w:ins w:id="73" w:author="Eric Boisvert" w:date="2015-10-27T16:54:00Z">
        <w:r w:rsidR="005424AC">
          <w:rPr>
            <w:lang w:val="en-CA"/>
          </w:rPr>
          <w:t>t least one</w:t>
        </w:r>
      </w:ins>
      <w:r>
        <w:rPr>
          <w:lang w:val="en-CA"/>
        </w:rPr>
        <w:t xml:space="preserve"> requirements class (to conform to modular specification) per target implementation (this specification has two targets; logical model and XML).  More target implementations might be published as se</w:t>
      </w:r>
      <w:r w:rsidR="00681747">
        <w:rPr>
          <w:lang w:val="en-CA"/>
        </w:rPr>
        <w:t>parate documents.</w:t>
      </w:r>
    </w:p>
    <w:p w14:paraId="7179FA14" w14:textId="77777777" w:rsidR="000D2F14" w:rsidRDefault="000D2F14" w:rsidP="000D2F14">
      <w:pPr>
        <w:rPr>
          <w:lang w:val="en-CA"/>
        </w:rPr>
      </w:pPr>
    </w:p>
    <w:p w14:paraId="6F7BCFF8" w14:textId="77777777" w:rsidR="000D2F14" w:rsidRDefault="000D2F14" w:rsidP="00681747">
      <w:pPr>
        <w:pStyle w:val="Heading2"/>
        <w:rPr>
          <w:lang w:val="en-CA"/>
        </w:rPr>
      </w:pPr>
      <w:r>
        <w:rPr>
          <w:lang w:val="en-CA"/>
        </w:rPr>
        <w:t>Portrayal</w:t>
      </w:r>
    </w:p>
    <w:p w14:paraId="7BE63CEC" w14:textId="5D642390" w:rsidR="00DE0FD0" w:rsidRDefault="00DE0FD0" w:rsidP="009459BF">
      <w:pPr>
        <w:rPr>
          <w:lang w:val="en-CA"/>
        </w:rPr>
      </w:pPr>
      <w:r>
        <w:rPr>
          <w:lang w:val="en-CA"/>
        </w:rPr>
        <w:t>GeoSciML portrayal is a denormalised view of key geological and sampling features, designed as a simple entry level model to publish datasets</w:t>
      </w:r>
      <w:ins w:id="74" w:author="Steve Richard" w:date="2015-10-12T18:16:00Z">
        <w:r w:rsidR="009367D1">
          <w:rPr>
            <w:lang w:val="en-CA"/>
          </w:rPr>
          <w:t>, particularly ad</w:t>
        </w:r>
      </w:ins>
      <w:ins w:id="75" w:author="Eric Boisvert" w:date="2015-10-27T16:54:00Z">
        <w:r w:rsidR="005424AC">
          <w:rPr>
            <w:lang w:val="en-CA"/>
          </w:rPr>
          <w:t>a</w:t>
        </w:r>
      </w:ins>
      <w:ins w:id="76" w:author="Steve Richard" w:date="2015-10-12T18:16:00Z">
        <w:del w:id="77" w:author="Eric Boisvert" w:date="2015-10-27T16:54:00Z">
          <w:r w:rsidR="009367D1" w:rsidDel="005424AC">
            <w:rPr>
              <w:lang w:val="en-CA"/>
            </w:rPr>
            <w:delText>o</w:delText>
          </w:r>
        </w:del>
        <w:r w:rsidR="009367D1">
          <w:rPr>
            <w:lang w:val="en-CA"/>
          </w:rPr>
          <w:t xml:space="preserve">pted </w:t>
        </w:r>
        <w:del w:id="78" w:author="Eric Boisvert" w:date="2015-10-27T16:54:00Z">
          <w:r w:rsidR="009367D1" w:rsidDel="005424AC">
            <w:rPr>
              <w:lang w:val="en-CA"/>
            </w:rPr>
            <w:delText>for</w:delText>
          </w:r>
        </w:del>
      </w:ins>
      <w:ins w:id="79" w:author="Eric Boisvert" w:date="2015-10-27T16:54:00Z">
        <w:r w:rsidR="005424AC">
          <w:rPr>
            <w:lang w:val="en-CA"/>
          </w:rPr>
          <w:t>to</w:t>
        </w:r>
      </w:ins>
      <w:ins w:id="80" w:author="Steve Richard" w:date="2015-10-12T18:16:00Z">
        <w:r w:rsidR="009367D1">
          <w:rPr>
            <w:lang w:val="en-CA"/>
          </w:rPr>
          <w:t xml:space="preserve"> geographic visualization</w:t>
        </w:r>
      </w:ins>
      <w:ins w:id="81" w:author="Steve Richard" w:date="2015-10-12T18:17:00Z">
        <w:r w:rsidR="009367D1">
          <w:rPr>
            <w:lang w:val="en-CA"/>
          </w:rPr>
          <w:t xml:space="preserve"> with key reporting properties</w:t>
        </w:r>
      </w:ins>
      <w:r>
        <w:rPr>
          <w:lang w:val="en-CA"/>
        </w:rPr>
        <w:t xml:space="preserve">.  The use case </w:t>
      </w:r>
      <w:del w:id="82" w:author="Steve Richard" w:date="2015-10-12T18:17:00Z">
        <w:r w:rsidDel="009367D1">
          <w:rPr>
            <w:lang w:val="en-CA"/>
          </w:rPr>
          <w:delText xml:space="preserve">sought </w:delText>
        </w:r>
      </w:del>
      <w:ins w:id="83" w:author="Steve Richard" w:date="2015-10-12T18:17:00Z">
        <w:r w:rsidR="009367D1">
          <w:rPr>
            <w:lang w:val="en-CA"/>
          </w:rPr>
          <w:t xml:space="preserve">target </w:t>
        </w:r>
      </w:ins>
      <w:r>
        <w:rPr>
          <w:lang w:val="en-CA"/>
        </w:rPr>
        <w:t>for portrayal is</w:t>
      </w:r>
      <w:ins w:id="84" w:author="Steve Richard" w:date="2015-10-12T18:17:00Z">
        <w:r w:rsidR="009367D1">
          <w:rPr>
            <w:lang w:val="en-CA"/>
          </w:rPr>
          <w:t xml:space="preserve"> a</w:t>
        </w:r>
      </w:ins>
      <w:r>
        <w:rPr>
          <w:lang w:val="en-CA"/>
        </w:rPr>
        <w:t xml:space="preserve"> simple </w:t>
      </w:r>
      <w:del w:id="85" w:author="Steve Richard" w:date="2015-10-12T18:17:00Z">
        <w:r w:rsidDel="009367D1">
          <w:rPr>
            <w:lang w:val="en-CA"/>
          </w:rPr>
          <w:delText xml:space="preserve">layer </w:delText>
        </w:r>
      </w:del>
      <w:ins w:id="86" w:author="Steve Richard" w:date="2015-10-12T18:17:00Z">
        <w:r w:rsidR="009367D1">
          <w:rPr>
            <w:lang w:val="en-CA"/>
          </w:rPr>
          <w:t>layer-</w:t>
        </w:r>
      </w:ins>
      <w:r>
        <w:rPr>
          <w:lang w:val="en-CA"/>
        </w:rPr>
        <w:t xml:space="preserve">based application, such as web map application or GIS where the key functionality is display a map layer and perform simple </w:t>
      </w:r>
      <w:ins w:id="87" w:author="Eric Boisvert" w:date="2015-10-27T16:55:00Z">
        <w:r w:rsidR="005424AC">
          <w:rPr>
            <w:lang w:val="en-CA"/>
          </w:rPr>
          <w:t>identify</w:t>
        </w:r>
      </w:ins>
      <w:del w:id="88" w:author="Eric Boisvert" w:date="2015-10-27T16:55:00Z">
        <w:r w:rsidDel="005424AC">
          <w:rPr>
            <w:lang w:val="en-CA"/>
          </w:rPr>
          <w:delText>“</w:delText>
        </w:r>
      </w:del>
      <w:del w:id="89" w:author="Eric Boisvert" w:date="2015-10-27T16:54:00Z">
        <w:r w:rsidDel="005424AC">
          <w:rPr>
            <w:lang w:val="en-CA"/>
          </w:rPr>
          <w:delText>identify”</w:delText>
        </w:r>
      </w:del>
      <w:r>
        <w:rPr>
          <w:lang w:val="en-CA"/>
        </w:rPr>
        <w:t xml:space="preserve"> operations.  The classes are model to be easily implementable in any GIS or web mapping applications.  One class</w:t>
      </w:r>
      <w:r w:rsidR="00276AD3">
        <w:rPr>
          <w:lang w:val="en-CA"/>
        </w:rPr>
        <w:t xml:space="preserve"> maps to one table </w:t>
      </w:r>
      <w:r>
        <w:rPr>
          <w:lang w:val="en-CA"/>
        </w:rPr>
        <w:t xml:space="preserve">composed of optional, single occurrence, properties – consistent with the structure of RDBMS tables. </w:t>
      </w:r>
    </w:p>
    <w:p w14:paraId="4ABC3639" w14:textId="31EFF3AE" w:rsidR="00EB32C6" w:rsidRDefault="009367D1" w:rsidP="009459BF">
      <w:pPr>
        <w:rPr>
          <w:lang w:val="en-CA"/>
        </w:rPr>
      </w:pPr>
      <w:ins w:id="90" w:author="Steve Richard" w:date="2015-10-12T18:19:00Z">
        <w:r>
          <w:rPr>
            <w:lang w:val="en-CA"/>
          </w:rPr>
          <w:lastRenderedPageBreak/>
          <w:t>The p</w:t>
        </w:r>
      </w:ins>
      <w:del w:id="91" w:author="Steve Richard" w:date="2015-10-12T18:19:00Z">
        <w:r w:rsidR="00DE0FD0" w:rsidDel="009367D1">
          <w:rPr>
            <w:lang w:val="en-CA"/>
          </w:rPr>
          <w:delText>P</w:delText>
        </w:r>
      </w:del>
      <w:r w:rsidR="00DE0FD0">
        <w:rPr>
          <w:lang w:val="en-CA"/>
        </w:rPr>
        <w:t xml:space="preserve">ortrayal data model provides several “pointers”, in the form of HTTP URI, to form a sort of “switchboard” where application operating on </w:t>
      </w:r>
      <w:ins w:id="92" w:author="Eric Boisvert" w:date="2015-10-28T18:33:00Z">
        <w:r w:rsidR="00AE3B9C">
          <w:rPr>
            <w:lang w:val="en-CA"/>
          </w:rPr>
          <w:t xml:space="preserve">instances of the </w:t>
        </w:r>
      </w:ins>
      <w:r w:rsidR="00DE0FD0">
        <w:rPr>
          <w:lang w:val="en-CA"/>
        </w:rPr>
        <w:t xml:space="preserve">portrayal model can </w:t>
      </w:r>
      <w:del w:id="93" w:author="Eric Boisvert" w:date="2015-10-28T18:33:00Z">
        <w:r w:rsidR="00DE0FD0" w:rsidDel="00AE3B9C">
          <w:rPr>
            <w:lang w:val="en-CA"/>
          </w:rPr>
          <w:delText xml:space="preserve">extract </w:delText>
        </w:r>
      </w:del>
      <w:ins w:id="94" w:author="Eric Boisvert" w:date="2015-10-28T18:33:00Z">
        <w:r w:rsidR="00AE3B9C">
          <w:rPr>
            <w:lang w:val="en-CA"/>
          </w:rPr>
          <w:t xml:space="preserve">access </w:t>
        </w:r>
      </w:ins>
      <w:r w:rsidR="00DE0FD0">
        <w:rPr>
          <w:lang w:val="en-CA"/>
        </w:rPr>
        <w:t>complex representations of the features when required</w:t>
      </w:r>
      <w:r w:rsidR="00160C8B">
        <w:rPr>
          <w:lang w:val="en-CA"/>
        </w:rPr>
        <w:t xml:space="preserve"> (</w:t>
      </w:r>
      <w:r w:rsidR="00160C8B">
        <w:rPr>
          <w:lang w:val="en-CA"/>
        </w:rPr>
        <w:fldChar w:fldCharType="begin"/>
      </w:r>
      <w:r w:rsidR="00160C8B">
        <w:rPr>
          <w:lang w:val="en-CA"/>
        </w:rPr>
        <w:instrText xml:space="preserve"> REF _Ref431737057 \h </w:instrText>
      </w:r>
      <w:r w:rsidR="00160C8B">
        <w:rPr>
          <w:lang w:val="en-CA"/>
        </w:rPr>
      </w:r>
      <w:r w:rsidR="00160C8B">
        <w:rPr>
          <w:lang w:val="en-CA"/>
        </w:rPr>
        <w:fldChar w:fldCharType="separate"/>
      </w:r>
      <w:r w:rsidR="00160C8B">
        <w:t xml:space="preserve">Figure </w:t>
      </w:r>
      <w:r w:rsidR="00160C8B">
        <w:rPr>
          <w:noProof/>
        </w:rPr>
        <w:t>2</w:t>
      </w:r>
      <w:r w:rsidR="00160C8B">
        <w:rPr>
          <w:lang w:val="en-CA"/>
        </w:rPr>
        <w:fldChar w:fldCharType="end"/>
      </w:r>
      <w:r w:rsidR="00160C8B">
        <w:rPr>
          <w:lang w:val="en-CA"/>
        </w:rPr>
        <w:t>)</w:t>
      </w:r>
      <w:r w:rsidR="00DE0FD0">
        <w:rPr>
          <w:lang w:val="en-CA"/>
        </w:rPr>
        <w:t>.</w:t>
      </w:r>
    </w:p>
    <w:p w14:paraId="317918BA" w14:textId="77777777" w:rsidR="00160C8B" w:rsidRDefault="00160C8B" w:rsidP="00160C8B">
      <w:pPr>
        <w:keepNext/>
      </w:pPr>
      <w:r w:rsidRPr="00160C8B">
        <w:rPr>
          <w:noProof/>
          <w:lang w:val="en-CA" w:eastAsia="en-CA"/>
        </w:rPr>
        <w:drawing>
          <wp:inline distT="0" distB="0" distL="0" distR="0" wp14:anchorId="61B44628" wp14:editId="5BF46949">
            <wp:extent cx="4555588" cy="26392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56134" cy="2639604"/>
                    </a:xfrm>
                    <a:prstGeom prst="rect">
                      <a:avLst/>
                    </a:prstGeom>
                    <a:noFill/>
                    <a:ln>
                      <a:noFill/>
                    </a:ln>
                  </pic:spPr>
                </pic:pic>
              </a:graphicData>
            </a:graphic>
          </wp:inline>
        </w:drawing>
      </w:r>
    </w:p>
    <w:p w14:paraId="0DB66041" w14:textId="0FFB1235" w:rsidR="00160C8B" w:rsidRDefault="00160C8B" w:rsidP="00160C8B">
      <w:pPr>
        <w:pStyle w:val="Caption"/>
        <w:rPr>
          <w:lang w:val="en-CA"/>
        </w:rPr>
      </w:pPr>
      <w:bookmarkStart w:id="95" w:name="_Ref431737057"/>
      <w:r>
        <w:t xml:space="preserve">Figure </w:t>
      </w:r>
      <w:fldSimple w:instr=" SEQ Figure \* ARABIC ">
        <w:ins w:id="96" w:author="Eric Boisvert" w:date="2015-11-28T15:54:00Z">
          <w:r w:rsidR="00180077">
            <w:rPr>
              <w:noProof/>
            </w:rPr>
            <w:t>2</w:t>
          </w:r>
        </w:ins>
        <w:del w:id="97" w:author="Eric Boisvert" w:date="2015-10-30T04:23:00Z">
          <w:r w:rsidR="00090DCF" w:rsidDel="007D2867">
            <w:rPr>
              <w:noProof/>
            </w:rPr>
            <w:delText>2</w:delText>
          </w:r>
        </w:del>
      </w:fldSimple>
      <w:bookmarkEnd w:id="95"/>
      <w:r>
        <w:t xml:space="preserve"> Linkage between portrayal and other GeoSciML packages</w:t>
      </w:r>
      <w:ins w:id="98" w:author="Eric Boisvert" w:date="2015-10-27T16:55:00Z">
        <w:r w:rsidR="005424AC">
          <w:t>.  A</w:t>
        </w:r>
      </w:ins>
      <w:ins w:id="99" w:author="Eric Boisvert" w:date="2015-10-27T16:59:00Z">
        <w:r w:rsidR="005424AC">
          <w:t>n instance of GeologicUnitView matches an instance of MappedFeature</w:t>
        </w:r>
      </w:ins>
      <w:ins w:id="100" w:author="Eric Boisvert" w:date="2015-10-27T17:03:00Z">
        <w:r w:rsidR="00B33100">
          <w:t>.</w:t>
        </w:r>
      </w:ins>
    </w:p>
    <w:p w14:paraId="2897586F" w14:textId="77777777" w:rsidR="00681747" w:rsidRDefault="00681747" w:rsidP="00681747">
      <w:pPr>
        <w:rPr>
          <w:lang w:val="en-CA"/>
        </w:rPr>
      </w:pPr>
    </w:p>
    <w:p w14:paraId="5128645A" w14:textId="77777777" w:rsidR="00681747" w:rsidRDefault="00681747" w:rsidP="00681747">
      <w:pPr>
        <w:pStyle w:val="Heading2"/>
        <w:rPr>
          <w:lang w:val="en-CA"/>
        </w:rPr>
      </w:pPr>
      <w:bookmarkStart w:id="101" w:name="_Ref432754283"/>
      <w:r>
        <w:rPr>
          <w:lang w:val="en-CA"/>
        </w:rPr>
        <w:t>GeoSciML Basic and Extension</w:t>
      </w:r>
      <w:bookmarkEnd w:id="101"/>
    </w:p>
    <w:p w14:paraId="159EBC38" w14:textId="77777777" w:rsidR="00681747" w:rsidRDefault="00681747" w:rsidP="00681747">
      <w:pPr>
        <w:rPr>
          <w:lang w:val="en-CA"/>
        </w:rPr>
      </w:pPr>
    </w:p>
    <w:p w14:paraId="05A77CED" w14:textId="77777777" w:rsidR="00681747" w:rsidRDefault="00681747" w:rsidP="00681747">
      <w:pPr>
        <w:rPr>
          <w:lang w:val="en-CA"/>
        </w:rPr>
      </w:pPr>
      <w:r>
        <w:rPr>
          <w:lang w:val="en-CA"/>
        </w:rPr>
        <w:t>GeoSciML describes geological features in a mapping perspective, articulated around the concept of a MapFeature – the cartographic element shown on a map, and the GeologicalFeature it represents.  All concepts that can be represented on a map are subtypes of GeologicalFeatures.   GeologicFeature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r>
        <w:t xml:space="preserve">Figure </w:t>
      </w:r>
      <w:r>
        <w:rPr>
          <w:noProof/>
        </w:rPr>
        <w:t>1</w:t>
      </w:r>
      <w:r>
        <w:rPr>
          <w:lang w:val="en-CA"/>
        </w:rPr>
        <w:fldChar w:fldCharType="end"/>
      </w:r>
      <w:proofErr w:type="gramStart"/>
      <w:r>
        <w:rPr>
          <w:lang w:val="en-CA"/>
        </w:rPr>
        <w:t>) ;</w:t>
      </w:r>
      <w:proofErr w:type="gramEnd"/>
      <w:r>
        <w:rPr>
          <w:lang w:val="en-CA"/>
        </w:rPr>
        <w:t xml:space="preserve"> GeologicEvent, GeologicStructure, GeologicUnit and GeomorphologicFeatures.   Other main features from GeoSciML are not geologic features themselves, but features related to the activity of sampling and observing geology (such as Borehole or GeologicSpecimen) and are therefore modelled as SF_SamplingFeatures (O&amp;M) subtypes.</w:t>
      </w:r>
    </w:p>
    <w:p w14:paraId="057035A4" w14:textId="77777777" w:rsidR="00681747" w:rsidRDefault="00681747" w:rsidP="00681747">
      <w:pPr>
        <w:keepNext/>
      </w:pPr>
      <w:r w:rsidRPr="00DE0FD0">
        <w:rPr>
          <w:noProof/>
          <w:lang w:val="en-CA" w:eastAsia="en-CA"/>
        </w:rPr>
        <w:lastRenderedPageBreak/>
        <w:drawing>
          <wp:inline distT="0" distB="0" distL="0" distR="0" wp14:anchorId="4A77FFEB" wp14:editId="78A1B182">
            <wp:extent cx="5486400" cy="2990128"/>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990128"/>
                    </a:xfrm>
                    <a:prstGeom prst="rect">
                      <a:avLst/>
                    </a:prstGeom>
                    <a:noFill/>
                    <a:ln>
                      <a:noFill/>
                    </a:ln>
                  </pic:spPr>
                </pic:pic>
              </a:graphicData>
            </a:graphic>
          </wp:inline>
        </w:drawing>
      </w:r>
    </w:p>
    <w:p w14:paraId="3CC68821" w14:textId="77777777" w:rsidR="00681747" w:rsidRDefault="00681747" w:rsidP="00681747">
      <w:pPr>
        <w:pStyle w:val="Caption"/>
        <w:rPr>
          <w:lang w:val="en-CA"/>
        </w:rPr>
      </w:pPr>
      <w:bookmarkStart w:id="102" w:name="_Ref431724260"/>
      <w:r>
        <w:t xml:space="preserve">Figure </w:t>
      </w:r>
      <w:fldSimple w:instr=" SEQ Figure \* ARABIC ">
        <w:ins w:id="103" w:author="Eric Boisvert" w:date="2015-11-28T15:54:00Z">
          <w:r w:rsidR="00180077">
            <w:rPr>
              <w:noProof/>
            </w:rPr>
            <w:t>3</w:t>
          </w:r>
        </w:ins>
        <w:del w:id="104" w:author="Eric Boisvert" w:date="2015-10-30T04:23:00Z">
          <w:r w:rsidR="00090DCF" w:rsidDel="007D2867">
            <w:rPr>
              <w:noProof/>
            </w:rPr>
            <w:delText>3</w:delText>
          </w:r>
        </w:del>
      </w:fldSimple>
      <w:bookmarkEnd w:id="102"/>
      <w:r>
        <w:t xml:space="preserve"> Core feature model for GeoSciML</w:t>
      </w:r>
    </w:p>
    <w:p w14:paraId="276132A1" w14:textId="7D2EDECC" w:rsidR="00681747" w:rsidRDefault="00681747" w:rsidP="00681747">
      <w:pPr>
        <w:rPr>
          <w:lang w:val="en-CA"/>
        </w:rPr>
      </w:pPr>
      <w:r>
        <w:rPr>
          <w:lang w:val="en-CA"/>
        </w:rPr>
        <w:t xml:space="preserve">GeologicFeature can share relationships through </w:t>
      </w:r>
      <w:del w:id="105" w:author="Eric Boisvert" w:date="2015-10-27T17:03:00Z">
        <w:r w:rsidDel="00B33100">
          <w:rPr>
            <w:lang w:val="en-CA"/>
          </w:rPr>
          <w:delText xml:space="preserve">Relation </w:delText>
        </w:r>
      </w:del>
      <w:ins w:id="106" w:author="Eric Boisvert" w:date="2015-10-27T17:03:00Z">
        <w:r w:rsidR="00B33100">
          <w:rPr>
            <w:lang w:val="en-CA"/>
          </w:rPr>
          <w:t xml:space="preserve">relation (AbstractRelation) </w:t>
        </w:r>
      </w:ins>
      <w:r>
        <w:rPr>
          <w:lang w:val="en-CA"/>
        </w:rPr>
        <w:t>class, subtyped into different kind of relationships, providing different properties and constrains.</w:t>
      </w:r>
    </w:p>
    <w:p w14:paraId="56E01FC1" w14:textId="77777777" w:rsidR="00EA50E7" w:rsidRDefault="00EA50E7" w:rsidP="00681747">
      <w:pPr>
        <w:rPr>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6F2F2413" w14:textId="77777777" w:rsidR="00EA50E7" w:rsidRDefault="00EA50E7" w:rsidP="00681747">
      <w:pPr>
        <w:rPr>
          <w:lang w:val="en-CA"/>
        </w:rPr>
      </w:pPr>
      <w:r>
        <w:rPr>
          <w:lang w:val="en-CA"/>
        </w:rPr>
        <w:t>To add custom properties to an existing class (what extension package actually does), the technique normally used is to create a class as a subtype to carry the new properties.</w:t>
      </w:r>
    </w:p>
    <w:p w14:paraId="7E87DB7E" w14:textId="77777777" w:rsidR="00EA50E7" w:rsidRDefault="00EA50E7" w:rsidP="00EA50E7">
      <w:pPr>
        <w:keepNext/>
      </w:pPr>
      <w:r>
        <w:rPr>
          <w:noProof/>
          <w:lang w:val="en-CA" w:eastAsia="en-CA"/>
        </w:rPr>
        <w:lastRenderedPageBreak/>
        <w:drawing>
          <wp:inline distT="0" distB="0" distL="0" distR="0" wp14:anchorId="6E23D1F1" wp14:editId="6F3A055B">
            <wp:extent cx="2981960" cy="4391025"/>
            <wp:effectExtent l="0" t="0" r="889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81960" cy="4391025"/>
                    </a:xfrm>
                    <a:prstGeom prst="rect">
                      <a:avLst/>
                    </a:prstGeom>
                    <a:noFill/>
                    <a:ln>
                      <a:noFill/>
                    </a:ln>
                  </pic:spPr>
                </pic:pic>
              </a:graphicData>
            </a:graphic>
          </wp:inline>
        </w:drawing>
      </w:r>
    </w:p>
    <w:p w14:paraId="3CFC74DF" w14:textId="77777777" w:rsidR="00EA50E7" w:rsidRDefault="00EA50E7" w:rsidP="00EA50E7">
      <w:pPr>
        <w:pStyle w:val="Caption"/>
        <w:rPr>
          <w:lang w:val="en-CA"/>
        </w:rPr>
      </w:pPr>
      <w:r>
        <w:t xml:space="preserve">Figure </w:t>
      </w:r>
      <w:fldSimple w:instr=" SEQ Figure \* ARABIC ">
        <w:ins w:id="107" w:author="Eric Boisvert" w:date="2015-11-28T15:54:00Z">
          <w:r w:rsidR="00180077">
            <w:rPr>
              <w:noProof/>
            </w:rPr>
            <w:t>4</w:t>
          </w:r>
        </w:ins>
        <w:del w:id="108" w:author="Eric Boisvert" w:date="2015-10-30T04:23:00Z">
          <w:r w:rsidR="00090DCF" w:rsidDel="007D2867">
            <w:rPr>
              <w:noProof/>
            </w:rPr>
            <w:delText>4</w:delText>
          </w:r>
        </w:del>
      </w:fldSimple>
      <w:r>
        <w:t>: Adding properties by extension</w:t>
      </w:r>
    </w:p>
    <w:p w14:paraId="3C1C71D8" w14:textId="42CE35BE" w:rsidR="00861954" w:rsidRDefault="00EA50E7" w:rsidP="00861954">
      <w:r>
        <w:rPr>
          <w:lang w:val="en-CA"/>
        </w:rPr>
        <w:t xml:space="preserve">But this only works </w:t>
      </w:r>
      <w:r w:rsidR="00861954">
        <w:rPr>
          <w:lang w:val="en-CA"/>
        </w:rPr>
        <w:t>when properties need to be added to a leaf class.  Properties added to a class higher up won’t propagate to existing subtypes.</w:t>
      </w:r>
      <w:r w:rsidR="00DA2FDF">
        <w:rPr>
          <w:lang w:val="en-CA"/>
        </w:rPr>
        <w:t xml:space="preserve">  G</w:t>
      </w:r>
      <w:r w:rsidR="00861954">
        <w:t>eoSciML uses a</w:t>
      </w:r>
      <w:ins w:id="109" w:author="Boisvert, Eric" w:date="2015-10-16T08:01:00Z">
        <w:r w:rsidR="000077DC">
          <w:t>n</w:t>
        </w:r>
      </w:ins>
      <w:r w:rsidR="00861954">
        <w:t xml:space="preserve"> </w:t>
      </w:r>
      <w:ins w:id="110" w:author="Boisvert, Eric" w:date="2015-10-16T08:01:00Z">
        <w:r w:rsidR="000077DC">
          <w:t xml:space="preserve">extension </w:t>
        </w:r>
      </w:ins>
      <w:r w:rsidR="00861954">
        <w:t xml:space="preserve">pattern </w:t>
      </w:r>
      <w:del w:id="111" w:author="Boisvert, Eric" w:date="2015-10-16T08:01:00Z">
        <w:r w:rsidR="00861954" w:rsidDel="000077DC">
          <w:delText xml:space="preserve">extension </w:delText>
        </w:r>
      </w:del>
      <w:r w:rsidR="00861954">
        <w:t>by property blocks.  Blocks of properties are organized in their own type and associated to the class</w:t>
      </w:r>
    </w:p>
    <w:p w14:paraId="2A48355A" w14:textId="77777777" w:rsidR="00DA2FDF" w:rsidRDefault="00DA2FDF" w:rsidP="00DA2FDF">
      <w:pPr>
        <w:keepNext/>
      </w:pPr>
      <w:r>
        <w:rPr>
          <w:noProof/>
          <w:lang w:val="en-CA" w:eastAsia="en-CA"/>
        </w:rPr>
        <w:lastRenderedPageBreak/>
        <w:drawing>
          <wp:inline distT="0" distB="0" distL="0" distR="0" wp14:anchorId="1FEC692C" wp14:editId="4B8B933A">
            <wp:extent cx="5486400" cy="2754210"/>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754210"/>
                    </a:xfrm>
                    <a:prstGeom prst="rect">
                      <a:avLst/>
                    </a:prstGeom>
                    <a:noFill/>
                    <a:ln>
                      <a:noFill/>
                    </a:ln>
                  </pic:spPr>
                </pic:pic>
              </a:graphicData>
            </a:graphic>
          </wp:inline>
        </w:drawing>
      </w:r>
    </w:p>
    <w:p w14:paraId="2F3374EB" w14:textId="77777777" w:rsidR="00861954" w:rsidRDefault="00DA2FDF" w:rsidP="00DA2FDF">
      <w:pPr>
        <w:pStyle w:val="Caption"/>
      </w:pPr>
      <w:r>
        <w:t xml:space="preserve">Figure </w:t>
      </w:r>
      <w:fldSimple w:instr=" SEQ Figure \* ARABIC ">
        <w:ins w:id="112" w:author="Eric Boisvert" w:date="2015-11-28T15:54:00Z">
          <w:r w:rsidR="00180077">
            <w:rPr>
              <w:noProof/>
            </w:rPr>
            <w:t>5</w:t>
          </w:r>
        </w:ins>
        <w:del w:id="113" w:author="Eric Boisvert" w:date="2015-10-30T04:23:00Z">
          <w:r w:rsidR="00090DCF" w:rsidDel="007D2867">
            <w:rPr>
              <w:noProof/>
            </w:rPr>
            <w:delText>5</w:delText>
          </w:r>
        </w:del>
      </w:fldSimple>
      <w:r>
        <w:t xml:space="preserve"> : Extension pattern using a property block (Description class)</w:t>
      </w:r>
    </w:p>
    <w:p w14:paraId="64193030" w14:textId="5FE6F509" w:rsidR="00DA2FDF" w:rsidRDefault="00595C96" w:rsidP="00DA2FDF">
      <w:r>
        <w:t>This pattern has two main advantages:</w:t>
      </w:r>
    </w:p>
    <w:p w14:paraId="355A92F4" w14:textId="2371C7F4" w:rsidR="00DA2FDF" w:rsidRDefault="00D0034E" w:rsidP="00D0034E">
      <w:pPr>
        <w:pStyle w:val="ListParagraph"/>
        <w:numPr>
          <w:ilvl w:val="0"/>
          <w:numId w:val="16"/>
        </w:numPr>
      </w:pPr>
      <w:r>
        <w:t>Does not require the creation of a new feature type</w:t>
      </w:r>
      <w:r w:rsidR="00595C96">
        <w:t xml:space="preserve"> to add properties to core features.</w:t>
      </w:r>
    </w:p>
    <w:p w14:paraId="6EC47B98" w14:textId="424B5ACB" w:rsidR="00D0034E" w:rsidRDefault="00D0034E" w:rsidP="00D0034E">
      <w:pPr>
        <w:pStyle w:val="ListParagraph"/>
        <w:numPr>
          <w:ilvl w:val="0"/>
          <w:numId w:val="16"/>
        </w:numPr>
      </w:pPr>
      <w:r>
        <w:t>Extra properties can be defined by a community and use by another one</w:t>
      </w:r>
      <w:r w:rsidR="00595C96">
        <w:t xml:space="preserve"> (for example, properties added by geophysic application could be reused by groundwater applications)</w:t>
      </w:r>
    </w:p>
    <w:p w14:paraId="12F91C24" w14:textId="11BC02C4" w:rsidR="00DA2FDF" w:rsidRDefault="000077DC" w:rsidP="00DA2FDF">
      <w:pPr>
        <w:rPr>
          <w:ins w:id="114" w:author="Boisvert, Eric" w:date="2015-10-16T08:08:00Z"/>
        </w:rPr>
      </w:pPr>
      <w:ins w:id="115" w:author="Boisvert, Eric" w:date="2015-10-16T08:00:00Z">
        <w:r>
          <w:t xml:space="preserve">GeoSciML Basic contains </w:t>
        </w:r>
      </w:ins>
      <w:ins w:id="116" w:author="Boisvert, Eric" w:date="2015-10-16T08:19:00Z">
        <w:r>
          <w:t>9</w:t>
        </w:r>
      </w:ins>
      <w:ins w:id="117" w:author="Boisvert, Eric" w:date="2015-10-16T08:00:00Z">
        <w:r>
          <w:t xml:space="preserve"> </w:t>
        </w:r>
      </w:ins>
      <w:ins w:id="118" w:author="Boisvert, Eric" w:date="2015-10-16T08:06:00Z">
        <w:r>
          <w:t>stu</w:t>
        </w:r>
      </w:ins>
      <w:ins w:id="119" w:author="Boisvert, Eric" w:date="2015-10-16T08:07:00Z">
        <w:r>
          <w:t>b</w:t>
        </w:r>
      </w:ins>
      <w:ins w:id="120" w:author="Boisvert, Eric" w:date="2015-10-16T08:06:00Z">
        <w:r>
          <w:t xml:space="preserve"> </w:t>
        </w:r>
      </w:ins>
      <w:ins w:id="121" w:author="Boisvert, Eric" w:date="2015-10-16T08:07:00Z">
        <w:r>
          <w:t xml:space="preserve">abstract </w:t>
        </w:r>
      </w:ins>
      <w:ins w:id="122" w:author="Boisvert, Eric" w:date="2015-10-16T08:06:00Z">
        <w:r>
          <w:t>classes</w:t>
        </w:r>
      </w:ins>
      <w:ins w:id="123" w:author="Boisvert, Eric" w:date="2015-10-16T08:19:00Z">
        <w:r>
          <w:t xml:space="preserve"> </w:t>
        </w:r>
      </w:ins>
      <w:r w:rsidR="00595C96">
        <w:t>concretised</w:t>
      </w:r>
      <w:ins w:id="124" w:author="Boisvert, Eric" w:date="2015-10-16T08:19:00Z">
        <w:r>
          <w:t xml:space="preserve"> in GeoSciML extension</w:t>
        </w:r>
      </w:ins>
      <w:ins w:id="125" w:author="Boisvert, Eric" w:date="2015-10-16T08:20:00Z">
        <w:r>
          <w:t xml:space="preserve"> (</w:t>
        </w:r>
        <w:r>
          <w:fldChar w:fldCharType="begin"/>
        </w:r>
        <w:r>
          <w:instrText xml:space="preserve"> REF _Ref432746974 \h </w:instrText>
        </w:r>
      </w:ins>
      <w:r>
        <w:fldChar w:fldCharType="separate"/>
      </w:r>
      <w:ins w:id="126" w:author="Boisvert, Eric" w:date="2015-10-16T08:20:00Z">
        <w:r>
          <w:t xml:space="preserve">Table </w:t>
        </w:r>
        <w:r>
          <w:rPr>
            <w:noProof/>
          </w:rPr>
          <w:t>1</w:t>
        </w:r>
        <w:r>
          <w:fldChar w:fldCharType="end"/>
        </w:r>
        <w:r>
          <w:t>)</w:t>
        </w:r>
      </w:ins>
      <w:ins w:id="127" w:author="Boisvert, Eric" w:date="2015-10-16T08:19:00Z">
        <w:r>
          <w:t>.</w:t>
        </w:r>
      </w:ins>
    </w:p>
    <w:p w14:paraId="434C3884" w14:textId="50875018" w:rsidR="000077DC" w:rsidRDefault="000077DC" w:rsidP="004D3EF3">
      <w:pPr>
        <w:pStyle w:val="Caption"/>
        <w:keepNext/>
        <w:rPr>
          <w:ins w:id="128" w:author="Boisvert, Eric" w:date="2015-10-16T08:20:00Z"/>
        </w:rPr>
      </w:pPr>
      <w:bookmarkStart w:id="129" w:name="_Ref432746974"/>
      <w:ins w:id="130" w:author="Boisvert, Eric" w:date="2015-10-16T08:20:00Z">
        <w:r>
          <w:t xml:space="preserve">Table </w:t>
        </w:r>
        <w:r>
          <w:fldChar w:fldCharType="begin"/>
        </w:r>
        <w:r>
          <w:instrText xml:space="preserve"> SEQ Table \* ARABIC </w:instrText>
        </w:r>
      </w:ins>
      <w:r>
        <w:fldChar w:fldCharType="separate"/>
      </w:r>
      <w:r w:rsidR="004D3EF3">
        <w:rPr>
          <w:noProof/>
        </w:rPr>
        <w:t>1</w:t>
      </w:r>
      <w:ins w:id="131" w:author="Boisvert, Eric" w:date="2015-10-16T08:20:00Z">
        <w:r>
          <w:fldChar w:fldCharType="end"/>
        </w:r>
        <w:bookmarkEnd w:id="129"/>
        <w:r>
          <w:t xml:space="preserve"> GeoSciML basic stub classes</w:t>
        </w:r>
      </w:ins>
    </w:p>
    <w:tbl>
      <w:tblPr>
        <w:tblStyle w:val="LightShading"/>
        <w:tblW w:w="8897" w:type="dxa"/>
        <w:tblLook w:val="04A0" w:firstRow="1" w:lastRow="0" w:firstColumn="1" w:lastColumn="0" w:noHBand="0" w:noVBand="1"/>
        <w:tblPrChange w:id="132" w:author="Boisvert, Eric" w:date="2015-10-16T08:20:00Z">
          <w:tblPr>
            <w:tblStyle w:val="TableGrid"/>
            <w:tblW w:w="0" w:type="auto"/>
            <w:tblLook w:val="04A0" w:firstRow="1" w:lastRow="0" w:firstColumn="1" w:lastColumn="0" w:noHBand="0" w:noVBand="1"/>
          </w:tblPr>
        </w:tblPrChange>
      </w:tblPr>
      <w:tblGrid>
        <w:gridCol w:w="4361"/>
        <w:gridCol w:w="4536"/>
        <w:tblGridChange w:id="133">
          <w:tblGrid>
            <w:gridCol w:w="2952"/>
            <w:gridCol w:w="2104"/>
            <w:gridCol w:w="848"/>
            <w:gridCol w:w="2993"/>
          </w:tblGrid>
        </w:tblGridChange>
      </w:tblGrid>
      <w:tr w:rsidR="000077DC" w:rsidRPr="00761F44" w14:paraId="615D9792" w14:textId="77777777" w:rsidTr="00761F44">
        <w:trPr>
          <w:cnfStyle w:val="100000000000" w:firstRow="1" w:lastRow="0" w:firstColumn="0" w:lastColumn="0" w:oddVBand="0" w:evenVBand="0" w:oddHBand="0" w:evenHBand="0" w:firstRowFirstColumn="0" w:firstRowLastColumn="0" w:lastRowFirstColumn="0" w:lastRowLastColumn="0"/>
          <w:ins w:id="134" w:author="Boisvert, Eric" w:date="2015-10-16T08:08:00Z"/>
          <w:trPrChange w:id="135" w:author="Boisvert, Eric" w:date="2015-10-16T08:20:00Z">
            <w:trPr>
              <w:gridAfter w:val="0"/>
            </w:trPr>
          </w:trPrChange>
        </w:trPr>
        <w:tc>
          <w:tcPr>
            <w:cnfStyle w:val="001000000000" w:firstRow="0" w:lastRow="0" w:firstColumn="1" w:lastColumn="0" w:oddVBand="0" w:evenVBand="0" w:oddHBand="0" w:evenHBand="0" w:firstRowFirstColumn="0" w:firstRowLastColumn="0" w:lastRowFirstColumn="0" w:lastRowLastColumn="0"/>
            <w:tcW w:w="4361" w:type="dxa"/>
            <w:tcPrChange w:id="136" w:author="Boisvert, Eric" w:date="2015-10-16T08:20:00Z">
              <w:tcPr>
                <w:tcW w:w="2952" w:type="dxa"/>
              </w:tcPr>
            </w:tcPrChange>
          </w:tcPr>
          <w:p w14:paraId="2BB1CD89" w14:textId="1B637959" w:rsidR="000077DC" w:rsidRPr="00761F44" w:rsidRDefault="000077DC" w:rsidP="00DA2FDF">
            <w:pPr>
              <w:cnfStyle w:val="101000000000" w:firstRow="1" w:lastRow="0" w:firstColumn="1" w:lastColumn="0" w:oddVBand="0" w:evenVBand="0" w:oddHBand="0" w:evenHBand="0" w:firstRowFirstColumn="0" w:firstRowLastColumn="0" w:lastRowFirstColumn="0" w:lastRowLastColumn="0"/>
              <w:rPr>
                <w:ins w:id="137" w:author="Boisvert, Eric" w:date="2015-10-16T08:08:00Z"/>
                <w:rFonts w:asciiTheme="minorHAnsi" w:hAnsiTheme="minorHAnsi"/>
                <w:sz w:val="20"/>
                <w:szCs w:val="20"/>
                <w:rPrChange w:id="138" w:author="Boisvert, Eric" w:date="2015-10-16T08:10:00Z">
                  <w:rPr>
                    <w:ins w:id="139" w:author="Boisvert, Eric" w:date="2015-10-16T08:08:00Z"/>
                  </w:rPr>
                </w:rPrChange>
              </w:rPr>
            </w:pPr>
            <w:ins w:id="140" w:author="Boisvert, Eric" w:date="2015-10-16T08:09:00Z">
              <w:r w:rsidRPr="00761F44">
                <w:rPr>
                  <w:rFonts w:asciiTheme="minorHAnsi" w:hAnsiTheme="minorHAnsi"/>
                  <w:sz w:val="20"/>
                  <w:szCs w:val="20"/>
                  <w:rPrChange w:id="141" w:author="Boisvert, Eric" w:date="2015-10-16T08:10:00Z">
                    <w:rPr/>
                  </w:rPrChange>
                </w:rPr>
                <w:t>Class</w:t>
              </w:r>
            </w:ins>
          </w:p>
        </w:tc>
        <w:tc>
          <w:tcPr>
            <w:tcW w:w="4536" w:type="dxa"/>
            <w:tcPrChange w:id="142" w:author="Boisvert, Eric" w:date="2015-10-16T08:20:00Z">
              <w:tcPr>
                <w:tcW w:w="2952" w:type="dxa"/>
                <w:gridSpan w:val="2"/>
              </w:tcPr>
            </w:tcPrChange>
          </w:tcPr>
          <w:p w14:paraId="5F26D0DE" w14:textId="523318BB" w:rsidR="000077DC" w:rsidRPr="00761F44" w:rsidRDefault="000077DC" w:rsidP="00DA2FDF">
            <w:pPr>
              <w:cnfStyle w:val="100000000000" w:firstRow="1" w:lastRow="0" w:firstColumn="0" w:lastColumn="0" w:oddVBand="0" w:evenVBand="0" w:oddHBand="0" w:evenHBand="0" w:firstRowFirstColumn="0" w:firstRowLastColumn="0" w:lastRowFirstColumn="0" w:lastRowLastColumn="0"/>
              <w:rPr>
                <w:ins w:id="143" w:author="Boisvert, Eric" w:date="2015-10-16T08:08:00Z"/>
                <w:rFonts w:asciiTheme="minorHAnsi" w:hAnsiTheme="minorHAnsi"/>
                <w:sz w:val="20"/>
                <w:szCs w:val="20"/>
                <w:rPrChange w:id="144" w:author="Boisvert, Eric" w:date="2015-10-16T08:10:00Z">
                  <w:rPr>
                    <w:ins w:id="145" w:author="Boisvert, Eric" w:date="2015-10-16T08:08:00Z"/>
                  </w:rPr>
                </w:rPrChange>
              </w:rPr>
            </w:pPr>
            <w:ins w:id="146" w:author="Boisvert, Eric" w:date="2015-10-16T08:09:00Z">
              <w:r w:rsidRPr="00761F44">
                <w:rPr>
                  <w:rFonts w:asciiTheme="minorHAnsi" w:hAnsiTheme="minorHAnsi"/>
                  <w:sz w:val="20"/>
                  <w:szCs w:val="20"/>
                  <w:rPrChange w:id="147" w:author="Boisvert, Eric" w:date="2015-10-16T08:10:00Z">
                    <w:rPr/>
                  </w:rPrChange>
                </w:rPr>
                <w:t>Description</w:t>
              </w:r>
            </w:ins>
          </w:p>
        </w:tc>
      </w:tr>
      <w:tr w:rsidR="000077DC" w:rsidRPr="00761F44" w14:paraId="6E0BDD9A" w14:textId="77777777" w:rsidTr="00761F44">
        <w:trPr>
          <w:cnfStyle w:val="000000100000" w:firstRow="0" w:lastRow="0" w:firstColumn="0" w:lastColumn="0" w:oddVBand="0" w:evenVBand="0" w:oddHBand="1" w:evenHBand="0" w:firstRowFirstColumn="0" w:firstRowLastColumn="0" w:lastRowFirstColumn="0" w:lastRowLastColumn="0"/>
          <w:ins w:id="148" w:author="Boisvert, Eric" w:date="2015-10-16T08:08:00Z"/>
          <w:trPrChange w:id="149" w:author="Boisvert, Eric" w:date="2015-10-16T08:20:00Z">
            <w:trPr>
              <w:gridAfter w:val="0"/>
            </w:trPr>
          </w:trPrChange>
        </w:trPr>
        <w:tc>
          <w:tcPr>
            <w:cnfStyle w:val="001000000000" w:firstRow="0" w:lastRow="0" w:firstColumn="1" w:lastColumn="0" w:oddVBand="0" w:evenVBand="0" w:oddHBand="0" w:evenHBand="0" w:firstRowFirstColumn="0" w:firstRowLastColumn="0" w:lastRowFirstColumn="0" w:lastRowLastColumn="0"/>
            <w:tcW w:w="4361" w:type="dxa"/>
            <w:tcPrChange w:id="150" w:author="Boisvert, Eric" w:date="2015-10-16T08:20:00Z">
              <w:tcPr>
                <w:tcW w:w="2952" w:type="dxa"/>
              </w:tcPr>
            </w:tcPrChange>
          </w:tcPr>
          <w:p w14:paraId="5E8CA65C" w14:textId="0D48B021" w:rsidR="000077DC" w:rsidRPr="00761F44" w:rsidRDefault="000077DC" w:rsidP="00DA2FDF">
            <w:pPr>
              <w:cnfStyle w:val="001000100000" w:firstRow="0" w:lastRow="0" w:firstColumn="1" w:lastColumn="0" w:oddVBand="0" w:evenVBand="0" w:oddHBand="1" w:evenHBand="0" w:firstRowFirstColumn="0" w:firstRowLastColumn="0" w:lastRowFirstColumn="0" w:lastRowLastColumn="0"/>
              <w:rPr>
                <w:ins w:id="151" w:author="Boisvert, Eric" w:date="2015-10-16T08:08:00Z"/>
                <w:rFonts w:asciiTheme="minorHAnsi" w:hAnsiTheme="minorHAnsi"/>
                <w:sz w:val="20"/>
                <w:szCs w:val="20"/>
                <w:rPrChange w:id="152" w:author="Boisvert, Eric" w:date="2015-10-16T08:10:00Z">
                  <w:rPr>
                    <w:ins w:id="153" w:author="Boisvert, Eric" w:date="2015-10-16T08:08:00Z"/>
                  </w:rPr>
                </w:rPrChange>
              </w:rPr>
            </w:pPr>
            <w:ins w:id="154" w:author="Boisvert, Eric" w:date="2015-10-16T08:09:00Z">
              <w:r w:rsidRPr="00761F44">
                <w:rPr>
                  <w:rFonts w:asciiTheme="minorHAnsi" w:hAnsiTheme="minorHAnsi"/>
                  <w:sz w:val="20"/>
                  <w:szCs w:val="20"/>
                  <w:rPrChange w:id="155" w:author="Boisvert, Eric" w:date="2015-10-16T08:10:00Z">
                    <w:rPr/>
                  </w:rPrChange>
                </w:rPr>
                <w:t>AbstractFeatureRelation</w:t>
              </w:r>
            </w:ins>
          </w:p>
        </w:tc>
        <w:tc>
          <w:tcPr>
            <w:tcW w:w="4536" w:type="dxa"/>
            <w:tcPrChange w:id="156" w:author="Boisvert, Eric" w:date="2015-10-16T08:20:00Z">
              <w:tcPr>
                <w:tcW w:w="2952" w:type="dxa"/>
                <w:gridSpan w:val="2"/>
              </w:tcPr>
            </w:tcPrChange>
          </w:tcPr>
          <w:p w14:paraId="54D70DF5" w14:textId="09E8962A" w:rsidR="000077DC" w:rsidRPr="00761F44" w:rsidRDefault="000077DC" w:rsidP="00DA2FDF">
            <w:pPr>
              <w:cnfStyle w:val="000000100000" w:firstRow="0" w:lastRow="0" w:firstColumn="0" w:lastColumn="0" w:oddVBand="0" w:evenVBand="0" w:oddHBand="1" w:evenHBand="0" w:firstRowFirstColumn="0" w:firstRowLastColumn="0" w:lastRowFirstColumn="0" w:lastRowLastColumn="0"/>
              <w:rPr>
                <w:ins w:id="157" w:author="Boisvert, Eric" w:date="2015-10-16T08:08:00Z"/>
                <w:rFonts w:asciiTheme="minorHAnsi" w:hAnsiTheme="minorHAnsi"/>
                <w:sz w:val="20"/>
                <w:szCs w:val="20"/>
                <w:rPrChange w:id="158" w:author="Boisvert, Eric" w:date="2015-10-16T08:10:00Z">
                  <w:rPr>
                    <w:ins w:id="159" w:author="Boisvert, Eric" w:date="2015-10-16T08:08:00Z"/>
                  </w:rPr>
                </w:rPrChange>
              </w:rPr>
            </w:pPr>
            <w:ins w:id="160" w:author="Boisvert, Eric" w:date="2015-10-16T08:10:00Z">
              <w:r w:rsidRPr="00761F44">
                <w:rPr>
                  <w:rFonts w:asciiTheme="minorHAnsi" w:hAnsiTheme="minorHAnsi"/>
                  <w:sz w:val="20"/>
                  <w:szCs w:val="20"/>
                </w:rPr>
                <w:t>Association class p</w:t>
              </w:r>
            </w:ins>
            <w:ins w:id="161" w:author="Boisvert, Eric" w:date="2015-10-16T08:09:00Z">
              <w:r w:rsidRPr="00761F44">
                <w:rPr>
                  <w:rFonts w:asciiTheme="minorHAnsi" w:hAnsiTheme="minorHAnsi"/>
                  <w:sz w:val="20"/>
                  <w:szCs w:val="20"/>
                  <w:rPrChange w:id="162" w:author="Boisvert, Eric" w:date="2015-10-16T08:10:00Z">
                    <w:rPr/>
                  </w:rPrChange>
                </w:rPr>
                <w:t>laceholder to implement relation between geologic features</w:t>
              </w:r>
            </w:ins>
          </w:p>
        </w:tc>
      </w:tr>
      <w:tr w:rsidR="000077DC" w:rsidRPr="00761F44" w14:paraId="66F7ECD6" w14:textId="77777777" w:rsidTr="00761F44">
        <w:trPr>
          <w:ins w:id="163" w:author="Boisvert, Eric" w:date="2015-10-16T08:08:00Z"/>
          <w:trPrChange w:id="164" w:author="Boisvert, Eric" w:date="2015-10-16T08:20:00Z">
            <w:trPr>
              <w:gridAfter w:val="0"/>
            </w:trPr>
          </w:trPrChange>
        </w:trPr>
        <w:tc>
          <w:tcPr>
            <w:cnfStyle w:val="001000000000" w:firstRow="0" w:lastRow="0" w:firstColumn="1" w:lastColumn="0" w:oddVBand="0" w:evenVBand="0" w:oddHBand="0" w:evenHBand="0" w:firstRowFirstColumn="0" w:firstRowLastColumn="0" w:lastRowFirstColumn="0" w:lastRowLastColumn="0"/>
            <w:tcW w:w="4361" w:type="dxa"/>
            <w:tcPrChange w:id="165" w:author="Boisvert, Eric" w:date="2015-10-16T08:20:00Z">
              <w:tcPr>
                <w:tcW w:w="2952" w:type="dxa"/>
              </w:tcPr>
            </w:tcPrChange>
          </w:tcPr>
          <w:p w14:paraId="58414791" w14:textId="3AD58F04" w:rsidR="000077DC" w:rsidRPr="00761F44" w:rsidRDefault="000077DC" w:rsidP="00DA2FDF">
            <w:pPr>
              <w:rPr>
                <w:ins w:id="166" w:author="Boisvert, Eric" w:date="2015-10-16T08:08:00Z"/>
                <w:rFonts w:asciiTheme="minorHAnsi" w:hAnsiTheme="minorHAnsi"/>
                <w:sz w:val="20"/>
                <w:szCs w:val="20"/>
                <w:rPrChange w:id="167" w:author="Boisvert, Eric" w:date="2015-10-16T08:10:00Z">
                  <w:rPr>
                    <w:ins w:id="168" w:author="Boisvert, Eric" w:date="2015-10-16T08:08:00Z"/>
                  </w:rPr>
                </w:rPrChange>
              </w:rPr>
            </w:pPr>
            <w:ins w:id="169" w:author="Boisvert, Eric" w:date="2015-10-16T08:10:00Z">
              <w:r w:rsidRPr="00761F44">
                <w:rPr>
                  <w:rFonts w:asciiTheme="minorHAnsi" w:hAnsiTheme="minorHAnsi"/>
                  <w:sz w:val="20"/>
                  <w:szCs w:val="20"/>
                </w:rPr>
                <w:t>EarthMaterialAbstractDescription</w:t>
              </w:r>
            </w:ins>
          </w:p>
        </w:tc>
        <w:tc>
          <w:tcPr>
            <w:tcW w:w="4536" w:type="dxa"/>
            <w:tcPrChange w:id="170" w:author="Boisvert, Eric" w:date="2015-10-16T08:20:00Z">
              <w:tcPr>
                <w:tcW w:w="2952" w:type="dxa"/>
                <w:gridSpan w:val="2"/>
              </w:tcPr>
            </w:tcPrChange>
          </w:tcPr>
          <w:p w14:paraId="5B6371CC" w14:textId="44E724FB" w:rsidR="000077DC" w:rsidRPr="00761F44" w:rsidRDefault="000077DC" w:rsidP="00DA2FDF">
            <w:pPr>
              <w:cnfStyle w:val="000000000000" w:firstRow="0" w:lastRow="0" w:firstColumn="0" w:lastColumn="0" w:oddVBand="0" w:evenVBand="0" w:oddHBand="0" w:evenHBand="0" w:firstRowFirstColumn="0" w:firstRowLastColumn="0" w:lastRowFirstColumn="0" w:lastRowLastColumn="0"/>
              <w:rPr>
                <w:ins w:id="171" w:author="Boisvert, Eric" w:date="2015-10-16T08:08:00Z"/>
                <w:rFonts w:asciiTheme="minorHAnsi" w:hAnsiTheme="minorHAnsi"/>
                <w:sz w:val="20"/>
                <w:szCs w:val="20"/>
                <w:rPrChange w:id="172" w:author="Boisvert, Eric" w:date="2015-10-16T08:10:00Z">
                  <w:rPr>
                    <w:ins w:id="173" w:author="Boisvert, Eric" w:date="2015-10-16T08:08:00Z"/>
                  </w:rPr>
                </w:rPrChange>
              </w:rPr>
            </w:pPr>
            <w:ins w:id="174" w:author="Boisvert, Eric" w:date="2015-10-16T08:14:00Z">
              <w:r w:rsidRPr="00761F44">
                <w:rPr>
                  <w:rFonts w:asciiTheme="minorHAnsi" w:hAnsiTheme="minorHAnsi"/>
                  <w:sz w:val="20"/>
                  <w:szCs w:val="20"/>
                </w:rPr>
                <w:t>Detailed</w:t>
              </w:r>
            </w:ins>
            <w:ins w:id="175" w:author="Boisvert, Eric" w:date="2015-10-16T08:11:00Z">
              <w:r w:rsidRPr="00761F44">
                <w:rPr>
                  <w:rFonts w:asciiTheme="minorHAnsi" w:hAnsiTheme="minorHAnsi"/>
                  <w:sz w:val="20"/>
                  <w:szCs w:val="20"/>
                </w:rPr>
                <w:t xml:space="preserve"> earth material description </w:t>
              </w:r>
            </w:ins>
            <w:ins w:id="176" w:author="Boisvert, Eric" w:date="2015-10-16T08:14:00Z">
              <w:r w:rsidRPr="00761F44">
                <w:rPr>
                  <w:rFonts w:asciiTheme="minorHAnsi" w:hAnsiTheme="minorHAnsi"/>
                  <w:sz w:val="20"/>
                  <w:szCs w:val="20"/>
                </w:rPr>
                <w:t xml:space="preserve">placeholder </w:t>
              </w:r>
            </w:ins>
            <w:ins w:id="177" w:author="Boisvert, Eric" w:date="2015-10-16T08:11:00Z">
              <w:r w:rsidRPr="00761F44">
                <w:rPr>
                  <w:rFonts w:asciiTheme="minorHAnsi" w:hAnsiTheme="minorHAnsi"/>
                  <w:sz w:val="20"/>
                  <w:szCs w:val="20"/>
                </w:rPr>
                <w:t>for GeologicUnit and EarthM</w:t>
              </w:r>
            </w:ins>
            <w:ins w:id="178" w:author="Boisvert, Eric" w:date="2015-10-16T08:12:00Z">
              <w:r w:rsidRPr="00761F44">
                <w:rPr>
                  <w:rFonts w:asciiTheme="minorHAnsi" w:hAnsiTheme="minorHAnsi"/>
                  <w:sz w:val="20"/>
                  <w:szCs w:val="20"/>
                </w:rPr>
                <w:t>aterial</w:t>
              </w:r>
            </w:ins>
          </w:p>
        </w:tc>
      </w:tr>
      <w:tr w:rsidR="000077DC" w:rsidRPr="00761F44" w14:paraId="757DC1D2" w14:textId="77777777" w:rsidTr="00761F44">
        <w:trPr>
          <w:cnfStyle w:val="000000100000" w:firstRow="0" w:lastRow="0" w:firstColumn="0" w:lastColumn="0" w:oddVBand="0" w:evenVBand="0" w:oddHBand="1" w:evenHBand="0" w:firstRowFirstColumn="0" w:firstRowLastColumn="0" w:lastRowFirstColumn="0" w:lastRowLastColumn="0"/>
          <w:ins w:id="179" w:author="Boisvert, Eric" w:date="2015-10-16T08:08:00Z"/>
          <w:trPrChange w:id="180" w:author="Boisvert, Eric" w:date="2015-10-16T08:20:00Z">
            <w:trPr>
              <w:gridAfter w:val="0"/>
            </w:trPr>
          </w:trPrChange>
        </w:trPr>
        <w:tc>
          <w:tcPr>
            <w:cnfStyle w:val="001000000000" w:firstRow="0" w:lastRow="0" w:firstColumn="1" w:lastColumn="0" w:oddVBand="0" w:evenVBand="0" w:oddHBand="0" w:evenHBand="0" w:firstRowFirstColumn="0" w:firstRowLastColumn="0" w:lastRowFirstColumn="0" w:lastRowLastColumn="0"/>
            <w:tcW w:w="4361" w:type="dxa"/>
            <w:tcPrChange w:id="181" w:author="Boisvert, Eric" w:date="2015-10-16T08:20:00Z">
              <w:tcPr>
                <w:tcW w:w="2952" w:type="dxa"/>
              </w:tcPr>
            </w:tcPrChange>
          </w:tcPr>
          <w:p w14:paraId="5045AAA7" w14:textId="26B28FF0" w:rsidR="000077DC" w:rsidRPr="00761F44" w:rsidRDefault="000077DC" w:rsidP="00DA2FDF">
            <w:pPr>
              <w:cnfStyle w:val="001000100000" w:firstRow="0" w:lastRow="0" w:firstColumn="1" w:lastColumn="0" w:oddVBand="0" w:evenVBand="0" w:oddHBand="1" w:evenHBand="0" w:firstRowFirstColumn="0" w:firstRowLastColumn="0" w:lastRowFirstColumn="0" w:lastRowLastColumn="0"/>
              <w:rPr>
                <w:ins w:id="182" w:author="Boisvert, Eric" w:date="2015-10-16T08:08:00Z"/>
                <w:rFonts w:asciiTheme="minorHAnsi" w:hAnsiTheme="minorHAnsi"/>
                <w:sz w:val="20"/>
                <w:szCs w:val="20"/>
                <w:rPrChange w:id="183" w:author="Boisvert, Eric" w:date="2015-10-16T08:10:00Z">
                  <w:rPr>
                    <w:ins w:id="184" w:author="Boisvert, Eric" w:date="2015-10-16T08:08:00Z"/>
                  </w:rPr>
                </w:rPrChange>
              </w:rPr>
            </w:pPr>
            <w:ins w:id="185" w:author="Boisvert, Eric" w:date="2015-10-16T08:12:00Z">
              <w:r w:rsidRPr="00761F44">
                <w:rPr>
                  <w:rFonts w:asciiTheme="minorHAnsi" w:hAnsiTheme="minorHAnsi"/>
                  <w:sz w:val="20"/>
                  <w:szCs w:val="20"/>
                </w:rPr>
                <w:t>GeologicUnitAbstractDescription</w:t>
              </w:r>
            </w:ins>
          </w:p>
        </w:tc>
        <w:tc>
          <w:tcPr>
            <w:tcW w:w="4536" w:type="dxa"/>
            <w:tcPrChange w:id="186" w:author="Boisvert, Eric" w:date="2015-10-16T08:20:00Z">
              <w:tcPr>
                <w:tcW w:w="2952" w:type="dxa"/>
                <w:gridSpan w:val="2"/>
              </w:tcPr>
            </w:tcPrChange>
          </w:tcPr>
          <w:p w14:paraId="1BB0AB80" w14:textId="6B17E6CB" w:rsidR="000077DC" w:rsidRPr="00761F44" w:rsidRDefault="000077DC" w:rsidP="00DA2FDF">
            <w:pPr>
              <w:cnfStyle w:val="000000100000" w:firstRow="0" w:lastRow="0" w:firstColumn="0" w:lastColumn="0" w:oddVBand="0" w:evenVBand="0" w:oddHBand="1" w:evenHBand="0" w:firstRowFirstColumn="0" w:firstRowLastColumn="0" w:lastRowFirstColumn="0" w:lastRowLastColumn="0"/>
              <w:rPr>
                <w:ins w:id="187" w:author="Boisvert, Eric" w:date="2015-10-16T08:08:00Z"/>
                <w:rFonts w:asciiTheme="minorHAnsi" w:hAnsiTheme="minorHAnsi"/>
                <w:sz w:val="20"/>
                <w:szCs w:val="20"/>
                <w:rPrChange w:id="188" w:author="Boisvert, Eric" w:date="2015-10-16T08:10:00Z">
                  <w:rPr>
                    <w:ins w:id="189" w:author="Boisvert, Eric" w:date="2015-10-16T08:08:00Z"/>
                  </w:rPr>
                </w:rPrChange>
              </w:rPr>
            </w:pPr>
            <w:ins w:id="190" w:author="Boisvert, Eric" w:date="2015-10-16T08:14:00Z">
              <w:r w:rsidRPr="00761F44">
                <w:rPr>
                  <w:rFonts w:asciiTheme="minorHAnsi" w:hAnsiTheme="minorHAnsi"/>
                  <w:sz w:val="20"/>
                  <w:szCs w:val="20"/>
                </w:rPr>
                <w:t>Detailed</w:t>
              </w:r>
            </w:ins>
            <w:ins w:id="191" w:author="Boisvert, Eric" w:date="2015-10-16T08:12:00Z">
              <w:r w:rsidRPr="00761F44">
                <w:rPr>
                  <w:rFonts w:asciiTheme="minorHAnsi" w:hAnsiTheme="minorHAnsi"/>
                  <w:sz w:val="20"/>
                  <w:szCs w:val="20"/>
                </w:rPr>
                <w:t xml:space="preserve"> geologic unit description</w:t>
              </w:r>
            </w:ins>
            <w:ins w:id="192" w:author="Boisvert, Eric" w:date="2015-10-16T08:14:00Z">
              <w:r w:rsidRPr="00761F44">
                <w:rPr>
                  <w:rFonts w:asciiTheme="minorHAnsi" w:hAnsiTheme="minorHAnsi"/>
                  <w:sz w:val="20"/>
                  <w:szCs w:val="20"/>
                </w:rPr>
                <w:t xml:space="preserve"> placeholder</w:t>
              </w:r>
            </w:ins>
            <w:ins w:id="193" w:author="Boisvert, Eric" w:date="2015-10-16T08:12:00Z">
              <w:r w:rsidRPr="00761F44">
                <w:rPr>
                  <w:rFonts w:asciiTheme="minorHAnsi" w:hAnsiTheme="minorHAnsi"/>
                  <w:sz w:val="20"/>
                  <w:szCs w:val="20"/>
                </w:rPr>
                <w:t xml:space="preserve"> for GeologicUnit</w:t>
              </w:r>
            </w:ins>
          </w:p>
        </w:tc>
      </w:tr>
      <w:tr w:rsidR="000077DC" w:rsidRPr="00761F44" w14:paraId="16BE6587" w14:textId="77777777" w:rsidTr="00761F44">
        <w:tblPrEx>
          <w:tblPrExChange w:id="194"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ins w:id="195" w:author="Boisvert, Eric" w:date="2015-10-16T08:13:00Z"/>
        </w:trPr>
        <w:tc>
          <w:tcPr>
            <w:cnfStyle w:val="001000000000" w:firstRow="0" w:lastRow="0" w:firstColumn="1" w:lastColumn="0" w:oddVBand="0" w:evenVBand="0" w:oddHBand="0" w:evenHBand="0" w:firstRowFirstColumn="0" w:firstRowLastColumn="0" w:lastRowFirstColumn="0" w:lastRowLastColumn="0"/>
            <w:tcW w:w="4361" w:type="dxa"/>
            <w:tcPrChange w:id="196" w:author="Boisvert, Eric" w:date="2015-10-16T08:20:00Z">
              <w:tcPr>
                <w:tcW w:w="2952" w:type="dxa"/>
                <w:gridSpan w:val="2"/>
              </w:tcPr>
            </w:tcPrChange>
          </w:tcPr>
          <w:p w14:paraId="744760CE" w14:textId="2D65AB9E" w:rsidR="000077DC" w:rsidRPr="00761F44" w:rsidRDefault="000077DC" w:rsidP="00DA2FDF">
            <w:pPr>
              <w:rPr>
                <w:ins w:id="197" w:author="Boisvert, Eric" w:date="2015-10-16T08:13:00Z"/>
                <w:rFonts w:asciiTheme="minorHAnsi" w:hAnsiTheme="minorHAnsi"/>
                <w:sz w:val="20"/>
                <w:szCs w:val="20"/>
              </w:rPr>
            </w:pPr>
            <w:ins w:id="198" w:author="Boisvert, Eric" w:date="2015-10-16T08:13:00Z">
              <w:r w:rsidRPr="00761F44">
                <w:rPr>
                  <w:rFonts w:asciiTheme="minorHAnsi" w:hAnsiTheme="minorHAnsi"/>
                  <w:sz w:val="20"/>
                  <w:szCs w:val="20"/>
                </w:rPr>
                <w:t>GeologicEventAbstractDescription</w:t>
              </w:r>
            </w:ins>
          </w:p>
        </w:tc>
        <w:tc>
          <w:tcPr>
            <w:tcW w:w="4536" w:type="dxa"/>
            <w:tcPrChange w:id="199" w:author="Boisvert, Eric" w:date="2015-10-16T08:20:00Z">
              <w:tcPr>
                <w:tcW w:w="5945" w:type="dxa"/>
                <w:gridSpan w:val="2"/>
              </w:tcPr>
            </w:tcPrChange>
          </w:tcPr>
          <w:p w14:paraId="7159A290" w14:textId="05E29FF5" w:rsidR="000077DC" w:rsidRPr="00761F44" w:rsidRDefault="000077DC" w:rsidP="00DA2FDF">
            <w:pPr>
              <w:cnfStyle w:val="000000000000" w:firstRow="0" w:lastRow="0" w:firstColumn="0" w:lastColumn="0" w:oddVBand="0" w:evenVBand="0" w:oddHBand="0" w:evenHBand="0" w:firstRowFirstColumn="0" w:firstRowLastColumn="0" w:lastRowFirstColumn="0" w:lastRowLastColumn="0"/>
              <w:rPr>
                <w:ins w:id="200" w:author="Boisvert, Eric" w:date="2015-10-16T08:13:00Z"/>
                <w:rFonts w:asciiTheme="minorHAnsi" w:hAnsiTheme="minorHAnsi"/>
                <w:sz w:val="20"/>
                <w:szCs w:val="20"/>
              </w:rPr>
            </w:pPr>
            <w:ins w:id="201" w:author="Boisvert, Eric" w:date="2015-10-16T08:14:00Z">
              <w:r w:rsidRPr="00761F44">
                <w:rPr>
                  <w:rFonts w:asciiTheme="minorHAnsi" w:hAnsiTheme="minorHAnsi"/>
                  <w:sz w:val="20"/>
                  <w:szCs w:val="20"/>
                </w:rPr>
                <w:t>Detailed geologic event description placeholder for GeologicEvent</w:t>
              </w:r>
            </w:ins>
            <w:ins w:id="202" w:author="Boisvert, Eric" w:date="2015-10-16T08:13:00Z">
              <w:r w:rsidRPr="00761F44">
                <w:rPr>
                  <w:rFonts w:asciiTheme="minorHAnsi" w:hAnsiTheme="minorHAnsi"/>
                  <w:sz w:val="20"/>
                  <w:szCs w:val="20"/>
                </w:rPr>
                <w:t xml:space="preserve"> </w:t>
              </w:r>
            </w:ins>
          </w:p>
        </w:tc>
      </w:tr>
      <w:tr w:rsidR="000077DC" w:rsidRPr="00761F44" w14:paraId="378955BD" w14:textId="77777777" w:rsidTr="00761F44">
        <w:tblPrEx>
          <w:tblPrExChange w:id="203"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cnfStyle w:val="000000100000" w:firstRow="0" w:lastRow="0" w:firstColumn="0" w:lastColumn="0" w:oddVBand="0" w:evenVBand="0" w:oddHBand="1" w:evenHBand="0" w:firstRowFirstColumn="0" w:firstRowLastColumn="0" w:lastRowFirstColumn="0" w:lastRowLastColumn="0"/>
          <w:ins w:id="204" w:author="Boisvert, Eric" w:date="2015-10-16T08:13:00Z"/>
        </w:trPr>
        <w:tc>
          <w:tcPr>
            <w:cnfStyle w:val="001000000000" w:firstRow="0" w:lastRow="0" w:firstColumn="1" w:lastColumn="0" w:oddVBand="0" w:evenVBand="0" w:oddHBand="0" w:evenHBand="0" w:firstRowFirstColumn="0" w:firstRowLastColumn="0" w:lastRowFirstColumn="0" w:lastRowLastColumn="0"/>
            <w:tcW w:w="4361" w:type="dxa"/>
            <w:tcPrChange w:id="205" w:author="Boisvert, Eric" w:date="2015-10-16T08:20:00Z">
              <w:tcPr>
                <w:tcW w:w="2952" w:type="dxa"/>
                <w:gridSpan w:val="2"/>
              </w:tcPr>
            </w:tcPrChange>
          </w:tcPr>
          <w:p w14:paraId="21499F39" w14:textId="621F2D2E" w:rsidR="000077DC" w:rsidRPr="00761F44" w:rsidRDefault="000077DC" w:rsidP="00DA2FDF">
            <w:pPr>
              <w:cnfStyle w:val="001000100000" w:firstRow="0" w:lastRow="0" w:firstColumn="1" w:lastColumn="0" w:oddVBand="0" w:evenVBand="0" w:oddHBand="1" w:evenHBand="0" w:firstRowFirstColumn="0" w:firstRowLastColumn="0" w:lastRowFirstColumn="0" w:lastRowLastColumn="0"/>
              <w:rPr>
                <w:ins w:id="206" w:author="Boisvert, Eric" w:date="2015-10-16T08:13:00Z"/>
                <w:rFonts w:asciiTheme="minorHAnsi" w:hAnsiTheme="minorHAnsi"/>
                <w:sz w:val="20"/>
                <w:szCs w:val="20"/>
              </w:rPr>
            </w:pPr>
            <w:ins w:id="207" w:author="Boisvert, Eric" w:date="2015-10-16T08:15:00Z">
              <w:r w:rsidRPr="00761F44">
                <w:rPr>
                  <w:rFonts w:asciiTheme="minorHAnsi" w:hAnsiTheme="minorHAnsi"/>
                  <w:sz w:val="20"/>
                  <w:szCs w:val="20"/>
                </w:rPr>
                <w:t>ContactAbstractDescription</w:t>
              </w:r>
            </w:ins>
          </w:p>
        </w:tc>
        <w:tc>
          <w:tcPr>
            <w:tcW w:w="4536" w:type="dxa"/>
            <w:tcPrChange w:id="208" w:author="Boisvert, Eric" w:date="2015-10-16T08:20:00Z">
              <w:tcPr>
                <w:tcW w:w="5945" w:type="dxa"/>
                <w:gridSpan w:val="2"/>
              </w:tcPr>
            </w:tcPrChange>
          </w:tcPr>
          <w:p w14:paraId="206E0382" w14:textId="2B73239F" w:rsidR="000077DC" w:rsidRPr="00761F44" w:rsidRDefault="000077DC" w:rsidP="000077DC">
            <w:pPr>
              <w:cnfStyle w:val="000000100000" w:firstRow="0" w:lastRow="0" w:firstColumn="0" w:lastColumn="0" w:oddVBand="0" w:evenVBand="0" w:oddHBand="1" w:evenHBand="0" w:firstRowFirstColumn="0" w:firstRowLastColumn="0" w:lastRowFirstColumn="0" w:lastRowLastColumn="0"/>
              <w:rPr>
                <w:ins w:id="209" w:author="Boisvert, Eric" w:date="2015-10-16T08:13:00Z"/>
                <w:rFonts w:asciiTheme="minorHAnsi" w:hAnsiTheme="minorHAnsi"/>
                <w:sz w:val="20"/>
                <w:szCs w:val="20"/>
              </w:rPr>
            </w:pPr>
            <w:ins w:id="210" w:author="Boisvert, Eric" w:date="2015-10-16T08:16:00Z">
              <w:r w:rsidRPr="00761F44">
                <w:rPr>
                  <w:rFonts w:asciiTheme="minorHAnsi" w:hAnsiTheme="minorHAnsi"/>
                  <w:sz w:val="20"/>
                  <w:szCs w:val="20"/>
                </w:rPr>
                <w:t>Detailed contact description placeholder for Contact</w:t>
              </w:r>
            </w:ins>
          </w:p>
        </w:tc>
      </w:tr>
      <w:tr w:rsidR="000077DC" w:rsidRPr="00761F44" w14:paraId="4F774382" w14:textId="77777777" w:rsidTr="00761F44">
        <w:tblPrEx>
          <w:tblPrExChange w:id="211"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ins w:id="212" w:author="Boisvert, Eric" w:date="2015-10-16T08:13:00Z"/>
        </w:trPr>
        <w:tc>
          <w:tcPr>
            <w:cnfStyle w:val="001000000000" w:firstRow="0" w:lastRow="0" w:firstColumn="1" w:lastColumn="0" w:oddVBand="0" w:evenVBand="0" w:oddHBand="0" w:evenHBand="0" w:firstRowFirstColumn="0" w:firstRowLastColumn="0" w:lastRowFirstColumn="0" w:lastRowLastColumn="0"/>
            <w:tcW w:w="4361" w:type="dxa"/>
            <w:tcPrChange w:id="213" w:author="Boisvert, Eric" w:date="2015-10-16T08:20:00Z">
              <w:tcPr>
                <w:tcW w:w="2952" w:type="dxa"/>
                <w:gridSpan w:val="2"/>
              </w:tcPr>
            </w:tcPrChange>
          </w:tcPr>
          <w:p w14:paraId="2AAB0063" w14:textId="611519DF" w:rsidR="000077DC" w:rsidRPr="00761F44" w:rsidRDefault="000077DC" w:rsidP="00DA2FDF">
            <w:pPr>
              <w:rPr>
                <w:ins w:id="214" w:author="Boisvert, Eric" w:date="2015-10-16T08:13:00Z"/>
                <w:rFonts w:asciiTheme="minorHAnsi" w:hAnsiTheme="minorHAnsi"/>
                <w:sz w:val="20"/>
                <w:szCs w:val="20"/>
              </w:rPr>
            </w:pPr>
            <w:ins w:id="215" w:author="Boisvert, Eric" w:date="2015-10-16T08:15:00Z">
              <w:r w:rsidRPr="00761F44">
                <w:rPr>
                  <w:rFonts w:asciiTheme="minorHAnsi" w:hAnsiTheme="minorHAnsi"/>
                  <w:sz w:val="20"/>
                  <w:szCs w:val="20"/>
                </w:rPr>
                <w:t>FoliationAbstractDescription</w:t>
              </w:r>
            </w:ins>
          </w:p>
        </w:tc>
        <w:tc>
          <w:tcPr>
            <w:tcW w:w="4536" w:type="dxa"/>
            <w:tcPrChange w:id="216" w:author="Boisvert, Eric" w:date="2015-10-16T08:20:00Z">
              <w:tcPr>
                <w:tcW w:w="5945" w:type="dxa"/>
                <w:gridSpan w:val="2"/>
              </w:tcPr>
            </w:tcPrChange>
          </w:tcPr>
          <w:p w14:paraId="7D3AAFCD" w14:textId="377AE0D2" w:rsidR="000077DC" w:rsidRPr="00761F44" w:rsidRDefault="000077DC" w:rsidP="000077DC">
            <w:pPr>
              <w:cnfStyle w:val="000000000000" w:firstRow="0" w:lastRow="0" w:firstColumn="0" w:lastColumn="0" w:oddVBand="0" w:evenVBand="0" w:oddHBand="0" w:evenHBand="0" w:firstRowFirstColumn="0" w:firstRowLastColumn="0" w:lastRowFirstColumn="0" w:lastRowLastColumn="0"/>
              <w:rPr>
                <w:ins w:id="217" w:author="Boisvert, Eric" w:date="2015-10-16T08:13:00Z"/>
                <w:rFonts w:asciiTheme="minorHAnsi" w:hAnsiTheme="minorHAnsi"/>
                <w:sz w:val="20"/>
                <w:szCs w:val="20"/>
              </w:rPr>
            </w:pPr>
            <w:ins w:id="218" w:author="Boisvert, Eric" w:date="2015-10-16T08:16:00Z">
              <w:r w:rsidRPr="00761F44">
                <w:rPr>
                  <w:rFonts w:asciiTheme="minorHAnsi" w:hAnsiTheme="minorHAnsi"/>
                  <w:sz w:val="20"/>
                  <w:szCs w:val="20"/>
                </w:rPr>
                <w:t xml:space="preserve">Detailed foliation description placeholder for </w:t>
              </w:r>
            </w:ins>
            <w:ins w:id="219" w:author="Boisvert, Eric" w:date="2015-10-16T08:17:00Z">
              <w:r w:rsidRPr="00761F44">
                <w:rPr>
                  <w:rFonts w:asciiTheme="minorHAnsi" w:hAnsiTheme="minorHAnsi"/>
                  <w:sz w:val="20"/>
                  <w:szCs w:val="20"/>
                </w:rPr>
                <w:lastRenderedPageBreak/>
                <w:t>Foliation</w:t>
              </w:r>
            </w:ins>
          </w:p>
        </w:tc>
      </w:tr>
      <w:tr w:rsidR="000077DC" w:rsidRPr="00761F44" w14:paraId="501E34DA" w14:textId="77777777" w:rsidTr="00761F44">
        <w:tblPrEx>
          <w:tblPrExChange w:id="220"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cnfStyle w:val="000000100000" w:firstRow="0" w:lastRow="0" w:firstColumn="0" w:lastColumn="0" w:oddVBand="0" w:evenVBand="0" w:oddHBand="1" w:evenHBand="0" w:firstRowFirstColumn="0" w:firstRowLastColumn="0" w:lastRowFirstColumn="0" w:lastRowLastColumn="0"/>
          <w:ins w:id="221" w:author="Boisvert, Eric" w:date="2015-10-16T08:16:00Z"/>
        </w:trPr>
        <w:tc>
          <w:tcPr>
            <w:cnfStyle w:val="001000000000" w:firstRow="0" w:lastRow="0" w:firstColumn="1" w:lastColumn="0" w:oddVBand="0" w:evenVBand="0" w:oddHBand="0" w:evenHBand="0" w:firstRowFirstColumn="0" w:firstRowLastColumn="0" w:lastRowFirstColumn="0" w:lastRowLastColumn="0"/>
            <w:tcW w:w="4361" w:type="dxa"/>
            <w:tcPrChange w:id="222" w:author="Boisvert, Eric" w:date="2015-10-16T08:20:00Z">
              <w:tcPr>
                <w:tcW w:w="2952" w:type="dxa"/>
                <w:gridSpan w:val="2"/>
              </w:tcPr>
            </w:tcPrChange>
          </w:tcPr>
          <w:p w14:paraId="21718FA5" w14:textId="6A6C2ED2" w:rsidR="000077DC" w:rsidRPr="00761F44" w:rsidRDefault="000077DC" w:rsidP="00DA2FDF">
            <w:pPr>
              <w:cnfStyle w:val="001000100000" w:firstRow="0" w:lastRow="0" w:firstColumn="1" w:lastColumn="0" w:oddVBand="0" w:evenVBand="0" w:oddHBand="1" w:evenHBand="0" w:firstRowFirstColumn="0" w:firstRowLastColumn="0" w:lastRowFirstColumn="0" w:lastRowLastColumn="0"/>
              <w:rPr>
                <w:ins w:id="223" w:author="Boisvert, Eric" w:date="2015-10-16T08:16:00Z"/>
                <w:rFonts w:asciiTheme="minorHAnsi" w:hAnsiTheme="minorHAnsi"/>
                <w:sz w:val="20"/>
                <w:szCs w:val="20"/>
              </w:rPr>
            </w:pPr>
            <w:ins w:id="224" w:author="Boisvert, Eric" w:date="2015-10-16T08:16:00Z">
              <w:r w:rsidRPr="00761F44">
                <w:rPr>
                  <w:rFonts w:asciiTheme="minorHAnsi" w:hAnsiTheme="minorHAnsi"/>
                  <w:sz w:val="20"/>
                  <w:szCs w:val="20"/>
                </w:rPr>
                <w:lastRenderedPageBreak/>
                <w:t>FoldAbstractDescription</w:t>
              </w:r>
            </w:ins>
          </w:p>
        </w:tc>
        <w:tc>
          <w:tcPr>
            <w:tcW w:w="4536" w:type="dxa"/>
            <w:tcPrChange w:id="225" w:author="Boisvert, Eric" w:date="2015-10-16T08:20:00Z">
              <w:tcPr>
                <w:tcW w:w="5945" w:type="dxa"/>
                <w:gridSpan w:val="2"/>
              </w:tcPr>
            </w:tcPrChange>
          </w:tcPr>
          <w:p w14:paraId="1CA063B7" w14:textId="351CDD75" w:rsidR="000077DC" w:rsidRPr="00761F44" w:rsidRDefault="000077DC" w:rsidP="000077DC">
            <w:pPr>
              <w:cnfStyle w:val="000000100000" w:firstRow="0" w:lastRow="0" w:firstColumn="0" w:lastColumn="0" w:oddVBand="0" w:evenVBand="0" w:oddHBand="1" w:evenHBand="0" w:firstRowFirstColumn="0" w:firstRowLastColumn="0" w:lastRowFirstColumn="0" w:lastRowLastColumn="0"/>
              <w:rPr>
                <w:ins w:id="226" w:author="Boisvert, Eric" w:date="2015-10-16T08:16:00Z"/>
                <w:rFonts w:asciiTheme="minorHAnsi" w:hAnsiTheme="minorHAnsi"/>
                <w:sz w:val="20"/>
                <w:szCs w:val="20"/>
              </w:rPr>
            </w:pPr>
            <w:ins w:id="227" w:author="Boisvert, Eric" w:date="2015-10-16T08:17:00Z">
              <w:r w:rsidRPr="00761F44">
                <w:rPr>
                  <w:rFonts w:asciiTheme="minorHAnsi" w:hAnsiTheme="minorHAnsi"/>
                  <w:sz w:val="20"/>
                  <w:szCs w:val="20"/>
                </w:rPr>
                <w:t>Detailed fold description placeholder for Fold</w:t>
              </w:r>
            </w:ins>
          </w:p>
        </w:tc>
      </w:tr>
      <w:tr w:rsidR="000077DC" w:rsidRPr="00761F44" w14:paraId="74931749" w14:textId="77777777" w:rsidTr="00761F44">
        <w:tblPrEx>
          <w:tblPrExChange w:id="228"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ins w:id="229" w:author="Boisvert, Eric" w:date="2015-10-16T08:16:00Z"/>
        </w:trPr>
        <w:tc>
          <w:tcPr>
            <w:cnfStyle w:val="001000000000" w:firstRow="0" w:lastRow="0" w:firstColumn="1" w:lastColumn="0" w:oddVBand="0" w:evenVBand="0" w:oddHBand="0" w:evenHBand="0" w:firstRowFirstColumn="0" w:firstRowLastColumn="0" w:lastRowFirstColumn="0" w:lastRowLastColumn="0"/>
            <w:tcW w:w="4361" w:type="dxa"/>
            <w:tcPrChange w:id="230" w:author="Boisvert, Eric" w:date="2015-10-16T08:20:00Z">
              <w:tcPr>
                <w:tcW w:w="2952" w:type="dxa"/>
                <w:gridSpan w:val="2"/>
              </w:tcPr>
            </w:tcPrChange>
          </w:tcPr>
          <w:p w14:paraId="31DE7313" w14:textId="534D15EA" w:rsidR="000077DC" w:rsidRPr="00761F44" w:rsidRDefault="000077DC" w:rsidP="00DA2FDF">
            <w:pPr>
              <w:rPr>
                <w:ins w:id="231" w:author="Boisvert, Eric" w:date="2015-10-16T08:16:00Z"/>
                <w:rFonts w:asciiTheme="minorHAnsi" w:hAnsiTheme="minorHAnsi"/>
                <w:sz w:val="20"/>
                <w:szCs w:val="20"/>
              </w:rPr>
            </w:pPr>
            <w:ins w:id="232" w:author="Boisvert, Eric" w:date="2015-10-16T08:16:00Z">
              <w:r w:rsidRPr="00761F44">
                <w:rPr>
                  <w:rFonts w:asciiTheme="minorHAnsi" w:hAnsiTheme="minorHAnsi"/>
                  <w:sz w:val="20"/>
                  <w:szCs w:val="20"/>
                </w:rPr>
                <w:t>ShearDisplacementStructureAbstractDescription</w:t>
              </w:r>
            </w:ins>
          </w:p>
        </w:tc>
        <w:tc>
          <w:tcPr>
            <w:tcW w:w="4536" w:type="dxa"/>
            <w:tcPrChange w:id="233" w:author="Boisvert, Eric" w:date="2015-10-16T08:20:00Z">
              <w:tcPr>
                <w:tcW w:w="5945" w:type="dxa"/>
                <w:gridSpan w:val="2"/>
              </w:tcPr>
            </w:tcPrChange>
          </w:tcPr>
          <w:p w14:paraId="3DF17E9D" w14:textId="593EBC74" w:rsidR="000077DC" w:rsidRPr="00761F44" w:rsidRDefault="000077DC" w:rsidP="000077DC">
            <w:pPr>
              <w:cnfStyle w:val="000000000000" w:firstRow="0" w:lastRow="0" w:firstColumn="0" w:lastColumn="0" w:oddVBand="0" w:evenVBand="0" w:oddHBand="0" w:evenHBand="0" w:firstRowFirstColumn="0" w:firstRowLastColumn="0" w:lastRowFirstColumn="0" w:lastRowLastColumn="0"/>
              <w:rPr>
                <w:ins w:id="234" w:author="Boisvert, Eric" w:date="2015-10-16T08:16:00Z"/>
                <w:rFonts w:asciiTheme="minorHAnsi" w:hAnsiTheme="minorHAnsi"/>
                <w:sz w:val="20"/>
                <w:szCs w:val="20"/>
              </w:rPr>
            </w:pPr>
            <w:ins w:id="235" w:author="Boisvert, Eric" w:date="2015-10-16T08:17:00Z">
              <w:r w:rsidRPr="00761F44">
                <w:rPr>
                  <w:rFonts w:asciiTheme="minorHAnsi" w:hAnsiTheme="minorHAnsi"/>
                  <w:sz w:val="20"/>
                  <w:szCs w:val="20"/>
                </w:rPr>
                <w:t>Detailed shear displacement description placeholder for ShearDisplacementStructure</w:t>
              </w:r>
            </w:ins>
          </w:p>
        </w:tc>
      </w:tr>
      <w:tr w:rsidR="000077DC" w:rsidRPr="00761F44" w14:paraId="700AD3CC" w14:textId="77777777" w:rsidTr="00761F44">
        <w:tblPrEx>
          <w:tblPrExChange w:id="236"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cnfStyle w:val="000000100000" w:firstRow="0" w:lastRow="0" w:firstColumn="0" w:lastColumn="0" w:oddVBand="0" w:evenVBand="0" w:oddHBand="1" w:evenHBand="0" w:firstRowFirstColumn="0" w:firstRowLastColumn="0" w:lastRowFirstColumn="0" w:lastRowLastColumn="0"/>
          <w:ins w:id="237" w:author="Boisvert, Eric" w:date="2015-10-16T08:16:00Z"/>
        </w:trPr>
        <w:tc>
          <w:tcPr>
            <w:cnfStyle w:val="001000000000" w:firstRow="0" w:lastRow="0" w:firstColumn="1" w:lastColumn="0" w:oddVBand="0" w:evenVBand="0" w:oddHBand="0" w:evenHBand="0" w:firstRowFirstColumn="0" w:firstRowLastColumn="0" w:lastRowFirstColumn="0" w:lastRowLastColumn="0"/>
            <w:tcW w:w="4361" w:type="dxa"/>
            <w:tcPrChange w:id="238" w:author="Boisvert, Eric" w:date="2015-10-16T08:20:00Z">
              <w:tcPr>
                <w:tcW w:w="2952" w:type="dxa"/>
                <w:gridSpan w:val="2"/>
              </w:tcPr>
            </w:tcPrChange>
          </w:tcPr>
          <w:p w14:paraId="49F14BF2" w14:textId="1BA3DB56" w:rsidR="000077DC" w:rsidRPr="00761F44" w:rsidRDefault="000077DC" w:rsidP="00DA2FDF">
            <w:pPr>
              <w:cnfStyle w:val="001000100000" w:firstRow="0" w:lastRow="0" w:firstColumn="1" w:lastColumn="0" w:oddVBand="0" w:evenVBand="0" w:oddHBand="1" w:evenHBand="0" w:firstRowFirstColumn="0" w:firstRowLastColumn="0" w:lastRowFirstColumn="0" w:lastRowLastColumn="0"/>
              <w:rPr>
                <w:ins w:id="239" w:author="Boisvert, Eric" w:date="2015-10-16T08:16:00Z"/>
                <w:rFonts w:asciiTheme="minorHAnsi" w:hAnsiTheme="minorHAnsi"/>
                <w:sz w:val="20"/>
                <w:szCs w:val="20"/>
              </w:rPr>
            </w:pPr>
            <w:ins w:id="240" w:author="Boisvert, Eric" w:date="2015-10-16T08:17:00Z">
              <w:r w:rsidRPr="00761F44">
                <w:rPr>
                  <w:rFonts w:asciiTheme="minorHAnsi" w:hAnsiTheme="minorHAnsi"/>
                  <w:sz w:val="20"/>
                  <w:szCs w:val="20"/>
                </w:rPr>
                <w:t>Geomorphologic</w:t>
              </w:r>
            </w:ins>
            <w:ins w:id="241" w:author="Boisvert, Eric" w:date="2015-10-16T08:18:00Z">
              <w:r w:rsidRPr="00761F44">
                <w:rPr>
                  <w:rFonts w:asciiTheme="minorHAnsi" w:hAnsiTheme="minorHAnsi"/>
                  <w:sz w:val="20"/>
                  <w:szCs w:val="20"/>
                </w:rPr>
                <w:t>UnitAbstractDescription</w:t>
              </w:r>
            </w:ins>
          </w:p>
        </w:tc>
        <w:tc>
          <w:tcPr>
            <w:tcW w:w="4536" w:type="dxa"/>
            <w:tcPrChange w:id="242" w:author="Boisvert, Eric" w:date="2015-10-16T08:20:00Z">
              <w:tcPr>
                <w:tcW w:w="5945" w:type="dxa"/>
                <w:gridSpan w:val="2"/>
              </w:tcPr>
            </w:tcPrChange>
          </w:tcPr>
          <w:p w14:paraId="48FB697E" w14:textId="1AD2E992" w:rsidR="000077DC" w:rsidRPr="00761F44" w:rsidRDefault="000077DC" w:rsidP="000077DC">
            <w:pPr>
              <w:cnfStyle w:val="000000100000" w:firstRow="0" w:lastRow="0" w:firstColumn="0" w:lastColumn="0" w:oddVBand="0" w:evenVBand="0" w:oddHBand="1" w:evenHBand="0" w:firstRowFirstColumn="0" w:firstRowLastColumn="0" w:lastRowFirstColumn="0" w:lastRowLastColumn="0"/>
              <w:rPr>
                <w:ins w:id="243" w:author="Boisvert, Eric" w:date="2015-10-16T08:16:00Z"/>
                <w:rFonts w:asciiTheme="minorHAnsi" w:hAnsiTheme="minorHAnsi"/>
                <w:sz w:val="20"/>
                <w:szCs w:val="20"/>
              </w:rPr>
            </w:pPr>
            <w:ins w:id="244" w:author="Boisvert, Eric" w:date="2015-10-16T08:18:00Z">
              <w:r w:rsidRPr="00761F44">
                <w:rPr>
                  <w:rFonts w:asciiTheme="minorHAnsi" w:hAnsiTheme="minorHAnsi"/>
                  <w:sz w:val="20"/>
                  <w:szCs w:val="20"/>
                </w:rPr>
                <w:t>Detailed geomorphologic unit description placeholder for GeomorphologicUnit</w:t>
              </w:r>
            </w:ins>
          </w:p>
        </w:tc>
      </w:tr>
    </w:tbl>
    <w:p w14:paraId="5E1BD684" w14:textId="77777777" w:rsidR="000077DC" w:rsidRDefault="000077DC" w:rsidP="00DA2FDF"/>
    <w:p w14:paraId="7634B830" w14:textId="6A048947" w:rsidR="00390DF7" w:rsidRPr="00DA2FDF" w:rsidRDefault="00390DF7" w:rsidP="00DA2FDF">
      <w:r>
        <w:t>Since those classes are abstract in GeoSciML Basic, data providers need to implement GeoSciML Extension, or any third party extension to get concrete classes.</w:t>
      </w:r>
    </w:p>
    <w:p w14:paraId="79B93D23" w14:textId="77777777" w:rsidR="009459BF" w:rsidRPr="009459BF" w:rsidRDefault="009A7B37" w:rsidP="009459BF">
      <w:pPr>
        <w:pStyle w:val="Heading1"/>
        <w:rPr>
          <w:lang w:val="en-CA"/>
        </w:rPr>
      </w:pPr>
      <w:r w:rsidRPr="00D12552">
        <w:rPr>
          <w:lang w:val="en-CA"/>
        </w:rPr>
        <w:t>Conventions</w:t>
      </w:r>
      <w:bookmarkEnd w:id="43"/>
    </w:p>
    <w:p w14:paraId="526B5110" w14:textId="77777777" w:rsidR="00695378" w:rsidRPr="00D12552" w:rsidRDefault="00695378" w:rsidP="00695378">
      <w:pPr>
        <w:pStyle w:val="Heading2"/>
        <w:rPr>
          <w:lang w:val="en-CA"/>
        </w:rPr>
      </w:pPr>
      <w:r w:rsidRPr="00D12552">
        <w:rPr>
          <w:lang w:val="en-CA"/>
        </w:rPr>
        <w:t>Requirement classe</w:t>
      </w:r>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t xml:space="preserve">All requirements in a class must be satisfied. Hence, the requirements class is the unit of re-use and dependency, and the value of a dependency requirement is another requirements class. All requirements in a dependency must also be satisfied by a conforming implementation. A requirements class may consist only of dependencies and introduce no new requirements. </w:t>
      </w:r>
    </w:p>
    <w:p w14:paraId="254DCD47" w14:textId="77777777" w:rsidR="00695378" w:rsidRPr="00D12552" w:rsidRDefault="00695378" w:rsidP="00695378">
      <w:pPr>
        <w:pStyle w:val="Heading2"/>
        <w:rPr>
          <w:lang w:val="en-CA"/>
        </w:rPr>
      </w:pPr>
      <w:bookmarkStart w:id="245" w:name="_Toc377112004"/>
      <w:bookmarkStart w:id="246" w:name="_Toc428885193"/>
      <w:r w:rsidRPr="00D12552">
        <w:rPr>
          <w:lang w:val="en-CA"/>
        </w:rPr>
        <w:lastRenderedPageBreak/>
        <w:t>Requirement</w:t>
      </w:r>
      <w:bookmarkEnd w:id="245"/>
      <w:bookmarkEnd w:id="246"/>
    </w:p>
    <w:p w14:paraId="34C8E985" w14:textId="77777777" w:rsidR="00695378" w:rsidRPr="00D12552" w:rsidRDefault="00695378" w:rsidP="00695378">
      <w:pPr>
        <w:rPr>
          <w:lang w:val="en-CA"/>
        </w:rPr>
      </w:pPr>
      <w:r w:rsidRPr="00D12552">
        <w:rPr>
          <w:lang w:val="en-CA"/>
        </w:rPr>
        <w:t>All requirements are normative, and each requirement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12552" w:rsidRDefault="00695378" w:rsidP="00B520F7">
            <w:pPr>
              <w:rPr>
                <w:rFonts w:asciiTheme="minorHAnsi" w:hAnsiTheme="minorHAnsi"/>
                <w:b/>
                <w:lang w:val="en-CA"/>
              </w:rPr>
            </w:pPr>
            <w:r w:rsidRPr="00D12552">
              <w:rPr>
                <w:rFonts w:asciiTheme="minorHAnsi" w:hAnsiTheme="minorHAnsi"/>
                <w:b/>
                <w:lang w:val="en-CA"/>
              </w:rPr>
              <w:t>/req/[classM]/[reqN]</w:t>
            </w:r>
          </w:p>
        </w:tc>
        <w:tc>
          <w:tcPr>
            <w:tcW w:w="6720" w:type="dxa"/>
            <w:tcBorders>
              <w:left w:val="nil"/>
            </w:tcBorders>
          </w:tcPr>
          <w:p w14:paraId="706F6933" w14:textId="77777777" w:rsidR="00695378" w:rsidRPr="00D12552" w:rsidRDefault="00695378" w:rsidP="00B520F7">
            <w:pPr>
              <w:rPr>
                <w:rFonts w:asciiTheme="minorHAnsi" w:hAnsiTheme="minorHAnsi"/>
                <w:lang w:val="en-CA"/>
              </w:rPr>
            </w:pPr>
            <w:r w:rsidRPr="00D12552">
              <w:rPr>
                <w:rFonts w:asciiTheme="minorHAnsi" w:hAnsiTheme="minorHAns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proofErr w:type="gramStart"/>
      <w:r w:rsidRPr="00D12552">
        <w:rPr>
          <w:lang w:val="en-CA"/>
        </w:rPr>
        <w:t>where</w:t>
      </w:r>
      <w:proofErr w:type="gramEnd"/>
      <w:r w:rsidRPr="00D12552">
        <w:rPr>
          <w:lang w:val="en-CA"/>
        </w:rPr>
        <w:t xml:space="preserv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Heading2"/>
        <w:rPr>
          <w:lang w:val="en-CA"/>
        </w:rPr>
      </w:pPr>
      <w:bookmarkStart w:id="247" w:name="_Toc356480502"/>
      <w:bookmarkStart w:id="248" w:name="_Toc377112005"/>
      <w:bookmarkStart w:id="249" w:name="_Toc428885194"/>
      <w:bookmarkStart w:id="250" w:name="_Toc356480505"/>
      <w:r w:rsidRPr="00D12552">
        <w:rPr>
          <w:lang w:val="en-CA"/>
        </w:rPr>
        <w:t>Conformance class</w:t>
      </w:r>
      <w:bookmarkEnd w:id="247"/>
      <w:bookmarkEnd w:id="248"/>
      <w:bookmarkEnd w:id="249"/>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35F1B1E7" w14:textId="77777777" w:rsidR="00695378" w:rsidRPr="00D12552" w:rsidRDefault="00695378" w:rsidP="00695378">
      <w:pPr>
        <w:rPr>
          <w:lang w:val="en-CA"/>
        </w:rPr>
      </w:pPr>
    </w:p>
    <w:p w14:paraId="1442B819"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commentRangeStart w:id="251"/>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FF0000"/>
          <w:sz w:val="16"/>
          <w:szCs w:val="16"/>
          <w:highlight w:val="white"/>
          <w:lang w:val="en-CA"/>
        </w:rPr>
        <w:t xml:space="preserve"> id</w:t>
      </w:r>
      <w:r w:rsidRPr="00D12552">
        <w:rPr>
          <w:rFonts w:ascii="Courier New" w:hAnsi="Courier New" w:cs="Courier New"/>
          <w:color w:val="0000FF"/>
          <w:sz w:val="16"/>
          <w:szCs w:val="16"/>
          <w:highlight w:val="white"/>
          <w:lang w:val="en-CA"/>
        </w:rPr>
        <w:t>="</w:t>
      </w:r>
      <w:r w:rsidRPr="00D12552">
        <w:rPr>
          <w:rFonts w:ascii="Courier New" w:hAnsi="Courier New" w:cs="Courier New"/>
          <w:color w:val="000000"/>
          <w:sz w:val="16"/>
          <w:szCs w:val="16"/>
          <w:highlight w:val="white"/>
          <w:lang w:val="en-CA"/>
        </w:rPr>
        <w:t>origin_elevation</w:t>
      </w:r>
      <w:r w:rsidRPr="00D12552">
        <w:rPr>
          <w:rFonts w:ascii="Courier New" w:hAnsi="Courier New" w:cs="Courier New"/>
          <w:color w:val="0000FF"/>
          <w:sz w:val="16"/>
          <w:szCs w:val="16"/>
          <w:highlight w:val="white"/>
          <w:lang w:val="en-CA"/>
        </w:rPr>
        <w:t>"&gt;</w:t>
      </w:r>
    </w:p>
    <w:p w14:paraId="5E9D4E01"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proofErr w:type="gramStart"/>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roofErr w:type="gramEnd"/>
      <w:r w:rsidRPr="00D12552">
        <w:rPr>
          <w:rFonts w:ascii="Courier New" w:hAnsi="Courier New" w:cs="Courier New"/>
          <w:color w:val="000000"/>
          <w:sz w:val="16"/>
          <w:szCs w:val="16"/>
          <w:highlight w:val="white"/>
          <w:lang w:val="en-CA"/>
        </w:rPr>
        <w:t>Test requirement: /req/</w:t>
      </w:r>
      <w:r w:rsidR="00A17543" w:rsidRPr="00D12552">
        <w:rPr>
          <w:rFonts w:ascii="Courier New" w:hAnsi="Courier New" w:cs="Courier New"/>
          <w:color w:val="000000"/>
          <w:sz w:val="16"/>
          <w:szCs w:val="16"/>
          <w:highlight w:val="white"/>
          <w:lang w:val="en-CA"/>
        </w:rPr>
        <w:t>geosciml-borehole</w:t>
      </w:r>
      <w:r w:rsidRPr="00D12552">
        <w:rPr>
          <w:rFonts w:ascii="Courier New" w:hAnsi="Courier New" w:cs="Courier New"/>
          <w:color w:val="000000"/>
          <w:sz w:val="16"/>
          <w:szCs w:val="16"/>
          <w:highlight w:val="white"/>
          <w:lang w:val="en-CA"/>
        </w:rPr>
        <w:t>/origin_elevation</w:t>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
    <w:p w14:paraId="53C65BAC"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FF0000"/>
          <w:sz w:val="16"/>
          <w:szCs w:val="16"/>
          <w:highlight w:val="white"/>
          <w:lang w:val="en-CA"/>
        </w:rPr>
        <w:t xml:space="preserve"> context</w:t>
      </w:r>
      <w:r w:rsidRPr="00D12552">
        <w:rPr>
          <w:rFonts w:ascii="Courier New" w:hAnsi="Courier New" w:cs="Courier New"/>
          <w:color w:val="0000FF"/>
          <w:sz w:val="16"/>
          <w:szCs w:val="16"/>
          <w:highlight w:val="white"/>
          <w:lang w:val="en-CA"/>
        </w:rPr>
        <w:t>="</w:t>
      </w:r>
      <w:r w:rsidR="00A17543" w:rsidRPr="00D12552">
        <w:rPr>
          <w:rFonts w:ascii="Courier New" w:hAnsi="Courier New" w:cs="Courier New"/>
          <w:color w:val="000000"/>
          <w:sz w:val="16"/>
          <w:szCs w:val="16"/>
          <w:highlight w:val="white"/>
          <w:lang w:val="en-CA"/>
        </w:rPr>
        <w:t>gsmlb</w:t>
      </w:r>
      <w:proofErr w:type="gramStart"/>
      <w:r w:rsidRPr="00D12552">
        <w:rPr>
          <w:rFonts w:ascii="Courier New" w:hAnsi="Courier New" w:cs="Courier New"/>
          <w:color w:val="000000"/>
          <w:sz w:val="16"/>
          <w:szCs w:val="16"/>
          <w:highlight w:val="white"/>
          <w:lang w:val="en-CA"/>
        </w:rPr>
        <w:t>:</w:t>
      </w:r>
      <w:r w:rsidR="00A17543" w:rsidRPr="00D12552">
        <w:rPr>
          <w:rFonts w:ascii="Courier New" w:hAnsi="Courier New" w:cs="Courier New"/>
          <w:color w:val="000000"/>
          <w:sz w:val="16"/>
          <w:szCs w:val="16"/>
          <w:highlight w:val="white"/>
          <w:lang w:val="en-CA"/>
        </w:rPr>
        <w:t>Borehole</w:t>
      </w:r>
      <w:proofErr w:type="gramEnd"/>
      <w:r w:rsidRPr="00D12552">
        <w:rPr>
          <w:rFonts w:ascii="Courier New" w:hAnsi="Courier New" w:cs="Courier New"/>
          <w:color w:val="0000FF"/>
          <w:sz w:val="16"/>
          <w:szCs w:val="16"/>
          <w:highlight w:val="white"/>
          <w:lang w:val="en-CA"/>
        </w:rPr>
        <w:t>"&gt;</w:t>
      </w:r>
    </w:p>
    <w:p w14:paraId="7BB7B11E"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FF0000"/>
          <w:sz w:val="16"/>
          <w:szCs w:val="16"/>
          <w:highlight w:val="white"/>
          <w:lang w:val="en-CA"/>
        </w:rPr>
        <w:t xml:space="preserve"> test</w:t>
      </w:r>
      <w:r w:rsidRPr="00D12552">
        <w:rPr>
          <w:rFonts w:ascii="Courier New" w:hAnsi="Courier New" w:cs="Courier New"/>
          <w:color w:val="0000FF"/>
          <w:sz w:val="16"/>
          <w:szCs w:val="16"/>
          <w:highlight w:val="white"/>
          <w:lang w:val="en-CA"/>
        </w:rPr>
        <w:t>="</w:t>
      </w:r>
      <w:proofErr w:type="gramStart"/>
      <w:r w:rsidRPr="00D12552">
        <w:rPr>
          <w:rFonts w:ascii="Courier New" w:hAnsi="Courier New" w:cs="Courier New"/>
          <w:color w:val="000000"/>
          <w:sz w:val="16"/>
          <w:szCs w:val="16"/>
          <w:highlight w:val="white"/>
          <w:lang w:val="en-CA"/>
        </w:rPr>
        <w:t>count(</w:t>
      </w:r>
      <w:proofErr w:type="gramEnd"/>
      <w:r w:rsidR="00A17543" w:rsidRPr="00D12552">
        <w:rPr>
          <w:rFonts w:ascii="Courier New" w:hAnsi="Courier New" w:cs="Courier New"/>
          <w:color w:val="000000"/>
          <w:sz w:val="16"/>
          <w:szCs w:val="16"/>
          <w:highlight w:val="white"/>
          <w:lang w:val="en-CA"/>
        </w:rPr>
        <w:t>gsml</w:t>
      </w:r>
      <w:r w:rsidRPr="00D12552">
        <w:rPr>
          <w:rFonts w:ascii="Courier New" w:hAnsi="Courier New" w:cs="Courier New"/>
          <w:color w:val="000000"/>
          <w:sz w:val="16"/>
          <w:szCs w:val="16"/>
          <w:highlight w:val="white"/>
          <w:lang w:val="en-CA"/>
        </w:rPr>
        <w:t>:gwWellReferenceElevation/gwml2w:Elevation[gwml2w:elevationType/@xlink:href='http://www.opengis.net/req/gwml2-well/origin_elevation']) = 1</w:t>
      </w:r>
      <w:r w:rsidRPr="00D12552">
        <w:rPr>
          <w:rFonts w:ascii="Courier New" w:hAnsi="Courier New" w:cs="Courier New"/>
          <w:color w:val="0000FF"/>
          <w:sz w:val="16"/>
          <w:szCs w:val="16"/>
          <w:highlight w:val="white"/>
          <w:lang w:val="en-CA"/>
        </w:rPr>
        <w:t>"&gt;</w:t>
      </w:r>
      <w:r w:rsidRPr="00D12552">
        <w:rPr>
          <w:rFonts w:ascii="Courier New" w:hAnsi="Courier New" w:cs="Courier New"/>
          <w:color w:val="000000"/>
          <w:sz w:val="16"/>
          <w:szCs w:val="16"/>
          <w:highlight w:val="white"/>
          <w:lang w:val="en-CA"/>
        </w:rPr>
        <w:t>A GW_Well needs at least one origin Elevation</w:t>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0000FF"/>
          <w:sz w:val="16"/>
          <w:szCs w:val="16"/>
          <w:highlight w:val="white"/>
          <w:lang w:val="en-CA"/>
        </w:rPr>
        <w:t>&gt;</w:t>
      </w:r>
    </w:p>
    <w:p w14:paraId="5112D1B8"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0000FF"/>
          <w:sz w:val="16"/>
          <w:szCs w:val="16"/>
          <w:highlight w:val="white"/>
          <w:lang w:val="en-CA"/>
        </w:rPr>
        <w:t>&gt;</w:t>
      </w:r>
    </w:p>
    <w:p w14:paraId="5A046991" w14:textId="77777777" w:rsidR="00695378" w:rsidRPr="00D12552" w:rsidRDefault="00695378" w:rsidP="00695378">
      <w:pPr>
        <w:rPr>
          <w:lang w:val="en-CA"/>
        </w:rPr>
      </w:pPr>
      <w:r w:rsidRPr="00D12552">
        <w:rPr>
          <w:rFonts w:ascii="Courier New" w:hAnsi="Courier New" w:cs="Courier New"/>
          <w:color w:val="000000"/>
          <w:sz w:val="16"/>
          <w:szCs w:val="16"/>
          <w:highlight w:val="white"/>
          <w:lang w:val="en-CA"/>
        </w:rPr>
        <w:lastRenderedPageBreak/>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0000FF"/>
          <w:sz w:val="16"/>
          <w:szCs w:val="16"/>
          <w:highlight w:val="white"/>
          <w:lang w:val="en-CA"/>
        </w:rPr>
        <w:t>&gt;</w:t>
      </w:r>
      <w:commentRangeEnd w:id="251"/>
      <w:r w:rsidR="00A17543" w:rsidRPr="00D12552">
        <w:rPr>
          <w:rStyle w:val="CommentReference"/>
          <w:lang w:val="en-CA"/>
        </w:rPr>
        <w:commentReference w:id="251"/>
      </w:r>
    </w:p>
    <w:p w14:paraId="7652C4D3" w14:textId="77777777" w:rsidR="00695378" w:rsidRPr="00D12552" w:rsidRDefault="00695378" w:rsidP="00695378">
      <w:pPr>
        <w:pStyle w:val="Heading2"/>
        <w:rPr>
          <w:lang w:val="en-CA"/>
        </w:rPr>
      </w:pPr>
      <w:bookmarkStart w:id="252" w:name="_Toc377112006"/>
      <w:bookmarkStart w:id="253" w:name="_Toc428885195"/>
      <w:r w:rsidRPr="00D12552">
        <w:rPr>
          <w:lang w:val="en-CA"/>
        </w:rPr>
        <w:t>Identifiers</w:t>
      </w:r>
      <w:bookmarkEnd w:id="250"/>
      <w:bookmarkEnd w:id="252"/>
      <w:bookmarkEnd w:id="253"/>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77777777" w:rsidR="00695378" w:rsidRPr="00D12552" w:rsidRDefault="00695378" w:rsidP="00695378">
      <w:pPr>
        <w:rPr>
          <w:lang w:val="en-CA"/>
        </w:rPr>
      </w:pPr>
      <w:r w:rsidRPr="00D12552">
        <w:rPr>
          <w:lang w:val="en-CA"/>
        </w:rPr>
        <w:t xml:space="preserve">All requirements and conformance tests that appear in this document are denoted by partial URIs which </w:t>
      </w:r>
      <w:proofErr w:type="gramStart"/>
      <w:r w:rsidRPr="00D12552">
        <w:rPr>
          <w:lang w:val="en-CA"/>
        </w:rPr>
        <w:t>are</w:t>
      </w:r>
      <w:proofErr w:type="gramEnd"/>
      <w:r w:rsidRPr="00D12552">
        <w:rPr>
          <w:lang w:val="en-CA"/>
        </w:rPr>
        <w:t xml:space="preserv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w:t>
      </w:r>
      <w:proofErr w:type="gramStart"/>
      <w:r w:rsidRPr="00D12552">
        <w:rPr>
          <w:rFonts w:ascii="Consolas" w:hAnsi="Consolas" w:cs="Consolas"/>
          <w:b/>
          <w:lang w:val="en-CA"/>
        </w:rPr>
        <w:t>/[</w:t>
      </w:r>
      <w:proofErr w:type="gramEnd"/>
      <w:r w:rsidRPr="00D12552">
        <w:rPr>
          <w:rFonts w:ascii="Consolas" w:hAnsi="Consolas" w:cs="Consolas"/>
          <w:b/>
          <w:lang w:val="en-CA"/>
        </w:rPr>
        <w:t>classM]</w:t>
      </w:r>
      <w:r w:rsidRPr="00D12552">
        <w:rPr>
          <w:rFonts w:ascii="Consolas" w:hAnsi="Consolas" w:cs="Consolas"/>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w:t>
      </w:r>
      <w:proofErr w:type="gramStart"/>
      <w:r w:rsidRPr="00D12552">
        <w:rPr>
          <w:rFonts w:ascii="Consolas" w:hAnsi="Consolas" w:cs="Consolas"/>
          <w:b/>
          <w:lang w:val="en-CA"/>
        </w:rPr>
        <w:t>/[</w:t>
      </w:r>
      <w:proofErr w:type="gramEnd"/>
      <w:r w:rsidRPr="00D12552">
        <w:rPr>
          <w:rFonts w:ascii="Consolas" w:hAnsi="Consolas" w:cs="Consolas"/>
          <w:b/>
          <w:lang w:val="en-CA"/>
        </w:rPr>
        <w:t>classM]/[reqN]</w:t>
      </w:r>
      <w:r w:rsidRPr="00D12552">
        <w:rPr>
          <w:rFonts w:ascii="Consolas" w:hAnsi="Consolas" w:cs="Consolas"/>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w:t>
      </w:r>
      <w:proofErr w:type="gramStart"/>
      <w:r w:rsidRPr="00D12552">
        <w:rPr>
          <w:rFonts w:ascii="Consolas" w:hAnsi="Consolas" w:cs="Consolas"/>
          <w:b/>
          <w:lang w:val="en-CA"/>
        </w:rPr>
        <w:t>/[</w:t>
      </w:r>
      <w:proofErr w:type="gramEnd"/>
      <w:r w:rsidRPr="00D12552">
        <w:rPr>
          <w:rFonts w:ascii="Consolas" w:hAnsi="Consolas" w:cs="Consolas"/>
          <w:b/>
          <w:lang w:val="en-CA"/>
        </w:rPr>
        <w:t>classM]</w:t>
      </w:r>
      <w:r w:rsidRPr="00D12552">
        <w:rPr>
          <w:rFonts w:ascii="Consolas" w:hAnsi="Consolas" w:cs="Consolas"/>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w:t>
      </w:r>
      <w:proofErr w:type="gramStart"/>
      <w:r w:rsidRPr="00D12552">
        <w:rPr>
          <w:rFonts w:ascii="Consolas" w:hAnsi="Consolas" w:cs="Consolas"/>
          <w:b/>
          <w:lang w:val="en-CA"/>
        </w:rPr>
        <w:t>/[</w:t>
      </w:r>
      <w:proofErr w:type="gramEnd"/>
      <w:r w:rsidRPr="00D12552">
        <w:rPr>
          <w:rFonts w:ascii="Consolas" w:hAnsi="Consolas" w:cs="Consolas"/>
          <w:b/>
          <w:lang w:val="en-CA"/>
        </w:rPr>
        <w:t>classM]/[testN]</w:t>
      </w:r>
      <w:r w:rsidRPr="00D12552">
        <w:rPr>
          <w:rFonts w:ascii="Consolas" w:hAnsi="Consolas" w:cs="Consolas"/>
          <w:lang w:val="en-CA"/>
        </w:rPr>
        <w:t>.</w:t>
      </w:r>
    </w:p>
    <w:p w14:paraId="10B83494" w14:textId="77777777" w:rsidR="00695378" w:rsidRPr="00D12552" w:rsidRDefault="00695378" w:rsidP="00695378">
      <w:pPr>
        <w:rPr>
          <w:lang w:val="en-CA"/>
        </w:rPr>
      </w:pPr>
    </w:p>
    <w:p w14:paraId="05C5DB46" w14:textId="77777777" w:rsidR="009A7B37" w:rsidRPr="00D12552" w:rsidRDefault="009A7B37">
      <w:pPr>
        <w:pStyle w:val="Heading1"/>
        <w:rPr>
          <w:lang w:val="en-CA"/>
        </w:rPr>
      </w:pPr>
      <w:bookmarkStart w:id="254" w:name="_Toc337499855"/>
      <w:r w:rsidRPr="00D12552">
        <w:rPr>
          <w:lang w:val="en-CA"/>
        </w:rPr>
        <w:t>Clauses not Containing Normative Material</w:t>
      </w:r>
      <w:bookmarkEnd w:id="254"/>
    </w:p>
    <w:p w14:paraId="1279C72D" w14:textId="77777777" w:rsidR="009A7B37" w:rsidRPr="00D12552" w:rsidRDefault="009A7B37">
      <w:pPr>
        <w:rPr>
          <w:lang w:val="en-CA"/>
        </w:rPr>
      </w:pPr>
      <w:r w:rsidRPr="00D12552">
        <w:rPr>
          <w:lang w:val="en-CA"/>
        </w:rPr>
        <w:t>Paragraph</w:t>
      </w:r>
    </w:p>
    <w:p w14:paraId="64DACC68" w14:textId="77777777" w:rsidR="009A7B37" w:rsidRPr="00D12552" w:rsidRDefault="009A7B37">
      <w:pPr>
        <w:pStyle w:val="Heading2"/>
        <w:rPr>
          <w:lang w:val="en-CA"/>
        </w:rPr>
      </w:pPr>
      <w:bookmarkStart w:id="255" w:name="_Toc337499856"/>
      <w:r w:rsidRPr="00D12552">
        <w:rPr>
          <w:lang w:val="en-CA"/>
        </w:rPr>
        <w:t>Clauses not containing normative material sub-clause 1</w:t>
      </w:r>
      <w:bookmarkEnd w:id="255"/>
    </w:p>
    <w:p w14:paraId="38E0A16D" w14:textId="77777777" w:rsidR="009A7B37" w:rsidRPr="00D12552" w:rsidRDefault="009A7B37">
      <w:pPr>
        <w:rPr>
          <w:lang w:val="en-CA"/>
        </w:rPr>
      </w:pPr>
      <w:r w:rsidRPr="00D12552">
        <w:rPr>
          <w:lang w:val="en-CA"/>
        </w:rPr>
        <w:t>Paragraph</w:t>
      </w:r>
    </w:p>
    <w:p w14:paraId="1C9D9ECD" w14:textId="77777777" w:rsidR="009A7B37" w:rsidRPr="00233F14" w:rsidRDefault="009A7B37" w:rsidP="00B62A72">
      <w:pPr>
        <w:pStyle w:val="Heading3"/>
      </w:pPr>
      <w:bookmarkStart w:id="256" w:name="_Toc337499857"/>
      <w:r w:rsidRPr="00233F14">
        <w:lastRenderedPageBreak/>
        <w:t>Clauses not containing normative material sub-clause 2</w:t>
      </w:r>
      <w:bookmarkEnd w:id="256"/>
    </w:p>
    <w:p w14:paraId="65E1EDE5" w14:textId="77777777" w:rsidR="009A7B37" w:rsidRPr="00D12552" w:rsidRDefault="00A6445A">
      <w:pPr>
        <w:pStyle w:val="Heading1"/>
        <w:rPr>
          <w:lang w:val="en-CA"/>
        </w:rPr>
      </w:pPr>
      <w:r>
        <w:rPr>
          <w:lang w:val="en-CA"/>
        </w:rPr>
        <w:t>Logical Model</w:t>
      </w:r>
    </w:p>
    <w:p w14:paraId="277058B6" w14:textId="77777777" w:rsidR="009A7B37" w:rsidRDefault="00A17543" w:rsidP="004A5507">
      <w:pPr>
        <w:rPr>
          <w:ins w:id="257" w:author="Eric Boisvert" w:date="2015-10-29T04:35:00Z"/>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 xml:space="preserve">describes requirements that must be met by all target implementations that claim conformance to this specification.  The logical model, expressed using UML, provides naming, structure and cardinality for any physical implementation or instance encoding.  </w:t>
      </w:r>
      <w:r w:rsidR="00A6445A">
        <w:rPr>
          <w:lang w:val="en-CA"/>
        </w:rPr>
        <w:t xml:space="preserve">The UML model is a normative artefact as it is the official representation of GeoSciML.  </w:t>
      </w:r>
      <w:r w:rsidR="00753A5A" w:rsidRPr="00D12552">
        <w:rPr>
          <w:lang w:val="en-CA"/>
        </w:rPr>
        <w:t xml:space="preserve">Rules that can unambiguously inferred from the UML model won’t be documented as an explicit requirement clause.  Specific encoding idiosyncrasies </w:t>
      </w:r>
      <w:r w:rsidR="00E8704C" w:rsidRPr="00D12552">
        <w:rPr>
          <w:lang w:val="en-CA"/>
        </w:rPr>
        <w:t>shall be addressed in the requirement clause pertaining to this encoding.</w:t>
      </w:r>
    </w:p>
    <w:p w14:paraId="148C1A83" w14:textId="5DE1CB1C" w:rsidR="00946727" w:rsidRDefault="00946727" w:rsidP="004A5507">
      <w:pPr>
        <w:rPr>
          <w:lang w:val="en-CA"/>
        </w:rPr>
      </w:pPr>
      <w:ins w:id="258" w:author="Eric Boisvert" w:date="2015-10-29T04:35:00Z">
        <w:r w:rsidRPr="00946727">
          <w:rPr>
            <w:highlight w:val="yellow"/>
            <w:lang w:val="en-CA"/>
            <w:rPrChange w:id="259" w:author="Eric Boisvert" w:date="2015-10-29T04:35:00Z">
              <w:rPr>
                <w:lang w:val="en-CA"/>
              </w:rPr>
            </w:rPrChange>
          </w:rPr>
          <w:t>Add explanation on how community must extend this specification (for example, to impose their own vocabularies)</w:t>
        </w:r>
      </w:ins>
    </w:p>
    <w:p w14:paraId="1C0814E3" w14:textId="77777777" w:rsidR="00A6445A" w:rsidRPr="00D12552" w:rsidRDefault="00A6445A" w:rsidP="00A6445A">
      <w:pPr>
        <w:rPr>
          <w:color w:val="FF0000"/>
          <w:lang w:val="en-CA"/>
        </w:rPr>
      </w:pPr>
      <w:r w:rsidRPr="00D12552">
        <w:rPr>
          <w:color w:val="FF0000"/>
          <w:lang w:val="en-CA"/>
        </w:rPr>
        <w:t>The UML model provides name, structure and cardinality for the data element composing various potential physical implementations of GeoSciML.  There are formal mapping</w:t>
      </w:r>
      <w:r>
        <w:rPr>
          <w:color w:val="FF0000"/>
          <w:lang w:val="en-CA"/>
        </w:rPr>
        <w:t>s</w:t>
      </w:r>
      <w:r w:rsidRPr="00D12552">
        <w:rPr>
          <w:color w:val="FF0000"/>
          <w:lang w:val="en-CA"/>
        </w:rPr>
        <w:t xml:space="preserve"> between UML and GML (ISO-19136), UML and RDF (ISO-19150) and best practices exists for mapping UML to RDBMS.  Although it is assumed that UML is technologically neutral, in reality, UML models always end up addressing some of the physical model details.  The current UML model has been designed as a GML application and borrows some of artefacts of GML and several design decisions were guided by limitations of UML (eg. single inheritance) </w:t>
      </w:r>
      <w:r>
        <w:rPr>
          <w:color w:val="FF0000"/>
          <w:lang w:val="en-CA"/>
        </w:rPr>
        <w:t>and</w:t>
      </w:r>
      <w:r w:rsidRPr="00D12552">
        <w:rPr>
          <w:color w:val="FF0000"/>
          <w:lang w:val="en-CA"/>
        </w:rPr>
        <w:t xml:space="preserve"> XSD (package dependencies artefacts).  But the UML model is detailed enough to constrain the main elements of any encoding; the name of the entities and the cardinality of the properties, the associations between entities and to some extent property types.  On the other hand, some UML features </w:t>
      </w:r>
      <w:r>
        <w:rPr>
          <w:color w:val="FF0000"/>
          <w:lang w:val="en-CA"/>
        </w:rPr>
        <w:t>do</w:t>
      </w:r>
      <w:r w:rsidRPr="00D12552">
        <w:rPr>
          <w:color w:val="FF0000"/>
          <w:lang w:val="en-CA"/>
        </w:rPr>
        <w:t xml:space="preserve"> not</w:t>
      </w:r>
      <w:r>
        <w:rPr>
          <w:color w:val="FF0000"/>
          <w:lang w:val="en-CA"/>
        </w:rPr>
        <w:t xml:space="preserve"> have</w:t>
      </w:r>
      <w:r w:rsidRPr="00D12552">
        <w:rPr>
          <w:color w:val="FF0000"/>
          <w:lang w:val="en-CA"/>
        </w:rPr>
        <w:t xml:space="preserve"> </w:t>
      </w:r>
      <w:r>
        <w:rPr>
          <w:color w:val="FF0000"/>
          <w:lang w:val="en-CA"/>
        </w:rPr>
        <w:t>equivalences</w:t>
      </w:r>
      <w:r w:rsidRPr="00D12552">
        <w:rPr>
          <w:color w:val="FF0000"/>
          <w:lang w:val="en-CA"/>
        </w:rPr>
        <w:t xml:space="preserve"> in certain encoding (for instance JSON does not have a native support for namespaces or even schema). </w:t>
      </w:r>
    </w:p>
    <w:p w14:paraId="7D1608FA" w14:textId="77777777" w:rsidR="009C3567" w:rsidRDefault="00A6445A" w:rsidP="00A6445A">
      <w:pPr>
        <w:rPr>
          <w:color w:val="FF0000"/>
          <w:lang w:val="en-CA"/>
        </w:rPr>
      </w:pPr>
      <w:r w:rsidRPr="00D12552">
        <w:rPr>
          <w:color w:val="FF0000"/>
          <w:lang w:val="en-CA"/>
        </w:rPr>
        <w:t>This section defines the minimal UML mapping requirements that shall be met by any target claiming compliance to this specification.</w:t>
      </w:r>
    </w:p>
    <w:p w14:paraId="516347B8" w14:textId="77777777" w:rsidR="009C3567" w:rsidRPr="00D12552" w:rsidRDefault="009C3567" w:rsidP="00EE3AFB">
      <w:pPr>
        <w:pStyle w:val="Heading3"/>
        <w:rPr>
          <w:lang w:val="en-CA"/>
        </w:rPr>
      </w:pPr>
      <w:r>
        <w:rPr>
          <w:lang w:val="en-CA"/>
        </w:rPr>
        <w:t>Property cardinality</w:t>
      </w:r>
    </w:p>
    <w:p w14:paraId="68C34312" w14:textId="2505F5A7" w:rsidR="00A6445A" w:rsidRDefault="009C3567" w:rsidP="004A5507">
      <w:pPr>
        <w:rPr>
          <w:lang w:val="en-CA"/>
        </w:rPr>
      </w:pPr>
      <w:r>
        <w:rPr>
          <w:lang w:val="en-CA"/>
        </w:rPr>
        <w:t xml:space="preserve">All properties that could be made optional are optional in GeoSciML 4.0.  This is a complete reversal of 3.2 where all properties were made mandatory, forcing the data provider to document why the property was missing using “nillables”.  This design attracted a lot of criticism (not necessary for GeoSciML but other communities presented with the same pattern) from application developers and data providers that consider </w:t>
      </w:r>
      <w:del w:id="260" w:author="Eric Boisvert" w:date="2015-10-27T17:06:00Z">
        <w:r w:rsidDel="00773E1B">
          <w:rPr>
            <w:lang w:val="en-CA"/>
          </w:rPr>
          <w:delText xml:space="preserve">the </w:delText>
        </w:r>
      </w:del>
      <w:ins w:id="261" w:author="Eric Boisvert" w:date="2015-10-27T17:06:00Z">
        <w:r w:rsidR="00773E1B">
          <w:rPr>
            <w:lang w:val="en-CA"/>
          </w:rPr>
          <w:t xml:space="preserve"> </w:t>
        </w:r>
      </w:ins>
      <w:r>
        <w:rPr>
          <w:lang w:val="en-CA"/>
        </w:rPr>
        <w:t xml:space="preserve">filling the instance with nil properties </w:t>
      </w:r>
      <w:del w:id="262" w:author="Eric Boisvert" w:date="2015-10-27T17:06:00Z">
        <w:r w:rsidDel="00773E1B">
          <w:rPr>
            <w:lang w:val="en-CA"/>
          </w:rPr>
          <w:delText xml:space="preserve">as </w:delText>
        </w:r>
      </w:del>
      <w:ins w:id="263" w:author="Eric Boisvert" w:date="2015-10-27T17:06:00Z">
        <w:r w:rsidR="00773E1B">
          <w:rPr>
            <w:lang w:val="en-CA"/>
          </w:rPr>
          <w:t xml:space="preserve">is </w:t>
        </w:r>
      </w:ins>
      <w:r>
        <w:rPr>
          <w:lang w:val="en-CA"/>
        </w:rPr>
        <w:t>“unnecessa</w:t>
      </w:r>
      <w:ins w:id="264" w:author="Eric Boisvert" w:date="2015-10-27T17:06:00Z">
        <w:r w:rsidR="00773E1B">
          <w:rPr>
            <w:lang w:val="en-CA"/>
          </w:rPr>
          <w:t>re</w:t>
        </w:r>
      </w:ins>
      <w:del w:id="265" w:author="Eric Boisvert" w:date="2015-10-27T17:06:00Z">
        <w:r w:rsidDel="00773E1B">
          <w:rPr>
            <w:lang w:val="en-CA"/>
          </w:rPr>
          <w:delText>r</w:delText>
        </w:r>
      </w:del>
      <w:ins w:id="266" w:author="Eric Boisvert" w:date="2015-10-27T17:06:00Z">
        <w:r w:rsidR="00773E1B">
          <w:rPr>
            <w:lang w:val="en-CA"/>
          </w:rPr>
          <w:t>l</w:t>
        </w:r>
      </w:ins>
      <w:r>
        <w:rPr>
          <w:lang w:val="en-CA"/>
        </w:rPr>
        <w:t xml:space="preserve">y verbose” and a waste of bandwidth.  This issue is a real concern for mobile applications where payload has an impact on user experience. </w:t>
      </w:r>
    </w:p>
    <w:p w14:paraId="25F0F297" w14:textId="77777777" w:rsidR="009B64F8" w:rsidRDefault="009B64F8" w:rsidP="004A5507">
      <w:pPr>
        <w:rPr>
          <w:lang w:val="en-CA"/>
        </w:rPr>
      </w:pPr>
      <w:r>
        <w:rPr>
          <w:lang w:val="en-CA"/>
        </w:rPr>
        <w:t xml:space="preserve">It has been argued that nillable properties are just a verbose absent value, but nillable properties actually carry useful or even required information – through nilReason attribute in XML- in certain use cases, such a legally bounded data exchange scenarios. </w:t>
      </w:r>
    </w:p>
    <w:p w14:paraId="279757A9" w14:textId="77777777" w:rsidR="009B64F8" w:rsidRDefault="009B64F8" w:rsidP="00702EC2">
      <w:pPr>
        <w:pStyle w:val="Heading3"/>
        <w:rPr>
          <w:lang w:val="en-CA"/>
        </w:rPr>
      </w:pPr>
      <w:commentRangeStart w:id="267"/>
      <w:r>
        <w:rPr>
          <w:lang w:val="en-CA"/>
        </w:rPr>
        <w:lastRenderedPageBreak/>
        <w:t>Observed absence</w:t>
      </w:r>
      <w:commentRangeEnd w:id="267"/>
      <w:r w:rsidR="009D3533">
        <w:rPr>
          <w:rStyle w:val="CommentReference"/>
          <w:rFonts w:cs="Times New Roman"/>
          <w:b w:val="0"/>
          <w:bCs w:val="0"/>
        </w:rPr>
        <w:commentReference w:id="267"/>
      </w:r>
    </w:p>
    <w:p w14:paraId="740AA8D6" w14:textId="77777777" w:rsidR="009B64F8" w:rsidRDefault="009B64F8" w:rsidP="004A5507">
      <w:pPr>
        <w:rPr>
          <w:lang w:val="en-CA"/>
        </w:rPr>
      </w:pPr>
      <w:commentRangeStart w:id="268"/>
      <w:r>
        <w:rPr>
          <w:lang w:val="en-CA"/>
        </w:rPr>
        <w:t>There are situation in geology where the abse</w:t>
      </w:r>
      <w:r w:rsidR="009D3533">
        <w:rPr>
          <w:lang w:val="en-CA"/>
        </w:rPr>
        <w:t xml:space="preserve">nce of something is actually </w:t>
      </w:r>
      <w:r>
        <w:rPr>
          <w:lang w:val="en-CA"/>
        </w:rPr>
        <w:t xml:space="preserve">important information (as opposed to “unknown” presence).  Certain biostratigraphic units are defined by the absence of </w:t>
      </w:r>
      <w:r w:rsidR="004E5F43">
        <w:rPr>
          <w:lang w:val="en-CA"/>
        </w:rPr>
        <w:t xml:space="preserve">marker </w:t>
      </w:r>
      <w:r>
        <w:rPr>
          <w:lang w:val="en-CA"/>
        </w:rPr>
        <w:t>specie</w:t>
      </w:r>
      <w:r w:rsidR="004E5F43">
        <w:rPr>
          <w:lang w:val="en-CA"/>
        </w:rPr>
        <w:t>s</w:t>
      </w:r>
      <w:r>
        <w:rPr>
          <w:lang w:val="en-CA"/>
        </w:rPr>
        <w:t>.</w:t>
      </w:r>
    </w:p>
    <w:p w14:paraId="57FC0DA8" w14:textId="77777777" w:rsidR="009B64F8" w:rsidRDefault="009B64F8" w:rsidP="009B64F8">
      <w:pPr>
        <w:ind w:left="720"/>
        <w:rPr>
          <w:i/>
        </w:rPr>
      </w:pPr>
      <w:r w:rsidRPr="009B64F8">
        <w:rPr>
          <w:i/>
        </w:rPr>
        <w:t xml:space="preserve">Biostratigraphic classification is also an early step in working out the stratigraphy of a region. Biostratigraphic units are based on the fossil content of the rocks.The selection and establishment of biostratigraphic units are not determined by the lithologic composition of the strata, except that the presence or </w:t>
      </w:r>
      <w:commentRangeStart w:id="269"/>
      <w:r w:rsidRPr="009B64F8">
        <w:rPr>
          <w:i/>
        </w:rPr>
        <w:t>absence of fossils</w:t>
      </w:r>
      <w:commentRangeEnd w:id="269"/>
      <w:r w:rsidR="009D3533">
        <w:rPr>
          <w:rStyle w:val="CommentReference"/>
        </w:rPr>
        <w:commentReference w:id="269"/>
      </w:r>
      <w:r w:rsidRPr="009B64F8">
        <w:rPr>
          <w:i/>
        </w:rPr>
        <w:t xml:space="preserve"> and the kind of fossils present, may be related to the type and lithofacies of the rocks in which they are found.</w:t>
      </w:r>
    </w:p>
    <w:p w14:paraId="7BA4BFDE" w14:textId="77777777" w:rsidR="009B64F8" w:rsidRDefault="004E5F43" w:rsidP="004E5F43">
      <w:pPr>
        <w:ind w:left="720"/>
        <w:jc w:val="right"/>
        <w:rPr>
          <w:i/>
        </w:rPr>
      </w:pPr>
      <w:r>
        <w:rPr>
          <w:i/>
        </w:rPr>
        <w:t>International Stratigraphic Guide &lt;</w:t>
      </w:r>
      <w:hyperlink r:id="rId18" w:history="1">
        <w:r w:rsidRPr="00CF568F">
          <w:rPr>
            <w:rStyle w:val="Hyperlink"/>
            <w:i/>
          </w:rPr>
          <w:t>http://www.stratigraphy.org/upload/bak/rel.htm</w:t>
        </w:r>
      </w:hyperlink>
      <w:r>
        <w:rPr>
          <w:i/>
        </w:rPr>
        <w:t>&gt;</w:t>
      </w:r>
      <w:commentRangeEnd w:id="268"/>
      <w:r w:rsidR="0020685A">
        <w:rPr>
          <w:rStyle w:val="CommentReference"/>
        </w:rPr>
        <w:commentReference w:id="268"/>
      </w:r>
    </w:p>
    <w:p w14:paraId="7A619FAE" w14:textId="1594E863" w:rsidR="009C3567" w:rsidRDefault="004E5F43" w:rsidP="004A5507">
      <w:pPr>
        <w:rPr>
          <w:lang w:val="en-CA"/>
        </w:rPr>
      </w:pPr>
      <w:r>
        <w:rPr>
          <w:lang w:val="en-CA"/>
        </w:rPr>
        <w:t xml:space="preserve">Another example lies in </w:t>
      </w:r>
      <w:r w:rsidR="004C0E7B">
        <w:rPr>
          <w:lang w:val="en-CA"/>
        </w:rPr>
        <w:t xml:space="preserve">description of </w:t>
      </w:r>
      <w:r>
        <w:rPr>
          <w:lang w:val="en-CA"/>
        </w:rPr>
        <w:t xml:space="preserve">metamorphic facies </w:t>
      </w:r>
      <w:r w:rsidR="004C0E7B">
        <w:rPr>
          <w:lang w:val="en-CA"/>
        </w:rPr>
        <w:t>where absence or</w:t>
      </w:r>
      <w:r w:rsidR="009D3533">
        <w:rPr>
          <w:lang w:val="en-CA"/>
        </w:rPr>
        <w:t xml:space="preserve"> presence of certain index minerals informs the temperature and pressure conditions the rock experience</w:t>
      </w:r>
      <w:r w:rsidR="008520EC">
        <w:rPr>
          <w:lang w:val="en-CA"/>
        </w:rPr>
        <w:t>d</w:t>
      </w:r>
      <w:r w:rsidR="009D3533">
        <w:rPr>
          <w:lang w:val="en-CA"/>
        </w:rPr>
        <w:t xml:space="preserve"> (eg, kyanite for high pressure and low temperature).  </w:t>
      </w:r>
      <w:commentRangeStart w:id="270"/>
      <w:r w:rsidR="009D3533">
        <w:rPr>
          <w:lang w:val="en-CA"/>
        </w:rPr>
        <w:t>There is a</w:t>
      </w:r>
      <w:del w:id="271" w:author="Eric Boisvert" w:date="2015-10-28T12:07:00Z">
        <w:r w:rsidR="009D3533" w:rsidDel="005A74B6">
          <w:rPr>
            <w:lang w:val="en-CA"/>
          </w:rPr>
          <w:delText xml:space="preserve">n obvious </w:delText>
        </w:r>
      </w:del>
      <w:r w:rsidR="009D3533">
        <w:rPr>
          <w:lang w:val="en-CA"/>
        </w:rPr>
        <w:t>difference between reporting conf</w:t>
      </w:r>
      <w:ins w:id="272" w:author="Eric Boisvert" w:date="2015-10-27T17:07:00Z">
        <w:r w:rsidR="00773E1B">
          <w:rPr>
            <w:lang w:val="en-CA"/>
          </w:rPr>
          <w:t>i</w:t>
        </w:r>
      </w:ins>
      <w:del w:id="273" w:author="Eric Boisvert" w:date="2015-10-27T17:07:00Z">
        <w:r w:rsidR="009D3533" w:rsidDel="00773E1B">
          <w:rPr>
            <w:lang w:val="en-CA"/>
          </w:rPr>
          <w:delText>o</w:delText>
        </w:r>
      </w:del>
      <w:r w:rsidR="009D3533">
        <w:rPr>
          <w:lang w:val="en-CA"/>
        </w:rPr>
        <w:t>rmed absence of kyanite and the presence of kyanite if not known.</w:t>
      </w:r>
      <w:commentRangeEnd w:id="270"/>
      <w:r w:rsidR="00864A36">
        <w:rPr>
          <w:rStyle w:val="CommentReference"/>
        </w:rPr>
        <w:commentReference w:id="270"/>
      </w:r>
    </w:p>
    <w:p w14:paraId="0E37D61E" w14:textId="77777777" w:rsidR="009D3533" w:rsidRPr="00D12552" w:rsidRDefault="009D3533" w:rsidP="004A5507">
      <w:pPr>
        <w:rPr>
          <w:lang w:val="en-CA"/>
        </w:rPr>
      </w:pPr>
    </w:p>
    <w:p w14:paraId="0F1DF2C6" w14:textId="77777777" w:rsidR="009A7B37" w:rsidRPr="00D12552" w:rsidRDefault="00695378">
      <w:pPr>
        <w:pStyle w:val="Heading2"/>
        <w:rPr>
          <w:lang w:val="en-CA"/>
        </w:rPr>
      </w:pPr>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p>
    <w:p w14:paraId="563904A3" w14:textId="77777777" w:rsidR="006A7DD0" w:rsidRDefault="006A7DD0">
      <w:pPr>
        <w:rPr>
          <w:color w:val="FF0000"/>
          <w:lang w:val="en-CA"/>
        </w:rPr>
      </w:pPr>
    </w:p>
    <w:p w14:paraId="0AF76069" w14:textId="6473C398" w:rsidR="009A7B37" w:rsidRPr="00D12552" w:rsidRDefault="00A6445A">
      <w:pPr>
        <w:rPr>
          <w:color w:val="FF0000"/>
          <w:lang w:val="en-CA"/>
        </w:rPr>
      </w:pPr>
      <w:r>
        <w:rPr>
          <w:color w:val="FF0000"/>
          <w:lang w:val="en-CA"/>
        </w:rPr>
        <w:t xml:space="preserve">This section </w:t>
      </w:r>
      <w:r w:rsidR="00BA6B31">
        <w:rPr>
          <w:color w:val="FF0000"/>
          <w:lang w:val="en-CA"/>
        </w:rPr>
        <w:t xml:space="preserve">presents requirements that all targets must conform to </w:t>
      </w:r>
      <w:r w:rsidR="006A7DD0">
        <w:rPr>
          <w:color w:val="FF0000"/>
          <w:lang w:val="en-CA"/>
        </w:rPr>
        <w:t xml:space="preserve">in to order to </w:t>
      </w:r>
      <w:r w:rsidR="00BA6B31">
        <w:rPr>
          <w:color w:val="FF0000"/>
          <w:lang w:val="en-CA"/>
        </w:rPr>
        <w:t>claim compliance with GeoSciML 4.0.</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9A7B37" w:rsidRPr="00D12552" w14:paraId="0E37F3F8" w14:textId="77777777">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3A64C0" w14:textId="77777777" w:rsidR="009A7B37" w:rsidRPr="00D12552" w:rsidRDefault="009A7B37">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9A7B37" w:rsidRPr="00D12552" w14:paraId="26A25AE3" w14:textId="77777777">
        <w:tc>
          <w:tcPr>
            <w:tcW w:w="8897" w:type="dxa"/>
            <w:gridSpan w:val="2"/>
            <w:tcBorders>
              <w:top w:val="single" w:sz="12" w:space="0" w:color="auto"/>
              <w:left w:val="single" w:sz="12" w:space="0" w:color="auto"/>
              <w:bottom w:val="single" w:sz="12" w:space="0" w:color="auto"/>
              <w:right w:val="single" w:sz="12" w:space="0" w:color="auto"/>
            </w:tcBorders>
          </w:tcPr>
          <w:p w14:paraId="139718E2" w14:textId="77777777" w:rsidR="009A7B37" w:rsidRPr="00D12552" w:rsidRDefault="00CD7325">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704C" w:rsidRPr="00D12552">
              <w:rPr>
                <w:rFonts w:eastAsia="MS Mincho"/>
                <w:b/>
                <w:color w:val="FF0000"/>
                <w:sz w:val="22"/>
                <w:lang w:val="en-CA"/>
              </w:rPr>
              <w:t>core</w:t>
            </w:r>
          </w:p>
        </w:tc>
      </w:tr>
      <w:tr w:rsidR="009A7B37" w:rsidRPr="00D12552" w14:paraId="6FACAA54" w14:textId="77777777" w:rsidTr="00CD7325">
        <w:tc>
          <w:tcPr>
            <w:tcW w:w="1809" w:type="dxa"/>
            <w:tcBorders>
              <w:top w:val="single" w:sz="12" w:space="0" w:color="auto"/>
              <w:left w:val="single" w:sz="12" w:space="0" w:color="auto"/>
              <w:bottom w:val="single" w:sz="4" w:space="0" w:color="auto"/>
              <w:right w:val="single" w:sz="4" w:space="0" w:color="auto"/>
            </w:tcBorders>
          </w:tcPr>
          <w:p w14:paraId="3D858690" w14:textId="77777777" w:rsidR="009A7B37" w:rsidRPr="00D12552" w:rsidRDefault="009A7B37">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68822D2" w14:textId="77777777" w:rsidR="009A7B37" w:rsidRPr="00D12552" w:rsidRDefault="00E8704C">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9A7B37" w:rsidRPr="00D12552" w14:paraId="07179B20" w14:textId="77777777" w:rsidTr="00CD7325">
        <w:tc>
          <w:tcPr>
            <w:tcW w:w="1809" w:type="dxa"/>
            <w:tcBorders>
              <w:top w:val="single" w:sz="4" w:space="0" w:color="auto"/>
              <w:left w:val="single" w:sz="12" w:space="0" w:color="auto"/>
              <w:bottom w:val="single" w:sz="4" w:space="0" w:color="auto"/>
              <w:right w:val="single" w:sz="4" w:space="0" w:color="auto"/>
            </w:tcBorders>
          </w:tcPr>
          <w:p w14:paraId="4E0F42C3" w14:textId="77777777" w:rsidR="009A7B37" w:rsidRPr="00D12552" w:rsidRDefault="009A7B37">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A81228F" w14:textId="77777777" w:rsidR="009A7B37" w:rsidRPr="00D12552" w:rsidRDefault="009A7B37">
            <w:pPr>
              <w:spacing w:before="100" w:beforeAutospacing="1" w:after="100" w:afterAutospacing="1" w:line="230" w:lineRule="atLeast"/>
              <w:jc w:val="both"/>
              <w:rPr>
                <w:rFonts w:eastAsia="MS Mincho"/>
                <w:b/>
                <w:color w:val="FF0000"/>
                <w:sz w:val="22"/>
                <w:lang w:val="en-CA"/>
              </w:rPr>
            </w:pPr>
            <w:r w:rsidRPr="00D12552">
              <w:rPr>
                <w:rFonts w:eastAsia="MS Mincho"/>
                <w:b/>
                <w:color w:val="0000FF"/>
                <w:sz w:val="22"/>
                <w:lang w:val="en-CA"/>
              </w:rPr>
              <w:t>http://www.example.org/req/blah</w:t>
            </w:r>
          </w:p>
        </w:tc>
      </w:tr>
      <w:tr w:rsidR="009A7B37" w:rsidRPr="00D12552" w14:paraId="1BFF5280" w14:textId="77777777" w:rsidTr="00CD7325">
        <w:tc>
          <w:tcPr>
            <w:tcW w:w="1809" w:type="dxa"/>
            <w:tcBorders>
              <w:top w:val="single" w:sz="4" w:space="0" w:color="auto"/>
              <w:left w:val="single" w:sz="12" w:space="0" w:color="auto"/>
              <w:bottom w:val="single" w:sz="4" w:space="0" w:color="auto"/>
              <w:right w:val="single" w:sz="4" w:space="0" w:color="auto"/>
            </w:tcBorders>
          </w:tcPr>
          <w:p w14:paraId="2FA6BF91" w14:textId="77777777" w:rsidR="009A7B37" w:rsidRPr="00D12552" w:rsidRDefault="009A7B37">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B0FE635" w14:textId="77777777" w:rsidR="009A7B37" w:rsidRPr="00D12552" w:rsidRDefault="009A7B37">
            <w:pPr>
              <w:spacing w:before="100" w:beforeAutospacing="1" w:after="100" w:afterAutospacing="1" w:line="230" w:lineRule="atLeast"/>
              <w:jc w:val="both"/>
              <w:rPr>
                <w:rFonts w:eastAsia="MS Mincho"/>
                <w:b/>
                <w:color w:val="0000FF"/>
                <w:sz w:val="22"/>
                <w:lang w:val="en-CA"/>
              </w:rPr>
            </w:pPr>
            <w:r w:rsidRPr="00D12552">
              <w:rPr>
                <w:rFonts w:eastAsia="MS Mincho"/>
                <w:b/>
                <w:color w:val="0000FF"/>
                <w:sz w:val="22"/>
                <w:lang w:val="en-CA"/>
              </w:rPr>
              <w:t>urn:iso:ts:iso:19139:clause:6</w:t>
            </w:r>
          </w:p>
        </w:tc>
      </w:tr>
      <w:tr w:rsidR="009A7B37" w:rsidRPr="00D12552" w14:paraId="605AAAD1" w14:textId="77777777" w:rsidTr="00CD7325">
        <w:tc>
          <w:tcPr>
            <w:tcW w:w="1809" w:type="dxa"/>
            <w:tcBorders>
              <w:top w:val="single" w:sz="4" w:space="0" w:color="auto"/>
              <w:left w:val="single" w:sz="12" w:space="0" w:color="auto"/>
              <w:bottom w:val="single" w:sz="4" w:space="0" w:color="auto"/>
              <w:right w:val="single" w:sz="4" w:space="0" w:color="auto"/>
            </w:tcBorders>
            <w:shd w:val="clear" w:color="auto" w:fill="BFBFBF"/>
          </w:tcPr>
          <w:p w14:paraId="2D0CCAC6" w14:textId="77777777" w:rsidR="009A7B37" w:rsidRPr="00CD7325" w:rsidRDefault="009A7B37">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ECBD256" w14:textId="77777777" w:rsidR="009A7B37" w:rsidRPr="00D12552" w:rsidRDefault="00E8704C">
            <w:pPr>
              <w:spacing w:before="100" w:beforeAutospacing="1" w:after="100" w:afterAutospacing="1" w:line="230" w:lineRule="atLeast"/>
              <w:jc w:val="both"/>
              <w:rPr>
                <w:rFonts w:eastAsia="MS Mincho"/>
                <w:b/>
                <w:color w:val="FF0000"/>
                <w:sz w:val="22"/>
                <w:lang w:val="en-CA"/>
              </w:rPr>
            </w:pPr>
            <w:bookmarkStart w:id="274" w:name="req_1"/>
            <w:r w:rsidRPr="00D12552">
              <w:rPr>
                <w:rFonts w:eastAsia="MS Mincho"/>
                <w:b/>
                <w:color w:val="FF0000"/>
                <w:sz w:val="22"/>
                <w:lang w:val="en-CA"/>
              </w:rPr>
              <w:t>/</w:t>
            </w:r>
            <w:r w:rsidR="009A7B37" w:rsidRPr="00D12552">
              <w:rPr>
                <w:rFonts w:eastAsia="MS Mincho"/>
                <w:b/>
                <w:color w:val="FF0000"/>
                <w:sz w:val="22"/>
                <w:lang w:val="en-CA"/>
              </w:rPr>
              <w:t>req/</w:t>
            </w:r>
            <w:r w:rsidR="00BD7B2A">
              <w:rPr>
                <w:rFonts w:eastAsia="MS Mincho"/>
                <w:b/>
                <w:color w:val="FF0000"/>
                <w:sz w:val="22"/>
                <w:lang w:val="en-CA"/>
              </w:rPr>
              <w:t>gsml4-</w:t>
            </w:r>
            <w:r w:rsidRPr="00D12552">
              <w:rPr>
                <w:rFonts w:eastAsia="MS Mincho"/>
                <w:b/>
                <w:color w:val="FF0000"/>
                <w:sz w:val="22"/>
                <w:lang w:val="en-CA"/>
              </w:rPr>
              <w:t>core</w:t>
            </w:r>
            <w:r w:rsidR="009A7B37" w:rsidRPr="00D12552">
              <w:rPr>
                <w:rFonts w:eastAsia="MS Mincho"/>
                <w:b/>
                <w:color w:val="FF0000"/>
                <w:sz w:val="22"/>
                <w:lang w:val="en-CA"/>
              </w:rPr>
              <w:t>/</w:t>
            </w:r>
            <w:r w:rsidRPr="00D12552">
              <w:rPr>
                <w:rFonts w:eastAsia="MS Mincho"/>
                <w:b/>
                <w:color w:val="FF0000"/>
                <w:sz w:val="22"/>
                <w:lang w:val="en-CA"/>
              </w:rPr>
              <w:t>uml</w:t>
            </w:r>
            <w:r w:rsidR="004635D8" w:rsidRPr="00D12552">
              <w:rPr>
                <w:rFonts w:eastAsia="MS Mincho"/>
                <w:b/>
                <w:color w:val="FF0000"/>
                <w:sz w:val="22"/>
                <w:lang w:val="en-CA"/>
              </w:rPr>
              <w:t>-entity-name</w:t>
            </w:r>
          </w:p>
          <w:bookmarkEnd w:id="274"/>
          <w:p w14:paraId="4C51273A" w14:textId="77777777" w:rsidR="009A7B37" w:rsidRPr="00D12552" w:rsidRDefault="003924D0">
            <w:pPr>
              <w:spacing w:before="100" w:beforeAutospacing="1" w:after="100" w:afterAutospacing="1" w:line="230" w:lineRule="atLeast"/>
              <w:rPr>
                <w:rFonts w:eastAsia="MS Mincho"/>
                <w:i/>
                <w:lang w:val="en-CA"/>
              </w:rPr>
            </w:pPr>
            <w:r w:rsidRPr="00D12552">
              <w:rPr>
                <w:rFonts w:eastAsia="MS Mincho"/>
                <w:i/>
                <w:lang w:val="en-CA"/>
              </w:rPr>
              <w:t>When the target implementation allows it, the exact name of the classifier shall be used.</w:t>
            </w:r>
          </w:p>
        </w:tc>
      </w:tr>
      <w:tr w:rsidR="009A7B37" w:rsidRPr="00D12552" w14:paraId="7E370E4E" w14:textId="77777777" w:rsidTr="00CD7325">
        <w:tc>
          <w:tcPr>
            <w:tcW w:w="1809" w:type="dxa"/>
            <w:tcBorders>
              <w:top w:val="single" w:sz="4" w:space="0" w:color="auto"/>
              <w:left w:val="single" w:sz="12" w:space="0" w:color="auto"/>
              <w:bottom w:val="single" w:sz="4" w:space="0" w:color="auto"/>
              <w:right w:val="single" w:sz="4" w:space="0" w:color="auto"/>
            </w:tcBorders>
            <w:shd w:val="clear" w:color="auto" w:fill="BFBFBF"/>
          </w:tcPr>
          <w:p w14:paraId="11581076" w14:textId="77777777" w:rsidR="009A7B37" w:rsidRPr="00CD7325" w:rsidRDefault="009A7B37">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A7C2DFE" w14:textId="77777777" w:rsidR="003924D0" w:rsidRPr="00D12552" w:rsidRDefault="00BD7B2A">
            <w:pPr>
              <w:spacing w:before="100" w:beforeAutospacing="1" w:after="100" w:afterAutospacing="1" w:line="230" w:lineRule="atLeast"/>
              <w:rPr>
                <w:rFonts w:eastAsia="MS Mincho"/>
                <w:b/>
                <w:color w:val="FF0000"/>
                <w:sz w:val="22"/>
                <w:lang w:val="en-CA"/>
              </w:rPr>
            </w:pPr>
            <w:r>
              <w:rPr>
                <w:rFonts w:eastAsia="MS Mincho"/>
                <w:b/>
                <w:color w:val="FF0000"/>
                <w:sz w:val="22"/>
                <w:lang w:val="en-CA"/>
              </w:rPr>
              <w:t>/req/gsml4-</w:t>
            </w:r>
            <w:r w:rsidR="003924D0" w:rsidRPr="00D12552">
              <w:rPr>
                <w:rFonts w:eastAsia="MS Mincho"/>
                <w:b/>
                <w:color w:val="FF0000"/>
                <w:sz w:val="22"/>
                <w:lang w:val="en-CA"/>
              </w:rPr>
              <w:t xml:space="preserve">core/uml-cardinality </w:t>
            </w:r>
          </w:p>
          <w:p w14:paraId="08FD7325" w14:textId="77777777" w:rsidR="009A7B37" w:rsidRPr="00D12552" w:rsidRDefault="003924D0" w:rsidP="00CD7325">
            <w:pPr>
              <w:spacing w:before="100" w:beforeAutospacing="1" w:after="100" w:afterAutospacing="1" w:line="230" w:lineRule="atLeast"/>
              <w:rPr>
                <w:rFonts w:eastAsia="MS Mincho"/>
                <w:i/>
                <w:lang w:val="en-CA"/>
              </w:rPr>
            </w:pPr>
            <w:r w:rsidRPr="00D12552">
              <w:rPr>
                <w:rFonts w:eastAsia="MS Mincho"/>
                <w:i/>
                <w:lang w:val="en-CA"/>
              </w:rPr>
              <w:t xml:space="preserve">Target implementation </w:t>
            </w:r>
            <w:r w:rsidR="00CD7325">
              <w:rPr>
                <w:rFonts w:eastAsia="MS Mincho"/>
                <w:i/>
                <w:lang w:val="en-CA"/>
              </w:rPr>
              <w:t>SHALL</w:t>
            </w:r>
            <w:r w:rsidRPr="00D12552">
              <w:rPr>
                <w:rFonts w:eastAsia="MS Mincho"/>
                <w:i/>
                <w:lang w:val="en-CA"/>
              </w:rPr>
              <w:t xml:space="preserve"> constrain cardinality of properties and association in a way that is consistent with UML</w:t>
            </w:r>
          </w:p>
        </w:tc>
      </w:tr>
      <w:tr w:rsidR="00CD7325" w:rsidRPr="00D12552" w14:paraId="4C6CBDA9" w14:textId="77777777" w:rsidTr="00CD7325">
        <w:tc>
          <w:tcPr>
            <w:tcW w:w="1809" w:type="dxa"/>
            <w:tcBorders>
              <w:top w:val="single" w:sz="4" w:space="0" w:color="auto"/>
              <w:left w:val="single" w:sz="12" w:space="0" w:color="auto"/>
              <w:bottom w:val="single" w:sz="4" w:space="0" w:color="auto"/>
              <w:right w:val="single" w:sz="4" w:space="0" w:color="auto"/>
            </w:tcBorders>
            <w:shd w:val="clear" w:color="auto" w:fill="BFBFBF"/>
          </w:tcPr>
          <w:p w14:paraId="212CCB90" w14:textId="77777777" w:rsidR="00CD7325" w:rsidRPr="00CD7325" w:rsidRDefault="00CD7325"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E8A054A" w14:textId="77777777" w:rsidR="00CD7325" w:rsidRDefault="00CD7325" w:rsidP="00CD7325">
            <w:pPr>
              <w:spacing w:before="100" w:beforeAutospacing="1" w:after="100" w:afterAutospacing="1" w:line="230" w:lineRule="atLeast"/>
              <w:rPr>
                <w:rFonts w:eastAsia="MS Mincho"/>
                <w:b/>
                <w:color w:val="FF0000"/>
                <w:sz w:val="22"/>
                <w:lang w:val="en-CA"/>
              </w:rPr>
            </w:pPr>
            <w:r w:rsidRPr="00CD7325">
              <w:rPr>
                <w:rFonts w:eastAsia="MS Mincho"/>
                <w:b/>
                <w:color w:val="FF0000"/>
                <w:sz w:val="22"/>
                <w:lang w:val="en-CA"/>
              </w:rPr>
              <w:t xml:space="preserve">/req/gsml4-core/quantities-uom </w:t>
            </w:r>
          </w:p>
          <w:p w14:paraId="1FF9C7A5" w14:textId="77777777" w:rsidR="00CD7325" w:rsidRPr="00D12552" w:rsidRDefault="00CD7325" w:rsidP="00CD7325">
            <w:pPr>
              <w:spacing w:before="100" w:beforeAutospacing="1" w:after="100" w:afterAutospacing="1" w:line="230" w:lineRule="atLeast"/>
              <w:rPr>
                <w:rFonts w:eastAsia="MS Mincho"/>
                <w:i/>
                <w:lang w:val="en-CA"/>
              </w:rPr>
            </w:pPr>
            <w:r w:rsidRPr="00CD7325">
              <w:rPr>
                <w:rFonts w:eastAsia="MS Mincho"/>
                <w:i/>
                <w:lang w:val="en-CA"/>
              </w:rPr>
              <w:t>Quantities and measurements SHALL have explicit units of measure specified using the URI for an individual from a class governed as an external ontology.</w:t>
            </w:r>
          </w:p>
        </w:tc>
      </w:tr>
      <w:tr w:rsidR="00CD7325" w:rsidRPr="00D12552" w14:paraId="5E24E5F6" w14:textId="77777777" w:rsidTr="00CD7325">
        <w:tc>
          <w:tcPr>
            <w:tcW w:w="1809" w:type="dxa"/>
            <w:tcBorders>
              <w:top w:val="single" w:sz="4" w:space="0" w:color="auto"/>
              <w:left w:val="single" w:sz="12" w:space="0" w:color="auto"/>
              <w:bottom w:val="single" w:sz="12" w:space="0" w:color="auto"/>
              <w:right w:val="single" w:sz="4" w:space="0" w:color="auto"/>
            </w:tcBorders>
            <w:shd w:val="clear" w:color="auto" w:fill="BFBFBF"/>
          </w:tcPr>
          <w:p w14:paraId="02B4E97F" w14:textId="77777777" w:rsidR="00CD7325" w:rsidRPr="00CD7325" w:rsidRDefault="00CD7325"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lastRenderedPageBreak/>
              <w:t>Recommendation</w:t>
            </w:r>
          </w:p>
        </w:tc>
        <w:tc>
          <w:tcPr>
            <w:tcW w:w="7088" w:type="dxa"/>
            <w:tcBorders>
              <w:top w:val="single" w:sz="4" w:space="0" w:color="auto"/>
              <w:left w:val="single" w:sz="4" w:space="0" w:color="auto"/>
              <w:bottom w:val="single" w:sz="12" w:space="0" w:color="auto"/>
              <w:right w:val="single" w:sz="12" w:space="0" w:color="auto"/>
            </w:tcBorders>
          </w:tcPr>
          <w:p w14:paraId="716E4C3B" w14:textId="77777777" w:rsidR="00CD7325" w:rsidRDefault="00CD7325" w:rsidP="00380908">
            <w:pPr>
              <w:spacing w:before="100" w:beforeAutospacing="1" w:after="100" w:afterAutospacing="1" w:line="230" w:lineRule="atLeast"/>
              <w:rPr>
                <w:rFonts w:eastAsia="MS Mincho"/>
                <w:b/>
                <w:color w:val="FF0000"/>
                <w:sz w:val="22"/>
                <w:lang w:val="en-CA"/>
              </w:rPr>
            </w:pPr>
            <w:r w:rsidRPr="00CD7325">
              <w:rPr>
                <w:rFonts w:eastAsia="MS Mincho"/>
                <w:b/>
                <w:color w:val="FF0000"/>
                <w:sz w:val="22"/>
                <w:lang w:val="en-CA"/>
              </w:rPr>
              <w:t xml:space="preserve">/req/gsml4-core/codelist </w:t>
            </w:r>
          </w:p>
          <w:p w14:paraId="2F6F5BE3" w14:textId="77777777" w:rsidR="00CD7325" w:rsidRPr="00D12552" w:rsidRDefault="00CD7325" w:rsidP="00380908">
            <w:pPr>
              <w:spacing w:before="100" w:beforeAutospacing="1" w:after="100" w:afterAutospacing="1" w:line="230" w:lineRule="atLeast"/>
              <w:rPr>
                <w:rFonts w:eastAsia="MS Mincho"/>
                <w:lang w:val="en-CA"/>
              </w:rPr>
            </w:pPr>
            <w:r w:rsidRPr="00CD7325">
              <w:rPr>
                <w:rFonts w:eastAsia="MS Mincho"/>
                <w:i/>
                <w:lang w:val="en-CA"/>
              </w:rPr>
              <w:t>Classes of stereotype &lt;&lt;CodeList&gt;&gt; SHOULD be specified using the URI for an individual from a class governed as an external ontology</w:t>
            </w:r>
          </w:p>
        </w:tc>
      </w:tr>
      <w:tr w:rsidR="009A7B37" w:rsidRPr="00D12552" w14:paraId="6F21FB37" w14:textId="77777777" w:rsidTr="00CD7325">
        <w:tc>
          <w:tcPr>
            <w:tcW w:w="1809" w:type="dxa"/>
            <w:tcBorders>
              <w:top w:val="single" w:sz="4" w:space="0" w:color="auto"/>
              <w:left w:val="single" w:sz="12" w:space="0" w:color="auto"/>
              <w:bottom w:val="single" w:sz="12" w:space="0" w:color="auto"/>
              <w:right w:val="single" w:sz="4" w:space="0" w:color="auto"/>
            </w:tcBorders>
            <w:shd w:val="clear" w:color="auto" w:fill="BFBFBF"/>
          </w:tcPr>
          <w:p w14:paraId="4896E7AE" w14:textId="77777777" w:rsidR="009A7B37" w:rsidRPr="00CD7325" w:rsidRDefault="009A7B37">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12" w:space="0" w:color="auto"/>
              <w:right w:val="single" w:sz="12" w:space="0" w:color="auto"/>
            </w:tcBorders>
          </w:tcPr>
          <w:p w14:paraId="6042EBD4" w14:textId="77777777" w:rsidR="00CD7325" w:rsidRDefault="00CD7325">
            <w:pPr>
              <w:spacing w:before="100" w:beforeAutospacing="1" w:after="100" w:afterAutospacing="1" w:line="230" w:lineRule="atLeast"/>
              <w:rPr>
                <w:rFonts w:eastAsia="MS Mincho"/>
                <w:b/>
                <w:color w:val="FF0000"/>
                <w:sz w:val="22"/>
                <w:lang w:val="en-CA"/>
              </w:rPr>
            </w:pPr>
            <w:r w:rsidRPr="00CD7325">
              <w:rPr>
                <w:rFonts w:eastAsia="MS Mincho"/>
                <w:b/>
                <w:color w:val="FF0000"/>
                <w:sz w:val="22"/>
                <w:lang w:val="en-CA"/>
              </w:rPr>
              <w:t xml:space="preserve">/req/gsml4-core/identifier </w:t>
            </w:r>
          </w:p>
          <w:p w14:paraId="025E1A42" w14:textId="77777777" w:rsidR="009A7B37" w:rsidRPr="00D12552" w:rsidRDefault="00CD7325">
            <w:pPr>
              <w:spacing w:before="100" w:beforeAutospacing="1" w:after="100" w:afterAutospacing="1" w:line="230" w:lineRule="atLeast"/>
              <w:rPr>
                <w:rFonts w:eastAsia="MS Mincho"/>
                <w:lang w:val="en-CA"/>
              </w:rPr>
            </w:pPr>
            <w:r w:rsidRPr="00CD7325">
              <w:rPr>
                <w:rFonts w:eastAsia="MS Mincho"/>
                <w:i/>
                <w:lang w:val="en-CA"/>
              </w:rPr>
              <w:t>HTTP URI used as identifiers SHALL be resolvable following Linked Open Data principles.</w:t>
            </w:r>
          </w:p>
        </w:tc>
      </w:tr>
    </w:tbl>
    <w:p w14:paraId="05AF5164" w14:textId="77777777" w:rsidR="009A7B37" w:rsidRPr="00D12552" w:rsidRDefault="009A7B37">
      <w:pPr>
        <w:rPr>
          <w:lang w:val="en-CA"/>
        </w:rPr>
      </w:pPr>
    </w:p>
    <w:p w14:paraId="31D21CCE" w14:textId="77777777" w:rsidR="004635D8" w:rsidRPr="00D12552" w:rsidRDefault="004635D8" w:rsidP="004274B7">
      <w:pPr>
        <w:pStyle w:val="Heading3"/>
        <w:rPr>
          <w:lang w:val="en-CA"/>
        </w:rPr>
      </w:pPr>
      <w:commentRangeStart w:id="275"/>
      <w:r w:rsidRPr="00D12552">
        <w:rPr>
          <w:lang w:val="en-CA"/>
        </w:rPr>
        <w:t>Naming of entities</w:t>
      </w:r>
      <w:commentRangeEnd w:id="275"/>
      <w:r w:rsidR="00FA21EA">
        <w:rPr>
          <w:rStyle w:val="CommentReference"/>
          <w:rFonts w:cs="Times New Roman"/>
          <w:b w:val="0"/>
          <w:bCs w:val="0"/>
        </w:rPr>
        <w:commentReference w:id="275"/>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lang w:val="en-CA"/>
              </w:rPr>
            </w:pPr>
            <w:r>
              <w:rPr>
                <w:rStyle w:val="requri"/>
                <w:lang w:val="en-CA"/>
              </w:rPr>
              <w:t>/req/gsml4-</w:t>
            </w:r>
            <w:r w:rsidR="004635D8" w:rsidRPr="00D12552">
              <w:rPr>
                <w:rStyle w:val="requri"/>
                <w:lang w:val="en-CA"/>
              </w:rPr>
              <w:t>core/uml-entity-name</w:t>
            </w:r>
          </w:p>
        </w:tc>
        <w:tc>
          <w:tcPr>
            <w:tcW w:w="4678" w:type="dxa"/>
            <w:tcBorders>
              <w:left w:val="nil"/>
            </w:tcBorders>
            <w:shd w:val="clear" w:color="auto" w:fill="auto"/>
          </w:tcPr>
          <w:p w14:paraId="16C3409E" w14:textId="57425F9C" w:rsidR="004635D8" w:rsidRPr="00D12552" w:rsidRDefault="004635D8" w:rsidP="00FA21EA">
            <w:pPr>
              <w:pStyle w:val="Tabletext10"/>
              <w:jc w:val="left"/>
              <w:rPr>
                <w:rStyle w:val="reqtext"/>
                <w:lang w:val="en-CA"/>
              </w:rPr>
            </w:pPr>
            <w:r w:rsidRPr="00D12552">
              <w:rPr>
                <w:rStyle w:val="reqtext"/>
                <w:lang w:val="en-CA"/>
              </w:rPr>
              <w:t xml:space="preserve">When the target implementation allows it, the exact name of the </w:t>
            </w:r>
            <w:commentRangeStart w:id="276"/>
            <w:del w:id="277" w:author="Eric Boisvert" w:date="2015-10-29T04:08:00Z">
              <w:r w:rsidRPr="00D12552" w:rsidDel="00FA21EA">
                <w:rPr>
                  <w:rStyle w:val="reqtext"/>
                  <w:lang w:val="en-CA"/>
                </w:rPr>
                <w:delText xml:space="preserve">classifier </w:delText>
              </w:r>
            </w:del>
            <w:ins w:id="278" w:author="Eric Boisvert" w:date="2015-10-29T04:10:00Z">
              <w:r w:rsidR="00FA21EA">
                <w:rPr>
                  <w:rStyle w:val="reqtext"/>
                  <w:lang w:val="en-CA"/>
                </w:rPr>
                <w:t>entity</w:t>
              </w:r>
            </w:ins>
            <w:ins w:id="279" w:author="Eric Boisvert" w:date="2015-10-29T04:08:00Z">
              <w:r w:rsidR="00FA21EA" w:rsidRPr="00D12552">
                <w:rPr>
                  <w:rStyle w:val="reqtext"/>
                  <w:lang w:val="en-CA"/>
                </w:rPr>
                <w:t xml:space="preserve"> </w:t>
              </w:r>
              <w:commentRangeEnd w:id="276"/>
              <w:r w:rsidR="00FA21EA">
                <w:rPr>
                  <w:rStyle w:val="CommentReference"/>
                  <w:rFonts w:ascii="Times New Roman" w:eastAsia="Times New Roman" w:hAnsi="Times New Roman"/>
                  <w:lang w:val="en-US" w:eastAsia="en-US"/>
                </w:rPr>
                <w:commentReference w:id="276"/>
              </w:r>
            </w:ins>
            <w:del w:id="280" w:author="Eric Boisvert" w:date="2015-10-29T04:07:00Z">
              <w:r w:rsidRPr="00D12552" w:rsidDel="00FA21EA">
                <w:rPr>
                  <w:rStyle w:val="reqtext"/>
                  <w:lang w:val="en-CA"/>
                </w:rPr>
                <w:delText xml:space="preserve">shall </w:delText>
              </w:r>
            </w:del>
            <w:ins w:id="281" w:author="Eric Boisvert" w:date="2015-10-29T04:07:00Z">
              <w:r w:rsidR="00FA21EA">
                <w:rPr>
                  <w:rStyle w:val="reqtext"/>
                  <w:lang w:val="en-CA"/>
                </w:rPr>
                <w:t>SHALL</w:t>
              </w:r>
              <w:r w:rsidR="00FA21EA" w:rsidRPr="00D12552">
                <w:rPr>
                  <w:rStyle w:val="reqtext"/>
                  <w:lang w:val="en-CA"/>
                </w:rPr>
                <w:t xml:space="preserve"> </w:t>
              </w:r>
            </w:ins>
            <w:r w:rsidRPr="00D12552">
              <w:rPr>
                <w:rStyle w:val="reqtext"/>
                <w:lang w:val="en-CA"/>
              </w:rPr>
              <w:t>be used.</w:t>
            </w:r>
          </w:p>
        </w:tc>
      </w:tr>
    </w:tbl>
    <w:p w14:paraId="2734B4E1" w14:textId="77777777" w:rsidR="004635D8" w:rsidRPr="00D12552" w:rsidRDefault="004635D8" w:rsidP="00DB1F99">
      <w:pPr>
        <w:rPr>
          <w:color w:val="FF0000"/>
          <w:lang w:val="en-CA"/>
        </w:rPr>
      </w:pPr>
    </w:p>
    <w:p w14:paraId="2C0BE7B8" w14:textId="702FA4A6" w:rsidR="004635D8" w:rsidRPr="00D12552" w:rsidRDefault="004635D8" w:rsidP="00DB1F99">
      <w:pPr>
        <w:rPr>
          <w:color w:val="FF0000"/>
          <w:lang w:val="en-CA"/>
        </w:rPr>
      </w:pPr>
      <w:r w:rsidRPr="00D12552">
        <w:rPr>
          <w:color w:val="FF0000"/>
          <w:lang w:val="en-CA"/>
        </w:rPr>
        <w:t>If a</w:t>
      </w:r>
      <w:r w:rsidR="00641AE8" w:rsidRPr="00D12552">
        <w:rPr>
          <w:color w:val="FF0000"/>
          <w:lang w:val="en-CA"/>
        </w:rPr>
        <w:t xml:space="preserve"> target implementation is capable of encoding all the names used in UML</w:t>
      </w:r>
      <w:r w:rsidRPr="00D12552">
        <w:rPr>
          <w:color w:val="FF0000"/>
          <w:lang w:val="en-CA"/>
        </w:rPr>
        <w:t xml:space="preserve">, </w:t>
      </w:r>
      <w:r w:rsidR="00641AE8" w:rsidRPr="00D12552">
        <w:rPr>
          <w:color w:val="FF0000"/>
          <w:lang w:val="en-CA"/>
        </w:rPr>
        <w:t>it shall do so</w:t>
      </w:r>
      <w:r w:rsidRPr="00D12552">
        <w:rPr>
          <w:color w:val="FF0000"/>
          <w:lang w:val="en-CA"/>
        </w:rPr>
        <w:t>.  Some target i</w:t>
      </w:r>
      <w:r w:rsidR="00BA6B31">
        <w:rPr>
          <w:color w:val="FF0000"/>
          <w:lang w:val="en-CA"/>
        </w:rPr>
        <w:t>mplementation</w:t>
      </w:r>
      <w:ins w:id="282" w:author="Eric Boisvert" w:date="2015-10-29T04:09:00Z">
        <w:r w:rsidR="00FA21EA">
          <w:rPr>
            <w:color w:val="FF0000"/>
            <w:lang w:val="en-CA"/>
          </w:rPr>
          <w:t>s</w:t>
        </w:r>
      </w:ins>
      <w:r w:rsidR="00BA6B31">
        <w:rPr>
          <w:color w:val="FF0000"/>
          <w:lang w:val="en-CA"/>
        </w:rPr>
        <w:t xml:space="preserve"> might prevent it; </w:t>
      </w:r>
      <w:r w:rsidRPr="00D12552">
        <w:rPr>
          <w:color w:val="FF0000"/>
          <w:lang w:val="en-CA"/>
        </w:rPr>
        <w:t xml:space="preserve">for example, DBF column names </w:t>
      </w:r>
      <w:r w:rsidR="00BA6B31">
        <w:rPr>
          <w:color w:val="FF0000"/>
          <w:lang w:val="en-CA"/>
        </w:rPr>
        <w:t>are restricted to 10 characters</w:t>
      </w:r>
      <w:r w:rsidRPr="00D12552">
        <w:rPr>
          <w:color w:val="FF0000"/>
          <w:lang w:val="en-CA"/>
        </w:rPr>
        <w:t xml:space="preserve"> or some RDBMS limits the use of camel case names.  But if the target allows it, the exact name</w:t>
      </w:r>
      <w:r w:rsidR="00BA6B31">
        <w:rPr>
          <w:color w:val="FF0000"/>
          <w:lang w:val="en-CA"/>
        </w:rPr>
        <w:t>s</w:t>
      </w:r>
      <w:r w:rsidRPr="00D12552">
        <w:rPr>
          <w:color w:val="FF0000"/>
          <w:lang w:val="en-CA"/>
        </w:rPr>
        <w:t xml:space="preserve"> shall be used.</w:t>
      </w:r>
    </w:p>
    <w:p w14:paraId="5FC5385C" w14:textId="77777777" w:rsidR="00AD7448" w:rsidRPr="00D12552" w:rsidRDefault="00641AE8" w:rsidP="00641AE8">
      <w:pPr>
        <w:pStyle w:val="Heading3"/>
        <w:rPr>
          <w:lang w:val="en-CA"/>
        </w:rPr>
      </w:pPr>
      <w:r w:rsidRPr="00D12552">
        <w:rPr>
          <w:lang w:val="en-CA"/>
        </w:rPr>
        <w:t>Cardinality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lang w:val="en-CA"/>
              </w:rPr>
            </w:pPr>
            <w:r>
              <w:rPr>
                <w:rStyle w:val="requri"/>
                <w:lang w:val="en-CA"/>
              </w:rPr>
              <w:t>/req/gsml4-</w:t>
            </w:r>
            <w:r w:rsidR="00641AE8" w:rsidRPr="00D12552">
              <w:rPr>
                <w:rStyle w:val="requri"/>
                <w:lang w:val="en-CA"/>
              </w:rPr>
              <w:t>core/uml-cardinality</w:t>
            </w:r>
          </w:p>
        </w:tc>
        <w:tc>
          <w:tcPr>
            <w:tcW w:w="4678" w:type="dxa"/>
            <w:tcBorders>
              <w:left w:val="nil"/>
            </w:tcBorders>
            <w:shd w:val="clear" w:color="auto" w:fill="auto"/>
          </w:tcPr>
          <w:p w14:paraId="011AB1FC" w14:textId="6BBEBAAC" w:rsidR="00641AE8" w:rsidRPr="00D12552" w:rsidRDefault="00946727" w:rsidP="001571AE">
            <w:pPr>
              <w:pStyle w:val="Tabletext10"/>
              <w:jc w:val="left"/>
              <w:rPr>
                <w:rStyle w:val="reqtext"/>
                <w:lang w:val="en-CA"/>
              </w:rPr>
            </w:pPr>
            <w:ins w:id="283" w:author="Eric Boisvert" w:date="2015-10-29T04:28:00Z">
              <w:r>
                <w:rPr>
                  <w:rStyle w:val="reqtext"/>
                  <w:lang w:val="en-CA"/>
                </w:rPr>
                <w:t xml:space="preserve">If the </w:t>
              </w:r>
            </w:ins>
            <w:r w:rsidR="00641AE8" w:rsidRPr="00D12552">
              <w:rPr>
                <w:rStyle w:val="reqtext"/>
                <w:lang w:val="en-CA"/>
              </w:rPr>
              <w:t>Target implementation</w:t>
            </w:r>
            <w:ins w:id="284" w:author="Eric Boisvert" w:date="2015-10-29T04:28:00Z">
              <w:r>
                <w:rPr>
                  <w:rStyle w:val="reqtext"/>
                  <w:lang w:val="en-CA"/>
                </w:rPr>
                <w:t xml:space="preserve"> allows it, it</w:t>
              </w:r>
            </w:ins>
            <w:r w:rsidR="00641AE8" w:rsidRPr="00D12552">
              <w:rPr>
                <w:rStyle w:val="reqtext"/>
                <w:lang w:val="en-CA"/>
              </w:rPr>
              <w:t xml:space="preserve"> </w:t>
            </w:r>
            <w:del w:id="285" w:author="Eric Boisvert" w:date="2015-10-29T04:27:00Z">
              <w:r w:rsidR="00641AE8" w:rsidRPr="00D12552" w:rsidDel="001571AE">
                <w:rPr>
                  <w:rStyle w:val="reqtext"/>
                  <w:lang w:val="en-CA"/>
                </w:rPr>
                <w:delText xml:space="preserve">shall </w:delText>
              </w:r>
            </w:del>
            <w:ins w:id="286" w:author="Eric Boisvert" w:date="2015-10-29T04:27:00Z">
              <w:r w:rsidR="001571AE">
                <w:rPr>
                  <w:rStyle w:val="reqtext"/>
                  <w:lang w:val="en-CA"/>
                </w:rPr>
                <w:t>SHALL</w:t>
              </w:r>
              <w:r w:rsidR="001571AE" w:rsidRPr="00D12552">
                <w:rPr>
                  <w:rStyle w:val="reqtext"/>
                  <w:lang w:val="en-CA"/>
                </w:rPr>
                <w:t xml:space="preserve"> </w:t>
              </w:r>
            </w:ins>
            <w:del w:id="287" w:author="Eric Boisvert" w:date="2015-10-29T04:26:00Z">
              <w:r w:rsidR="00641AE8" w:rsidRPr="00D12552" w:rsidDel="001571AE">
                <w:rPr>
                  <w:rStyle w:val="reqtext"/>
                  <w:lang w:val="en-CA"/>
                </w:rPr>
                <w:delText xml:space="preserve">constrain </w:delText>
              </w:r>
            </w:del>
            <w:ins w:id="288" w:author="Eric Boisvert" w:date="2015-10-29T04:26:00Z">
              <w:r w:rsidR="001571AE">
                <w:rPr>
                  <w:rStyle w:val="reqtext"/>
                  <w:lang w:val="en-CA"/>
                </w:rPr>
                <w:t>implement the same</w:t>
              </w:r>
              <w:r w:rsidR="001571AE" w:rsidRPr="00D12552">
                <w:rPr>
                  <w:rStyle w:val="reqtext"/>
                  <w:lang w:val="en-CA"/>
                </w:rPr>
                <w:t xml:space="preserve"> </w:t>
              </w:r>
            </w:ins>
            <w:r w:rsidR="00641AE8" w:rsidRPr="00D12552">
              <w:rPr>
                <w:rStyle w:val="reqtext"/>
                <w:lang w:val="en-CA"/>
              </w:rPr>
              <w:t>cardinality of properties and association</w:t>
            </w:r>
            <w:ins w:id="289" w:author="Eric Boisvert" w:date="2015-10-29T04:26:00Z">
              <w:r w:rsidR="001571AE">
                <w:rPr>
                  <w:rStyle w:val="reqtext"/>
                  <w:lang w:val="en-CA"/>
                </w:rPr>
                <w:t>s</w:t>
              </w:r>
            </w:ins>
            <w:r w:rsidR="00641AE8" w:rsidRPr="00D12552">
              <w:rPr>
                <w:rStyle w:val="reqtext"/>
                <w:lang w:val="en-CA"/>
              </w:rPr>
              <w:t xml:space="preserve"> </w:t>
            </w:r>
            <w:ins w:id="290" w:author="Eric Boisvert" w:date="2015-10-29T04:26:00Z">
              <w:r w:rsidR="001571AE">
                <w:rPr>
                  <w:rStyle w:val="reqtext"/>
                  <w:lang w:val="en-CA"/>
                </w:rPr>
                <w:t xml:space="preserve">as defined in the </w:t>
              </w:r>
            </w:ins>
            <w:del w:id="291" w:author="Eric Boisvert" w:date="2015-10-29T04:26:00Z">
              <w:r w:rsidR="00641AE8" w:rsidRPr="00D12552" w:rsidDel="001571AE">
                <w:rPr>
                  <w:rStyle w:val="reqtext"/>
                  <w:lang w:val="en-CA"/>
                </w:rPr>
                <w:delText xml:space="preserve">in a way that is consistent with </w:delText>
              </w:r>
            </w:del>
            <w:r w:rsidR="00641AE8" w:rsidRPr="00D12552">
              <w:rPr>
                <w:rStyle w:val="reqtext"/>
                <w:lang w:val="en-CA"/>
              </w:rPr>
              <w:t>UML</w:t>
            </w:r>
          </w:p>
        </w:tc>
      </w:tr>
    </w:tbl>
    <w:p w14:paraId="3BE5C0E0" w14:textId="77777777" w:rsidR="000F4D17" w:rsidRDefault="000F4D17" w:rsidP="00DB1F99">
      <w:pPr>
        <w:rPr>
          <w:ins w:id="292" w:author="Eric Boisvert" w:date="2015-10-29T04:29:00Z"/>
          <w:color w:val="FF0000"/>
          <w:lang w:val="en-CA"/>
        </w:rPr>
      </w:pPr>
    </w:p>
    <w:p w14:paraId="7C3E2A57" w14:textId="72083E69" w:rsidR="00946727" w:rsidRPr="00D12552" w:rsidRDefault="00946727" w:rsidP="00DB1F99">
      <w:pPr>
        <w:rPr>
          <w:color w:val="FF0000"/>
          <w:lang w:val="en-CA"/>
        </w:rPr>
      </w:pPr>
      <w:ins w:id="293" w:author="Eric Boisvert" w:date="2015-10-29T04:29:00Z">
        <w:r w:rsidRPr="00946727">
          <w:rPr>
            <w:color w:val="FF0000"/>
            <w:lang w:val="en-CA"/>
          </w:rPr>
          <w:t>Cardinality shall be the same as defined in UML model.</w:t>
        </w:r>
      </w:ins>
    </w:p>
    <w:p w14:paraId="56232E23" w14:textId="05E970ED" w:rsidR="00946727" w:rsidRDefault="00641AE8">
      <w:pPr>
        <w:rPr>
          <w:ins w:id="294" w:author="Eric Boisvert" w:date="2015-10-29T04:46:00Z"/>
          <w:lang w:val="en-CA"/>
        </w:rPr>
        <w:pPrChange w:id="295" w:author="Eric Boisvert" w:date="2015-10-29T04:28:00Z">
          <w:pPr>
            <w:pStyle w:val="Heading3"/>
          </w:pPr>
        </w:pPrChange>
      </w:pPr>
      <w:del w:id="296" w:author="Eric Boisvert" w:date="2015-10-29T04:46:00Z">
        <w:r w:rsidRPr="00D12552" w:rsidDel="000F4D17">
          <w:rPr>
            <w:lang w:val="en-CA"/>
          </w:rPr>
          <w:delText>.</w:delText>
        </w:r>
      </w:del>
      <w:r w:rsidRPr="00D12552">
        <w:rPr>
          <w:lang w:val="en-CA"/>
        </w:rPr>
        <w:t xml:space="preserve"> </w:t>
      </w:r>
    </w:p>
    <w:p w14:paraId="67ABAA99" w14:textId="77777777" w:rsidR="000F4D17" w:rsidRDefault="000F4D17" w:rsidP="000F4D17">
      <w:pPr>
        <w:pStyle w:val="Heading3"/>
        <w:rPr>
          <w:ins w:id="297" w:author="Eric Boisvert" w:date="2015-10-29T04:46:00Z"/>
          <w:lang w:val="en-CA"/>
        </w:rPr>
      </w:pPr>
      <w:ins w:id="298" w:author="Eric Boisvert" w:date="2015-10-29T04:46:00Z">
        <w:r>
          <w:rPr>
            <w:lang w:val="en-CA"/>
          </w:rPr>
          <w:t>Abstract classes</w:t>
        </w:r>
      </w:ins>
    </w:p>
    <w:p w14:paraId="3FBC8B38" w14:textId="77777777" w:rsidR="000F4D17" w:rsidRPr="000F4D17" w:rsidRDefault="000F4D17" w:rsidP="000F4D17">
      <w:pPr>
        <w:rPr>
          <w:ins w:id="299" w:author="Eric Boisvert" w:date="2015-10-29T04:46: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F4D17" w:rsidRPr="00D12552" w14:paraId="0363CF94" w14:textId="77777777" w:rsidTr="00401D4D">
        <w:trPr>
          <w:cantSplit/>
          <w:ins w:id="300" w:author="Eric Boisvert" w:date="2015-10-29T04:46:00Z"/>
        </w:trPr>
        <w:tc>
          <w:tcPr>
            <w:tcW w:w="4219" w:type="dxa"/>
            <w:tcBorders>
              <w:right w:val="nil"/>
            </w:tcBorders>
            <w:shd w:val="clear" w:color="auto" w:fill="auto"/>
          </w:tcPr>
          <w:p w14:paraId="3F35C2CE" w14:textId="77777777" w:rsidR="000F4D17" w:rsidRPr="00D12552" w:rsidRDefault="000F4D17" w:rsidP="00401D4D">
            <w:pPr>
              <w:pStyle w:val="Tabletext10"/>
              <w:rPr>
                <w:ins w:id="301" w:author="Eric Boisvert" w:date="2015-10-29T04:46:00Z"/>
                <w:rStyle w:val="requri"/>
                <w:lang w:val="en-CA"/>
              </w:rPr>
            </w:pPr>
            <w:ins w:id="302" w:author="Eric Boisvert" w:date="2015-10-29T04:46:00Z">
              <w:r>
                <w:rPr>
                  <w:rStyle w:val="requri"/>
                  <w:lang w:val="en-CA"/>
                </w:rPr>
                <w:t>/req/gsml4-</w:t>
              </w:r>
              <w:r w:rsidRPr="00D12552">
                <w:rPr>
                  <w:rStyle w:val="requri"/>
                  <w:lang w:val="en-CA"/>
                </w:rPr>
                <w:t>core/uml-</w:t>
              </w:r>
              <w:r>
                <w:rPr>
                  <w:rStyle w:val="requri"/>
                  <w:lang w:val="en-CA"/>
                </w:rPr>
                <w:t>abstract</w:t>
              </w:r>
            </w:ins>
          </w:p>
        </w:tc>
        <w:tc>
          <w:tcPr>
            <w:tcW w:w="4678" w:type="dxa"/>
            <w:tcBorders>
              <w:left w:val="nil"/>
            </w:tcBorders>
            <w:shd w:val="clear" w:color="auto" w:fill="auto"/>
          </w:tcPr>
          <w:p w14:paraId="0C7F1C0D" w14:textId="77777777" w:rsidR="000F4D17" w:rsidRPr="00D12552" w:rsidRDefault="000F4D17" w:rsidP="00401D4D">
            <w:pPr>
              <w:pStyle w:val="Tabletext10"/>
              <w:jc w:val="left"/>
              <w:rPr>
                <w:ins w:id="303" w:author="Eric Boisvert" w:date="2015-10-29T04:46:00Z"/>
                <w:rStyle w:val="reqtext"/>
                <w:lang w:val="en-CA"/>
              </w:rPr>
            </w:pPr>
            <w:ins w:id="304" w:author="Eric Boisvert" w:date="2015-10-29T04:46:00Z">
              <w:r>
                <w:rPr>
                  <w:rStyle w:val="reqtext"/>
                  <w:lang w:val="en-CA"/>
                </w:rPr>
                <w:t>Abstract classes SHALL not be materialised</w:t>
              </w:r>
            </w:ins>
          </w:p>
        </w:tc>
      </w:tr>
    </w:tbl>
    <w:p w14:paraId="271F24BA" w14:textId="77777777" w:rsidR="000F4D17" w:rsidRDefault="000F4D17" w:rsidP="000F4D17">
      <w:pPr>
        <w:rPr>
          <w:ins w:id="305" w:author="Eric Boisvert" w:date="2015-10-29T04:46:00Z"/>
          <w:color w:val="FF0000"/>
          <w:lang w:val="en-CA"/>
        </w:rPr>
      </w:pPr>
    </w:p>
    <w:p w14:paraId="70577EE2" w14:textId="77777777" w:rsidR="000F4D17" w:rsidRPr="00946727" w:rsidRDefault="000F4D17">
      <w:pPr>
        <w:rPr>
          <w:ins w:id="306" w:author="Eric Boisvert" w:date="2015-10-29T04:28:00Z"/>
          <w:lang w:val="en-CA"/>
          <w:rPrChange w:id="307" w:author="Eric Boisvert" w:date="2015-10-29T04:28:00Z">
            <w:rPr>
              <w:ins w:id="308" w:author="Eric Boisvert" w:date="2015-10-29T04:28:00Z"/>
              <w:color w:val="FF0000"/>
              <w:lang w:val="en-CA"/>
            </w:rPr>
          </w:rPrChange>
        </w:rPr>
        <w:pPrChange w:id="309" w:author="Eric Boisvert" w:date="2015-10-29T04:28:00Z">
          <w:pPr>
            <w:pStyle w:val="Heading3"/>
          </w:pPr>
        </w:pPrChange>
      </w:pPr>
    </w:p>
    <w:p w14:paraId="691D93BA" w14:textId="6EA33D8E" w:rsidR="003D0B50" w:rsidRPr="00D12552" w:rsidRDefault="003D0B50" w:rsidP="001571AE">
      <w:pPr>
        <w:pStyle w:val="Heading3"/>
        <w:rPr>
          <w:lang w:val="en-CA"/>
        </w:rPr>
      </w:pPr>
      <w:r w:rsidRPr="00D12552">
        <w:rPr>
          <w:lang w:val="en-CA"/>
        </w:rPr>
        <w:t>Quantities</w:t>
      </w:r>
    </w:p>
    <w:p w14:paraId="2EB922F5" w14:textId="598E4B89" w:rsidR="003D0B50" w:rsidRPr="00D12552" w:rsidRDefault="003D0B50" w:rsidP="003D0B50">
      <w:pPr>
        <w:rPr>
          <w:lang w:val="en-CA"/>
        </w:rPr>
      </w:pPr>
      <w:r w:rsidRPr="00D12552">
        <w:rPr>
          <w:lang w:val="en-CA"/>
        </w:rPr>
        <w:t>The Quantities and Measurements units of measure shall be taken from a standard vocabulary governed by an appropriate community</w:t>
      </w:r>
      <w:ins w:id="310" w:author="Eric Boisvert" w:date="2015-10-29T04:29:00Z">
        <w:r w:rsidR="00946727">
          <w:rPr>
            <w:lang w:val="en-CA"/>
          </w:rPr>
          <w:t xml:space="preserve">, for </w:t>
        </w:r>
      </w:ins>
      <w:ins w:id="311" w:author="Eric Boisvert" w:date="2015-10-29T04:30:00Z">
        <w:r w:rsidR="00946727">
          <w:rPr>
            <w:lang w:val="en-CA"/>
          </w:rPr>
          <w:t>example</w:t>
        </w:r>
      </w:ins>
      <w:ins w:id="312" w:author="Eric Boisvert" w:date="2015-10-29T04:29:00Z">
        <w:r w:rsidR="00946727">
          <w:rPr>
            <w:lang w:val="en-CA"/>
          </w:rPr>
          <w:t xml:space="preserve"> UCUM.</w:t>
        </w:r>
      </w:ins>
      <w:del w:id="313" w:author="Eric Boisvert" w:date="2015-10-29T04:29:00Z">
        <w:r w:rsidRPr="00D12552" w:rsidDel="00946727">
          <w:rPr>
            <w:lang w:val="en-CA"/>
          </w:rPr>
          <w:delText>.</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73CA8C8B" w14:textId="77777777" w:rsidTr="009B3BBD">
        <w:trPr>
          <w:cantSplit/>
        </w:trPr>
        <w:tc>
          <w:tcPr>
            <w:tcW w:w="4219" w:type="dxa"/>
            <w:tcBorders>
              <w:right w:val="nil"/>
            </w:tcBorders>
            <w:shd w:val="clear" w:color="auto" w:fill="auto"/>
          </w:tcPr>
          <w:p w14:paraId="0F7EE96C" w14:textId="77777777" w:rsidR="003D0B50" w:rsidRPr="00BD7B2A" w:rsidRDefault="00BD7B2A" w:rsidP="009B3BBD">
            <w:pPr>
              <w:pStyle w:val="Tabletext10"/>
              <w:jc w:val="left"/>
              <w:rPr>
                <w:rStyle w:val="requri"/>
                <w:lang w:val="fr-CA"/>
              </w:rPr>
            </w:pPr>
            <w:r w:rsidRPr="00BD7B2A">
              <w:rPr>
                <w:rStyle w:val="requri"/>
                <w:lang w:val="fr-CA"/>
              </w:rPr>
              <w:t>/req/gsml4-</w:t>
            </w:r>
            <w:r w:rsidR="003D0B50" w:rsidRPr="00BD7B2A">
              <w:rPr>
                <w:rStyle w:val="requri"/>
                <w:lang w:val="fr-CA"/>
              </w:rPr>
              <w:t>core/quantities-uom</w:t>
            </w:r>
          </w:p>
        </w:tc>
        <w:tc>
          <w:tcPr>
            <w:tcW w:w="4678" w:type="dxa"/>
            <w:tcBorders>
              <w:left w:val="nil"/>
            </w:tcBorders>
            <w:shd w:val="clear" w:color="auto" w:fill="auto"/>
          </w:tcPr>
          <w:p w14:paraId="12CD949A" w14:textId="37D386FE" w:rsidR="003D0B50" w:rsidRPr="00D12552" w:rsidRDefault="003D0B50" w:rsidP="008A279B">
            <w:pPr>
              <w:pStyle w:val="Tabletext10"/>
              <w:jc w:val="left"/>
              <w:rPr>
                <w:rStyle w:val="reqtext"/>
                <w:lang w:val="en-CA"/>
              </w:rPr>
            </w:pPr>
            <w:r w:rsidRPr="00D12552">
              <w:rPr>
                <w:rStyle w:val="reqtext"/>
                <w:lang w:val="en-CA"/>
              </w:rPr>
              <w:t xml:space="preserve">Quantities and measurements SHALL have explicit units of measure </w:t>
            </w:r>
            <w:del w:id="314" w:author="Eric Boisvert" w:date="2015-10-29T03:55:00Z">
              <w:r w:rsidRPr="00D12552" w:rsidDel="008A279B">
                <w:rPr>
                  <w:rFonts w:cs="Arial"/>
                  <w:sz w:val="18"/>
                  <w:lang w:val="en-CA"/>
                </w:rPr>
                <w:delText xml:space="preserve">specified using the URI for an individual from a class </w:delText>
              </w:r>
              <w:r w:rsidRPr="00D12552" w:rsidDel="008A279B">
                <w:rPr>
                  <w:rStyle w:val="reqtext"/>
                  <w:lang w:val="en-CA"/>
                </w:rPr>
                <w:delText>governed as an external ontology.</w:delText>
              </w:r>
            </w:del>
            <w:ins w:id="315" w:author="Eric Boisvert" w:date="2015-10-29T03:55:00Z">
              <w:r w:rsidR="008A279B">
                <w:rPr>
                  <w:rFonts w:cs="Arial"/>
                  <w:sz w:val="18"/>
                  <w:lang w:val="en-CA"/>
                </w:rPr>
                <w:t>from a governed ontology</w:t>
              </w:r>
            </w:ins>
          </w:p>
        </w:tc>
      </w:tr>
    </w:tbl>
    <w:p w14:paraId="3C7E9DF8" w14:textId="77777777" w:rsidR="003D0B50" w:rsidRPr="00D12552" w:rsidRDefault="003D0B50" w:rsidP="003D0B50">
      <w:pPr>
        <w:pStyle w:val="Heading3"/>
        <w:rPr>
          <w:lang w:val="en-CA"/>
        </w:rPr>
      </w:pPr>
      <w:bookmarkStart w:id="316" w:name="_Ref432861816"/>
      <w:r w:rsidRPr="00D12552">
        <w:rPr>
          <w:lang w:val="en-CA"/>
        </w:rPr>
        <w:lastRenderedPageBreak/>
        <w:t>Code lists</w:t>
      </w:r>
      <w:bookmarkEnd w:id="316"/>
      <w:r w:rsidRPr="00D12552">
        <w:rPr>
          <w:lang w:val="en-CA"/>
        </w:rPr>
        <w:t xml:space="preserve"> </w:t>
      </w:r>
    </w:p>
    <w:p w14:paraId="607EF51B" w14:textId="77777777" w:rsidR="003D0B50" w:rsidRPr="00D12552" w:rsidRDefault="003D0B50" w:rsidP="003D0B50">
      <w:pPr>
        <w:rPr>
          <w:lang w:val="en-CA"/>
        </w:rPr>
      </w:pPr>
      <w:r w:rsidRPr="00D12552">
        <w:rPr>
          <w:lang w:val="en-CA"/>
        </w:rPr>
        <w:t>All properties that require formal vocabularies are modelled in UML as classes having the stereotype &lt;&lt;CodeList&gt;&gt;.  The list of valid terms should be taken from a standard vocabulary governed by an appropriate community.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3EF493CA" w14:textId="77777777" w:rsidTr="009B3BBD">
        <w:trPr>
          <w:cantSplit/>
        </w:trPr>
        <w:tc>
          <w:tcPr>
            <w:tcW w:w="4219" w:type="dxa"/>
            <w:tcBorders>
              <w:right w:val="nil"/>
            </w:tcBorders>
            <w:shd w:val="clear" w:color="auto" w:fill="auto"/>
          </w:tcPr>
          <w:p w14:paraId="018DE7A0"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core/codelist</w:t>
            </w:r>
          </w:p>
        </w:tc>
        <w:tc>
          <w:tcPr>
            <w:tcW w:w="4678" w:type="dxa"/>
            <w:tcBorders>
              <w:left w:val="nil"/>
            </w:tcBorders>
            <w:shd w:val="clear" w:color="auto" w:fill="auto"/>
          </w:tcPr>
          <w:p w14:paraId="3BFB9E4C" w14:textId="77777777" w:rsidR="003D0B50" w:rsidRPr="00D12552" w:rsidRDefault="003D0B50" w:rsidP="009B3BBD">
            <w:pPr>
              <w:pStyle w:val="Tabletext10"/>
              <w:jc w:val="left"/>
              <w:rPr>
                <w:rStyle w:val="reqtext"/>
                <w:lang w:val="en-CA"/>
              </w:rPr>
            </w:pPr>
            <w:r w:rsidRPr="00D12552">
              <w:rPr>
                <w:rStyle w:val="reqtext"/>
                <w:lang w:val="en-CA"/>
              </w:rPr>
              <w:t xml:space="preserve">Classes of stereotype &lt;&lt;CodeList&gt;&gt; SHOULD be </w:t>
            </w:r>
            <w:r w:rsidRPr="00D12552">
              <w:rPr>
                <w:rFonts w:cs="Arial"/>
                <w:sz w:val="18"/>
                <w:lang w:val="en-CA"/>
              </w:rPr>
              <w:t xml:space="preserve">specified using the URI for an individual from a class </w:t>
            </w:r>
            <w:r w:rsidRPr="00D12552">
              <w:rPr>
                <w:rStyle w:val="reqtext"/>
                <w:lang w:val="en-CA"/>
              </w:rPr>
              <w:t>governed as an external ontology</w:t>
            </w:r>
          </w:p>
        </w:tc>
      </w:tr>
    </w:tbl>
    <w:p w14:paraId="47D68AF1" w14:textId="77777777" w:rsidR="003D0B50" w:rsidRPr="00D12552" w:rsidRDefault="003D0B50" w:rsidP="003D0B50">
      <w:pPr>
        <w:pStyle w:val="Heading3"/>
        <w:rPr>
          <w:lang w:val="en-CA"/>
        </w:rPr>
      </w:pPr>
      <w:bookmarkStart w:id="317" w:name="_Ref432861735"/>
      <w:commentRangeStart w:id="318"/>
      <w:r w:rsidRPr="00D12552">
        <w:rPr>
          <w:lang w:val="en-CA"/>
        </w:rPr>
        <w:t>Code lists URI</w:t>
      </w:r>
      <w:bookmarkEnd w:id="317"/>
      <w:commentRangeEnd w:id="318"/>
      <w:r w:rsidR="00773E1B">
        <w:rPr>
          <w:rStyle w:val="CommentReference"/>
          <w:rFonts w:cs="Times New Roman"/>
          <w:b w:val="0"/>
          <w:bCs w:val="0"/>
        </w:rPr>
        <w:commentReference w:id="318"/>
      </w:r>
    </w:p>
    <w:p w14:paraId="42F49A77" w14:textId="77777777" w:rsidR="00946727" w:rsidRDefault="00946727" w:rsidP="003D0B50">
      <w:pPr>
        <w:rPr>
          <w:ins w:id="319" w:author="Eric Boisvert" w:date="2015-10-29T04:31:00Z"/>
          <w:lang w:val="en-CA"/>
        </w:rPr>
      </w:pPr>
    </w:p>
    <w:p w14:paraId="0C9D223C" w14:textId="77777777" w:rsidR="003D0B50" w:rsidRPr="00D12552" w:rsidRDefault="003D0B50" w:rsidP="003D0B50">
      <w:pPr>
        <w:rPr>
          <w:lang w:val="en-CA"/>
        </w:rPr>
      </w:pPr>
      <w:r w:rsidRPr="00D12552">
        <w:rPr>
          <w:lang w:val="en-CA"/>
        </w:rPr>
        <w:t>The URI used to identify vocabulary terms SHALL be resolvable using Linked Open Data Principles, where a URI identifier can resolve to multiple representations (or formats) for the term using HTTP content, MIME-type and language negotiation mechanisms.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73ADD27B" w14:textId="77777777" w:rsidTr="009B3BBD">
        <w:trPr>
          <w:cantSplit/>
        </w:trPr>
        <w:tc>
          <w:tcPr>
            <w:tcW w:w="4219" w:type="dxa"/>
            <w:tcBorders>
              <w:right w:val="nil"/>
            </w:tcBorders>
            <w:shd w:val="clear" w:color="auto" w:fill="auto"/>
          </w:tcPr>
          <w:p w14:paraId="033713BE"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core/codelistURI</w:t>
            </w:r>
          </w:p>
        </w:tc>
        <w:tc>
          <w:tcPr>
            <w:tcW w:w="4678" w:type="dxa"/>
            <w:tcBorders>
              <w:left w:val="nil"/>
            </w:tcBorders>
            <w:shd w:val="clear" w:color="auto" w:fill="auto"/>
          </w:tcPr>
          <w:p w14:paraId="72FD1F7C" w14:textId="77777777" w:rsidR="003D0B50" w:rsidRPr="00D12552" w:rsidRDefault="003D0B50" w:rsidP="009B3BBD">
            <w:pPr>
              <w:pStyle w:val="Tabletext10"/>
              <w:jc w:val="left"/>
              <w:rPr>
                <w:rStyle w:val="reqtext"/>
                <w:lang w:val="en-CA"/>
              </w:rPr>
            </w:pPr>
            <w:r w:rsidRPr="00D12552">
              <w:rPr>
                <w:rStyle w:val="reqtext"/>
                <w:lang w:val="en-CA"/>
              </w:rPr>
              <w:t>URI used for vocabulary terms SHALL be resolvable using Linked Open Data principles.</w:t>
            </w:r>
          </w:p>
        </w:tc>
      </w:tr>
    </w:tbl>
    <w:p w14:paraId="6E70A1F5" w14:textId="77777777" w:rsidR="003D0B50" w:rsidRPr="00D12552" w:rsidRDefault="003D0B50" w:rsidP="003D0B50">
      <w:pPr>
        <w:pStyle w:val="Heading3"/>
        <w:rPr>
          <w:lang w:val="en-CA"/>
        </w:rPr>
      </w:pPr>
      <w:commentRangeStart w:id="320"/>
      <w:r w:rsidRPr="00D12552">
        <w:rPr>
          <w:lang w:val="en-CA"/>
        </w:rPr>
        <w:t>Identifier</w:t>
      </w:r>
      <w:commentRangeEnd w:id="320"/>
      <w:r w:rsidR="000F4D17">
        <w:rPr>
          <w:rStyle w:val="CommentReference"/>
          <w:rFonts w:cs="Times New Roman"/>
          <w:b w:val="0"/>
          <w:bCs w:val="0"/>
        </w:rPr>
        <w:commentReference w:id="320"/>
      </w:r>
    </w:p>
    <w:p w14:paraId="720215C8" w14:textId="77777777" w:rsidR="003D0B50" w:rsidRPr="00D12552" w:rsidRDefault="003D0B50" w:rsidP="003D0B50">
      <w:pPr>
        <w:rPr>
          <w:lang w:val="en-CA"/>
        </w:rPr>
      </w:pPr>
      <w:r w:rsidRPr="00D12552">
        <w:rPr>
          <w:lang w:val="en-CA"/>
        </w:rPr>
        <w:t>Features that use an HTTP URI as their identifier SHALL be resolvable following Linked Open Data principles.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3D0B50" w:rsidRPr="00D12552" w14:paraId="7FF2C012" w14:textId="77777777" w:rsidTr="009B3BBD">
        <w:trPr>
          <w:cantSplit/>
        </w:trPr>
        <w:tc>
          <w:tcPr>
            <w:tcW w:w="2518" w:type="dxa"/>
            <w:tcBorders>
              <w:right w:val="single" w:sz="4" w:space="0" w:color="auto"/>
            </w:tcBorders>
            <w:shd w:val="clear" w:color="auto" w:fill="auto"/>
          </w:tcPr>
          <w:p w14:paraId="550A9B82"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core/identifier</w:t>
            </w:r>
          </w:p>
        </w:tc>
        <w:tc>
          <w:tcPr>
            <w:tcW w:w="6379" w:type="dxa"/>
            <w:tcBorders>
              <w:left w:val="single" w:sz="4" w:space="0" w:color="auto"/>
            </w:tcBorders>
            <w:shd w:val="clear" w:color="auto" w:fill="auto"/>
          </w:tcPr>
          <w:p w14:paraId="12FC9BD4" w14:textId="77777777" w:rsidR="003D0B50" w:rsidRPr="00D12552" w:rsidRDefault="003D0B50" w:rsidP="009B3BBD">
            <w:pPr>
              <w:pStyle w:val="Tabletext10"/>
              <w:jc w:val="left"/>
              <w:rPr>
                <w:rStyle w:val="reqtext"/>
                <w:lang w:val="en-CA"/>
              </w:rPr>
            </w:pPr>
            <w:r w:rsidRPr="00D12552">
              <w:rPr>
                <w:rStyle w:val="reqtext"/>
                <w:lang w:val="en-CA"/>
              </w:rPr>
              <w:t>HTTP URI used as identifiers SHALL be resolvable following Linked Open Data principles.</w:t>
            </w:r>
          </w:p>
        </w:tc>
      </w:tr>
    </w:tbl>
    <w:p w14:paraId="1EBF6B40" w14:textId="77777777" w:rsidR="004635D8" w:rsidRPr="00D12552" w:rsidRDefault="004635D8" w:rsidP="00DB1F99">
      <w:pPr>
        <w:rPr>
          <w:color w:val="FF0000"/>
          <w:lang w:val="en-CA"/>
        </w:rPr>
      </w:pPr>
    </w:p>
    <w:p w14:paraId="308241B4" w14:textId="4C94E93C" w:rsidR="009B3BBD" w:rsidRDefault="009B3BBD" w:rsidP="009B3BBD">
      <w:pPr>
        <w:pStyle w:val="Heading2"/>
        <w:rPr>
          <w:lang w:val="en-CA"/>
        </w:rPr>
      </w:pPr>
      <w:r w:rsidRPr="00D12552">
        <w:rPr>
          <w:lang w:val="en-CA"/>
        </w:rPr>
        <w:t xml:space="preserve">GeoSciML </w:t>
      </w:r>
      <w:r>
        <w:rPr>
          <w:lang w:val="en-CA"/>
        </w:rPr>
        <w:t>Portrayal</w:t>
      </w:r>
      <w:r w:rsidRPr="00D12552">
        <w:rPr>
          <w:lang w:val="en-CA"/>
        </w:rPr>
        <w:t xml:space="preserve"> </w:t>
      </w:r>
      <w:ins w:id="321" w:author="Eric Boisvert" w:date="2015-11-03T05:13:00Z">
        <w:r w:rsidR="004F0DC1">
          <w:rPr>
            <w:lang w:val="en-CA"/>
          </w:rPr>
          <w:t xml:space="preserve">Abstract </w:t>
        </w:r>
      </w:ins>
      <w:r w:rsidRPr="00D12552">
        <w:rPr>
          <w:lang w:val="en-CA"/>
        </w:rPr>
        <w:t>Requirements Class</w:t>
      </w:r>
    </w:p>
    <w:p w14:paraId="4015345D" w14:textId="77777777" w:rsidR="00225333" w:rsidRPr="00225333" w:rsidRDefault="00225333" w:rsidP="00BA6B31"/>
    <w:p w14:paraId="209FFEED" w14:textId="77777777" w:rsidR="00BA6B31" w:rsidRDefault="00BA6B31" w:rsidP="00BA6B31">
      <w:pPr>
        <w:rPr>
          <w:lang w:val="en-CA"/>
        </w:rPr>
      </w:pPr>
      <w:r w:rsidRPr="00BA6B31">
        <w:rPr>
          <w:lang w:val="en-CA"/>
        </w:rPr>
        <w:t>The GeoSciML-Portrayal schema standardises the interaction (request/response formats) with layer-based map services</w:t>
      </w:r>
      <w:r>
        <w:rPr>
          <w:lang w:val="en-CA"/>
        </w:rPr>
        <w:t xml:space="preserve"> or GIS applications</w:t>
      </w:r>
      <w:r w:rsidRPr="00BA6B31">
        <w:rPr>
          <w:lang w:val="en-CA"/>
        </w:rPr>
        <w:t xml:space="preserve">. It is best thought of as a view </w:t>
      </w:r>
      <w:r>
        <w:rPr>
          <w:lang w:val="en-CA"/>
        </w:rPr>
        <w:t>of GeoSciML data that denormalis</w:t>
      </w:r>
      <w:r w:rsidRPr="00BA6B31">
        <w:rPr>
          <w:lang w:val="en-CA"/>
        </w:rPr>
        <w:t xml:space="preserve">es the data and concatenates complex property values into single, human-readable, labels and returns single, representative, values from controlled vocabularies for properties multi-valued properties that can be used when generating thematic maps, or portrayals, of the data. </w:t>
      </w:r>
    </w:p>
    <w:p w14:paraId="35039D1F" w14:textId="77777777" w:rsidR="00792D31" w:rsidRDefault="00792D31" w:rsidP="00792D31">
      <w:pPr>
        <w:keepNext/>
      </w:pPr>
      <w:r>
        <w:rPr>
          <w:noProof/>
          <w:sz w:val="0"/>
          <w:szCs w:val="0"/>
          <w:lang w:val="en-CA" w:eastAsia="en-CA"/>
        </w:rPr>
        <w:lastRenderedPageBreak/>
        <w:drawing>
          <wp:inline distT="0" distB="0" distL="0" distR="0" wp14:anchorId="449BF488" wp14:editId="2E00E4CB">
            <wp:extent cx="4972050" cy="5572125"/>
            <wp:effectExtent l="0" t="0" r="0"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pic:cNvPicPr/>
                  </pic:nvPicPr>
                  <pic:blipFill>
                    <a:blip r:embed="rId19"/>
                    <a:stretch>
                      <a:fillRect/>
                    </a:stretch>
                  </pic:blipFill>
                  <pic:spPr bwMode="auto">
                    <a:xfrm>
                      <a:off x="0" y="0"/>
                      <a:ext cx="4972050" cy="5572125"/>
                    </a:xfrm>
                    <a:prstGeom prst="rect">
                      <a:avLst/>
                    </a:prstGeom>
                    <a:noFill/>
                    <a:ln w="9525">
                      <a:noFill/>
                      <a:miter lim="800000"/>
                      <a:headEnd/>
                      <a:tailEnd/>
                    </a:ln>
                  </pic:spPr>
                </pic:pic>
              </a:graphicData>
            </a:graphic>
          </wp:inline>
        </w:drawing>
      </w:r>
    </w:p>
    <w:p w14:paraId="66AF6BA0" w14:textId="77777777" w:rsidR="00792D31" w:rsidRPr="00BA6B31" w:rsidRDefault="00792D31" w:rsidP="00792D31">
      <w:pPr>
        <w:pStyle w:val="Caption"/>
        <w:rPr>
          <w:lang w:val="en-CA"/>
        </w:rPr>
      </w:pPr>
      <w:r>
        <w:t xml:space="preserve">Figure </w:t>
      </w:r>
      <w:fldSimple w:instr=" SEQ Figure \* ARABIC ">
        <w:ins w:id="322" w:author="Eric Boisvert" w:date="2015-11-28T15:54:00Z">
          <w:r w:rsidR="00180077">
            <w:rPr>
              <w:noProof/>
            </w:rPr>
            <w:t>6</w:t>
          </w:r>
        </w:ins>
        <w:del w:id="323" w:author="Eric Boisvert" w:date="2015-10-30T04:23:00Z">
          <w:r w:rsidR="00090DCF" w:rsidDel="007D2867">
            <w:rPr>
              <w:noProof/>
            </w:rPr>
            <w:delText>6</w:delText>
          </w:r>
        </w:del>
      </w:fldSimple>
      <w:r>
        <w:t xml:space="preserve"> : Package dependency for GeoSciML Portrayal</w:t>
      </w:r>
    </w:p>
    <w:p w14:paraId="72C0D042" w14:textId="0248DF49" w:rsidR="00BA6B31" w:rsidRDefault="00BA6B31" w:rsidP="00BA6B31">
      <w:pPr>
        <w:rPr>
          <w:lang w:val="en-CA"/>
        </w:rPr>
      </w:pPr>
      <w:r w:rsidRPr="00BA6B31">
        <w:rPr>
          <w:lang w:val="en-CA"/>
        </w:rPr>
        <w:t>It is separate to, but harmonized with, GeoSciML and conforms to the level 0 of the Simple Features Profile for GML (</w:t>
      </w:r>
      <w:r>
        <w:rPr>
          <w:lang w:val="en-CA"/>
        </w:rPr>
        <w:t>OGC 10-</w:t>
      </w:r>
      <w:r w:rsidR="00112EA6">
        <w:rPr>
          <w:lang w:val="en-CA"/>
        </w:rPr>
        <w:t>100</w:t>
      </w:r>
      <w:r>
        <w:rPr>
          <w:lang w:val="en-CA"/>
        </w:rPr>
        <w:t>r2</w:t>
      </w:r>
      <w:r w:rsidRPr="00BA6B31">
        <w:rPr>
          <w:lang w:val="en-CA"/>
        </w:rPr>
        <w:t xml:space="preserve">). Labels, </w:t>
      </w:r>
      <w:r>
        <w:rPr>
          <w:lang w:val="en-CA"/>
        </w:rPr>
        <w:t xml:space="preserve">are </w:t>
      </w:r>
      <w:r w:rsidRPr="00BA6B31">
        <w:rPr>
          <w:lang w:val="en-CA"/>
        </w:rPr>
        <w:t xml:space="preserve">'free-text' fields that </w:t>
      </w:r>
      <w:r>
        <w:rPr>
          <w:lang w:val="en-CA"/>
        </w:rPr>
        <w:t xml:space="preserve">are </w:t>
      </w:r>
      <w:r w:rsidRPr="00BA6B31">
        <w:rPr>
          <w:lang w:val="en-CA"/>
        </w:rPr>
        <w:t>, in robust services, well-structured summaries of complex GeoSciML data, while the representative thematic properties will be URIs of concepts in a controlled vocabulary (for example CGI Simple Lithology). There will also be links, via identifier URIs, providing hooks to ful</w:t>
      </w:r>
      <w:r>
        <w:rPr>
          <w:lang w:val="en-CA"/>
        </w:rPr>
        <w:t xml:space="preserve">l GeoSciML representations of </w:t>
      </w:r>
      <w:r w:rsidRPr="00BA6B31">
        <w:rPr>
          <w:lang w:val="en-CA"/>
        </w:rPr>
        <w:t xml:space="preserve">the geologic feature in question. </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90399" w:rsidRPr="00D12552" w14:paraId="7A162721"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A026CD5" w14:textId="77777777" w:rsidR="00A90399" w:rsidRPr="00D12552" w:rsidRDefault="008341E8" w:rsidP="00380908">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A90399" w:rsidRPr="00D12552">
              <w:rPr>
                <w:rFonts w:eastAsia="MS Mincho"/>
                <w:b/>
                <w:sz w:val="22"/>
                <w:lang w:val="en-CA"/>
              </w:rPr>
              <w:t>Requirements Class</w:t>
            </w:r>
          </w:p>
        </w:tc>
      </w:tr>
      <w:tr w:rsidR="00A90399" w:rsidRPr="00D12552" w14:paraId="67F72684"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EE81194"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A90399" w:rsidRPr="00D12552" w14:paraId="32D07482" w14:textId="77777777" w:rsidTr="00380908">
        <w:tc>
          <w:tcPr>
            <w:tcW w:w="1809" w:type="dxa"/>
            <w:tcBorders>
              <w:top w:val="single" w:sz="12" w:space="0" w:color="auto"/>
              <w:left w:val="single" w:sz="12" w:space="0" w:color="auto"/>
              <w:bottom w:val="single" w:sz="4" w:space="0" w:color="auto"/>
              <w:right w:val="single" w:sz="4" w:space="0" w:color="auto"/>
            </w:tcBorders>
          </w:tcPr>
          <w:p w14:paraId="0F8D884C" w14:textId="77777777" w:rsidR="00A90399" w:rsidRPr="00D12552" w:rsidRDefault="00A9039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3B28621"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A90399" w:rsidRPr="00D12552" w14:paraId="22FEFE59" w14:textId="77777777" w:rsidTr="00380908">
        <w:tc>
          <w:tcPr>
            <w:tcW w:w="1809" w:type="dxa"/>
            <w:tcBorders>
              <w:top w:val="single" w:sz="4" w:space="0" w:color="auto"/>
              <w:left w:val="single" w:sz="12" w:space="0" w:color="auto"/>
              <w:bottom w:val="single" w:sz="4" w:space="0" w:color="auto"/>
              <w:right w:val="single" w:sz="4" w:space="0" w:color="auto"/>
            </w:tcBorders>
          </w:tcPr>
          <w:p w14:paraId="021274E0"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91A5A18"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112EA6" w:rsidRPr="00D12552" w14:paraId="4A635FF9" w14:textId="77777777" w:rsidTr="00380908">
        <w:tc>
          <w:tcPr>
            <w:tcW w:w="1809" w:type="dxa"/>
            <w:tcBorders>
              <w:top w:val="single" w:sz="4" w:space="0" w:color="auto"/>
              <w:left w:val="single" w:sz="12" w:space="0" w:color="auto"/>
              <w:bottom w:val="single" w:sz="4" w:space="0" w:color="auto"/>
              <w:right w:val="single" w:sz="4" w:space="0" w:color="auto"/>
            </w:tcBorders>
          </w:tcPr>
          <w:p w14:paraId="2425E34E" w14:textId="6165B948" w:rsidR="00112EA6" w:rsidRPr="00D12552" w:rsidRDefault="00112EA6" w:rsidP="00380908">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C8DE3A7" w14:textId="431FF5C0" w:rsidR="00112EA6" w:rsidRDefault="00112EA6"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GML Simple Feature SF-</w:t>
            </w:r>
            <w:ins w:id="324" w:author="Eric Boisvert" w:date="2015-10-29T05:09:00Z">
              <w:r w:rsidR="00A10684">
                <w:rPr>
                  <w:rFonts w:eastAsia="MS Mincho"/>
                  <w:b/>
                  <w:color w:val="FF0000"/>
                  <w:sz w:val="22"/>
                  <w:lang w:val="en-CA"/>
                </w:rPr>
                <w:t>0</w:t>
              </w:r>
            </w:ins>
            <w:del w:id="325" w:author="Eric Boisvert" w:date="2015-10-29T05:09:00Z">
              <w:r w:rsidDel="00A10684">
                <w:rPr>
                  <w:rFonts w:eastAsia="MS Mincho"/>
                  <w:b/>
                  <w:color w:val="FF0000"/>
                  <w:sz w:val="22"/>
                  <w:lang w:val="en-CA"/>
                </w:rPr>
                <w:delText>1</w:delText>
              </w:r>
            </w:del>
            <w:r>
              <w:rPr>
                <w:rFonts w:eastAsia="MS Mincho"/>
                <w:b/>
                <w:color w:val="FF0000"/>
                <w:sz w:val="22"/>
                <w:lang w:val="en-CA"/>
              </w:rPr>
              <w:t xml:space="preserve"> OGC 10-100r3</w:t>
            </w:r>
          </w:p>
        </w:tc>
      </w:tr>
      <w:tr w:rsidR="00A90399" w:rsidRPr="00D12552" w14:paraId="5BFEDF6A" w14:textId="77777777" w:rsidTr="00380908">
        <w:tc>
          <w:tcPr>
            <w:tcW w:w="1809" w:type="dxa"/>
            <w:tcBorders>
              <w:top w:val="single" w:sz="4" w:space="0" w:color="auto"/>
              <w:left w:val="single" w:sz="12" w:space="0" w:color="auto"/>
              <w:bottom w:val="single" w:sz="4" w:space="0" w:color="auto"/>
              <w:right w:val="single" w:sz="4" w:space="0" w:color="auto"/>
            </w:tcBorders>
          </w:tcPr>
          <w:p w14:paraId="2B706C95"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lastRenderedPageBreak/>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3025837" w14:textId="77777777" w:rsidR="00A90399" w:rsidRPr="00D12552" w:rsidRDefault="00263362"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A90399" w:rsidRPr="00D12552" w14:paraId="344E3EC6"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5BCDD081" w14:textId="77777777" w:rsidR="00A90399" w:rsidRPr="00CD7325" w:rsidRDefault="00A9039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1C4CD64" w14:textId="77777777" w:rsidR="00A90399" w:rsidRPr="00D12552" w:rsidRDefault="00A90399" w:rsidP="00380908">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gsml4-portrayal</w:t>
            </w:r>
            <w:r w:rsidRPr="00D12552">
              <w:rPr>
                <w:rFonts w:eastAsia="MS Mincho"/>
                <w:b/>
                <w:color w:val="FF0000"/>
                <w:sz w:val="22"/>
                <w:lang w:val="en-CA"/>
              </w:rPr>
              <w:t>/</w:t>
            </w:r>
            <w:r w:rsidR="005166DF">
              <w:rPr>
                <w:rFonts w:eastAsia="MS Mincho"/>
                <w:b/>
                <w:color w:val="FF0000"/>
                <w:sz w:val="22"/>
                <w:lang w:val="en-CA"/>
              </w:rPr>
              <w:t>geomtype</w:t>
            </w:r>
          </w:p>
          <w:p w14:paraId="760837B6" w14:textId="77777777" w:rsidR="00A90399" w:rsidRPr="00D12552" w:rsidRDefault="005166DF" w:rsidP="00380908">
            <w:pPr>
              <w:spacing w:before="100" w:beforeAutospacing="1" w:after="100" w:afterAutospacing="1" w:line="230" w:lineRule="atLeast"/>
              <w:rPr>
                <w:rFonts w:eastAsia="MS Mincho"/>
                <w:i/>
                <w:lang w:val="en-CA"/>
              </w:rPr>
            </w:pPr>
            <w:r w:rsidRPr="005166DF">
              <w:rPr>
                <w:rFonts w:eastAsia="MS Mincho"/>
                <w:i/>
                <w:lang w:val="en-CA"/>
              </w:rPr>
              <w:t xml:space="preserve">A data instance SHALL use a single geometry type (Point, Line, Polygon, etc.)  </w:t>
            </w:r>
          </w:p>
        </w:tc>
      </w:tr>
      <w:tr w:rsidR="002D30FE" w:rsidRPr="00D12552" w14:paraId="66E73458"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38CB13DD" w14:textId="77777777" w:rsidR="002D30FE" w:rsidRPr="00CD7325" w:rsidRDefault="002D30FE"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1C5C845" w14:textId="77777777" w:rsidR="002D30FE" w:rsidRPr="00D12552" w:rsidRDefault="002D30FE" w:rsidP="00380908">
            <w:pPr>
              <w:spacing w:before="100" w:beforeAutospacing="1" w:after="100" w:afterAutospacing="1" w:line="230" w:lineRule="atLeast"/>
              <w:jc w:val="both"/>
              <w:rPr>
                <w:rFonts w:eastAsia="MS Mincho"/>
                <w:b/>
                <w:color w:val="FF0000"/>
                <w:sz w:val="22"/>
                <w:lang w:val="en-CA"/>
              </w:rPr>
            </w:pPr>
            <w:r w:rsidRPr="00A1185A">
              <w:rPr>
                <w:rFonts w:eastAsia="MS Mincho"/>
                <w:b/>
                <w:color w:val="FF0000"/>
                <w:sz w:val="22"/>
                <w:lang w:val="en-CA"/>
              </w:rPr>
              <w:t>/req/gsml4-portrayal/multiple</w:t>
            </w:r>
          </w:p>
          <w:p w14:paraId="7BA0E7BD" w14:textId="77777777" w:rsidR="002D30FE" w:rsidRPr="00D12552" w:rsidRDefault="002D30FE" w:rsidP="00380908">
            <w:pPr>
              <w:spacing w:before="100" w:beforeAutospacing="1" w:after="100" w:afterAutospacing="1" w:line="230" w:lineRule="atLeast"/>
              <w:jc w:val="both"/>
              <w:rPr>
                <w:rFonts w:eastAsia="MS Mincho"/>
                <w:b/>
                <w:color w:val="FF0000"/>
                <w:sz w:val="22"/>
                <w:lang w:val="en-CA"/>
              </w:rPr>
            </w:pPr>
            <w:r w:rsidRPr="00A1185A">
              <w:rPr>
                <w:rFonts w:eastAsia="MS Mincho"/>
                <w:i/>
                <w:lang w:val="en-CA"/>
              </w:rPr>
              <w:t>Multiple values SHALL be rep</w:t>
            </w:r>
            <w:r>
              <w:rPr>
                <w:rFonts w:eastAsia="MS Mincho"/>
                <w:i/>
                <w:lang w:val="en-CA"/>
              </w:rPr>
              <w:t>orted as a comma delimited list</w:t>
            </w:r>
            <w:r w:rsidRPr="00D12552">
              <w:rPr>
                <w:rFonts w:eastAsia="MS Mincho"/>
                <w:i/>
                <w:lang w:val="en-CA"/>
              </w:rPr>
              <w:t>.</w:t>
            </w:r>
          </w:p>
        </w:tc>
      </w:tr>
      <w:tr w:rsidR="00A1185A" w:rsidRPr="00D12552" w14:paraId="4556E343"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4ED00961" w14:textId="77777777" w:rsidR="00A1185A" w:rsidRPr="00CD7325" w:rsidRDefault="00A1185A"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04C048" w14:textId="77777777" w:rsidR="00A1185A" w:rsidRPr="00D12552" w:rsidRDefault="00A1185A" w:rsidP="00A1185A">
            <w:pPr>
              <w:spacing w:before="100" w:beforeAutospacing="1" w:after="100" w:afterAutospacing="1" w:line="230" w:lineRule="atLeast"/>
              <w:jc w:val="both"/>
              <w:rPr>
                <w:rFonts w:eastAsia="MS Mincho"/>
                <w:b/>
                <w:color w:val="FF0000"/>
                <w:sz w:val="22"/>
                <w:lang w:val="en-CA"/>
              </w:rPr>
            </w:pPr>
            <w:r w:rsidRPr="00A1185A">
              <w:rPr>
                <w:rFonts w:eastAsia="MS Mincho"/>
                <w:b/>
                <w:color w:val="FF0000"/>
                <w:sz w:val="22"/>
                <w:lang w:val="en-CA"/>
              </w:rPr>
              <w:t>/req/gsml4-portrayal/</w:t>
            </w:r>
            <w:r w:rsidR="005166DF">
              <w:rPr>
                <w:rFonts w:eastAsia="MS Mincho"/>
                <w:b/>
                <w:color w:val="FF0000"/>
                <w:sz w:val="22"/>
                <w:lang w:val="en-CA"/>
              </w:rPr>
              <w:t>uri</w:t>
            </w:r>
          </w:p>
          <w:p w14:paraId="37514F2B" w14:textId="77777777" w:rsidR="00A1185A" w:rsidRPr="00D12552" w:rsidRDefault="002D30FE" w:rsidP="00A1185A">
            <w:pPr>
              <w:spacing w:before="100" w:beforeAutospacing="1" w:after="100" w:afterAutospacing="1" w:line="230" w:lineRule="atLeast"/>
              <w:jc w:val="both"/>
              <w:rPr>
                <w:rFonts w:eastAsia="MS Mincho"/>
                <w:b/>
                <w:color w:val="FF0000"/>
                <w:sz w:val="22"/>
                <w:lang w:val="en-CA"/>
              </w:rPr>
            </w:pPr>
            <w:r w:rsidRPr="002D30FE">
              <w:rPr>
                <w:rFonts w:eastAsia="MS Mincho"/>
                <w:i/>
                <w:lang w:val="en-CA"/>
              </w:rPr>
              <w:t>Properties of type URI SHALL provide a resolvable HTTP URI referring to a resources resolvable using Linked Open Data principles</w:t>
            </w:r>
          </w:p>
        </w:tc>
      </w:tr>
      <w:tr w:rsidR="005166DF" w:rsidRPr="00D12552" w14:paraId="706A2416"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3159557C" w14:textId="77777777" w:rsidR="005166DF" w:rsidRPr="00CD7325" w:rsidRDefault="005166DF"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B314F36" w14:textId="77777777" w:rsidR="005166DF" w:rsidRPr="00D12552" w:rsidRDefault="005166DF" w:rsidP="005166DF">
            <w:pPr>
              <w:spacing w:before="100" w:beforeAutospacing="1" w:after="100" w:afterAutospacing="1" w:line="230" w:lineRule="atLeast"/>
              <w:jc w:val="both"/>
              <w:rPr>
                <w:rFonts w:eastAsia="MS Mincho"/>
                <w:b/>
                <w:color w:val="FF0000"/>
                <w:sz w:val="22"/>
                <w:lang w:val="en-CA"/>
              </w:rPr>
            </w:pPr>
            <w:r w:rsidRPr="00A1185A">
              <w:rPr>
                <w:rFonts w:eastAsia="MS Mincho"/>
                <w:b/>
                <w:color w:val="FF0000"/>
                <w:sz w:val="22"/>
                <w:lang w:val="en-CA"/>
              </w:rPr>
              <w:t>/req/gsml4-portrayal/</w:t>
            </w:r>
            <w:r w:rsidRPr="005166DF">
              <w:rPr>
                <w:rFonts w:eastAsia="MS Mincho"/>
                <w:b/>
                <w:color w:val="FF0000"/>
                <w:sz w:val="22"/>
                <w:lang w:val="en-CA"/>
              </w:rPr>
              <w:t>user-defined-cardinality</w:t>
            </w:r>
          </w:p>
          <w:p w14:paraId="3DB8AA4D" w14:textId="77777777" w:rsidR="005166DF" w:rsidRPr="00A1185A" w:rsidRDefault="005166DF" w:rsidP="005166DF">
            <w:pPr>
              <w:spacing w:before="100" w:beforeAutospacing="1" w:after="100" w:afterAutospacing="1" w:line="230" w:lineRule="atLeast"/>
              <w:jc w:val="both"/>
              <w:rPr>
                <w:rFonts w:eastAsia="MS Mincho"/>
                <w:b/>
                <w:color w:val="FF0000"/>
                <w:sz w:val="22"/>
                <w:lang w:val="en-CA"/>
              </w:rPr>
            </w:pPr>
            <w:r w:rsidRPr="005166DF">
              <w:rPr>
                <w:rFonts w:eastAsia="MS Mincho"/>
                <w:i/>
                <w:lang w:val="en-CA"/>
              </w:rPr>
              <w:t>User defined properties SHALL have limit maximum occurrence to one (1)</w:t>
            </w:r>
          </w:p>
        </w:tc>
      </w:tr>
      <w:tr w:rsidR="005166DF" w:rsidRPr="00D12552" w14:paraId="1406EDEB"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32F75136" w14:textId="77777777" w:rsidR="005166DF" w:rsidRPr="00CD7325" w:rsidRDefault="005166DF"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4F349C6" w14:textId="77777777" w:rsidR="005166DF" w:rsidRDefault="005166DF" w:rsidP="00380908">
            <w:pPr>
              <w:spacing w:before="100" w:beforeAutospacing="1" w:after="100" w:afterAutospacing="1" w:line="230" w:lineRule="atLeast"/>
              <w:jc w:val="both"/>
              <w:rPr>
                <w:rFonts w:eastAsia="MS Mincho"/>
                <w:b/>
                <w:color w:val="FF0000"/>
                <w:sz w:val="22"/>
                <w:lang w:val="en-CA"/>
              </w:rPr>
            </w:pPr>
            <w:r w:rsidRPr="005166DF">
              <w:rPr>
                <w:rFonts w:eastAsia="MS Mincho"/>
                <w:b/>
                <w:color w:val="FF0000"/>
                <w:sz w:val="22"/>
                <w:lang w:val="en-CA"/>
              </w:rPr>
              <w:t xml:space="preserve">user-defined-geom </w:t>
            </w:r>
          </w:p>
          <w:p w14:paraId="146223DF" w14:textId="77777777" w:rsidR="005166DF" w:rsidRPr="00A1185A" w:rsidRDefault="005166DF" w:rsidP="00380908">
            <w:pPr>
              <w:spacing w:before="100" w:beforeAutospacing="1" w:after="100" w:afterAutospacing="1" w:line="230" w:lineRule="atLeast"/>
              <w:jc w:val="both"/>
              <w:rPr>
                <w:rFonts w:eastAsia="MS Mincho"/>
                <w:b/>
                <w:color w:val="FF0000"/>
                <w:sz w:val="22"/>
                <w:lang w:val="en-CA"/>
              </w:rPr>
            </w:pPr>
            <w:r w:rsidRPr="005166DF">
              <w:rPr>
                <w:rFonts w:eastAsia="MS Mincho"/>
                <w:i/>
                <w:lang w:val="en-CA"/>
              </w:rPr>
              <w:t xml:space="preserve">User defined SHALL NOT </w:t>
            </w:r>
            <w:proofErr w:type="gramStart"/>
            <w:r w:rsidRPr="005166DF">
              <w:rPr>
                <w:rFonts w:eastAsia="MS Mincho"/>
                <w:i/>
                <w:lang w:val="en-CA"/>
              </w:rPr>
              <w:t>be</w:t>
            </w:r>
            <w:proofErr w:type="gramEnd"/>
            <w:r w:rsidRPr="005166DF">
              <w:rPr>
                <w:rFonts w:eastAsia="MS Mincho"/>
                <w:i/>
                <w:lang w:val="en-CA"/>
              </w:rPr>
              <w:t xml:space="preserve"> of type Geometry, or of its subtype.</w:t>
            </w:r>
          </w:p>
        </w:tc>
      </w:tr>
      <w:tr w:rsidR="00075F5E" w:rsidRPr="00D12552" w14:paraId="164E3125"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68E203EB" w14:textId="77777777" w:rsidR="00075F5E" w:rsidRDefault="00075F5E" w:rsidP="00380908">
            <w:pPr>
              <w:spacing w:before="100" w:beforeAutospacing="1" w:after="100" w:afterAutospacing="1" w:line="230" w:lineRule="atLeast"/>
              <w:jc w:val="both"/>
              <w:rPr>
                <w:rFonts w:eastAsia="MS Mincho"/>
                <w:b/>
                <w:sz w:val="20"/>
                <w:szCs w:val="20"/>
                <w:lang w:val="en-CA"/>
              </w:rPr>
            </w:pPr>
          </w:p>
        </w:tc>
        <w:tc>
          <w:tcPr>
            <w:tcW w:w="7088" w:type="dxa"/>
            <w:tcBorders>
              <w:top w:val="single" w:sz="4" w:space="0" w:color="auto"/>
              <w:left w:val="single" w:sz="4" w:space="0" w:color="auto"/>
              <w:bottom w:val="single" w:sz="4" w:space="0" w:color="auto"/>
              <w:right w:val="single" w:sz="12" w:space="0" w:color="auto"/>
            </w:tcBorders>
          </w:tcPr>
          <w:p w14:paraId="41BD4D60" w14:textId="77777777" w:rsidR="00075F5E" w:rsidRPr="005166DF" w:rsidRDefault="00075F5E" w:rsidP="00075F5E">
            <w:pPr>
              <w:rPr>
                <w:rFonts w:eastAsia="MS Mincho"/>
                <w:lang w:val="en-CA"/>
              </w:rPr>
            </w:pPr>
            <w:r w:rsidRPr="00075F5E">
              <w:rPr>
                <w:rFonts w:eastAsia="MS Mincho"/>
                <w:highlight w:val="yellow"/>
                <w:lang w:val="en-CA"/>
              </w:rPr>
              <w:t>Will add the other requirement clauses once they are agreed on</w:t>
            </w:r>
          </w:p>
        </w:tc>
      </w:tr>
    </w:tbl>
    <w:p w14:paraId="50C0270A" w14:textId="77777777" w:rsidR="00A90399" w:rsidRDefault="00A90399" w:rsidP="00BA6B31">
      <w:pPr>
        <w:rPr>
          <w:rFonts w:cs="Arial"/>
          <w:b/>
          <w:bCs/>
          <w:iCs/>
          <w:szCs w:val="28"/>
          <w:lang w:val="en-CA"/>
        </w:rPr>
      </w:pPr>
    </w:p>
    <w:p w14:paraId="76A69939" w14:textId="77777777" w:rsidR="00A90399" w:rsidRDefault="00A90399" w:rsidP="00A90399">
      <w:pPr>
        <w:pStyle w:val="Heading3"/>
        <w:rPr>
          <w:lang w:val="en-CA"/>
        </w:rPr>
      </w:pPr>
      <w:r>
        <w:rPr>
          <w:lang w:val="en-CA"/>
        </w:rPr>
        <w:t>Geometry type</w:t>
      </w:r>
    </w:p>
    <w:p w14:paraId="705123CE" w14:textId="2CF84489" w:rsidR="00A90399" w:rsidRPr="00A90399" w:rsidRDefault="00A90399" w:rsidP="00A90399">
      <w:pPr>
        <w:rPr>
          <w:lang w:val="en-CA"/>
        </w:rPr>
      </w:pPr>
      <w:r>
        <w:rPr>
          <w:lang w:val="en-CA"/>
        </w:rPr>
        <w:t xml:space="preserve">A </w:t>
      </w:r>
      <w:del w:id="326" w:author="Eric Boisvert" w:date="2015-10-29T04:48:00Z">
        <w:r w:rsidDel="000F4D17">
          <w:rPr>
            <w:lang w:val="en-CA"/>
          </w:rPr>
          <w:delText>data instance</w:delText>
        </w:r>
      </w:del>
      <w:ins w:id="327" w:author="Eric Boisvert" w:date="2015-10-29T04:48:00Z">
        <w:r w:rsidR="000F4D17">
          <w:rPr>
            <w:lang w:val="en-CA"/>
          </w:rPr>
          <w:t>dataset</w:t>
        </w:r>
      </w:ins>
      <w:r>
        <w:rPr>
          <w:lang w:val="en-CA"/>
        </w:rPr>
        <w:t xml:space="preserve"> (</w:t>
      </w:r>
      <w:r w:rsidR="005166DF">
        <w:rPr>
          <w:lang w:val="en-CA"/>
        </w:rPr>
        <w:t>for example,</w:t>
      </w:r>
      <w:r>
        <w:rPr>
          <w:lang w:val="en-CA"/>
        </w:rPr>
        <w:t xml:space="preserve"> a GML document or a GeoJSON instance) shall use a single geometry type.  Most GIS and software rendering a dataset containing geometry don’t expect mixed geometries.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3B857788" w14:textId="77777777" w:rsidTr="00380908">
        <w:trPr>
          <w:cantSplit/>
        </w:trPr>
        <w:tc>
          <w:tcPr>
            <w:tcW w:w="4219" w:type="dxa"/>
            <w:tcBorders>
              <w:right w:val="nil"/>
            </w:tcBorders>
            <w:shd w:val="clear" w:color="auto" w:fill="auto"/>
          </w:tcPr>
          <w:p w14:paraId="73D778AA" w14:textId="77777777" w:rsidR="00A90399" w:rsidRPr="00D12552" w:rsidRDefault="00A90399" w:rsidP="00A90399">
            <w:pPr>
              <w:pStyle w:val="Tabletext10"/>
              <w:rPr>
                <w:rStyle w:val="requri"/>
                <w:lang w:val="en-CA"/>
              </w:rPr>
            </w:pPr>
            <w:r>
              <w:rPr>
                <w:rStyle w:val="requri"/>
                <w:lang w:val="en-CA"/>
              </w:rPr>
              <w:t>/req/gsml4-portrayal</w:t>
            </w:r>
            <w:r w:rsidRPr="00D12552">
              <w:rPr>
                <w:rStyle w:val="requri"/>
                <w:lang w:val="en-CA"/>
              </w:rPr>
              <w:t>/</w:t>
            </w:r>
            <w:r>
              <w:rPr>
                <w:rStyle w:val="requri"/>
                <w:lang w:val="en-CA"/>
              </w:rPr>
              <w:t>geomtype</w:t>
            </w:r>
          </w:p>
        </w:tc>
        <w:tc>
          <w:tcPr>
            <w:tcW w:w="4678" w:type="dxa"/>
            <w:tcBorders>
              <w:left w:val="nil"/>
            </w:tcBorders>
            <w:shd w:val="clear" w:color="auto" w:fill="auto"/>
          </w:tcPr>
          <w:p w14:paraId="2C3D0214" w14:textId="77777777" w:rsidR="00A90399" w:rsidRPr="00D12552" w:rsidRDefault="00A90399" w:rsidP="00380908">
            <w:pPr>
              <w:pStyle w:val="Tabletext10"/>
              <w:jc w:val="left"/>
              <w:rPr>
                <w:rStyle w:val="reqtext"/>
                <w:lang w:val="en-CA"/>
              </w:rPr>
            </w:pPr>
            <w:r>
              <w:rPr>
                <w:rStyle w:val="reqtext"/>
                <w:lang w:val="en-CA"/>
              </w:rPr>
              <w:t xml:space="preserve">A data instance SHALL use a single geometry type (Point, Line, Polygon, etc.) </w:t>
            </w:r>
            <w:r w:rsidR="00263362">
              <w:rPr>
                <w:rStyle w:val="reqtext"/>
                <w:lang w:val="en-CA"/>
              </w:rPr>
              <w:t xml:space="preserve"> </w:t>
            </w:r>
          </w:p>
        </w:tc>
      </w:tr>
    </w:tbl>
    <w:p w14:paraId="0A477413" w14:textId="77777777" w:rsidR="00A90399" w:rsidRPr="00D12552" w:rsidRDefault="00A90399" w:rsidP="00A90399">
      <w:pPr>
        <w:rPr>
          <w:color w:val="FF0000"/>
          <w:lang w:val="en-CA"/>
        </w:rPr>
      </w:pPr>
    </w:p>
    <w:p w14:paraId="723CC44E" w14:textId="716C40A3" w:rsidR="00A90399" w:rsidRDefault="00A90399" w:rsidP="00A90399">
      <w:pPr>
        <w:pStyle w:val="Heading3"/>
        <w:rPr>
          <w:lang w:val="en-CA"/>
        </w:rPr>
      </w:pPr>
      <w:del w:id="328" w:author="Eric Boisvert" w:date="2015-10-29T04:54:00Z">
        <w:r w:rsidDel="00432BE6">
          <w:rPr>
            <w:lang w:val="en-CA"/>
          </w:rPr>
          <w:delText>Multiple values</w:delText>
        </w:r>
      </w:del>
      <w:ins w:id="329" w:author="Eric Boisvert" w:date="2015-10-29T04:54:00Z">
        <w:r w:rsidR="00432BE6">
          <w:rPr>
            <w:lang w:val="en-CA"/>
          </w:rPr>
          <w:t>String properties</w:t>
        </w:r>
      </w:ins>
    </w:p>
    <w:p w14:paraId="2043E883" w14:textId="4EF4BB3E" w:rsidR="00A90399" w:rsidRPr="00A90399" w:rsidRDefault="00A90399" w:rsidP="00A90399">
      <w:pPr>
        <w:rPr>
          <w:lang w:val="en-CA"/>
        </w:rPr>
      </w:pPr>
      <w:del w:id="330" w:author="Eric Boisvert" w:date="2015-10-29T04:54:00Z">
        <w:r w:rsidDel="00432BE6">
          <w:rPr>
            <w:lang w:val="en-CA"/>
          </w:rPr>
          <w:delText>A property that lists a collection shall delimit the values using commas</w:delText>
        </w:r>
      </w:del>
      <w:ins w:id="331" w:author="Eric Boisvert" w:date="2015-10-29T04:54:00Z">
        <w:r w:rsidR="00432BE6">
          <w:rPr>
            <w:lang w:val="en-CA"/>
          </w:rPr>
          <w:t xml:space="preserve">String properties should </w:t>
        </w:r>
      </w:ins>
      <w:ins w:id="332" w:author="Eric Boisvert" w:date="2015-10-29T04:55:00Z">
        <w:r w:rsidR="00432BE6">
          <w:rPr>
            <w:lang w:val="en-CA"/>
          </w:rPr>
          <w:t>provide information easily readable by human</w:t>
        </w:r>
      </w:ins>
      <w:ins w:id="333" w:author="Eric Boisvert" w:date="2015-10-29T04:56:00Z">
        <w:r w:rsidR="00432BE6">
          <w:rPr>
            <w:lang w:val="en-CA"/>
          </w:rPr>
          <w:t>.  The intent of string field is to display, not to query.</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06971D0C" w14:textId="77777777" w:rsidTr="00380908">
        <w:trPr>
          <w:cantSplit/>
        </w:trPr>
        <w:tc>
          <w:tcPr>
            <w:tcW w:w="4219" w:type="dxa"/>
            <w:tcBorders>
              <w:right w:val="nil"/>
            </w:tcBorders>
            <w:shd w:val="clear" w:color="auto" w:fill="auto"/>
          </w:tcPr>
          <w:p w14:paraId="683BACF3" w14:textId="1BECB3B5" w:rsidR="00A90399" w:rsidRPr="00D12552" w:rsidRDefault="00A90399" w:rsidP="00432BE6">
            <w:pPr>
              <w:pStyle w:val="Tabletext10"/>
              <w:rPr>
                <w:rStyle w:val="requri"/>
                <w:lang w:val="en-CA"/>
              </w:rPr>
            </w:pPr>
            <w:r>
              <w:rPr>
                <w:rStyle w:val="requri"/>
                <w:lang w:val="en-CA"/>
              </w:rPr>
              <w:t>/req/gsml4-portrayal</w:t>
            </w:r>
            <w:r w:rsidRPr="00D12552">
              <w:rPr>
                <w:rStyle w:val="requri"/>
                <w:lang w:val="en-CA"/>
              </w:rPr>
              <w:t>/</w:t>
            </w:r>
            <w:del w:id="334" w:author="Eric Boisvert" w:date="2015-10-29T04:55:00Z">
              <w:r w:rsidDel="00432BE6">
                <w:rPr>
                  <w:rStyle w:val="requri"/>
                  <w:lang w:val="en-CA"/>
                </w:rPr>
                <w:delText>multiple</w:delText>
              </w:r>
            </w:del>
            <w:ins w:id="335" w:author="Eric Boisvert" w:date="2015-10-29T04:55:00Z">
              <w:r w:rsidR="00432BE6">
                <w:rPr>
                  <w:rStyle w:val="requri"/>
                  <w:lang w:val="en-CA"/>
                </w:rPr>
                <w:t>string</w:t>
              </w:r>
            </w:ins>
          </w:p>
        </w:tc>
        <w:tc>
          <w:tcPr>
            <w:tcW w:w="4678" w:type="dxa"/>
            <w:tcBorders>
              <w:left w:val="nil"/>
            </w:tcBorders>
            <w:shd w:val="clear" w:color="auto" w:fill="auto"/>
          </w:tcPr>
          <w:p w14:paraId="5466CB6E" w14:textId="6F62A98C" w:rsidR="00A90399" w:rsidRPr="00D12552" w:rsidRDefault="00A1185A" w:rsidP="00E70882">
            <w:pPr>
              <w:pStyle w:val="Tabletext10"/>
              <w:jc w:val="left"/>
              <w:rPr>
                <w:rStyle w:val="reqtext"/>
                <w:lang w:val="en-CA"/>
              </w:rPr>
            </w:pPr>
            <w:del w:id="336" w:author="Eric Boisvert" w:date="2015-10-29T04:55:00Z">
              <w:r w:rsidDel="00432BE6">
                <w:rPr>
                  <w:rStyle w:val="reqtext"/>
                  <w:lang w:val="en-CA"/>
                </w:rPr>
                <w:delText xml:space="preserve">Multiple values SHALL be </w:delText>
              </w:r>
              <w:r w:rsidR="00E70882" w:rsidDel="00432BE6">
                <w:rPr>
                  <w:rStyle w:val="reqtext"/>
                  <w:lang w:val="en-CA"/>
                </w:rPr>
                <w:delText>encoded</w:delText>
              </w:r>
              <w:r w:rsidDel="00432BE6">
                <w:rPr>
                  <w:rStyle w:val="reqtext"/>
                  <w:lang w:val="en-CA"/>
                </w:rPr>
                <w:delText xml:space="preserve"> as a comma delimited list.</w:delText>
              </w:r>
            </w:del>
            <w:ins w:id="337" w:author="Eric Boisvert" w:date="2015-10-29T04:55:00Z">
              <w:r w:rsidR="00432BE6">
                <w:rPr>
                  <w:rStyle w:val="reqtext"/>
                  <w:lang w:val="en-CA"/>
                </w:rPr>
                <w:t>Properties of type “CharacterS</w:t>
              </w:r>
            </w:ins>
            <w:ins w:id="338" w:author="Eric Boisvert" w:date="2015-10-29T04:56:00Z">
              <w:r w:rsidR="00432BE6">
                <w:rPr>
                  <w:rStyle w:val="reqtext"/>
                  <w:lang w:val="en-CA"/>
                </w:rPr>
                <w:t>tring” SHOULD contain easily human readable text.</w:t>
              </w:r>
            </w:ins>
            <w:del w:id="339" w:author="Eric Boisvert" w:date="2015-10-29T04:56:00Z">
              <w:r w:rsidR="00A90399" w:rsidDel="00432BE6">
                <w:rPr>
                  <w:rStyle w:val="reqtext"/>
                  <w:lang w:val="en-CA"/>
                </w:rPr>
                <w:delText xml:space="preserve"> </w:delText>
              </w:r>
            </w:del>
          </w:p>
        </w:tc>
      </w:tr>
    </w:tbl>
    <w:p w14:paraId="6E41FFEB" w14:textId="77777777" w:rsidR="00A90399" w:rsidRDefault="00A90399" w:rsidP="00A90399">
      <w:pPr>
        <w:rPr>
          <w:color w:val="FF0000"/>
          <w:lang w:val="en-CA"/>
        </w:rPr>
      </w:pPr>
    </w:p>
    <w:p w14:paraId="7503BACD" w14:textId="77777777" w:rsidR="002D30FE" w:rsidRDefault="002D30FE" w:rsidP="002D30FE">
      <w:pPr>
        <w:pStyle w:val="Heading3"/>
        <w:rPr>
          <w:lang w:val="en-CA"/>
        </w:rPr>
      </w:pPr>
      <w:r>
        <w:rPr>
          <w:lang w:val="en-CA"/>
        </w:rPr>
        <w:t>URI</w:t>
      </w:r>
    </w:p>
    <w:p w14:paraId="2B2241FC" w14:textId="445DF911" w:rsidR="002D30FE" w:rsidRDefault="005372A3" w:rsidP="002D30FE">
      <w:pPr>
        <w:rPr>
          <w:ins w:id="340" w:author="Eric Boisvert" w:date="2015-10-29T05:04:00Z"/>
          <w:lang w:val="en-CA"/>
        </w:rPr>
      </w:pPr>
      <w:del w:id="341" w:author="Eric Boisvert" w:date="2015-10-29T05:01:00Z">
        <w:r w:rsidDel="00432BE6">
          <w:rPr>
            <w:lang w:val="en-CA"/>
          </w:rPr>
          <w:delText>Properties of type URI shall provide a resolvable URI consistent with Linked Open Data principles</w:delText>
        </w:r>
      </w:del>
      <w:ins w:id="342" w:author="Eric Boisvert" w:date="2015-10-29T05:01:00Z">
        <w:r w:rsidR="00432BE6">
          <w:rPr>
            <w:lang w:val="en-CA"/>
          </w:rPr>
          <w:t xml:space="preserve">Properties of type anyURI shall contain a single absolute URI conformant to RFC </w:t>
        </w:r>
        <w:commentRangeStart w:id="343"/>
        <w:r w:rsidR="00A10684">
          <w:rPr>
            <w:lang w:val="en-CA"/>
          </w:rPr>
          <w:t>3986</w:t>
        </w:r>
        <w:commentRangeEnd w:id="343"/>
        <w:r w:rsidR="00A10684">
          <w:rPr>
            <w:rStyle w:val="CommentReference"/>
          </w:rPr>
          <w:commentReference w:id="343"/>
        </w:r>
        <w:r w:rsidR="00A10684">
          <w:rPr>
            <w:lang w:val="en-CA"/>
          </w:rPr>
          <w:t xml:space="preserve">. </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10684" w:rsidRPr="00D12552" w14:paraId="1E7BE124" w14:textId="77777777" w:rsidTr="00401D4D">
        <w:trPr>
          <w:cantSplit/>
          <w:ins w:id="344" w:author="Eric Boisvert" w:date="2015-10-29T05:05:00Z"/>
        </w:trPr>
        <w:tc>
          <w:tcPr>
            <w:tcW w:w="4219" w:type="dxa"/>
            <w:tcBorders>
              <w:right w:val="nil"/>
            </w:tcBorders>
            <w:shd w:val="clear" w:color="auto" w:fill="auto"/>
          </w:tcPr>
          <w:p w14:paraId="4674BA70" w14:textId="77777777" w:rsidR="00A10684" w:rsidRPr="00D12552" w:rsidRDefault="00A10684" w:rsidP="00401D4D">
            <w:pPr>
              <w:pStyle w:val="Tabletext10"/>
              <w:rPr>
                <w:ins w:id="345" w:author="Eric Boisvert" w:date="2015-10-29T05:05:00Z"/>
                <w:rStyle w:val="requri"/>
                <w:lang w:val="en-CA"/>
              </w:rPr>
            </w:pPr>
            <w:ins w:id="346" w:author="Eric Boisvert" w:date="2015-10-29T05:05:00Z">
              <w:r>
                <w:rPr>
                  <w:rStyle w:val="requri"/>
                  <w:lang w:val="en-CA"/>
                </w:rPr>
                <w:lastRenderedPageBreak/>
                <w:t>/req/gsml4-portrayal</w:t>
              </w:r>
              <w:r w:rsidRPr="00D12552">
                <w:rPr>
                  <w:rStyle w:val="requri"/>
                  <w:lang w:val="en-CA"/>
                </w:rPr>
                <w:t>/</w:t>
              </w:r>
              <w:r>
                <w:rPr>
                  <w:rStyle w:val="requri"/>
                  <w:lang w:val="en-CA"/>
                </w:rPr>
                <w:t>uri</w:t>
              </w:r>
            </w:ins>
          </w:p>
        </w:tc>
        <w:tc>
          <w:tcPr>
            <w:tcW w:w="4678" w:type="dxa"/>
            <w:tcBorders>
              <w:left w:val="nil"/>
            </w:tcBorders>
            <w:shd w:val="clear" w:color="auto" w:fill="auto"/>
          </w:tcPr>
          <w:p w14:paraId="07212B04" w14:textId="75CF8136" w:rsidR="00A10684" w:rsidRPr="00D12552" w:rsidRDefault="00A10684" w:rsidP="00401D4D">
            <w:pPr>
              <w:pStyle w:val="Tabletext10"/>
              <w:jc w:val="left"/>
              <w:rPr>
                <w:ins w:id="347" w:author="Eric Boisvert" w:date="2015-10-29T05:05:00Z"/>
                <w:rStyle w:val="reqtext"/>
                <w:lang w:val="en-CA"/>
              </w:rPr>
            </w:pPr>
            <w:ins w:id="348" w:author="Eric Boisvert" w:date="2015-10-29T05:05:00Z">
              <w:r>
                <w:rPr>
                  <w:rStyle w:val="reqtext"/>
                  <w:lang w:val="en-CA"/>
                </w:rPr>
                <w:t xml:space="preserve">Properties of type anyURI SHALL contain a string conformant to URI format as specified in RFC 3986 </w:t>
              </w:r>
            </w:ins>
          </w:p>
        </w:tc>
      </w:tr>
    </w:tbl>
    <w:p w14:paraId="44703F50" w14:textId="77777777" w:rsidR="00A10684" w:rsidRDefault="00A10684" w:rsidP="002D30FE">
      <w:pPr>
        <w:rPr>
          <w:ins w:id="349" w:author="Eric Boisvert" w:date="2015-10-29T05:04:00Z"/>
          <w:lang w:val="en-CA"/>
        </w:rPr>
      </w:pPr>
    </w:p>
    <w:p w14:paraId="2139C1FF" w14:textId="3FD4169F" w:rsidR="00A10684" w:rsidRPr="00A90399" w:rsidRDefault="00A10684" w:rsidP="002D30FE">
      <w:pPr>
        <w:rPr>
          <w:lang w:val="en-CA"/>
        </w:rPr>
      </w:pPr>
      <w:ins w:id="350" w:author="Eric Boisvert" w:date="2015-10-29T05:04:00Z">
        <w:r>
          <w:rPr>
            <w:lang w:val="en-CA"/>
          </w:rPr>
          <w:t>Properties of type anyURI should provide a resolvable URI</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30FE" w:rsidRPr="00D12552" w14:paraId="1078EB5A" w14:textId="77777777" w:rsidTr="00380908">
        <w:trPr>
          <w:cantSplit/>
        </w:trPr>
        <w:tc>
          <w:tcPr>
            <w:tcW w:w="4219" w:type="dxa"/>
            <w:tcBorders>
              <w:right w:val="nil"/>
            </w:tcBorders>
            <w:shd w:val="clear" w:color="auto" w:fill="auto"/>
          </w:tcPr>
          <w:p w14:paraId="5C4A2F98" w14:textId="1178EDC2" w:rsidR="002D30FE" w:rsidRPr="00D12552" w:rsidRDefault="002D30FE" w:rsidP="002D30FE">
            <w:pPr>
              <w:pStyle w:val="Tabletext10"/>
              <w:rPr>
                <w:rStyle w:val="requri"/>
                <w:lang w:val="en-CA"/>
              </w:rPr>
            </w:pPr>
            <w:r>
              <w:rPr>
                <w:rStyle w:val="requri"/>
                <w:lang w:val="en-CA"/>
              </w:rPr>
              <w:t>/req/gsml4-portrayal</w:t>
            </w:r>
            <w:r w:rsidRPr="00D12552">
              <w:rPr>
                <w:rStyle w:val="requri"/>
                <w:lang w:val="en-CA"/>
              </w:rPr>
              <w:t>/</w:t>
            </w:r>
            <w:ins w:id="351" w:author="Eric Boisvert" w:date="2015-10-29T05:05:00Z">
              <w:r w:rsidR="00A10684">
                <w:rPr>
                  <w:rStyle w:val="requri"/>
                  <w:lang w:val="en-CA"/>
                </w:rPr>
                <w:t>resolvable-uri</w:t>
              </w:r>
            </w:ins>
            <w:del w:id="352" w:author="Eric Boisvert" w:date="2015-10-29T05:05:00Z">
              <w:r w:rsidDel="00A10684">
                <w:rPr>
                  <w:rStyle w:val="requri"/>
                  <w:lang w:val="en-CA"/>
                </w:rPr>
                <w:delText>uri</w:delText>
              </w:r>
            </w:del>
          </w:p>
        </w:tc>
        <w:tc>
          <w:tcPr>
            <w:tcW w:w="4678" w:type="dxa"/>
            <w:tcBorders>
              <w:left w:val="nil"/>
            </w:tcBorders>
            <w:shd w:val="clear" w:color="auto" w:fill="auto"/>
          </w:tcPr>
          <w:p w14:paraId="2510CC43" w14:textId="239FCC60" w:rsidR="002D30FE" w:rsidRPr="00D12552" w:rsidRDefault="002D30FE" w:rsidP="00A10684">
            <w:pPr>
              <w:pStyle w:val="Tabletext10"/>
              <w:jc w:val="left"/>
              <w:rPr>
                <w:rStyle w:val="reqtext"/>
                <w:lang w:val="en-CA"/>
              </w:rPr>
            </w:pPr>
            <w:r>
              <w:rPr>
                <w:rStyle w:val="reqtext"/>
                <w:lang w:val="en-CA"/>
              </w:rPr>
              <w:t xml:space="preserve">Properties of type URI </w:t>
            </w:r>
            <w:del w:id="353" w:author="Eric Boisvert" w:date="2015-10-29T05:04:00Z">
              <w:r w:rsidDel="00A10684">
                <w:rPr>
                  <w:rStyle w:val="reqtext"/>
                  <w:lang w:val="en-CA"/>
                </w:rPr>
                <w:delText xml:space="preserve">SHALL </w:delText>
              </w:r>
            </w:del>
            <w:ins w:id="354" w:author="Eric Boisvert" w:date="2015-10-29T05:04:00Z">
              <w:r w:rsidR="00A10684">
                <w:rPr>
                  <w:rStyle w:val="reqtext"/>
                  <w:lang w:val="en-CA"/>
                </w:rPr>
                <w:t xml:space="preserve">SHOULD </w:t>
              </w:r>
            </w:ins>
            <w:r>
              <w:rPr>
                <w:rStyle w:val="reqtext"/>
                <w:lang w:val="en-CA"/>
              </w:rPr>
              <w:t xml:space="preserve">provide a resolvable </w:t>
            </w:r>
            <w:del w:id="355" w:author="Eric Boisvert" w:date="2015-10-29T05:04:00Z">
              <w:r w:rsidDel="00A10684">
                <w:rPr>
                  <w:rStyle w:val="reqtext"/>
                  <w:lang w:val="en-CA"/>
                </w:rPr>
                <w:delText xml:space="preserve">HTTP </w:delText>
              </w:r>
            </w:del>
            <w:r>
              <w:rPr>
                <w:rStyle w:val="reqtext"/>
                <w:lang w:val="en-CA"/>
              </w:rPr>
              <w:t xml:space="preserve">URI referring to a resources resolvable using Linked Open Data principles </w:t>
            </w:r>
          </w:p>
        </w:tc>
      </w:tr>
    </w:tbl>
    <w:p w14:paraId="09E99A57" w14:textId="77777777" w:rsidR="002D30FE" w:rsidRPr="00D12552" w:rsidRDefault="002D30FE" w:rsidP="002D30FE">
      <w:pPr>
        <w:rPr>
          <w:color w:val="FF0000"/>
          <w:lang w:val="en-CA"/>
        </w:rPr>
      </w:pPr>
    </w:p>
    <w:p w14:paraId="61D2A963" w14:textId="77777777" w:rsidR="002D30FE" w:rsidRPr="00D12552" w:rsidRDefault="002D30FE" w:rsidP="00A90399">
      <w:pPr>
        <w:rPr>
          <w:color w:val="FF0000"/>
          <w:lang w:val="en-CA"/>
        </w:rPr>
      </w:pPr>
    </w:p>
    <w:p w14:paraId="69B91421" w14:textId="77777777" w:rsidR="002D30FE" w:rsidRDefault="002D30FE" w:rsidP="002D30FE">
      <w:pPr>
        <w:keepNext/>
      </w:pPr>
      <w:r>
        <w:rPr>
          <w:rFonts w:cs="Arial"/>
          <w:b/>
          <w:bCs/>
          <w:iCs/>
          <w:noProof/>
          <w:szCs w:val="28"/>
          <w:lang w:val="en-CA" w:eastAsia="en-CA"/>
        </w:rPr>
        <w:drawing>
          <wp:inline distT="0" distB="0" distL="0" distR="0" wp14:anchorId="7355FBFC" wp14:editId="44B0F43F">
            <wp:extent cx="5486400" cy="4153147"/>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4153147"/>
                    </a:xfrm>
                    <a:prstGeom prst="rect">
                      <a:avLst/>
                    </a:prstGeom>
                    <a:noFill/>
                    <a:ln>
                      <a:noFill/>
                    </a:ln>
                  </pic:spPr>
                </pic:pic>
              </a:graphicData>
            </a:graphic>
          </wp:inline>
        </w:drawing>
      </w:r>
    </w:p>
    <w:p w14:paraId="7C4615AB" w14:textId="77777777" w:rsidR="00A90399" w:rsidRDefault="002D30FE" w:rsidP="002D30FE">
      <w:pPr>
        <w:pStyle w:val="Caption"/>
      </w:pPr>
      <w:bookmarkStart w:id="356" w:name="_Ref431555005"/>
      <w:r>
        <w:t xml:space="preserve">Figure </w:t>
      </w:r>
      <w:fldSimple w:instr=" SEQ Figure \* ARABIC ">
        <w:ins w:id="357" w:author="Eric Boisvert" w:date="2015-11-28T15:54:00Z">
          <w:r w:rsidR="00180077">
            <w:rPr>
              <w:noProof/>
            </w:rPr>
            <w:t>7</w:t>
          </w:r>
        </w:ins>
        <w:del w:id="358" w:author="Eric Boisvert" w:date="2015-10-30T04:23:00Z">
          <w:r w:rsidR="00090DCF" w:rsidDel="007D2867">
            <w:rPr>
              <w:noProof/>
            </w:rPr>
            <w:delText>7</w:delText>
          </w:r>
        </w:del>
      </w:fldSimple>
      <w:bookmarkEnd w:id="356"/>
      <w:r>
        <w:t xml:space="preserve"> GeoSciML portrayal classes</w:t>
      </w:r>
    </w:p>
    <w:p w14:paraId="4FC40430" w14:textId="583D7937" w:rsidR="002D30FE" w:rsidRPr="008246C7" w:rsidRDefault="002D30FE" w:rsidP="002D30FE">
      <w:r>
        <w:fldChar w:fldCharType="begin"/>
      </w:r>
      <w:r>
        <w:instrText xml:space="preserve"> REF _Ref431555005 \h </w:instrText>
      </w:r>
      <w:r>
        <w:fldChar w:fldCharType="separate"/>
      </w:r>
      <w:r w:rsidR="00276AD3">
        <w:t xml:space="preserve">Figure </w:t>
      </w:r>
      <w:r w:rsidR="00276AD3">
        <w:rPr>
          <w:noProof/>
        </w:rPr>
        <w:t>3</w:t>
      </w:r>
      <w:r>
        <w:fldChar w:fldCharType="end"/>
      </w:r>
      <w:r>
        <w:t xml:space="preserve"> shows the 7 portrayal classes supported by GeoSciML 4.0.  Each class is equivalent to a layer i</w:t>
      </w:r>
      <w:r w:rsidR="008246C7">
        <w:t xml:space="preserve">n a GIS or a Web Map Service.  </w:t>
      </w:r>
    </w:p>
    <w:p w14:paraId="2DE18BF1" w14:textId="29625E80" w:rsidR="00402937" w:rsidRDefault="005166DF" w:rsidP="00402937">
      <w:pPr>
        <w:pStyle w:val="Heading3"/>
        <w:rPr>
          <w:lang w:val="en-CA"/>
        </w:rPr>
      </w:pPr>
      <w:commentRangeStart w:id="359"/>
      <w:del w:id="360" w:author="Eric Boisvert" w:date="2015-10-29T05:09:00Z">
        <w:r w:rsidDel="00A10684">
          <w:rPr>
            <w:lang w:val="en-CA"/>
          </w:rPr>
          <w:delText>Multiple geometries</w:delText>
        </w:r>
        <w:commentRangeEnd w:id="359"/>
        <w:r w:rsidR="00A10684" w:rsidDel="00A10684">
          <w:rPr>
            <w:rStyle w:val="CommentReference"/>
            <w:rFonts w:cs="Times New Roman"/>
            <w:b w:val="0"/>
            <w:bCs w:val="0"/>
          </w:rPr>
          <w:commentReference w:id="359"/>
        </w:r>
      </w:del>
      <w:ins w:id="361" w:author="Eric Boisvert" w:date="2015-10-29T05:09:00Z">
        <w:r w:rsidR="00A10684">
          <w:rPr>
            <w:lang w:val="en-CA"/>
          </w:rPr>
          <w:t>User defined properties</w:t>
        </w:r>
      </w:ins>
    </w:p>
    <w:p w14:paraId="40C2629C" w14:textId="77777777" w:rsidR="00402937" w:rsidRDefault="00402937" w:rsidP="002D30FE">
      <w:pPr>
        <w:rPr>
          <w:color w:val="FF0000"/>
          <w:lang w:val="en-CA"/>
        </w:rPr>
      </w:pPr>
    </w:p>
    <w:p w14:paraId="7C4DCE23" w14:textId="5ABC7392" w:rsidR="00402937" w:rsidRDefault="00402937" w:rsidP="002D30FE">
      <w:pPr>
        <w:rPr>
          <w:color w:val="FF0000"/>
          <w:lang w:val="en-CA"/>
        </w:rPr>
      </w:pPr>
      <w:del w:id="362" w:author="Eric Boisvert" w:date="2015-10-29T05:09:00Z">
        <w:r w:rsidDel="00A10684">
          <w:rPr>
            <w:color w:val="FF0000"/>
            <w:lang w:val="en-CA"/>
          </w:rPr>
          <w:delText xml:space="preserve">GML Simple Feature prohibits multiple geometries to prevent </w:delText>
        </w:r>
        <w:r w:rsidR="005372A3" w:rsidDel="00A10684">
          <w:rPr>
            <w:color w:val="FF0000"/>
            <w:lang w:val="en-CA"/>
          </w:rPr>
          <w:delText>client application</w:delText>
        </w:r>
        <w:r w:rsidDel="00A10684">
          <w:rPr>
            <w:color w:val="FF0000"/>
            <w:lang w:val="en-CA"/>
          </w:rPr>
          <w:delText xml:space="preserve"> confusion. Therefore, user defined properties cannot be of type Geometry.</w:delText>
        </w:r>
      </w:del>
      <w:ins w:id="363" w:author="Eric Boisvert" w:date="2015-10-29T05:09:00Z">
        <w:r w:rsidR="00A10684">
          <w:rPr>
            <w:color w:val="FF0000"/>
            <w:lang w:val="en-CA"/>
          </w:rPr>
          <w:t xml:space="preserve">New properties </w:t>
        </w:r>
        <w:r w:rsidR="00A10684">
          <w:rPr>
            <w:color w:val="FF0000"/>
            <w:lang w:val="en-CA"/>
          </w:rPr>
          <w:lastRenderedPageBreak/>
          <w:t>added by the data provider … shall be conformant to GML Simple Feature Level 0.</w:t>
        </w:r>
      </w:ins>
      <w:ins w:id="364" w:author="Eric Boisvert" w:date="2015-10-29T05:10:00Z">
        <w:r w:rsidR="00A10684">
          <w:rPr>
            <w:color w:val="FF0000"/>
            <w:lang w:val="en-CA"/>
          </w:rPr>
          <w:t xml:space="preserve">  For example, no duplicate property names, nor extra geometry properties.</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02937" w:rsidRPr="00D12552" w14:paraId="455DF8CB" w14:textId="77777777" w:rsidTr="00380908">
        <w:trPr>
          <w:cantSplit/>
        </w:trPr>
        <w:tc>
          <w:tcPr>
            <w:tcW w:w="4219" w:type="dxa"/>
            <w:tcBorders>
              <w:right w:val="nil"/>
            </w:tcBorders>
            <w:shd w:val="clear" w:color="auto" w:fill="auto"/>
          </w:tcPr>
          <w:p w14:paraId="4FEA2241" w14:textId="017D39E0" w:rsidR="00402937" w:rsidRPr="00D12552" w:rsidRDefault="00402937" w:rsidP="00A10684">
            <w:pPr>
              <w:pStyle w:val="Tabletext10"/>
              <w:rPr>
                <w:rStyle w:val="requri"/>
                <w:lang w:val="en-CA"/>
              </w:rPr>
            </w:pPr>
            <w:r>
              <w:rPr>
                <w:rStyle w:val="requri"/>
                <w:lang w:val="en-CA"/>
              </w:rPr>
              <w:t>/req/gsml4-portrayal</w:t>
            </w:r>
            <w:r w:rsidRPr="00D12552">
              <w:rPr>
                <w:rStyle w:val="requri"/>
                <w:lang w:val="en-CA"/>
              </w:rPr>
              <w:t>/</w:t>
            </w:r>
            <w:r>
              <w:rPr>
                <w:rStyle w:val="requri"/>
                <w:lang w:val="en-CA"/>
              </w:rPr>
              <w:t>user-defined</w:t>
            </w:r>
            <w:del w:id="365" w:author="Eric Boisvert" w:date="2015-10-29T05:10:00Z">
              <w:r w:rsidDel="00A10684">
                <w:rPr>
                  <w:rStyle w:val="requri"/>
                  <w:lang w:val="en-CA"/>
                </w:rPr>
                <w:delText>-geom</w:delText>
              </w:r>
            </w:del>
          </w:p>
        </w:tc>
        <w:tc>
          <w:tcPr>
            <w:tcW w:w="4678" w:type="dxa"/>
            <w:tcBorders>
              <w:left w:val="nil"/>
            </w:tcBorders>
            <w:shd w:val="clear" w:color="auto" w:fill="auto"/>
          </w:tcPr>
          <w:p w14:paraId="6430F619" w14:textId="084F0697" w:rsidR="00402937" w:rsidRPr="00D12552" w:rsidRDefault="00402937" w:rsidP="00402937">
            <w:pPr>
              <w:pStyle w:val="Tabletext10"/>
              <w:jc w:val="left"/>
              <w:rPr>
                <w:rStyle w:val="reqtext"/>
                <w:lang w:val="en-CA"/>
              </w:rPr>
            </w:pPr>
            <w:del w:id="366" w:author="Eric Boisvert" w:date="2015-10-29T05:10:00Z">
              <w:r w:rsidDel="00A10684">
                <w:rPr>
                  <w:rStyle w:val="reqtext"/>
                  <w:lang w:val="en-CA"/>
                </w:rPr>
                <w:delText xml:space="preserve">User defined </w:delText>
              </w:r>
              <w:r w:rsidR="00112EA6" w:rsidDel="00A10684">
                <w:rPr>
                  <w:rStyle w:val="reqtext"/>
                  <w:lang w:val="en-CA"/>
                </w:rPr>
                <w:delText xml:space="preserve">properties SHALL NOT </w:delText>
              </w:r>
              <w:r w:rsidDel="00A10684">
                <w:rPr>
                  <w:rStyle w:val="reqtext"/>
                  <w:lang w:val="en-CA"/>
                </w:rPr>
                <w:delText xml:space="preserve">be of type </w:delText>
              </w:r>
              <w:r w:rsidR="00112EA6" w:rsidDel="00A10684">
                <w:rPr>
                  <w:rStyle w:val="reqtext"/>
                  <w:lang w:val="en-CA"/>
                </w:rPr>
                <w:delText>GM_</w:delText>
              </w:r>
              <w:r w:rsidDel="00A10684">
                <w:rPr>
                  <w:rStyle w:val="reqtext"/>
                  <w:lang w:val="en-CA"/>
                </w:rPr>
                <w:delText>Geometry, or of its subtype.</w:delText>
              </w:r>
            </w:del>
            <w:ins w:id="367" w:author="Eric Boisvert" w:date="2015-10-29T05:10:00Z">
              <w:r w:rsidR="00A10684">
                <w:rPr>
                  <w:rStyle w:val="reqtext"/>
                  <w:lang w:val="en-CA"/>
                </w:rPr>
                <w:t>User defined properties SHALL be conformant to GML Simple Feature Level 0</w:t>
              </w:r>
            </w:ins>
          </w:p>
        </w:tc>
      </w:tr>
    </w:tbl>
    <w:p w14:paraId="411E6A2C" w14:textId="77777777" w:rsidR="002D30FE" w:rsidRPr="00112EA6" w:rsidRDefault="002D30FE" w:rsidP="002D30FE"/>
    <w:p w14:paraId="46DBFF70" w14:textId="77777777" w:rsidR="00276AD3" w:rsidRPr="00D14AF0" w:rsidRDefault="00276AD3" w:rsidP="00D14AF0">
      <w:pPr>
        <w:pStyle w:val="Heading3"/>
      </w:pPr>
      <w:r w:rsidRPr="00D14AF0">
        <w:t>GeologicUnitView</w:t>
      </w:r>
    </w:p>
    <w:p w14:paraId="00E34348" w14:textId="77777777" w:rsidR="00276AD3" w:rsidRDefault="00276AD3" w:rsidP="002D30FE">
      <w:pPr>
        <w:rPr>
          <w:lang w:val="en-CA"/>
        </w:rPr>
      </w:pPr>
    </w:p>
    <w:p w14:paraId="2998E199" w14:textId="77777777" w:rsidR="00276AD3" w:rsidRDefault="00276AD3" w:rsidP="00276AD3">
      <w:pPr>
        <w:keepNext/>
      </w:pPr>
      <w:r w:rsidRPr="00276AD3">
        <w:rPr>
          <w:noProof/>
          <w:lang w:val="en-CA" w:eastAsia="en-CA"/>
        </w:rPr>
        <w:drawing>
          <wp:inline distT="0" distB="0" distL="0" distR="0" wp14:anchorId="5396FEE9" wp14:editId="62BE0B4E">
            <wp:extent cx="2514951" cy="33532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14951" cy="3353268"/>
                    </a:xfrm>
                    <a:prstGeom prst="rect">
                      <a:avLst/>
                    </a:prstGeom>
                  </pic:spPr>
                </pic:pic>
              </a:graphicData>
            </a:graphic>
          </wp:inline>
        </w:drawing>
      </w:r>
    </w:p>
    <w:p w14:paraId="69136626" w14:textId="77777777" w:rsidR="00276AD3" w:rsidRDefault="00276AD3" w:rsidP="00276AD3">
      <w:pPr>
        <w:pStyle w:val="Caption"/>
      </w:pPr>
      <w:r>
        <w:t xml:space="preserve">Figure </w:t>
      </w:r>
      <w:fldSimple w:instr=" SEQ Figure \* ARABIC ">
        <w:ins w:id="368" w:author="Eric Boisvert" w:date="2015-11-28T15:54:00Z">
          <w:r w:rsidR="00180077">
            <w:rPr>
              <w:noProof/>
            </w:rPr>
            <w:t>8</w:t>
          </w:r>
        </w:ins>
        <w:del w:id="369" w:author="Eric Boisvert" w:date="2015-10-30T04:23:00Z">
          <w:r w:rsidR="00090DCF" w:rsidDel="007D2867">
            <w:rPr>
              <w:noProof/>
            </w:rPr>
            <w:delText>8</w:delText>
          </w:r>
        </w:del>
      </w:fldSimple>
      <w:r>
        <w:t xml:space="preserve"> GeologicUnitView class</w:t>
      </w:r>
    </w:p>
    <w:p w14:paraId="2842B4A8" w14:textId="77777777" w:rsidR="00276AD3" w:rsidRDefault="00276AD3" w:rsidP="00276AD3">
      <w:r>
        <w:t>GeologicUnitView is a simplified view of a GeoSciML GeologicUnit.  In GeoSciML terms this will be an instance of a MappedFeature with key property values from the associated GeologicUnit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221961F5" w14:textId="77777777" w:rsidR="00792D31" w:rsidRDefault="00792D31" w:rsidP="00276AD3"/>
    <w:p w14:paraId="42CFAE13" w14:textId="77777777" w:rsidR="00AC5088" w:rsidRDefault="00AC5088" w:rsidP="00AC5088">
      <w:pPr>
        <w:pStyle w:val="Caption"/>
        <w:keepNext/>
      </w:pPr>
      <w:r>
        <w:t xml:space="preserve">Table </w:t>
      </w:r>
      <w:fldSimple w:instr=" SEQ Table \* ARABIC ">
        <w:r w:rsidR="004D3EF3">
          <w:rPr>
            <w:noProof/>
          </w:rPr>
          <w:t>2</w:t>
        </w:r>
      </w:fldSimple>
      <w:r>
        <w:t xml:space="preserve"> : GeologicUnitView properties</w:t>
      </w:r>
    </w:p>
    <w:tbl>
      <w:tblPr>
        <w:tblStyle w:val="LightShading"/>
        <w:tblW w:w="0" w:type="auto"/>
        <w:tblLayout w:type="fixed"/>
        <w:tblLook w:val="04A0" w:firstRow="1" w:lastRow="0" w:firstColumn="1" w:lastColumn="0" w:noHBand="0" w:noVBand="1"/>
      </w:tblPr>
      <w:tblGrid>
        <w:gridCol w:w="2235"/>
        <w:gridCol w:w="1701"/>
        <w:gridCol w:w="4920"/>
      </w:tblGrid>
      <w:tr w:rsidR="00AC5088" w:rsidRPr="00761F44" w14:paraId="34688F97" w14:textId="77777777" w:rsidTr="00761F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455DFFA" w14:textId="77777777" w:rsidR="00792D31" w:rsidRPr="00761F44" w:rsidRDefault="00792D31" w:rsidP="00276AD3">
            <w:pPr>
              <w:rPr>
                <w:rFonts w:asciiTheme="minorHAnsi" w:hAnsiTheme="minorHAnsi" w:cs="Arial"/>
                <w:sz w:val="20"/>
                <w:szCs w:val="20"/>
              </w:rPr>
            </w:pPr>
            <w:r w:rsidRPr="00761F44">
              <w:rPr>
                <w:rFonts w:asciiTheme="minorHAnsi" w:hAnsiTheme="minorHAnsi" w:cs="Arial"/>
                <w:sz w:val="20"/>
                <w:szCs w:val="20"/>
              </w:rPr>
              <w:t>Property</w:t>
            </w:r>
          </w:p>
        </w:tc>
        <w:tc>
          <w:tcPr>
            <w:tcW w:w="1701" w:type="dxa"/>
          </w:tcPr>
          <w:p w14:paraId="5D7E41D3" w14:textId="77777777" w:rsidR="00792D31" w:rsidRPr="00761F44" w:rsidRDefault="00792D31" w:rsidP="00276AD3">
            <w:pP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Type</w:t>
            </w:r>
          </w:p>
        </w:tc>
        <w:tc>
          <w:tcPr>
            <w:tcW w:w="4920" w:type="dxa"/>
          </w:tcPr>
          <w:p w14:paraId="4FB02AD8" w14:textId="77777777" w:rsidR="00792D31" w:rsidRPr="00761F44" w:rsidRDefault="00792D31" w:rsidP="00276AD3">
            <w:pP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Description</w:t>
            </w:r>
          </w:p>
        </w:tc>
      </w:tr>
      <w:tr w:rsidR="00AC5088" w:rsidRPr="00761F44" w14:paraId="26A4DEFE"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A5955A5"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lastRenderedPageBreak/>
              <w:t>Identifier</w:t>
            </w:r>
          </w:p>
        </w:tc>
        <w:tc>
          <w:tcPr>
            <w:tcW w:w="1701" w:type="dxa"/>
          </w:tcPr>
          <w:p w14:paraId="403760DA"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278B50BB"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cs="Arial"/>
                <w:sz w:val="20"/>
                <w:szCs w:val="20"/>
              </w:rPr>
              <w:t>Globally unique identifer. Should have the same value as the corresponding GeoSciML MappedFeature.</w:t>
            </w:r>
          </w:p>
        </w:tc>
      </w:tr>
      <w:tr w:rsidR="00AC5088" w:rsidRPr="00761F44" w14:paraId="293CCC58"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1E0B6D93" w14:textId="77777777" w:rsidR="00792D31" w:rsidRPr="00761F44" w:rsidRDefault="00792D31" w:rsidP="00276AD3">
            <w:pPr>
              <w:rPr>
                <w:rFonts w:asciiTheme="minorHAnsi" w:hAnsiTheme="minorHAnsi" w:cs="Arial"/>
                <w:sz w:val="20"/>
                <w:szCs w:val="20"/>
              </w:rPr>
            </w:pPr>
            <w:r w:rsidRPr="00761F44">
              <w:rPr>
                <w:rFonts w:asciiTheme="minorHAnsi" w:hAnsiTheme="minorHAnsi" w:cs="Arial"/>
                <w:sz w:val="20"/>
                <w:szCs w:val="20"/>
              </w:rPr>
              <w:t>Name</w:t>
            </w:r>
          </w:p>
        </w:tc>
        <w:tc>
          <w:tcPr>
            <w:tcW w:w="1701" w:type="dxa"/>
          </w:tcPr>
          <w:p w14:paraId="377755D4" w14:textId="77777777" w:rsidR="00792D31" w:rsidRPr="00761F44" w:rsidRDefault="00792D31"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78246D0B"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cs="Arial"/>
                <w:sz w:val="20"/>
                <w:szCs w:val="20"/>
                <w:lang w:val="en-CA"/>
              </w:rPr>
              <w:t>Display name for the the GeologicalUnit.</w:t>
            </w:r>
          </w:p>
          <w:p w14:paraId="287846B1" w14:textId="77777777" w:rsidR="00792D31" w:rsidRPr="00761F44" w:rsidRDefault="00792D31"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p>
        </w:tc>
      </w:tr>
      <w:tr w:rsidR="00AC5088" w:rsidRPr="00761F44" w14:paraId="28EAF6A8"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C780FDB" w14:textId="77777777" w:rsidR="00792D31" w:rsidRPr="00761F44" w:rsidRDefault="006209EF" w:rsidP="00276AD3">
            <w:pPr>
              <w:rPr>
                <w:rFonts w:asciiTheme="minorHAnsi" w:hAnsiTheme="minorHAnsi" w:cs="Arial"/>
                <w:sz w:val="20"/>
                <w:szCs w:val="20"/>
              </w:rPr>
            </w:pPr>
            <w:r w:rsidRPr="00761F44">
              <w:rPr>
                <w:rFonts w:asciiTheme="minorHAnsi" w:hAnsiTheme="minorHAnsi" w:cs="Arial"/>
                <w:sz w:val="20"/>
                <w:szCs w:val="20"/>
              </w:rPr>
              <w:t>d</w:t>
            </w:r>
            <w:r w:rsidR="00170B70" w:rsidRPr="00761F44">
              <w:rPr>
                <w:rFonts w:asciiTheme="minorHAnsi" w:hAnsiTheme="minorHAnsi" w:cs="Arial"/>
                <w:sz w:val="20"/>
                <w:szCs w:val="20"/>
              </w:rPr>
              <w:t>escription</w:t>
            </w:r>
          </w:p>
        </w:tc>
        <w:tc>
          <w:tcPr>
            <w:tcW w:w="1701" w:type="dxa"/>
          </w:tcPr>
          <w:p w14:paraId="45050DC3" w14:textId="77777777" w:rsidR="00792D31"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6DEDDD6F"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cs="Arial"/>
                <w:sz w:val="20"/>
                <w:szCs w:val="20"/>
                <w:lang w:val="en-CA"/>
              </w:rPr>
              <w:t>Text description of the GeologicUnit, typically taken from an entry on a geological map legend.</w:t>
            </w:r>
          </w:p>
          <w:p w14:paraId="5954E53B" w14:textId="77777777" w:rsidR="00792D31" w:rsidRPr="00761F44" w:rsidRDefault="00792D31"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p>
        </w:tc>
      </w:tr>
      <w:tr w:rsidR="00AC5088" w:rsidRPr="00761F44" w14:paraId="0FC60837"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590545EC" w14:textId="77777777" w:rsidR="00792D31" w:rsidRPr="00761F44" w:rsidRDefault="006209EF" w:rsidP="00276AD3">
            <w:pPr>
              <w:rPr>
                <w:rFonts w:asciiTheme="minorHAnsi" w:hAnsiTheme="minorHAnsi" w:cs="Arial"/>
                <w:sz w:val="20"/>
                <w:szCs w:val="20"/>
              </w:rPr>
            </w:pPr>
            <w:r w:rsidRPr="00761F44">
              <w:rPr>
                <w:rFonts w:asciiTheme="minorHAnsi" w:hAnsiTheme="minorHAnsi" w:cs="Arial"/>
                <w:sz w:val="20"/>
                <w:szCs w:val="20"/>
              </w:rPr>
              <w:t>g</w:t>
            </w:r>
            <w:r w:rsidR="00170B70" w:rsidRPr="00761F44">
              <w:rPr>
                <w:rFonts w:asciiTheme="minorHAnsi" w:hAnsiTheme="minorHAnsi" w:cs="Arial"/>
                <w:sz w:val="20"/>
                <w:szCs w:val="20"/>
              </w:rPr>
              <w:t>eologicUnitType</w:t>
            </w:r>
          </w:p>
        </w:tc>
        <w:tc>
          <w:tcPr>
            <w:tcW w:w="1701" w:type="dxa"/>
          </w:tcPr>
          <w:p w14:paraId="3A586619" w14:textId="77777777" w:rsidR="00792D31"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6C518E1E" w14:textId="77777777" w:rsidR="00792D31"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Type of GeologicUnit (as defined in GeoSciML).</w:t>
            </w:r>
          </w:p>
        </w:tc>
      </w:tr>
      <w:tr w:rsidR="00AC5088" w:rsidRPr="00761F44" w14:paraId="63049BA8"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B35EE70" w14:textId="77777777" w:rsidR="00792D31" w:rsidRPr="00761F44" w:rsidRDefault="006209EF" w:rsidP="00276AD3">
            <w:pPr>
              <w:rPr>
                <w:rFonts w:asciiTheme="minorHAnsi" w:hAnsiTheme="minorHAnsi" w:cs="Arial"/>
                <w:sz w:val="20"/>
                <w:szCs w:val="20"/>
              </w:rPr>
            </w:pPr>
            <w:r w:rsidRPr="00761F44">
              <w:rPr>
                <w:rFonts w:asciiTheme="minorHAnsi" w:hAnsiTheme="minorHAnsi" w:cs="Arial"/>
                <w:sz w:val="20"/>
                <w:szCs w:val="20"/>
              </w:rPr>
              <w:t>r</w:t>
            </w:r>
            <w:r w:rsidR="00170B70" w:rsidRPr="00761F44">
              <w:rPr>
                <w:rFonts w:asciiTheme="minorHAnsi" w:hAnsiTheme="minorHAnsi" w:cs="Arial"/>
                <w:sz w:val="20"/>
                <w:szCs w:val="20"/>
              </w:rPr>
              <w:t>ank</w:t>
            </w:r>
          </w:p>
        </w:tc>
        <w:tc>
          <w:tcPr>
            <w:tcW w:w="1701" w:type="dxa"/>
          </w:tcPr>
          <w:p w14:paraId="1F090AF8" w14:textId="77777777" w:rsidR="00792D31"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38F67C20" w14:textId="77777777" w:rsidR="00792D31"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Rank of GeologicUnit (as defined by ISC. eg; group, formation, member).</w:t>
            </w:r>
          </w:p>
        </w:tc>
      </w:tr>
      <w:tr w:rsidR="00AC5088" w:rsidRPr="00761F44" w14:paraId="641B418C"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42D47989" w14:textId="77777777" w:rsidR="00792D31" w:rsidRPr="00761F44" w:rsidRDefault="006209EF" w:rsidP="00276AD3">
            <w:pPr>
              <w:rPr>
                <w:rFonts w:asciiTheme="minorHAnsi" w:hAnsiTheme="minorHAnsi" w:cs="Arial"/>
                <w:sz w:val="20"/>
                <w:szCs w:val="20"/>
              </w:rPr>
            </w:pPr>
            <w:r w:rsidRPr="00761F44">
              <w:rPr>
                <w:rFonts w:asciiTheme="minorHAnsi" w:hAnsiTheme="minorHAnsi" w:cs="Arial"/>
                <w:sz w:val="20"/>
                <w:szCs w:val="20"/>
              </w:rPr>
              <w:t>l</w:t>
            </w:r>
            <w:r w:rsidR="00170B70" w:rsidRPr="00761F44">
              <w:rPr>
                <w:rFonts w:asciiTheme="minorHAnsi" w:hAnsiTheme="minorHAnsi" w:cs="Arial"/>
                <w:sz w:val="20"/>
                <w:szCs w:val="20"/>
              </w:rPr>
              <w:t>ithology</w:t>
            </w:r>
          </w:p>
        </w:tc>
        <w:tc>
          <w:tcPr>
            <w:tcW w:w="1701" w:type="dxa"/>
          </w:tcPr>
          <w:p w14:paraId="6C47601F" w14:textId="77777777" w:rsidR="00792D31"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093F7FEC" w14:textId="77777777" w:rsidR="00792D31"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Text (possibly formatted with formal syntax) description of the GeologicUnit's lithology.</w:t>
            </w:r>
          </w:p>
        </w:tc>
      </w:tr>
      <w:tr w:rsidR="00AC5088" w:rsidRPr="00761F44" w14:paraId="0EB17859"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4AE7646" w14:textId="77777777" w:rsidR="00792D31" w:rsidRPr="00761F44" w:rsidRDefault="006209EF" w:rsidP="00276AD3">
            <w:pPr>
              <w:rPr>
                <w:rFonts w:asciiTheme="minorHAnsi" w:hAnsiTheme="minorHAnsi" w:cs="Arial"/>
                <w:sz w:val="20"/>
                <w:szCs w:val="20"/>
              </w:rPr>
            </w:pPr>
            <w:r w:rsidRPr="00761F44">
              <w:rPr>
                <w:rFonts w:asciiTheme="minorHAnsi" w:hAnsiTheme="minorHAnsi" w:cs="Arial"/>
                <w:sz w:val="20"/>
                <w:szCs w:val="20"/>
              </w:rPr>
              <w:t>g</w:t>
            </w:r>
            <w:r w:rsidR="00170B70" w:rsidRPr="00761F44">
              <w:rPr>
                <w:rFonts w:asciiTheme="minorHAnsi" w:hAnsiTheme="minorHAnsi" w:cs="Arial"/>
                <w:sz w:val="20"/>
                <w:szCs w:val="20"/>
              </w:rPr>
              <w:t>eologicHistory</w:t>
            </w:r>
          </w:p>
        </w:tc>
        <w:tc>
          <w:tcPr>
            <w:tcW w:w="1701" w:type="dxa"/>
          </w:tcPr>
          <w:p w14:paraId="33FC09D0" w14:textId="77777777" w:rsidR="00792D31"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671134BF"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cs="Arial"/>
                <w:sz w:val="20"/>
                <w:szCs w:val="20"/>
                <w:lang w:val="en-CA"/>
              </w:rPr>
              <w:t>Text (possibly formatted with formal syntax) description of the age of the GeologicUnit (where age is a sequence of events and may include process and environment information).</w:t>
            </w:r>
          </w:p>
          <w:p w14:paraId="1A216878" w14:textId="77777777" w:rsidR="00792D31" w:rsidRPr="00761F44" w:rsidRDefault="00792D31"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p>
        </w:tc>
      </w:tr>
      <w:tr w:rsidR="00AC5088" w:rsidRPr="00761F44" w14:paraId="120D0FAB"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49629D03"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numericOlderAge</w:t>
            </w:r>
          </w:p>
        </w:tc>
        <w:tc>
          <w:tcPr>
            <w:tcW w:w="1701" w:type="dxa"/>
          </w:tcPr>
          <w:p w14:paraId="672E5C25"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Real</w:t>
            </w:r>
          </w:p>
        </w:tc>
        <w:tc>
          <w:tcPr>
            <w:tcW w:w="4920" w:type="dxa"/>
          </w:tcPr>
          <w:p w14:paraId="7891F265"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sz w:val="20"/>
                <w:szCs w:val="20"/>
              </w:rPr>
              <w:t>Older age in numerical representation in Ma.</w:t>
            </w:r>
          </w:p>
        </w:tc>
      </w:tr>
      <w:tr w:rsidR="00AC5088" w:rsidRPr="00761F44" w14:paraId="198B194F"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A1EDA15"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numericYoungerAge</w:t>
            </w:r>
          </w:p>
        </w:tc>
        <w:tc>
          <w:tcPr>
            <w:tcW w:w="1701" w:type="dxa"/>
          </w:tcPr>
          <w:p w14:paraId="2CA10BA1"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Real</w:t>
            </w:r>
          </w:p>
        </w:tc>
        <w:tc>
          <w:tcPr>
            <w:tcW w:w="4920" w:type="dxa"/>
          </w:tcPr>
          <w:p w14:paraId="3947FB93"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sz w:val="20"/>
                <w:szCs w:val="20"/>
              </w:rPr>
              <w:t>Younger age in numerical representation in Ma</w:t>
            </w:r>
          </w:p>
        </w:tc>
      </w:tr>
      <w:tr w:rsidR="00AC5088" w:rsidRPr="00761F44" w14:paraId="072B4EF8"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0856BC8D"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observationMethod</w:t>
            </w:r>
          </w:p>
        </w:tc>
        <w:tc>
          <w:tcPr>
            <w:tcW w:w="1701" w:type="dxa"/>
          </w:tcPr>
          <w:p w14:paraId="028C2054"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54C0E558"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sz w:val="20"/>
                <w:szCs w:val="20"/>
              </w:rPr>
              <w:t>Metadata snippet indicating how the spatial extent of the feature was determined. ObservationMethod is a convenience property that provides a quick and dirty approach to observation metadata when data are reported using a feature view (as opposed to observation view).</w:t>
            </w:r>
          </w:p>
        </w:tc>
      </w:tr>
      <w:tr w:rsidR="00AC5088" w:rsidRPr="00761F44" w14:paraId="742F1733"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3813D16"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positionalAccuracy</w:t>
            </w:r>
          </w:p>
        </w:tc>
        <w:tc>
          <w:tcPr>
            <w:tcW w:w="1701" w:type="dxa"/>
          </w:tcPr>
          <w:p w14:paraId="3011494A"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22355C9F"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sz w:val="20"/>
                <w:szCs w:val="20"/>
              </w:rPr>
              <w:t>Quantitative values define the radius of an uncertainty buffer around a mappedFeature (eg: a positionAccuracy of 100 m for a line feature defines a buffer polygon of total width 200 m centred on the line).</w:t>
            </w:r>
          </w:p>
        </w:tc>
      </w:tr>
      <w:tr w:rsidR="00AC5088" w:rsidRPr="00761F44" w14:paraId="7E4003F9"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4D99FEC1" w14:textId="77777777" w:rsidR="00170B70" w:rsidRPr="00761F44" w:rsidRDefault="006209EF" w:rsidP="00276AD3">
            <w:pPr>
              <w:rPr>
                <w:rFonts w:asciiTheme="minorHAnsi" w:hAnsiTheme="minorHAnsi" w:cs="Arial"/>
                <w:sz w:val="20"/>
                <w:szCs w:val="20"/>
              </w:rPr>
            </w:pPr>
            <w:r w:rsidRPr="00761F44">
              <w:rPr>
                <w:rFonts w:asciiTheme="minorHAnsi" w:hAnsiTheme="minorHAnsi" w:cs="Arial"/>
                <w:sz w:val="20"/>
                <w:szCs w:val="20"/>
              </w:rPr>
              <w:t>s</w:t>
            </w:r>
            <w:r w:rsidR="00170B70" w:rsidRPr="00761F44">
              <w:rPr>
                <w:rFonts w:asciiTheme="minorHAnsi" w:hAnsiTheme="minorHAnsi" w:cs="Arial"/>
                <w:sz w:val="20"/>
                <w:szCs w:val="20"/>
              </w:rPr>
              <w:t>ource</w:t>
            </w:r>
          </w:p>
        </w:tc>
        <w:tc>
          <w:tcPr>
            <w:tcW w:w="1701" w:type="dxa"/>
          </w:tcPr>
          <w:p w14:paraId="27CF1C70" w14:textId="77777777" w:rsidR="00170B70" w:rsidRPr="00761F44" w:rsidRDefault="00AC5088"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4F82C4DC"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761F44">
              <w:rPr>
                <w:rFonts w:asciiTheme="minorHAnsi" w:hAnsiTheme="minorHAnsi" w:cs="Segoe UI"/>
                <w:sz w:val="20"/>
                <w:szCs w:val="20"/>
                <w:lang w:val="en-CA"/>
              </w:rPr>
              <w:t>Text describing feature-specific details and citations to source materials, and if available providing URLs to reference material and publications describing the geologic feature. This could be a short text synopsis of key inforamtion that would also be in the metadata record referenced by metadata_uri.</w:t>
            </w:r>
          </w:p>
          <w:p w14:paraId="66C71365"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p>
        </w:tc>
      </w:tr>
      <w:tr w:rsidR="00AC5088" w:rsidRPr="00761F44" w14:paraId="005E5945"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8E55214"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geologicUnitType_uri</w:t>
            </w:r>
          </w:p>
        </w:tc>
        <w:tc>
          <w:tcPr>
            <w:tcW w:w="1701" w:type="dxa"/>
          </w:tcPr>
          <w:p w14:paraId="108AB564"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345D7500"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sz w:val="20"/>
                <w:szCs w:val="20"/>
              </w:rPr>
              <w:t>URI referring to a controlled concept from a vocabulary defining the GeologicUnit types. Mandatory property - if not value is provided then a URI referring to a controlled concept explaining why the value is nil must be provided.</w:t>
            </w:r>
          </w:p>
        </w:tc>
      </w:tr>
      <w:tr w:rsidR="00170B70" w:rsidRPr="00761F44" w14:paraId="18F9E006"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3E935E7E"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representativeLithology_uri</w:t>
            </w:r>
          </w:p>
        </w:tc>
        <w:tc>
          <w:tcPr>
            <w:tcW w:w="1701" w:type="dxa"/>
          </w:tcPr>
          <w:p w14:paraId="369CEAFB"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3CEF73EE"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761F44">
              <w:rPr>
                <w:rFonts w:asciiTheme="minorHAnsi" w:hAnsiTheme="minorHAnsi" w:cs="Segoe UI"/>
                <w:sz w:val="20"/>
                <w:szCs w:val="20"/>
                <w:lang w:val="en-CA"/>
              </w:rPr>
              <w:t xml:space="preserve">URI referring to a controlled concept specifying the characteristic or represntative lithology of the unit. This may be a concept that defines the super-type of all lithology values present within a GeologicUnit or a concept defining the lithology of the dominant </w:t>
            </w:r>
            <w:r w:rsidRPr="00761F44">
              <w:rPr>
                <w:rFonts w:asciiTheme="minorHAnsi" w:hAnsiTheme="minorHAnsi" w:cs="Segoe UI"/>
                <w:sz w:val="20"/>
                <w:szCs w:val="20"/>
                <w:lang w:val="en-CA"/>
              </w:rPr>
              <w:lastRenderedPageBreak/>
              <w:t>CompositionPart (as defined in GeoSciML) of the unit.</w:t>
            </w:r>
          </w:p>
          <w:p w14:paraId="493F35A5"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p>
        </w:tc>
      </w:tr>
      <w:tr w:rsidR="00170B70" w:rsidRPr="00761F44" w14:paraId="48C40620"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513FAEE"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lastRenderedPageBreak/>
              <w:t>representativeAge_uri</w:t>
            </w:r>
          </w:p>
        </w:tc>
        <w:tc>
          <w:tcPr>
            <w:tcW w:w="1701" w:type="dxa"/>
          </w:tcPr>
          <w:p w14:paraId="2A8E5182"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30D9A1EC"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61F44">
              <w:rPr>
                <w:rFonts w:asciiTheme="minorHAnsi" w:hAnsiTheme="minorHAnsi" w:cs="Segoe UI"/>
                <w:sz w:val="20"/>
                <w:szCs w:val="20"/>
                <w:lang w:val="en-CA"/>
              </w:rPr>
              <w:t>URI referring to a controlled concept specifying the most representative stratigraphic age interval for the GeologicUnit. This will be defined entirely at the discretion of the data provider and</w:t>
            </w:r>
            <w:proofErr w:type="gramStart"/>
            <w:r w:rsidRPr="00761F44">
              <w:rPr>
                <w:rFonts w:asciiTheme="minorHAnsi" w:hAnsiTheme="minorHAnsi" w:cs="Segoe UI"/>
                <w:sz w:val="20"/>
                <w:szCs w:val="20"/>
                <w:lang w:val="en-CA"/>
              </w:rPr>
              <w:t>  may</w:t>
            </w:r>
            <w:proofErr w:type="gramEnd"/>
            <w:r w:rsidRPr="00761F44">
              <w:rPr>
                <w:rFonts w:asciiTheme="minorHAnsi" w:hAnsiTheme="minorHAnsi" w:cs="Segoe UI"/>
                <w:sz w:val="20"/>
                <w:szCs w:val="20"/>
                <w:lang w:val="en-CA"/>
              </w:rPr>
              <w:t xml:space="preserve"> be a single event selected from the geologic feature's geological history or a value summarising the all or part of the feature's history.</w:t>
            </w:r>
          </w:p>
          <w:p w14:paraId="2825AF55"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170B70" w:rsidRPr="00761F44" w14:paraId="7BD3C9A4"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232BE6F3"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representativeOlderAge_uri</w:t>
            </w:r>
          </w:p>
        </w:tc>
        <w:tc>
          <w:tcPr>
            <w:tcW w:w="1701" w:type="dxa"/>
          </w:tcPr>
          <w:p w14:paraId="6647AC47"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66A8FBE1"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761F44">
              <w:rPr>
                <w:rFonts w:asciiTheme="minorHAnsi" w:hAnsiTheme="minorHAnsi"/>
                <w:sz w:val="20"/>
                <w:szCs w:val="20"/>
              </w:rPr>
              <w:t>URI referring to a controlled concept specifying the most representative lower value in a range of stratigraphic age intervals for the GeologicUnit. This will be defined entirely at the discretion of the data provider and</w:t>
            </w:r>
            <w:proofErr w:type="gramStart"/>
            <w:r w:rsidRPr="00761F44">
              <w:rPr>
                <w:rFonts w:asciiTheme="minorHAnsi" w:hAnsiTheme="minorHAnsi"/>
                <w:sz w:val="20"/>
                <w:szCs w:val="20"/>
              </w:rPr>
              <w:t>  may</w:t>
            </w:r>
            <w:proofErr w:type="gramEnd"/>
            <w:r w:rsidRPr="00761F44">
              <w:rPr>
                <w:rFonts w:asciiTheme="minorHAnsi" w:hAnsiTheme="minorHAnsi"/>
                <w:sz w:val="20"/>
                <w:szCs w:val="20"/>
              </w:rPr>
              <w:t xml:space="preserve"> be a single event selected from the geologic feature's geological history or a value summarising the all or part of the feature's history.</w:t>
            </w:r>
          </w:p>
        </w:tc>
      </w:tr>
      <w:tr w:rsidR="00170B70" w:rsidRPr="00761F44" w14:paraId="377C4911"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6EB8FCB"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representativeYoungerAge_uri</w:t>
            </w:r>
          </w:p>
        </w:tc>
        <w:tc>
          <w:tcPr>
            <w:tcW w:w="1701" w:type="dxa"/>
          </w:tcPr>
          <w:p w14:paraId="15F811ED"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p>
        </w:tc>
        <w:tc>
          <w:tcPr>
            <w:tcW w:w="4920" w:type="dxa"/>
          </w:tcPr>
          <w:p w14:paraId="68D466E5"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761F44">
              <w:rPr>
                <w:rFonts w:asciiTheme="minorHAnsi" w:hAnsiTheme="minorHAnsi"/>
                <w:sz w:val="20"/>
                <w:szCs w:val="20"/>
              </w:rPr>
              <w:t>URI referring to a controlled concept specifying the most representative upper value in a range of stratigraphic age intervals for the GeologicUnit. This will be defined entirely at the discretion of the data provider and</w:t>
            </w:r>
            <w:proofErr w:type="gramStart"/>
            <w:r w:rsidRPr="00761F44">
              <w:rPr>
                <w:rFonts w:asciiTheme="minorHAnsi" w:hAnsiTheme="minorHAnsi"/>
                <w:sz w:val="20"/>
                <w:szCs w:val="20"/>
              </w:rPr>
              <w:t>  may</w:t>
            </w:r>
            <w:proofErr w:type="gramEnd"/>
            <w:r w:rsidRPr="00761F44">
              <w:rPr>
                <w:rFonts w:asciiTheme="minorHAnsi" w:hAnsiTheme="minorHAnsi"/>
                <w:sz w:val="20"/>
                <w:szCs w:val="20"/>
              </w:rPr>
              <w:t xml:space="preserve"> be a single event selected from the geologic feature's geological history or a value summarising the all or part of the feature's history.</w:t>
            </w:r>
          </w:p>
        </w:tc>
      </w:tr>
      <w:tr w:rsidR="00170B70" w:rsidRPr="00761F44" w14:paraId="57251F32"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360BDDE7" w14:textId="77777777" w:rsidR="00170B70" w:rsidRPr="00761F44" w:rsidRDefault="006209EF" w:rsidP="00276AD3">
            <w:pPr>
              <w:rPr>
                <w:rFonts w:asciiTheme="minorHAnsi" w:hAnsiTheme="minorHAnsi" w:cs="Arial"/>
                <w:sz w:val="20"/>
                <w:szCs w:val="20"/>
              </w:rPr>
            </w:pPr>
            <w:r w:rsidRPr="00761F44">
              <w:rPr>
                <w:rFonts w:asciiTheme="minorHAnsi" w:hAnsiTheme="minorHAnsi" w:cs="Arial"/>
                <w:sz w:val="20"/>
                <w:szCs w:val="20"/>
              </w:rPr>
              <w:t>s</w:t>
            </w:r>
            <w:r w:rsidR="00170B70" w:rsidRPr="00761F44">
              <w:rPr>
                <w:rFonts w:asciiTheme="minorHAnsi" w:hAnsiTheme="minorHAnsi" w:cs="Arial"/>
                <w:sz w:val="20"/>
                <w:szCs w:val="20"/>
              </w:rPr>
              <w:t>pecification_uri</w:t>
            </w:r>
          </w:p>
        </w:tc>
        <w:tc>
          <w:tcPr>
            <w:tcW w:w="1701" w:type="dxa"/>
          </w:tcPr>
          <w:p w14:paraId="004CC0C3"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1B8BA427"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761F44">
              <w:rPr>
                <w:rFonts w:asciiTheme="minorHAnsi" w:hAnsiTheme="minorHAnsi"/>
                <w:sz w:val="20"/>
                <w:szCs w:val="20"/>
              </w:rPr>
              <w:t>URI referring the GeoSciML GeologicUnit feature that describes the instance in detail. Mandatory property - if not value is provided then a URI referring to a controlled concept explaining why the value is nil must be provided.</w:t>
            </w:r>
          </w:p>
        </w:tc>
      </w:tr>
      <w:tr w:rsidR="00170B70" w:rsidRPr="00761F44" w14:paraId="45F5A246"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62A9DC6" w14:textId="77777777" w:rsidR="00170B70" w:rsidRPr="00761F44" w:rsidRDefault="006209EF" w:rsidP="00276AD3">
            <w:pPr>
              <w:rPr>
                <w:rFonts w:asciiTheme="minorHAnsi" w:hAnsiTheme="minorHAnsi" w:cs="Arial"/>
                <w:sz w:val="20"/>
                <w:szCs w:val="20"/>
              </w:rPr>
            </w:pPr>
            <w:r w:rsidRPr="00761F44">
              <w:rPr>
                <w:rFonts w:asciiTheme="minorHAnsi" w:hAnsiTheme="minorHAnsi" w:cs="Arial"/>
                <w:sz w:val="20"/>
                <w:szCs w:val="20"/>
              </w:rPr>
              <w:t>m</w:t>
            </w:r>
            <w:r w:rsidR="00170B70" w:rsidRPr="00761F44">
              <w:rPr>
                <w:rFonts w:asciiTheme="minorHAnsi" w:hAnsiTheme="minorHAnsi" w:cs="Arial"/>
                <w:sz w:val="20"/>
                <w:szCs w:val="20"/>
              </w:rPr>
              <w:t>etadata_uri</w:t>
            </w:r>
          </w:p>
        </w:tc>
        <w:tc>
          <w:tcPr>
            <w:tcW w:w="1701" w:type="dxa"/>
          </w:tcPr>
          <w:p w14:paraId="6BF3A23F"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7CA44B9C"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761F44">
              <w:rPr>
                <w:rFonts w:asciiTheme="minorHAnsi" w:hAnsiTheme="minorHAnsi"/>
                <w:sz w:val="20"/>
                <w:szCs w:val="20"/>
              </w:rPr>
              <w:t>URI referring to a metadata record describing the provenance of data.</w:t>
            </w:r>
          </w:p>
        </w:tc>
      </w:tr>
      <w:tr w:rsidR="00170B70" w:rsidRPr="00761F44" w14:paraId="549BF053"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7B5F21FB"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genericSymbolizer</w:t>
            </w:r>
          </w:p>
        </w:tc>
        <w:tc>
          <w:tcPr>
            <w:tcW w:w="1701" w:type="dxa"/>
          </w:tcPr>
          <w:p w14:paraId="0BA79020"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3650CB81" w14:textId="77777777" w:rsidR="00170B70" w:rsidRPr="00761F44" w:rsidRDefault="00AC5088"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761F44">
              <w:rPr>
                <w:rFonts w:asciiTheme="minorHAnsi" w:hAnsiTheme="minorHAnsi"/>
                <w:sz w:val="20"/>
                <w:szCs w:val="20"/>
              </w:rPr>
              <w:t>Identifier for a symbol from standard (locally or community defined) symbolization scheme for portrayal.</w:t>
            </w:r>
          </w:p>
        </w:tc>
      </w:tr>
      <w:tr w:rsidR="00170B70" w:rsidRPr="00761F44" w14:paraId="48C23C91"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D5F7F88" w14:textId="77777777" w:rsidR="00170B70" w:rsidRPr="00761F44" w:rsidRDefault="006209EF" w:rsidP="00276AD3">
            <w:pPr>
              <w:rPr>
                <w:rFonts w:asciiTheme="minorHAnsi" w:hAnsiTheme="minorHAnsi" w:cs="Arial"/>
                <w:sz w:val="20"/>
                <w:szCs w:val="20"/>
              </w:rPr>
            </w:pPr>
            <w:r w:rsidRPr="00761F44">
              <w:rPr>
                <w:rFonts w:asciiTheme="minorHAnsi" w:hAnsiTheme="minorHAnsi" w:cs="Arial"/>
                <w:sz w:val="20"/>
                <w:szCs w:val="20"/>
              </w:rPr>
              <w:t>s</w:t>
            </w:r>
            <w:r w:rsidR="00170B70" w:rsidRPr="00761F44">
              <w:rPr>
                <w:rFonts w:asciiTheme="minorHAnsi" w:hAnsiTheme="minorHAnsi" w:cs="Arial"/>
                <w:sz w:val="20"/>
                <w:szCs w:val="20"/>
              </w:rPr>
              <w:t>hape</w:t>
            </w:r>
          </w:p>
        </w:tc>
        <w:tc>
          <w:tcPr>
            <w:tcW w:w="1701" w:type="dxa"/>
          </w:tcPr>
          <w:p w14:paraId="53AC8D60"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GM_Object</w:t>
            </w:r>
          </w:p>
        </w:tc>
        <w:tc>
          <w:tcPr>
            <w:tcW w:w="4920" w:type="dxa"/>
          </w:tcPr>
          <w:p w14:paraId="1DB87737" w14:textId="77777777" w:rsidR="00170B70" w:rsidRPr="00761F44" w:rsidRDefault="00AC5088"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761F44">
              <w:rPr>
                <w:rFonts w:asciiTheme="minorHAnsi" w:hAnsiTheme="minorHAnsi"/>
                <w:sz w:val="20"/>
                <w:szCs w:val="20"/>
              </w:rPr>
              <w:t>Geometry defining the extent of the feature of interest.</w:t>
            </w:r>
          </w:p>
        </w:tc>
      </w:tr>
      <w:tr w:rsidR="00170B70" w:rsidRPr="00761F44" w14:paraId="78F28D8C"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5E9A5A5F" w14:textId="77777777" w:rsidR="00170B70" w:rsidRPr="00761F44" w:rsidRDefault="00170B70" w:rsidP="00276AD3">
            <w:pPr>
              <w:rPr>
                <w:rFonts w:asciiTheme="minorHAnsi" w:hAnsiTheme="minorHAnsi" w:cs="Arial"/>
                <w:i/>
                <w:sz w:val="20"/>
                <w:szCs w:val="20"/>
              </w:rPr>
            </w:pPr>
            <w:r w:rsidRPr="00761F44">
              <w:rPr>
                <w:rFonts w:asciiTheme="minorHAnsi" w:hAnsiTheme="minorHAnsi" w:cs="Arial"/>
                <w:i/>
                <w:sz w:val="20"/>
                <w:szCs w:val="20"/>
              </w:rPr>
              <w:t>any</w:t>
            </w:r>
          </w:p>
        </w:tc>
        <w:tc>
          <w:tcPr>
            <w:tcW w:w="1701" w:type="dxa"/>
          </w:tcPr>
          <w:p w14:paraId="6289C43A"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p>
        </w:tc>
        <w:tc>
          <w:tcPr>
            <w:tcW w:w="4920" w:type="dxa"/>
          </w:tcPr>
          <w:p w14:paraId="5A39DD7B" w14:textId="77777777" w:rsidR="00170B70" w:rsidRPr="00761F44" w:rsidRDefault="00AC5088"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761F44">
              <w:rPr>
                <w:rFonts w:asciiTheme="minorHAnsi" w:hAnsiTheme="minorHAnsi"/>
                <w:sz w:val="20"/>
                <w:szCs w:val="20"/>
              </w:rPr>
              <w:t>A placeholder allowing any user-defined attributes to be delivered in addition to those specified above.</w:t>
            </w:r>
          </w:p>
        </w:tc>
      </w:tr>
    </w:tbl>
    <w:p w14:paraId="0C2D3A36" w14:textId="77777777" w:rsidR="00792D31" w:rsidRDefault="00792D31" w:rsidP="00276AD3"/>
    <w:p w14:paraId="3E1ED0F4" w14:textId="62F24122" w:rsidR="00792D31" w:rsidRDefault="005036D9" w:rsidP="00276AD3">
      <w:proofErr w:type="gramStart"/>
      <w:ins w:id="370" w:author="Eric Boisvert" w:date="2015-10-29T05:25:00Z">
        <w:r w:rsidRPr="005036D9">
          <w:rPr>
            <w:highlight w:val="yellow"/>
            <w:rPrChange w:id="371" w:author="Eric Boisvert" w:date="2015-10-29T05:27:00Z">
              <w:rPr/>
            </w:rPrChange>
          </w:rPr>
          <w:t xml:space="preserve">Explanatory text about identifier </w:t>
        </w:r>
      </w:ins>
      <w:ins w:id="372" w:author="Eric Boisvert" w:date="2015-10-29T05:26:00Z">
        <w:r w:rsidRPr="005036D9">
          <w:rPr>
            <w:highlight w:val="yellow"/>
            <w:rPrChange w:id="373" w:author="Eric Boisvert" w:date="2015-10-29T05:27:00Z">
              <w:rPr/>
            </w:rPrChange>
          </w:rPr>
          <w:t>persistence</w:t>
        </w:r>
      </w:ins>
      <w:ins w:id="374" w:author="Eric Boisvert" w:date="2015-10-29T05:25:00Z">
        <w:r w:rsidRPr="005036D9">
          <w:rPr>
            <w:highlight w:val="yellow"/>
            <w:rPrChange w:id="375" w:author="Eric Boisvert" w:date="2015-10-29T05:27:00Z">
              <w:rPr/>
            </w:rPrChange>
          </w:rPr>
          <w:t>.</w:t>
        </w:r>
      </w:ins>
      <w:proofErr w:type="gramEnd"/>
    </w:p>
    <w:p w14:paraId="3F430857" w14:textId="77777777" w:rsidR="001D519F" w:rsidRDefault="001D519F"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76AD3" w:rsidRPr="00D12552" w14:paraId="7FB32D83" w14:textId="77777777" w:rsidTr="00792D31">
        <w:trPr>
          <w:cantSplit/>
        </w:trPr>
        <w:tc>
          <w:tcPr>
            <w:tcW w:w="4219" w:type="dxa"/>
            <w:tcBorders>
              <w:right w:val="nil"/>
            </w:tcBorders>
            <w:shd w:val="clear" w:color="auto" w:fill="auto"/>
          </w:tcPr>
          <w:p w14:paraId="09A3DA6F" w14:textId="77777777" w:rsidR="00276AD3" w:rsidRPr="00D12552" w:rsidRDefault="00276AD3" w:rsidP="00276AD3">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w:t>
            </w:r>
          </w:p>
        </w:tc>
        <w:tc>
          <w:tcPr>
            <w:tcW w:w="4678" w:type="dxa"/>
            <w:tcBorders>
              <w:left w:val="nil"/>
            </w:tcBorders>
            <w:shd w:val="clear" w:color="auto" w:fill="auto"/>
          </w:tcPr>
          <w:p w14:paraId="6DFF8C38" w14:textId="2377D697" w:rsidR="00276AD3" w:rsidRPr="00D12552" w:rsidRDefault="001123AF" w:rsidP="001123AF">
            <w:pPr>
              <w:pStyle w:val="Tabletext10"/>
              <w:jc w:val="left"/>
              <w:rPr>
                <w:rStyle w:val="reqtext"/>
                <w:lang w:val="en-CA"/>
              </w:rPr>
            </w:pPr>
            <w:ins w:id="376" w:author="Eric Boisvert" w:date="2015-10-29T05:12:00Z">
              <w:r>
                <w:rPr>
                  <w:rStyle w:val="reqtext"/>
                  <w:lang w:val="en-CA"/>
                </w:rPr>
                <w:t xml:space="preserve">Where possible, </w:t>
              </w:r>
            </w:ins>
            <w:commentRangeStart w:id="377"/>
            <w:r w:rsidR="00276AD3">
              <w:rPr>
                <w:rStyle w:val="reqtext"/>
                <w:lang w:val="en-CA"/>
              </w:rPr>
              <w:t xml:space="preserve">GeologicUnitView identifier </w:t>
            </w:r>
            <w:del w:id="378" w:author="Eric Boisvert" w:date="2015-10-29T05:12:00Z">
              <w:r w:rsidR="00276AD3" w:rsidDel="001123AF">
                <w:rPr>
                  <w:rStyle w:val="reqtext"/>
                  <w:lang w:val="en-CA"/>
                </w:rPr>
                <w:delText xml:space="preserve">SHALL </w:delText>
              </w:r>
            </w:del>
            <w:ins w:id="379" w:author="Eric Boisvert" w:date="2015-10-29T05:12:00Z">
              <w:r>
                <w:rPr>
                  <w:rStyle w:val="reqtext"/>
                  <w:lang w:val="en-CA"/>
                </w:rPr>
                <w:t xml:space="preserve">SHOULD </w:t>
              </w:r>
            </w:ins>
            <w:r w:rsidR="00276AD3">
              <w:rPr>
                <w:rStyle w:val="reqtext"/>
                <w:lang w:val="en-CA"/>
              </w:rPr>
              <w:t>correspond to and instance of MappedFeature</w:t>
            </w:r>
            <w:commentRangeEnd w:id="377"/>
            <w:r w:rsidR="00276AD3">
              <w:rPr>
                <w:rStyle w:val="CommentReference"/>
                <w:rFonts w:ascii="Times New Roman" w:eastAsia="Times New Roman" w:hAnsi="Times New Roman"/>
                <w:lang w:val="en-US" w:eastAsia="en-US"/>
              </w:rPr>
              <w:commentReference w:id="377"/>
            </w:r>
          </w:p>
        </w:tc>
      </w:tr>
    </w:tbl>
    <w:p w14:paraId="17E5ED75" w14:textId="77777777" w:rsidR="00276AD3" w:rsidRDefault="00276AD3" w:rsidP="00276AD3">
      <w:pPr>
        <w:rPr>
          <w:ins w:id="380" w:author="Eric Boisvert" w:date="2015-10-29T05:22: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3AF" w:rsidRPr="00D12552" w14:paraId="1FE0F050" w14:textId="77777777" w:rsidTr="00401D4D">
        <w:trPr>
          <w:cantSplit/>
          <w:ins w:id="381" w:author="Eric Boisvert" w:date="2015-10-29T05:22:00Z"/>
        </w:trPr>
        <w:tc>
          <w:tcPr>
            <w:tcW w:w="4219" w:type="dxa"/>
            <w:tcBorders>
              <w:right w:val="nil"/>
            </w:tcBorders>
            <w:shd w:val="clear" w:color="auto" w:fill="auto"/>
          </w:tcPr>
          <w:p w14:paraId="2BF4F7CF" w14:textId="482DC6F9" w:rsidR="001123AF" w:rsidRPr="00D12552" w:rsidRDefault="001123AF" w:rsidP="00401D4D">
            <w:pPr>
              <w:pStyle w:val="Tabletext10"/>
              <w:rPr>
                <w:ins w:id="382" w:author="Eric Boisvert" w:date="2015-10-29T05:22:00Z"/>
                <w:rStyle w:val="requri"/>
                <w:lang w:val="en-CA"/>
              </w:rPr>
            </w:pPr>
            <w:ins w:id="383" w:author="Eric Boisvert" w:date="2015-10-29T05:22:00Z">
              <w:r>
                <w:rPr>
                  <w:rStyle w:val="requri"/>
                  <w:lang w:val="en-CA"/>
                </w:rPr>
                <w:t>/req/gsml4-portrayal</w:t>
              </w:r>
              <w:r w:rsidRPr="00D12552">
                <w:rPr>
                  <w:rStyle w:val="requri"/>
                  <w:lang w:val="en-CA"/>
                </w:rPr>
                <w:t>/</w:t>
              </w:r>
              <w:r>
                <w:rPr>
                  <w:rStyle w:val="requri"/>
                  <w:lang w:val="en-CA"/>
                </w:rPr>
                <w:t>geologicunitview-identifier-unique</w:t>
              </w:r>
            </w:ins>
          </w:p>
        </w:tc>
        <w:tc>
          <w:tcPr>
            <w:tcW w:w="4678" w:type="dxa"/>
            <w:tcBorders>
              <w:left w:val="nil"/>
            </w:tcBorders>
            <w:shd w:val="clear" w:color="auto" w:fill="auto"/>
          </w:tcPr>
          <w:p w14:paraId="6FD37FF6" w14:textId="48C033EA" w:rsidR="001123AF" w:rsidRPr="00D12552" w:rsidRDefault="005036D9" w:rsidP="005036D9">
            <w:pPr>
              <w:pStyle w:val="Tabletext10"/>
              <w:jc w:val="left"/>
              <w:rPr>
                <w:ins w:id="384" w:author="Eric Boisvert" w:date="2015-10-29T05:22:00Z"/>
                <w:rStyle w:val="reqtext"/>
                <w:lang w:val="en-CA"/>
              </w:rPr>
            </w:pPr>
            <w:ins w:id="385" w:author="Eric Boisvert" w:date="2015-10-29T05:23:00Z">
              <w:r>
                <w:rPr>
                  <w:rStyle w:val="reqtext"/>
                  <w:lang w:val="en-CA"/>
                </w:rPr>
                <w:t xml:space="preserve">Identifier SHALL be </w:t>
              </w:r>
            </w:ins>
            <w:ins w:id="386" w:author="Eric Boisvert" w:date="2015-10-29T05:24:00Z">
              <w:r>
                <w:rPr>
                  <w:rStyle w:val="reqtext"/>
                  <w:lang w:val="en-CA"/>
                </w:rPr>
                <w:t xml:space="preserve">globally </w:t>
              </w:r>
            </w:ins>
            <w:ins w:id="387" w:author="Eric Boisvert" w:date="2015-10-29T05:23:00Z">
              <w:r>
                <w:rPr>
                  <w:rStyle w:val="reqtext"/>
                  <w:lang w:val="en-CA"/>
                </w:rPr>
                <w:t>unique to a dataset</w:t>
              </w:r>
            </w:ins>
          </w:p>
        </w:tc>
      </w:tr>
    </w:tbl>
    <w:p w14:paraId="4253D5C7" w14:textId="77777777" w:rsidR="001123AF" w:rsidRDefault="001123AF" w:rsidP="00276AD3">
      <w:pPr>
        <w:rPr>
          <w:ins w:id="388" w:author="Eric Boisvert" w:date="2015-10-29T05:22:00Z"/>
        </w:rPr>
      </w:pPr>
    </w:p>
    <w:p w14:paraId="253D00D9" w14:textId="77777777" w:rsidR="001123AF" w:rsidRDefault="001123AF"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D519F" w:rsidRPr="00D12552" w14:paraId="56215F5D" w14:textId="77777777" w:rsidTr="00792D31">
        <w:trPr>
          <w:cantSplit/>
        </w:trPr>
        <w:tc>
          <w:tcPr>
            <w:tcW w:w="4219" w:type="dxa"/>
            <w:tcBorders>
              <w:right w:val="nil"/>
            </w:tcBorders>
            <w:shd w:val="clear" w:color="auto" w:fill="auto"/>
          </w:tcPr>
          <w:p w14:paraId="6AD36683" w14:textId="77777777" w:rsidR="001D519F" w:rsidRPr="00D12552" w:rsidRDefault="001D519F" w:rsidP="001D519F">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geologicunitview-geologicunit-type</w:t>
            </w:r>
          </w:p>
        </w:tc>
        <w:tc>
          <w:tcPr>
            <w:tcW w:w="4678" w:type="dxa"/>
            <w:tcBorders>
              <w:left w:val="nil"/>
            </w:tcBorders>
            <w:shd w:val="clear" w:color="auto" w:fill="auto"/>
          </w:tcPr>
          <w:p w14:paraId="4B109498" w14:textId="77777777" w:rsidR="001D519F" w:rsidRPr="00D12552" w:rsidRDefault="00C71FFD" w:rsidP="001D519F">
            <w:pPr>
              <w:pStyle w:val="Tabletext10"/>
              <w:jc w:val="left"/>
              <w:rPr>
                <w:rStyle w:val="reqtext"/>
                <w:lang w:val="en-CA"/>
              </w:rPr>
            </w:pPr>
            <w:commentRangeStart w:id="389"/>
            <w:r>
              <w:rPr>
                <w:rStyle w:val="reqtext"/>
                <w:lang w:val="en-CA"/>
              </w:rPr>
              <w:t>G</w:t>
            </w:r>
            <w:r w:rsidR="001D519F">
              <w:rPr>
                <w:rStyle w:val="reqtext"/>
                <w:lang w:val="en-CA"/>
              </w:rPr>
              <w:t xml:space="preserve">eologicUnitType_uri value SHALL </w:t>
            </w:r>
            <w:r w:rsidR="001D519F" w:rsidRPr="001D519F">
              <w:rPr>
                <w:rStyle w:val="reqtext"/>
                <w:lang w:val="en-CA"/>
              </w:rPr>
              <w:t>re</w:t>
            </w:r>
            <w:r w:rsidR="001D519F">
              <w:rPr>
                <w:rStyle w:val="reqtext"/>
                <w:lang w:val="en-CA"/>
              </w:rPr>
              <w:t>fer</w:t>
            </w:r>
            <w:r w:rsidR="001D519F" w:rsidRPr="001D519F">
              <w:rPr>
                <w:rStyle w:val="reqtext"/>
                <w:lang w:val="en-CA"/>
              </w:rPr>
              <w:t xml:space="preserve"> to a controlled concept from a vocabulary defining the GeologicUnit types</w:t>
            </w:r>
            <w:r w:rsidR="001D519F">
              <w:rPr>
                <w:rStyle w:val="reqtext"/>
                <w:lang w:val="en-CA"/>
              </w:rPr>
              <w:t xml:space="preserve"> or a</w:t>
            </w:r>
            <w:r w:rsidR="001D519F" w:rsidRPr="001D519F">
              <w:rPr>
                <w:rStyle w:val="reqtext"/>
                <w:lang w:val="en-CA"/>
              </w:rPr>
              <w:t xml:space="preserve"> controlled concept </w:t>
            </w:r>
            <w:r w:rsidR="001D519F">
              <w:rPr>
                <w:rStyle w:val="reqtext"/>
                <w:lang w:val="en-CA"/>
              </w:rPr>
              <w:t>explaining why the value is nil.</w:t>
            </w:r>
            <w:commentRangeEnd w:id="389"/>
            <w:r w:rsidR="00F23489">
              <w:rPr>
                <w:rStyle w:val="CommentReference"/>
                <w:rFonts w:ascii="Times New Roman" w:eastAsia="Times New Roman" w:hAnsi="Times New Roman"/>
                <w:lang w:val="en-US" w:eastAsia="en-US"/>
              </w:rPr>
              <w:commentReference w:id="389"/>
            </w:r>
          </w:p>
        </w:tc>
      </w:tr>
    </w:tbl>
    <w:p w14:paraId="59544BF3" w14:textId="77777777" w:rsidR="001D519F" w:rsidRDefault="001D519F"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D519F" w:rsidRPr="00D12552" w14:paraId="7AE0E8E6" w14:textId="77777777" w:rsidTr="00792D31">
        <w:trPr>
          <w:cantSplit/>
        </w:trPr>
        <w:tc>
          <w:tcPr>
            <w:tcW w:w="4219" w:type="dxa"/>
            <w:tcBorders>
              <w:right w:val="nil"/>
            </w:tcBorders>
            <w:shd w:val="clear" w:color="auto" w:fill="auto"/>
          </w:tcPr>
          <w:p w14:paraId="11F288F7" w14:textId="77777777" w:rsidR="001D519F" w:rsidRPr="00D12552" w:rsidRDefault="001D519F" w:rsidP="001D519F">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geologicunitview-representativeLithology</w:t>
            </w:r>
          </w:p>
        </w:tc>
        <w:tc>
          <w:tcPr>
            <w:tcW w:w="4678" w:type="dxa"/>
            <w:tcBorders>
              <w:left w:val="nil"/>
            </w:tcBorders>
            <w:shd w:val="clear" w:color="auto" w:fill="auto"/>
          </w:tcPr>
          <w:p w14:paraId="207D1D7C" w14:textId="77777777" w:rsidR="001D519F" w:rsidRPr="00D12552" w:rsidRDefault="00C71FFD" w:rsidP="001D519F">
            <w:pPr>
              <w:pStyle w:val="Tabletext10"/>
              <w:jc w:val="left"/>
              <w:rPr>
                <w:rStyle w:val="reqtext"/>
                <w:lang w:val="en-CA"/>
              </w:rPr>
            </w:pPr>
            <w:r>
              <w:rPr>
                <w:rStyle w:val="reqtext"/>
                <w:lang w:val="en-CA"/>
              </w:rPr>
              <w:t>R</w:t>
            </w:r>
            <w:r w:rsidR="001D519F" w:rsidRPr="001D519F">
              <w:rPr>
                <w:rStyle w:val="reqtext"/>
                <w:lang w:val="en-CA"/>
              </w:rPr>
              <w:t>epresentativeLithology</w:t>
            </w:r>
            <w:r w:rsidR="00C009EA">
              <w:rPr>
                <w:rStyle w:val="reqtext"/>
                <w:lang w:val="en-CA"/>
              </w:rPr>
              <w:t>_</w:t>
            </w:r>
            <w:proofErr w:type="gramStart"/>
            <w:r w:rsidR="00C009EA">
              <w:rPr>
                <w:rStyle w:val="reqtext"/>
                <w:lang w:val="en-CA"/>
              </w:rPr>
              <w:t>uri</w:t>
            </w:r>
            <w:r w:rsidR="001D519F" w:rsidRPr="001D519F">
              <w:rPr>
                <w:rStyle w:val="reqtext"/>
                <w:lang w:val="en-CA"/>
              </w:rPr>
              <w:t xml:space="preserve"> </w:t>
            </w:r>
            <w:r w:rsidR="001D519F">
              <w:rPr>
                <w:rStyle w:val="reqtext"/>
                <w:lang w:val="en-CA"/>
              </w:rPr>
              <w:t xml:space="preserve"> value</w:t>
            </w:r>
            <w:proofErr w:type="gramEnd"/>
            <w:r w:rsidR="001D519F">
              <w:rPr>
                <w:rStyle w:val="reqtext"/>
                <w:lang w:val="en-CA"/>
              </w:rPr>
              <w:t xml:space="preserve"> SHALL refer</w:t>
            </w:r>
            <w:r w:rsidR="001D519F" w:rsidRPr="001D519F">
              <w:rPr>
                <w:rStyle w:val="reqtext"/>
                <w:lang w:val="en-CA"/>
              </w:rPr>
              <w:t xml:space="preserve"> to a controlled concept specifying the characteristic or repres</w:t>
            </w:r>
            <w:r w:rsidR="001D519F">
              <w:rPr>
                <w:rStyle w:val="reqtext"/>
                <w:lang w:val="en-CA"/>
              </w:rPr>
              <w:t>e</w:t>
            </w:r>
            <w:r w:rsidR="001D519F"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2153AB01" w14:textId="77777777" w:rsidR="001D519F" w:rsidRDefault="001D519F"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09EA" w:rsidRPr="00D12552" w14:paraId="5A7F9601" w14:textId="77777777" w:rsidTr="00792D31">
        <w:trPr>
          <w:cantSplit/>
        </w:trPr>
        <w:tc>
          <w:tcPr>
            <w:tcW w:w="4219" w:type="dxa"/>
            <w:tcBorders>
              <w:right w:val="nil"/>
            </w:tcBorders>
            <w:shd w:val="clear" w:color="auto" w:fill="auto"/>
          </w:tcPr>
          <w:p w14:paraId="21D40B20" w14:textId="77777777" w:rsidR="00C009EA" w:rsidRPr="00D12552" w:rsidRDefault="00C009EA" w:rsidP="00C009EA">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geologicunitview-representativeAge</w:t>
            </w:r>
          </w:p>
        </w:tc>
        <w:tc>
          <w:tcPr>
            <w:tcW w:w="4678" w:type="dxa"/>
            <w:tcBorders>
              <w:left w:val="nil"/>
            </w:tcBorders>
            <w:shd w:val="clear" w:color="auto" w:fill="auto"/>
          </w:tcPr>
          <w:p w14:paraId="5EBB8238" w14:textId="77777777" w:rsidR="00C009EA" w:rsidRPr="00D12552" w:rsidRDefault="00C71FFD" w:rsidP="00C009EA">
            <w:pPr>
              <w:pStyle w:val="Tabletext10"/>
              <w:jc w:val="left"/>
              <w:rPr>
                <w:rStyle w:val="reqtext"/>
                <w:lang w:val="en-CA"/>
              </w:rPr>
            </w:pPr>
            <w:r>
              <w:rPr>
                <w:rStyle w:val="reqtext"/>
                <w:lang w:val="en-CA"/>
              </w:rPr>
              <w:t>R</w:t>
            </w:r>
            <w:r w:rsidR="00C009EA" w:rsidRPr="001D519F">
              <w:rPr>
                <w:rStyle w:val="reqtext"/>
                <w:lang w:val="en-CA"/>
              </w:rPr>
              <w:t>epresentative</w:t>
            </w:r>
            <w:r w:rsidR="00C009EA">
              <w:rPr>
                <w:rStyle w:val="reqtext"/>
                <w:lang w:val="en-CA"/>
              </w:rPr>
              <w:t>Age_</w:t>
            </w:r>
            <w:proofErr w:type="gramStart"/>
            <w:r w:rsidR="00C009EA">
              <w:rPr>
                <w:rStyle w:val="reqtext"/>
                <w:lang w:val="en-CA"/>
              </w:rPr>
              <w:t>uri</w:t>
            </w:r>
            <w:r w:rsidR="00C009EA" w:rsidRPr="001D519F">
              <w:rPr>
                <w:rStyle w:val="reqtext"/>
                <w:lang w:val="en-CA"/>
              </w:rPr>
              <w:t xml:space="preserve"> </w:t>
            </w:r>
            <w:r w:rsidR="00C009EA">
              <w:rPr>
                <w:rStyle w:val="reqtext"/>
                <w:lang w:val="en-CA"/>
              </w:rPr>
              <w:t xml:space="preserve"> value</w:t>
            </w:r>
            <w:proofErr w:type="gramEnd"/>
            <w:r w:rsidR="00C009EA">
              <w:rPr>
                <w:rStyle w:val="reqtext"/>
                <w:lang w:val="en-CA"/>
              </w:rPr>
              <w:t xml:space="preserve"> SHALL refer</w:t>
            </w:r>
            <w:r w:rsidR="00C009EA" w:rsidRPr="00C009EA">
              <w:rPr>
                <w:rStyle w:val="reqtext"/>
                <w:lang w:val="en-CA"/>
              </w:rPr>
              <w:t xml:space="preserve"> to a controlled concept specifying the most representative stratigraphic age interval for the GeologicUnit. This will be defined entirely at the discr</w:t>
            </w:r>
            <w:r w:rsidR="00C009EA">
              <w:rPr>
                <w:rStyle w:val="reqtext"/>
                <w:lang w:val="en-CA"/>
              </w:rPr>
              <w:t xml:space="preserve">etion of the data provider and </w:t>
            </w:r>
            <w:r w:rsidR="00C009EA" w:rsidRPr="00C009EA">
              <w:rPr>
                <w:rStyle w:val="reqtext"/>
                <w:lang w:val="en-CA"/>
              </w:rPr>
              <w:t>may be a single event selected from the geologic feature's geological history or a value summarising the all or part of the feature's history.</w:t>
            </w:r>
          </w:p>
        </w:tc>
      </w:tr>
    </w:tbl>
    <w:p w14:paraId="6BAA8146" w14:textId="77777777" w:rsidR="00C009EA" w:rsidRDefault="00C009EA"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71FFD" w:rsidRPr="00D12552" w14:paraId="1F320ACD" w14:textId="77777777" w:rsidTr="00792D31">
        <w:trPr>
          <w:cantSplit/>
        </w:trPr>
        <w:tc>
          <w:tcPr>
            <w:tcW w:w="4219" w:type="dxa"/>
            <w:tcBorders>
              <w:right w:val="nil"/>
            </w:tcBorders>
            <w:shd w:val="clear" w:color="auto" w:fill="auto"/>
          </w:tcPr>
          <w:p w14:paraId="072E3D44" w14:textId="77777777" w:rsidR="00C71FFD" w:rsidRPr="00D12552" w:rsidRDefault="00C71FFD" w:rsidP="00792D31">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geologicunitview-representativeOlderAge</w:t>
            </w:r>
          </w:p>
        </w:tc>
        <w:tc>
          <w:tcPr>
            <w:tcW w:w="4678" w:type="dxa"/>
            <w:tcBorders>
              <w:left w:val="nil"/>
            </w:tcBorders>
            <w:shd w:val="clear" w:color="auto" w:fill="auto"/>
          </w:tcPr>
          <w:p w14:paraId="13F0FD4C" w14:textId="77777777" w:rsidR="00C71FFD" w:rsidRPr="00D12552" w:rsidRDefault="00C71FFD" w:rsidP="00792D31">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p>
        </w:tc>
      </w:tr>
    </w:tbl>
    <w:p w14:paraId="5DD52B2B" w14:textId="77777777" w:rsidR="00C009EA" w:rsidRDefault="00C009EA"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71FFD" w:rsidRPr="00D12552" w14:paraId="07C7886E" w14:textId="77777777" w:rsidTr="00792D31">
        <w:trPr>
          <w:cantSplit/>
        </w:trPr>
        <w:tc>
          <w:tcPr>
            <w:tcW w:w="4219" w:type="dxa"/>
            <w:tcBorders>
              <w:right w:val="nil"/>
            </w:tcBorders>
            <w:shd w:val="clear" w:color="auto" w:fill="auto"/>
          </w:tcPr>
          <w:p w14:paraId="55E60283" w14:textId="77777777" w:rsidR="00C71FFD" w:rsidRPr="00D12552" w:rsidRDefault="00C71FFD" w:rsidP="00C71FFD">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geologicunitview-representativeYoungerAge</w:t>
            </w:r>
          </w:p>
        </w:tc>
        <w:tc>
          <w:tcPr>
            <w:tcW w:w="4678" w:type="dxa"/>
            <w:tcBorders>
              <w:left w:val="nil"/>
            </w:tcBorders>
            <w:shd w:val="clear" w:color="auto" w:fill="auto"/>
          </w:tcPr>
          <w:p w14:paraId="73FB3906" w14:textId="77777777" w:rsidR="00C71FFD" w:rsidRPr="00D12552" w:rsidRDefault="00C71FFD" w:rsidP="00792D31">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71FFD">
              <w:rPr>
                <w:rStyle w:val="reqtext"/>
                <w:lang w:val="en-CA"/>
              </w:rPr>
              <w:t xml:space="preserve"> to a controlled concept specifying the most representative upper value in a range of stratigraphic age intervals for the GeologicUnit. This will be defined entirely at the discretion of t</w:t>
            </w:r>
            <w:r>
              <w:rPr>
                <w:rStyle w:val="reqtext"/>
                <w:lang w:val="en-CA"/>
              </w:rPr>
              <w:t>he data provider and</w:t>
            </w:r>
            <w:r w:rsidRPr="00C71FFD">
              <w:rPr>
                <w:rStyle w:val="reqtext"/>
                <w:lang w:val="en-CA"/>
              </w:rPr>
              <w:t xml:space="preserve"> may be a single event selected from the geologic feature's geological history or a value summarising the all or part of the feature's history.</w:t>
            </w:r>
          </w:p>
        </w:tc>
      </w:tr>
    </w:tbl>
    <w:p w14:paraId="0CC99125" w14:textId="77777777" w:rsidR="001D519F" w:rsidRDefault="001D519F"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71FFD" w:rsidRPr="00D12552" w14:paraId="10B25FC2" w14:textId="77777777" w:rsidTr="00792D31">
        <w:trPr>
          <w:cantSplit/>
        </w:trPr>
        <w:tc>
          <w:tcPr>
            <w:tcW w:w="4219" w:type="dxa"/>
            <w:tcBorders>
              <w:right w:val="nil"/>
            </w:tcBorders>
            <w:shd w:val="clear" w:color="auto" w:fill="auto"/>
          </w:tcPr>
          <w:p w14:paraId="2BD20039" w14:textId="77777777" w:rsidR="00C71FFD" w:rsidRPr="00D12552" w:rsidRDefault="00C71FFD" w:rsidP="00C71FFD">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geologicunitview-specification</w:t>
            </w:r>
          </w:p>
        </w:tc>
        <w:tc>
          <w:tcPr>
            <w:tcW w:w="4678" w:type="dxa"/>
            <w:tcBorders>
              <w:left w:val="nil"/>
            </w:tcBorders>
            <w:shd w:val="clear" w:color="auto" w:fill="auto"/>
          </w:tcPr>
          <w:p w14:paraId="325F64FF" w14:textId="6B309869" w:rsidR="00C71FFD" w:rsidRPr="00D12552" w:rsidRDefault="00C71FFD" w:rsidP="001123AF">
            <w:pPr>
              <w:pStyle w:val="Tabletext10"/>
              <w:jc w:val="left"/>
              <w:rPr>
                <w:rStyle w:val="reqtext"/>
                <w:lang w:val="en-CA"/>
              </w:rPr>
            </w:pPr>
            <w:r>
              <w:rPr>
                <w:rStyle w:val="reqtext"/>
                <w:lang w:val="en-CA"/>
              </w:rPr>
              <w:t xml:space="preserve">Specification_uri value </w:t>
            </w:r>
            <w:del w:id="390" w:author="Eric Boisvert" w:date="2015-10-29T05:15:00Z">
              <w:r w:rsidDel="001123AF">
                <w:rPr>
                  <w:rStyle w:val="reqtext"/>
                  <w:lang w:val="en-CA"/>
                </w:rPr>
                <w:delText>SHALL</w:delText>
              </w:r>
              <w:r w:rsidRPr="00C71FFD" w:rsidDel="001123AF">
                <w:rPr>
                  <w:rStyle w:val="reqtext"/>
                  <w:lang w:val="en-CA"/>
                </w:rPr>
                <w:delText xml:space="preserve"> </w:delText>
              </w:r>
            </w:del>
            <w:ins w:id="391" w:author="Eric Boisvert" w:date="2015-10-29T05:15:00Z">
              <w:r w:rsidR="001123AF">
                <w:rPr>
                  <w:rStyle w:val="reqtext"/>
                  <w:lang w:val="en-CA"/>
                </w:rPr>
                <w:t>SHOULD</w:t>
              </w:r>
              <w:r w:rsidR="001123AF" w:rsidRPr="00C71FFD">
                <w:rPr>
                  <w:rStyle w:val="reqtext"/>
                  <w:lang w:val="en-CA"/>
                </w:rPr>
                <w:t xml:space="preserve"> </w:t>
              </w:r>
            </w:ins>
            <w:r w:rsidRPr="00C71FFD">
              <w:rPr>
                <w:rStyle w:val="reqtext"/>
                <w:lang w:val="en-CA"/>
              </w:rPr>
              <w:t>refer the GeoSciML GeologicUnit feature that describes the instance in detail. Mandatory property - if not value is provided then a URI referring to a controlled concept explaining why the value is nil must be provided.</w:t>
            </w:r>
          </w:p>
        </w:tc>
      </w:tr>
    </w:tbl>
    <w:p w14:paraId="26105624" w14:textId="77777777" w:rsidR="00C71FFD" w:rsidRDefault="00C71FFD" w:rsidP="00276AD3"/>
    <w:p w14:paraId="5BC5738D" w14:textId="77777777" w:rsidR="00D14AF0" w:rsidRDefault="00D14AF0" w:rsidP="00D14AF0">
      <w:pPr>
        <w:pStyle w:val="Heading3"/>
        <w:rPr>
          <w:lang w:val="en-CA"/>
        </w:rPr>
      </w:pPr>
      <w:r w:rsidRPr="00D14AF0">
        <w:rPr>
          <w:lang w:val="en-CA"/>
        </w:rPr>
        <w:t>B</w:t>
      </w:r>
      <w:bookmarkStart w:id="392" w:name="BKM_03A20E93_D10C_455A_8888_4A83A8C62628"/>
      <w:bookmarkEnd w:id="392"/>
      <w:r w:rsidRPr="00D14AF0">
        <w:rPr>
          <w:lang w:val="en-CA"/>
        </w:rPr>
        <w:t>oreholeView</w:t>
      </w:r>
    </w:p>
    <w:p w14:paraId="40EEC535" w14:textId="77777777" w:rsidR="00D14AF0" w:rsidRDefault="00D14AF0" w:rsidP="00D14AF0">
      <w:pPr>
        <w:autoSpaceDE w:val="0"/>
        <w:autoSpaceDN w:val="0"/>
        <w:adjustRightInd w:val="0"/>
        <w:spacing w:after="0" w:line="240" w:lineRule="atLeast"/>
        <w:rPr>
          <w:rFonts w:cs="Arial"/>
          <w:color w:val="000000"/>
          <w:lang w:val="en-CA"/>
        </w:rPr>
      </w:pPr>
    </w:p>
    <w:p w14:paraId="23106C0E" w14:textId="13767F0E" w:rsidR="00D14AF0" w:rsidRDefault="00EA73D1" w:rsidP="00D14AF0">
      <w:pPr>
        <w:autoSpaceDE w:val="0"/>
        <w:autoSpaceDN w:val="0"/>
        <w:adjustRightInd w:val="0"/>
        <w:spacing w:after="0" w:line="240" w:lineRule="atLeast"/>
        <w:rPr>
          <w:rFonts w:cs="Arial"/>
          <w:color w:val="000000"/>
          <w:lang w:val="en-CA"/>
        </w:rPr>
      </w:pPr>
      <w:ins w:id="393" w:author="Eric Boisvert" w:date="2015-10-27T17:10:00Z">
        <w:r>
          <w:rPr>
            <w:rFonts w:cs="Arial"/>
            <w:color w:val="000000"/>
            <w:lang w:val="en-CA"/>
          </w:rPr>
          <w:t xml:space="preserve">BoreholeView is a </w:t>
        </w:r>
      </w:ins>
      <w:del w:id="394" w:author="Eric Boisvert" w:date="2015-10-27T17:10:00Z">
        <w:r w:rsidR="00D14AF0" w:rsidRPr="00D14AF0" w:rsidDel="00EA73D1">
          <w:rPr>
            <w:rFonts w:cs="Arial"/>
            <w:color w:val="000000"/>
            <w:lang w:val="en-CA"/>
          </w:rPr>
          <w:delText>S</w:delText>
        </w:r>
      </w:del>
      <w:ins w:id="395" w:author="Eric Boisvert" w:date="2015-10-27T17:10:00Z">
        <w:r>
          <w:rPr>
            <w:rFonts w:cs="Arial"/>
            <w:color w:val="000000"/>
            <w:lang w:val="en-CA"/>
          </w:rPr>
          <w:t>s</w:t>
        </w:r>
      </w:ins>
      <w:r w:rsidR="00D14AF0" w:rsidRPr="00D14AF0">
        <w:rPr>
          <w:rFonts w:cs="Arial"/>
          <w:color w:val="000000"/>
          <w:lang w:val="en-CA"/>
        </w:rPr>
        <w:t>implified view of a GeoSciML Borehole. In GeoSciML terms, this will be an instance of a Borehole feature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80E1AD8" w14:textId="77777777" w:rsidR="00E426FD" w:rsidRDefault="00E426FD" w:rsidP="00D14AF0">
      <w:pPr>
        <w:autoSpaceDE w:val="0"/>
        <w:autoSpaceDN w:val="0"/>
        <w:adjustRightInd w:val="0"/>
        <w:spacing w:after="0" w:line="240" w:lineRule="atLeast"/>
        <w:rPr>
          <w:rFonts w:cs="Arial"/>
          <w:color w:val="000000"/>
          <w:lang w:val="en-CA"/>
        </w:rPr>
      </w:pPr>
    </w:p>
    <w:p w14:paraId="6028AE6D" w14:textId="77777777" w:rsidR="00E426FD" w:rsidRDefault="00E426FD" w:rsidP="00E426FD">
      <w:pPr>
        <w:keepNext/>
        <w:autoSpaceDE w:val="0"/>
        <w:autoSpaceDN w:val="0"/>
        <w:adjustRightInd w:val="0"/>
        <w:spacing w:after="0" w:line="240" w:lineRule="atLeast"/>
      </w:pPr>
      <w:r>
        <w:rPr>
          <w:rFonts w:cs="Arial"/>
          <w:noProof/>
          <w:color w:val="000000"/>
          <w:lang w:val="en-CA" w:eastAsia="en-CA"/>
        </w:rPr>
        <w:drawing>
          <wp:inline distT="0" distB="0" distL="0" distR="0" wp14:anchorId="2FC4A74C" wp14:editId="2652E108">
            <wp:extent cx="2515235" cy="36010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15235" cy="3601085"/>
                    </a:xfrm>
                    <a:prstGeom prst="rect">
                      <a:avLst/>
                    </a:prstGeom>
                    <a:noFill/>
                  </pic:spPr>
                </pic:pic>
              </a:graphicData>
            </a:graphic>
          </wp:inline>
        </w:drawing>
      </w:r>
    </w:p>
    <w:p w14:paraId="13B88343" w14:textId="77777777" w:rsidR="00E426FD" w:rsidRPr="00D14AF0" w:rsidRDefault="00E426FD" w:rsidP="00E426FD">
      <w:pPr>
        <w:pStyle w:val="Caption"/>
        <w:rPr>
          <w:rFonts w:cs="Arial"/>
          <w:color w:val="000000"/>
          <w:lang w:val="en-CA"/>
        </w:rPr>
      </w:pPr>
      <w:r>
        <w:t xml:space="preserve">Figure </w:t>
      </w:r>
      <w:fldSimple w:instr=" SEQ Figure \* ARABIC ">
        <w:ins w:id="396" w:author="Eric Boisvert" w:date="2015-11-28T15:54:00Z">
          <w:r w:rsidR="00180077">
            <w:rPr>
              <w:noProof/>
            </w:rPr>
            <w:t>9</w:t>
          </w:r>
        </w:ins>
        <w:del w:id="397" w:author="Eric Boisvert" w:date="2015-10-30T04:23:00Z">
          <w:r w:rsidR="00090DCF" w:rsidDel="007D2867">
            <w:rPr>
              <w:noProof/>
            </w:rPr>
            <w:delText>9</w:delText>
          </w:r>
        </w:del>
      </w:fldSimple>
      <w:r>
        <w:t xml:space="preserve"> : BoreholeView class</w:t>
      </w:r>
    </w:p>
    <w:p w14:paraId="289057E4" w14:textId="77777777" w:rsidR="00D14AF0" w:rsidRPr="00D14AF0" w:rsidRDefault="00D14AF0" w:rsidP="00D14AF0">
      <w:pPr>
        <w:autoSpaceDE w:val="0"/>
        <w:autoSpaceDN w:val="0"/>
        <w:adjustRightInd w:val="0"/>
        <w:spacing w:after="0" w:line="240" w:lineRule="atLeast"/>
        <w:rPr>
          <w:rFonts w:cs="Arial"/>
          <w:color w:val="000000"/>
          <w:lang w:val="en-CA"/>
        </w:rPr>
      </w:pPr>
    </w:p>
    <w:p w14:paraId="4488824C" w14:textId="77777777" w:rsidR="00D14AF0" w:rsidRPr="00D14AF0" w:rsidRDefault="00D14AF0" w:rsidP="00D14AF0">
      <w:pPr>
        <w:autoSpaceDE w:val="0"/>
        <w:autoSpaceDN w:val="0"/>
        <w:adjustRightInd w:val="0"/>
        <w:spacing w:after="0" w:line="240" w:lineRule="atLeast"/>
        <w:rPr>
          <w:rFonts w:cs="Arial"/>
          <w:color w:val="000000"/>
          <w:lang w:val="en-CA"/>
        </w:rPr>
      </w:pPr>
    </w:p>
    <w:p w14:paraId="43FB677D" w14:textId="77777777" w:rsidR="00D14AF0" w:rsidRDefault="00D14AF0" w:rsidP="00D14AF0">
      <w:pPr>
        <w:pStyle w:val="Caption"/>
        <w:keepNext/>
      </w:pPr>
      <w:r>
        <w:t xml:space="preserve">Table </w:t>
      </w:r>
      <w:fldSimple w:instr=" SEQ Table \* ARABIC ">
        <w:r w:rsidR="004D3EF3">
          <w:rPr>
            <w:noProof/>
          </w:rPr>
          <w:t>3</w:t>
        </w:r>
      </w:fldSimple>
      <w:r>
        <w:t xml:space="preserve"> BoreholeView properties</w:t>
      </w:r>
    </w:p>
    <w:tbl>
      <w:tblPr>
        <w:tblStyle w:val="LightShading"/>
        <w:tblW w:w="9735" w:type="dxa"/>
        <w:tblLayout w:type="fixed"/>
        <w:tblLook w:val="0420" w:firstRow="1" w:lastRow="0" w:firstColumn="0" w:lastColumn="0" w:noHBand="0" w:noVBand="1"/>
      </w:tblPr>
      <w:tblGrid>
        <w:gridCol w:w="2518"/>
        <w:gridCol w:w="1559"/>
        <w:gridCol w:w="5658"/>
      </w:tblGrid>
      <w:tr w:rsidR="00D14AF0" w:rsidRPr="00D14AF0" w14:paraId="39BCE710" w14:textId="77777777" w:rsidTr="00D14AF0">
        <w:trPr>
          <w:cnfStyle w:val="100000000000" w:firstRow="1" w:lastRow="0" w:firstColumn="0" w:lastColumn="0" w:oddVBand="0" w:evenVBand="0" w:oddHBand="0" w:evenHBand="0" w:firstRowFirstColumn="0" w:firstRowLastColumn="0" w:lastRowFirstColumn="0" w:lastRowLastColumn="0"/>
        </w:trPr>
        <w:tc>
          <w:tcPr>
            <w:tcW w:w="2518" w:type="dxa"/>
          </w:tcPr>
          <w:p w14:paraId="1EBE03F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98" w:name="BKM_82E84894_826F_4479_973A_CBC44C2E6336"/>
            <w:bookmarkEnd w:id="398"/>
            <w:r w:rsidRPr="00D14AF0">
              <w:rPr>
                <w:rFonts w:asciiTheme="minorHAnsi" w:hAnsiTheme="minorHAnsi" w:cs="Arial"/>
                <w:color w:val="000000"/>
                <w:sz w:val="20"/>
                <w:szCs w:val="20"/>
                <w:lang w:val="en-CA"/>
              </w:rPr>
              <w:t>Name</w:t>
            </w:r>
          </w:p>
        </w:tc>
        <w:tc>
          <w:tcPr>
            <w:tcW w:w="1559" w:type="dxa"/>
          </w:tcPr>
          <w:p w14:paraId="7AAC227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5658" w:type="dxa"/>
          </w:tcPr>
          <w:p w14:paraId="38B2ADA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748A1178"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1EF9334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1559" w:type="dxa"/>
          </w:tcPr>
          <w:p w14:paraId="5930AB7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3B2EE66C" w14:textId="2D571690"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Globally unique identif</w:t>
            </w:r>
            <w:ins w:id="399" w:author="Eric Boisvert" w:date="2015-10-27T17:10:00Z">
              <w:r w:rsidR="00EA73D1">
                <w:rPr>
                  <w:rFonts w:asciiTheme="minorHAnsi" w:hAnsiTheme="minorHAnsi" w:cs="Arial"/>
                  <w:color w:val="000000"/>
                  <w:sz w:val="20"/>
                  <w:szCs w:val="20"/>
                  <w:lang w:val="en-CA"/>
                </w:rPr>
                <w:t>i</w:t>
              </w:r>
            </w:ins>
            <w:r w:rsidRPr="00D14AF0">
              <w:rPr>
                <w:rFonts w:asciiTheme="minorHAnsi" w:hAnsiTheme="minorHAnsi" w:cs="Arial"/>
                <w:color w:val="000000"/>
                <w:sz w:val="20"/>
                <w:szCs w:val="20"/>
                <w:lang w:val="en-CA"/>
              </w:rPr>
              <w:t xml:space="preserve">er. </w:t>
            </w:r>
            <w:del w:id="400" w:author="Eric Boisvert" w:date="2015-10-27T17:10:00Z">
              <w:r w:rsidRPr="00D14AF0" w:rsidDel="00EA73D1">
                <w:rPr>
                  <w:rFonts w:asciiTheme="minorHAnsi" w:hAnsiTheme="minorHAnsi" w:cs="Arial"/>
                  <w:color w:val="000000"/>
                  <w:sz w:val="20"/>
                  <w:szCs w:val="20"/>
                  <w:lang w:val="en-CA"/>
                </w:rPr>
                <w:delText>Use XML anyURI datatype</w:delText>
              </w:r>
            </w:del>
          </w:p>
          <w:p w14:paraId="114A902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DD7E4FC" w14:textId="77777777" w:rsidTr="00D14AF0">
        <w:tc>
          <w:tcPr>
            <w:tcW w:w="2518" w:type="dxa"/>
          </w:tcPr>
          <w:p w14:paraId="6FCD23D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01" w:name="BKM_2AC44CB2_D8AD_4710_965F_8C3E8A778226"/>
            <w:bookmarkEnd w:id="401"/>
            <w:r w:rsidRPr="00D14AF0">
              <w:rPr>
                <w:rFonts w:asciiTheme="minorHAnsi" w:hAnsiTheme="minorHAnsi" w:cs="Arial"/>
                <w:color w:val="000000"/>
                <w:sz w:val="20"/>
                <w:szCs w:val="20"/>
                <w:lang w:val="en-CA"/>
              </w:rPr>
              <w:t>name</w:t>
            </w:r>
          </w:p>
        </w:tc>
        <w:tc>
          <w:tcPr>
            <w:tcW w:w="1559" w:type="dxa"/>
          </w:tcPr>
          <w:p w14:paraId="2BE5346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317C4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Display name for the borehole.</w:t>
            </w:r>
          </w:p>
          <w:p w14:paraId="11CF03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E50A584"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E78719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02" w:name="BKM_1CCAFBF2_5AEE_4D8D_970F_45B148E97DED"/>
            <w:bookmarkEnd w:id="402"/>
            <w:r w:rsidRPr="00D14AF0">
              <w:rPr>
                <w:rFonts w:asciiTheme="minorHAnsi" w:hAnsiTheme="minorHAnsi" w:cs="Arial"/>
                <w:color w:val="000000"/>
                <w:sz w:val="20"/>
                <w:szCs w:val="20"/>
                <w:lang w:val="en-CA"/>
              </w:rPr>
              <w:t>description</w:t>
            </w:r>
          </w:p>
        </w:tc>
        <w:tc>
          <w:tcPr>
            <w:tcW w:w="1559" w:type="dxa"/>
          </w:tcPr>
          <w:p w14:paraId="1DAB544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0CBE85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the borehole.</w:t>
            </w:r>
          </w:p>
          <w:p w14:paraId="399D9B0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3FD2CC5" w14:textId="77777777" w:rsidTr="00D14AF0">
        <w:tc>
          <w:tcPr>
            <w:tcW w:w="2518" w:type="dxa"/>
          </w:tcPr>
          <w:p w14:paraId="26EABA9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03" w:name="BKM_988B3B2F_E5F0_47AC_B40B_3E7EB1B7F6A8"/>
            <w:bookmarkEnd w:id="403"/>
            <w:r w:rsidRPr="00D14AF0">
              <w:rPr>
                <w:rFonts w:asciiTheme="minorHAnsi" w:hAnsiTheme="minorHAnsi" w:cs="Arial"/>
                <w:color w:val="000000"/>
                <w:sz w:val="20"/>
                <w:szCs w:val="20"/>
                <w:lang w:val="en-CA"/>
              </w:rPr>
              <w:t>purpose</w:t>
            </w:r>
          </w:p>
        </w:tc>
        <w:tc>
          <w:tcPr>
            <w:tcW w:w="1559" w:type="dxa"/>
          </w:tcPr>
          <w:p w14:paraId="1604A2E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4AEA10F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purpose for which the borehole was drilled. (eg, mineral exploration, hydrocarbon exploration, hydrocarbon production, groundwater monitoring, geothermal)</w:t>
            </w:r>
          </w:p>
          <w:p w14:paraId="1098E10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16F55C9"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2AB64F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04" w:name="BKM_D4489C08_74CE_4704_A313_E3DE8D8C2C02"/>
            <w:bookmarkEnd w:id="404"/>
            <w:r w:rsidRPr="00D14AF0">
              <w:rPr>
                <w:rFonts w:asciiTheme="minorHAnsi" w:hAnsiTheme="minorHAnsi" w:cs="Arial"/>
                <w:color w:val="000000"/>
                <w:sz w:val="20"/>
                <w:szCs w:val="20"/>
                <w:lang w:val="en-CA"/>
              </w:rPr>
              <w:t>status</w:t>
            </w:r>
          </w:p>
        </w:tc>
        <w:tc>
          <w:tcPr>
            <w:tcW w:w="1559" w:type="dxa"/>
          </w:tcPr>
          <w:p w14:paraId="744E65E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7EA80B8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The present status of the borehole (eg, abandoned, completed, </w:t>
            </w:r>
            <w:r w:rsidRPr="00D14AF0">
              <w:rPr>
                <w:rFonts w:asciiTheme="minorHAnsi" w:hAnsiTheme="minorHAnsi" w:cs="Arial"/>
                <w:color w:val="000000"/>
                <w:sz w:val="20"/>
                <w:szCs w:val="20"/>
                <w:lang w:val="en-CA"/>
              </w:rPr>
              <w:lastRenderedPageBreak/>
              <w:t>proposed, suspended)</w:t>
            </w:r>
          </w:p>
          <w:p w14:paraId="0FCF5EA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EE8F65E" w14:textId="77777777" w:rsidTr="00D14AF0">
        <w:tc>
          <w:tcPr>
            <w:tcW w:w="2518" w:type="dxa"/>
          </w:tcPr>
          <w:p w14:paraId="473AB21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05" w:name="BKM_3CED884F_4F1D_42D8_9256_BF8F325D7BF9"/>
            <w:bookmarkEnd w:id="405"/>
            <w:r w:rsidRPr="00D14AF0">
              <w:rPr>
                <w:rFonts w:asciiTheme="minorHAnsi" w:hAnsiTheme="minorHAnsi" w:cs="Arial"/>
                <w:color w:val="000000"/>
                <w:sz w:val="20"/>
                <w:szCs w:val="20"/>
                <w:lang w:val="en-CA"/>
              </w:rPr>
              <w:lastRenderedPageBreak/>
              <w:t>drillingMethod</w:t>
            </w:r>
          </w:p>
        </w:tc>
        <w:tc>
          <w:tcPr>
            <w:tcW w:w="1559" w:type="dxa"/>
          </w:tcPr>
          <w:p w14:paraId="31CE434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0F762A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Indicates the drilling method, or methods, used for this borehole (eg, RAB, auger, diamond core drilling, air core drilling, piston)</w:t>
            </w:r>
          </w:p>
          <w:p w14:paraId="3D91013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70C84DB"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4A406E5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06" w:name="BKM_4D00B287_AF58_4181_BBC5_8A25643F2ECB"/>
            <w:bookmarkEnd w:id="406"/>
            <w:r w:rsidRPr="00D14AF0">
              <w:rPr>
                <w:rFonts w:asciiTheme="minorHAnsi" w:hAnsiTheme="minorHAnsi" w:cs="Arial"/>
                <w:color w:val="000000"/>
                <w:sz w:val="20"/>
                <w:szCs w:val="20"/>
                <w:lang w:val="en-CA"/>
              </w:rPr>
              <w:t>operator</w:t>
            </w:r>
          </w:p>
        </w:tc>
        <w:tc>
          <w:tcPr>
            <w:tcW w:w="1559" w:type="dxa"/>
          </w:tcPr>
          <w:p w14:paraId="24D67CC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37E222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Organisation or agency responsible for commissioning of the borehole (as opposed to the agency which drilled the borehole).</w:t>
            </w:r>
          </w:p>
          <w:p w14:paraId="28F12B0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5B79462" w14:textId="77777777" w:rsidTr="00D14AF0">
        <w:tc>
          <w:tcPr>
            <w:tcW w:w="2518" w:type="dxa"/>
          </w:tcPr>
          <w:p w14:paraId="4651B32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07" w:name="BKM_8130FE65_F0ED_41F2_ABFA_924F7CBE3C44"/>
            <w:bookmarkEnd w:id="407"/>
            <w:r w:rsidRPr="00D14AF0">
              <w:rPr>
                <w:rFonts w:asciiTheme="minorHAnsi" w:hAnsiTheme="minorHAnsi" w:cs="Arial"/>
                <w:color w:val="000000"/>
                <w:sz w:val="20"/>
                <w:szCs w:val="20"/>
                <w:lang w:val="en-CA"/>
              </w:rPr>
              <w:t>driller</w:t>
            </w:r>
          </w:p>
        </w:tc>
        <w:tc>
          <w:tcPr>
            <w:tcW w:w="1559" w:type="dxa"/>
          </w:tcPr>
          <w:p w14:paraId="4753BB9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7250351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organisation responsible for drilling the borehole (as opposed to commissioning the borehole).</w:t>
            </w:r>
          </w:p>
          <w:p w14:paraId="0A11BE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12A96FE"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4EC46DB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08" w:name="BKM_44DAEF74_D7B7_4FE5_8CBB_636851476829"/>
            <w:bookmarkEnd w:id="408"/>
            <w:r w:rsidRPr="00D14AF0">
              <w:rPr>
                <w:rFonts w:asciiTheme="minorHAnsi" w:hAnsiTheme="minorHAnsi" w:cs="Arial"/>
                <w:color w:val="000000"/>
                <w:sz w:val="20"/>
                <w:szCs w:val="20"/>
                <w:lang w:val="en-CA"/>
              </w:rPr>
              <w:t>drillStartDate</w:t>
            </w:r>
          </w:p>
        </w:tc>
        <w:tc>
          <w:tcPr>
            <w:tcW w:w="1559" w:type="dxa"/>
          </w:tcPr>
          <w:p w14:paraId="60B2A1F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FFD0E7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date of the start of drilling (formatted as a gml:timePosition - eg, 2012-03-17)</w:t>
            </w:r>
          </w:p>
          <w:p w14:paraId="6A210E3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29B7DC1" w14:textId="77777777" w:rsidTr="00D14AF0">
        <w:tc>
          <w:tcPr>
            <w:tcW w:w="2518" w:type="dxa"/>
          </w:tcPr>
          <w:p w14:paraId="29EF474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09" w:name="BKM_3338A6EC_8A76_4151_9BBE_AF6AA6E7ABA5"/>
            <w:bookmarkEnd w:id="409"/>
            <w:r w:rsidRPr="00D14AF0">
              <w:rPr>
                <w:rFonts w:asciiTheme="minorHAnsi" w:hAnsiTheme="minorHAnsi" w:cs="Arial"/>
                <w:color w:val="000000"/>
                <w:sz w:val="20"/>
                <w:szCs w:val="20"/>
                <w:lang w:val="en-CA"/>
              </w:rPr>
              <w:t>drillEndDate</w:t>
            </w:r>
          </w:p>
        </w:tc>
        <w:tc>
          <w:tcPr>
            <w:tcW w:w="1559" w:type="dxa"/>
          </w:tcPr>
          <w:p w14:paraId="5B8EEAD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4D4888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date of the end of drilling (formatted as a gml:timePosition - eg, 2012-03-28)</w:t>
            </w:r>
          </w:p>
          <w:p w14:paraId="3886B35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7C48AAE"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42342AD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10" w:name="BKM_0695D395_0E6D_4C80_885E_54CD7307213E"/>
            <w:bookmarkEnd w:id="410"/>
            <w:r w:rsidRPr="00D14AF0">
              <w:rPr>
                <w:rFonts w:asciiTheme="minorHAnsi" w:hAnsiTheme="minorHAnsi" w:cs="Arial"/>
                <w:color w:val="000000"/>
                <w:sz w:val="20"/>
                <w:szCs w:val="20"/>
                <w:lang w:val="en-CA"/>
              </w:rPr>
              <w:t>startPoint</w:t>
            </w:r>
          </w:p>
        </w:tc>
        <w:tc>
          <w:tcPr>
            <w:tcW w:w="1559" w:type="dxa"/>
          </w:tcPr>
          <w:p w14:paraId="665BFF6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7262CE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Indicates the position relative to the ground surface where the borehole commenced (eg, open pit floor or wall, underground, natural land surface, sea floor)</w:t>
            </w:r>
          </w:p>
          <w:p w14:paraId="53978B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1237694" w14:textId="77777777" w:rsidTr="00D14AF0">
        <w:tc>
          <w:tcPr>
            <w:tcW w:w="2518" w:type="dxa"/>
          </w:tcPr>
          <w:p w14:paraId="4A091CE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11" w:name="BKM_83AB4886_B40B_45D9_93A6_9A7A11A1DB22"/>
            <w:bookmarkEnd w:id="411"/>
            <w:r w:rsidRPr="00D14AF0">
              <w:rPr>
                <w:rFonts w:asciiTheme="minorHAnsi" w:hAnsiTheme="minorHAnsi" w:cs="Arial"/>
                <w:color w:val="000000"/>
                <w:sz w:val="20"/>
                <w:szCs w:val="20"/>
                <w:lang w:val="en-CA"/>
              </w:rPr>
              <w:t>inclinationType</w:t>
            </w:r>
          </w:p>
        </w:tc>
        <w:tc>
          <w:tcPr>
            <w:tcW w:w="1559" w:type="dxa"/>
          </w:tcPr>
          <w:p w14:paraId="5AA6FF7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3A37CD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Indicates the type of inclination of the borehole (eg, vertical, inclined up, inclined down, horizontal)</w:t>
            </w:r>
          </w:p>
          <w:p w14:paraId="41F9A45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3A029F9"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888C9B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12" w:name="BKM_18DECF87_EACF_4237_B14D_5CBA397C8B9F"/>
            <w:bookmarkEnd w:id="412"/>
            <w:r w:rsidRPr="00D14AF0">
              <w:rPr>
                <w:rFonts w:asciiTheme="minorHAnsi" w:hAnsiTheme="minorHAnsi" w:cs="Arial"/>
                <w:color w:val="000000"/>
                <w:sz w:val="20"/>
                <w:szCs w:val="20"/>
                <w:lang w:val="en-CA"/>
              </w:rPr>
              <w:t>boreholeMaterialCustodian</w:t>
            </w:r>
          </w:p>
        </w:tc>
        <w:tc>
          <w:tcPr>
            <w:tcW w:w="1559" w:type="dxa"/>
          </w:tcPr>
          <w:p w14:paraId="62AFED1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227634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Organisation that is the custodian of the material recovered from the borehole</w:t>
            </w:r>
          </w:p>
          <w:p w14:paraId="0C17443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166F8EB" w14:textId="77777777" w:rsidTr="00D14AF0">
        <w:tc>
          <w:tcPr>
            <w:tcW w:w="2518" w:type="dxa"/>
          </w:tcPr>
          <w:p w14:paraId="6277204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13" w:name="BKM_A2513DE4_90C9_4111_97A5_8AB9734CC788"/>
            <w:bookmarkEnd w:id="413"/>
            <w:r w:rsidRPr="00D14AF0">
              <w:rPr>
                <w:rFonts w:asciiTheme="minorHAnsi" w:hAnsiTheme="minorHAnsi" w:cs="Arial"/>
                <w:color w:val="000000"/>
                <w:sz w:val="20"/>
                <w:szCs w:val="20"/>
                <w:lang w:val="en-CA"/>
              </w:rPr>
              <w:t>boreholeLength_m</w:t>
            </w:r>
          </w:p>
        </w:tc>
        <w:tc>
          <w:tcPr>
            <w:tcW w:w="1559" w:type="dxa"/>
          </w:tcPr>
          <w:p w14:paraId="0F1F2B1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Number</w:t>
            </w:r>
          </w:p>
        </w:tc>
        <w:tc>
          <w:tcPr>
            <w:tcW w:w="5658" w:type="dxa"/>
          </w:tcPr>
          <w:p w14:paraId="39C4507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length of a borehole, in metres, as determined by the data provider. Length may have different sources, eg, driller's measurement, logger's measurement, survey measurement)</w:t>
            </w:r>
          </w:p>
          <w:p w14:paraId="3B4FD9E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54F5192"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667F0D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14" w:name="BKM_C29B4A43_BD79_4426_A200_1B1C1E4E23DB"/>
            <w:bookmarkEnd w:id="414"/>
            <w:r w:rsidRPr="00D14AF0">
              <w:rPr>
                <w:rFonts w:asciiTheme="minorHAnsi" w:hAnsiTheme="minorHAnsi" w:cs="Arial"/>
                <w:color w:val="000000"/>
                <w:sz w:val="20"/>
                <w:szCs w:val="20"/>
                <w:lang w:val="en-CA"/>
              </w:rPr>
              <w:t>elevation_m</w:t>
            </w:r>
          </w:p>
        </w:tc>
        <w:tc>
          <w:tcPr>
            <w:tcW w:w="1559" w:type="dxa"/>
          </w:tcPr>
          <w:p w14:paraId="3C902F8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Number</w:t>
            </w:r>
          </w:p>
        </w:tc>
        <w:tc>
          <w:tcPr>
            <w:tcW w:w="5658" w:type="dxa"/>
          </w:tcPr>
          <w:p w14:paraId="027CC3F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Compromise approach to supply elevation data, in metres, for the borehole (ie, wellbore) start point. This is to allow for legacy data without elevation data, and for software that cannot process </w:t>
            </w:r>
            <w:proofErr w:type="gramStart"/>
            <w:r w:rsidRPr="00D14AF0">
              <w:rPr>
                <w:rFonts w:asciiTheme="minorHAnsi" w:hAnsiTheme="minorHAnsi" w:cs="Arial"/>
                <w:color w:val="000000"/>
                <w:sz w:val="20"/>
                <w:szCs w:val="20"/>
                <w:lang w:val="en-CA"/>
              </w:rPr>
              <w:t>a 3D</w:t>
            </w:r>
            <w:proofErr w:type="gramEnd"/>
            <w:r w:rsidRPr="00D14AF0">
              <w:rPr>
                <w:rFonts w:asciiTheme="minorHAnsi" w:hAnsiTheme="minorHAnsi" w:cs="Arial"/>
                <w:color w:val="000000"/>
                <w:sz w:val="20"/>
                <w:szCs w:val="20"/>
                <w:lang w:val="en-CA"/>
              </w:rPr>
              <w:t xml:space="preserve"> GM_Point. The SRS will be a one dimensional vertical SRS (ie, EPSG code in the range 5600-5799).</w:t>
            </w:r>
          </w:p>
          <w:p w14:paraId="07766D6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2CBC50D" w14:textId="77777777" w:rsidTr="00D14AF0">
        <w:tc>
          <w:tcPr>
            <w:tcW w:w="2518" w:type="dxa"/>
          </w:tcPr>
          <w:p w14:paraId="2EF9405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15" w:name="BKM_D6389F0E_EB92_428D_B31C_62B7B2DE2191"/>
            <w:bookmarkEnd w:id="415"/>
            <w:r w:rsidRPr="00D14AF0">
              <w:rPr>
                <w:rFonts w:asciiTheme="minorHAnsi" w:hAnsiTheme="minorHAnsi" w:cs="Arial"/>
                <w:color w:val="000000"/>
                <w:sz w:val="20"/>
                <w:szCs w:val="20"/>
                <w:lang w:val="en-CA"/>
              </w:rPr>
              <w:t>elevation_srs</w:t>
            </w:r>
          </w:p>
        </w:tc>
        <w:tc>
          <w:tcPr>
            <w:tcW w:w="1559" w:type="dxa"/>
          </w:tcPr>
          <w:p w14:paraId="2B274E1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1DEC5A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of a spatial reference system of the elevation value. (eg, mean sea level) Mandatory if elevation_m is populated.</w:t>
            </w:r>
          </w:p>
          <w:p w14:paraId="0F5C4B9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6034544"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E53799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16" w:name="BKM_44662CA4_810A_46C1_8CCE_D899E8B34841"/>
            <w:bookmarkEnd w:id="416"/>
            <w:r w:rsidRPr="00D14AF0">
              <w:rPr>
                <w:rFonts w:asciiTheme="minorHAnsi" w:hAnsiTheme="minorHAnsi" w:cs="Arial"/>
                <w:color w:val="000000"/>
                <w:sz w:val="20"/>
                <w:szCs w:val="20"/>
                <w:lang w:val="en-CA"/>
              </w:rPr>
              <w:t>positionalAccuracy</w:t>
            </w:r>
          </w:p>
        </w:tc>
        <w:tc>
          <w:tcPr>
            <w:tcW w:w="1559" w:type="dxa"/>
          </w:tcPr>
          <w:p w14:paraId="236C3E9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0AAB060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An estimate of the accuracy of the location of the borehole collar location.</w:t>
            </w:r>
          </w:p>
          <w:p w14:paraId="5E13BB3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0AD3DCB" w14:textId="77777777" w:rsidTr="00D14AF0">
        <w:tc>
          <w:tcPr>
            <w:tcW w:w="2518" w:type="dxa"/>
          </w:tcPr>
          <w:p w14:paraId="368512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17" w:name="BKM_A4ADBA47_2A66_4D31_B98E_429D2187557A"/>
            <w:bookmarkEnd w:id="417"/>
            <w:r w:rsidRPr="00D14AF0">
              <w:rPr>
                <w:rFonts w:asciiTheme="minorHAnsi" w:hAnsiTheme="minorHAnsi" w:cs="Arial"/>
                <w:color w:val="000000"/>
                <w:sz w:val="20"/>
                <w:szCs w:val="20"/>
                <w:lang w:val="en-CA"/>
              </w:rPr>
              <w:t>source</w:t>
            </w:r>
          </w:p>
        </w:tc>
        <w:tc>
          <w:tcPr>
            <w:tcW w:w="1559" w:type="dxa"/>
          </w:tcPr>
          <w:p w14:paraId="2A1CE51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18CEB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describing details and citations to source materials for the borehole and, if available, providing URLs to reference material and publications describing the borehole. This could be a short text synopsis of key information that would also be in the metadata record referenced by metadata_uri.</w:t>
            </w:r>
          </w:p>
          <w:p w14:paraId="0631D46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rsidDel="00401D4D" w14:paraId="65151112" w14:textId="70FE17D3" w:rsidTr="00D14AF0">
        <w:trPr>
          <w:cnfStyle w:val="000000100000" w:firstRow="0" w:lastRow="0" w:firstColumn="0" w:lastColumn="0" w:oddVBand="0" w:evenVBand="0" w:oddHBand="1" w:evenHBand="0" w:firstRowFirstColumn="0" w:firstRowLastColumn="0" w:lastRowFirstColumn="0" w:lastRowLastColumn="0"/>
          <w:del w:id="418" w:author="Eric Boisvert" w:date="2015-10-29T11:44:00Z"/>
        </w:trPr>
        <w:tc>
          <w:tcPr>
            <w:tcW w:w="2518" w:type="dxa"/>
          </w:tcPr>
          <w:p w14:paraId="51286332" w14:textId="439B0322" w:rsidR="00D14AF0" w:rsidRPr="00D14AF0" w:rsidDel="00401D4D" w:rsidRDefault="00D14AF0" w:rsidP="00D14AF0">
            <w:pPr>
              <w:autoSpaceDE w:val="0"/>
              <w:autoSpaceDN w:val="0"/>
              <w:adjustRightInd w:val="0"/>
              <w:spacing w:after="0" w:line="240" w:lineRule="atLeast"/>
              <w:rPr>
                <w:del w:id="419" w:author="Eric Boisvert" w:date="2015-10-29T11:44:00Z"/>
                <w:rFonts w:asciiTheme="minorHAnsi" w:hAnsiTheme="minorHAnsi" w:cs="Arial"/>
                <w:color w:val="000000"/>
                <w:sz w:val="20"/>
                <w:szCs w:val="20"/>
                <w:lang w:val="en-CA"/>
              </w:rPr>
            </w:pPr>
            <w:bookmarkStart w:id="420" w:name="BKM_6A453B7D_E05C_442A_9729_07602A0CE53F"/>
            <w:bookmarkEnd w:id="420"/>
            <w:del w:id="421" w:author="Eric Boisvert" w:date="2015-10-29T11:44:00Z">
              <w:r w:rsidRPr="00D14AF0" w:rsidDel="00401D4D">
                <w:rPr>
                  <w:rFonts w:asciiTheme="minorHAnsi" w:hAnsiTheme="minorHAnsi" w:cs="Arial"/>
                  <w:color w:val="000000"/>
                  <w:sz w:val="20"/>
                  <w:szCs w:val="20"/>
                  <w:lang w:val="en-CA"/>
                </w:rPr>
                <w:delText>specification_uri</w:delText>
              </w:r>
            </w:del>
          </w:p>
        </w:tc>
        <w:tc>
          <w:tcPr>
            <w:tcW w:w="1559" w:type="dxa"/>
          </w:tcPr>
          <w:p w14:paraId="157255D3" w14:textId="5F5178E0" w:rsidR="00D14AF0" w:rsidRPr="00D14AF0" w:rsidDel="00401D4D" w:rsidRDefault="00D14AF0" w:rsidP="00D14AF0">
            <w:pPr>
              <w:autoSpaceDE w:val="0"/>
              <w:autoSpaceDN w:val="0"/>
              <w:adjustRightInd w:val="0"/>
              <w:spacing w:after="0" w:line="240" w:lineRule="atLeast"/>
              <w:rPr>
                <w:del w:id="422" w:author="Eric Boisvert" w:date="2015-10-29T11:44:00Z"/>
                <w:rFonts w:asciiTheme="minorHAnsi" w:hAnsiTheme="minorHAnsi" w:cs="Arial"/>
                <w:color w:val="000000"/>
                <w:sz w:val="20"/>
                <w:szCs w:val="20"/>
                <w:lang w:val="en-CA"/>
              </w:rPr>
            </w:pPr>
            <w:del w:id="423" w:author="Eric Boisvert" w:date="2015-10-29T11:44:00Z">
              <w:r w:rsidRPr="00D14AF0" w:rsidDel="00401D4D">
                <w:rPr>
                  <w:rFonts w:asciiTheme="minorHAnsi" w:hAnsiTheme="minorHAnsi" w:cs="Arial"/>
                  <w:color w:val="000000"/>
                  <w:sz w:val="20"/>
                  <w:szCs w:val="20"/>
                  <w:lang w:val="en-CA"/>
                </w:rPr>
                <w:delText>URI</w:delText>
              </w:r>
            </w:del>
          </w:p>
        </w:tc>
        <w:tc>
          <w:tcPr>
            <w:tcW w:w="5658" w:type="dxa"/>
          </w:tcPr>
          <w:p w14:paraId="5E533F44" w14:textId="32AF0553" w:rsidR="00D14AF0" w:rsidRPr="00D14AF0" w:rsidDel="00401D4D" w:rsidRDefault="00D14AF0" w:rsidP="00D14AF0">
            <w:pPr>
              <w:autoSpaceDE w:val="0"/>
              <w:autoSpaceDN w:val="0"/>
              <w:adjustRightInd w:val="0"/>
              <w:spacing w:after="0" w:line="240" w:lineRule="atLeast"/>
              <w:rPr>
                <w:del w:id="424" w:author="Eric Boisvert" w:date="2015-10-29T11:44:00Z"/>
                <w:rFonts w:asciiTheme="minorHAnsi" w:hAnsiTheme="minorHAnsi" w:cs="Arial"/>
                <w:color w:val="000000"/>
                <w:sz w:val="20"/>
                <w:szCs w:val="20"/>
                <w:lang w:val="en-CA"/>
              </w:rPr>
            </w:pPr>
            <w:del w:id="425" w:author="Eric Boisvert" w:date="2015-10-29T11:44:00Z">
              <w:r w:rsidRPr="00D14AF0" w:rsidDel="00401D4D">
                <w:rPr>
                  <w:rFonts w:asciiTheme="minorHAnsi" w:hAnsiTheme="minorHAnsi" w:cs="Arial"/>
                  <w:color w:val="000000"/>
                  <w:sz w:val="20"/>
                  <w:szCs w:val="20"/>
                  <w:lang w:val="en-CA"/>
                </w:rPr>
                <w:delText xml:space="preserve">URI referring the GeoSciML GeologicUnit feature that describes the instance in detail. Mandatory property - if not value is provided then a URI referring to a controlled concept explaining </w:delText>
              </w:r>
              <w:r w:rsidRPr="00D14AF0" w:rsidDel="00401D4D">
                <w:rPr>
                  <w:rFonts w:asciiTheme="minorHAnsi" w:hAnsiTheme="minorHAnsi" w:cs="Arial"/>
                  <w:color w:val="000000"/>
                  <w:sz w:val="20"/>
                  <w:szCs w:val="20"/>
                  <w:lang w:val="en-CA"/>
                </w:rPr>
                <w:lastRenderedPageBreak/>
                <w:delText>why the value is nil must be provided.</w:delText>
              </w:r>
            </w:del>
          </w:p>
          <w:p w14:paraId="3AAEF5B6" w14:textId="7F6C18BD" w:rsidR="00D14AF0" w:rsidRPr="00D14AF0" w:rsidDel="00401D4D" w:rsidRDefault="00D14AF0" w:rsidP="00D14AF0">
            <w:pPr>
              <w:autoSpaceDE w:val="0"/>
              <w:autoSpaceDN w:val="0"/>
              <w:adjustRightInd w:val="0"/>
              <w:spacing w:after="0" w:line="240" w:lineRule="atLeast"/>
              <w:rPr>
                <w:del w:id="426" w:author="Eric Boisvert" w:date="2015-10-29T11:44:00Z"/>
                <w:rFonts w:asciiTheme="minorHAnsi" w:hAnsiTheme="minorHAnsi" w:cs="Arial"/>
                <w:color w:val="000000"/>
                <w:sz w:val="20"/>
                <w:szCs w:val="20"/>
                <w:lang w:val="en-CA"/>
              </w:rPr>
            </w:pPr>
          </w:p>
        </w:tc>
      </w:tr>
      <w:tr w:rsidR="00D14AF0" w:rsidRPr="00D14AF0" w14:paraId="0B3C658D" w14:textId="77777777" w:rsidTr="00D14AF0">
        <w:tc>
          <w:tcPr>
            <w:tcW w:w="2518" w:type="dxa"/>
          </w:tcPr>
          <w:p w14:paraId="743CC41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27" w:name="BKM_B674F95F_8259_4A18_BB9A_C7004F238C58"/>
            <w:bookmarkEnd w:id="427"/>
            <w:r w:rsidRPr="00D14AF0">
              <w:rPr>
                <w:rFonts w:asciiTheme="minorHAnsi" w:hAnsiTheme="minorHAnsi" w:cs="Arial"/>
                <w:color w:val="000000"/>
                <w:sz w:val="20"/>
                <w:szCs w:val="20"/>
                <w:lang w:val="en-CA"/>
              </w:rPr>
              <w:lastRenderedPageBreak/>
              <w:t>parentBorehole_uri</w:t>
            </w:r>
          </w:p>
        </w:tc>
        <w:tc>
          <w:tcPr>
            <w:tcW w:w="1559" w:type="dxa"/>
          </w:tcPr>
          <w:p w14:paraId="5A3B9D6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3C12DD7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the unique ID of a parent borehole (eg, parent well of a sidetrack wellbore)</w:t>
            </w:r>
          </w:p>
          <w:p w14:paraId="3AC74F5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99855F2"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27107FA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28" w:name="BKM_99FA56C9_DF26_4FF5_AF2C_A1CA27033687"/>
            <w:bookmarkEnd w:id="428"/>
            <w:r w:rsidRPr="00D14AF0">
              <w:rPr>
                <w:rFonts w:asciiTheme="minorHAnsi" w:hAnsiTheme="minorHAnsi" w:cs="Arial"/>
                <w:color w:val="000000"/>
                <w:sz w:val="20"/>
                <w:szCs w:val="20"/>
                <w:lang w:val="en-CA"/>
              </w:rPr>
              <w:t>metadata_uri</w:t>
            </w:r>
          </w:p>
        </w:tc>
        <w:tc>
          <w:tcPr>
            <w:tcW w:w="1559" w:type="dxa"/>
          </w:tcPr>
          <w:p w14:paraId="3EFD202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0FC82C4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metadata record describing the provenance of data.</w:t>
            </w:r>
          </w:p>
          <w:p w14:paraId="0D574FA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7F732B9" w14:textId="77777777" w:rsidTr="00D14AF0">
        <w:tc>
          <w:tcPr>
            <w:tcW w:w="2518" w:type="dxa"/>
          </w:tcPr>
          <w:p w14:paraId="142604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29" w:name="BKM_10DBF70D_6106_40F3_9F20_6815C31BFF23"/>
            <w:bookmarkEnd w:id="429"/>
            <w:r w:rsidRPr="00D14AF0">
              <w:rPr>
                <w:rFonts w:asciiTheme="minorHAnsi" w:hAnsiTheme="minorHAnsi" w:cs="Arial"/>
                <w:color w:val="000000"/>
                <w:sz w:val="20"/>
                <w:szCs w:val="20"/>
                <w:lang w:val="en-CA"/>
              </w:rPr>
              <w:t>genericSymbolizer</w:t>
            </w:r>
          </w:p>
        </w:tc>
        <w:tc>
          <w:tcPr>
            <w:tcW w:w="1559" w:type="dxa"/>
          </w:tcPr>
          <w:p w14:paraId="117FBA3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6C17AB5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63142C5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0082E19"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0161A08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30" w:name="BKM_156BACFD_61FB_4C7D_8E17_15915D5DC1EB"/>
            <w:bookmarkEnd w:id="430"/>
            <w:r w:rsidRPr="00D14AF0">
              <w:rPr>
                <w:rFonts w:asciiTheme="minorHAnsi" w:hAnsiTheme="minorHAnsi" w:cs="Arial"/>
                <w:color w:val="000000"/>
                <w:sz w:val="20"/>
                <w:szCs w:val="20"/>
                <w:lang w:val="en-CA"/>
              </w:rPr>
              <w:t>shape</w:t>
            </w:r>
          </w:p>
        </w:tc>
        <w:tc>
          <w:tcPr>
            <w:tcW w:w="1559" w:type="dxa"/>
          </w:tcPr>
          <w:p w14:paraId="1957184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5658" w:type="dxa"/>
          </w:tcPr>
          <w:p w14:paraId="3D4C3EF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Geometry defining the extent of the borehole </w:t>
            </w:r>
            <w:proofErr w:type="gramStart"/>
            <w:r w:rsidRPr="00D14AF0">
              <w:rPr>
                <w:rFonts w:asciiTheme="minorHAnsi" w:hAnsiTheme="minorHAnsi" w:cs="Arial"/>
                <w:color w:val="000000"/>
                <w:sz w:val="20"/>
                <w:szCs w:val="20"/>
                <w:lang w:val="en-CA"/>
              </w:rPr>
              <w:t>start</w:t>
            </w:r>
            <w:proofErr w:type="gramEnd"/>
            <w:r w:rsidRPr="00D14AF0">
              <w:rPr>
                <w:rFonts w:asciiTheme="minorHAnsi" w:hAnsiTheme="minorHAnsi" w:cs="Arial"/>
                <w:color w:val="000000"/>
                <w:sz w:val="20"/>
                <w:szCs w:val="20"/>
                <w:lang w:val="en-CA"/>
              </w:rPr>
              <w:t xml:space="preserve"> point.</w:t>
            </w:r>
          </w:p>
          <w:p w14:paraId="3117FB1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0AF13AA" w14:textId="77777777" w:rsidTr="00D14AF0">
        <w:tc>
          <w:tcPr>
            <w:tcW w:w="2518" w:type="dxa"/>
          </w:tcPr>
          <w:p w14:paraId="54DD23E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31" w:name="BKM_660451F7_6344_4A08_8AF1_55EA34BAFC1E"/>
            <w:bookmarkEnd w:id="431"/>
            <w:r w:rsidRPr="00D14AF0">
              <w:rPr>
                <w:rFonts w:asciiTheme="minorHAnsi" w:hAnsiTheme="minorHAnsi" w:cs="Arial"/>
                <w:color w:val="000000"/>
                <w:sz w:val="20"/>
                <w:szCs w:val="20"/>
                <w:lang w:val="en-CA"/>
              </w:rPr>
              <w:t>any</w:t>
            </w:r>
          </w:p>
        </w:tc>
        <w:tc>
          <w:tcPr>
            <w:tcW w:w="1559" w:type="dxa"/>
          </w:tcPr>
          <w:p w14:paraId="42B78FA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5658" w:type="dxa"/>
          </w:tcPr>
          <w:p w14:paraId="170E609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 placeholder allowing any user-defined attributes to be delivered in addition to those specified above.</w:t>
            </w:r>
          </w:p>
          <w:p w14:paraId="1D9B7A4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07925619" w14:textId="77777777" w:rsidR="00D14AF0" w:rsidRDefault="00D14AF0" w:rsidP="00D14AF0">
      <w:pPr>
        <w:autoSpaceDE w:val="0"/>
        <w:autoSpaceDN w:val="0"/>
        <w:adjustRightInd w:val="0"/>
        <w:spacing w:after="0" w:line="240" w:lineRule="atLeast"/>
        <w:rPr>
          <w:rFonts w:cs="Arial"/>
          <w:color w:val="000000"/>
          <w:lang w:val="en-CA"/>
        </w:rPr>
      </w:pPr>
    </w:p>
    <w:p w14:paraId="13FDC1F2"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23171570" w14:textId="77777777" w:rsidTr="000843E1">
        <w:trPr>
          <w:cantSplit/>
        </w:trPr>
        <w:tc>
          <w:tcPr>
            <w:tcW w:w="4219" w:type="dxa"/>
            <w:tcBorders>
              <w:right w:val="nil"/>
            </w:tcBorders>
            <w:shd w:val="clear" w:color="auto" w:fill="auto"/>
          </w:tcPr>
          <w:p w14:paraId="0906119F"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boreholeview-identifier</w:t>
            </w:r>
          </w:p>
        </w:tc>
        <w:tc>
          <w:tcPr>
            <w:tcW w:w="4678" w:type="dxa"/>
            <w:tcBorders>
              <w:left w:val="nil"/>
            </w:tcBorders>
            <w:shd w:val="clear" w:color="auto" w:fill="auto"/>
          </w:tcPr>
          <w:p w14:paraId="48DEB6C9" w14:textId="0F2D4A52" w:rsidR="000843E1" w:rsidRPr="00D12552" w:rsidRDefault="000843E1" w:rsidP="00401D4D">
            <w:pPr>
              <w:pStyle w:val="Tabletext10"/>
              <w:jc w:val="left"/>
              <w:rPr>
                <w:rStyle w:val="reqtext"/>
                <w:lang w:val="en-CA"/>
              </w:rPr>
            </w:pPr>
            <w:r>
              <w:rPr>
                <w:rStyle w:val="reqtext"/>
                <w:lang w:val="en-CA"/>
              </w:rPr>
              <w:t xml:space="preserve">Identifier </w:t>
            </w:r>
            <w:del w:id="432" w:author="Eric Boisvert" w:date="2015-10-29T11:36:00Z">
              <w:r w:rsidDel="00401D4D">
                <w:rPr>
                  <w:rStyle w:val="reqtext"/>
                  <w:lang w:val="en-CA"/>
                </w:rPr>
                <w:delText xml:space="preserve">SHALL </w:delText>
              </w:r>
            </w:del>
            <w:ins w:id="433" w:author="Eric Boisvert" w:date="2015-10-29T11:36:00Z">
              <w:r w:rsidR="00401D4D">
                <w:rPr>
                  <w:rStyle w:val="reqtext"/>
                  <w:lang w:val="en-CA"/>
                </w:rPr>
                <w:t xml:space="preserve">SHOULD </w:t>
              </w:r>
            </w:ins>
            <w:r>
              <w:rPr>
                <w:rStyle w:val="reqtext"/>
                <w:lang w:val="en-CA"/>
              </w:rPr>
              <w:t>resolve to a representation of a GeoSciML Borehole</w:t>
            </w:r>
          </w:p>
        </w:tc>
      </w:tr>
    </w:tbl>
    <w:p w14:paraId="479E2A0D"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7BF0804B" w14:textId="77777777" w:rsidTr="000843E1">
        <w:trPr>
          <w:cantSplit/>
        </w:trPr>
        <w:tc>
          <w:tcPr>
            <w:tcW w:w="4219" w:type="dxa"/>
            <w:tcBorders>
              <w:right w:val="nil"/>
            </w:tcBorders>
            <w:shd w:val="clear" w:color="auto" w:fill="auto"/>
          </w:tcPr>
          <w:p w14:paraId="19C00FB0"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boreholeview-elevationSrs</w:t>
            </w:r>
          </w:p>
        </w:tc>
        <w:tc>
          <w:tcPr>
            <w:tcW w:w="4678" w:type="dxa"/>
            <w:tcBorders>
              <w:left w:val="nil"/>
            </w:tcBorders>
            <w:shd w:val="clear" w:color="auto" w:fill="auto"/>
          </w:tcPr>
          <w:p w14:paraId="78269A0B" w14:textId="5655D192" w:rsidR="000843E1" w:rsidRPr="00D12552" w:rsidRDefault="000843E1" w:rsidP="005036D9">
            <w:pPr>
              <w:pStyle w:val="Tabletext10"/>
              <w:jc w:val="left"/>
              <w:rPr>
                <w:rStyle w:val="reqtext"/>
                <w:lang w:val="en-CA"/>
              </w:rPr>
            </w:pPr>
            <w:r>
              <w:rPr>
                <w:rStyle w:val="reqtext"/>
                <w:lang w:val="en-CA"/>
              </w:rPr>
              <w:t xml:space="preserve">Elevation_srs </w:t>
            </w:r>
            <w:del w:id="434" w:author="Eric Boisvert" w:date="2015-10-29T05:29:00Z">
              <w:r w:rsidDel="005036D9">
                <w:rPr>
                  <w:rStyle w:val="reqtext"/>
                  <w:lang w:val="en-CA"/>
                </w:rPr>
                <w:delText xml:space="preserve">SHALL </w:delText>
              </w:r>
            </w:del>
            <w:ins w:id="435" w:author="Eric Boisvert" w:date="2015-10-29T05:29:00Z">
              <w:r w:rsidR="005036D9">
                <w:rPr>
                  <w:rStyle w:val="reqtext"/>
                  <w:lang w:val="en-CA"/>
                </w:rPr>
                <w:t xml:space="preserve">SHOULD </w:t>
              </w:r>
            </w:ins>
            <w:r>
              <w:rPr>
                <w:rStyle w:val="reqtext"/>
                <w:lang w:val="en-CA"/>
              </w:rPr>
              <w:t>resolve to a valid EPSG vertical datum</w:t>
            </w:r>
          </w:p>
        </w:tc>
      </w:tr>
    </w:tbl>
    <w:p w14:paraId="5476B774"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30B72084" w14:textId="77777777" w:rsidTr="000843E1">
        <w:trPr>
          <w:cantSplit/>
        </w:trPr>
        <w:tc>
          <w:tcPr>
            <w:tcW w:w="4219" w:type="dxa"/>
            <w:tcBorders>
              <w:right w:val="nil"/>
            </w:tcBorders>
            <w:shd w:val="clear" w:color="auto" w:fill="auto"/>
          </w:tcPr>
          <w:p w14:paraId="6968C0DE" w14:textId="12893B13" w:rsidR="000843E1" w:rsidRPr="00D12552" w:rsidRDefault="000843E1" w:rsidP="000843E1">
            <w:pPr>
              <w:pStyle w:val="Tabletext10"/>
              <w:rPr>
                <w:rStyle w:val="requri"/>
                <w:lang w:val="en-CA"/>
              </w:rPr>
            </w:pPr>
            <w:del w:id="436" w:author="Eric Boisvert" w:date="2015-10-29T11:44:00Z">
              <w:r w:rsidDel="00401D4D">
                <w:rPr>
                  <w:rStyle w:val="requri"/>
                  <w:lang w:val="en-CA"/>
                </w:rPr>
                <w:delText>/req/gsml4-portrayal</w:delText>
              </w:r>
              <w:r w:rsidRPr="00D12552" w:rsidDel="00401D4D">
                <w:rPr>
                  <w:rStyle w:val="requri"/>
                  <w:lang w:val="en-CA"/>
                </w:rPr>
                <w:delText>/</w:delText>
              </w:r>
              <w:r w:rsidDel="00401D4D">
                <w:rPr>
                  <w:rStyle w:val="requri"/>
                  <w:lang w:val="en-CA"/>
                </w:rPr>
                <w:delText>boreholeview-specification_uri</w:delText>
              </w:r>
            </w:del>
          </w:p>
        </w:tc>
        <w:tc>
          <w:tcPr>
            <w:tcW w:w="4678" w:type="dxa"/>
            <w:tcBorders>
              <w:left w:val="nil"/>
            </w:tcBorders>
            <w:shd w:val="clear" w:color="auto" w:fill="auto"/>
          </w:tcPr>
          <w:p w14:paraId="72BBFBC8" w14:textId="52F662D9" w:rsidR="000843E1" w:rsidRPr="00D12552" w:rsidRDefault="000843E1" w:rsidP="00401D4D">
            <w:pPr>
              <w:pStyle w:val="Tabletext10"/>
              <w:jc w:val="left"/>
              <w:rPr>
                <w:rStyle w:val="reqtext"/>
                <w:lang w:val="en-CA"/>
              </w:rPr>
            </w:pPr>
            <w:del w:id="437" w:author="Eric Boisvert" w:date="2015-10-29T11:44:00Z">
              <w:r w:rsidDel="00401D4D">
                <w:rPr>
                  <w:rStyle w:val="reqtext"/>
                  <w:lang w:val="en-CA"/>
                </w:rPr>
                <w:delText xml:space="preserve">Specification_uri </w:delText>
              </w:r>
            </w:del>
            <w:del w:id="438" w:author="Eric Boisvert" w:date="2015-10-29T11:36:00Z">
              <w:r w:rsidDel="00401D4D">
                <w:rPr>
                  <w:rStyle w:val="reqtext"/>
                  <w:lang w:val="en-CA"/>
                </w:rPr>
                <w:delText xml:space="preserve">SHALL </w:delText>
              </w:r>
            </w:del>
            <w:del w:id="439" w:author="Eric Boisvert" w:date="2015-10-29T11:44:00Z">
              <w:r w:rsidDel="00401D4D">
                <w:rPr>
                  <w:rStyle w:val="reqtext"/>
                  <w:lang w:val="en-CA"/>
                </w:rPr>
                <w:delText>resolve to a representation of a GeoSciML GeologicUnit  or a controlled concept describing why the value if nil.</w:delText>
              </w:r>
            </w:del>
          </w:p>
        </w:tc>
      </w:tr>
    </w:tbl>
    <w:p w14:paraId="7C674157"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1A1F3B5A" w14:textId="77777777" w:rsidTr="000843E1">
        <w:trPr>
          <w:cantSplit/>
        </w:trPr>
        <w:tc>
          <w:tcPr>
            <w:tcW w:w="4219" w:type="dxa"/>
            <w:tcBorders>
              <w:right w:val="nil"/>
            </w:tcBorders>
            <w:shd w:val="clear" w:color="auto" w:fill="auto"/>
          </w:tcPr>
          <w:p w14:paraId="20429B32"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boreholeview-parentBorehole_uri</w:t>
            </w:r>
          </w:p>
        </w:tc>
        <w:tc>
          <w:tcPr>
            <w:tcW w:w="4678" w:type="dxa"/>
            <w:tcBorders>
              <w:left w:val="nil"/>
            </w:tcBorders>
            <w:shd w:val="clear" w:color="auto" w:fill="auto"/>
          </w:tcPr>
          <w:p w14:paraId="364898EB" w14:textId="719CF22B" w:rsidR="000843E1" w:rsidRPr="00D12552" w:rsidRDefault="000843E1" w:rsidP="00401D4D">
            <w:pPr>
              <w:pStyle w:val="Tabletext10"/>
              <w:jc w:val="left"/>
              <w:rPr>
                <w:rStyle w:val="reqtext"/>
                <w:lang w:val="en-CA"/>
              </w:rPr>
            </w:pPr>
            <w:r>
              <w:rPr>
                <w:rStyle w:val="reqtext"/>
                <w:lang w:val="en-CA"/>
              </w:rPr>
              <w:t xml:space="preserve">If present, parentBorehole_uri </w:t>
            </w:r>
            <w:del w:id="440" w:author="Eric Boisvert" w:date="2015-10-29T11:45:00Z">
              <w:r w:rsidDel="00401D4D">
                <w:rPr>
                  <w:rStyle w:val="reqtext"/>
                  <w:lang w:val="en-CA"/>
                </w:rPr>
                <w:delText xml:space="preserve">SHALL </w:delText>
              </w:r>
            </w:del>
            <w:ins w:id="441" w:author="Eric Boisvert" w:date="2015-10-29T11:45:00Z">
              <w:r w:rsidR="00401D4D">
                <w:rPr>
                  <w:rStyle w:val="reqtext"/>
                  <w:lang w:val="en-CA"/>
                </w:rPr>
                <w:t xml:space="preserve">SHOULD </w:t>
              </w:r>
            </w:ins>
            <w:r>
              <w:rPr>
                <w:rStyle w:val="reqtext"/>
                <w:lang w:val="en-CA"/>
              </w:rPr>
              <w:t>resolve</w:t>
            </w:r>
            <w:del w:id="442" w:author="Eric Boisvert" w:date="2015-10-29T11:55:00Z">
              <w:r w:rsidDel="00F23489">
                <w:rPr>
                  <w:rStyle w:val="reqtext"/>
                  <w:lang w:val="en-CA"/>
                </w:rPr>
                <w:delText>r</w:delText>
              </w:r>
            </w:del>
            <w:r>
              <w:rPr>
                <w:rStyle w:val="reqtext"/>
                <w:lang w:val="en-CA"/>
              </w:rPr>
              <w:t xml:space="preserve"> to a representation of a GeoSciML</w:t>
            </w:r>
            <w:ins w:id="443" w:author="Eric Boisvert" w:date="2015-10-29T11:45:00Z">
              <w:r w:rsidR="00401D4D">
                <w:rPr>
                  <w:rStyle w:val="reqtext"/>
                  <w:lang w:val="en-CA"/>
                </w:rPr>
                <w:t>l</w:t>
              </w:r>
            </w:ins>
            <w:r>
              <w:rPr>
                <w:rStyle w:val="reqtext"/>
                <w:lang w:val="en-CA"/>
              </w:rPr>
              <w:t xml:space="preserve"> borehole.</w:t>
            </w:r>
          </w:p>
        </w:tc>
      </w:tr>
    </w:tbl>
    <w:p w14:paraId="3B34A637"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11D82A99" w14:textId="77777777" w:rsidTr="000843E1">
        <w:trPr>
          <w:cantSplit/>
        </w:trPr>
        <w:tc>
          <w:tcPr>
            <w:tcW w:w="4219" w:type="dxa"/>
            <w:tcBorders>
              <w:right w:val="nil"/>
            </w:tcBorders>
            <w:shd w:val="clear" w:color="auto" w:fill="auto"/>
          </w:tcPr>
          <w:p w14:paraId="6DD9607F" w14:textId="63114907" w:rsidR="000843E1" w:rsidRPr="00D12552" w:rsidRDefault="000843E1" w:rsidP="000843E1">
            <w:pPr>
              <w:pStyle w:val="Tabletext10"/>
              <w:rPr>
                <w:rStyle w:val="requri"/>
                <w:lang w:val="en-CA"/>
              </w:rPr>
            </w:pPr>
            <w:del w:id="444" w:author="Eric Boisvert" w:date="2015-10-29T11:52:00Z">
              <w:r w:rsidDel="00401D4D">
                <w:rPr>
                  <w:rStyle w:val="requri"/>
                  <w:lang w:val="en-CA"/>
                </w:rPr>
                <w:delText>/req/gsml4-portrayal</w:delText>
              </w:r>
              <w:r w:rsidRPr="00D12552" w:rsidDel="00401D4D">
                <w:rPr>
                  <w:rStyle w:val="requri"/>
                  <w:lang w:val="en-CA"/>
                </w:rPr>
                <w:delText>/</w:delText>
              </w:r>
              <w:r w:rsidDel="00401D4D">
                <w:rPr>
                  <w:rStyle w:val="requri"/>
                  <w:lang w:val="en-CA"/>
                </w:rPr>
                <w:delText>boreholeview-metadata_uri</w:delText>
              </w:r>
            </w:del>
          </w:p>
        </w:tc>
        <w:tc>
          <w:tcPr>
            <w:tcW w:w="4678" w:type="dxa"/>
            <w:tcBorders>
              <w:left w:val="nil"/>
            </w:tcBorders>
            <w:shd w:val="clear" w:color="auto" w:fill="auto"/>
          </w:tcPr>
          <w:p w14:paraId="4757E425" w14:textId="11E33743" w:rsidR="000843E1" w:rsidRPr="00D12552" w:rsidRDefault="000843E1" w:rsidP="000843E1">
            <w:pPr>
              <w:pStyle w:val="Tabletext10"/>
              <w:jc w:val="left"/>
              <w:rPr>
                <w:rStyle w:val="reqtext"/>
                <w:lang w:val="en-CA"/>
              </w:rPr>
            </w:pPr>
            <w:del w:id="445" w:author="Eric Boisvert" w:date="2015-10-29T11:52:00Z">
              <w:r w:rsidDel="00401D4D">
                <w:rPr>
                  <w:rStyle w:val="reqtext"/>
                  <w:lang w:val="en-CA"/>
                </w:rPr>
                <w:delText>If present, metadata_uri SHALL resolve</w:delText>
              </w:r>
            </w:del>
            <w:del w:id="446" w:author="Eric Boisvert" w:date="2015-10-29T11:51:00Z">
              <w:r w:rsidDel="00401D4D">
                <w:rPr>
                  <w:rStyle w:val="reqtext"/>
                  <w:lang w:val="en-CA"/>
                </w:rPr>
                <w:delText>r</w:delText>
              </w:r>
            </w:del>
            <w:del w:id="447" w:author="Eric Boisvert" w:date="2015-10-29T11:52:00Z">
              <w:r w:rsidDel="00401D4D">
                <w:rPr>
                  <w:rStyle w:val="reqtext"/>
                  <w:lang w:val="en-CA"/>
                </w:rPr>
                <w:delText xml:space="preserve"> to a metadata record.</w:delText>
              </w:r>
            </w:del>
          </w:p>
        </w:tc>
      </w:tr>
    </w:tbl>
    <w:p w14:paraId="2CE6EA2D" w14:textId="77777777" w:rsidR="000843E1" w:rsidRDefault="000843E1" w:rsidP="00D14AF0">
      <w:pPr>
        <w:autoSpaceDE w:val="0"/>
        <w:autoSpaceDN w:val="0"/>
        <w:adjustRightInd w:val="0"/>
        <w:spacing w:after="0" w:line="240" w:lineRule="atLeast"/>
        <w:rPr>
          <w:rFonts w:cs="Arial"/>
          <w:color w:val="000000"/>
          <w:lang w:val="en-CA"/>
        </w:rPr>
      </w:pPr>
    </w:p>
    <w:p w14:paraId="31B29BD6" w14:textId="77777777" w:rsidR="00D14AF0" w:rsidRDefault="00D14AF0" w:rsidP="00401D4D">
      <w:pPr>
        <w:pStyle w:val="Heading3"/>
        <w:rPr>
          <w:lang w:val="en-CA"/>
        </w:rPr>
      </w:pPr>
      <w:r w:rsidRPr="00D14AF0">
        <w:rPr>
          <w:lang w:val="en-CA"/>
        </w:rPr>
        <w:t>C</w:t>
      </w:r>
      <w:bookmarkStart w:id="448" w:name="BKM_6A5667C6_1461_4AA7_BA98_1583B82E247C"/>
      <w:bookmarkEnd w:id="448"/>
      <w:r w:rsidRPr="00D14AF0">
        <w:rPr>
          <w:lang w:val="en-CA"/>
        </w:rPr>
        <w:t>ontactView</w:t>
      </w:r>
    </w:p>
    <w:p w14:paraId="2C113244" w14:textId="77777777" w:rsidR="00D14AF0" w:rsidRDefault="00D14AF0" w:rsidP="00D14AF0">
      <w:pPr>
        <w:autoSpaceDE w:val="0"/>
        <w:autoSpaceDN w:val="0"/>
        <w:adjustRightInd w:val="0"/>
        <w:spacing w:after="0" w:line="240" w:lineRule="atLeast"/>
        <w:rPr>
          <w:rFonts w:cs="Arial"/>
          <w:color w:val="000000"/>
          <w:lang w:val="en-CA"/>
        </w:rPr>
      </w:pPr>
    </w:p>
    <w:p w14:paraId="2AC22628" w14:textId="77777777" w:rsidR="00E426FD" w:rsidRDefault="00E426FD" w:rsidP="00E426FD">
      <w:pPr>
        <w:keepNext/>
        <w:autoSpaceDE w:val="0"/>
        <w:autoSpaceDN w:val="0"/>
        <w:adjustRightInd w:val="0"/>
        <w:spacing w:after="0" w:line="240" w:lineRule="atLeast"/>
      </w:pPr>
      <w:r w:rsidRPr="00E426FD">
        <w:rPr>
          <w:rFonts w:cs="Arial"/>
          <w:noProof/>
          <w:color w:val="000000"/>
          <w:lang w:val="en-CA" w:eastAsia="en-CA"/>
        </w:rPr>
        <w:lastRenderedPageBreak/>
        <w:drawing>
          <wp:inline distT="0" distB="0" distL="0" distR="0" wp14:anchorId="548FC240" wp14:editId="2A1C02FE">
            <wp:extent cx="2514951" cy="2257740"/>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14951" cy="2257740"/>
                    </a:xfrm>
                    <a:prstGeom prst="rect">
                      <a:avLst/>
                    </a:prstGeom>
                  </pic:spPr>
                </pic:pic>
              </a:graphicData>
            </a:graphic>
          </wp:inline>
        </w:drawing>
      </w:r>
    </w:p>
    <w:p w14:paraId="753EA2FF" w14:textId="77777777" w:rsidR="00E426FD" w:rsidRDefault="00E426FD" w:rsidP="00E426FD">
      <w:pPr>
        <w:pStyle w:val="Caption"/>
        <w:rPr>
          <w:rFonts w:cs="Arial"/>
          <w:color w:val="000000"/>
          <w:lang w:val="en-CA"/>
        </w:rPr>
      </w:pPr>
      <w:r>
        <w:t xml:space="preserve">Figure </w:t>
      </w:r>
      <w:fldSimple w:instr=" SEQ Figure \* ARABIC ">
        <w:ins w:id="449" w:author="Eric Boisvert" w:date="2015-11-28T15:54:00Z">
          <w:r w:rsidR="00180077">
            <w:rPr>
              <w:noProof/>
            </w:rPr>
            <w:t>10</w:t>
          </w:r>
        </w:ins>
        <w:del w:id="450" w:author="Eric Boisvert" w:date="2015-10-30T04:23:00Z">
          <w:r w:rsidR="00090DCF" w:rsidDel="007D2867">
            <w:rPr>
              <w:noProof/>
            </w:rPr>
            <w:delText>10</w:delText>
          </w:r>
        </w:del>
      </w:fldSimple>
      <w:r>
        <w:t>: ContactView class</w:t>
      </w:r>
    </w:p>
    <w:p w14:paraId="7F000200" w14:textId="77777777" w:rsidR="00E426FD" w:rsidRDefault="00E426FD" w:rsidP="00D14AF0">
      <w:pPr>
        <w:autoSpaceDE w:val="0"/>
        <w:autoSpaceDN w:val="0"/>
        <w:adjustRightInd w:val="0"/>
        <w:spacing w:after="0" w:line="240" w:lineRule="atLeast"/>
        <w:rPr>
          <w:rFonts w:cs="Arial"/>
          <w:color w:val="000000"/>
          <w:lang w:val="en-CA"/>
        </w:rPr>
      </w:pPr>
    </w:p>
    <w:p w14:paraId="3E59B376" w14:textId="77777777" w:rsidR="00D14AF0" w:rsidRPr="00D14AF0" w:rsidRDefault="00D14AF0" w:rsidP="00D14AF0">
      <w:pPr>
        <w:autoSpaceDE w:val="0"/>
        <w:autoSpaceDN w:val="0"/>
        <w:adjustRightInd w:val="0"/>
        <w:spacing w:after="0" w:line="240" w:lineRule="atLeast"/>
        <w:rPr>
          <w:rFonts w:cs="Arial"/>
          <w:color w:val="000000"/>
          <w:lang w:val="en-CA"/>
        </w:rPr>
      </w:pPr>
      <w:proofErr w:type="gramStart"/>
      <w:r w:rsidRPr="00D14AF0">
        <w:rPr>
          <w:rFonts w:cs="Arial"/>
          <w:color w:val="000000"/>
          <w:lang w:val="en-CA"/>
        </w:rPr>
        <w:t>Simplified view of a GeoSciML Contact.</w:t>
      </w:r>
      <w:proofErr w:type="gramEnd"/>
      <w:r w:rsidRPr="00D14AF0">
        <w:rPr>
          <w:rFonts w:cs="Arial"/>
          <w:color w:val="000000"/>
          <w:lang w:val="en-CA"/>
        </w:rPr>
        <w:t xml:space="preserve"> In GeoSciML terms this will be an instance of a MappedFeature with key property values from the associated Contact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12467A48" w14:textId="77777777" w:rsidR="00D14AF0" w:rsidRPr="00D14AF0" w:rsidRDefault="00D14AF0" w:rsidP="00D14AF0">
      <w:pPr>
        <w:autoSpaceDE w:val="0"/>
        <w:autoSpaceDN w:val="0"/>
        <w:adjustRightInd w:val="0"/>
        <w:spacing w:after="0" w:line="240" w:lineRule="atLeast"/>
        <w:rPr>
          <w:rFonts w:cs="Arial"/>
          <w:color w:val="000000"/>
          <w:lang w:val="en-CA"/>
        </w:rPr>
      </w:pPr>
    </w:p>
    <w:p w14:paraId="34CDC96A" w14:textId="77777777" w:rsidR="00D14AF0" w:rsidRPr="00D14AF0" w:rsidRDefault="00D14AF0" w:rsidP="00D14AF0">
      <w:pPr>
        <w:autoSpaceDE w:val="0"/>
        <w:autoSpaceDN w:val="0"/>
        <w:adjustRightInd w:val="0"/>
        <w:spacing w:after="0" w:line="240" w:lineRule="atLeast"/>
        <w:rPr>
          <w:rFonts w:cs="Arial"/>
          <w:color w:val="000000"/>
          <w:lang w:val="en-CA"/>
        </w:rPr>
      </w:pPr>
    </w:p>
    <w:p w14:paraId="55B4B642" w14:textId="77777777" w:rsidR="00D14AF0" w:rsidRDefault="00D14AF0" w:rsidP="00D14AF0">
      <w:pPr>
        <w:pStyle w:val="Caption"/>
        <w:keepNext/>
      </w:pPr>
      <w:r>
        <w:t xml:space="preserve">Table </w:t>
      </w:r>
      <w:fldSimple w:instr=" SEQ Table \* ARABIC ">
        <w:r w:rsidR="004D3EF3">
          <w:rPr>
            <w:noProof/>
          </w:rPr>
          <w:t>4</w:t>
        </w:r>
      </w:fldSimple>
      <w:r>
        <w:t xml:space="preserve"> : ContactView properties</w:t>
      </w:r>
    </w:p>
    <w:tbl>
      <w:tblPr>
        <w:tblStyle w:val="LightShading"/>
        <w:tblW w:w="9735" w:type="dxa"/>
        <w:tblLayout w:type="fixed"/>
        <w:tblLook w:val="0420" w:firstRow="1" w:lastRow="0" w:firstColumn="0" w:lastColumn="0" w:noHBand="0" w:noVBand="1"/>
      </w:tblPr>
      <w:tblGrid>
        <w:gridCol w:w="1951"/>
        <w:gridCol w:w="1701"/>
        <w:gridCol w:w="6083"/>
      </w:tblGrid>
      <w:tr w:rsidR="00D14AF0" w:rsidRPr="00D14AF0" w14:paraId="2D5474C0" w14:textId="77777777" w:rsidTr="00D14AF0">
        <w:trPr>
          <w:cnfStyle w:val="100000000000" w:firstRow="1" w:lastRow="0" w:firstColumn="0" w:lastColumn="0" w:oddVBand="0" w:evenVBand="0" w:oddHBand="0" w:evenHBand="0" w:firstRowFirstColumn="0" w:firstRowLastColumn="0" w:lastRowFirstColumn="0" w:lastRowLastColumn="0"/>
        </w:trPr>
        <w:tc>
          <w:tcPr>
            <w:tcW w:w="1951" w:type="dxa"/>
          </w:tcPr>
          <w:p w14:paraId="10C0D8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51" w:name="BKM_DAD0F5C5_7ECC_4F46_8F23_D5FDAEC9FFF1"/>
            <w:bookmarkEnd w:id="451"/>
            <w:r w:rsidRPr="00D14AF0">
              <w:rPr>
                <w:rFonts w:asciiTheme="minorHAnsi" w:hAnsiTheme="minorHAnsi" w:cs="Arial"/>
                <w:color w:val="000000"/>
                <w:sz w:val="20"/>
                <w:szCs w:val="20"/>
                <w:lang w:val="en-CA"/>
              </w:rPr>
              <w:t>Name</w:t>
            </w:r>
          </w:p>
        </w:tc>
        <w:tc>
          <w:tcPr>
            <w:tcW w:w="1701" w:type="dxa"/>
          </w:tcPr>
          <w:p w14:paraId="5130D8E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6083" w:type="dxa"/>
          </w:tcPr>
          <w:p w14:paraId="59FF2C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41AE5EC6"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1C0FA24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1701" w:type="dxa"/>
          </w:tcPr>
          <w:p w14:paraId="1ED0231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083" w:type="dxa"/>
          </w:tcPr>
          <w:p w14:paraId="31DE881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Globally unique identifier. Should have the same value as the corresponding GeoSciML MappedFeature.</w:t>
            </w:r>
          </w:p>
          <w:p w14:paraId="41179B5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09D0DDA" w14:textId="77777777" w:rsidTr="00D14AF0">
        <w:tc>
          <w:tcPr>
            <w:tcW w:w="1951" w:type="dxa"/>
          </w:tcPr>
          <w:p w14:paraId="59769E6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52" w:name="BKM_29C4138F_4CAD_4B96_B0DF_B91BA8041A62"/>
            <w:bookmarkEnd w:id="452"/>
            <w:r w:rsidRPr="00D14AF0">
              <w:rPr>
                <w:rFonts w:asciiTheme="minorHAnsi" w:hAnsiTheme="minorHAnsi" w:cs="Arial"/>
                <w:color w:val="000000"/>
                <w:sz w:val="20"/>
                <w:szCs w:val="20"/>
                <w:lang w:val="en-CA"/>
              </w:rPr>
              <w:t>name</w:t>
            </w:r>
          </w:p>
        </w:tc>
        <w:tc>
          <w:tcPr>
            <w:tcW w:w="1701" w:type="dxa"/>
          </w:tcPr>
          <w:p w14:paraId="36A8CD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04D73B0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Display name for the Contact.</w:t>
            </w:r>
          </w:p>
          <w:p w14:paraId="4FFFBA5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675BEFC"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4429210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53" w:name="BKM_6AE23AB8_B6A5_4B32_A803_62E099830E93"/>
            <w:bookmarkEnd w:id="453"/>
            <w:r w:rsidRPr="00D14AF0">
              <w:rPr>
                <w:rFonts w:asciiTheme="minorHAnsi" w:hAnsiTheme="minorHAnsi" w:cs="Arial"/>
                <w:color w:val="000000"/>
                <w:sz w:val="20"/>
                <w:szCs w:val="20"/>
                <w:lang w:val="en-CA"/>
              </w:rPr>
              <w:t>description</w:t>
            </w:r>
          </w:p>
        </w:tc>
        <w:tc>
          <w:tcPr>
            <w:tcW w:w="1701" w:type="dxa"/>
          </w:tcPr>
          <w:p w14:paraId="78E542F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0E47D3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the Contact, typically taken from an entry on a geological map legend.</w:t>
            </w:r>
          </w:p>
          <w:p w14:paraId="74803B7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6AB5A55" w14:textId="77777777" w:rsidTr="00D14AF0">
        <w:tc>
          <w:tcPr>
            <w:tcW w:w="1951" w:type="dxa"/>
          </w:tcPr>
          <w:p w14:paraId="1E2CAE7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54" w:name="BKM_66D56F45_5196_424F_92CB_6CB6778933A2"/>
            <w:bookmarkEnd w:id="454"/>
            <w:r w:rsidRPr="00D14AF0">
              <w:rPr>
                <w:rFonts w:asciiTheme="minorHAnsi" w:hAnsiTheme="minorHAnsi" w:cs="Arial"/>
                <w:color w:val="000000"/>
                <w:sz w:val="20"/>
                <w:szCs w:val="20"/>
                <w:lang w:val="en-CA"/>
              </w:rPr>
              <w:t>contactType</w:t>
            </w:r>
          </w:p>
        </w:tc>
        <w:tc>
          <w:tcPr>
            <w:tcW w:w="1701" w:type="dxa"/>
          </w:tcPr>
          <w:p w14:paraId="332E4B9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1216044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 of Contact (as defined in GeoSciML).</w:t>
            </w:r>
          </w:p>
          <w:p w14:paraId="71AF8C6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C295060"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26B5712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55" w:name="BKM_B569925A_5C18_4226_AFA5_D6C44B29D688"/>
            <w:bookmarkEnd w:id="455"/>
            <w:r w:rsidRPr="00D14AF0">
              <w:rPr>
                <w:rFonts w:asciiTheme="minorHAnsi" w:hAnsiTheme="minorHAnsi" w:cs="Arial"/>
                <w:color w:val="000000"/>
                <w:sz w:val="20"/>
                <w:szCs w:val="20"/>
                <w:lang w:val="en-CA"/>
              </w:rPr>
              <w:t>observationMethod</w:t>
            </w:r>
          </w:p>
        </w:tc>
        <w:tc>
          <w:tcPr>
            <w:tcW w:w="1701" w:type="dxa"/>
          </w:tcPr>
          <w:p w14:paraId="19C3C6C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06ACBA2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2B6EFE9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5B84D0B" w14:textId="77777777" w:rsidTr="00D14AF0">
        <w:tc>
          <w:tcPr>
            <w:tcW w:w="1951" w:type="dxa"/>
          </w:tcPr>
          <w:p w14:paraId="37FD603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56" w:name="BKM_20CF274F_94C7_43D3_9CCE_945071187259"/>
            <w:bookmarkEnd w:id="456"/>
            <w:r w:rsidRPr="00D14AF0">
              <w:rPr>
                <w:rFonts w:asciiTheme="minorHAnsi" w:hAnsiTheme="minorHAnsi" w:cs="Arial"/>
                <w:color w:val="000000"/>
                <w:sz w:val="20"/>
                <w:szCs w:val="20"/>
                <w:lang w:val="en-CA"/>
              </w:rPr>
              <w:t>positionalAccuracy</w:t>
            </w:r>
          </w:p>
        </w:tc>
        <w:tc>
          <w:tcPr>
            <w:tcW w:w="1701" w:type="dxa"/>
          </w:tcPr>
          <w:p w14:paraId="0E60388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1C656F2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Quantitative values define the radius of an uncertainty buffer around a mappedFeature (eg: a positionalAccuracy of 100 m for a line feature defines a buffer polygon of total width 200 m centred on the line).</w:t>
            </w:r>
          </w:p>
          <w:p w14:paraId="7A6527E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052F501"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5A70522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57" w:name="BKM_64FA9120_8C79_470F_A4AB_510E7868EC43"/>
            <w:bookmarkEnd w:id="457"/>
            <w:r w:rsidRPr="00D14AF0">
              <w:rPr>
                <w:rFonts w:asciiTheme="minorHAnsi" w:hAnsiTheme="minorHAnsi" w:cs="Arial"/>
                <w:color w:val="000000"/>
                <w:sz w:val="20"/>
                <w:szCs w:val="20"/>
                <w:lang w:val="en-CA"/>
              </w:rPr>
              <w:t>source</w:t>
            </w:r>
          </w:p>
        </w:tc>
        <w:tc>
          <w:tcPr>
            <w:tcW w:w="1701" w:type="dxa"/>
          </w:tcPr>
          <w:p w14:paraId="220D3E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7115FB5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Text describing feature-specific details and citations to source materials, and if available providing URLs to reference material and publications describing the geologic feature. This could be a short text synopsis of key information that would also be in the metadata record </w:t>
            </w:r>
            <w:r w:rsidRPr="00D14AF0">
              <w:rPr>
                <w:rFonts w:asciiTheme="minorHAnsi" w:hAnsiTheme="minorHAnsi" w:cs="Arial"/>
                <w:color w:val="000000"/>
                <w:sz w:val="20"/>
                <w:szCs w:val="20"/>
                <w:lang w:val="en-CA"/>
              </w:rPr>
              <w:lastRenderedPageBreak/>
              <w:t>referenced by metadata_uri.</w:t>
            </w:r>
          </w:p>
          <w:p w14:paraId="73571F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95F676D" w14:textId="77777777" w:rsidTr="00D14AF0">
        <w:tc>
          <w:tcPr>
            <w:tcW w:w="1951" w:type="dxa"/>
          </w:tcPr>
          <w:p w14:paraId="398E1F7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58" w:name="BKM_2D4CA786_8199_42B1_BAEE_B9D15F83512C"/>
            <w:bookmarkEnd w:id="458"/>
            <w:r w:rsidRPr="00D14AF0">
              <w:rPr>
                <w:rFonts w:asciiTheme="minorHAnsi" w:hAnsiTheme="minorHAnsi" w:cs="Arial"/>
                <w:color w:val="000000"/>
                <w:sz w:val="20"/>
                <w:szCs w:val="20"/>
                <w:lang w:val="en-CA"/>
              </w:rPr>
              <w:lastRenderedPageBreak/>
              <w:t>contactType_uri</w:t>
            </w:r>
          </w:p>
        </w:tc>
        <w:tc>
          <w:tcPr>
            <w:tcW w:w="1701" w:type="dxa"/>
          </w:tcPr>
          <w:p w14:paraId="1C5A456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083" w:type="dxa"/>
          </w:tcPr>
          <w:p w14:paraId="4E24DE6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Contact types. Mandatory property - if not value is provided then a URI referring to a controlled concept explaining why the value is nil must be provided.</w:t>
            </w:r>
          </w:p>
          <w:p w14:paraId="7774DD6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0A360EE"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3C0FAFB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59" w:name="BKM_E1914A18_F58F_4042_930D_7562E211135B"/>
            <w:bookmarkEnd w:id="459"/>
            <w:r w:rsidRPr="00D14AF0">
              <w:rPr>
                <w:rFonts w:asciiTheme="minorHAnsi" w:hAnsiTheme="minorHAnsi" w:cs="Arial"/>
                <w:color w:val="000000"/>
                <w:sz w:val="20"/>
                <w:szCs w:val="20"/>
                <w:lang w:val="en-CA"/>
              </w:rPr>
              <w:t>specification_uri</w:t>
            </w:r>
          </w:p>
        </w:tc>
        <w:tc>
          <w:tcPr>
            <w:tcW w:w="1701" w:type="dxa"/>
          </w:tcPr>
          <w:p w14:paraId="40D4E7A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083" w:type="dxa"/>
          </w:tcPr>
          <w:p w14:paraId="42C6F7C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the GeoSciML Contact feature that describes the instance in detail. Mandatory property - if not value is provided then a URI referring to a controlled concept explaining why the value is nil must be provided.</w:t>
            </w:r>
          </w:p>
          <w:p w14:paraId="661BB95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4161461" w14:textId="77777777" w:rsidTr="00D14AF0">
        <w:tc>
          <w:tcPr>
            <w:tcW w:w="1951" w:type="dxa"/>
          </w:tcPr>
          <w:p w14:paraId="26CA68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60" w:name="BKM_C97D1AD7_F437_45EE_9855_97FF220828AF"/>
            <w:bookmarkEnd w:id="460"/>
            <w:r w:rsidRPr="00D14AF0">
              <w:rPr>
                <w:rFonts w:asciiTheme="minorHAnsi" w:hAnsiTheme="minorHAnsi" w:cs="Arial"/>
                <w:color w:val="000000"/>
                <w:sz w:val="20"/>
                <w:szCs w:val="20"/>
                <w:lang w:val="en-CA"/>
              </w:rPr>
              <w:t>metadata_uri</w:t>
            </w:r>
          </w:p>
        </w:tc>
        <w:tc>
          <w:tcPr>
            <w:tcW w:w="1701" w:type="dxa"/>
          </w:tcPr>
          <w:p w14:paraId="3E0949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083" w:type="dxa"/>
          </w:tcPr>
          <w:p w14:paraId="05443EC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metadata record describing the provenance of data.</w:t>
            </w:r>
          </w:p>
          <w:p w14:paraId="2628537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0A412CD"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0E18B08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61" w:name="BKM_66E2F147_939A_42E7_9DA7_BB7F5E616224"/>
            <w:bookmarkEnd w:id="461"/>
            <w:r w:rsidRPr="00D14AF0">
              <w:rPr>
                <w:rFonts w:asciiTheme="minorHAnsi" w:hAnsiTheme="minorHAnsi" w:cs="Arial"/>
                <w:color w:val="000000"/>
                <w:sz w:val="20"/>
                <w:szCs w:val="20"/>
                <w:lang w:val="en-CA"/>
              </w:rPr>
              <w:t>genericSymbolizer</w:t>
            </w:r>
          </w:p>
        </w:tc>
        <w:tc>
          <w:tcPr>
            <w:tcW w:w="1701" w:type="dxa"/>
          </w:tcPr>
          <w:p w14:paraId="6438ABB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6D207DA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1282026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B29960D" w14:textId="77777777" w:rsidTr="00D14AF0">
        <w:tc>
          <w:tcPr>
            <w:tcW w:w="1951" w:type="dxa"/>
          </w:tcPr>
          <w:p w14:paraId="5171F7F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62" w:name="BKM_7A6AD652_753B_433E_B947_78BAF8E8FFBB"/>
            <w:bookmarkEnd w:id="462"/>
            <w:r w:rsidRPr="00D14AF0">
              <w:rPr>
                <w:rFonts w:asciiTheme="minorHAnsi" w:hAnsiTheme="minorHAnsi" w:cs="Arial"/>
                <w:color w:val="000000"/>
                <w:sz w:val="20"/>
                <w:szCs w:val="20"/>
                <w:lang w:val="en-CA"/>
              </w:rPr>
              <w:t>shape</w:t>
            </w:r>
          </w:p>
        </w:tc>
        <w:tc>
          <w:tcPr>
            <w:tcW w:w="1701" w:type="dxa"/>
          </w:tcPr>
          <w:p w14:paraId="1C42D9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6083" w:type="dxa"/>
          </w:tcPr>
          <w:p w14:paraId="4B9D3AB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Geometry defining the extent of the feature of interest.</w:t>
            </w:r>
          </w:p>
          <w:p w14:paraId="69E256D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7AB452C"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756E297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63" w:name="BKM_D64DC56C_F70A_4224_BA0C_96AAF9B173C3"/>
            <w:bookmarkEnd w:id="463"/>
            <w:r w:rsidRPr="00D14AF0">
              <w:rPr>
                <w:rFonts w:asciiTheme="minorHAnsi" w:hAnsiTheme="minorHAnsi" w:cs="Arial"/>
                <w:color w:val="000000"/>
                <w:sz w:val="20"/>
                <w:szCs w:val="20"/>
                <w:lang w:val="en-CA"/>
              </w:rPr>
              <w:t>any</w:t>
            </w:r>
          </w:p>
        </w:tc>
        <w:tc>
          <w:tcPr>
            <w:tcW w:w="1701" w:type="dxa"/>
          </w:tcPr>
          <w:p w14:paraId="1E38C1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6083" w:type="dxa"/>
          </w:tcPr>
          <w:p w14:paraId="0256944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 placeholder allowing any user-defined attributes to be delivered in addition to those specified above.</w:t>
            </w:r>
          </w:p>
          <w:p w14:paraId="4E82B6C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50894EAC"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17809499" w14:textId="77777777" w:rsidTr="000843E1">
        <w:trPr>
          <w:cantSplit/>
        </w:trPr>
        <w:tc>
          <w:tcPr>
            <w:tcW w:w="4219" w:type="dxa"/>
            <w:tcBorders>
              <w:right w:val="nil"/>
            </w:tcBorders>
            <w:shd w:val="clear" w:color="auto" w:fill="auto"/>
          </w:tcPr>
          <w:p w14:paraId="3E9C0456"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contactview-identifier</w:t>
            </w:r>
          </w:p>
        </w:tc>
        <w:tc>
          <w:tcPr>
            <w:tcW w:w="4678" w:type="dxa"/>
            <w:tcBorders>
              <w:left w:val="nil"/>
            </w:tcBorders>
            <w:shd w:val="clear" w:color="auto" w:fill="auto"/>
          </w:tcPr>
          <w:p w14:paraId="025F27A5" w14:textId="5ED45A37" w:rsidR="000843E1" w:rsidRPr="00D12552" w:rsidRDefault="000843E1" w:rsidP="00401D4D">
            <w:pPr>
              <w:pStyle w:val="Tabletext10"/>
              <w:jc w:val="left"/>
              <w:rPr>
                <w:rStyle w:val="reqtext"/>
                <w:lang w:val="en-CA"/>
              </w:rPr>
            </w:pPr>
            <w:r>
              <w:rPr>
                <w:rStyle w:val="reqtext"/>
                <w:lang w:val="en-CA"/>
              </w:rPr>
              <w:t xml:space="preserve">Identifier </w:t>
            </w:r>
            <w:del w:id="464" w:author="Eric Boisvert" w:date="2015-10-29T11:52:00Z">
              <w:r w:rsidDel="00401D4D">
                <w:rPr>
                  <w:rStyle w:val="reqtext"/>
                  <w:lang w:val="en-CA"/>
                </w:rPr>
                <w:delText xml:space="preserve">SHALL </w:delText>
              </w:r>
            </w:del>
            <w:ins w:id="465" w:author="Eric Boisvert" w:date="2015-10-29T11:52:00Z">
              <w:r w:rsidR="00401D4D">
                <w:rPr>
                  <w:rStyle w:val="reqtext"/>
                  <w:lang w:val="en-CA"/>
                </w:rPr>
                <w:t xml:space="preserve">SHOULD </w:t>
              </w:r>
            </w:ins>
            <w:r>
              <w:rPr>
                <w:rStyle w:val="reqtext"/>
                <w:lang w:val="en-CA"/>
              </w:rPr>
              <w:t>correspond to an instance of MappedFeature</w:t>
            </w:r>
            <w:r>
              <w:rPr>
                <w:rStyle w:val="CommentReference"/>
                <w:rFonts w:ascii="Times New Roman" w:eastAsia="Times New Roman" w:hAnsi="Times New Roman"/>
                <w:lang w:val="en-US" w:eastAsia="en-US"/>
              </w:rPr>
              <w:commentReference w:id="466"/>
            </w:r>
          </w:p>
        </w:tc>
      </w:tr>
    </w:tbl>
    <w:p w14:paraId="3AD17924"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44E9DFAB" w14:textId="77777777" w:rsidTr="000843E1">
        <w:trPr>
          <w:cantSplit/>
        </w:trPr>
        <w:tc>
          <w:tcPr>
            <w:tcW w:w="4219" w:type="dxa"/>
            <w:tcBorders>
              <w:right w:val="nil"/>
            </w:tcBorders>
            <w:shd w:val="clear" w:color="auto" w:fill="auto"/>
          </w:tcPr>
          <w:p w14:paraId="11213678"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contactview-contacttype</w:t>
            </w:r>
          </w:p>
        </w:tc>
        <w:tc>
          <w:tcPr>
            <w:tcW w:w="4678" w:type="dxa"/>
            <w:tcBorders>
              <w:left w:val="nil"/>
            </w:tcBorders>
            <w:shd w:val="clear" w:color="auto" w:fill="auto"/>
          </w:tcPr>
          <w:p w14:paraId="42334BA5" w14:textId="0588EA29" w:rsidR="000843E1" w:rsidRPr="00D12552" w:rsidRDefault="00EF110E" w:rsidP="00F23489">
            <w:pPr>
              <w:pStyle w:val="Tabletext10"/>
              <w:jc w:val="left"/>
              <w:rPr>
                <w:rStyle w:val="reqtext"/>
                <w:lang w:val="en-CA"/>
              </w:rPr>
            </w:pPr>
            <w:proofErr w:type="gramStart"/>
            <w:r>
              <w:rPr>
                <w:rStyle w:val="reqtext"/>
                <w:lang w:val="en-CA"/>
              </w:rPr>
              <w:t>contactType_uri</w:t>
            </w:r>
            <w:proofErr w:type="gramEnd"/>
            <w:r>
              <w:rPr>
                <w:rStyle w:val="reqtext"/>
                <w:lang w:val="en-CA"/>
              </w:rPr>
              <w:t xml:space="preserve"> SHALL </w:t>
            </w:r>
            <w:del w:id="467" w:author="Eric Boisvert" w:date="2015-10-29T11:55:00Z">
              <w:r w:rsidDel="00F23489">
                <w:rPr>
                  <w:rStyle w:val="reqtext"/>
                  <w:lang w:val="en-CA"/>
                </w:rPr>
                <w:delText xml:space="preserve">resolve </w:delText>
              </w:r>
            </w:del>
            <w:ins w:id="468" w:author="Eric Boisvert" w:date="2015-10-29T11:55:00Z">
              <w:r w:rsidR="00F23489">
                <w:rPr>
                  <w:rStyle w:val="reqtext"/>
                  <w:lang w:val="en-CA"/>
                </w:rPr>
                <w:t xml:space="preserve">refer </w:t>
              </w:r>
            </w:ins>
            <w:r>
              <w:rPr>
                <w:rStyle w:val="reqtext"/>
                <w:lang w:val="en-CA"/>
              </w:rPr>
              <w:t>to a vocabulary term describing a contact type</w:t>
            </w:r>
            <w:ins w:id="469" w:author="Eric Boisvert" w:date="2015-10-29T11:52:00Z">
              <w:r w:rsidR="00401D4D">
                <w:rPr>
                  <w:rStyle w:val="reqtext"/>
                  <w:lang w:val="en-CA"/>
                </w:rPr>
                <w:t xml:space="preserve"> or…</w:t>
              </w:r>
            </w:ins>
          </w:p>
        </w:tc>
      </w:tr>
    </w:tbl>
    <w:p w14:paraId="5B367E15"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68188F72" w14:textId="77777777" w:rsidTr="003E1755">
        <w:trPr>
          <w:cantSplit/>
        </w:trPr>
        <w:tc>
          <w:tcPr>
            <w:tcW w:w="4219" w:type="dxa"/>
            <w:tcBorders>
              <w:right w:val="nil"/>
            </w:tcBorders>
            <w:shd w:val="clear" w:color="auto" w:fill="auto"/>
          </w:tcPr>
          <w:p w14:paraId="548FD919"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contactview-specification-uri</w:t>
            </w:r>
          </w:p>
        </w:tc>
        <w:tc>
          <w:tcPr>
            <w:tcW w:w="4678" w:type="dxa"/>
            <w:tcBorders>
              <w:left w:val="nil"/>
            </w:tcBorders>
            <w:shd w:val="clear" w:color="auto" w:fill="auto"/>
          </w:tcPr>
          <w:p w14:paraId="2D887C62" w14:textId="77777777" w:rsidR="00EF110E" w:rsidRPr="00D12552" w:rsidRDefault="00EF110E" w:rsidP="003E1755">
            <w:pPr>
              <w:pStyle w:val="Tabletext10"/>
              <w:jc w:val="left"/>
              <w:rPr>
                <w:rStyle w:val="reqtext"/>
                <w:lang w:val="en-CA"/>
              </w:rPr>
            </w:pPr>
            <w:r>
              <w:rPr>
                <w:rStyle w:val="reqtext"/>
                <w:lang w:val="en-CA"/>
              </w:rPr>
              <w:t>Specification_uri SHALL resolve to a representation of GeoSciML Contact.</w:t>
            </w:r>
          </w:p>
        </w:tc>
      </w:tr>
    </w:tbl>
    <w:p w14:paraId="1143EC12"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6CE3796E" w14:textId="77777777" w:rsidTr="003E1755">
        <w:trPr>
          <w:cantSplit/>
        </w:trPr>
        <w:tc>
          <w:tcPr>
            <w:tcW w:w="4219" w:type="dxa"/>
            <w:tcBorders>
              <w:right w:val="nil"/>
            </w:tcBorders>
            <w:shd w:val="clear" w:color="auto" w:fill="auto"/>
          </w:tcPr>
          <w:p w14:paraId="75C43857" w14:textId="4E9B8E05" w:rsidR="00EF110E" w:rsidRPr="00D12552" w:rsidRDefault="00EF110E" w:rsidP="00EF110E">
            <w:pPr>
              <w:pStyle w:val="Tabletext10"/>
              <w:rPr>
                <w:rStyle w:val="requri"/>
                <w:lang w:val="en-CA"/>
              </w:rPr>
            </w:pPr>
            <w:del w:id="470" w:author="Eric Boisvert" w:date="2015-10-29T11:53:00Z">
              <w:r w:rsidDel="00401D4D">
                <w:rPr>
                  <w:rStyle w:val="requri"/>
                  <w:lang w:val="en-CA"/>
                </w:rPr>
                <w:delText>/req/gsml4-portrayal</w:delText>
              </w:r>
              <w:r w:rsidRPr="00D12552" w:rsidDel="00401D4D">
                <w:rPr>
                  <w:rStyle w:val="requri"/>
                  <w:lang w:val="en-CA"/>
                </w:rPr>
                <w:delText>/</w:delText>
              </w:r>
              <w:r w:rsidDel="00401D4D">
                <w:rPr>
                  <w:rStyle w:val="requri"/>
                  <w:lang w:val="en-CA"/>
                </w:rPr>
                <w:delText>contactview-metadata-uri</w:delText>
              </w:r>
            </w:del>
          </w:p>
        </w:tc>
        <w:tc>
          <w:tcPr>
            <w:tcW w:w="4678" w:type="dxa"/>
            <w:tcBorders>
              <w:left w:val="nil"/>
            </w:tcBorders>
            <w:shd w:val="clear" w:color="auto" w:fill="auto"/>
          </w:tcPr>
          <w:p w14:paraId="03B25E97" w14:textId="4C323FAE" w:rsidR="00EF110E" w:rsidRPr="00D12552" w:rsidRDefault="00EF110E" w:rsidP="003E1755">
            <w:pPr>
              <w:pStyle w:val="Tabletext10"/>
              <w:jc w:val="left"/>
              <w:rPr>
                <w:rStyle w:val="reqtext"/>
                <w:lang w:val="en-CA"/>
              </w:rPr>
            </w:pPr>
            <w:del w:id="471" w:author="Eric Boisvert" w:date="2015-10-29T11:53:00Z">
              <w:r w:rsidDel="00401D4D">
                <w:rPr>
                  <w:rStyle w:val="reqtext"/>
                  <w:lang w:val="en-CA"/>
                </w:rPr>
                <w:delText>Metadata_uri SHALL resolver to a representation of a metadata record</w:delText>
              </w:r>
            </w:del>
          </w:p>
        </w:tc>
      </w:tr>
    </w:tbl>
    <w:p w14:paraId="6DB6621A" w14:textId="77777777" w:rsidR="00EF110E" w:rsidRDefault="00EF110E" w:rsidP="00D14AF0">
      <w:pPr>
        <w:autoSpaceDE w:val="0"/>
        <w:autoSpaceDN w:val="0"/>
        <w:adjustRightInd w:val="0"/>
        <w:spacing w:after="0" w:line="240" w:lineRule="atLeast"/>
        <w:rPr>
          <w:rFonts w:cs="Arial"/>
          <w:color w:val="000000"/>
          <w:lang w:val="en-CA"/>
        </w:rPr>
      </w:pPr>
    </w:p>
    <w:p w14:paraId="08DE6414" w14:textId="77777777" w:rsidR="00D14AF0" w:rsidRDefault="00D14AF0" w:rsidP="00D14AF0">
      <w:pPr>
        <w:pStyle w:val="Heading3"/>
        <w:rPr>
          <w:lang w:val="en-CA"/>
        </w:rPr>
      </w:pPr>
      <w:r w:rsidRPr="00D14AF0">
        <w:rPr>
          <w:lang w:val="en-CA"/>
        </w:rPr>
        <w:t>G</w:t>
      </w:r>
      <w:bookmarkStart w:id="472" w:name="BKM_F594CD9C_5617_46AE_9ABE_FE6C018DDEAF"/>
      <w:bookmarkEnd w:id="472"/>
      <w:r w:rsidRPr="00D14AF0">
        <w:rPr>
          <w:lang w:val="en-CA"/>
        </w:rPr>
        <w:t>eologicSpecimenView</w:t>
      </w:r>
    </w:p>
    <w:p w14:paraId="56B204A4" w14:textId="77777777" w:rsidR="00D14AF0" w:rsidRDefault="00D14AF0" w:rsidP="00D14AF0">
      <w:pPr>
        <w:autoSpaceDE w:val="0"/>
        <w:autoSpaceDN w:val="0"/>
        <w:adjustRightInd w:val="0"/>
        <w:spacing w:after="0" w:line="240" w:lineRule="atLeast"/>
        <w:rPr>
          <w:rFonts w:cs="Arial"/>
          <w:color w:val="000000"/>
          <w:lang w:val="en-CA"/>
        </w:rPr>
      </w:pPr>
    </w:p>
    <w:p w14:paraId="0668FC52" w14:textId="77777777" w:rsidR="00E426FD" w:rsidRDefault="00E426FD" w:rsidP="00E426FD">
      <w:pPr>
        <w:keepNext/>
        <w:autoSpaceDE w:val="0"/>
        <w:autoSpaceDN w:val="0"/>
        <w:adjustRightInd w:val="0"/>
        <w:spacing w:after="0" w:line="240" w:lineRule="atLeast"/>
      </w:pPr>
      <w:r w:rsidRPr="00E426FD">
        <w:rPr>
          <w:rFonts w:cs="Arial"/>
          <w:noProof/>
          <w:color w:val="000000"/>
          <w:lang w:val="en-CA" w:eastAsia="en-CA"/>
        </w:rPr>
        <w:lastRenderedPageBreak/>
        <w:drawing>
          <wp:inline distT="0" distB="0" distL="0" distR="0" wp14:anchorId="0FAB99C7" wp14:editId="4537100E">
            <wp:extent cx="2514951" cy="2648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14951" cy="2648320"/>
                    </a:xfrm>
                    <a:prstGeom prst="rect">
                      <a:avLst/>
                    </a:prstGeom>
                  </pic:spPr>
                </pic:pic>
              </a:graphicData>
            </a:graphic>
          </wp:inline>
        </w:drawing>
      </w:r>
    </w:p>
    <w:p w14:paraId="04A4891E" w14:textId="77777777" w:rsidR="00E426FD" w:rsidRDefault="00E426FD" w:rsidP="00E426FD">
      <w:pPr>
        <w:pStyle w:val="Caption"/>
        <w:rPr>
          <w:rFonts w:cs="Arial"/>
          <w:color w:val="000000"/>
          <w:lang w:val="en-CA"/>
        </w:rPr>
      </w:pPr>
      <w:r>
        <w:t xml:space="preserve">Figure </w:t>
      </w:r>
      <w:fldSimple w:instr=" SEQ Figure \* ARABIC ">
        <w:ins w:id="473" w:author="Eric Boisvert" w:date="2015-11-28T15:54:00Z">
          <w:r w:rsidR="00180077">
            <w:rPr>
              <w:noProof/>
            </w:rPr>
            <w:t>11</w:t>
          </w:r>
        </w:ins>
        <w:del w:id="474" w:author="Eric Boisvert" w:date="2015-10-30T04:23:00Z">
          <w:r w:rsidR="00090DCF" w:rsidDel="007D2867">
            <w:rPr>
              <w:noProof/>
            </w:rPr>
            <w:delText>11</w:delText>
          </w:r>
        </w:del>
      </w:fldSimple>
      <w:r>
        <w:t>: GeologicSpecimenView class</w:t>
      </w:r>
    </w:p>
    <w:p w14:paraId="372D07A2" w14:textId="77777777" w:rsidR="00E426FD" w:rsidRDefault="00E426FD" w:rsidP="00D14AF0">
      <w:pPr>
        <w:autoSpaceDE w:val="0"/>
        <w:autoSpaceDN w:val="0"/>
        <w:adjustRightInd w:val="0"/>
        <w:spacing w:after="0" w:line="240" w:lineRule="atLeast"/>
        <w:rPr>
          <w:rFonts w:cs="Arial"/>
          <w:color w:val="000000"/>
          <w:lang w:val="en-CA"/>
        </w:rPr>
      </w:pPr>
    </w:p>
    <w:p w14:paraId="558AB37B" w14:textId="77777777" w:rsidR="00D14AF0" w:rsidRPr="00D14AF0" w:rsidRDefault="00D14AF0" w:rsidP="00D14AF0">
      <w:pPr>
        <w:autoSpaceDE w:val="0"/>
        <w:autoSpaceDN w:val="0"/>
        <w:adjustRightInd w:val="0"/>
        <w:spacing w:after="0" w:line="240" w:lineRule="atLeast"/>
        <w:rPr>
          <w:rFonts w:cs="Arial"/>
          <w:color w:val="000000"/>
          <w:lang w:val="en-CA"/>
        </w:rPr>
      </w:pPr>
      <w:r w:rsidRPr="00D14AF0">
        <w:rPr>
          <w:rFonts w:cs="Arial"/>
          <w:color w:val="000000"/>
          <w:lang w:val="en-CA"/>
        </w:rPr>
        <w:t>A simplified view of a point-located specimen from GeoSciML GeologicSpecimen (an extension of Observations &amp; Measurements - ISO19156)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5146986" w14:textId="77777777" w:rsidR="00D14AF0" w:rsidRPr="00D14AF0" w:rsidRDefault="00D14AF0" w:rsidP="00D14AF0">
      <w:pPr>
        <w:autoSpaceDE w:val="0"/>
        <w:autoSpaceDN w:val="0"/>
        <w:adjustRightInd w:val="0"/>
        <w:spacing w:after="0" w:line="240" w:lineRule="atLeast"/>
        <w:rPr>
          <w:rFonts w:cs="Arial"/>
          <w:color w:val="000000"/>
          <w:lang w:val="en-CA"/>
        </w:rPr>
      </w:pPr>
    </w:p>
    <w:p w14:paraId="3B210C7A" w14:textId="77777777" w:rsidR="00D14AF0" w:rsidRPr="00D14AF0" w:rsidRDefault="00D14AF0" w:rsidP="00D14AF0">
      <w:pPr>
        <w:autoSpaceDE w:val="0"/>
        <w:autoSpaceDN w:val="0"/>
        <w:adjustRightInd w:val="0"/>
        <w:spacing w:after="0" w:line="240" w:lineRule="atLeast"/>
        <w:rPr>
          <w:rFonts w:cs="Arial"/>
          <w:color w:val="000000"/>
          <w:lang w:val="en-CA"/>
        </w:rPr>
      </w:pPr>
    </w:p>
    <w:p w14:paraId="7DE87324" w14:textId="77777777" w:rsidR="00D14AF0" w:rsidRDefault="00D14AF0" w:rsidP="00D14AF0">
      <w:pPr>
        <w:pStyle w:val="Caption"/>
        <w:keepNext/>
      </w:pPr>
      <w:r>
        <w:t xml:space="preserve">Table </w:t>
      </w:r>
      <w:fldSimple w:instr=" SEQ Table \* ARABIC ">
        <w:r w:rsidR="004D3EF3">
          <w:rPr>
            <w:noProof/>
          </w:rPr>
          <w:t>5</w:t>
        </w:r>
      </w:fldSimple>
      <w:r>
        <w:t xml:space="preserve"> : GeologicSpecimentView properties</w:t>
      </w:r>
    </w:p>
    <w:tbl>
      <w:tblPr>
        <w:tblStyle w:val="LightShading"/>
        <w:tblW w:w="9735" w:type="dxa"/>
        <w:tblLayout w:type="fixed"/>
        <w:tblLook w:val="0420" w:firstRow="1" w:lastRow="0" w:firstColumn="0" w:lastColumn="0" w:noHBand="0" w:noVBand="1"/>
      </w:tblPr>
      <w:tblGrid>
        <w:gridCol w:w="1809"/>
        <w:gridCol w:w="1560"/>
        <w:gridCol w:w="6366"/>
      </w:tblGrid>
      <w:tr w:rsidR="00D14AF0" w:rsidRPr="00D14AF0" w14:paraId="47708BF8" w14:textId="77777777" w:rsidTr="00D14AF0">
        <w:trPr>
          <w:cnfStyle w:val="100000000000" w:firstRow="1" w:lastRow="0" w:firstColumn="0" w:lastColumn="0" w:oddVBand="0" w:evenVBand="0" w:oddHBand="0" w:evenHBand="0" w:firstRowFirstColumn="0" w:firstRowLastColumn="0" w:lastRowFirstColumn="0" w:lastRowLastColumn="0"/>
        </w:trPr>
        <w:tc>
          <w:tcPr>
            <w:tcW w:w="1809" w:type="dxa"/>
          </w:tcPr>
          <w:p w14:paraId="59962F9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75" w:name="BKM_5A4D9120_600F_4C3C_8ECF_EE7CFDB01C45"/>
            <w:bookmarkEnd w:id="475"/>
            <w:r w:rsidRPr="00D14AF0">
              <w:rPr>
                <w:rFonts w:asciiTheme="minorHAnsi" w:hAnsiTheme="minorHAnsi" w:cs="Arial"/>
                <w:color w:val="000000"/>
                <w:sz w:val="20"/>
                <w:szCs w:val="20"/>
                <w:lang w:val="en-CA"/>
              </w:rPr>
              <w:t>Name</w:t>
            </w:r>
          </w:p>
        </w:tc>
        <w:tc>
          <w:tcPr>
            <w:tcW w:w="1560" w:type="dxa"/>
          </w:tcPr>
          <w:p w14:paraId="71AC12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6366" w:type="dxa"/>
          </w:tcPr>
          <w:p w14:paraId="71438C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2A55E6EB"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43B681B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1560" w:type="dxa"/>
          </w:tcPr>
          <w:p w14:paraId="4B9BDE9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366" w:type="dxa"/>
          </w:tcPr>
          <w:p w14:paraId="35B62F4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Globally unique identifier (eg, an IGSN sample number). Use XML anyURI datatype</w:t>
            </w:r>
          </w:p>
          <w:p w14:paraId="29407F0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8C263C4" w14:textId="77777777" w:rsidTr="00D14AF0">
        <w:tc>
          <w:tcPr>
            <w:tcW w:w="1809" w:type="dxa"/>
          </w:tcPr>
          <w:p w14:paraId="3C8881C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76" w:name="BKM_411869C6_5FE7_4B45_A018_FC87FC6F1504"/>
            <w:bookmarkEnd w:id="476"/>
            <w:r w:rsidRPr="00D14AF0">
              <w:rPr>
                <w:rFonts w:asciiTheme="minorHAnsi" w:hAnsiTheme="minorHAnsi" w:cs="Arial"/>
                <w:color w:val="000000"/>
                <w:sz w:val="20"/>
                <w:szCs w:val="20"/>
                <w:lang w:val="en-CA"/>
              </w:rPr>
              <w:t>label</w:t>
            </w:r>
          </w:p>
        </w:tc>
        <w:tc>
          <w:tcPr>
            <w:tcW w:w="1560" w:type="dxa"/>
          </w:tcPr>
          <w:p w14:paraId="5BE6FF1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47D5DD3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Short label for map display. (eg, a sample number)</w:t>
            </w:r>
          </w:p>
          <w:p w14:paraId="729567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202E9F2"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047A4BE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77" w:name="BKM_9EE66924_CD8E_4920_8D93_B7C8D67F28AF"/>
            <w:bookmarkEnd w:id="477"/>
            <w:r w:rsidRPr="00D14AF0">
              <w:rPr>
                <w:rFonts w:asciiTheme="minorHAnsi" w:hAnsiTheme="minorHAnsi" w:cs="Arial"/>
                <w:color w:val="000000"/>
                <w:sz w:val="20"/>
                <w:szCs w:val="20"/>
                <w:lang w:val="en-CA"/>
              </w:rPr>
              <w:t>description</w:t>
            </w:r>
          </w:p>
        </w:tc>
        <w:tc>
          <w:tcPr>
            <w:tcW w:w="1560" w:type="dxa"/>
          </w:tcPr>
          <w:p w14:paraId="62BF378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5CC343D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Detailed description of the specimen.</w:t>
            </w:r>
          </w:p>
          <w:p w14:paraId="4A0E4F3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16C72E7" w14:textId="77777777" w:rsidTr="00D14AF0">
        <w:tc>
          <w:tcPr>
            <w:tcW w:w="1809" w:type="dxa"/>
          </w:tcPr>
          <w:p w14:paraId="64D5BC6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78" w:name="BKM_49C23F9C_9DFE_434E_9876_B253C73E5E08"/>
            <w:bookmarkEnd w:id="478"/>
            <w:r w:rsidRPr="00D14AF0">
              <w:rPr>
                <w:rFonts w:asciiTheme="minorHAnsi" w:hAnsiTheme="minorHAnsi" w:cs="Arial"/>
                <w:color w:val="000000"/>
                <w:sz w:val="20"/>
                <w:szCs w:val="20"/>
                <w:lang w:val="en-CA"/>
              </w:rPr>
              <w:t>specimenType</w:t>
            </w:r>
          </w:p>
        </w:tc>
        <w:tc>
          <w:tcPr>
            <w:tcW w:w="1560" w:type="dxa"/>
          </w:tcPr>
          <w:p w14:paraId="76A8E2C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4810CAB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Description of the specimen type. Preferably a term from a controlled vocabulary (eg, hand specimen, thin section, drill core).</w:t>
            </w:r>
          </w:p>
          <w:p w14:paraId="473D302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63120A7"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0880C6A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79" w:name="BKM_2D0F9355_1BA8_4B21_A211_5DBDE6101308"/>
            <w:bookmarkEnd w:id="479"/>
            <w:r w:rsidRPr="00D14AF0">
              <w:rPr>
                <w:rFonts w:asciiTheme="minorHAnsi" w:hAnsiTheme="minorHAnsi" w:cs="Arial"/>
                <w:color w:val="000000"/>
                <w:sz w:val="20"/>
                <w:szCs w:val="20"/>
                <w:lang w:val="en-CA"/>
              </w:rPr>
              <w:t>materialClass</w:t>
            </w:r>
          </w:p>
        </w:tc>
        <w:tc>
          <w:tcPr>
            <w:tcW w:w="1560" w:type="dxa"/>
          </w:tcPr>
          <w:p w14:paraId="4F510F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73DE4BC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Classification of the material that comprises the specimen. Preferably a term from a controlled vocabulary (eg, rock, sediment, etc)</w:t>
            </w:r>
          </w:p>
          <w:p w14:paraId="320DCAF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DEB221D" w14:textId="77777777" w:rsidTr="00D14AF0">
        <w:tc>
          <w:tcPr>
            <w:tcW w:w="1809" w:type="dxa"/>
          </w:tcPr>
          <w:p w14:paraId="35BE913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80" w:name="BKM_025812DF_B2DB_4EF8_8BE9_FB08934C1BD4"/>
            <w:bookmarkEnd w:id="480"/>
            <w:r w:rsidRPr="00D14AF0">
              <w:rPr>
                <w:rFonts w:asciiTheme="minorHAnsi" w:hAnsiTheme="minorHAnsi" w:cs="Arial"/>
                <w:color w:val="000000"/>
                <w:sz w:val="20"/>
                <w:szCs w:val="20"/>
                <w:lang w:val="en-CA"/>
              </w:rPr>
              <w:t>positionalAccuracy</w:t>
            </w:r>
          </w:p>
        </w:tc>
        <w:tc>
          <w:tcPr>
            <w:tcW w:w="1560" w:type="dxa"/>
          </w:tcPr>
          <w:p w14:paraId="6AD5D00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279BAA9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Description of the positional accuracy of the sampling location. (eg, 50 metres)</w:t>
            </w:r>
          </w:p>
          <w:p w14:paraId="19EB2B5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F901C45"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7088AD7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81" w:name="BKM_C09529C8_28D2_45E7_B66E_ADF87048EE54"/>
            <w:bookmarkEnd w:id="481"/>
            <w:r w:rsidRPr="00D14AF0">
              <w:rPr>
                <w:rFonts w:asciiTheme="minorHAnsi" w:hAnsiTheme="minorHAnsi" w:cs="Arial"/>
                <w:color w:val="000000"/>
                <w:sz w:val="20"/>
                <w:szCs w:val="20"/>
                <w:lang w:val="en-CA"/>
              </w:rPr>
              <w:t>samplingTime</w:t>
            </w:r>
          </w:p>
        </w:tc>
        <w:tc>
          <w:tcPr>
            <w:tcW w:w="1560" w:type="dxa"/>
          </w:tcPr>
          <w:p w14:paraId="467497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01E357D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Date (+/- time) when the specimen was collected. (formatted as a gml:timePosition - eg, 2012-03-28)</w:t>
            </w:r>
          </w:p>
          <w:p w14:paraId="09AEBCD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3A5C1DB" w14:textId="77777777" w:rsidTr="00D14AF0">
        <w:tc>
          <w:tcPr>
            <w:tcW w:w="1809" w:type="dxa"/>
          </w:tcPr>
          <w:p w14:paraId="26992D1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82" w:name="BKM_3857FAF2_09B8_4E47_AE1C_AD54C52DAF81"/>
            <w:bookmarkEnd w:id="482"/>
            <w:r w:rsidRPr="00D14AF0">
              <w:rPr>
                <w:rFonts w:asciiTheme="minorHAnsi" w:hAnsiTheme="minorHAnsi" w:cs="Arial"/>
                <w:color w:val="000000"/>
                <w:sz w:val="20"/>
                <w:szCs w:val="20"/>
                <w:lang w:val="en-CA"/>
              </w:rPr>
              <w:t>samplingMethod</w:t>
            </w:r>
          </w:p>
        </w:tc>
        <w:tc>
          <w:tcPr>
            <w:tcW w:w="1560" w:type="dxa"/>
          </w:tcPr>
          <w:p w14:paraId="5D63B87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55A96F8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method used to collect the specimen (eg, diamond drilling, field mapping survey)</w:t>
            </w:r>
          </w:p>
          <w:p w14:paraId="6028ADF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D609DBB"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590AB71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83" w:name="BKM_35F2F785_32E6_4D58_9212_E4C493DD93AB"/>
            <w:bookmarkEnd w:id="483"/>
            <w:r w:rsidRPr="00D14AF0">
              <w:rPr>
                <w:rFonts w:asciiTheme="minorHAnsi" w:hAnsiTheme="minorHAnsi" w:cs="Arial"/>
                <w:color w:val="000000"/>
                <w:sz w:val="20"/>
                <w:szCs w:val="20"/>
                <w:lang w:val="en-CA"/>
              </w:rPr>
              <w:lastRenderedPageBreak/>
              <w:t>currentLocation</w:t>
            </w:r>
          </w:p>
        </w:tc>
        <w:tc>
          <w:tcPr>
            <w:tcW w:w="1560" w:type="dxa"/>
          </w:tcPr>
          <w:p w14:paraId="0B1EC09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35CFA63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current location of the specimen (eg, a warehouse or other repository location)</w:t>
            </w:r>
          </w:p>
          <w:p w14:paraId="7A2876C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480D6A0" w14:textId="77777777" w:rsidTr="00D14AF0">
        <w:tc>
          <w:tcPr>
            <w:tcW w:w="1809" w:type="dxa"/>
          </w:tcPr>
          <w:p w14:paraId="7E90040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84" w:name="BKM_8A8A8512_0518_43B4_8296_5C183491EEB7"/>
            <w:bookmarkEnd w:id="484"/>
            <w:r w:rsidRPr="00D14AF0">
              <w:rPr>
                <w:rFonts w:asciiTheme="minorHAnsi" w:hAnsiTheme="minorHAnsi" w:cs="Arial"/>
                <w:color w:val="000000"/>
                <w:sz w:val="20"/>
                <w:szCs w:val="20"/>
                <w:lang w:val="en-CA"/>
              </w:rPr>
              <w:t>source</w:t>
            </w:r>
          </w:p>
        </w:tc>
        <w:tc>
          <w:tcPr>
            <w:tcW w:w="1560" w:type="dxa"/>
          </w:tcPr>
          <w:p w14:paraId="75F8169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4987EE7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Citation of the source of the data (eg, a publication, map, etc)</w:t>
            </w:r>
          </w:p>
          <w:p w14:paraId="7ED4CB1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FE72BE3"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1DB68FD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85" w:name="BKM_A37D3138_5144_4AAA_A9A8_F88DEC203EC5"/>
            <w:bookmarkEnd w:id="485"/>
            <w:r w:rsidRPr="00D14AF0">
              <w:rPr>
                <w:rFonts w:asciiTheme="minorHAnsi" w:hAnsiTheme="minorHAnsi" w:cs="Arial"/>
                <w:color w:val="000000"/>
                <w:sz w:val="20"/>
                <w:szCs w:val="20"/>
                <w:lang w:val="en-CA"/>
              </w:rPr>
              <w:t>specimenType_uri</w:t>
            </w:r>
          </w:p>
        </w:tc>
        <w:tc>
          <w:tcPr>
            <w:tcW w:w="1560" w:type="dxa"/>
          </w:tcPr>
          <w:p w14:paraId="7FBA060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366" w:type="dxa"/>
          </w:tcPr>
          <w:p w14:paraId="1E85EDD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for a specimen type identifier from a controlled vocabulary.</w:t>
            </w:r>
          </w:p>
          <w:p w14:paraId="130347D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721F566" w14:textId="77777777" w:rsidTr="00D14AF0">
        <w:tc>
          <w:tcPr>
            <w:tcW w:w="1809" w:type="dxa"/>
          </w:tcPr>
          <w:p w14:paraId="628B932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86" w:name="BKM_9BCC0C7E_CEE8_4167_9510_B24983CC44B9"/>
            <w:bookmarkEnd w:id="486"/>
            <w:r w:rsidRPr="00D14AF0">
              <w:rPr>
                <w:rFonts w:asciiTheme="minorHAnsi" w:hAnsiTheme="minorHAnsi" w:cs="Arial"/>
                <w:color w:val="000000"/>
                <w:sz w:val="20"/>
                <w:szCs w:val="20"/>
                <w:lang w:val="en-CA"/>
              </w:rPr>
              <w:t>materialClass_uri</w:t>
            </w:r>
          </w:p>
        </w:tc>
        <w:tc>
          <w:tcPr>
            <w:tcW w:w="1560" w:type="dxa"/>
          </w:tcPr>
          <w:p w14:paraId="1F9A455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366" w:type="dxa"/>
          </w:tcPr>
          <w:p w14:paraId="7C622D0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for a class of material drawn from a controlled vocabulary.</w:t>
            </w:r>
          </w:p>
          <w:p w14:paraId="5D67833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0F8F708"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1CD0462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87" w:name="BKM_A818D66D_DB16_46C0_A0B3_E9039F2CD8CD"/>
            <w:bookmarkEnd w:id="487"/>
            <w:r w:rsidRPr="00D14AF0">
              <w:rPr>
                <w:rFonts w:asciiTheme="minorHAnsi" w:hAnsiTheme="minorHAnsi" w:cs="Arial"/>
                <w:color w:val="000000"/>
                <w:sz w:val="20"/>
                <w:szCs w:val="20"/>
                <w:lang w:val="en-CA"/>
              </w:rPr>
              <w:t>metadata_uri</w:t>
            </w:r>
          </w:p>
        </w:tc>
        <w:tc>
          <w:tcPr>
            <w:tcW w:w="1560" w:type="dxa"/>
          </w:tcPr>
          <w:p w14:paraId="7D1F7EC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366" w:type="dxa"/>
          </w:tcPr>
          <w:p w14:paraId="3C4ED4B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to a metadata document.</w:t>
            </w:r>
          </w:p>
          <w:p w14:paraId="374303E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rsidDel="00401D4D" w14:paraId="423338EF" w14:textId="25032B61" w:rsidTr="00D14AF0">
        <w:trPr>
          <w:del w:id="488" w:author="Eric Boisvert" w:date="2015-10-29T11:53:00Z"/>
        </w:trPr>
        <w:tc>
          <w:tcPr>
            <w:tcW w:w="1809" w:type="dxa"/>
          </w:tcPr>
          <w:p w14:paraId="0A29A009" w14:textId="7931CA41" w:rsidR="00D14AF0" w:rsidRPr="00D14AF0" w:rsidDel="00401D4D" w:rsidRDefault="00D14AF0" w:rsidP="00D14AF0">
            <w:pPr>
              <w:autoSpaceDE w:val="0"/>
              <w:autoSpaceDN w:val="0"/>
              <w:adjustRightInd w:val="0"/>
              <w:spacing w:after="0" w:line="240" w:lineRule="atLeast"/>
              <w:rPr>
                <w:del w:id="489" w:author="Eric Boisvert" w:date="2015-10-29T11:53:00Z"/>
                <w:rFonts w:asciiTheme="minorHAnsi" w:hAnsiTheme="minorHAnsi" w:cs="Arial"/>
                <w:color w:val="000000"/>
                <w:sz w:val="20"/>
                <w:szCs w:val="20"/>
                <w:lang w:val="en-CA"/>
              </w:rPr>
            </w:pPr>
            <w:bookmarkStart w:id="490" w:name="BKM_AEAFFBCA_2559_4CDB_AFA9_8A341843B51F"/>
            <w:bookmarkEnd w:id="490"/>
            <w:del w:id="491" w:author="Eric Boisvert" w:date="2015-10-29T11:53:00Z">
              <w:r w:rsidRPr="00D14AF0" w:rsidDel="00401D4D">
                <w:rPr>
                  <w:rFonts w:asciiTheme="minorHAnsi" w:hAnsiTheme="minorHAnsi" w:cs="Arial"/>
                  <w:color w:val="000000"/>
                  <w:sz w:val="20"/>
                  <w:szCs w:val="20"/>
                  <w:lang w:val="en-CA"/>
                </w:rPr>
                <w:delText>specification_uri</w:delText>
              </w:r>
            </w:del>
          </w:p>
        </w:tc>
        <w:tc>
          <w:tcPr>
            <w:tcW w:w="1560" w:type="dxa"/>
          </w:tcPr>
          <w:p w14:paraId="79ED4099" w14:textId="7400F7DF" w:rsidR="00D14AF0" w:rsidRPr="00D14AF0" w:rsidDel="00401D4D" w:rsidRDefault="00D14AF0" w:rsidP="00D14AF0">
            <w:pPr>
              <w:autoSpaceDE w:val="0"/>
              <w:autoSpaceDN w:val="0"/>
              <w:adjustRightInd w:val="0"/>
              <w:spacing w:after="0" w:line="240" w:lineRule="atLeast"/>
              <w:rPr>
                <w:del w:id="492" w:author="Eric Boisvert" w:date="2015-10-29T11:53:00Z"/>
                <w:rFonts w:asciiTheme="minorHAnsi" w:hAnsiTheme="minorHAnsi" w:cs="Arial"/>
                <w:color w:val="000000"/>
                <w:sz w:val="20"/>
                <w:szCs w:val="20"/>
                <w:lang w:val="en-CA"/>
              </w:rPr>
            </w:pPr>
            <w:del w:id="493" w:author="Eric Boisvert" w:date="2015-10-29T11:53:00Z">
              <w:r w:rsidRPr="00D14AF0" w:rsidDel="00401D4D">
                <w:rPr>
                  <w:rFonts w:asciiTheme="minorHAnsi" w:hAnsiTheme="minorHAnsi" w:cs="Arial"/>
                  <w:color w:val="000000"/>
                  <w:sz w:val="20"/>
                  <w:szCs w:val="20"/>
                  <w:lang w:val="en-CA"/>
                </w:rPr>
                <w:delText>URI</w:delText>
              </w:r>
            </w:del>
          </w:p>
        </w:tc>
        <w:tc>
          <w:tcPr>
            <w:tcW w:w="6366" w:type="dxa"/>
          </w:tcPr>
          <w:p w14:paraId="1DD42ACA" w14:textId="2F337EE9" w:rsidR="00D14AF0" w:rsidRPr="00D14AF0" w:rsidDel="00401D4D" w:rsidRDefault="00D14AF0" w:rsidP="00D14AF0">
            <w:pPr>
              <w:autoSpaceDE w:val="0"/>
              <w:autoSpaceDN w:val="0"/>
              <w:adjustRightInd w:val="0"/>
              <w:spacing w:after="0" w:line="240" w:lineRule="atLeast"/>
              <w:rPr>
                <w:del w:id="494" w:author="Eric Boisvert" w:date="2015-10-29T11:53:00Z"/>
                <w:rFonts w:asciiTheme="minorHAnsi" w:hAnsiTheme="minorHAnsi" w:cs="Arial"/>
                <w:color w:val="000000"/>
                <w:sz w:val="20"/>
                <w:szCs w:val="20"/>
                <w:lang w:val="en-CA"/>
              </w:rPr>
            </w:pPr>
            <w:del w:id="495" w:author="Eric Boisvert" w:date="2015-10-29T11:53:00Z">
              <w:r w:rsidRPr="00D14AF0" w:rsidDel="00401D4D">
                <w:rPr>
                  <w:rFonts w:asciiTheme="minorHAnsi" w:hAnsiTheme="minorHAnsi" w:cs="Arial"/>
                  <w:color w:val="000000"/>
                  <w:sz w:val="20"/>
                  <w:szCs w:val="20"/>
                  <w:lang w:val="en-CA"/>
                </w:rPr>
                <w:delText>URI referring the Observation&amp;Measurements (ISO19156) SF_Specimen feature that describes the instance in detail. Mandatory property - if not value is provided then a URI referring to a controlled concept explaining why the value is nil must be provided.</w:delText>
              </w:r>
            </w:del>
          </w:p>
          <w:p w14:paraId="6F7A4EF0" w14:textId="65987667" w:rsidR="00D14AF0" w:rsidRPr="00D14AF0" w:rsidDel="00401D4D" w:rsidRDefault="00D14AF0" w:rsidP="00D14AF0">
            <w:pPr>
              <w:autoSpaceDE w:val="0"/>
              <w:autoSpaceDN w:val="0"/>
              <w:adjustRightInd w:val="0"/>
              <w:spacing w:after="0" w:line="240" w:lineRule="atLeast"/>
              <w:rPr>
                <w:del w:id="496" w:author="Eric Boisvert" w:date="2015-10-29T11:53:00Z"/>
                <w:rFonts w:asciiTheme="minorHAnsi" w:hAnsiTheme="minorHAnsi" w:cs="Arial"/>
                <w:color w:val="000000"/>
                <w:sz w:val="20"/>
                <w:szCs w:val="20"/>
                <w:lang w:val="en-CA"/>
              </w:rPr>
            </w:pPr>
          </w:p>
        </w:tc>
      </w:tr>
      <w:tr w:rsidR="00D14AF0" w:rsidRPr="00D14AF0" w14:paraId="29DC5FDD"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421C0A7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97" w:name="BKM_691007BD_4B41_46AF_9BC3_D27B06E1FB54"/>
            <w:bookmarkEnd w:id="497"/>
            <w:r w:rsidRPr="00D14AF0">
              <w:rPr>
                <w:rFonts w:asciiTheme="minorHAnsi" w:hAnsiTheme="minorHAnsi" w:cs="Arial"/>
                <w:color w:val="000000"/>
                <w:sz w:val="20"/>
                <w:szCs w:val="20"/>
                <w:lang w:val="en-CA"/>
              </w:rPr>
              <w:t>genericSymbolizer</w:t>
            </w:r>
          </w:p>
        </w:tc>
        <w:tc>
          <w:tcPr>
            <w:tcW w:w="1560" w:type="dxa"/>
          </w:tcPr>
          <w:p w14:paraId="48C9F7F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073B2AF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03ECAE0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F79A334" w14:textId="77777777" w:rsidTr="00D14AF0">
        <w:tc>
          <w:tcPr>
            <w:tcW w:w="1809" w:type="dxa"/>
          </w:tcPr>
          <w:p w14:paraId="065672A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98" w:name="BKM_98D7F43A_2FA6_489F_A1A5_B915D069258B"/>
            <w:bookmarkEnd w:id="498"/>
            <w:r w:rsidRPr="00D14AF0">
              <w:rPr>
                <w:rFonts w:asciiTheme="minorHAnsi" w:hAnsiTheme="minorHAnsi" w:cs="Arial"/>
                <w:color w:val="000000"/>
                <w:sz w:val="20"/>
                <w:szCs w:val="20"/>
                <w:lang w:val="en-CA"/>
              </w:rPr>
              <w:t>shape</w:t>
            </w:r>
          </w:p>
        </w:tc>
        <w:tc>
          <w:tcPr>
            <w:tcW w:w="1560" w:type="dxa"/>
          </w:tcPr>
          <w:p w14:paraId="3D797AE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6366" w:type="dxa"/>
          </w:tcPr>
          <w:p w14:paraId="786D1B5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Map geometry of the specimen (generally a point)</w:t>
            </w:r>
          </w:p>
          <w:p w14:paraId="0CBF3C5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634747C"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1876C91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99" w:name="BKM_B197BD01_D7EB_4B2D_B744_060A34418883"/>
            <w:bookmarkEnd w:id="499"/>
            <w:r w:rsidRPr="00D14AF0">
              <w:rPr>
                <w:rFonts w:asciiTheme="minorHAnsi" w:hAnsiTheme="minorHAnsi" w:cs="Arial"/>
                <w:color w:val="000000"/>
                <w:sz w:val="20"/>
                <w:szCs w:val="20"/>
                <w:lang w:val="en-CA"/>
              </w:rPr>
              <w:t>any</w:t>
            </w:r>
          </w:p>
        </w:tc>
        <w:tc>
          <w:tcPr>
            <w:tcW w:w="1560" w:type="dxa"/>
          </w:tcPr>
          <w:p w14:paraId="200CA6C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6366" w:type="dxa"/>
          </w:tcPr>
          <w:p w14:paraId="206822E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Place holder for user-defined properties.</w:t>
            </w:r>
          </w:p>
          <w:p w14:paraId="56109BC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3565A16C" w14:textId="77777777" w:rsidR="00D14AF0" w:rsidRDefault="00D14AF0" w:rsidP="00D14AF0">
      <w:pPr>
        <w:autoSpaceDE w:val="0"/>
        <w:autoSpaceDN w:val="0"/>
        <w:adjustRightInd w:val="0"/>
        <w:spacing w:after="0" w:line="240" w:lineRule="atLeast"/>
        <w:rPr>
          <w:rFonts w:cs="Arial"/>
          <w:color w:val="000000"/>
          <w:lang w:val="en-CA"/>
        </w:rPr>
      </w:pPr>
    </w:p>
    <w:p w14:paraId="16EE870D"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321DC49C" w14:textId="77777777" w:rsidTr="003E1755">
        <w:trPr>
          <w:cantSplit/>
        </w:trPr>
        <w:tc>
          <w:tcPr>
            <w:tcW w:w="4219" w:type="dxa"/>
            <w:tcBorders>
              <w:right w:val="nil"/>
            </w:tcBorders>
            <w:shd w:val="clear" w:color="auto" w:fill="auto"/>
          </w:tcPr>
          <w:p w14:paraId="57BFB6E4"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geologicspecimenview-identifier</w:t>
            </w:r>
          </w:p>
        </w:tc>
        <w:tc>
          <w:tcPr>
            <w:tcW w:w="4678" w:type="dxa"/>
            <w:tcBorders>
              <w:left w:val="nil"/>
            </w:tcBorders>
            <w:shd w:val="clear" w:color="auto" w:fill="auto"/>
          </w:tcPr>
          <w:p w14:paraId="70D8395E" w14:textId="77777777" w:rsidR="00EF110E" w:rsidRPr="00D12552" w:rsidRDefault="00EF110E" w:rsidP="00EF110E">
            <w:pPr>
              <w:pStyle w:val="Tabletext10"/>
              <w:jc w:val="left"/>
              <w:rPr>
                <w:rStyle w:val="reqtext"/>
                <w:lang w:val="en-CA"/>
              </w:rPr>
            </w:pPr>
            <w:r>
              <w:rPr>
                <w:rStyle w:val="reqtext"/>
                <w:lang w:val="en-CA"/>
              </w:rPr>
              <w:t>Identifier SHALL correspond to a representation of GeoSciML GeologicSpecimen</w:t>
            </w:r>
          </w:p>
        </w:tc>
      </w:tr>
    </w:tbl>
    <w:p w14:paraId="3B0C5915"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3E79222B" w14:textId="77777777" w:rsidTr="003E1755">
        <w:trPr>
          <w:cantSplit/>
        </w:trPr>
        <w:tc>
          <w:tcPr>
            <w:tcW w:w="4219" w:type="dxa"/>
            <w:tcBorders>
              <w:right w:val="nil"/>
            </w:tcBorders>
            <w:shd w:val="clear" w:color="auto" w:fill="auto"/>
          </w:tcPr>
          <w:p w14:paraId="63C24E3F"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geologicspecimenview-specimentype-uri</w:t>
            </w:r>
          </w:p>
        </w:tc>
        <w:tc>
          <w:tcPr>
            <w:tcW w:w="4678" w:type="dxa"/>
            <w:tcBorders>
              <w:left w:val="nil"/>
            </w:tcBorders>
            <w:shd w:val="clear" w:color="auto" w:fill="auto"/>
          </w:tcPr>
          <w:p w14:paraId="3040BC00" w14:textId="77777777" w:rsidR="00EF110E" w:rsidRPr="00D12552" w:rsidRDefault="00EF110E" w:rsidP="003E1755">
            <w:pPr>
              <w:pStyle w:val="Tabletext10"/>
              <w:jc w:val="left"/>
              <w:rPr>
                <w:rStyle w:val="reqtext"/>
                <w:lang w:val="en-CA"/>
              </w:rPr>
            </w:pPr>
            <w:r>
              <w:rPr>
                <w:rStyle w:val="reqtext"/>
                <w:lang w:val="en-CA"/>
              </w:rPr>
              <w:t>Specimentype-uri SHALL resolve to a vocabulary term describing a geologic specimen type</w:t>
            </w:r>
          </w:p>
        </w:tc>
      </w:tr>
    </w:tbl>
    <w:p w14:paraId="4820A11D"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690C7B24" w14:textId="77777777" w:rsidTr="003E1755">
        <w:trPr>
          <w:cantSplit/>
        </w:trPr>
        <w:tc>
          <w:tcPr>
            <w:tcW w:w="4219" w:type="dxa"/>
            <w:tcBorders>
              <w:right w:val="nil"/>
            </w:tcBorders>
            <w:shd w:val="clear" w:color="auto" w:fill="auto"/>
          </w:tcPr>
          <w:p w14:paraId="26D1B90B"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geologicspecimenview-materialclass-uri</w:t>
            </w:r>
          </w:p>
        </w:tc>
        <w:tc>
          <w:tcPr>
            <w:tcW w:w="4678" w:type="dxa"/>
            <w:tcBorders>
              <w:left w:val="nil"/>
            </w:tcBorders>
            <w:shd w:val="clear" w:color="auto" w:fill="auto"/>
          </w:tcPr>
          <w:p w14:paraId="56B496DD" w14:textId="77777777" w:rsidR="00EF110E" w:rsidRPr="00D12552" w:rsidRDefault="00EF110E" w:rsidP="00EF110E">
            <w:pPr>
              <w:pStyle w:val="Tabletext10"/>
              <w:jc w:val="left"/>
              <w:rPr>
                <w:rStyle w:val="reqtext"/>
                <w:lang w:val="en-CA"/>
              </w:rPr>
            </w:pPr>
            <w:r>
              <w:rPr>
                <w:rStyle w:val="reqtext"/>
                <w:lang w:val="en-CA"/>
              </w:rPr>
              <w:t>materialClass_uri SHALL resolve to a vocabulary term describing a material class</w:t>
            </w:r>
          </w:p>
        </w:tc>
      </w:tr>
    </w:tbl>
    <w:p w14:paraId="1EDD12A2"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771FFC8B" w14:textId="77777777" w:rsidTr="003E1755">
        <w:trPr>
          <w:cantSplit/>
        </w:trPr>
        <w:tc>
          <w:tcPr>
            <w:tcW w:w="4219" w:type="dxa"/>
            <w:tcBorders>
              <w:right w:val="nil"/>
            </w:tcBorders>
            <w:shd w:val="clear" w:color="auto" w:fill="auto"/>
          </w:tcPr>
          <w:p w14:paraId="2220A2AD" w14:textId="5E334AD8" w:rsidR="00EF110E" w:rsidRPr="00D12552" w:rsidRDefault="00EF110E" w:rsidP="00EF110E">
            <w:pPr>
              <w:pStyle w:val="Tabletext10"/>
              <w:rPr>
                <w:rStyle w:val="requri"/>
                <w:lang w:val="en-CA"/>
              </w:rPr>
            </w:pPr>
            <w:del w:id="500" w:author="Eric Boisvert" w:date="2015-10-29T11:53:00Z">
              <w:r w:rsidDel="00401D4D">
                <w:rPr>
                  <w:rStyle w:val="requri"/>
                  <w:lang w:val="en-CA"/>
                </w:rPr>
                <w:delText>/req/gsml4-portrayal</w:delText>
              </w:r>
              <w:r w:rsidRPr="00D12552" w:rsidDel="00401D4D">
                <w:rPr>
                  <w:rStyle w:val="requri"/>
                  <w:lang w:val="en-CA"/>
                </w:rPr>
                <w:delText>/</w:delText>
              </w:r>
              <w:r w:rsidDel="00401D4D">
                <w:rPr>
                  <w:rStyle w:val="requri"/>
                  <w:lang w:val="en-CA"/>
                </w:rPr>
                <w:delText>geologicspecimenview-metadata-uri</w:delText>
              </w:r>
            </w:del>
          </w:p>
        </w:tc>
        <w:tc>
          <w:tcPr>
            <w:tcW w:w="4678" w:type="dxa"/>
            <w:tcBorders>
              <w:left w:val="nil"/>
            </w:tcBorders>
            <w:shd w:val="clear" w:color="auto" w:fill="auto"/>
          </w:tcPr>
          <w:p w14:paraId="590D87CF" w14:textId="360D3014" w:rsidR="00EF110E" w:rsidRPr="00D12552" w:rsidRDefault="00EF110E" w:rsidP="00EF110E">
            <w:pPr>
              <w:pStyle w:val="Tabletext10"/>
              <w:jc w:val="left"/>
              <w:rPr>
                <w:rStyle w:val="reqtext"/>
                <w:lang w:val="en-CA"/>
              </w:rPr>
            </w:pPr>
            <w:del w:id="501" w:author="Eric Boisvert" w:date="2015-10-29T11:53:00Z">
              <w:r w:rsidDel="00401D4D">
                <w:rPr>
                  <w:rStyle w:val="reqtext"/>
                  <w:lang w:val="en-CA"/>
                </w:rPr>
                <w:delText>metadata-uri SHALL resolve to a representation of a metadata record</w:delText>
              </w:r>
            </w:del>
          </w:p>
        </w:tc>
      </w:tr>
    </w:tbl>
    <w:p w14:paraId="2128535D"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42429CE5" w14:textId="77777777" w:rsidTr="003E1755">
        <w:trPr>
          <w:cantSplit/>
        </w:trPr>
        <w:tc>
          <w:tcPr>
            <w:tcW w:w="4219" w:type="dxa"/>
            <w:tcBorders>
              <w:right w:val="nil"/>
            </w:tcBorders>
            <w:shd w:val="clear" w:color="auto" w:fill="auto"/>
          </w:tcPr>
          <w:p w14:paraId="2312DBCC" w14:textId="274D5E68" w:rsidR="00EF110E" w:rsidRPr="00D12552" w:rsidRDefault="00EF110E" w:rsidP="00EF110E">
            <w:pPr>
              <w:pStyle w:val="Tabletext10"/>
              <w:rPr>
                <w:rStyle w:val="requri"/>
                <w:lang w:val="en-CA"/>
              </w:rPr>
            </w:pPr>
            <w:del w:id="502" w:author="Eric Boisvert" w:date="2015-10-29T11:53:00Z">
              <w:r w:rsidDel="00401D4D">
                <w:rPr>
                  <w:rStyle w:val="requri"/>
                  <w:lang w:val="en-CA"/>
                </w:rPr>
                <w:delText>/req/gsml4-portrayal</w:delText>
              </w:r>
              <w:r w:rsidRPr="00D12552" w:rsidDel="00401D4D">
                <w:rPr>
                  <w:rStyle w:val="requri"/>
                  <w:lang w:val="en-CA"/>
                </w:rPr>
                <w:delText>/</w:delText>
              </w:r>
              <w:r w:rsidDel="00401D4D">
                <w:rPr>
                  <w:rStyle w:val="requri"/>
                  <w:lang w:val="en-CA"/>
                </w:rPr>
                <w:delText>geologicspecimenview-specification-uri</w:delText>
              </w:r>
            </w:del>
          </w:p>
        </w:tc>
        <w:tc>
          <w:tcPr>
            <w:tcW w:w="4678" w:type="dxa"/>
            <w:tcBorders>
              <w:left w:val="nil"/>
            </w:tcBorders>
            <w:shd w:val="clear" w:color="auto" w:fill="auto"/>
          </w:tcPr>
          <w:p w14:paraId="2586DFC0" w14:textId="70CB3A99" w:rsidR="00EF110E" w:rsidRPr="00D12552" w:rsidRDefault="00EF110E" w:rsidP="00EF110E">
            <w:pPr>
              <w:pStyle w:val="Tabletext10"/>
              <w:jc w:val="left"/>
              <w:rPr>
                <w:rStyle w:val="reqtext"/>
                <w:lang w:val="en-CA"/>
              </w:rPr>
            </w:pPr>
            <w:del w:id="503" w:author="Eric Boisvert" w:date="2015-10-29T11:53:00Z">
              <w:r w:rsidDel="00401D4D">
                <w:rPr>
                  <w:rStyle w:val="reqtext"/>
                  <w:lang w:val="en-CA"/>
                </w:rPr>
                <w:delText>specification-uri SHALL resolve to a representation of (ISO-19156) SF_Specimen or a vocabulary term describing why the value is nil</w:delText>
              </w:r>
            </w:del>
          </w:p>
        </w:tc>
      </w:tr>
    </w:tbl>
    <w:p w14:paraId="1089D65C" w14:textId="77777777" w:rsidR="00EF110E" w:rsidRDefault="00EF110E" w:rsidP="00D14AF0">
      <w:pPr>
        <w:autoSpaceDE w:val="0"/>
        <w:autoSpaceDN w:val="0"/>
        <w:adjustRightInd w:val="0"/>
        <w:spacing w:after="0" w:line="240" w:lineRule="atLeast"/>
        <w:rPr>
          <w:rFonts w:cs="Arial"/>
          <w:color w:val="000000"/>
          <w:lang w:val="en-CA"/>
        </w:rPr>
      </w:pPr>
    </w:p>
    <w:p w14:paraId="12F140BF" w14:textId="77777777" w:rsidR="00D14AF0" w:rsidRDefault="00D14AF0" w:rsidP="00D14AF0">
      <w:pPr>
        <w:pStyle w:val="Heading3"/>
        <w:rPr>
          <w:lang w:val="en-CA"/>
        </w:rPr>
      </w:pPr>
      <w:r w:rsidRPr="00D14AF0">
        <w:rPr>
          <w:lang w:val="en-CA"/>
        </w:rPr>
        <w:t>G</w:t>
      </w:r>
      <w:bookmarkStart w:id="504" w:name="BKM_9A8B07A1_6F7C_49A9_AE39_CC80241F45D8"/>
      <w:bookmarkEnd w:id="504"/>
      <w:r w:rsidRPr="00D14AF0">
        <w:rPr>
          <w:lang w:val="en-CA"/>
        </w:rPr>
        <w:t>eomorphologicUnitView</w:t>
      </w:r>
    </w:p>
    <w:p w14:paraId="4C4D9124" w14:textId="77777777" w:rsidR="00D14AF0" w:rsidRDefault="00D14AF0" w:rsidP="00D14AF0">
      <w:pPr>
        <w:autoSpaceDE w:val="0"/>
        <w:autoSpaceDN w:val="0"/>
        <w:adjustRightInd w:val="0"/>
        <w:spacing w:after="0" w:line="240" w:lineRule="atLeast"/>
        <w:rPr>
          <w:rFonts w:cs="Arial"/>
          <w:color w:val="000000"/>
          <w:lang w:val="en-CA"/>
        </w:rPr>
      </w:pPr>
    </w:p>
    <w:p w14:paraId="56C5DCEE" w14:textId="77777777" w:rsidR="00E426FD" w:rsidRDefault="00E426FD" w:rsidP="00E426FD">
      <w:pPr>
        <w:keepNext/>
        <w:autoSpaceDE w:val="0"/>
        <w:autoSpaceDN w:val="0"/>
        <w:adjustRightInd w:val="0"/>
        <w:spacing w:after="0" w:line="240" w:lineRule="atLeast"/>
      </w:pPr>
      <w:r w:rsidRPr="00E426FD">
        <w:rPr>
          <w:rFonts w:cs="Arial"/>
          <w:noProof/>
          <w:color w:val="000000"/>
          <w:lang w:val="en-CA" w:eastAsia="en-CA"/>
        </w:rPr>
        <w:lastRenderedPageBreak/>
        <w:drawing>
          <wp:inline distT="0" distB="0" distL="0" distR="0" wp14:anchorId="6C6FBBBB" wp14:editId="1581DC30">
            <wp:extent cx="2514951" cy="347711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514951" cy="3477111"/>
                    </a:xfrm>
                    <a:prstGeom prst="rect">
                      <a:avLst/>
                    </a:prstGeom>
                  </pic:spPr>
                </pic:pic>
              </a:graphicData>
            </a:graphic>
          </wp:inline>
        </w:drawing>
      </w:r>
    </w:p>
    <w:p w14:paraId="7FB981E8" w14:textId="77777777" w:rsidR="00E426FD" w:rsidRDefault="00E426FD" w:rsidP="00E426FD">
      <w:pPr>
        <w:pStyle w:val="Caption"/>
        <w:rPr>
          <w:rFonts w:cs="Arial"/>
          <w:color w:val="000000"/>
          <w:lang w:val="en-CA"/>
        </w:rPr>
      </w:pPr>
      <w:r>
        <w:t xml:space="preserve">Figure </w:t>
      </w:r>
      <w:fldSimple w:instr=" SEQ Figure \* ARABIC ">
        <w:ins w:id="505" w:author="Eric Boisvert" w:date="2015-11-28T15:54:00Z">
          <w:r w:rsidR="00180077">
            <w:rPr>
              <w:noProof/>
            </w:rPr>
            <w:t>12</w:t>
          </w:r>
        </w:ins>
        <w:del w:id="506" w:author="Eric Boisvert" w:date="2015-10-30T04:23:00Z">
          <w:r w:rsidR="00090DCF" w:rsidDel="007D2867">
            <w:rPr>
              <w:noProof/>
            </w:rPr>
            <w:delText>12</w:delText>
          </w:r>
        </w:del>
      </w:fldSimple>
      <w:r>
        <w:t xml:space="preserve"> : GeomorphologicUnitView</w:t>
      </w:r>
    </w:p>
    <w:p w14:paraId="0AB98D42" w14:textId="77777777" w:rsidR="00D14AF0" w:rsidRPr="00D14AF0" w:rsidRDefault="00D14AF0" w:rsidP="00D14AF0">
      <w:pPr>
        <w:autoSpaceDE w:val="0"/>
        <w:autoSpaceDN w:val="0"/>
        <w:adjustRightInd w:val="0"/>
        <w:spacing w:after="0" w:line="240" w:lineRule="atLeast"/>
        <w:rPr>
          <w:rFonts w:cs="Arial"/>
          <w:color w:val="000000"/>
          <w:lang w:val="en-CA"/>
        </w:rPr>
      </w:pPr>
      <w:proofErr w:type="gramStart"/>
      <w:r w:rsidRPr="00D14AF0">
        <w:rPr>
          <w:rFonts w:cs="Arial"/>
          <w:color w:val="000000"/>
          <w:lang w:val="en-CA"/>
        </w:rPr>
        <w:t>Simplified view of a GeoSciML GeomorphologicUnit.</w:t>
      </w:r>
      <w:proofErr w:type="gramEnd"/>
      <w:r w:rsidRPr="00D14AF0">
        <w:rPr>
          <w:rFonts w:cs="Arial"/>
          <w:color w:val="000000"/>
          <w:lang w:val="en-CA"/>
        </w:rPr>
        <w:t xml:space="preserve"> In GeoSciML terms this will be in instance of a MappedFeature with key property values from the associated GeomorphologicUnit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B6CC6B7" w14:textId="77777777" w:rsidR="00D14AF0" w:rsidRPr="00D14AF0" w:rsidRDefault="00D14AF0" w:rsidP="00D14AF0">
      <w:pPr>
        <w:autoSpaceDE w:val="0"/>
        <w:autoSpaceDN w:val="0"/>
        <w:adjustRightInd w:val="0"/>
        <w:spacing w:after="0" w:line="240" w:lineRule="atLeast"/>
        <w:rPr>
          <w:rFonts w:cs="Arial"/>
          <w:color w:val="000000"/>
          <w:lang w:val="en-CA"/>
        </w:rPr>
      </w:pPr>
    </w:p>
    <w:p w14:paraId="6710149F" w14:textId="77777777" w:rsidR="00D14AF0" w:rsidRPr="00D14AF0" w:rsidRDefault="00D14AF0" w:rsidP="00D14AF0">
      <w:pPr>
        <w:autoSpaceDE w:val="0"/>
        <w:autoSpaceDN w:val="0"/>
        <w:adjustRightInd w:val="0"/>
        <w:spacing w:after="0" w:line="240" w:lineRule="atLeast"/>
        <w:rPr>
          <w:rFonts w:cs="Arial"/>
          <w:color w:val="000000"/>
          <w:lang w:val="en-CA"/>
        </w:rPr>
      </w:pPr>
    </w:p>
    <w:p w14:paraId="6EF4162A" w14:textId="77777777" w:rsidR="00D14AF0" w:rsidRDefault="00D14AF0" w:rsidP="00D14AF0">
      <w:pPr>
        <w:pStyle w:val="Caption"/>
        <w:keepNext/>
      </w:pPr>
      <w:r>
        <w:t xml:space="preserve">Table </w:t>
      </w:r>
      <w:fldSimple w:instr=" SEQ Table \* ARABIC ">
        <w:r w:rsidR="004D3EF3">
          <w:rPr>
            <w:noProof/>
          </w:rPr>
          <w:t>6</w:t>
        </w:r>
      </w:fldSimple>
      <w:proofErr w:type="gramStart"/>
      <w:r>
        <w:t xml:space="preserve"> </w:t>
      </w:r>
      <w:proofErr w:type="gramEnd"/>
      <w:r>
        <w:t xml:space="preserve"> : </w:t>
      </w:r>
      <w:r w:rsidRPr="00E93683">
        <w:t>GeomorphologicUnitView</w:t>
      </w:r>
      <w:r>
        <w:t xml:space="preserve"> properties</w:t>
      </w:r>
    </w:p>
    <w:tbl>
      <w:tblPr>
        <w:tblStyle w:val="LightShading"/>
        <w:tblW w:w="9735" w:type="dxa"/>
        <w:tblLayout w:type="fixed"/>
        <w:tblLook w:val="0420" w:firstRow="1" w:lastRow="0" w:firstColumn="0" w:lastColumn="0" w:noHBand="0" w:noVBand="1"/>
      </w:tblPr>
      <w:tblGrid>
        <w:gridCol w:w="2518"/>
        <w:gridCol w:w="1559"/>
        <w:gridCol w:w="5658"/>
      </w:tblGrid>
      <w:tr w:rsidR="00D14AF0" w:rsidRPr="00D14AF0" w14:paraId="4B18E346" w14:textId="77777777" w:rsidTr="00D14AF0">
        <w:trPr>
          <w:cnfStyle w:val="100000000000" w:firstRow="1" w:lastRow="0" w:firstColumn="0" w:lastColumn="0" w:oddVBand="0" w:evenVBand="0" w:oddHBand="0" w:evenHBand="0" w:firstRowFirstColumn="0" w:firstRowLastColumn="0" w:lastRowFirstColumn="0" w:lastRowLastColumn="0"/>
        </w:trPr>
        <w:tc>
          <w:tcPr>
            <w:tcW w:w="2518" w:type="dxa"/>
          </w:tcPr>
          <w:p w14:paraId="2503338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07" w:name="BKM_75AF76F0_4AFF_4758_AA5C_4DD9A3A326DF"/>
            <w:bookmarkEnd w:id="507"/>
            <w:r w:rsidRPr="00D14AF0">
              <w:rPr>
                <w:rFonts w:asciiTheme="minorHAnsi" w:hAnsiTheme="minorHAnsi" w:cs="Arial"/>
                <w:color w:val="000000"/>
                <w:sz w:val="20"/>
                <w:szCs w:val="20"/>
                <w:lang w:val="en-CA"/>
              </w:rPr>
              <w:t>Name</w:t>
            </w:r>
          </w:p>
        </w:tc>
        <w:tc>
          <w:tcPr>
            <w:tcW w:w="1559" w:type="dxa"/>
          </w:tcPr>
          <w:p w14:paraId="06DBCB9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5658" w:type="dxa"/>
          </w:tcPr>
          <w:p w14:paraId="391DE6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02E9DEB9"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14D3E3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1559" w:type="dxa"/>
          </w:tcPr>
          <w:p w14:paraId="1FC4BA6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592FAD5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Globally unique identifier. Should have the same value as the corresponding GeoSciML MappedFeature.</w:t>
            </w:r>
          </w:p>
          <w:p w14:paraId="151933E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46E7278" w14:textId="77777777" w:rsidTr="00D14AF0">
        <w:tc>
          <w:tcPr>
            <w:tcW w:w="2518" w:type="dxa"/>
          </w:tcPr>
          <w:p w14:paraId="6112079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08" w:name="BKM_AD80CBD8_BB55_4F42_B330_20E3957181FD"/>
            <w:bookmarkEnd w:id="508"/>
            <w:r w:rsidRPr="00D14AF0">
              <w:rPr>
                <w:rFonts w:asciiTheme="minorHAnsi" w:hAnsiTheme="minorHAnsi" w:cs="Arial"/>
                <w:color w:val="000000"/>
                <w:sz w:val="20"/>
                <w:szCs w:val="20"/>
                <w:lang w:val="en-CA"/>
              </w:rPr>
              <w:t>name</w:t>
            </w:r>
          </w:p>
        </w:tc>
        <w:tc>
          <w:tcPr>
            <w:tcW w:w="1559" w:type="dxa"/>
          </w:tcPr>
          <w:p w14:paraId="0BBA286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7FAC4A7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Display name for the GeomorphologicUnit.</w:t>
            </w:r>
          </w:p>
          <w:p w14:paraId="0FB16B4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7EEC811"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C2A24F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09" w:name="BKM_B608D83A_BCB7_40BE_B5B4_7C18680327EF"/>
            <w:bookmarkEnd w:id="509"/>
            <w:r w:rsidRPr="00D14AF0">
              <w:rPr>
                <w:rFonts w:asciiTheme="minorHAnsi" w:hAnsiTheme="minorHAnsi" w:cs="Arial"/>
                <w:color w:val="000000"/>
                <w:sz w:val="20"/>
                <w:szCs w:val="20"/>
                <w:lang w:val="en-CA"/>
              </w:rPr>
              <w:t>description</w:t>
            </w:r>
          </w:p>
        </w:tc>
        <w:tc>
          <w:tcPr>
            <w:tcW w:w="1559" w:type="dxa"/>
          </w:tcPr>
          <w:p w14:paraId="37D9A4A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38E4AA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the GeomorphologicUnit, typically taken from an entry on a map legend.</w:t>
            </w:r>
          </w:p>
          <w:p w14:paraId="74D1993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330E0C" w14:paraId="2A147703" w14:textId="77777777" w:rsidTr="00D14AF0">
        <w:tc>
          <w:tcPr>
            <w:tcW w:w="2518" w:type="dxa"/>
          </w:tcPr>
          <w:p w14:paraId="0E7DF0F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10" w:name="BKM_BB7DE53B_2076_4732_85CB_314A0C996CFE"/>
            <w:bookmarkEnd w:id="510"/>
            <w:r w:rsidRPr="00D14AF0">
              <w:rPr>
                <w:rFonts w:asciiTheme="minorHAnsi" w:hAnsiTheme="minorHAnsi" w:cs="Arial"/>
                <w:color w:val="000000"/>
                <w:sz w:val="20"/>
                <w:szCs w:val="20"/>
                <w:lang w:val="en-CA"/>
              </w:rPr>
              <w:t>activity</w:t>
            </w:r>
          </w:p>
        </w:tc>
        <w:tc>
          <w:tcPr>
            <w:tcW w:w="1559" w:type="dxa"/>
          </w:tcPr>
          <w:p w14:paraId="1091334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2D6A047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Term to specify if the feature is changing and how fast.</w:t>
            </w:r>
          </w:p>
          <w:p w14:paraId="5739130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fr-CA"/>
              </w:rPr>
            </w:pPr>
            <w:r w:rsidRPr="00D14AF0">
              <w:rPr>
                <w:rFonts w:asciiTheme="minorHAnsi" w:hAnsiTheme="minorHAnsi" w:cs="Arial"/>
                <w:color w:val="000000"/>
                <w:sz w:val="20"/>
                <w:szCs w:val="20"/>
                <w:lang w:val="fr-CA"/>
              </w:rPr>
              <w:t>e.g. active, dormant, stable....</w:t>
            </w:r>
          </w:p>
          <w:p w14:paraId="439AF0C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fr-CA"/>
              </w:rPr>
            </w:pPr>
          </w:p>
        </w:tc>
      </w:tr>
      <w:tr w:rsidR="00D14AF0" w:rsidRPr="00D14AF0" w14:paraId="3A31F018"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E266AB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11" w:name="BKM_0F33C868_B8F6_4CD9_B1BE_D64AF7054352"/>
            <w:bookmarkEnd w:id="511"/>
            <w:r w:rsidRPr="00D14AF0">
              <w:rPr>
                <w:rFonts w:asciiTheme="minorHAnsi" w:hAnsiTheme="minorHAnsi" w:cs="Arial"/>
                <w:color w:val="000000"/>
                <w:sz w:val="20"/>
                <w:szCs w:val="20"/>
                <w:lang w:val="en-CA"/>
              </w:rPr>
              <w:t>landformClass</w:t>
            </w:r>
          </w:p>
        </w:tc>
        <w:tc>
          <w:tcPr>
            <w:tcW w:w="1559" w:type="dxa"/>
          </w:tcPr>
          <w:p w14:paraId="52D8799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5BCAB6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Term to specify a broad classification of landform, preferably from a controlled vocabulary. (eg, anthropogenic, natural)</w:t>
            </w:r>
          </w:p>
          <w:p w14:paraId="4207A42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E848DF9" w14:textId="77777777" w:rsidTr="00D14AF0">
        <w:tc>
          <w:tcPr>
            <w:tcW w:w="2518" w:type="dxa"/>
          </w:tcPr>
          <w:p w14:paraId="28D4A6D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12" w:name="BKM_858F77A8_91BC_4E92_9873_3DE29220EA84"/>
            <w:bookmarkEnd w:id="512"/>
            <w:r w:rsidRPr="00D14AF0">
              <w:rPr>
                <w:rFonts w:asciiTheme="minorHAnsi" w:hAnsiTheme="minorHAnsi" w:cs="Arial"/>
                <w:color w:val="000000"/>
                <w:sz w:val="20"/>
                <w:szCs w:val="20"/>
                <w:lang w:val="en-CA"/>
              </w:rPr>
              <w:t>unitType</w:t>
            </w:r>
          </w:p>
        </w:tc>
        <w:tc>
          <w:tcPr>
            <w:tcW w:w="1559" w:type="dxa"/>
          </w:tcPr>
          <w:p w14:paraId="0110F24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022A55E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 of GeomorphologicUnit. Preferably from a controlled vocabular (eg, hill, crater, moraine, plain)</w:t>
            </w:r>
          </w:p>
          <w:p w14:paraId="2D2EFBF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0E1238E"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E47823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13" w:name="BKM_6C47293B_9B00_4958_AE14_E2FF8C6503C9"/>
            <w:bookmarkEnd w:id="513"/>
            <w:r w:rsidRPr="00D14AF0">
              <w:rPr>
                <w:rFonts w:asciiTheme="minorHAnsi" w:hAnsiTheme="minorHAnsi" w:cs="Arial"/>
                <w:color w:val="000000"/>
                <w:sz w:val="20"/>
                <w:szCs w:val="20"/>
                <w:lang w:val="en-CA"/>
              </w:rPr>
              <w:lastRenderedPageBreak/>
              <w:t>lithology</w:t>
            </w:r>
          </w:p>
        </w:tc>
        <w:tc>
          <w:tcPr>
            <w:tcW w:w="1559" w:type="dxa"/>
          </w:tcPr>
          <w:p w14:paraId="585AE6F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25BAF6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(possibly formatted with formal syntax) description of the GeomorphologicUnit's lithological composition.</w:t>
            </w:r>
          </w:p>
          <w:p w14:paraId="0263FCA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B908C0B" w14:textId="77777777" w:rsidTr="00D14AF0">
        <w:tc>
          <w:tcPr>
            <w:tcW w:w="2518" w:type="dxa"/>
          </w:tcPr>
          <w:p w14:paraId="681DECF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14" w:name="BKM_4798819D_722E_4089_880A_68AA29864E45"/>
            <w:bookmarkEnd w:id="514"/>
            <w:r w:rsidRPr="00D14AF0">
              <w:rPr>
                <w:rFonts w:asciiTheme="minorHAnsi" w:hAnsiTheme="minorHAnsi" w:cs="Arial"/>
                <w:color w:val="000000"/>
                <w:sz w:val="20"/>
                <w:szCs w:val="20"/>
                <w:lang w:val="en-CA"/>
              </w:rPr>
              <w:t>geologicHistory</w:t>
            </w:r>
          </w:p>
        </w:tc>
        <w:tc>
          <w:tcPr>
            <w:tcW w:w="1559" w:type="dxa"/>
          </w:tcPr>
          <w:p w14:paraId="5F1852D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432EC1C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(possibly formatted with formal syntax) description of the age of the GeomorphologicUnit (where age is a sequence of events and may include process and environment information).</w:t>
            </w:r>
          </w:p>
          <w:p w14:paraId="73CD71B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94C07F7"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359408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15" w:name="BKM_FB28CC82_D6AA_481A_BA03_BB82515D05CD"/>
            <w:bookmarkEnd w:id="515"/>
            <w:r w:rsidRPr="00D14AF0">
              <w:rPr>
                <w:rFonts w:asciiTheme="minorHAnsi" w:hAnsiTheme="minorHAnsi" w:cs="Arial"/>
                <w:color w:val="000000"/>
                <w:sz w:val="20"/>
                <w:szCs w:val="20"/>
                <w:lang w:val="en-CA"/>
              </w:rPr>
              <w:t>representativeNumericAge</w:t>
            </w:r>
          </w:p>
        </w:tc>
        <w:tc>
          <w:tcPr>
            <w:tcW w:w="1559" w:type="dxa"/>
          </w:tcPr>
          <w:p w14:paraId="720EA17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Real</w:t>
            </w:r>
          </w:p>
        </w:tc>
        <w:tc>
          <w:tcPr>
            <w:tcW w:w="5658" w:type="dxa"/>
          </w:tcPr>
          <w:p w14:paraId="365615B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Numerical representation of the representative age in Ma.</w:t>
            </w:r>
          </w:p>
          <w:p w14:paraId="1F8B2D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6873F46" w14:textId="77777777" w:rsidTr="00D14AF0">
        <w:tc>
          <w:tcPr>
            <w:tcW w:w="2518" w:type="dxa"/>
          </w:tcPr>
          <w:p w14:paraId="34DA6A1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16" w:name="BKM_81066ECA_2108_4DF2_B25E_F440E68432B7"/>
            <w:bookmarkEnd w:id="516"/>
            <w:r w:rsidRPr="00D14AF0">
              <w:rPr>
                <w:rFonts w:asciiTheme="minorHAnsi" w:hAnsiTheme="minorHAnsi" w:cs="Arial"/>
                <w:color w:val="000000"/>
                <w:sz w:val="20"/>
                <w:szCs w:val="20"/>
                <w:lang w:val="en-CA"/>
              </w:rPr>
              <w:t>observationMethod</w:t>
            </w:r>
          </w:p>
        </w:tc>
        <w:tc>
          <w:tcPr>
            <w:tcW w:w="1559" w:type="dxa"/>
          </w:tcPr>
          <w:p w14:paraId="3A23F8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0F2B75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Metadata snippet indicating how the spatial extent of the feature was determined. ObservationMethod is a convenience property that provides a quick approach to observation metadata when data are reported using a feature view (as opposed to observation view).</w:t>
            </w:r>
          </w:p>
          <w:p w14:paraId="4A6F9A8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412775D"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7D93364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17" w:name="BKM_E37CFBB1_57FD_4CA3_9961_34992E857685"/>
            <w:bookmarkEnd w:id="517"/>
            <w:r w:rsidRPr="00D14AF0">
              <w:rPr>
                <w:rFonts w:asciiTheme="minorHAnsi" w:hAnsiTheme="minorHAnsi" w:cs="Arial"/>
                <w:color w:val="000000"/>
                <w:sz w:val="20"/>
                <w:szCs w:val="20"/>
                <w:lang w:val="en-CA"/>
              </w:rPr>
              <w:t>positionalAccuracy</w:t>
            </w:r>
          </w:p>
        </w:tc>
        <w:tc>
          <w:tcPr>
            <w:tcW w:w="1559" w:type="dxa"/>
          </w:tcPr>
          <w:p w14:paraId="1396E1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E5951E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Quantitative values define the radius of an uncertainty buffer around a mappedFeature (eg: a positionAccuracy of 100 m for a line feature defines a buffer polygon of total width 200 m centred on the line).</w:t>
            </w:r>
          </w:p>
          <w:p w14:paraId="63A88C1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9E01818" w14:textId="77777777" w:rsidTr="00D14AF0">
        <w:tc>
          <w:tcPr>
            <w:tcW w:w="2518" w:type="dxa"/>
          </w:tcPr>
          <w:p w14:paraId="637A090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18" w:name="BKM_2EFAD6D8_0A90_47E6_A3AC_B0F503630287"/>
            <w:bookmarkEnd w:id="518"/>
            <w:r w:rsidRPr="00D14AF0">
              <w:rPr>
                <w:rFonts w:asciiTheme="minorHAnsi" w:hAnsiTheme="minorHAnsi" w:cs="Arial"/>
                <w:color w:val="000000"/>
                <w:sz w:val="20"/>
                <w:szCs w:val="20"/>
                <w:lang w:val="en-CA"/>
              </w:rPr>
              <w:t>source</w:t>
            </w:r>
          </w:p>
        </w:tc>
        <w:tc>
          <w:tcPr>
            <w:tcW w:w="1559" w:type="dxa"/>
          </w:tcPr>
          <w:p w14:paraId="5BB9D82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03A6B6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2DA2CEB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1F9B6DA"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0509289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19" w:name="BKM_21524384_B208_4A32_A2E5_0FFB4D6E8D7C"/>
            <w:bookmarkEnd w:id="519"/>
            <w:r w:rsidRPr="00D14AF0">
              <w:rPr>
                <w:rFonts w:asciiTheme="minorHAnsi" w:hAnsiTheme="minorHAnsi" w:cs="Arial"/>
                <w:color w:val="000000"/>
                <w:sz w:val="20"/>
                <w:szCs w:val="20"/>
                <w:lang w:val="en-CA"/>
              </w:rPr>
              <w:t>activity_uri</w:t>
            </w:r>
          </w:p>
        </w:tc>
        <w:tc>
          <w:tcPr>
            <w:tcW w:w="1559" w:type="dxa"/>
          </w:tcPr>
          <w:p w14:paraId="4B67C4F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66FCC8F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identifier of activity term drawn from a controlled vocabulary.</w:t>
            </w:r>
          </w:p>
          <w:p w14:paraId="0AB7A3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6EF4025" w14:textId="77777777" w:rsidTr="00D14AF0">
        <w:tc>
          <w:tcPr>
            <w:tcW w:w="2518" w:type="dxa"/>
          </w:tcPr>
          <w:p w14:paraId="23E893D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20" w:name="BKM_E5DB8674_7F07_4817_BA2B_997C684B521D"/>
            <w:bookmarkEnd w:id="520"/>
            <w:r w:rsidRPr="00D14AF0">
              <w:rPr>
                <w:rFonts w:asciiTheme="minorHAnsi" w:hAnsiTheme="minorHAnsi" w:cs="Arial"/>
                <w:color w:val="000000"/>
                <w:sz w:val="20"/>
                <w:szCs w:val="20"/>
                <w:lang w:val="en-CA"/>
              </w:rPr>
              <w:t>landformClass_uri</w:t>
            </w:r>
          </w:p>
        </w:tc>
        <w:tc>
          <w:tcPr>
            <w:tcW w:w="1559" w:type="dxa"/>
          </w:tcPr>
          <w:p w14:paraId="2C7BDC3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26BB3C2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identifier of landform term drawn from a controlled vocabulary.</w:t>
            </w:r>
          </w:p>
          <w:p w14:paraId="77FED99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15E036F"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237C725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21" w:name="BKM_B79C058B_F1A5_47C5_B3E2_CD87F62870F2"/>
            <w:bookmarkEnd w:id="521"/>
            <w:r w:rsidRPr="00D14AF0">
              <w:rPr>
                <w:rFonts w:asciiTheme="minorHAnsi" w:hAnsiTheme="minorHAnsi" w:cs="Arial"/>
                <w:color w:val="000000"/>
                <w:sz w:val="20"/>
                <w:szCs w:val="20"/>
                <w:lang w:val="en-CA"/>
              </w:rPr>
              <w:t>unitType_uri</w:t>
            </w:r>
          </w:p>
        </w:tc>
        <w:tc>
          <w:tcPr>
            <w:tcW w:w="1559" w:type="dxa"/>
          </w:tcPr>
          <w:p w14:paraId="783AE4C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066734C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GeomorphologicUnit types. Mandatory property - if no value is provided then a URI referring to a controlled concept explaining why the value is nil must be provided.</w:t>
            </w:r>
          </w:p>
          <w:p w14:paraId="405FAC3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400397D" w14:textId="77777777" w:rsidTr="00D14AF0">
        <w:tc>
          <w:tcPr>
            <w:tcW w:w="2518" w:type="dxa"/>
          </w:tcPr>
          <w:p w14:paraId="7EB68A2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22" w:name="BKM_A559EAAB_B89D_43D3_B221_4C6D46321258"/>
            <w:bookmarkEnd w:id="522"/>
            <w:r w:rsidRPr="00D14AF0">
              <w:rPr>
                <w:rFonts w:asciiTheme="minorHAnsi" w:hAnsiTheme="minorHAnsi" w:cs="Arial"/>
                <w:color w:val="000000"/>
                <w:sz w:val="20"/>
                <w:szCs w:val="20"/>
                <w:lang w:val="en-CA"/>
              </w:rPr>
              <w:t>representativeLithology_uri</w:t>
            </w:r>
          </w:p>
        </w:tc>
        <w:tc>
          <w:tcPr>
            <w:tcW w:w="1559" w:type="dxa"/>
          </w:tcPr>
          <w:p w14:paraId="3BDF937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0B2878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specifying the characteristic or representative lithology of the unit. This may be a concept that defines the super-type of all lithology values present within a GeomorphologicUnit or a concept defining the lithology of the dominant CompositionPart (as defined in GeoSciML) of the unit.</w:t>
            </w:r>
          </w:p>
          <w:p w14:paraId="2A9512D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80AA0FB"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07AA4E8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23" w:name="BKM_234AE185_16BA_4884_8974_68DBF37A4B28"/>
            <w:bookmarkEnd w:id="523"/>
            <w:r w:rsidRPr="00D14AF0">
              <w:rPr>
                <w:rFonts w:asciiTheme="minorHAnsi" w:hAnsiTheme="minorHAnsi" w:cs="Arial"/>
                <w:color w:val="000000"/>
                <w:sz w:val="20"/>
                <w:szCs w:val="20"/>
                <w:lang w:val="en-CA"/>
              </w:rPr>
              <w:t>representativeAge_uri</w:t>
            </w:r>
          </w:p>
        </w:tc>
        <w:tc>
          <w:tcPr>
            <w:tcW w:w="1559" w:type="dxa"/>
          </w:tcPr>
          <w:p w14:paraId="2B93238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46C7ACE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75408A6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50B1D07" w14:textId="77777777" w:rsidTr="00D14AF0">
        <w:tc>
          <w:tcPr>
            <w:tcW w:w="2518" w:type="dxa"/>
          </w:tcPr>
          <w:p w14:paraId="5ACE97E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24" w:name="BKM_B342A581_116B_4A14_8384_0F4F6231BFC6"/>
            <w:bookmarkEnd w:id="524"/>
            <w:r w:rsidRPr="00D14AF0">
              <w:rPr>
                <w:rFonts w:asciiTheme="minorHAnsi" w:hAnsiTheme="minorHAnsi" w:cs="Arial"/>
                <w:color w:val="000000"/>
                <w:sz w:val="20"/>
                <w:szCs w:val="20"/>
                <w:lang w:val="en-CA"/>
              </w:rPr>
              <w:t>specification_uri</w:t>
            </w:r>
          </w:p>
        </w:tc>
        <w:tc>
          <w:tcPr>
            <w:tcW w:w="1559" w:type="dxa"/>
          </w:tcPr>
          <w:p w14:paraId="42A711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1E4F854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URI referring the GeoSciML GeomorphologicUnit feature that describes the instance in detail. Mandatory property - if not value is provided then a URI referring to a controlled concept explaining </w:t>
            </w:r>
            <w:r w:rsidRPr="00D14AF0">
              <w:rPr>
                <w:rFonts w:asciiTheme="minorHAnsi" w:hAnsiTheme="minorHAnsi" w:cs="Arial"/>
                <w:color w:val="000000"/>
                <w:sz w:val="20"/>
                <w:szCs w:val="20"/>
                <w:lang w:val="en-CA"/>
              </w:rPr>
              <w:lastRenderedPageBreak/>
              <w:t>why the value is nil must be provided.</w:t>
            </w:r>
          </w:p>
          <w:p w14:paraId="6BB8A1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B5A0FAD"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665508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25" w:name="BKM_CE5055FF_94D8_42AD_B46A_0041AB28334E"/>
            <w:bookmarkEnd w:id="525"/>
            <w:r w:rsidRPr="00D14AF0">
              <w:rPr>
                <w:rFonts w:asciiTheme="minorHAnsi" w:hAnsiTheme="minorHAnsi" w:cs="Arial"/>
                <w:color w:val="000000"/>
                <w:sz w:val="20"/>
                <w:szCs w:val="20"/>
                <w:lang w:val="en-CA"/>
              </w:rPr>
              <w:lastRenderedPageBreak/>
              <w:t>metadata_uri</w:t>
            </w:r>
          </w:p>
        </w:tc>
        <w:tc>
          <w:tcPr>
            <w:tcW w:w="1559" w:type="dxa"/>
          </w:tcPr>
          <w:p w14:paraId="67CE89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797FEFD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metadata record describing the provenance of data.</w:t>
            </w:r>
          </w:p>
          <w:p w14:paraId="3C21E4F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D597410" w14:textId="77777777" w:rsidTr="00D14AF0">
        <w:tc>
          <w:tcPr>
            <w:tcW w:w="2518" w:type="dxa"/>
          </w:tcPr>
          <w:p w14:paraId="49185D4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26" w:name="BKM_F34DEFBD_2300_4BCD_9500_6FD1B9CE045E"/>
            <w:bookmarkEnd w:id="526"/>
            <w:r w:rsidRPr="00D14AF0">
              <w:rPr>
                <w:rFonts w:asciiTheme="minorHAnsi" w:hAnsiTheme="minorHAnsi" w:cs="Arial"/>
                <w:color w:val="000000"/>
                <w:sz w:val="20"/>
                <w:szCs w:val="20"/>
                <w:lang w:val="en-CA"/>
              </w:rPr>
              <w:t>genericSymbolizer</w:t>
            </w:r>
          </w:p>
        </w:tc>
        <w:tc>
          <w:tcPr>
            <w:tcW w:w="1559" w:type="dxa"/>
          </w:tcPr>
          <w:p w14:paraId="46BF49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36D01D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77ED802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C9D813B"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1BC6703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27" w:name="BKM_C0E26832_94FE_4E03_98DE_F2986912ECBC"/>
            <w:bookmarkEnd w:id="527"/>
            <w:r w:rsidRPr="00D14AF0">
              <w:rPr>
                <w:rFonts w:asciiTheme="minorHAnsi" w:hAnsiTheme="minorHAnsi" w:cs="Arial"/>
                <w:color w:val="000000"/>
                <w:sz w:val="20"/>
                <w:szCs w:val="20"/>
                <w:lang w:val="en-CA"/>
              </w:rPr>
              <w:t>shape</w:t>
            </w:r>
          </w:p>
        </w:tc>
        <w:tc>
          <w:tcPr>
            <w:tcW w:w="1559" w:type="dxa"/>
          </w:tcPr>
          <w:p w14:paraId="26CCB9B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5658" w:type="dxa"/>
          </w:tcPr>
          <w:p w14:paraId="16FC738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Geometry defining the extent of the feature of interest.</w:t>
            </w:r>
          </w:p>
          <w:p w14:paraId="6DE7B1D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FC5D4D9" w14:textId="77777777" w:rsidTr="00D14AF0">
        <w:tc>
          <w:tcPr>
            <w:tcW w:w="2518" w:type="dxa"/>
          </w:tcPr>
          <w:p w14:paraId="71739A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28" w:name="BKM_04EE2E72_5511_48AE_9048_CF9126C4A13D"/>
            <w:bookmarkEnd w:id="528"/>
            <w:r w:rsidRPr="00D14AF0">
              <w:rPr>
                <w:rFonts w:asciiTheme="minorHAnsi" w:hAnsiTheme="minorHAnsi" w:cs="Arial"/>
                <w:color w:val="000000"/>
                <w:sz w:val="20"/>
                <w:szCs w:val="20"/>
                <w:lang w:val="en-CA"/>
              </w:rPr>
              <w:t>any</w:t>
            </w:r>
          </w:p>
        </w:tc>
        <w:tc>
          <w:tcPr>
            <w:tcW w:w="1559" w:type="dxa"/>
          </w:tcPr>
          <w:p w14:paraId="7AF1D07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5658" w:type="dxa"/>
          </w:tcPr>
          <w:p w14:paraId="29D7FE4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 placeholder allowing any user-defined attributes to be delivered in addition to those specified above.</w:t>
            </w:r>
          </w:p>
          <w:p w14:paraId="5E431D3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7383764D"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A1E76" w:rsidRPr="00D12552" w14:paraId="00B29E17" w14:textId="77777777" w:rsidTr="003E1755">
        <w:trPr>
          <w:cantSplit/>
        </w:trPr>
        <w:tc>
          <w:tcPr>
            <w:tcW w:w="4219" w:type="dxa"/>
            <w:tcBorders>
              <w:right w:val="nil"/>
            </w:tcBorders>
            <w:shd w:val="clear" w:color="auto" w:fill="auto"/>
          </w:tcPr>
          <w:p w14:paraId="155E5047" w14:textId="77777777" w:rsidR="001A1E76" w:rsidRPr="00D12552" w:rsidRDefault="001A1E76" w:rsidP="00BA576A">
            <w:pPr>
              <w:pStyle w:val="Tabletext10"/>
              <w:rPr>
                <w:rStyle w:val="requri"/>
                <w:lang w:val="en-CA"/>
              </w:rPr>
            </w:pPr>
            <w:r>
              <w:rPr>
                <w:rStyle w:val="requri"/>
                <w:lang w:val="en-CA"/>
              </w:rPr>
              <w:t>/req/gsml4-portrayal</w:t>
            </w:r>
            <w:r w:rsidRPr="00D12552">
              <w:rPr>
                <w:rStyle w:val="requri"/>
                <w:lang w:val="en-CA"/>
              </w:rPr>
              <w:t>/</w:t>
            </w:r>
            <w:r w:rsidR="00BA576A">
              <w:rPr>
                <w:rStyle w:val="requri"/>
                <w:lang w:val="en-CA"/>
              </w:rPr>
              <w:t>geomorphologicunitview</w:t>
            </w:r>
            <w:r>
              <w:rPr>
                <w:rStyle w:val="requri"/>
                <w:lang w:val="en-CA"/>
              </w:rPr>
              <w:t>-identifier</w:t>
            </w:r>
          </w:p>
        </w:tc>
        <w:tc>
          <w:tcPr>
            <w:tcW w:w="4678" w:type="dxa"/>
            <w:tcBorders>
              <w:left w:val="nil"/>
            </w:tcBorders>
            <w:shd w:val="clear" w:color="auto" w:fill="auto"/>
          </w:tcPr>
          <w:p w14:paraId="5E3A6146" w14:textId="50F316C0" w:rsidR="001A1E76" w:rsidRPr="00D12552" w:rsidRDefault="001A1E76" w:rsidP="00401D4D">
            <w:pPr>
              <w:pStyle w:val="Tabletext10"/>
              <w:jc w:val="left"/>
              <w:rPr>
                <w:rStyle w:val="reqtext"/>
                <w:lang w:val="en-CA"/>
              </w:rPr>
            </w:pPr>
            <w:r>
              <w:rPr>
                <w:rStyle w:val="reqtext"/>
                <w:lang w:val="en-CA"/>
              </w:rPr>
              <w:t xml:space="preserve">Identifier </w:t>
            </w:r>
            <w:del w:id="529" w:author="Eric Boisvert" w:date="2015-10-29T11:54:00Z">
              <w:r w:rsidDel="00401D4D">
                <w:rPr>
                  <w:rStyle w:val="reqtext"/>
                  <w:lang w:val="en-CA"/>
                </w:rPr>
                <w:delText xml:space="preserve">SHALL </w:delText>
              </w:r>
            </w:del>
            <w:ins w:id="530" w:author="Eric Boisvert" w:date="2015-10-29T11:54:00Z">
              <w:r w:rsidR="00401D4D">
                <w:rPr>
                  <w:rStyle w:val="reqtext"/>
                  <w:lang w:val="en-CA"/>
                </w:rPr>
                <w:t xml:space="preserve">SHOULD </w:t>
              </w:r>
            </w:ins>
            <w:r>
              <w:rPr>
                <w:rStyle w:val="reqtext"/>
                <w:lang w:val="en-CA"/>
              </w:rPr>
              <w:t>correspond to a representation of GeoSciML MappedFeature</w:t>
            </w:r>
          </w:p>
        </w:tc>
      </w:tr>
    </w:tbl>
    <w:p w14:paraId="5F677BCC" w14:textId="77777777" w:rsidR="001A1E76" w:rsidRDefault="001A1E7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14ED1F96" w14:textId="77777777" w:rsidTr="003E1755">
        <w:trPr>
          <w:cantSplit/>
        </w:trPr>
        <w:tc>
          <w:tcPr>
            <w:tcW w:w="4219" w:type="dxa"/>
            <w:tcBorders>
              <w:right w:val="nil"/>
            </w:tcBorders>
            <w:shd w:val="clear" w:color="auto" w:fill="auto"/>
          </w:tcPr>
          <w:p w14:paraId="200517BB"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geomorphologicunitview-activity-uri</w:t>
            </w:r>
          </w:p>
        </w:tc>
        <w:tc>
          <w:tcPr>
            <w:tcW w:w="4678" w:type="dxa"/>
            <w:tcBorders>
              <w:left w:val="nil"/>
            </w:tcBorders>
            <w:shd w:val="clear" w:color="auto" w:fill="auto"/>
          </w:tcPr>
          <w:p w14:paraId="7E6C1EF9" w14:textId="77777777" w:rsidR="00BA576A" w:rsidRPr="00D12552" w:rsidRDefault="00BA576A" w:rsidP="003E1755">
            <w:pPr>
              <w:pStyle w:val="Tabletext10"/>
              <w:jc w:val="left"/>
              <w:rPr>
                <w:rStyle w:val="reqtext"/>
                <w:lang w:val="en-CA"/>
              </w:rPr>
            </w:pPr>
            <w:r>
              <w:rPr>
                <w:rStyle w:val="reqtext"/>
                <w:lang w:val="en-CA"/>
              </w:rPr>
              <w:t>Activity_uri SHALL resolve to a representation of a vocabulary term describing an activity</w:t>
            </w:r>
          </w:p>
        </w:tc>
      </w:tr>
    </w:tbl>
    <w:p w14:paraId="67E16AF9" w14:textId="77777777" w:rsidR="001A1E76" w:rsidRDefault="001A1E7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32652039" w14:textId="77777777" w:rsidTr="003E1755">
        <w:trPr>
          <w:cantSplit/>
        </w:trPr>
        <w:tc>
          <w:tcPr>
            <w:tcW w:w="4219" w:type="dxa"/>
            <w:tcBorders>
              <w:right w:val="nil"/>
            </w:tcBorders>
            <w:shd w:val="clear" w:color="auto" w:fill="auto"/>
          </w:tcPr>
          <w:p w14:paraId="4DD1B61C"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geomorphologicunitview-landformClass_uri</w:t>
            </w:r>
          </w:p>
        </w:tc>
        <w:tc>
          <w:tcPr>
            <w:tcW w:w="4678" w:type="dxa"/>
            <w:tcBorders>
              <w:left w:val="nil"/>
            </w:tcBorders>
            <w:shd w:val="clear" w:color="auto" w:fill="auto"/>
          </w:tcPr>
          <w:p w14:paraId="01444058" w14:textId="77777777" w:rsidR="00BA576A" w:rsidRPr="00D12552" w:rsidRDefault="00BA576A" w:rsidP="00BA576A">
            <w:pPr>
              <w:pStyle w:val="Tabletext10"/>
              <w:jc w:val="left"/>
              <w:rPr>
                <w:rStyle w:val="reqtext"/>
                <w:lang w:val="en-CA"/>
              </w:rPr>
            </w:pPr>
            <w:r>
              <w:rPr>
                <w:rStyle w:val="reqtext"/>
                <w:lang w:val="en-CA"/>
              </w:rPr>
              <w:t>Landform_uri SHALL resolve to a representation of a vocabulary term describing a landform class</w:t>
            </w:r>
          </w:p>
        </w:tc>
      </w:tr>
    </w:tbl>
    <w:p w14:paraId="6C9203A5"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4F9EDE0E" w14:textId="77777777" w:rsidTr="003E1755">
        <w:trPr>
          <w:cantSplit/>
        </w:trPr>
        <w:tc>
          <w:tcPr>
            <w:tcW w:w="4219" w:type="dxa"/>
            <w:tcBorders>
              <w:right w:val="nil"/>
            </w:tcBorders>
            <w:shd w:val="clear" w:color="auto" w:fill="auto"/>
          </w:tcPr>
          <w:p w14:paraId="38A2CD96"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geomorphologicunitview-unitType-uri</w:t>
            </w:r>
          </w:p>
        </w:tc>
        <w:tc>
          <w:tcPr>
            <w:tcW w:w="4678" w:type="dxa"/>
            <w:tcBorders>
              <w:left w:val="nil"/>
            </w:tcBorders>
            <w:shd w:val="clear" w:color="auto" w:fill="auto"/>
          </w:tcPr>
          <w:p w14:paraId="58B5C04B" w14:textId="18BCA8AE" w:rsidR="00BA576A" w:rsidRPr="00D12552" w:rsidRDefault="00BA576A" w:rsidP="00BA576A">
            <w:pPr>
              <w:pStyle w:val="Tabletext10"/>
              <w:jc w:val="left"/>
              <w:rPr>
                <w:rStyle w:val="reqtext"/>
                <w:lang w:val="en-CA"/>
              </w:rPr>
            </w:pPr>
            <w:del w:id="531" w:author="Eric Boisvert" w:date="2015-10-29T11:54:00Z">
              <w:r w:rsidDel="00401D4D">
                <w:rPr>
                  <w:rStyle w:val="reqtext"/>
                  <w:lang w:val="en-CA"/>
                </w:rPr>
                <w:delText>Landform</w:delText>
              </w:r>
            </w:del>
            <w:proofErr w:type="gramStart"/>
            <w:ins w:id="532" w:author="Eric Boisvert" w:date="2015-10-29T11:54:00Z">
              <w:r w:rsidR="00401D4D">
                <w:rPr>
                  <w:rStyle w:val="reqtext"/>
                  <w:lang w:val="en-CA"/>
                </w:rPr>
                <w:t>unitType</w:t>
              </w:r>
            </w:ins>
            <w:r>
              <w:rPr>
                <w:rStyle w:val="reqtext"/>
                <w:lang w:val="en-CA"/>
              </w:rPr>
              <w:t>_uri</w:t>
            </w:r>
            <w:proofErr w:type="gramEnd"/>
            <w:r>
              <w:rPr>
                <w:rStyle w:val="reqtext"/>
                <w:lang w:val="en-CA"/>
              </w:rPr>
              <w:t xml:space="preserve"> SHALL resolve to a representation of a vocabulary term describing a GeomorphologicUnit or a vocabulary term describing why the value is nil.</w:t>
            </w:r>
          </w:p>
        </w:tc>
      </w:tr>
    </w:tbl>
    <w:p w14:paraId="1CB98CA4"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6FB9FEF9" w14:textId="77777777" w:rsidTr="003E1755">
        <w:trPr>
          <w:cantSplit/>
        </w:trPr>
        <w:tc>
          <w:tcPr>
            <w:tcW w:w="4219" w:type="dxa"/>
            <w:tcBorders>
              <w:right w:val="nil"/>
            </w:tcBorders>
            <w:shd w:val="clear" w:color="auto" w:fill="auto"/>
          </w:tcPr>
          <w:p w14:paraId="155522FB"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geomorphologicunitview-representativeLithology-uri</w:t>
            </w:r>
          </w:p>
        </w:tc>
        <w:tc>
          <w:tcPr>
            <w:tcW w:w="4678" w:type="dxa"/>
            <w:tcBorders>
              <w:left w:val="nil"/>
            </w:tcBorders>
            <w:shd w:val="clear" w:color="auto" w:fill="auto"/>
          </w:tcPr>
          <w:p w14:paraId="7E2BC1E2" w14:textId="77777777" w:rsidR="00BA576A" w:rsidRPr="00D12552" w:rsidRDefault="00BA576A" w:rsidP="00BA576A">
            <w:pPr>
              <w:pStyle w:val="Tabletext10"/>
              <w:jc w:val="left"/>
              <w:rPr>
                <w:rStyle w:val="reqtext"/>
                <w:lang w:val="en-CA"/>
              </w:rPr>
            </w:pPr>
            <w:r>
              <w:rPr>
                <w:rStyle w:val="reqtext"/>
                <w:lang w:val="en-CA"/>
              </w:rPr>
              <w:t>representativeLithology_uri SHALL resolve to a representation of a vocabulary term describing a lithology</w:t>
            </w:r>
          </w:p>
        </w:tc>
      </w:tr>
    </w:tbl>
    <w:p w14:paraId="4D778AAC"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3F167E80" w14:textId="77777777" w:rsidTr="003E1755">
        <w:trPr>
          <w:cantSplit/>
        </w:trPr>
        <w:tc>
          <w:tcPr>
            <w:tcW w:w="4219" w:type="dxa"/>
            <w:tcBorders>
              <w:right w:val="nil"/>
            </w:tcBorders>
            <w:shd w:val="clear" w:color="auto" w:fill="auto"/>
          </w:tcPr>
          <w:p w14:paraId="7E0FB7D4"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geomorphologicunitview-representativeAge-uri</w:t>
            </w:r>
          </w:p>
        </w:tc>
        <w:tc>
          <w:tcPr>
            <w:tcW w:w="4678" w:type="dxa"/>
            <w:tcBorders>
              <w:left w:val="nil"/>
            </w:tcBorders>
            <w:shd w:val="clear" w:color="auto" w:fill="auto"/>
          </w:tcPr>
          <w:p w14:paraId="3C0C4DEE" w14:textId="77777777" w:rsidR="00BA576A" w:rsidRPr="00D12552" w:rsidRDefault="00BA576A" w:rsidP="00BA576A">
            <w:pPr>
              <w:pStyle w:val="Tabletext10"/>
              <w:jc w:val="left"/>
              <w:rPr>
                <w:rStyle w:val="reqtext"/>
                <w:lang w:val="en-CA"/>
              </w:rPr>
            </w:pPr>
            <w:r>
              <w:rPr>
                <w:rStyle w:val="reqtext"/>
                <w:lang w:val="en-CA"/>
              </w:rPr>
              <w:t>If present, representativeAge_uri SHALL resolve to a representation of a vocabulary term describing a GeoSciML GeologicAge</w:t>
            </w:r>
          </w:p>
        </w:tc>
      </w:tr>
    </w:tbl>
    <w:p w14:paraId="5CFFC293"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20480B78" w14:textId="77777777" w:rsidTr="003E1755">
        <w:trPr>
          <w:cantSplit/>
        </w:trPr>
        <w:tc>
          <w:tcPr>
            <w:tcW w:w="4219" w:type="dxa"/>
            <w:tcBorders>
              <w:right w:val="nil"/>
            </w:tcBorders>
            <w:shd w:val="clear" w:color="auto" w:fill="auto"/>
          </w:tcPr>
          <w:p w14:paraId="5AD86595"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geomorphologicunitview-specification-uri</w:t>
            </w:r>
          </w:p>
        </w:tc>
        <w:tc>
          <w:tcPr>
            <w:tcW w:w="4678" w:type="dxa"/>
            <w:tcBorders>
              <w:left w:val="nil"/>
            </w:tcBorders>
            <w:shd w:val="clear" w:color="auto" w:fill="auto"/>
          </w:tcPr>
          <w:p w14:paraId="3ABDD959" w14:textId="77777777" w:rsidR="00BA576A" w:rsidRPr="00D12552" w:rsidRDefault="00BA576A" w:rsidP="00BA576A">
            <w:pPr>
              <w:pStyle w:val="Tabletext10"/>
              <w:jc w:val="left"/>
              <w:rPr>
                <w:rStyle w:val="reqtext"/>
                <w:lang w:val="en-CA"/>
              </w:rPr>
            </w:pPr>
            <w:proofErr w:type="gramStart"/>
            <w:r>
              <w:rPr>
                <w:rStyle w:val="reqtext"/>
                <w:lang w:val="en-CA"/>
              </w:rPr>
              <w:t>specification_uri</w:t>
            </w:r>
            <w:proofErr w:type="gramEnd"/>
            <w:r>
              <w:rPr>
                <w:rStyle w:val="reqtext"/>
                <w:lang w:val="en-CA"/>
              </w:rPr>
              <w:t xml:space="preserve"> SHALL resolve to a representation of a GeoSciML GeomorphologicUnit or a vocabulary term describing why the value is nil.</w:t>
            </w:r>
          </w:p>
        </w:tc>
      </w:tr>
    </w:tbl>
    <w:p w14:paraId="06ECAFCC"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7D7BE69D" w14:textId="77777777" w:rsidTr="003E1755">
        <w:trPr>
          <w:cantSplit/>
        </w:trPr>
        <w:tc>
          <w:tcPr>
            <w:tcW w:w="4219" w:type="dxa"/>
            <w:tcBorders>
              <w:right w:val="nil"/>
            </w:tcBorders>
            <w:shd w:val="clear" w:color="auto" w:fill="auto"/>
          </w:tcPr>
          <w:p w14:paraId="4120D73D" w14:textId="4FEC9EF4" w:rsidR="00BA576A" w:rsidRPr="00D12552" w:rsidRDefault="00BA576A" w:rsidP="00BA576A">
            <w:pPr>
              <w:pStyle w:val="Tabletext10"/>
              <w:rPr>
                <w:rStyle w:val="requri"/>
                <w:lang w:val="en-CA"/>
              </w:rPr>
            </w:pPr>
            <w:del w:id="533" w:author="Eric Boisvert" w:date="2015-10-29T11:57:00Z">
              <w:r w:rsidDel="00F23489">
                <w:rPr>
                  <w:rStyle w:val="requri"/>
                  <w:lang w:val="en-CA"/>
                </w:rPr>
                <w:delText>/req/gsml4-portrayal</w:delText>
              </w:r>
              <w:r w:rsidRPr="00D12552" w:rsidDel="00F23489">
                <w:rPr>
                  <w:rStyle w:val="requri"/>
                  <w:lang w:val="en-CA"/>
                </w:rPr>
                <w:delText>/</w:delText>
              </w:r>
              <w:r w:rsidDel="00F23489">
                <w:rPr>
                  <w:rStyle w:val="requri"/>
                  <w:lang w:val="en-CA"/>
                </w:rPr>
                <w:delText>geomorphologicunitview-metadata-uri</w:delText>
              </w:r>
            </w:del>
          </w:p>
        </w:tc>
        <w:tc>
          <w:tcPr>
            <w:tcW w:w="4678" w:type="dxa"/>
            <w:tcBorders>
              <w:left w:val="nil"/>
            </w:tcBorders>
            <w:shd w:val="clear" w:color="auto" w:fill="auto"/>
          </w:tcPr>
          <w:p w14:paraId="23EE067E" w14:textId="142360F2" w:rsidR="00BA576A" w:rsidRPr="00D12552" w:rsidRDefault="00BA576A" w:rsidP="00BA576A">
            <w:pPr>
              <w:pStyle w:val="Tabletext10"/>
              <w:jc w:val="left"/>
              <w:rPr>
                <w:rStyle w:val="reqtext"/>
                <w:lang w:val="en-CA"/>
              </w:rPr>
            </w:pPr>
            <w:del w:id="534" w:author="Eric Boisvert" w:date="2015-10-29T11:57:00Z">
              <w:r w:rsidDel="00F23489">
                <w:rPr>
                  <w:rStyle w:val="reqtext"/>
                  <w:lang w:val="en-CA"/>
                </w:rPr>
                <w:delText>metadata_uri SHALL resolve to a representation of a metadata record</w:delText>
              </w:r>
            </w:del>
          </w:p>
        </w:tc>
      </w:tr>
    </w:tbl>
    <w:p w14:paraId="154B02E2" w14:textId="77777777" w:rsidR="00BA576A" w:rsidRDefault="00BA576A" w:rsidP="00D14AF0">
      <w:pPr>
        <w:autoSpaceDE w:val="0"/>
        <w:autoSpaceDN w:val="0"/>
        <w:adjustRightInd w:val="0"/>
        <w:spacing w:after="0" w:line="240" w:lineRule="atLeast"/>
        <w:rPr>
          <w:rFonts w:cs="Arial"/>
          <w:color w:val="000000"/>
          <w:lang w:val="en-CA"/>
        </w:rPr>
      </w:pPr>
    </w:p>
    <w:p w14:paraId="79BA56AA" w14:textId="77777777" w:rsidR="00BA576A" w:rsidRDefault="00BA576A" w:rsidP="00D14AF0">
      <w:pPr>
        <w:autoSpaceDE w:val="0"/>
        <w:autoSpaceDN w:val="0"/>
        <w:adjustRightInd w:val="0"/>
        <w:spacing w:after="0" w:line="240" w:lineRule="atLeast"/>
        <w:rPr>
          <w:rFonts w:cs="Arial"/>
          <w:color w:val="000000"/>
          <w:lang w:val="en-CA"/>
        </w:rPr>
      </w:pPr>
    </w:p>
    <w:p w14:paraId="7C9BAB4B" w14:textId="77777777" w:rsidR="00D14AF0" w:rsidRDefault="00D14AF0" w:rsidP="00D14AF0">
      <w:pPr>
        <w:pStyle w:val="Heading3"/>
        <w:rPr>
          <w:lang w:val="en-CA"/>
        </w:rPr>
      </w:pPr>
      <w:r w:rsidRPr="00D14AF0">
        <w:rPr>
          <w:lang w:val="en-CA"/>
        </w:rPr>
        <w:t>S</w:t>
      </w:r>
      <w:bookmarkStart w:id="535" w:name="BKM_CE5E700D_EBA4_44CA_83C8_617C916DF033"/>
      <w:bookmarkEnd w:id="535"/>
      <w:r w:rsidRPr="00D14AF0">
        <w:rPr>
          <w:lang w:val="en-CA"/>
        </w:rPr>
        <w:t>hearDisplacementStructureView</w:t>
      </w:r>
    </w:p>
    <w:p w14:paraId="7B07600B" w14:textId="77777777" w:rsidR="00D14AF0" w:rsidRDefault="00D14AF0" w:rsidP="00D14AF0">
      <w:pPr>
        <w:autoSpaceDE w:val="0"/>
        <w:autoSpaceDN w:val="0"/>
        <w:adjustRightInd w:val="0"/>
        <w:spacing w:after="0" w:line="240" w:lineRule="atLeast"/>
        <w:rPr>
          <w:rFonts w:cs="Arial"/>
          <w:color w:val="000000"/>
          <w:lang w:val="en-CA"/>
        </w:rPr>
      </w:pPr>
    </w:p>
    <w:p w14:paraId="64FC7351" w14:textId="77777777" w:rsidR="00E426FD" w:rsidRDefault="00E426FD" w:rsidP="00E426FD">
      <w:pPr>
        <w:keepNext/>
        <w:autoSpaceDE w:val="0"/>
        <w:autoSpaceDN w:val="0"/>
        <w:adjustRightInd w:val="0"/>
        <w:spacing w:after="0" w:line="240" w:lineRule="atLeast"/>
      </w:pPr>
      <w:r w:rsidRPr="00E426FD">
        <w:rPr>
          <w:rFonts w:cs="Arial"/>
          <w:noProof/>
          <w:color w:val="000000"/>
          <w:lang w:val="en-CA" w:eastAsia="en-CA"/>
        </w:rPr>
        <w:lastRenderedPageBreak/>
        <w:drawing>
          <wp:inline distT="0" distB="0" distL="0" distR="0" wp14:anchorId="31E8DC9A" wp14:editId="4D63DE81">
            <wp:extent cx="2514951" cy="360095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14951" cy="3600953"/>
                    </a:xfrm>
                    <a:prstGeom prst="rect">
                      <a:avLst/>
                    </a:prstGeom>
                  </pic:spPr>
                </pic:pic>
              </a:graphicData>
            </a:graphic>
          </wp:inline>
        </w:drawing>
      </w:r>
    </w:p>
    <w:p w14:paraId="43E0C4DD" w14:textId="77777777" w:rsidR="00E426FD" w:rsidRDefault="00E426FD" w:rsidP="00E426FD">
      <w:pPr>
        <w:pStyle w:val="Caption"/>
        <w:rPr>
          <w:rFonts w:cs="Arial"/>
          <w:color w:val="000000"/>
          <w:lang w:val="en-CA"/>
        </w:rPr>
      </w:pPr>
      <w:r>
        <w:t xml:space="preserve">Figure </w:t>
      </w:r>
      <w:fldSimple w:instr=" SEQ Figure \* ARABIC ">
        <w:ins w:id="536" w:author="Eric Boisvert" w:date="2015-11-28T15:54:00Z">
          <w:r w:rsidR="00180077">
            <w:rPr>
              <w:noProof/>
            </w:rPr>
            <w:t>13</w:t>
          </w:r>
        </w:ins>
        <w:del w:id="537" w:author="Eric Boisvert" w:date="2015-10-30T04:23:00Z">
          <w:r w:rsidR="00090DCF" w:rsidDel="007D2867">
            <w:rPr>
              <w:noProof/>
            </w:rPr>
            <w:delText>13</w:delText>
          </w:r>
        </w:del>
      </w:fldSimple>
      <w:r>
        <w:t>: ShearDisplacementStructureView</w:t>
      </w:r>
    </w:p>
    <w:p w14:paraId="20ED3558" w14:textId="77777777" w:rsidR="00E426FD" w:rsidRDefault="00E426FD" w:rsidP="00D14AF0">
      <w:pPr>
        <w:autoSpaceDE w:val="0"/>
        <w:autoSpaceDN w:val="0"/>
        <w:adjustRightInd w:val="0"/>
        <w:spacing w:after="0" w:line="240" w:lineRule="atLeast"/>
        <w:rPr>
          <w:rFonts w:cs="Arial"/>
          <w:color w:val="000000"/>
          <w:lang w:val="en-CA"/>
        </w:rPr>
      </w:pPr>
    </w:p>
    <w:p w14:paraId="47242964" w14:textId="77777777" w:rsidR="00D14AF0" w:rsidRPr="00D14AF0" w:rsidRDefault="00D14AF0" w:rsidP="00D14AF0">
      <w:pPr>
        <w:autoSpaceDE w:val="0"/>
        <w:autoSpaceDN w:val="0"/>
        <w:adjustRightInd w:val="0"/>
        <w:spacing w:after="0" w:line="240" w:lineRule="atLeast"/>
        <w:rPr>
          <w:rFonts w:cs="Arial"/>
          <w:color w:val="000000"/>
          <w:lang w:val="en-CA"/>
        </w:rPr>
      </w:pPr>
      <w:proofErr w:type="gramStart"/>
      <w:r w:rsidRPr="00D14AF0">
        <w:rPr>
          <w:rFonts w:cs="Arial"/>
          <w:color w:val="000000"/>
          <w:lang w:val="en-CA"/>
        </w:rPr>
        <w:t>Simplified view of a GeoSciML ShearDisplacementStructure.</w:t>
      </w:r>
      <w:proofErr w:type="gramEnd"/>
      <w:r w:rsidRPr="00D14AF0">
        <w:rPr>
          <w:rFonts w:cs="Arial"/>
          <w:color w:val="000000"/>
          <w:lang w:val="en-CA"/>
        </w:rPr>
        <w:t xml:space="preserve"> In GeoSciML terms this will be an instance of a MappedFeature with key property values from the associated ShearDisplacementStructure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5154B28D" w14:textId="77777777" w:rsidR="00D14AF0" w:rsidRPr="00D14AF0" w:rsidRDefault="00D14AF0" w:rsidP="00D14AF0">
      <w:pPr>
        <w:autoSpaceDE w:val="0"/>
        <w:autoSpaceDN w:val="0"/>
        <w:adjustRightInd w:val="0"/>
        <w:spacing w:after="0" w:line="240" w:lineRule="atLeast"/>
        <w:rPr>
          <w:rFonts w:cs="Arial"/>
          <w:color w:val="000000"/>
          <w:lang w:val="en-CA"/>
        </w:rPr>
      </w:pPr>
    </w:p>
    <w:p w14:paraId="3952A12B" w14:textId="77777777" w:rsidR="00D14AF0" w:rsidRPr="00D14AF0" w:rsidRDefault="00D14AF0" w:rsidP="00D14AF0">
      <w:pPr>
        <w:autoSpaceDE w:val="0"/>
        <w:autoSpaceDN w:val="0"/>
        <w:adjustRightInd w:val="0"/>
        <w:spacing w:after="0" w:line="240" w:lineRule="atLeast"/>
        <w:rPr>
          <w:rFonts w:cs="Arial"/>
          <w:color w:val="000000"/>
          <w:lang w:val="en-CA"/>
        </w:rPr>
      </w:pPr>
    </w:p>
    <w:p w14:paraId="31FDAF36" w14:textId="77777777" w:rsidR="00D14AF0" w:rsidRDefault="00D14AF0" w:rsidP="00D14AF0">
      <w:pPr>
        <w:pStyle w:val="Caption"/>
        <w:keepNext/>
      </w:pPr>
      <w:r>
        <w:t xml:space="preserve">Table </w:t>
      </w:r>
      <w:fldSimple w:instr=" SEQ Table \* ARABIC ">
        <w:r w:rsidR="004D3EF3">
          <w:rPr>
            <w:noProof/>
          </w:rPr>
          <w:t>7</w:t>
        </w:r>
      </w:fldSimple>
      <w:r>
        <w:t xml:space="preserve">: </w:t>
      </w:r>
      <w:r w:rsidRPr="00F876A8">
        <w:t>ShearDisplacementStructure</w:t>
      </w:r>
      <w:r>
        <w:t>View properties</w:t>
      </w:r>
    </w:p>
    <w:tbl>
      <w:tblPr>
        <w:tblStyle w:val="LightShading"/>
        <w:tblW w:w="9735" w:type="dxa"/>
        <w:tblLayout w:type="fixed"/>
        <w:tblLook w:val="0420" w:firstRow="1" w:lastRow="0" w:firstColumn="0" w:lastColumn="0" w:noHBand="0" w:noVBand="1"/>
      </w:tblPr>
      <w:tblGrid>
        <w:gridCol w:w="3245"/>
        <w:gridCol w:w="3245"/>
        <w:gridCol w:w="3245"/>
      </w:tblGrid>
      <w:tr w:rsidR="00D14AF0" w:rsidRPr="00D14AF0" w14:paraId="2C30EDAF" w14:textId="77777777" w:rsidTr="00D14AF0">
        <w:trPr>
          <w:cnfStyle w:val="100000000000" w:firstRow="1" w:lastRow="0" w:firstColumn="0" w:lastColumn="0" w:oddVBand="0" w:evenVBand="0" w:oddHBand="0" w:evenHBand="0" w:firstRowFirstColumn="0" w:firstRowLastColumn="0" w:lastRowFirstColumn="0" w:lastRowLastColumn="0"/>
        </w:trPr>
        <w:tc>
          <w:tcPr>
            <w:tcW w:w="3245" w:type="dxa"/>
          </w:tcPr>
          <w:p w14:paraId="6C37741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38" w:name="BKM_11E20CA8_2344_4418_A9F9_325A11426D44"/>
            <w:bookmarkEnd w:id="538"/>
            <w:r w:rsidRPr="00D14AF0">
              <w:rPr>
                <w:rFonts w:asciiTheme="minorHAnsi" w:hAnsiTheme="minorHAnsi" w:cs="Arial"/>
                <w:color w:val="000000"/>
                <w:sz w:val="20"/>
                <w:szCs w:val="20"/>
                <w:lang w:val="en-CA"/>
              </w:rPr>
              <w:t>Name</w:t>
            </w:r>
          </w:p>
        </w:tc>
        <w:tc>
          <w:tcPr>
            <w:tcW w:w="3245" w:type="dxa"/>
          </w:tcPr>
          <w:p w14:paraId="266EAA5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3245" w:type="dxa"/>
          </w:tcPr>
          <w:p w14:paraId="7E8AC19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37179CC0"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6C1B1EE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3245" w:type="dxa"/>
          </w:tcPr>
          <w:p w14:paraId="677E477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728839E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Globally unique identifer. Should have the same value as the corresponding GeoSciML MappedFeature.</w:t>
            </w:r>
          </w:p>
          <w:p w14:paraId="6F2344E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2D0E5E3" w14:textId="77777777" w:rsidTr="00D14AF0">
        <w:tc>
          <w:tcPr>
            <w:tcW w:w="3245" w:type="dxa"/>
          </w:tcPr>
          <w:p w14:paraId="1FE5403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39" w:name="BKM_20A123B5_7607_4A2B_A3F4_2BA8EEA3BD6E"/>
            <w:bookmarkEnd w:id="539"/>
            <w:r w:rsidRPr="00D14AF0">
              <w:rPr>
                <w:rFonts w:asciiTheme="minorHAnsi" w:hAnsiTheme="minorHAnsi" w:cs="Arial"/>
                <w:color w:val="000000"/>
                <w:sz w:val="20"/>
                <w:szCs w:val="20"/>
                <w:lang w:val="en-CA"/>
              </w:rPr>
              <w:t>name</w:t>
            </w:r>
          </w:p>
        </w:tc>
        <w:tc>
          <w:tcPr>
            <w:tcW w:w="3245" w:type="dxa"/>
          </w:tcPr>
          <w:p w14:paraId="38DCC53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0885820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Display name for the the ShearDisplacementStructure.</w:t>
            </w:r>
          </w:p>
          <w:p w14:paraId="04DB0EB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EA3F571"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03101A0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40" w:name="BKM_62E65A70_EB75_497A_886F_BAAEBB60A5EC"/>
            <w:bookmarkEnd w:id="540"/>
            <w:r w:rsidRPr="00D14AF0">
              <w:rPr>
                <w:rFonts w:asciiTheme="minorHAnsi" w:hAnsiTheme="minorHAnsi" w:cs="Arial"/>
                <w:color w:val="000000"/>
                <w:sz w:val="20"/>
                <w:szCs w:val="20"/>
                <w:lang w:val="en-CA"/>
              </w:rPr>
              <w:t>description</w:t>
            </w:r>
          </w:p>
        </w:tc>
        <w:tc>
          <w:tcPr>
            <w:tcW w:w="3245" w:type="dxa"/>
          </w:tcPr>
          <w:p w14:paraId="1BC3028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23444D7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the ShearDisplacementStructure, typically taken from an entry on a geological map legend.</w:t>
            </w:r>
          </w:p>
          <w:p w14:paraId="0E5D5C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88FC52A" w14:textId="77777777" w:rsidTr="00D14AF0">
        <w:tc>
          <w:tcPr>
            <w:tcW w:w="3245" w:type="dxa"/>
          </w:tcPr>
          <w:p w14:paraId="630BC44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41" w:name="BKM_3F13203C_BEB3_44A2_B8B9_417C5D453C67"/>
            <w:bookmarkEnd w:id="541"/>
            <w:r w:rsidRPr="00D14AF0">
              <w:rPr>
                <w:rFonts w:asciiTheme="minorHAnsi" w:hAnsiTheme="minorHAnsi" w:cs="Arial"/>
                <w:color w:val="000000"/>
                <w:sz w:val="20"/>
                <w:szCs w:val="20"/>
                <w:lang w:val="en-CA"/>
              </w:rPr>
              <w:t>faultType</w:t>
            </w:r>
          </w:p>
        </w:tc>
        <w:tc>
          <w:tcPr>
            <w:tcW w:w="3245" w:type="dxa"/>
          </w:tcPr>
          <w:p w14:paraId="55756B3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149E5F1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 of ShearDisplacementStructure (as defined in GeoSciML).</w:t>
            </w:r>
          </w:p>
          <w:p w14:paraId="1AB2CDD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5294138"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1E8BB31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42" w:name="BKM_D9E97001_975E_4E48_B383_84E3B817A9D6"/>
            <w:bookmarkEnd w:id="542"/>
            <w:r w:rsidRPr="00D14AF0">
              <w:rPr>
                <w:rFonts w:asciiTheme="minorHAnsi" w:hAnsiTheme="minorHAnsi" w:cs="Arial"/>
                <w:color w:val="000000"/>
                <w:sz w:val="20"/>
                <w:szCs w:val="20"/>
                <w:lang w:val="en-CA"/>
              </w:rPr>
              <w:lastRenderedPageBreak/>
              <w:t>movementType</w:t>
            </w:r>
          </w:p>
        </w:tc>
        <w:tc>
          <w:tcPr>
            <w:tcW w:w="3245" w:type="dxa"/>
          </w:tcPr>
          <w:p w14:paraId="7062B3E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159D6FE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Summarises the type of movement (eg dip-slip, strike-slip) on the ShearDisplacementStructure.</w:t>
            </w:r>
          </w:p>
          <w:p w14:paraId="53D9CA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09497AC" w14:textId="77777777" w:rsidTr="00D14AF0">
        <w:tc>
          <w:tcPr>
            <w:tcW w:w="3245" w:type="dxa"/>
          </w:tcPr>
          <w:p w14:paraId="7AB7DBC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43" w:name="BKM_ABD8F88A_D6D5_49E8_B4C4_6E53A78AD465"/>
            <w:bookmarkEnd w:id="543"/>
            <w:r w:rsidRPr="00D14AF0">
              <w:rPr>
                <w:rFonts w:asciiTheme="minorHAnsi" w:hAnsiTheme="minorHAnsi" w:cs="Arial"/>
                <w:color w:val="000000"/>
                <w:sz w:val="20"/>
                <w:szCs w:val="20"/>
                <w:lang w:val="en-CA"/>
              </w:rPr>
              <w:t>deformationStyle</w:t>
            </w:r>
          </w:p>
        </w:tc>
        <w:tc>
          <w:tcPr>
            <w:tcW w:w="3245" w:type="dxa"/>
          </w:tcPr>
          <w:p w14:paraId="7A776AB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5245A7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Describes the style of deformation (eg brittle</w:t>
            </w:r>
            <w:proofErr w:type="gramStart"/>
            <w:r w:rsidRPr="00D14AF0">
              <w:rPr>
                <w:rFonts w:asciiTheme="minorHAnsi" w:hAnsiTheme="minorHAnsi" w:cs="Arial"/>
                <w:color w:val="000000"/>
                <w:sz w:val="20"/>
                <w:szCs w:val="20"/>
                <w:lang w:val="en-CA"/>
              </w:rPr>
              <w:t>,ductile</w:t>
            </w:r>
            <w:proofErr w:type="gramEnd"/>
            <w:r w:rsidRPr="00D14AF0">
              <w:rPr>
                <w:rFonts w:asciiTheme="minorHAnsi" w:hAnsiTheme="minorHAnsi" w:cs="Arial"/>
                <w:color w:val="000000"/>
                <w:sz w:val="20"/>
                <w:szCs w:val="20"/>
                <w:lang w:val="en-CA"/>
              </w:rPr>
              <w:t xml:space="preserve"> etc) for the ShearDisplacementStructure.</w:t>
            </w:r>
          </w:p>
          <w:p w14:paraId="55267CF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95FC06E"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1F8B851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44" w:name="BKM_7660FDA3_AB42_45F9_86AB_19287D13C566"/>
            <w:bookmarkEnd w:id="544"/>
            <w:r w:rsidRPr="00D14AF0">
              <w:rPr>
                <w:rFonts w:asciiTheme="minorHAnsi" w:hAnsiTheme="minorHAnsi" w:cs="Arial"/>
                <w:color w:val="000000"/>
                <w:sz w:val="20"/>
                <w:szCs w:val="20"/>
                <w:lang w:val="en-CA"/>
              </w:rPr>
              <w:t>displacement</w:t>
            </w:r>
          </w:p>
        </w:tc>
        <w:tc>
          <w:tcPr>
            <w:tcW w:w="3245" w:type="dxa"/>
          </w:tcPr>
          <w:p w14:paraId="467CA00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36136DD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Summarises the displacement across the ShearDisplacementStructure.</w:t>
            </w:r>
          </w:p>
          <w:p w14:paraId="2269369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1E1AA01" w14:textId="77777777" w:rsidTr="00D14AF0">
        <w:tc>
          <w:tcPr>
            <w:tcW w:w="3245" w:type="dxa"/>
          </w:tcPr>
          <w:p w14:paraId="29660EA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45" w:name="BKM_28FFF6C1_C18B_4629_BB75_27AFBE7647AB"/>
            <w:bookmarkEnd w:id="545"/>
            <w:r w:rsidRPr="00D14AF0">
              <w:rPr>
                <w:rFonts w:asciiTheme="minorHAnsi" w:hAnsiTheme="minorHAnsi" w:cs="Arial"/>
                <w:color w:val="000000"/>
                <w:sz w:val="20"/>
                <w:szCs w:val="20"/>
                <w:lang w:val="en-CA"/>
              </w:rPr>
              <w:t>geologicHistory</w:t>
            </w:r>
          </w:p>
        </w:tc>
        <w:tc>
          <w:tcPr>
            <w:tcW w:w="3245" w:type="dxa"/>
          </w:tcPr>
          <w:p w14:paraId="4B4E176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0DE5B83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(possibly formatted with formal syntax) description of the age of the ShearDisplacementStructure (where age is a sequence of events and may include process and environment information).</w:t>
            </w:r>
          </w:p>
          <w:p w14:paraId="40D90D5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1E6D09D"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2943DBA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46" w:name="BKM_DE525394_F288_4E7F_AF29_CF676A7FB892"/>
            <w:bookmarkEnd w:id="546"/>
            <w:r w:rsidRPr="00D14AF0">
              <w:rPr>
                <w:rFonts w:asciiTheme="minorHAnsi" w:hAnsiTheme="minorHAnsi" w:cs="Arial"/>
                <w:color w:val="000000"/>
                <w:sz w:val="20"/>
                <w:szCs w:val="20"/>
                <w:lang w:val="en-CA"/>
              </w:rPr>
              <w:t>numericOlderAge</w:t>
            </w:r>
          </w:p>
        </w:tc>
        <w:tc>
          <w:tcPr>
            <w:tcW w:w="3245" w:type="dxa"/>
          </w:tcPr>
          <w:p w14:paraId="2B4F6A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Real</w:t>
            </w:r>
          </w:p>
        </w:tc>
        <w:tc>
          <w:tcPr>
            <w:tcW w:w="3245" w:type="dxa"/>
          </w:tcPr>
          <w:p w14:paraId="20B90E8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Older age of the fault/shear structure, represented Ma.</w:t>
            </w:r>
          </w:p>
          <w:p w14:paraId="766F2B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94B7113" w14:textId="77777777" w:rsidTr="00D14AF0">
        <w:tc>
          <w:tcPr>
            <w:tcW w:w="3245" w:type="dxa"/>
          </w:tcPr>
          <w:p w14:paraId="2EDDCB6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47" w:name="BKM_BDA40AB6_6C56_4E4F_9588_C051912996DC"/>
            <w:bookmarkEnd w:id="547"/>
            <w:r w:rsidRPr="00D14AF0">
              <w:rPr>
                <w:rFonts w:asciiTheme="minorHAnsi" w:hAnsiTheme="minorHAnsi" w:cs="Arial"/>
                <w:color w:val="000000"/>
                <w:sz w:val="20"/>
                <w:szCs w:val="20"/>
                <w:lang w:val="en-CA"/>
              </w:rPr>
              <w:t>numericYoungerAge</w:t>
            </w:r>
          </w:p>
        </w:tc>
        <w:tc>
          <w:tcPr>
            <w:tcW w:w="3245" w:type="dxa"/>
          </w:tcPr>
          <w:p w14:paraId="0DD153B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Real</w:t>
            </w:r>
          </w:p>
        </w:tc>
        <w:tc>
          <w:tcPr>
            <w:tcW w:w="3245" w:type="dxa"/>
          </w:tcPr>
          <w:p w14:paraId="32853B6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Younger age of the fault/shear </w:t>
            </w:r>
            <w:proofErr w:type="gramStart"/>
            <w:r w:rsidRPr="00D14AF0">
              <w:rPr>
                <w:rFonts w:asciiTheme="minorHAnsi" w:hAnsiTheme="minorHAnsi" w:cs="Arial"/>
                <w:color w:val="000000"/>
                <w:sz w:val="20"/>
                <w:szCs w:val="20"/>
                <w:lang w:val="en-CA"/>
              </w:rPr>
              <w:t>structure,</w:t>
            </w:r>
            <w:proofErr w:type="gramEnd"/>
            <w:r w:rsidRPr="00D14AF0">
              <w:rPr>
                <w:rFonts w:asciiTheme="minorHAnsi" w:hAnsiTheme="minorHAnsi" w:cs="Arial"/>
                <w:color w:val="000000"/>
                <w:sz w:val="20"/>
                <w:szCs w:val="20"/>
                <w:lang w:val="en-CA"/>
              </w:rPr>
              <w:t xml:space="preserve"> represented Ma.</w:t>
            </w:r>
          </w:p>
          <w:p w14:paraId="3C454A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E1CFE3D"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6E3DC72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48" w:name="BKM_2209CF72_C0AB_47F3_BB22_4A2E8334027A"/>
            <w:bookmarkEnd w:id="548"/>
            <w:r w:rsidRPr="00D14AF0">
              <w:rPr>
                <w:rFonts w:asciiTheme="minorHAnsi" w:hAnsiTheme="minorHAnsi" w:cs="Arial"/>
                <w:color w:val="000000"/>
                <w:sz w:val="20"/>
                <w:szCs w:val="20"/>
                <w:lang w:val="en-CA"/>
              </w:rPr>
              <w:t>observationMethod</w:t>
            </w:r>
          </w:p>
        </w:tc>
        <w:tc>
          <w:tcPr>
            <w:tcW w:w="3245" w:type="dxa"/>
          </w:tcPr>
          <w:p w14:paraId="530E40E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64DC52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734E4E4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5785BCF" w14:textId="77777777" w:rsidTr="00D14AF0">
        <w:tc>
          <w:tcPr>
            <w:tcW w:w="3245" w:type="dxa"/>
          </w:tcPr>
          <w:p w14:paraId="59522FE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49" w:name="BKM_BD7868DF_0409_467D_8844_EE4674C50774"/>
            <w:bookmarkEnd w:id="549"/>
            <w:r w:rsidRPr="00D14AF0">
              <w:rPr>
                <w:rFonts w:asciiTheme="minorHAnsi" w:hAnsiTheme="minorHAnsi" w:cs="Arial"/>
                <w:color w:val="000000"/>
                <w:sz w:val="20"/>
                <w:szCs w:val="20"/>
                <w:lang w:val="en-CA"/>
              </w:rPr>
              <w:t>positionalAccuracy</w:t>
            </w:r>
          </w:p>
        </w:tc>
        <w:tc>
          <w:tcPr>
            <w:tcW w:w="3245" w:type="dxa"/>
          </w:tcPr>
          <w:p w14:paraId="4105285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7DE9162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Quantitative values define the radius of an uncertainty buffer around a mappedFeature (eg: a positionAccuracy of 100 m for a line feature defines a buffer polygon of total width 200 m centred on the line).</w:t>
            </w:r>
          </w:p>
          <w:p w14:paraId="720499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C3050A3"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6566DE2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50" w:name="BKM_674A1294_59BE_4203_9B03_BC5D6023992F"/>
            <w:bookmarkEnd w:id="550"/>
            <w:r w:rsidRPr="00D14AF0">
              <w:rPr>
                <w:rFonts w:asciiTheme="minorHAnsi" w:hAnsiTheme="minorHAnsi" w:cs="Arial"/>
                <w:color w:val="000000"/>
                <w:sz w:val="20"/>
                <w:szCs w:val="20"/>
                <w:lang w:val="en-CA"/>
              </w:rPr>
              <w:t>source</w:t>
            </w:r>
          </w:p>
        </w:tc>
        <w:tc>
          <w:tcPr>
            <w:tcW w:w="3245" w:type="dxa"/>
          </w:tcPr>
          <w:p w14:paraId="366562B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6A8923E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describing feature-specific details and citations to source materials, and if available providing URLs to reference material and publications describing the geologic feature. This could be a short text synopsis of key inforamtion that would also be in the metadata record referenced by metadata_uri.</w:t>
            </w:r>
          </w:p>
          <w:p w14:paraId="2A3346D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89F2AC6" w14:textId="77777777" w:rsidTr="00D14AF0">
        <w:tc>
          <w:tcPr>
            <w:tcW w:w="3245" w:type="dxa"/>
          </w:tcPr>
          <w:p w14:paraId="3492441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51" w:name="BKM_A1B86BC0_3316_46AB_8D32_7786DFA0771F"/>
            <w:bookmarkEnd w:id="551"/>
            <w:r w:rsidRPr="00D14AF0">
              <w:rPr>
                <w:rFonts w:asciiTheme="minorHAnsi" w:hAnsiTheme="minorHAnsi" w:cs="Arial"/>
                <w:color w:val="000000"/>
                <w:sz w:val="20"/>
                <w:szCs w:val="20"/>
                <w:lang w:val="en-CA"/>
              </w:rPr>
              <w:lastRenderedPageBreak/>
              <w:t>faultType_uri</w:t>
            </w:r>
          </w:p>
        </w:tc>
        <w:tc>
          <w:tcPr>
            <w:tcW w:w="3245" w:type="dxa"/>
          </w:tcPr>
          <w:p w14:paraId="6A4B467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64DB968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fault (ShearDisplacementStructure) type. Mandatory propery - if not value is provided then a URI referring to a conctrolled concept explaining why the value is nil must be provided.</w:t>
            </w:r>
          </w:p>
          <w:p w14:paraId="572A9B9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326F21A"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2D38B5A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52" w:name="BKM_5ED9FA7F_347C_499C_BF86_2B88071AD840"/>
            <w:bookmarkEnd w:id="552"/>
            <w:r w:rsidRPr="00D14AF0">
              <w:rPr>
                <w:rFonts w:asciiTheme="minorHAnsi" w:hAnsiTheme="minorHAnsi" w:cs="Arial"/>
                <w:color w:val="000000"/>
                <w:sz w:val="20"/>
                <w:szCs w:val="20"/>
                <w:lang w:val="en-CA"/>
              </w:rPr>
              <w:t>movementType_uri</w:t>
            </w:r>
          </w:p>
        </w:tc>
        <w:tc>
          <w:tcPr>
            <w:tcW w:w="3245" w:type="dxa"/>
          </w:tcPr>
          <w:p w14:paraId="739D018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6950BE0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ShearDisplacementStructure movement type. Mandatory propery - if not value is provided then a URI referring to a conctrolled concept explaining why the value is nil must be provided.</w:t>
            </w:r>
          </w:p>
          <w:p w14:paraId="5996397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8459D2D" w14:textId="77777777" w:rsidTr="00D14AF0">
        <w:tc>
          <w:tcPr>
            <w:tcW w:w="3245" w:type="dxa"/>
          </w:tcPr>
          <w:p w14:paraId="3822BCE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53" w:name="BKM_EC7555C0_681D_45F5_BEFB_0F7BFDEF3CFB"/>
            <w:bookmarkEnd w:id="553"/>
            <w:r w:rsidRPr="00D14AF0">
              <w:rPr>
                <w:rFonts w:asciiTheme="minorHAnsi" w:hAnsiTheme="minorHAnsi" w:cs="Arial"/>
                <w:color w:val="000000"/>
                <w:sz w:val="20"/>
                <w:szCs w:val="20"/>
                <w:lang w:val="en-CA"/>
              </w:rPr>
              <w:t>deformationStyle_uri</w:t>
            </w:r>
          </w:p>
        </w:tc>
        <w:tc>
          <w:tcPr>
            <w:tcW w:w="3245" w:type="dxa"/>
          </w:tcPr>
          <w:p w14:paraId="27B6456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16909B6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ShearDisplacementStructure deformation style. Mandatory propery - if not value is provided then a URI referring to a conctrolled concept explaining why the value is nil must be provided.</w:t>
            </w:r>
          </w:p>
          <w:p w14:paraId="44A7110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833F7F8"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01AB9A7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54" w:name="BKM_36C08EC9_BB32_4BDE_99FD_336AAA2512BB"/>
            <w:bookmarkEnd w:id="554"/>
            <w:r w:rsidRPr="00D14AF0">
              <w:rPr>
                <w:rFonts w:asciiTheme="minorHAnsi" w:hAnsiTheme="minorHAnsi" w:cs="Arial"/>
                <w:color w:val="000000"/>
                <w:sz w:val="20"/>
                <w:szCs w:val="20"/>
                <w:lang w:val="en-CA"/>
              </w:rPr>
              <w:t>representativeAge_uri</w:t>
            </w:r>
          </w:p>
        </w:tc>
        <w:tc>
          <w:tcPr>
            <w:tcW w:w="3245" w:type="dxa"/>
          </w:tcPr>
          <w:p w14:paraId="2F50CBC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49A5516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p w14:paraId="6630C64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7E2AFB5" w14:textId="77777777" w:rsidTr="00D14AF0">
        <w:tc>
          <w:tcPr>
            <w:tcW w:w="3245" w:type="dxa"/>
          </w:tcPr>
          <w:p w14:paraId="7CBCE54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55" w:name="BKM_34B08950_B320_4DCA_B7B3_801822442BA1"/>
            <w:bookmarkEnd w:id="555"/>
            <w:r w:rsidRPr="00D14AF0">
              <w:rPr>
                <w:rFonts w:asciiTheme="minorHAnsi" w:hAnsiTheme="minorHAnsi" w:cs="Arial"/>
                <w:color w:val="000000"/>
                <w:sz w:val="20"/>
                <w:szCs w:val="20"/>
                <w:lang w:val="en-CA"/>
              </w:rPr>
              <w:t>representativeOlderAge_uri</w:t>
            </w:r>
          </w:p>
        </w:tc>
        <w:tc>
          <w:tcPr>
            <w:tcW w:w="3245" w:type="dxa"/>
          </w:tcPr>
          <w:p w14:paraId="75B5665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4B24917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specifying the most representative lower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p w14:paraId="54EE5FE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C44BDCF"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2E7B9DD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56" w:name="BKM_1D369827_5E0B_4F3B_99DE_498DE4F4D001"/>
            <w:bookmarkEnd w:id="556"/>
            <w:r w:rsidRPr="00D14AF0">
              <w:rPr>
                <w:rFonts w:asciiTheme="minorHAnsi" w:hAnsiTheme="minorHAnsi" w:cs="Arial"/>
                <w:color w:val="000000"/>
                <w:sz w:val="20"/>
                <w:szCs w:val="20"/>
                <w:lang w:val="en-CA"/>
              </w:rPr>
              <w:t>representativeYoungerAge_uri</w:t>
            </w:r>
          </w:p>
        </w:tc>
        <w:tc>
          <w:tcPr>
            <w:tcW w:w="3245" w:type="dxa"/>
          </w:tcPr>
          <w:p w14:paraId="5762972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7C4D4B1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URI referring to a controlled concept specifying the most representative upper value in a range of </w:t>
            </w:r>
            <w:r w:rsidRPr="00D14AF0">
              <w:rPr>
                <w:rFonts w:asciiTheme="minorHAnsi" w:hAnsiTheme="minorHAnsi" w:cs="Arial"/>
                <w:color w:val="000000"/>
                <w:sz w:val="20"/>
                <w:szCs w:val="20"/>
                <w:lang w:val="en-CA"/>
              </w:rPr>
              <w:lastRenderedPageBreak/>
              <w:t>stratigraphic age intervals for the GeologicUnit. This will be defined entirely at the discretion of the data provider and may be a single event selected from the geologic feature's geological history or a value summarising the all or part of the feature's history.</w:t>
            </w:r>
          </w:p>
          <w:p w14:paraId="3C45C93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8BA760D" w14:textId="77777777" w:rsidTr="00D14AF0">
        <w:tc>
          <w:tcPr>
            <w:tcW w:w="3245" w:type="dxa"/>
          </w:tcPr>
          <w:p w14:paraId="543299F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57" w:name="BKM_42115B02_1C56_42D6_B0AA_D6174F756E65"/>
            <w:bookmarkEnd w:id="557"/>
            <w:r w:rsidRPr="00D14AF0">
              <w:rPr>
                <w:rFonts w:asciiTheme="minorHAnsi" w:hAnsiTheme="minorHAnsi" w:cs="Arial"/>
                <w:color w:val="000000"/>
                <w:sz w:val="20"/>
                <w:szCs w:val="20"/>
                <w:lang w:val="en-CA"/>
              </w:rPr>
              <w:lastRenderedPageBreak/>
              <w:t>specification_uri</w:t>
            </w:r>
          </w:p>
        </w:tc>
        <w:tc>
          <w:tcPr>
            <w:tcW w:w="3245" w:type="dxa"/>
          </w:tcPr>
          <w:p w14:paraId="3448BA6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65239A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the the GeoSciML ShearDisplacementStructure feature that describes the instance in detail. Mandatory propery - if not value is provided then a URI referring to a conctrolled concept explaining why the value is nil must be provided.</w:t>
            </w:r>
          </w:p>
          <w:p w14:paraId="21EE94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FB2A2AE"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044FB4E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58" w:name="BKM_401A0B2C_FBFD_43E2_BC4F_F4876D6A55A5"/>
            <w:bookmarkEnd w:id="558"/>
            <w:r w:rsidRPr="00D14AF0">
              <w:rPr>
                <w:rFonts w:asciiTheme="minorHAnsi" w:hAnsiTheme="minorHAnsi" w:cs="Arial"/>
                <w:color w:val="000000"/>
                <w:sz w:val="20"/>
                <w:szCs w:val="20"/>
                <w:lang w:val="en-CA"/>
              </w:rPr>
              <w:t>metadata_uri</w:t>
            </w:r>
          </w:p>
        </w:tc>
        <w:tc>
          <w:tcPr>
            <w:tcW w:w="3245" w:type="dxa"/>
          </w:tcPr>
          <w:p w14:paraId="00DBD62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0CB2DCD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metadata record describing the provenance of data.</w:t>
            </w:r>
          </w:p>
          <w:p w14:paraId="44CF4C6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797E06B" w14:textId="77777777" w:rsidTr="00D14AF0">
        <w:tc>
          <w:tcPr>
            <w:tcW w:w="3245" w:type="dxa"/>
          </w:tcPr>
          <w:p w14:paraId="6317E99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59" w:name="BKM_AA3C91BB_B0F8_4E56_A1E5_9C3530C146AE"/>
            <w:bookmarkEnd w:id="559"/>
            <w:r w:rsidRPr="00D14AF0">
              <w:rPr>
                <w:rFonts w:asciiTheme="minorHAnsi" w:hAnsiTheme="minorHAnsi" w:cs="Arial"/>
                <w:color w:val="000000"/>
                <w:sz w:val="20"/>
                <w:szCs w:val="20"/>
                <w:lang w:val="en-CA"/>
              </w:rPr>
              <w:t>genericSymbolizer</w:t>
            </w:r>
          </w:p>
        </w:tc>
        <w:tc>
          <w:tcPr>
            <w:tcW w:w="3245" w:type="dxa"/>
          </w:tcPr>
          <w:p w14:paraId="276933C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09F41EA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7549B4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E08752F"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088943E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60" w:name="BKM_C202EED3_CA3B_4848_8F51_4E4216E311CB"/>
            <w:bookmarkEnd w:id="560"/>
            <w:r w:rsidRPr="00D14AF0">
              <w:rPr>
                <w:rFonts w:asciiTheme="minorHAnsi" w:hAnsiTheme="minorHAnsi" w:cs="Arial"/>
                <w:color w:val="000000"/>
                <w:sz w:val="20"/>
                <w:szCs w:val="20"/>
                <w:lang w:val="en-CA"/>
              </w:rPr>
              <w:t>shape</w:t>
            </w:r>
          </w:p>
        </w:tc>
        <w:tc>
          <w:tcPr>
            <w:tcW w:w="3245" w:type="dxa"/>
          </w:tcPr>
          <w:p w14:paraId="14FF0FB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3245" w:type="dxa"/>
          </w:tcPr>
          <w:p w14:paraId="180AEA0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Geometry defining the extent of the feature of interest.</w:t>
            </w:r>
          </w:p>
          <w:p w14:paraId="75C0BC6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CBBE6BA" w14:textId="77777777" w:rsidTr="00D14AF0">
        <w:tc>
          <w:tcPr>
            <w:tcW w:w="3245" w:type="dxa"/>
          </w:tcPr>
          <w:p w14:paraId="25848E1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61" w:name="BKM_F61C54B5_53A3_4B3D_8747_890B595FF05F"/>
            <w:bookmarkEnd w:id="561"/>
            <w:r w:rsidRPr="00D14AF0">
              <w:rPr>
                <w:rFonts w:asciiTheme="minorHAnsi" w:hAnsiTheme="minorHAnsi" w:cs="Arial"/>
                <w:color w:val="000000"/>
                <w:sz w:val="20"/>
                <w:szCs w:val="20"/>
                <w:lang w:val="en-CA"/>
              </w:rPr>
              <w:t>any</w:t>
            </w:r>
          </w:p>
        </w:tc>
        <w:tc>
          <w:tcPr>
            <w:tcW w:w="3245" w:type="dxa"/>
          </w:tcPr>
          <w:p w14:paraId="694B4E6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3245" w:type="dxa"/>
          </w:tcPr>
          <w:p w14:paraId="090CE8D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 placeholder allowing any user-defined attributes to be delivered in addition to those specified above.</w:t>
            </w:r>
          </w:p>
          <w:p w14:paraId="4F4E5FB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1F8F13DC"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4E371D26" w14:textId="77777777" w:rsidTr="003E1755">
        <w:trPr>
          <w:cantSplit/>
        </w:trPr>
        <w:tc>
          <w:tcPr>
            <w:tcW w:w="4219" w:type="dxa"/>
            <w:tcBorders>
              <w:right w:val="nil"/>
            </w:tcBorders>
            <w:shd w:val="clear" w:color="auto" w:fill="auto"/>
          </w:tcPr>
          <w:p w14:paraId="4EF9B1CB"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sheardisplacemenstructureview-identifier</w:t>
            </w:r>
          </w:p>
        </w:tc>
        <w:tc>
          <w:tcPr>
            <w:tcW w:w="4678" w:type="dxa"/>
            <w:tcBorders>
              <w:left w:val="nil"/>
            </w:tcBorders>
            <w:shd w:val="clear" w:color="auto" w:fill="auto"/>
          </w:tcPr>
          <w:p w14:paraId="5C268E8A" w14:textId="77777777" w:rsidR="00BA576A" w:rsidRPr="00D12552" w:rsidRDefault="00BA576A" w:rsidP="00BA576A">
            <w:pPr>
              <w:pStyle w:val="Tabletext10"/>
              <w:jc w:val="left"/>
              <w:rPr>
                <w:rStyle w:val="reqtext"/>
                <w:lang w:val="en-CA"/>
              </w:rPr>
            </w:pPr>
            <w:r>
              <w:rPr>
                <w:rStyle w:val="reqtext"/>
                <w:lang w:val="en-CA"/>
              </w:rPr>
              <w:t>Identifier SHALL correspond to a representation of GeoSciML MappedFeature</w:t>
            </w:r>
          </w:p>
        </w:tc>
      </w:tr>
    </w:tbl>
    <w:p w14:paraId="33660C8D"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7319B4FF" w14:textId="77777777" w:rsidTr="003E1755">
        <w:trPr>
          <w:cantSplit/>
        </w:trPr>
        <w:tc>
          <w:tcPr>
            <w:tcW w:w="4219" w:type="dxa"/>
            <w:tcBorders>
              <w:right w:val="nil"/>
            </w:tcBorders>
            <w:shd w:val="clear" w:color="auto" w:fill="auto"/>
          </w:tcPr>
          <w:p w14:paraId="6CFC5D94"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sheardisplacemenstructureview-faultType-uri</w:t>
            </w:r>
          </w:p>
        </w:tc>
        <w:tc>
          <w:tcPr>
            <w:tcW w:w="4678" w:type="dxa"/>
            <w:tcBorders>
              <w:left w:val="nil"/>
            </w:tcBorders>
            <w:shd w:val="clear" w:color="auto" w:fill="auto"/>
          </w:tcPr>
          <w:p w14:paraId="289EE73C" w14:textId="77777777" w:rsidR="00BA576A" w:rsidRPr="00D12552" w:rsidRDefault="00BA576A" w:rsidP="003E1755">
            <w:pPr>
              <w:pStyle w:val="Tabletext10"/>
              <w:jc w:val="left"/>
              <w:rPr>
                <w:rStyle w:val="reqtext"/>
                <w:lang w:val="en-CA"/>
              </w:rPr>
            </w:pPr>
            <w:proofErr w:type="gramStart"/>
            <w:r>
              <w:rPr>
                <w:rStyle w:val="reqtext"/>
                <w:lang w:val="en-CA"/>
              </w:rPr>
              <w:t>faultType_uri</w:t>
            </w:r>
            <w:proofErr w:type="gramEnd"/>
            <w:r>
              <w:rPr>
                <w:rStyle w:val="reqtext"/>
                <w:lang w:val="en-CA"/>
              </w:rPr>
              <w:t xml:space="preserve"> SHALL resolved to a representation of a vocabulary term that fault (ShearDisplacementStructure) type or a vocabulary term describing why the value is nil.</w:t>
            </w:r>
          </w:p>
        </w:tc>
      </w:tr>
    </w:tbl>
    <w:p w14:paraId="3C41906D"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2D32AD9E" w14:textId="77777777" w:rsidTr="003E1755">
        <w:trPr>
          <w:cantSplit/>
        </w:trPr>
        <w:tc>
          <w:tcPr>
            <w:tcW w:w="4219" w:type="dxa"/>
            <w:tcBorders>
              <w:right w:val="nil"/>
            </w:tcBorders>
            <w:shd w:val="clear" w:color="auto" w:fill="auto"/>
          </w:tcPr>
          <w:p w14:paraId="3A4E6DC1"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sheardisplacemenstructureview-movementType-uri</w:t>
            </w:r>
          </w:p>
        </w:tc>
        <w:tc>
          <w:tcPr>
            <w:tcW w:w="4678" w:type="dxa"/>
            <w:tcBorders>
              <w:left w:val="nil"/>
            </w:tcBorders>
            <w:shd w:val="clear" w:color="auto" w:fill="auto"/>
          </w:tcPr>
          <w:p w14:paraId="6DD55BE1" w14:textId="77777777" w:rsidR="00BA576A" w:rsidRPr="00D12552" w:rsidRDefault="00BA576A" w:rsidP="003E1755">
            <w:pPr>
              <w:pStyle w:val="Tabletext10"/>
              <w:jc w:val="left"/>
              <w:rPr>
                <w:rStyle w:val="reqtext"/>
                <w:lang w:val="en-CA"/>
              </w:rPr>
            </w:pPr>
            <w:proofErr w:type="gramStart"/>
            <w:r>
              <w:rPr>
                <w:rStyle w:val="reqtext"/>
                <w:lang w:val="en-CA"/>
              </w:rPr>
              <w:t>movementType_uri</w:t>
            </w:r>
            <w:proofErr w:type="gramEnd"/>
            <w:r>
              <w:rPr>
                <w:rStyle w:val="reqtext"/>
                <w:lang w:val="en-CA"/>
              </w:rPr>
              <w:t xml:space="preserve"> SHALL resolved to a representation of a vocabulary term that fault (ShearDisplacementStructure) movement type or a vocabulary term describing why the value is nil.</w:t>
            </w:r>
          </w:p>
        </w:tc>
      </w:tr>
    </w:tbl>
    <w:p w14:paraId="0C3B4903"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2663A5F0" w14:textId="77777777" w:rsidTr="003E1755">
        <w:trPr>
          <w:cantSplit/>
        </w:trPr>
        <w:tc>
          <w:tcPr>
            <w:tcW w:w="4219" w:type="dxa"/>
            <w:tcBorders>
              <w:right w:val="nil"/>
            </w:tcBorders>
            <w:shd w:val="clear" w:color="auto" w:fill="auto"/>
          </w:tcPr>
          <w:p w14:paraId="596CBDEC"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sheardisplacemenstructureview-deformationStyle-uri</w:t>
            </w:r>
          </w:p>
        </w:tc>
        <w:tc>
          <w:tcPr>
            <w:tcW w:w="4678" w:type="dxa"/>
            <w:tcBorders>
              <w:left w:val="nil"/>
            </w:tcBorders>
            <w:shd w:val="clear" w:color="auto" w:fill="auto"/>
          </w:tcPr>
          <w:p w14:paraId="3BBEEBAA" w14:textId="77777777" w:rsidR="00BA576A" w:rsidRPr="00D12552" w:rsidRDefault="00BA576A" w:rsidP="00BA576A">
            <w:pPr>
              <w:pStyle w:val="Tabletext10"/>
              <w:jc w:val="left"/>
              <w:rPr>
                <w:rStyle w:val="reqtext"/>
                <w:lang w:val="en-CA"/>
              </w:rPr>
            </w:pPr>
            <w:proofErr w:type="gramStart"/>
            <w:r>
              <w:rPr>
                <w:rStyle w:val="reqtext"/>
                <w:lang w:val="en-CA"/>
              </w:rPr>
              <w:t>movementType_uri</w:t>
            </w:r>
            <w:proofErr w:type="gramEnd"/>
            <w:r>
              <w:rPr>
                <w:rStyle w:val="reqtext"/>
                <w:lang w:val="en-CA"/>
              </w:rPr>
              <w:t xml:space="preserve"> SHALL resolved to a representation of a vocabulary term that fault (ShearDisplacementStructure) deformation tyle or a vocabulary term describing why the value is nil.</w:t>
            </w:r>
          </w:p>
        </w:tc>
      </w:tr>
      <w:tr w:rsidR="00BA576A" w:rsidRPr="00D12552" w14:paraId="2C614E53" w14:textId="77777777" w:rsidTr="00BA576A">
        <w:trPr>
          <w:cantSplit/>
        </w:trPr>
        <w:tc>
          <w:tcPr>
            <w:tcW w:w="4219" w:type="dxa"/>
            <w:tcBorders>
              <w:top w:val="single" w:sz="4" w:space="0" w:color="auto"/>
              <w:left w:val="single" w:sz="4" w:space="0" w:color="auto"/>
              <w:bottom w:val="single" w:sz="4" w:space="0" w:color="auto"/>
              <w:right w:val="nil"/>
            </w:tcBorders>
            <w:shd w:val="clear" w:color="auto" w:fill="auto"/>
          </w:tcPr>
          <w:p w14:paraId="57E19F1C" w14:textId="77777777" w:rsidR="00BA576A" w:rsidRPr="00D12552" w:rsidRDefault="00BA576A" w:rsidP="00BA576A">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sheardisplacemenstructureview-representativeAge-uri</w:t>
            </w:r>
          </w:p>
        </w:tc>
        <w:tc>
          <w:tcPr>
            <w:tcW w:w="4678" w:type="dxa"/>
            <w:tcBorders>
              <w:top w:val="single" w:sz="4" w:space="0" w:color="auto"/>
              <w:left w:val="nil"/>
              <w:bottom w:val="single" w:sz="4" w:space="0" w:color="auto"/>
              <w:right w:val="single" w:sz="4" w:space="0" w:color="auto"/>
            </w:tcBorders>
            <w:shd w:val="clear" w:color="auto" w:fill="auto"/>
          </w:tcPr>
          <w:p w14:paraId="05A1D47C" w14:textId="77777777" w:rsidR="00BA576A" w:rsidRPr="00D12552" w:rsidRDefault="00911F72" w:rsidP="00911F72">
            <w:pPr>
              <w:pStyle w:val="Tabletext10"/>
              <w:jc w:val="left"/>
              <w:rPr>
                <w:rStyle w:val="reqtext"/>
                <w:lang w:val="en-CA"/>
              </w:rPr>
            </w:pPr>
            <w:r>
              <w:rPr>
                <w:rStyle w:val="reqtext"/>
                <w:lang w:val="en-CA"/>
              </w:rPr>
              <w:t xml:space="preserve">If present, </w:t>
            </w:r>
            <w:r w:rsidR="00BA576A">
              <w:rPr>
                <w:rStyle w:val="reqtext"/>
                <w:lang w:val="en-CA"/>
              </w:rPr>
              <w:t xml:space="preserve">representativeAge_uri SHALL resolved to a representation </w:t>
            </w:r>
            <w:r>
              <w:rPr>
                <w:rStyle w:val="reqtext"/>
                <w:lang w:val="en-CA"/>
              </w:rPr>
              <w:t>of GeoSciML GeologicAge</w:t>
            </w:r>
          </w:p>
        </w:tc>
      </w:tr>
    </w:tbl>
    <w:p w14:paraId="2C067F40"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0461E2F5" w14:textId="77777777" w:rsidTr="003E1755">
        <w:trPr>
          <w:cantSplit/>
        </w:trPr>
        <w:tc>
          <w:tcPr>
            <w:tcW w:w="4219" w:type="dxa"/>
            <w:tcBorders>
              <w:right w:val="nil"/>
            </w:tcBorders>
            <w:shd w:val="clear" w:color="auto" w:fill="auto"/>
          </w:tcPr>
          <w:p w14:paraId="104C7D77"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sheardisplacemenstructureview-representativeOlderAge-uri</w:t>
            </w:r>
          </w:p>
        </w:tc>
        <w:tc>
          <w:tcPr>
            <w:tcW w:w="4678" w:type="dxa"/>
            <w:tcBorders>
              <w:left w:val="nil"/>
            </w:tcBorders>
            <w:shd w:val="clear" w:color="auto" w:fill="auto"/>
          </w:tcPr>
          <w:p w14:paraId="6175EF15" w14:textId="77777777" w:rsidR="00911F72" w:rsidRPr="00D12552" w:rsidRDefault="00911F72" w:rsidP="003E1755">
            <w:pPr>
              <w:pStyle w:val="Tabletext10"/>
              <w:jc w:val="left"/>
              <w:rPr>
                <w:rStyle w:val="reqtext"/>
                <w:lang w:val="en-CA"/>
              </w:rPr>
            </w:pPr>
            <w:r>
              <w:rPr>
                <w:rStyle w:val="reqtext"/>
                <w:lang w:val="en-CA"/>
              </w:rPr>
              <w:t>If present, representativeOlderAge_uri SHALL resolved to a representation of GeoSciML GeologicAge</w:t>
            </w:r>
          </w:p>
        </w:tc>
      </w:tr>
    </w:tbl>
    <w:p w14:paraId="3A4C7AD1" w14:textId="77777777" w:rsidR="00911F72" w:rsidRDefault="00911F7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0D187FD9" w14:textId="77777777" w:rsidTr="003E1755">
        <w:trPr>
          <w:cantSplit/>
        </w:trPr>
        <w:tc>
          <w:tcPr>
            <w:tcW w:w="4219" w:type="dxa"/>
            <w:tcBorders>
              <w:right w:val="nil"/>
            </w:tcBorders>
            <w:shd w:val="clear" w:color="auto" w:fill="auto"/>
          </w:tcPr>
          <w:p w14:paraId="2310650A" w14:textId="77777777" w:rsidR="00911F72" w:rsidRPr="00D12552" w:rsidRDefault="00911F72" w:rsidP="003E1755">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sheardisplacemenstructureview-representativeYoungerAge-uri</w:t>
            </w:r>
          </w:p>
        </w:tc>
        <w:tc>
          <w:tcPr>
            <w:tcW w:w="4678" w:type="dxa"/>
            <w:tcBorders>
              <w:left w:val="nil"/>
            </w:tcBorders>
            <w:shd w:val="clear" w:color="auto" w:fill="auto"/>
          </w:tcPr>
          <w:p w14:paraId="4701048D" w14:textId="77777777" w:rsidR="00911F72" w:rsidRPr="00D12552" w:rsidRDefault="00911F72" w:rsidP="003E1755">
            <w:pPr>
              <w:pStyle w:val="Tabletext10"/>
              <w:jc w:val="left"/>
              <w:rPr>
                <w:rStyle w:val="reqtext"/>
                <w:lang w:val="en-CA"/>
              </w:rPr>
            </w:pPr>
            <w:r>
              <w:rPr>
                <w:rStyle w:val="reqtext"/>
                <w:lang w:val="en-CA"/>
              </w:rPr>
              <w:t>If present, representativeYoungerAge_uri SHALL resolved to a representation of GeoSciML GeologicAge</w:t>
            </w:r>
          </w:p>
        </w:tc>
      </w:tr>
    </w:tbl>
    <w:p w14:paraId="7FED6D83" w14:textId="77777777" w:rsidR="00911F72" w:rsidRDefault="00911F7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5CB5BD49" w14:textId="77777777" w:rsidTr="003E1755">
        <w:trPr>
          <w:cantSplit/>
        </w:trPr>
        <w:tc>
          <w:tcPr>
            <w:tcW w:w="4219" w:type="dxa"/>
            <w:tcBorders>
              <w:right w:val="nil"/>
            </w:tcBorders>
            <w:shd w:val="clear" w:color="auto" w:fill="auto"/>
          </w:tcPr>
          <w:p w14:paraId="528F37F2"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sheardisplacemenstructureview-specification-uri</w:t>
            </w:r>
          </w:p>
        </w:tc>
        <w:tc>
          <w:tcPr>
            <w:tcW w:w="4678" w:type="dxa"/>
            <w:tcBorders>
              <w:left w:val="nil"/>
            </w:tcBorders>
            <w:shd w:val="clear" w:color="auto" w:fill="auto"/>
          </w:tcPr>
          <w:p w14:paraId="5B621468" w14:textId="77777777" w:rsidR="00911F72" w:rsidRPr="00D12552" w:rsidRDefault="00911F72" w:rsidP="003E1755">
            <w:pPr>
              <w:pStyle w:val="Tabletext10"/>
              <w:jc w:val="left"/>
              <w:rPr>
                <w:rStyle w:val="reqtext"/>
                <w:lang w:val="en-CA"/>
              </w:rPr>
            </w:pPr>
            <w:r>
              <w:rPr>
                <w:rStyle w:val="reqtext"/>
                <w:lang w:val="en-CA"/>
              </w:rPr>
              <w:t>Specification_uri SHALL resolve to a representation of GeoSciML ShearDisplacementStructure or a vocabulary term describing why the value is nil.</w:t>
            </w:r>
          </w:p>
        </w:tc>
      </w:tr>
    </w:tbl>
    <w:p w14:paraId="432B7BC0" w14:textId="77777777" w:rsidR="00911F72" w:rsidRDefault="00911F7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6E5D732E" w14:textId="77777777" w:rsidTr="003E1755">
        <w:trPr>
          <w:cantSplit/>
        </w:trPr>
        <w:tc>
          <w:tcPr>
            <w:tcW w:w="4219" w:type="dxa"/>
            <w:tcBorders>
              <w:right w:val="nil"/>
            </w:tcBorders>
            <w:shd w:val="clear" w:color="auto" w:fill="auto"/>
          </w:tcPr>
          <w:p w14:paraId="7637539B" w14:textId="169A5B84" w:rsidR="00911F72" w:rsidRPr="00D12552" w:rsidRDefault="00911F72" w:rsidP="00911F72">
            <w:pPr>
              <w:pStyle w:val="Tabletext10"/>
              <w:rPr>
                <w:rStyle w:val="requri"/>
                <w:lang w:val="en-CA"/>
              </w:rPr>
            </w:pPr>
            <w:del w:id="562" w:author="Eric Boisvert" w:date="2015-10-29T11:58:00Z">
              <w:r w:rsidDel="00F23489">
                <w:rPr>
                  <w:rStyle w:val="requri"/>
                  <w:lang w:val="en-CA"/>
                </w:rPr>
                <w:delText>/req/gsml4-portrayal</w:delText>
              </w:r>
              <w:r w:rsidRPr="00D12552" w:rsidDel="00F23489">
                <w:rPr>
                  <w:rStyle w:val="requri"/>
                  <w:lang w:val="en-CA"/>
                </w:rPr>
                <w:delText>/</w:delText>
              </w:r>
              <w:r w:rsidDel="00F23489">
                <w:rPr>
                  <w:rStyle w:val="requri"/>
                  <w:lang w:val="en-CA"/>
                </w:rPr>
                <w:delText>sheardisplacemenstructureview-metadata-uri</w:delText>
              </w:r>
            </w:del>
          </w:p>
        </w:tc>
        <w:tc>
          <w:tcPr>
            <w:tcW w:w="4678" w:type="dxa"/>
            <w:tcBorders>
              <w:left w:val="nil"/>
            </w:tcBorders>
            <w:shd w:val="clear" w:color="auto" w:fill="auto"/>
          </w:tcPr>
          <w:p w14:paraId="438F5FDD" w14:textId="439ADE57" w:rsidR="00911F72" w:rsidRPr="00D12552" w:rsidRDefault="00911F72" w:rsidP="00911F72">
            <w:pPr>
              <w:pStyle w:val="Tabletext10"/>
              <w:jc w:val="left"/>
              <w:rPr>
                <w:rStyle w:val="reqtext"/>
                <w:lang w:val="en-CA"/>
              </w:rPr>
            </w:pPr>
            <w:del w:id="563" w:author="Eric Boisvert" w:date="2015-10-29T11:58:00Z">
              <w:r w:rsidDel="00F23489">
                <w:rPr>
                  <w:rStyle w:val="reqtext"/>
                  <w:lang w:val="en-CA"/>
                </w:rPr>
                <w:delText>metadata_uri SHALL resolve to a representation metadata document</w:delText>
              </w:r>
            </w:del>
          </w:p>
        </w:tc>
      </w:tr>
    </w:tbl>
    <w:p w14:paraId="12189A02" w14:textId="77777777" w:rsidR="00911F72" w:rsidRDefault="00911F72" w:rsidP="00D14AF0">
      <w:pPr>
        <w:autoSpaceDE w:val="0"/>
        <w:autoSpaceDN w:val="0"/>
        <w:adjustRightInd w:val="0"/>
        <w:spacing w:after="0" w:line="240" w:lineRule="atLeast"/>
        <w:rPr>
          <w:rFonts w:cs="Arial"/>
          <w:color w:val="000000"/>
          <w:lang w:val="en-CA"/>
        </w:rPr>
      </w:pPr>
    </w:p>
    <w:p w14:paraId="54D90096" w14:textId="77777777" w:rsidR="00D14AF0" w:rsidRDefault="00D14AF0" w:rsidP="00CA3AC5">
      <w:pPr>
        <w:pStyle w:val="Heading3"/>
        <w:rPr>
          <w:lang w:val="en-CA"/>
        </w:rPr>
      </w:pPr>
      <w:r w:rsidRPr="00D14AF0">
        <w:rPr>
          <w:lang w:val="en-CA"/>
        </w:rPr>
        <w:t>S</w:t>
      </w:r>
      <w:bookmarkStart w:id="564" w:name="BKM_A518DA4F_2CA4_4758_BC7A_4790DC092913"/>
      <w:bookmarkEnd w:id="564"/>
      <w:r w:rsidRPr="00D14AF0">
        <w:rPr>
          <w:lang w:val="en-CA"/>
        </w:rPr>
        <w:t>iteObservationView</w:t>
      </w:r>
    </w:p>
    <w:p w14:paraId="23F86DBC" w14:textId="77777777" w:rsidR="00D14AF0" w:rsidRDefault="00D14AF0" w:rsidP="00D14AF0">
      <w:pPr>
        <w:autoSpaceDE w:val="0"/>
        <w:autoSpaceDN w:val="0"/>
        <w:adjustRightInd w:val="0"/>
        <w:spacing w:after="0" w:line="240" w:lineRule="atLeast"/>
        <w:rPr>
          <w:rFonts w:cs="Arial"/>
          <w:color w:val="000000"/>
          <w:lang w:val="en-CA"/>
        </w:rPr>
      </w:pPr>
    </w:p>
    <w:p w14:paraId="0C9686B6" w14:textId="77777777" w:rsidR="001810D7" w:rsidRDefault="001810D7" w:rsidP="001810D7">
      <w:pPr>
        <w:keepNext/>
        <w:autoSpaceDE w:val="0"/>
        <w:autoSpaceDN w:val="0"/>
        <w:adjustRightInd w:val="0"/>
        <w:spacing w:after="0" w:line="240" w:lineRule="atLeast"/>
      </w:pPr>
      <w:r w:rsidRPr="001810D7">
        <w:rPr>
          <w:rFonts w:cs="Arial"/>
          <w:noProof/>
          <w:color w:val="000000"/>
          <w:lang w:val="en-CA" w:eastAsia="en-CA"/>
        </w:rPr>
        <w:drawing>
          <wp:inline distT="0" distB="0" distL="0" distR="0" wp14:anchorId="0B5BDD8C" wp14:editId="5E4EFFCD">
            <wp:extent cx="2514951" cy="3057952"/>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514951" cy="3057952"/>
                    </a:xfrm>
                    <a:prstGeom prst="rect">
                      <a:avLst/>
                    </a:prstGeom>
                  </pic:spPr>
                </pic:pic>
              </a:graphicData>
            </a:graphic>
          </wp:inline>
        </w:drawing>
      </w:r>
    </w:p>
    <w:p w14:paraId="05BABD8D" w14:textId="77777777" w:rsidR="001810D7" w:rsidRDefault="001810D7" w:rsidP="001810D7">
      <w:pPr>
        <w:pStyle w:val="Caption"/>
        <w:rPr>
          <w:rFonts w:cs="Arial"/>
          <w:color w:val="000000"/>
          <w:lang w:val="en-CA"/>
        </w:rPr>
      </w:pPr>
      <w:r>
        <w:t xml:space="preserve">Figure </w:t>
      </w:r>
      <w:fldSimple w:instr=" SEQ Figure \* ARABIC ">
        <w:ins w:id="565" w:author="Eric Boisvert" w:date="2015-11-28T15:54:00Z">
          <w:r w:rsidR="00180077">
            <w:rPr>
              <w:noProof/>
            </w:rPr>
            <w:t>14</w:t>
          </w:r>
        </w:ins>
        <w:del w:id="566" w:author="Eric Boisvert" w:date="2015-10-30T04:23:00Z">
          <w:r w:rsidR="00090DCF" w:rsidDel="007D2867">
            <w:rPr>
              <w:noProof/>
            </w:rPr>
            <w:delText>14</w:delText>
          </w:r>
        </w:del>
      </w:fldSimple>
      <w:r>
        <w:t>: SiteObservationView class</w:t>
      </w:r>
    </w:p>
    <w:p w14:paraId="68067DFF" w14:textId="77777777" w:rsidR="001810D7" w:rsidRDefault="001810D7" w:rsidP="00D14AF0">
      <w:pPr>
        <w:autoSpaceDE w:val="0"/>
        <w:autoSpaceDN w:val="0"/>
        <w:adjustRightInd w:val="0"/>
        <w:spacing w:after="0" w:line="240" w:lineRule="atLeast"/>
        <w:rPr>
          <w:rFonts w:cs="Arial"/>
          <w:color w:val="000000"/>
          <w:lang w:val="en-CA"/>
        </w:rPr>
      </w:pPr>
    </w:p>
    <w:p w14:paraId="5C1C8D2E" w14:textId="77777777" w:rsidR="00D14AF0" w:rsidRPr="00D14AF0" w:rsidRDefault="00D14AF0" w:rsidP="00D14AF0">
      <w:pPr>
        <w:autoSpaceDE w:val="0"/>
        <w:autoSpaceDN w:val="0"/>
        <w:adjustRightInd w:val="0"/>
        <w:spacing w:after="0" w:line="240" w:lineRule="atLeast"/>
        <w:rPr>
          <w:rFonts w:cs="Arial"/>
          <w:color w:val="000000"/>
          <w:lang w:val="en-CA"/>
        </w:rPr>
      </w:pPr>
      <w:proofErr w:type="gramStart"/>
      <w:r w:rsidRPr="00D14AF0">
        <w:rPr>
          <w:rFonts w:cs="Arial"/>
          <w:color w:val="000000"/>
          <w:lang w:val="en-CA"/>
        </w:rPr>
        <w:t>Simplified view of a point-located geological observation, like a structural measurement.</w:t>
      </w:r>
      <w:proofErr w:type="gramEnd"/>
      <w:r w:rsidRPr="00D14AF0">
        <w:rPr>
          <w:rFonts w:cs="Arial"/>
          <w:color w:val="000000"/>
          <w:lang w:val="en-CA"/>
        </w:rPr>
        <w:t xml:space="preserve"> This is a simplified instance of a sampling point from Observations &amp; Measurements (ISO19156) with an associated geological observation. Key property values are </w:t>
      </w:r>
      <w:r w:rsidRPr="00D14AF0">
        <w:rPr>
          <w:rFonts w:cs="Arial"/>
          <w:color w:val="000000"/>
          <w:lang w:val="en-CA"/>
        </w:rPr>
        <w:lastRenderedPageBreak/>
        <w:t>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E610CFB" w14:textId="77777777" w:rsidR="00D14AF0" w:rsidRPr="00D14AF0" w:rsidRDefault="00D14AF0" w:rsidP="00D14AF0">
      <w:pPr>
        <w:autoSpaceDE w:val="0"/>
        <w:autoSpaceDN w:val="0"/>
        <w:adjustRightInd w:val="0"/>
        <w:spacing w:after="0" w:line="240" w:lineRule="atLeast"/>
        <w:rPr>
          <w:rFonts w:cs="Arial"/>
          <w:color w:val="000000"/>
          <w:lang w:val="en-CA"/>
        </w:rPr>
      </w:pPr>
    </w:p>
    <w:p w14:paraId="7C3BC8E7" w14:textId="77777777" w:rsidR="00D14AF0" w:rsidRPr="00D14AF0" w:rsidRDefault="00D14AF0" w:rsidP="00D14AF0">
      <w:pPr>
        <w:autoSpaceDE w:val="0"/>
        <w:autoSpaceDN w:val="0"/>
        <w:adjustRightInd w:val="0"/>
        <w:spacing w:after="0" w:line="240" w:lineRule="atLeast"/>
        <w:rPr>
          <w:rFonts w:cs="Arial"/>
          <w:color w:val="000000"/>
          <w:lang w:val="en-CA"/>
        </w:rPr>
      </w:pPr>
    </w:p>
    <w:p w14:paraId="1C975050" w14:textId="77777777" w:rsidR="00D14AF0" w:rsidRDefault="00D14AF0" w:rsidP="00D14AF0">
      <w:pPr>
        <w:pStyle w:val="Caption"/>
        <w:keepNext/>
      </w:pPr>
      <w:r>
        <w:t xml:space="preserve">Table </w:t>
      </w:r>
      <w:fldSimple w:instr=" SEQ Table \* ARABIC ">
        <w:r w:rsidR="004D3EF3">
          <w:rPr>
            <w:noProof/>
          </w:rPr>
          <w:t>8</w:t>
        </w:r>
      </w:fldSimple>
      <w:r>
        <w:t>: SiteObservationView properties</w:t>
      </w:r>
    </w:p>
    <w:tbl>
      <w:tblPr>
        <w:tblStyle w:val="LightShading"/>
        <w:tblW w:w="9735" w:type="dxa"/>
        <w:tblLayout w:type="fixed"/>
        <w:tblLook w:val="0420" w:firstRow="1" w:lastRow="0" w:firstColumn="0" w:lastColumn="0" w:noHBand="0" w:noVBand="1"/>
      </w:tblPr>
      <w:tblGrid>
        <w:gridCol w:w="2093"/>
        <w:gridCol w:w="1701"/>
        <w:gridCol w:w="5941"/>
      </w:tblGrid>
      <w:tr w:rsidR="00D14AF0" w:rsidRPr="00D14AF0" w14:paraId="192F8136" w14:textId="77777777" w:rsidTr="00D14AF0">
        <w:trPr>
          <w:cnfStyle w:val="100000000000" w:firstRow="1" w:lastRow="0" w:firstColumn="0" w:lastColumn="0" w:oddVBand="0" w:evenVBand="0" w:oddHBand="0" w:evenHBand="0" w:firstRowFirstColumn="0" w:firstRowLastColumn="0" w:lastRowFirstColumn="0" w:lastRowLastColumn="0"/>
        </w:trPr>
        <w:tc>
          <w:tcPr>
            <w:tcW w:w="2093" w:type="dxa"/>
          </w:tcPr>
          <w:p w14:paraId="73F0D36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67" w:name="BKM_EC69FC11_247D_4B96_A882_7E9D1AD588E0"/>
            <w:bookmarkEnd w:id="567"/>
            <w:r w:rsidRPr="00D14AF0">
              <w:rPr>
                <w:rFonts w:asciiTheme="minorHAnsi" w:hAnsiTheme="minorHAnsi" w:cs="Arial"/>
                <w:color w:val="000000"/>
                <w:sz w:val="20"/>
                <w:szCs w:val="20"/>
                <w:lang w:val="en-CA"/>
              </w:rPr>
              <w:t>Name</w:t>
            </w:r>
          </w:p>
        </w:tc>
        <w:tc>
          <w:tcPr>
            <w:tcW w:w="1701" w:type="dxa"/>
          </w:tcPr>
          <w:p w14:paraId="78EB9F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5941" w:type="dxa"/>
          </w:tcPr>
          <w:p w14:paraId="0247D7D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4F6871BB"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4E7CBA0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1701" w:type="dxa"/>
          </w:tcPr>
          <w:p w14:paraId="21F88A7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941" w:type="dxa"/>
          </w:tcPr>
          <w:p w14:paraId="56E593E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Unique identifier for this site observation record.</w:t>
            </w:r>
          </w:p>
          <w:p w14:paraId="406720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7B48BD7" w14:textId="77777777" w:rsidTr="00D14AF0">
        <w:tc>
          <w:tcPr>
            <w:tcW w:w="2093" w:type="dxa"/>
          </w:tcPr>
          <w:p w14:paraId="74DFF02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68" w:name="BKM_ADCD2F69_DA9B_47AD_AAD9_CD10F85583D7"/>
            <w:bookmarkEnd w:id="568"/>
            <w:r w:rsidRPr="00D14AF0">
              <w:rPr>
                <w:rFonts w:asciiTheme="minorHAnsi" w:hAnsiTheme="minorHAnsi" w:cs="Arial"/>
                <w:color w:val="000000"/>
                <w:sz w:val="20"/>
                <w:szCs w:val="20"/>
                <w:lang w:val="en-CA"/>
              </w:rPr>
              <w:t>siteName</w:t>
            </w:r>
          </w:p>
        </w:tc>
        <w:tc>
          <w:tcPr>
            <w:tcW w:w="1701" w:type="dxa"/>
          </w:tcPr>
          <w:p w14:paraId="4E0C93C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538E3F7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name of the sampling feature at this location (e.g. a station number, a borehole)</w:t>
            </w:r>
          </w:p>
          <w:p w14:paraId="1326847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2086970"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7465A3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69" w:name="BKM_07E8099B_7BEC_4F52_A9CB_2057EB65CA46"/>
            <w:bookmarkEnd w:id="569"/>
            <w:r w:rsidRPr="00D14AF0">
              <w:rPr>
                <w:rFonts w:asciiTheme="minorHAnsi" w:hAnsiTheme="minorHAnsi" w:cs="Arial"/>
                <w:color w:val="000000"/>
                <w:sz w:val="20"/>
                <w:szCs w:val="20"/>
                <w:lang w:val="en-CA"/>
              </w:rPr>
              <w:t>observationName</w:t>
            </w:r>
          </w:p>
        </w:tc>
        <w:tc>
          <w:tcPr>
            <w:tcW w:w="1701" w:type="dxa"/>
          </w:tcPr>
          <w:p w14:paraId="7A36A5E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1D875C2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string to identify the observation.</w:t>
            </w:r>
          </w:p>
          <w:p w14:paraId="6CE7C1F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86C9721" w14:textId="77777777" w:rsidTr="00D14AF0">
        <w:tc>
          <w:tcPr>
            <w:tcW w:w="2093" w:type="dxa"/>
          </w:tcPr>
          <w:p w14:paraId="67C19F5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70" w:name="BKM_803B49B5_5346_4ECB_84C0_E9285F22A260"/>
            <w:bookmarkEnd w:id="570"/>
            <w:r w:rsidRPr="00D14AF0">
              <w:rPr>
                <w:rFonts w:asciiTheme="minorHAnsi" w:hAnsiTheme="minorHAnsi" w:cs="Arial"/>
                <w:color w:val="000000"/>
                <w:sz w:val="20"/>
                <w:szCs w:val="20"/>
                <w:lang w:val="en-CA"/>
              </w:rPr>
              <w:t>label</w:t>
            </w:r>
          </w:p>
        </w:tc>
        <w:tc>
          <w:tcPr>
            <w:tcW w:w="1701" w:type="dxa"/>
          </w:tcPr>
          <w:p w14:paraId="0A0B9D0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7A942B7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Short text string to associate with a symbol in a visualization/portrayal</w:t>
            </w:r>
          </w:p>
          <w:p w14:paraId="2154AC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90DCAC7"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08EEBB2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71" w:name="BKM_EF622FE6_F231_4466_80B5_7C9E00C1AF26"/>
            <w:bookmarkEnd w:id="571"/>
            <w:r w:rsidRPr="00D14AF0">
              <w:rPr>
                <w:rFonts w:asciiTheme="minorHAnsi" w:hAnsiTheme="minorHAnsi" w:cs="Arial"/>
                <w:color w:val="000000"/>
                <w:sz w:val="20"/>
                <w:szCs w:val="20"/>
                <w:lang w:val="en-CA"/>
              </w:rPr>
              <w:t>description</w:t>
            </w:r>
          </w:p>
        </w:tc>
        <w:tc>
          <w:tcPr>
            <w:tcW w:w="1701" w:type="dxa"/>
          </w:tcPr>
          <w:p w14:paraId="498DE1A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631625B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string providing descriptive information about the observation.</w:t>
            </w:r>
          </w:p>
          <w:p w14:paraId="63B104B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17D1F07" w14:textId="77777777" w:rsidTr="00D14AF0">
        <w:tc>
          <w:tcPr>
            <w:tcW w:w="2093" w:type="dxa"/>
          </w:tcPr>
          <w:p w14:paraId="4128EAE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72" w:name="BKM_314D3BAE_F7C9_4B36_ADB6_C72D030F3753"/>
            <w:bookmarkEnd w:id="572"/>
            <w:r w:rsidRPr="00D14AF0">
              <w:rPr>
                <w:rFonts w:asciiTheme="minorHAnsi" w:hAnsiTheme="minorHAnsi" w:cs="Arial"/>
                <w:color w:val="000000"/>
                <w:sz w:val="20"/>
                <w:szCs w:val="20"/>
                <w:lang w:val="en-CA"/>
              </w:rPr>
              <w:t>featureOfInterest</w:t>
            </w:r>
          </w:p>
        </w:tc>
        <w:tc>
          <w:tcPr>
            <w:tcW w:w="1701" w:type="dxa"/>
          </w:tcPr>
          <w:p w14:paraId="59C8FCC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0E9756F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geologic feature that the observation is intended to characterize, e.g. foliation (observed property= orientation), a geologic unit (observed property = age</w:t>
            </w:r>
            <w:proofErr w:type="gramStart"/>
            <w:r w:rsidRPr="00D14AF0">
              <w:rPr>
                <w:rFonts w:asciiTheme="minorHAnsi" w:hAnsiTheme="minorHAnsi" w:cs="Arial"/>
                <w:color w:val="000000"/>
                <w:sz w:val="20"/>
                <w:szCs w:val="20"/>
                <w:lang w:val="en-CA"/>
              </w:rPr>
              <w:t>,magnetic</w:t>
            </w:r>
            <w:proofErr w:type="gramEnd"/>
            <w:r w:rsidRPr="00D14AF0">
              <w:rPr>
                <w:rFonts w:asciiTheme="minorHAnsi" w:hAnsiTheme="minorHAnsi" w:cs="Arial"/>
                <w:color w:val="000000"/>
                <w:sz w:val="20"/>
                <w:szCs w:val="20"/>
                <w:lang w:val="en-CA"/>
              </w:rPr>
              <w:t xml:space="preserve"> susceptibility, density, uranium content).</w:t>
            </w:r>
          </w:p>
          <w:p w14:paraId="5EEFD2F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0FB03D5"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281C2C7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73" w:name="BKM_39715309_7964_43D3_8714_66E5FE3F5A42"/>
            <w:bookmarkEnd w:id="573"/>
            <w:r w:rsidRPr="00D14AF0">
              <w:rPr>
                <w:rFonts w:asciiTheme="minorHAnsi" w:hAnsiTheme="minorHAnsi" w:cs="Arial"/>
                <w:color w:val="000000"/>
                <w:sz w:val="20"/>
                <w:szCs w:val="20"/>
                <w:lang w:val="en-CA"/>
              </w:rPr>
              <w:t>observedProperty</w:t>
            </w:r>
          </w:p>
        </w:tc>
        <w:tc>
          <w:tcPr>
            <w:tcW w:w="1701" w:type="dxa"/>
          </w:tcPr>
          <w:p w14:paraId="5BE240F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11E35A5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property reported in this record. (</w:t>
            </w:r>
            <w:proofErr w:type="gramStart"/>
            <w:r w:rsidRPr="00D14AF0">
              <w:rPr>
                <w:rFonts w:asciiTheme="minorHAnsi" w:hAnsiTheme="minorHAnsi" w:cs="Arial"/>
                <w:color w:val="000000"/>
                <w:sz w:val="20"/>
                <w:szCs w:val="20"/>
                <w:lang w:val="en-CA"/>
              </w:rPr>
              <w:t>eg</w:t>
            </w:r>
            <w:proofErr w:type="gramEnd"/>
            <w:r w:rsidRPr="00D14AF0">
              <w:rPr>
                <w:rFonts w:asciiTheme="minorHAnsi" w:hAnsiTheme="minorHAnsi" w:cs="Arial"/>
                <w:color w:val="000000"/>
                <w:sz w:val="20"/>
                <w:szCs w:val="20"/>
                <w:lang w:val="en-CA"/>
              </w:rPr>
              <w:t>. orientation, age, density, gold content). Preferably a term from a controlled vocabulary.</w:t>
            </w:r>
          </w:p>
          <w:p w14:paraId="5A0D72D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D5A7905" w14:textId="77777777" w:rsidTr="00D14AF0">
        <w:tc>
          <w:tcPr>
            <w:tcW w:w="2093" w:type="dxa"/>
          </w:tcPr>
          <w:p w14:paraId="48CEF3E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74" w:name="BKM_154B13F8_8CD9_473E_98B5_93572A0EB3BB"/>
            <w:bookmarkEnd w:id="574"/>
            <w:r w:rsidRPr="00D14AF0">
              <w:rPr>
                <w:rFonts w:asciiTheme="minorHAnsi" w:hAnsiTheme="minorHAnsi" w:cs="Arial"/>
                <w:color w:val="000000"/>
                <w:sz w:val="20"/>
                <w:szCs w:val="20"/>
                <w:lang w:val="en-CA"/>
              </w:rPr>
              <w:t>observedValue</w:t>
            </w:r>
          </w:p>
        </w:tc>
        <w:tc>
          <w:tcPr>
            <w:tcW w:w="1701" w:type="dxa"/>
          </w:tcPr>
          <w:p w14:paraId="466F79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3D87824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Although this field is implemented as a character string to conform with simple feature requirements, it can be encoded as a swe</w:t>
            </w:r>
            <w:proofErr w:type="gramStart"/>
            <w:r w:rsidRPr="00D14AF0">
              <w:rPr>
                <w:rFonts w:asciiTheme="minorHAnsi" w:hAnsiTheme="minorHAnsi" w:cs="Arial"/>
                <w:color w:val="000000"/>
                <w:sz w:val="20"/>
                <w:szCs w:val="20"/>
                <w:lang w:val="en-CA"/>
              </w:rPr>
              <w:t>:Record</w:t>
            </w:r>
            <w:proofErr w:type="gramEnd"/>
            <w:r w:rsidRPr="00D14AF0">
              <w:rPr>
                <w:rFonts w:asciiTheme="minorHAnsi" w:hAnsiTheme="minorHAnsi" w:cs="Arial"/>
                <w:color w:val="000000"/>
                <w:sz w:val="20"/>
                <w:szCs w:val="20"/>
                <w:lang w:val="en-CA"/>
              </w:rPr>
              <w:t>. This value may be numeric (eg; 235 degrees, 50 ppm) or textual (eg; red).</w:t>
            </w:r>
          </w:p>
          <w:p w14:paraId="129E48C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7DFEC24"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72E18B4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75" w:name="BKM_2C39BB23_51CD_4C07_BC3D_DFD062118A45"/>
            <w:bookmarkEnd w:id="575"/>
            <w:r w:rsidRPr="00D14AF0">
              <w:rPr>
                <w:rFonts w:asciiTheme="minorHAnsi" w:hAnsiTheme="minorHAnsi" w:cs="Arial"/>
                <w:color w:val="000000"/>
                <w:sz w:val="20"/>
                <w:szCs w:val="20"/>
                <w:lang w:val="en-CA"/>
              </w:rPr>
              <w:t>observedValueUom</w:t>
            </w:r>
          </w:p>
        </w:tc>
        <w:tc>
          <w:tcPr>
            <w:tcW w:w="1701" w:type="dxa"/>
          </w:tcPr>
          <w:p w14:paraId="51A93A8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6436F9C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unit of measure for a numerical value of an observation or measurement, preferable from a controlled vocabulary.</w:t>
            </w:r>
          </w:p>
          <w:p w14:paraId="2C190BA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799783D" w14:textId="77777777" w:rsidTr="00D14AF0">
        <w:tc>
          <w:tcPr>
            <w:tcW w:w="2093" w:type="dxa"/>
          </w:tcPr>
          <w:p w14:paraId="4472F3F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76" w:name="BKM_60CAAB90_52E0_4214_AE69_D0060C7423ED"/>
            <w:bookmarkEnd w:id="576"/>
            <w:r w:rsidRPr="00D14AF0">
              <w:rPr>
                <w:rFonts w:asciiTheme="minorHAnsi" w:hAnsiTheme="minorHAnsi" w:cs="Arial"/>
                <w:color w:val="000000"/>
                <w:sz w:val="20"/>
                <w:szCs w:val="20"/>
                <w:lang w:val="en-CA"/>
              </w:rPr>
              <w:t>observationMethod</w:t>
            </w:r>
          </w:p>
        </w:tc>
        <w:tc>
          <w:tcPr>
            <w:tcW w:w="1701" w:type="dxa"/>
          </w:tcPr>
          <w:p w14:paraId="0905871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341B96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Preferably a term from a controlled vocabulary to categorize the observation method. Further details on procedure can be put in the source field.</w:t>
            </w:r>
          </w:p>
          <w:p w14:paraId="216B975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3BE1936"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15A6864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77" w:name="BKM_E7AC1443_775C_4DF5_9107_5B1DF4E1D651"/>
            <w:bookmarkEnd w:id="577"/>
            <w:r w:rsidRPr="00D14AF0">
              <w:rPr>
                <w:rFonts w:asciiTheme="minorHAnsi" w:hAnsiTheme="minorHAnsi" w:cs="Arial"/>
                <w:color w:val="000000"/>
                <w:sz w:val="20"/>
                <w:szCs w:val="20"/>
                <w:lang w:val="en-CA"/>
              </w:rPr>
              <w:t>positionalAccuracy</w:t>
            </w:r>
          </w:p>
        </w:tc>
        <w:tc>
          <w:tcPr>
            <w:tcW w:w="1701" w:type="dxa"/>
          </w:tcPr>
          <w:p w14:paraId="3079AAD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469B75D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Estimate of the position uncertainty for the site location. For numerical measurements, include a unit of measure in the description. (</w:t>
            </w:r>
            <w:proofErr w:type="gramStart"/>
            <w:r w:rsidRPr="00D14AF0">
              <w:rPr>
                <w:rFonts w:asciiTheme="minorHAnsi" w:hAnsiTheme="minorHAnsi" w:cs="Arial"/>
                <w:color w:val="000000"/>
                <w:sz w:val="20"/>
                <w:szCs w:val="20"/>
                <w:lang w:val="en-CA"/>
              </w:rPr>
              <w:t>eg</w:t>
            </w:r>
            <w:proofErr w:type="gramEnd"/>
            <w:r w:rsidRPr="00D14AF0">
              <w:rPr>
                <w:rFonts w:asciiTheme="minorHAnsi" w:hAnsiTheme="minorHAnsi" w:cs="Arial"/>
                <w:color w:val="000000"/>
                <w:sz w:val="20"/>
                <w:szCs w:val="20"/>
                <w:lang w:val="en-CA"/>
              </w:rPr>
              <w:t>, 50 metres, poor, good).</w:t>
            </w:r>
          </w:p>
          <w:p w14:paraId="55045F0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137D6EA" w14:textId="77777777" w:rsidTr="00D14AF0">
        <w:tc>
          <w:tcPr>
            <w:tcW w:w="2093" w:type="dxa"/>
          </w:tcPr>
          <w:p w14:paraId="4ED9F0A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78" w:name="BKM_EF3CAFA8_84A6_43F7_816F_7C74C3A3DFE7"/>
            <w:bookmarkEnd w:id="578"/>
            <w:r w:rsidRPr="00D14AF0">
              <w:rPr>
                <w:rFonts w:asciiTheme="minorHAnsi" w:hAnsiTheme="minorHAnsi" w:cs="Arial"/>
                <w:color w:val="000000"/>
                <w:sz w:val="20"/>
                <w:szCs w:val="20"/>
                <w:lang w:val="en-CA"/>
              </w:rPr>
              <w:t>source</w:t>
            </w:r>
          </w:p>
        </w:tc>
        <w:tc>
          <w:tcPr>
            <w:tcW w:w="1701" w:type="dxa"/>
          </w:tcPr>
          <w:p w14:paraId="19F20DD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7608A18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measurement procedure, processing, and provenance of data.</w:t>
            </w:r>
          </w:p>
          <w:p w14:paraId="442A98E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rsidDel="00C00719" w14:paraId="53BCC85E" w14:textId="4FC8E7F0" w:rsidTr="00D14AF0">
        <w:trPr>
          <w:cnfStyle w:val="000000100000" w:firstRow="0" w:lastRow="0" w:firstColumn="0" w:lastColumn="0" w:oddVBand="0" w:evenVBand="0" w:oddHBand="1" w:evenHBand="0" w:firstRowFirstColumn="0" w:firstRowLastColumn="0" w:lastRowFirstColumn="0" w:lastRowLastColumn="0"/>
          <w:del w:id="579" w:author="Eric Boisvert" w:date="2015-10-29T12:05:00Z"/>
        </w:trPr>
        <w:tc>
          <w:tcPr>
            <w:tcW w:w="2093" w:type="dxa"/>
          </w:tcPr>
          <w:p w14:paraId="463CAD6B" w14:textId="3EA0FE8E" w:rsidR="00D14AF0" w:rsidRPr="00D14AF0" w:rsidDel="00C00719" w:rsidRDefault="00D14AF0" w:rsidP="00D14AF0">
            <w:pPr>
              <w:autoSpaceDE w:val="0"/>
              <w:autoSpaceDN w:val="0"/>
              <w:adjustRightInd w:val="0"/>
              <w:spacing w:after="0" w:line="240" w:lineRule="atLeast"/>
              <w:rPr>
                <w:del w:id="580" w:author="Eric Boisvert" w:date="2015-10-29T12:05:00Z"/>
                <w:rFonts w:asciiTheme="minorHAnsi" w:hAnsiTheme="minorHAnsi" w:cs="Arial"/>
                <w:color w:val="000000"/>
                <w:sz w:val="20"/>
                <w:szCs w:val="20"/>
                <w:lang w:val="en-CA"/>
              </w:rPr>
            </w:pPr>
            <w:bookmarkStart w:id="581" w:name="BKM_71BA9B79_BC0A_41B7_9630_0B047D9D4660"/>
            <w:bookmarkEnd w:id="581"/>
            <w:del w:id="582" w:author="Eric Boisvert" w:date="2015-10-29T12:05:00Z">
              <w:r w:rsidRPr="00D14AF0" w:rsidDel="00C00719">
                <w:rPr>
                  <w:rFonts w:asciiTheme="minorHAnsi" w:hAnsiTheme="minorHAnsi" w:cs="Arial"/>
                  <w:color w:val="000000"/>
                  <w:sz w:val="20"/>
                  <w:szCs w:val="20"/>
                  <w:lang w:val="en-CA"/>
                </w:rPr>
                <w:delText>observation_uri</w:delText>
              </w:r>
            </w:del>
          </w:p>
        </w:tc>
        <w:tc>
          <w:tcPr>
            <w:tcW w:w="1701" w:type="dxa"/>
          </w:tcPr>
          <w:p w14:paraId="20D5B69E" w14:textId="41526D0B" w:rsidR="00D14AF0" w:rsidRPr="00D14AF0" w:rsidDel="00C00719" w:rsidRDefault="00D14AF0" w:rsidP="00D14AF0">
            <w:pPr>
              <w:autoSpaceDE w:val="0"/>
              <w:autoSpaceDN w:val="0"/>
              <w:adjustRightInd w:val="0"/>
              <w:spacing w:after="0" w:line="240" w:lineRule="atLeast"/>
              <w:rPr>
                <w:del w:id="583" w:author="Eric Boisvert" w:date="2015-10-29T12:05:00Z"/>
                <w:rFonts w:asciiTheme="minorHAnsi" w:hAnsiTheme="minorHAnsi" w:cs="Arial"/>
                <w:color w:val="000000"/>
                <w:sz w:val="20"/>
                <w:szCs w:val="20"/>
                <w:lang w:val="en-CA"/>
              </w:rPr>
            </w:pPr>
            <w:del w:id="584" w:author="Eric Boisvert" w:date="2015-10-29T12:05:00Z">
              <w:r w:rsidRPr="00D14AF0" w:rsidDel="00C00719">
                <w:rPr>
                  <w:rFonts w:asciiTheme="minorHAnsi" w:hAnsiTheme="minorHAnsi" w:cs="Arial"/>
                  <w:color w:val="000000"/>
                  <w:sz w:val="20"/>
                  <w:szCs w:val="20"/>
                  <w:lang w:val="en-CA"/>
                </w:rPr>
                <w:delText>URI</w:delText>
              </w:r>
            </w:del>
          </w:p>
        </w:tc>
        <w:tc>
          <w:tcPr>
            <w:tcW w:w="5941" w:type="dxa"/>
          </w:tcPr>
          <w:p w14:paraId="41CB8F95" w14:textId="122E2893" w:rsidR="00D14AF0" w:rsidRPr="00D14AF0" w:rsidDel="00C00719" w:rsidRDefault="00D14AF0" w:rsidP="00D14AF0">
            <w:pPr>
              <w:autoSpaceDE w:val="0"/>
              <w:autoSpaceDN w:val="0"/>
              <w:adjustRightInd w:val="0"/>
              <w:spacing w:after="0" w:line="240" w:lineRule="atLeast"/>
              <w:rPr>
                <w:del w:id="585" w:author="Eric Boisvert" w:date="2015-10-29T12:05:00Z"/>
                <w:rFonts w:asciiTheme="minorHAnsi" w:hAnsiTheme="minorHAnsi" w:cs="Arial"/>
                <w:color w:val="000000"/>
                <w:sz w:val="20"/>
                <w:szCs w:val="20"/>
                <w:lang w:val="en-CA"/>
              </w:rPr>
            </w:pPr>
            <w:del w:id="586" w:author="Eric Boisvert" w:date="2015-10-29T12:05:00Z">
              <w:r w:rsidRPr="00D14AF0" w:rsidDel="00C00719">
                <w:rPr>
                  <w:rFonts w:asciiTheme="minorHAnsi" w:hAnsiTheme="minorHAnsi" w:cs="Arial"/>
                  <w:color w:val="000000"/>
                  <w:sz w:val="20"/>
                  <w:szCs w:val="20"/>
                  <w:lang w:val="en-CA"/>
                </w:rPr>
                <w:delText>URI link to a full O&amp;M observation description.</w:delText>
              </w:r>
            </w:del>
          </w:p>
          <w:p w14:paraId="39502C35" w14:textId="0FD74042" w:rsidR="00D14AF0" w:rsidRPr="00D14AF0" w:rsidDel="00C00719" w:rsidRDefault="00D14AF0" w:rsidP="00D14AF0">
            <w:pPr>
              <w:autoSpaceDE w:val="0"/>
              <w:autoSpaceDN w:val="0"/>
              <w:adjustRightInd w:val="0"/>
              <w:spacing w:after="0" w:line="240" w:lineRule="atLeast"/>
              <w:rPr>
                <w:del w:id="587" w:author="Eric Boisvert" w:date="2015-10-29T12:05:00Z"/>
                <w:rFonts w:asciiTheme="minorHAnsi" w:hAnsiTheme="minorHAnsi" w:cs="Arial"/>
                <w:color w:val="000000"/>
                <w:sz w:val="20"/>
                <w:szCs w:val="20"/>
                <w:lang w:val="en-CA"/>
              </w:rPr>
            </w:pPr>
          </w:p>
        </w:tc>
      </w:tr>
      <w:tr w:rsidR="00D14AF0" w:rsidRPr="00D14AF0" w14:paraId="3E7057A2" w14:textId="77777777" w:rsidTr="00D14AF0">
        <w:tc>
          <w:tcPr>
            <w:tcW w:w="2093" w:type="dxa"/>
          </w:tcPr>
          <w:p w14:paraId="0C5F933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88" w:name="BKM_9A13DBF6_70E2_469B_9B7C_F26D7AD812B4"/>
            <w:bookmarkEnd w:id="588"/>
            <w:r w:rsidRPr="00D14AF0">
              <w:rPr>
                <w:rFonts w:asciiTheme="minorHAnsi" w:hAnsiTheme="minorHAnsi" w:cs="Arial"/>
                <w:color w:val="000000"/>
                <w:sz w:val="20"/>
                <w:szCs w:val="20"/>
                <w:lang w:val="en-CA"/>
              </w:rPr>
              <w:t>featureOfInterest_uri</w:t>
            </w:r>
          </w:p>
        </w:tc>
        <w:tc>
          <w:tcPr>
            <w:tcW w:w="1701" w:type="dxa"/>
          </w:tcPr>
          <w:p w14:paraId="499E9ED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941" w:type="dxa"/>
          </w:tcPr>
          <w:p w14:paraId="6541328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to a document describing the feature of interest (eg, a GeoSciML geologic unit or structure).</w:t>
            </w:r>
          </w:p>
          <w:p w14:paraId="113BCE9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CFC0EAD"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76DEBC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89" w:name="BKM_9A6DFACA_1D0A_423A_BF5D_1157B46A0AC1"/>
            <w:bookmarkEnd w:id="589"/>
            <w:r w:rsidRPr="00D14AF0">
              <w:rPr>
                <w:rFonts w:asciiTheme="minorHAnsi" w:hAnsiTheme="minorHAnsi" w:cs="Arial"/>
                <w:color w:val="000000"/>
                <w:sz w:val="20"/>
                <w:szCs w:val="20"/>
                <w:lang w:val="en-CA"/>
              </w:rPr>
              <w:t>propertyType_uri</w:t>
            </w:r>
          </w:p>
        </w:tc>
        <w:tc>
          <w:tcPr>
            <w:tcW w:w="1701" w:type="dxa"/>
          </w:tcPr>
          <w:p w14:paraId="59E7661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941" w:type="dxa"/>
          </w:tcPr>
          <w:p w14:paraId="1D437D2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URI to a term from a controlled vocabulary of observed property </w:t>
            </w:r>
            <w:r w:rsidRPr="00D14AF0">
              <w:rPr>
                <w:rFonts w:asciiTheme="minorHAnsi" w:hAnsiTheme="minorHAnsi" w:cs="Arial"/>
                <w:color w:val="000000"/>
                <w:sz w:val="20"/>
                <w:szCs w:val="20"/>
                <w:lang w:val="en-CA"/>
              </w:rPr>
              <w:lastRenderedPageBreak/>
              <w:t>types.</w:t>
            </w:r>
          </w:p>
          <w:p w14:paraId="41253F5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B04C03E" w14:textId="77777777" w:rsidTr="00D14AF0">
        <w:tc>
          <w:tcPr>
            <w:tcW w:w="2093" w:type="dxa"/>
          </w:tcPr>
          <w:p w14:paraId="7CCBD86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90" w:name="BKM_33E68653_BDB1_481F_9DFE_82E9A91DF147"/>
            <w:bookmarkEnd w:id="590"/>
            <w:r w:rsidRPr="00D14AF0">
              <w:rPr>
                <w:rFonts w:asciiTheme="minorHAnsi" w:hAnsiTheme="minorHAnsi" w:cs="Arial"/>
                <w:color w:val="000000"/>
                <w:sz w:val="20"/>
                <w:szCs w:val="20"/>
                <w:lang w:val="en-CA"/>
              </w:rPr>
              <w:lastRenderedPageBreak/>
              <w:t>metadata_uri</w:t>
            </w:r>
          </w:p>
        </w:tc>
        <w:tc>
          <w:tcPr>
            <w:tcW w:w="1701" w:type="dxa"/>
          </w:tcPr>
          <w:p w14:paraId="333A44F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941" w:type="dxa"/>
          </w:tcPr>
          <w:p w14:paraId="5D752F5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to metadata document.</w:t>
            </w:r>
          </w:p>
          <w:p w14:paraId="73A70F5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14DE403"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304FEE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91" w:name="BKM_F3F9B426_BC9F_4BBA_B792_A96166218E9B"/>
            <w:bookmarkEnd w:id="591"/>
            <w:r w:rsidRPr="00D14AF0">
              <w:rPr>
                <w:rFonts w:asciiTheme="minorHAnsi" w:hAnsiTheme="minorHAnsi" w:cs="Arial"/>
                <w:color w:val="000000"/>
                <w:sz w:val="20"/>
                <w:szCs w:val="20"/>
                <w:lang w:val="en-CA"/>
              </w:rPr>
              <w:t>genericSymbolizer</w:t>
            </w:r>
          </w:p>
        </w:tc>
        <w:tc>
          <w:tcPr>
            <w:tcW w:w="1701" w:type="dxa"/>
          </w:tcPr>
          <w:p w14:paraId="057F83F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07F5A3E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to portray this observation. Conventions for symbol identifiers can be adopted within information exchange communities. In any given exchange document, the symbols should all be from the same portrayal scheme, which can be specified in the portrayal section of an associated ISO metadata record.</w:t>
            </w:r>
          </w:p>
          <w:p w14:paraId="759D5EE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498948B" w14:textId="77777777" w:rsidTr="00D14AF0">
        <w:tc>
          <w:tcPr>
            <w:tcW w:w="2093" w:type="dxa"/>
          </w:tcPr>
          <w:p w14:paraId="14310DC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92" w:name="BKM_86911221_5DFE_449B_9D0A_484F8F57F8F9"/>
            <w:bookmarkEnd w:id="592"/>
            <w:r w:rsidRPr="00D14AF0">
              <w:rPr>
                <w:rFonts w:asciiTheme="minorHAnsi" w:hAnsiTheme="minorHAnsi" w:cs="Arial"/>
                <w:color w:val="000000"/>
                <w:sz w:val="20"/>
                <w:szCs w:val="20"/>
                <w:lang w:val="en-CA"/>
              </w:rPr>
              <w:t>symbolRotation</w:t>
            </w:r>
          </w:p>
        </w:tc>
        <w:tc>
          <w:tcPr>
            <w:tcW w:w="1701" w:type="dxa"/>
          </w:tcPr>
          <w:p w14:paraId="38E93D3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Integer</w:t>
            </w:r>
          </w:p>
        </w:tc>
        <w:tc>
          <w:tcPr>
            <w:tcW w:w="5941" w:type="dxa"/>
          </w:tcPr>
          <w:p w14:paraId="66DF39B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Integer value between 0 and 360 to specify rotation of symbol at this location, e.g. rotation of a geologic strike and dip symbol to reflect the strike azimuth.</w:t>
            </w:r>
          </w:p>
          <w:p w14:paraId="1CB69C5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4963F2E"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0C87514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93" w:name="BKM_07EEDF2F_1AA2_45F8_B145_4B7F189B0502"/>
            <w:bookmarkEnd w:id="593"/>
            <w:r w:rsidRPr="00D14AF0">
              <w:rPr>
                <w:rFonts w:asciiTheme="minorHAnsi" w:hAnsiTheme="minorHAnsi" w:cs="Arial"/>
                <w:color w:val="000000"/>
                <w:sz w:val="20"/>
                <w:szCs w:val="20"/>
                <w:lang w:val="en-CA"/>
              </w:rPr>
              <w:t>shape</w:t>
            </w:r>
          </w:p>
        </w:tc>
        <w:tc>
          <w:tcPr>
            <w:tcW w:w="1701" w:type="dxa"/>
          </w:tcPr>
          <w:p w14:paraId="3E4677F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5941" w:type="dxa"/>
          </w:tcPr>
          <w:p w14:paraId="3074669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Map geometry of the observation site.</w:t>
            </w:r>
          </w:p>
          <w:p w14:paraId="7C917DD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340F9F4" w14:textId="77777777" w:rsidTr="00D14AF0">
        <w:tc>
          <w:tcPr>
            <w:tcW w:w="2093" w:type="dxa"/>
          </w:tcPr>
          <w:p w14:paraId="4302B50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94" w:name="BKM_4A997C54_C45D_4E40_AC91_CE1E1615770B"/>
            <w:bookmarkEnd w:id="594"/>
            <w:r w:rsidRPr="00D14AF0">
              <w:rPr>
                <w:rFonts w:asciiTheme="minorHAnsi" w:hAnsiTheme="minorHAnsi" w:cs="Arial"/>
                <w:color w:val="000000"/>
                <w:sz w:val="20"/>
                <w:szCs w:val="20"/>
                <w:lang w:val="en-CA"/>
              </w:rPr>
              <w:t>any</w:t>
            </w:r>
          </w:p>
        </w:tc>
        <w:tc>
          <w:tcPr>
            <w:tcW w:w="1701" w:type="dxa"/>
          </w:tcPr>
          <w:p w14:paraId="59E7CE5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5941" w:type="dxa"/>
          </w:tcPr>
          <w:p w14:paraId="2CE3E90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Additional user-defined properties.</w:t>
            </w:r>
          </w:p>
          <w:p w14:paraId="3E6F69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7EC1DB94" w14:textId="77777777" w:rsidR="00D14AF0" w:rsidRPr="00D14AF0" w:rsidRDefault="00D14AF0" w:rsidP="00D14AF0">
      <w:pPr>
        <w:autoSpaceDE w:val="0"/>
        <w:autoSpaceDN w:val="0"/>
        <w:adjustRightInd w:val="0"/>
        <w:spacing w:after="0" w:line="240" w:lineRule="atLeast"/>
        <w:rPr>
          <w:rFonts w:cs="Arial"/>
          <w:sz w:val="20"/>
          <w:lang w:val="en-CA"/>
        </w:rPr>
      </w:pPr>
    </w:p>
    <w:p w14:paraId="6E11CA14" w14:textId="77777777" w:rsidR="00D14AF0" w:rsidRPr="00D14AF0" w:rsidRDefault="00D14AF0" w:rsidP="00D14AF0">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564A3394" w14:textId="77777777" w:rsidTr="003E1755">
        <w:trPr>
          <w:cantSplit/>
        </w:trPr>
        <w:tc>
          <w:tcPr>
            <w:tcW w:w="4219" w:type="dxa"/>
            <w:tcBorders>
              <w:right w:val="nil"/>
            </w:tcBorders>
            <w:shd w:val="clear" w:color="auto" w:fill="auto"/>
          </w:tcPr>
          <w:p w14:paraId="3B825149"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siteobservationview-identifier</w:t>
            </w:r>
          </w:p>
        </w:tc>
        <w:tc>
          <w:tcPr>
            <w:tcW w:w="4678" w:type="dxa"/>
            <w:tcBorders>
              <w:left w:val="nil"/>
            </w:tcBorders>
            <w:shd w:val="clear" w:color="auto" w:fill="auto"/>
          </w:tcPr>
          <w:p w14:paraId="11752647" w14:textId="1002CD43" w:rsidR="00911F72" w:rsidRPr="00D12552" w:rsidRDefault="00911F72" w:rsidP="00C00719">
            <w:pPr>
              <w:pStyle w:val="Tabletext10"/>
              <w:jc w:val="left"/>
              <w:rPr>
                <w:rStyle w:val="reqtext"/>
                <w:lang w:val="en-CA"/>
              </w:rPr>
            </w:pPr>
            <w:commentRangeStart w:id="595"/>
            <w:r>
              <w:rPr>
                <w:rStyle w:val="reqtext"/>
                <w:lang w:val="en-CA"/>
              </w:rPr>
              <w:t xml:space="preserve">Identifier </w:t>
            </w:r>
            <w:del w:id="596" w:author="Eric Boisvert" w:date="2015-10-29T11:58:00Z">
              <w:r w:rsidDel="00F23489">
                <w:rPr>
                  <w:rStyle w:val="reqtext"/>
                  <w:lang w:val="en-CA"/>
                </w:rPr>
                <w:delText xml:space="preserve">SHALL </w:delText>
              </w:r>
            </w:del>
            <w:ins w:id="597" w:author="Eric Boisvert" w:date="2015-10-29T11:58:00Z">
              <w:r w:rsidR="00F23489">
                <w:rPr>
                  <w:rStyle w:val="reqtext"/>
                  <w:lang w:val="en-CA"/>
                </w:rPr>
                <w:t xml:space="preserve">SHOULD </w:t>
              </w:r>
            </w:ins>
            <w:r>
              <w:rPr>
                <w:rStyle w:val="reqtext"/>
                <w:lang w:val="en-CA"/>
              </w:rPr>
              <w:t xml:space="preserve">correspond to a representation of </w:t>
            </w:r>
            <w:ins w:id="598" w:author="Eric Boisvert" w:date="2015-10-29T12:05:00Z">
              <w:r w:rsidR="00C00719">
                <w:rPr>
                  <w:rStyle w:val="reqtext"/>
                  <w:lang w:val="en-CA"/>
                </w:rPr>
                <w:t>OM_Observation</w:t>
              </w:r>
            </w:ins>
            <w:ins w:id="599" w:author="Eric Boisvert" w:date="2015-10-29T11:59:00Z">
              <w:r w:rsidR="00F23489">
                <w:rPr>
                  <w:rStyle w:val="reqtext"/>
                  <w:lang w:val="en-CA"/>
                </w:rPr>
                <w:t xml:space="preserve"> </w:t>
              </w:r>
            </w:ins>
            <w:del w:id="600" w:author="Eric Boisvert" w:date="2015-10-29T11:59:00Z">
              <w:r w:rsidDel="00F23489">
                <w:rPr>
                  <w:rStyle w:val="reqtext"/>
                  <w:lang w:val="en-CA"/>
                </w:rPr>
                <w:delText>(?)</w:delText>
              </w:r>
            </w:del>
            <w:commentRangeEnd w:id="595"/>
            <w:r>
              <w:rPr>
                <w:rStyle w:val="CommentReference"/>
                <w:rFonts w:ascii="Times New Roman" w:eastAsia="Times New Roman" w:hAnsi="Times New Roman"/>
                <w:lang w:val="en-US" w:eastAsia="en-US"/>
              </w:rPr>
              <w:commentReference w:id="595"/>
            </w:r>
          </w:p>
        </w:tc>
      </w:tr>
    </w:tbl>
    <w:p w14:paraId="77A9A109" w14:textId="77777777" w:rsidR="00C71FFD" w:rsidRDefault="00C71FFD"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1CFC2E83" w14:textId="77777777" w:rsidTr="003E1755">
        <w:trPr>
          <w:cantSplit/>
        </w:trPr>
        <w:tc>
          <w:tcPr>
            <w:tcW w:w="4219" w:type="dxa"/>
            <w:tcBorders>
              <w:right w:val="nil"/>
            </w:tcBorders>
            <w:shd w:val="clear" w:color="auto" w:fill="auto"/>
          </w:tcPr>
          <w:p w14:paraId="4193C22B" w14:textId="507549E7" w:rsidR="00911F72" w:rsidRPr="00D12552" w:rsidRDefault="00911F72" w:rsidP="00911F72">
            <w:pPr>
              <w:pStyle w:val="Tabletext10"/>
              <w:rPr>
                <w:rStyle w:val="requri"/>
                <w:lang w:val="en-CA"/>
              </w:rPr>
            </w:pPr>
            <w:del w:id="601" w:author="Eric Boisvert" w:date="2015-10-29T12:05:00Z">
              <w:r w:rsidDel="00C00719">
                <w:rPr>
                  <w:rStyle w:val="requri"/>
                  <w:lang w:val="en-CA"/>
                </w:rPr>
                <w:delText>/req/gsml4-portrayal</w:delText>
              </w:r>
              <w:r w:rsidRPr="00D12552" w:rsidDel="00C00719">
                <w:rPr>
                  <w:rStyle w:val="requri"/>
                  <w:lang w:val="en-CA"/>
                </w:rPr>
                <w:delText>/</w:delText>
              </w:r>
              <w:r w:rsidDel="00C00719">
                <w:rPr>
                  <w:rStyle w:val="requri"/>
                  <w:lang w:val="en-CA"/>
                </w:rPr>
                <w:delText>siteobservationview-observation_uri</w:delText>
              </w:r>
            </w:del>
          </w:p>
        </w:tc>
        <w:tc>
          <w:tcPr>
            <w:tcW w:w="4678" w:type="dxa"/>
            <w:tcBorders>
              <w:left w:val="nil"/>
            </w:tcBorders>
            <w:shd w:val="clear" w:color="auto" w:fill="auto"/>
          </w:tcPr>
          <w:p w14:paraId="5C8CB4AD" w14:textId="6B367F82" w:rsidR="00911F72" w:rsidRPr="00D12552" w:rsidRDefault="00911F72" w:rsidP="00911F72">
            <w:pPr>
              <w:pStyle w:val="Tabletext10"/>
              <w:jc w:val="left"/>
              <w:rPr>
                <w:rStyle w:val="reqtext"/>
                <w:lang w:val="en-CA"/>
              </w:rPr>
            </w:pPr>
            <w:del w:id="602" w:author="Eric Boisvert" w:date="2015-10-29T12:05:00Z">
              <w:r w:rsidDel="00C00719">
                <w:rPr>
                  <w:rStyle w:val="reqtext"/>
                  <w:lang w:val="en-CA"/>
                </w:rPr>
                <w:delText>Observation_uri SHALL resolve to a representation of (ISO19156) OM_Observation</w:delText>
              </w:r>
            </w:del>
          </w:p>
        </w:tc>
      </w:tr>
    </w:tbl>
    <w:p w14:paraId="11910D04" w14:textId="77777777" w:rsidR="00911F72" w:rsidRDefault="00911F72"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3F6AE034" w14:textId="77777777" w:rsidTr="003E1755">
        <w:trPr>
          <w:cantSplit/>
        </w:trPr>
        <w:tc>
          <w:tcPr>
            <w:tcW w:w="4219" w:type="dxa"/>
            <w:tcBorders>
              <w:right w:val="nil"/>
            </w:tcBorders>
            <w:shd w:val="clear" w:color="auto" w:fill="auto"/>
          </w:tcPr>
          <w:p w14:paraId="04AD197D"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siteobservationview-featureOfInterest-uri</w:t>
            </w:r>
          </w:p>
        </w:tc>
        <w:tc>
          <w:tcPr>
            <w:tcW w:w="4678" w:type="dxa"/>
            <w:tcBorders>
              <w:left w:val="nil"/>
            </w:tcBorders>
            <w:shd w:val="clear" w:color="auto" w:fill="auto"/>
          </w:tcPr>
          <w:p w14:paraId="7FB78B60" w14:textId="77777777" w:rsidR="00911F72" w:rsidRPr="00D12552" w:rsidRDefault="00911F72" w:rsidP="00911F72">
            <w:pPr>
              <w:pStyle w:val="Tabletext10"/>
              <w:jc w:val="left"/>
              <w:rPr>
                <w:rStyle w:val="reqtext"/>
                <w:lang w:val="en-CA"/>
              </w:rPr>
            </w:pPr>
            <w:r>
              <w:rPr>
                <w:rStyle w:val="reqtext"/>
                <w:lang w:val="en-CA"/>
              </w:rPr>
              <w:t>featureOfInterest_uri SHALL resolve to a representation of a (ISO19109) Feature</w:t>
            </w:r>
          </w:p>
        </w:tc>
      </w:tr>
    </w:tbl>
    <w:p w14:paraId="02280E53" w14:textId="77777777" w:rsidR="00911F72" w:rsidRDefault="00911F72"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74F09C35" w14:textId="77777777" w:rsidTr="003E1755">
        <w:trPr>
          <w:cantSplit/>
        </w:trPr>
        <w:tc>
          <w:tcPr>
            <w:tcW w:w="4219" w:type="dxa"/>
            <w:tcBorders>
              <w:right w:val="nil"/>
            </w:tcBorders>
            <w:shd w:val="clear" w:color="auto" w:fill="auto"/>
          </w:tcPr>
          <w:p w14:paraId="55BA3B0D"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siteobservationview-propertyType-uri</w:t>
            </w:r>
          </w:p>
        </w:tc>
        <w:tc>
          <w:tcPr>
            <w:tcW w:w="4678" w:type="dxa"/>
            <w:tcBorders>
              <w:left w:val="nil"/>
            </w:tcBorders>
            <w:shd w:val="clear" w:color="auto" w:fill="auto"/>
          </w:tcPr>
          <w:p w14:paraId="647844B4" w14:textId="77777777" w:rsidR="00911F72" w:rsidRPr="00D12552" w:rsidRDefault="00911F72" w:rsidP="00911F72">
            <w:pPr>
              <w:pStyle w:val="Tabletext10"/>
              <w:jc w:val="left"/>
              <w:rPr>
                <w:rStyle w:val="reqtext"/>
                <w:lang w:val="en-CA"/>
              </w:rPr>
            </w:pPr>
            <w:r>
              <w:rPr>
                <w:rStyle w:val="reqtext"/>
                <w:lang w:val="en-CA"/>
              </w:rPr>
              <w:t>propertyType_uri SHALL resolve to a representation of  vocabulary term describing a property (ISO 19156 observedProperty)</w:t>
            </w:r>
          </w:p>
        </w:tc>
      </w:tr>
    </w:tbl>
    <w:p w14:paraId="4DA58FE5" w14:textId="77777777" w:rsidR="00911F72" w:rsidRDefault="00911F72"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0873D5F8" w14:textId="77777777" w:rsidTr="003E1755">
        <w:trPr>
          <w:cantSplit/>
        </w:trPr>
        <w:tc>
          <w:tcPr>
            <w:tcW w:w="4219" w:type="dxa"/>
            <w:tcBorders>
              <w:right w:val="nil"/>
            </w:tcBorders>
            <w:shd w:val="clear" w:color="auto" w:fill="auto"/>
          </w:tcPr>
          <w:p w14:paraId="638E1ABB" w14:textId="60FC20E8" w:rsidR="00911F72" w:rsidRPr="00D12552" w:rsidRDefault="00911F72" w:rsidP="00911F72">
            <w:pPr>
              <w:pStyle w:val="Tabletext10"/>
              <w:rPr>
                <w:rStyle w:val="requri"/>
                <w:lang w:val="en-CA"/>
              </w:rPr>
            </w:pPr>
            <w:del w:id="603" w:author="Eric Boisvert" w:date="2015-10-29T12:07:00Z">
              <w:r w:rsidDel="00C00719">
                <w:rPr>
                  <w:rStyle w:val="requri"/>
                  <w:lang w:val="en-CA"/>
                </w:rPr>
                <w:delText>/req/gsml4-portrayal</w:delText>
              </w:r>
              <w:r w:rsidRPr="00D12552" w:rsidDel="00C00719">
                <w:rPr>
                  <w:rStyle w:val="requri"/>
                  <w:lang w:val="en-CA"/>
                </w:rPr>
                <w:delText>/</w:delText>
              </w:r>
              <w:r w:rsidDel="00C00719">
                <w:rPr>
                  <w:rStyle w:val="requri"/>
                  <w:lang w:val="en-CA"/>
                </w:rPr>
                <w:delText>siteobservationview-metadata-uri</w:delText>
              </w:r>
            </w:del>
          </w:p>
        </w:tc>
        <w:tc>
          <w:tcPr>
            <w:tcW w:w="4678" w:type="dxa"/>
            <w:tcBorders>
              <w:left w:val="nil"/>
            </w:tcBorders>
            <w:shd w:val="clear" w:color="auto" w:fill="auto"/>
          </w:tcPr>
          <w:p w14:paraId="5DA47044" w14:textId="4A97748E" w:rsidR="00911F72" w:rsidRPr="00D12552" w:rsidRDefault="00911F72" w:rsidP="00911F72">
            <w:pPr>
              <w:pStyle w:val="Tabletext10"/>
              <w:jc w:val="left"/>
              <w:rPr>
                <w:rStyle w:val="reqtext"/>
                <w:lang w:val="en-CA"/>
              </w:rPr>
            </w:pPr>
            <w:del w:id="604" w:author="Eric Boisvert" w:date="2015-10-29T12:07:00Z">
              <w:r w:rsidDel="00C00719">
                <w:rPr>
                  <w:rStyle w:val="reqtext"/>
                  <w:lang w:val="en-CA"/>
                </w:rPr>
                <w:delText>metadata_uri SHALL resolve to a representation of a metadata record</w:delText>
              </w:r>
            </w:del>
          </w:p>
        </w:tc>
      </w:tr>
    </w:tbl>
    <w:p w14:paraId="5EE448D5" w14:textId="77777777" w:rsidR="00911F72" w:rsidRDefault="00911F72" w:rsidP="00276AD3"/>
    <w:p w14:paraId="76CB06FE" w14:textId="07C47958" w:rsidR="009B3BBD" w:rsidRDefault="009B3BBD" w:rsidP="00BA6B31">
      <w:pPr>
        <w:pStyle w:val="Heading2"/>
        <w:rPr>
          <w:lang w:val="en-CA"/>
        </w:rPr>
      </w:pPr>
      <w:r w:rsidRPr="00D12552">
        <w:rPr>
          <w:lang w:val="en-CA"/>
        </w:rPr>
        <w:t xml:space="preserve">GeoSciML </w:t>
      </w:r>
      <w:r>
        <w:rPr>
          <w:lang w:val="en-CA"/>
        </w:rPr>
        <w:t>Basic</w:t>
      </w:r>
      <w:r w:rsidRPr="00D12552">
        <w:rPr>
          <w:lang w:val="en-CA"/>
        </w:rPr>
        <w:t xml:space="preserve"> </w:t>
      </w:r>
      <w:ins w:id="605" w:author="Eric Boisvert" w:date="2015-11-03T05:14:00Z">
        <w:r w:rsidR="004F0DC1">
          <w:rPr>
            <w:lang w:val="en-CA"/>
          </w:rPr>
          <w:t xml:space="preserve">Abstract </w:t>
        </w:r>
      </w:ins>
      <w:r w:rsidRPr="00D12552">
        <w:rPr>
          <w:lang w:val="en-CA"/>
        </w:rPr>
        <w:t>Requirements Class</w:t>
      </w:r>
    </w:p>
    <w:p w14:paraId="3BFE0768" w14:textId="77777777" w:rsidR="008A1AF4" w:rsidRDefault="008A1AF4" w:rsidP="00355CAB">
      <w:pPr>
        <w:rPr>
          <w:lang w:val="en-CA"/>
        </w:rPr>
      </w:pPr>
    </w:p>
    <w:p w14:paraId="65D82287" w14:textId="15283CBF" w:rsidR="00355CAB" w:rsidRDefault="00355CAB" w:rsidP="00355CAB">
      <w:pPr>
        <w:rPr>
          <w:lang w:val="en-CA"/>
        </w:rPr>
      </w:pPr>
      <w:r>
        <w:rPr>
          <w:lang w:val="en-CA"/>
        </w:rPr>
        <w:t xml:space="preserve">Basic package provides a collection of </w:t>
      </w:r>
      <w:r w:rsidRPr="00355CAB">
        <w:rPr>
          <w:lang w:val="en-CA"/>
        </w:rPr>
        <w:t>classes representing fundamental geological features (units, structures, and events), earth materials, and the relations between them.</w:t>
      </w:r>
      <w:r w:rsidR="003E1755">
        <w:rPr>
          <w:lang w:val="en-CA"/>
        </w:rPr>
        <w:t xml:space="preserve">   </w:t>
      </w:r>
      <w:commentRangeStart w:id="606"/>
      <w:r w:rsidR="009E67D9">
        <w:rPr>
          <w:lang w:val="en-CA"/>
        </w:rPr>
        <w:t>It</w:t>
      </w:r>
      <w:r w:rsidR="003E1755">
        <w:rPr>
          <w:lang w:val="en-CA"/>
        </w:rPr>
        <w:t xml:space="preserve"> limits the number of descriptive properties </w:t>
      </w:r>
      <w:r w:rsidR="009E67D9">
        <w:rPr>
          <w:lang w:val="en-CA"/>
        </w:rPr>
        <w:t xml:space="preserve">to match </w:t>
      </w:r>
      <w:ins w:id="607" w:author="Eric Boisvert" w:date="2015-10-28T11:28:00Z">
        <w:r w:rsidR="00DE3D18">
          <w:rPr>
            <w:lang w:val="en-CA"/>
          </w:rPr>
          <w:t xml:space="preserve">important common use cases, including </w:t>
        </w:r>
      </w:ins>
      <w:r>
        <w:rPr>
          <w:lang w:val="en-CA"/>
        </w:rPr>
        <w:t>INSPIRE geological theme</w:t>
      </w:r>
      <w:r w:rsidR="009E67D9">
        <w:rPr>
          <w:lang w:val="en-CA"/>
        </w:rPr>
        <w:t xml:space="preserve"> (INSPIRE Data Specification </w:t>
      </w:r>
      <w:r w:rsidR="009E67D9" w:rsidRPr="009E67D9">
        <w:rPr>
          <w:lang w:val="en-CA"/>
        </w:rPr>
        <w:t>D2.8.II.4</w:t>
      </w:r>
      <w:r w:rsidR="009E67D9">
        <w:rPr>
          <w:lang w:val="en-CA"/>
        </w:rPr>
        <w:t>).</w:t>
      </w:r>
      <w:commentRangeEnd w:id="606"/>
      <w:r w:rsidR="00DE3D18">
        <w:rPr>
          <w:rStyle w:val="CommentReference"/>
        </w:rPr>
        <w:commentReference w:id="606"/>
      </w:r>
    </w:p>
    <w:p w14:paraId="40081889" w14:textId="77777777" w:rsidR="008A1AF4" w:rsidRDefault="008A1AF4" w:rsidP="008A1AF4">
      <w:pPr>
        <w:keepNext/>
      </w:pPr>
      <w:r>
        <w:rPr>
          <w:noProof/>
          <w:lang w:val="en-CA" w:eastAsia="en-CA"/>
        </w:rPr>
        <w:lastRenderedPageBreak/>
        <w:drawing>
          <wp:inline distT="0" distB="0" distL="0" distR="0" wp14:anchorId="43FB61E6" wp14:editId="1916193C">
            <wp:extent cx="5356860" cy="6021070"/>
            <wp:effectExtent l="0" t="0" r="0" b="0"/>
            <wp:docPr id="495" name="Imag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56860" cy="6021070"/>
                    </a:xfrm>
                    <a:prstGeom prst="rect">
                      <a:avLst/>
                    </a:prstGeom>
                    <a:noFill/>
                    <a:ln>
                      <a:noFill/>
                    </a:ln>
                  </pic:spPr>
                </pic:pic>
              </a:graphicData>
            </a:graphic>
          </wp:inline>
        </w:drawing>
      </w:r>
    </w:p>
    <w:p w14:paraId="1B6EE472" w14:textId="63597719" w:rsidR="008A1AF4" w:rsidRDefault="008A1AF4" w:rsidP="008A1AF4">
      <w:pPr>
        <w:pStyle w:val="Caption"/>
        <w:rPr>
          <w:lang w:val="en-CA"/>
        </w:rPr>
      </w:pPr>
      <w:r>
        <w:t xml:space="preserve">Figure </w:t>
      </w:r>
      <w:fldSimple w:instr=" SEQ Figure \* ARABIC ">
        <w:ins w:id="608" w:author="Eric Boisvert" w:date="2015-11-28T15:54:00Z">
          <w:r w:rsidR="00180077">
            <w:rPr>
              <w:noProof/>
            </w:rPr>
            <w:t>15</w:t>
          </w:r>
        </w:ins>
        <w:del w:id="609" w:author="Eric Boisvert" w:date="2015-10-30T04:23:00Z">
          <w:r w:rsidR="00090DCF" w:rsidDel="007D2867">
            <w:rPr>
              <w:noProof/>
            </w:rPr>
            <w:delText>15</w:delText>
          </w:r>
        </w:del>
      </w:fldSimple>
      <w:r>
        <w:t>: GeoSciML Portrayal dependencies</w:t>
      </w:r>
    </w:p>
    <w:p w14:paraId="2FB17062" w14:textId="77777777" w:rsidR="000D2F14" w:rsidRDefault="000D2F1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D4285" w:rsidRPr="00D12552" w14:paraId="091FBC23" w14:textId="77777777" w:rsidTr="00D1071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5312330" w14:textId="77777777" w:rsidR="002D4285" w:rsidRPr="00D12552" w:rsidRDefault="002D4285" w:rsidP="00D10719">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D4285" w:rsidRPr="00D12552" w14:paraId="759D9695" w14:textId="77777777" w:rsidTr="00D10719">
        <w:tc>
          <w:tcPr>
            <w:tcW w:w="8897" w:type="dxa"/>
            <w:gridSpan w:val="2"/>
            <w:tcBorders>
              <w:top w:val="single" w:sz="12" w:space="0" w:color="auto"/>
              <w:left w:val="single" w:sz="12" w:space="0" w:color="auto"/>
              <w:bottom w:val="single" w:sz="12" w:space="0" w:color="auto"/>
              <w:right w:val="single" w:sz="12" w:space="0" w:color="auto"/>
            </w:tcBorders>
          </w:tcPr>
          <w:p w14:paraId="21813A12" w14:textId="77777777" w:rsidR="002D4285" w:rsidRPr="00D12552" w:rsidRDefault="002D4285" w:rsidP="002D4285">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D4285" w:rsidRPr="00D12552" w14:paraId="04F54627" w14:textId="77777777" w:rsidTr="00D10719">
        <w:tc>
          <w:tcPr>
            <w:tcW w:w="1809" w:type="dxa"/>
            <w:tcBorders>
              <w:top w:val="single" w:sz="12" w:space="0" w:color="auto"/>
              <w:left w:val="single" w:sz="12" w:space="0" w:color="auto"/>
              <w:bottom w:val="single" w:sz="4" w:space="0" w:color="auto"/>
              <w:right w:val="single" w:sz="4" w:space="0" w:color="auto"/>
            </w:tcBorders>
          </w:tcPr>
          <w:p w14:paraId="39A6CE5C"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F477F8E"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D4285" w:rsidRPr="00D12552" w14:paraId="5A1EEE64" w14:textId="77777777" w:rsidTr="00D10719">
        <w:tc>
          <w:tcPr>
            <w:tcW w:w="1809" w:type="dxa"/>
            <w:tcBorders>
              <w:top w:val="single" w:sz="4" w:space="0" w:color="auto"/>
              <w:left w:val="single" w:sz="12" w:space="0" w:color="auto"/>
              <w:bottom w:val="single" w:sz="4" w:space="0" w:color="auto"/>
              <w:right w:val="single" w:sz="4" w:space="0" w:color="auto"/>
            </w:tcBorders>
          </w:tcPr>
          <w:p w14:paraId="5090F84B"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49242F0"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D4285" w:rsidRPr="00D12552" w14:paraId="66DD8A84" w14:textId="77777777" w:rsidTr="00D10719">
        <w:tc>
          <w:tcPr>
            <w:tcW w:w="1809" w:type="dxa"/>
            <w:tcBorders>
              <w:top w:val="single" w:sz="4" w:space="0" w:color="auto"/>
              <w:left w:val="single" w:sz="12" w:space="0" w:color="auto"/>
              <w:bottom w:val="single" w:sz="4" w:space="0" w:color="auto"/>
              <w:right w:val="single" w:sz="4" w:space="0" w:color="auto"/>
            </w:tcBorders>
          </w:tcPr>
          <w:p w14:paraId="6FAC602C"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2F25CC3" w14:textId="7386FCBD" w:rsidR="002D4285" w:rsidRPr="00D12552" w:rsidRDefault="008A1AF4" w:rsidP="00D10719">
            <w:pPr>
              <w:spacing w:before="100" w:beforeAutospacing="1" w:after="100" w:afterAutospacing="1" w:line="230" w:lineRule="atLeast"/>
              <w:jc w:val="both"/>
              <w:rPr>
                <w:rFonts w:eastAsia="MS Mincho"/>
                <w:b/>
                <w:color w:val="0000FF"/>
                <w:sz w:val="22"/>
                <w:lang w:val="en-CA"/>
              </w:rPr>
            </w:pPr>
            <w:commentRangeStart w:id="610"/>
            <w:r>
              <w:rPr>
                <w:rFonts w:eastAsia="MS Mincho"/>
                <w:b/>
                <w:color w:val="0000FF"/>
                <w:sz w:val="22"/>
                <w:lang w:val="en-CA"/>
              </w:rPr>
              <w:t>Spatial Schema ISO19107</w:t>
            </w:r>
            <w:commentRangeEnd w:id="610"/>
            <w:r>
              <w:rPr>
                <w:rStyle w:val="CommentReference"/>
              </w:rPr>
              <w:commentReference w:id="610"/>
            </w:r>
          </w:p>
        </w:tc>
      </w:tr>
      <w:tr w:rsidR="008A1AF4" w:rsidRPr="00D12552" w14:paraId="1223E605" w14:textId="77777777" w:rsidTr="00D10719">
        <w:tc>
          <w:tcPr>
            <w:tcW w:w="1809" w:type="dxa"/>
            <w:tcBorders>
              <w:top w:val="single" w:sz="4" w:space="0" w:color="auto"/>
              <w:left w:val="single" w:sz="12" w:space="0" w:color="auto"/>
              <w:bottom w:val="single" w:sz="4" w:space="0" w:color="auto"/>
              <w:right w:val="single" w:sz="4" w:space="0" w:color="auto"/>
            </w:tcBorders>
          </w:tcPr>
          <w:p w14:paraId="089CB42D" w14:textId="3925C877" w:rsidR="008A1AF4" w:rsidRPr="00D12552" w:rsidRDefault="008A1AF4" w:rsidP="00D10719">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EB8C9D5" w14:textId="480D204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ISO19103</w:t>
            </w:r>
          </w:p>
        </w:tc>
      </w:tr>
      <w:tr w:rsidR="008A1AF4" w:rsidRPr="00D12552" w14:paraId="1FA97AE7" w14:textId="77777777" w:rsidTr="00D10719">
        <w:tc>
          <w:tcPr>
            <w:tcW w:w="1809" w:type="dxa"/>
            <w:tcBorders>
              <w:top w:val="single" w:sz="4" w:space="0" w:color="auto"/>
              <w:left w:val="single" w:sz="12" w:space="0" w:color="auto"/>
              <w:bottom w:val="single" w:sz="4" w:space="0" w:color="auto"/>
              <w:right w:val="single" w:sz="4" w:space="0" w:color="auto"/>
            </w:tcBorders>
          </w:tcPr>
          <w:p w14:paraId="28C97E2D" w14:textId="43DCB0A8" w:rsidR="008A1AF4" w:rsidRDefault="008A1AF4" w:rsidP="00D10719">
            <w:pPr>
              <w:spacing w:before="100" w:beforeAutospacing="1" w:after="100" w:afterAutospacing="1" w:line="230" w:lineRule="atLeast"/>
              <w:jc w:val="both"/>
              <w:rPr>
                <w:rFonts w:eastAsia="MS Mincho"/>
                <w:lang w:val="en-CA"/>
              </w:rPr>
            </w:pPr>
            <w:commentRangeStart w:id="611"/>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4FA4157" w14:textId="79883F7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ISO19136 </w:t>
            </w:r>
            <w:commentRangeEnd w:id="611"/>
            <w:r>
              <w:rPr>
                <w:rStyle w:val="CommentReference"/>
              </w:rPr>
              <w:commentReference w:id="611"/>
            </w:r>
          </w:p>
        </w:tc>
      </w:tr>
    </w:tbl>
    <w:p w14:paraId="5C17D673" w14:textId="77777777" w:rsidR="002D4285" w:rsidRDefault="002D4285" w:rsidP="00355CAB">
      <w:pPr>
        <w:rPr>
          <w:lang w:val="en-CA"/>
        </w:rPr>
      </w:pPr>
    </w:p>
    <w:p w14:paraId="198AD438" w14:textId="37A58395" w:rsidR="002D4285" w:rsidRDefault="00C034E3" w:rsidP="00C034E3">
      <w:pPr>
        <w:pStyle w:val="Heading3"/>
        <w:rPr>
          <w:lang w:val="en-CA"/>
        </w:rPr>
      </w:pPr>
      <w:r>
        <w:rPr>
          <w:lang w:val="en-CA"/>
        </w:rPr>
        <w:lastRenderedPageBreak/>
        <w:t>GeoSciML Data Types</w:t>
      </w:r>
    </w:p>
    <w:p w14:paraId="430BC3C2" w14:textId="77777777" w:rsidR="00C034E3" w:rsidRDefault="00C034E3" w:rsidP="00C034E3">
      <w:pPr>
        <w:rPr>
          <w:lang w:val="en-CA"/>
        </w:rPr>
      </w:pPr>
    </w:p>
    <w:p w14:paraId="3683F924" w14:textId="404FE707" w:rsidR="00C034E3" w:rsidRPr="00C034E3" w:rsidRDefault="00DA0CE3" w:rsidP="00C034E3">
      <w:pPr>
        <w:rPr>
          <w:lang w:val="en-CA"/>
        </w:rPr>
      </w:pPr>
      <w:r>
        <w:rPr>
          <w:lang w:val="en-CA"/>
        </w:rPr>
        <w:t xml:space="preserve">GeoSciML Data types are part of a collection </w:t>
      </w:r>
      <w:r w:rsidR="00C034E3" w:rsidRPr="00C034E3">
        <w:rPr>
          <w:lang w:val="en-CA"/>
        </w:rPr>
        <w:t xml:space="preserve">of classes to describe the planar or linear orientation of a geologic feature. </w:t>
      </w:r>
      <w:r>
        <w:rPr>
          <w:lang w:val="en-CA"/>
        </w:rPr>
        <w:t xml:space="preserve">  They allow</w:t>
      </w:r>
      <w:r w:rsidR="00C034E3" w:rsidRPr="00C034E3">
        <w:rPr>
          <w:lang w:val="en-CA"/>
        </w:rPr>
        <w:t xml:space="preserve"> specifying direction by a numerical direction vector (eg; dip/dip direction), or a description (eg; compass point (NE), or other text - "toward fold hinge", "below").</w:t>
      </w:r>
    </w:p>
    <w:p w14:paraId="0D0B3D13" w14:textId="77777777" w:rsidR="00364200" w:rsidRDefault="00C034E3" w:rsidP="00C034E3">
      <w:pPr>
        <w:rPr>
          <w:lang w:val="en-CA"/>
        </w:rPr>
      </w:pPr>
      <w:r w:rsidRPr="00C034E3">
        <w:rPr>
          <w:lang w:val="en-CA"/>
        </w:rPr>
        <w:t>An additional GSML_QuantityRange class extends sweCommon</w:t>
      </w:r>
      <w:proofErr w:type="gramStart"/>
      <w:r w:rsidRPr="00C034E3">
        <w:rPr>
          <w:lang w:val="en-CA"/>
        </w:rPr>
        <w:t>:QuantityRange</w:t>
      </w:r>
      <w:proofErr w:type="gramEnd"/>
      <w:r w:rsidRPr="00C034E3">
        <w:rPr>
          <w:lang w:val="en-CA"/>
        </w:rPr>
        <w:t xml:space="preserve"> to allow upper and lower values in a numerical range to be delivered as two separate at</w:t>
      </w:r>
      <w:r w:rsidR="00DA0CE3">
        <w:rPr>
          <w:lang w:val="en-CA"/>
        </w:rPr>
        <w:t xml:space="preserve">tributes. </w:t>
      </w:r>
    </w:p>
    <w:p w14:paraId="7DFC2508" w14:textId="21ABFDB7" w:rsidR="002D4285" w:rsidRDefault="00DA0CE3" w:rsidP="00C034E3">
      <w:pPr>
        <w:rPr>
          <w:lang w:val="en-CA"/>
        </w:rPr>
      </w:pPr>
      <w:r>
        <w:rPr>
          <w:lang w:val="en-CA"/>
        </w:rPr>
        <w:t>This is to facilitate</w:t>
      </w:r>
      <w:r w:rsidR="00C034E3" w:rsidRPr="00C034E3">
        <w:rPr>
          <w:lang w:val="en-CA"/>
        </w:rPr>
        <w:t xml:space="preserve"> query</w:t>
      </w:r>
      <w:r>
        <w:rPr>
          <w:lang w:val="en-CA"/>
        </w:rPr>
        <w:t xml:space="preserve"> operation on</w:t>
      </w:r>
      <w:r w:rsidR="00364200">
        <w:rPr>
          <w:lang w:val="en-CA"/>
        </w:rPr>
        <w:t xml:space="preserve"> upper and lower values by providing explicit names for these values (which are encoded as anonymous members of an array in SWE common).</w:t>
      </w:r>
    </w:p>
    <w:p w14:paraId="37499731" w14:textId="77777777" w:rsidR="00C034E3" w:rsidRDefault="00C034E3" w:rsidP="00C034E3">
      <w:pPr>
        <w:keepNext/>
      </w:pPr>
      <w:r>
        <w:rPr>
          <w:noProof/>
          <w:lang w:val="en-CA" w:eastAsia="en-CA"/>
        </w:rPr>
        <w:lastRenderedPageBreak/>
        <w:drawing>
          <wp:inline distT="0" distB="0" distL="0" distR="0" wp14:anchorId="5C67A54E" wp14:editId="594571D2">
            <wp:extent cx="5486400" cy="6266462"/>
            <wp:effectExtent l="0" t="0" r="0" b="127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6266462"/>
                    </a:xfrm>
                    <a:prstGeom prst="rect">
                      <a:avLst/>
                    </a:prstGeom>
                    <a:noFill/>
                    <a:ln>
                      <a:noFill/>
                    </a:ln>
                  </pic:spPr>
                </pic:pic>
              </a:graphicData>
            </a:graphic>
          </wp:inline>
        </w:drawing>
      </w:r>
    </w:p>
    <w:p w14:paraId="499F293A" w14:textId="623E2094" w:rsidR="00C034E3" w:rsidRDefault="00C034E3" w:rsidP="00C034E3">
      <w:pPr>
        <w:pStyle w:val="Caption"/>
      </w:pPr>
      <w:r>
        <w:t xml:space="preserve">Figure </w:t>
      </w:r>
      <w:fldSimple w:instr=" SEQ Figure \* ARABIC ">
        <w:ins w:id="612" w:author="Eric Boisvert" w:date="2015-11-28T15:54:00Z">
          <w:r w:rsidR="00180077">
            <w:rPr>
              <w:noProof/>
            </w:rPr>
            <w:t>16</w:t>
          </w:r>
        </w:ins>
        <w:del w:id="613" w:author="Eric Boisvert" w:date="2015-10-30T04:23:00Z">
          <w:r w:rsidR="00090DCF" w:rsidDel="007D2867">
            <w:rPr>
              <w:noProof/>
            </w:rPr>
            <w:delText>16</w:delText>
          </w:r>
        </w:del>
      </w:fldSimple>
      <w:r>
        <w:t xml:space="preserve"> : Specialised GeoSciML data types</w:t>
      </w:r>
    </w:p>
    <w:p w14:paraId="0474C9A0" w14:textId="41B91C82" w:rsidR="00C034E3" w:rsidRDefault="00C034E3" w:rsidP="00C034E3">
      <w:pPr>
        <w:pStyle w:val="Heading4"/>
      </w:pPr>
      <w:r>
        <w:t>GSML_GeometricDescriptionValue</w:t>
      </w:r>
    </w:p>
    <w:p w14:paraId="0E7EC922" w14:textId="77777777" w:rsidR="00C034E3" w:rsidRDefault="00C034E3" w:rsidP="00C034E3"/>
    <w:p w14:paraId="54259B06" w14:textId="6884C6DE" w:rsidR="00C034E3" w:rsidRDefault="003B391B" w:rsidP="00C034E3">
      <w:r>
        <w:t>Special data types for d</w:t>
      </w:r>
      <w:r w:rsidR="00C034E3">
        <w:t xml:space="preserve">escription of the planar or linear orientation of a geologic feature.   </w:t>
      </w:r>
      <w:r>
        <w:t>They allow</w:t>
      </w:r>
      <w:r w:rsidR="00C034E3">
        <w:t xml:space="preserve"> specifying direction by DirectionVector (eg Dip/Dip Direction), compass point (NE)</w:t>
      </w:r>
      <w:proofErr w:type="gramStart"/>
      <w:r w:rsidR="00C034E3">
        <w:t>,  description</w:t>
      </w:r>
      <w:proofErr w:type="gramEnd"/>
      <w:r w:rsidR="00C034E3">
        <w:t xml:space="preserve"> ("toward fold hinge", "below')</w:t>
      </w:r>
    </w:p>
    <w:p w14:paraId="1F9ABEE0" w14:textId="1E83E79C" w:rsidR="00C034E3" w:rsidRPr="00C034E3" w:rsidRDefault="00C034E3" w:rsidP="00C034E3">
      <w:pPr>
        <w:autoSpaceDE w:val="0"/>
        <w:autoSpaceDN w:val="0"/>
        <w:adjustRightInd w:val="0"/>
        <w:spacing w:after="0" w:line="240" w:lineRule="atLeast"/>
        <w:rPr>
          <w:rFonts w:cs="Arial"/>
          <w:color w:val="000000"/>
          <w:sz w:val="20"/>
          <w:lang w:val="en-CA"/>
        </w:rPr>
      </w:pPr>
      <w:bookmarkStart w:id="614" w:name="BKM_3984A24A_BE4B_45BE_838C_7F640CC5FF3F"/>
      <w:bookmarkEnd w:id="614"/>
    </w:p>
    <w:tbl>
      <w:tblPr>
        <w:tblStyle w:val="LightShading"/>
        <w:tblW w:w="9735" w:type="dxa"/>
        <w:tblLayout w:type="fixed"/>
        <w:tblLook w:val="04A0" w:firstRow="1" w:lastRow="0" w:firstColumn="1" w:lastColumn="0" w:noHBand="0" w:noVBand="1"/>
      </w:tblPr>
      <w:tblGrid>
        <w:gridCol w:w="2376"/>
        <w:gridCol w:w="2835"/>
        <w:gridCol w:w="4524"/>
      </w:tblGrid>
      <w:tr w:rsidR="00C034E3" w:rsidRPr="00C034E3" w14:paraId="7B610C6B" w14:textId="77777777" w:rsidTr="00C034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E9954AB"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615" w:name="BKM_54F8D6E7_019E_4198_A5F7_8396FC39C316"/>
            <w:bookmarkEnd w:id="615"/>
            <w:r w:rsidRPr="00C034E3">
              <w:rPr>
                <w:rFonts w:asciiTheme="minorHAnsi" w:hAnsiTheme="minorHAnsi" w:cs="Arial"/>
                <w:color w:val="000000"/>
                <w:sz w:val="20"/>
                <w:lang w:val="en-CA"/>
              </w:rPr>
              <w:lastRenderedPageBreak/>
              <w:t>Name</w:t>
            </w:r>
          </w:p>
        </w:tc>
        <w:tc>
          <w:tcPr>
            <w:tcW w:w="2835" w:type="dxa"/>
          </w:tcPr>
          <w:p w14:paraId="2B51EDED" w14:textId="77777777" w:rsidR="00C034E3" w:rsidRPr="00C034E3" w:rsidRDefault="00C034E3" w:rsidP="00C034E3">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Type</w:t>
            </w:r>
          </w:p>
        </w:tc>
        <w:tc>
          <w:tcPr>
            <w:tcW w:w="4524" w:type="dxa"/>
          </w:tcPr>
          <w:p w14:paraId="012173B8" w14:textId="77777777" w:rsidR="00C034E3" w:rsidRPr="00C034E3" w:rsidRDefault="00C034E3" w:rsidP="00C034E3">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Description</w:t>
            </w:r>
          </w:p>
        </w:tc>
      </w:tr>
      <w:tr w:rsidR="00C034E3" w:rsidRPr="00C034E3" w14:paraId="52D69E44" w14:textId="77777777" w:rsidTr="00C03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55265603"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r w:rsidRPr="00C034E3">
              <w:rPr>
                <w:rFonts w:asciiTheme="minorHAnsi" w:hAnsiTheme="minorHAnsi" w:cs="Arial"/>
                <w:color w:val="000000"/>
                <w:sz w:val="20"/>
                <w:lang w:val="en-CA"/>
              </w:rPr>
              <w:t>determinationMethod</w:t>
            </w:r>
          </w:p>
        </w:tc>
        <w:tc>
          <w:tcPr>
            <w:tcW w:w="2835" w:type="dxa"/>
          </w:tcPr>
          <w:p w14:paraId="3ABEA11C"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DeterminationMethodTerm</w:t>
            </w:r>
          </w:p>
        </w:tc>
        <w:tc>
          <w:tcPr>
            <w:tcW w:w="4524" w:type="dxa"/>
          </w:tcPr>
          <w:p w14:paraId="3E3777DA"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Describes the way the orientation value was determined (eg measured, inferred from dip slope, etc)</w:t>
            </w:r>
          </w:p>
          <w:p w14:paraId="70FDC760"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C034E3" w:rsidRPr="00C034E3" w14:paraId="6F40A842" w14:textId="77777777" w:rsidTr="00C034E3">
        <w:tc>
          <w:tcPr>
            <w:cnfStyle w:val="001000000000" w:firstRow="0" w:lastRow="0" w:firstColumn="1" w:lastColumn="0" w:oddVBand="0" w:evenVBand="0" w:oddHBand="0" w:evenHBand="0" w:firstRowFirstColumn="0" w:firstRowLastColumn="0" w:lastRowFirstColumn="0" w:lastRowLastColumn="0"/>
            <w:tcW w:w="2376" w:type="dxa"/>
          </w:tcPr>
          <w:p w14:paraId="0E82823B"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616" w:name="BKM_FF60F6A1_68A6_4CC7_A4D7_1484826F284D"/>
            <w:bookmarkEnd w:id="616"/>
            <w:r w:rsidRPr="00C034E3">
              <w:rPr>
                <w:rFonts w:asciiTheme="minorHAnsi" w:hAnsiTheme="minorHAnsi" w:cs="Arial"/>
                <w:color w:val="000000"/>
                <w:sz w:val="20"/>
                <w:lang w:val="en-CA"/>
              </w:rPr>
              <w:t>descriptiveOrientation</w:t>
            </w:r>
          </w:p>
        </w:tc>
        <w:tc>
          <w:tcPr>
            <w:tcW w:w="2835" w:type="dxa"/>
          </w:tcPr>
          <w:p w14:paraId="3FCAB7A6"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CharacterString</w:t>
            </w:r>
          </w:p>
        </w:tc>
        <w:tc>
          <w:tcPr>
            <w:tcW w:w="4524" w:type="dxa"/>
          </w:tcPr>
          <w:p w14:paraId="5EF42735"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Textual specification of orientation, possibly referencing some local geography</w:t>
            </w:r>
          </w:p>
          <w:p w14:paraId="5790F62B"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bl>
    <w:p w14:paraId="6D49FDAE" w14:textId="77777777" w:rsidR="00C034E3" w:rsidRDefault="00C034E3" w:rsidP="00C034E3">
      <w:pPr>
        <w:rPr>
          <w:lang w:val="en-CA"/>
        </w:rPr>
      </w:pPr>
    </w:p>
    <w:p w14:paraId="6D7CEEA6" w14:textId="50A8689F" w:rsidR="000C4224" w:rsidRDefault="00C034E3" w:rsidP="00C034E3">
      <w:pPr>
        <w:pStyle w:val="Heading4"/>
        <w:rPr>
          <w:lang w:val="en-CA"/>
        </w:rPr>
      </w:pPr>
      <w:r>
        <w:rPr>
          <w:lang w:val="en-CA"/>
        </w:rPr>
        <w:t>GSML_PlanarOrientation</w:t>
      </w:r>
    </w:p>
    <w:p w14:paraId="67C26DE2" w14:textId="77777777" w:rsidR="000C4224" w:rsidRPr="000C4224" w:rsidRDefault="000C4224" w:rsidP="000C4224">
      <w:pPr>
        <w:rPr>
          <w:lang w:val="en-CA"/>
        </w:rPr>
      </w:pPr>
    </w:p>
    <w:p w14:paraId="7CA6638B" w14:textId="4EE2544F" w:rsidR="00C034E3" w:rsidRPr="00C034E3" w:rsidRDefault="0046445D" w:rsidP="001A7909">
      <w:pPr>
        <w:rPr>
          <w:rFonts w:cs="Arial"/>
          <w:color w:val="000000"/>
          <w:sz w:val="20"/>
          <w:lang w:val="en-CA"/>
        </w:rPr>
      </w:pPr>
      <w:r>
        <w:rPr>
          <w:lang w:val="en-CA"/>
        </w:rPr>
        <w:t xml:space="preserve">A planar orientation is composed of two values; the azimuth (a compass point) and a dip (the angle from the horizontal).  Polarity of the plane </w:t>
      </w:r>
      <w:r w:rsidR="001A7909">
        <w:rPr>
          <w:lang w:val="en-CA"/>
        </w:rPr>
        <w:t>i</w:t>
      </w:r>
      <w:r w:rsidR="001A7909" w:rsidRPr="001A7909">
        <w:rPr>
          <w:lang w:val="en-CA"/>
        </w:rPr>
        <w:t>ndicates whether the planar orientation is associated with a directed feature that is overturned, upright, vertical etc.</w:t>
      </w:r>
      <w:r w:rsidR="001A7909">
        <w:rPr>
          <w:lang w:val="en-CA"/>
        </w:rPr>
        <w:t xml:space="preserve">  There are several conventions to encode a planar orientation and this specification does not impose one but provide a convention property to report it. </w:t>
      </w:r>
      <w:bookmarkStart w:id="617" w:name="BKM_46259D53_650A_4603_A643_14762C4B9DC8"/>
      <w:bookmarkEnd w:id="617"/>
      <w:commentRangeStart w:id="618"/>
      <w:r w:rsidR="001A7909">
        <w:rPr>
          <w:lang w:val="en-CA"/>
        </w:rPr>
        <w:t>It must be noted that a</w:t>
      </w:r>
      <w:r w:rsidR="001A7909" w:rsidRPr="001A7909">
        <w:rPr>
          <w:lang w:val="en-CA"/>
        </w:rPr>
        <w:t>llowance of different convention makes querying more difficult.</w:t>
      </w:r>
      <w:commentRangeEnd w:id="618"/>
      <w:r w:rsidR="00EA3198">
        <w:rPr>
          <w:rStyle w:val="CommentReference"/>
        </w:rPr>
        <w:commentReference w:id="618"/>
      </w:r>
    </w:p>
    <w:tbl>
      <w:tblPr>
        <w:tblStyle w:val="LightShading"/>
        <w:tblW w:w="9735" w:type="dxa"/>
        <w:tblLayout w:type="fixed"/>
        <w:tblLook w:val="04A0" w:firstRow="1" w:lastRow="0" w:firstColumn="1" w:lastColumn="0" w:noHBand="0" w:noVBand="1"/>
      </w:tblPr>
      <w:tblGrid>
        <w:gridCol w:w="1668"/>
        <w:gridCol w:w="2126"/>
        <w:gridCol w:w="5941"/>
      </w:tblGrid>
      <w:tr w:rsidR="00C034E3" w:rsidRPr="00C034E3" w14:paraId="53E56CAB" w14:textId="77777777" w:rsidTr="00C034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645D358"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619" w:name="BKM_F6F26F14_293C_49D0_A8BA_E7C8B18052A4"/>
            <w:bookmarkEnd w:id="619"/>
            <w:r w:rsidRPr="00C034E3">
              <w:rPr>
                <w:rFonts w:asciiTheme="minorHAnsi" w:hAnsiTheme="minorHAnsi" w:cs="Arial"/>
                <w:color w:val="000000"/>
                <w:sz w:val="20"/>
                <w:lang w:val="en-CA"/>
              </w:rPr>
              <w:t>Name</w:t>
            </w:r>
          </w:p>
        </w:tc>
        <w:tc>
          <w:tcPr>
            <w:tcW w:w="2126" w:type="dxa"/>
          </w:tcPr>
          <w:p w14:paraId="0FC99696" w14:textId="77777777" w:rsidR="00C034E3" w:rsidRPr="00C034E3" w:rsidRDefault="00C034E3" w:rsidP="00C034E3">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Type</w:t>
            </w:r>
          </w:p>
        </w:tc>
        <w:tc>
          <w:tcPr>
            <w:tcW w:w="5941" w:type="dxa"/>
          </w:tcPr>
          <w:p w14:paraId="43A2B423" w14:textId="77777777" w:rsidR="00C034E3" w:rsidRPr="00C034E3" w:rsidRDefault="00C034E3" w:rsidP="00C034E3">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Description</w:t>
            </w:r>
          </w:p>
        </w:tc>
      </w:tr>
      <w:tr w:rsidR="00C034E3" w:rsidRPr="00C034E3" w14:paraId="521D244D" w14:textId="77777777" w:rsidTr="00C03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2386C0AD"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r w:rsidRPr="00C034E3">
              <w:rPr>
                <w:rFonts w:asciiTheme="minorHAnsi" w:hAnsiTheme="minorHAnsi" w:cs="Arial"/>
                <w:color w:val="000000"/>
                <w:sz w:val="20"/>
                <w:lang w:val="en-CA"/>
              </w:rPr>
              <w:t>convention</w:t>
            </w:r>
          </w:p>
        </w:tc>
        <w:tc>
          <w:tcPr>
            <w:tcW w:w="2126" w:type="dxa"/>
          </w:tcPr>
          <w:p w14:paraId="039A7D8D"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ConventionCode</w:t>
            </w:r>
          </w:p>
        </w:tc>
        <w:tc>
          <w:tcPr>
            <w:tcW w:w="5941" w:type="dxa"/>
          </w:tcPr>
          <w:p w14:paraId="58CF2F63"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The convention used for the measurement</w:t>
            </w:r>
          </w:p>
          <w:p w14:paraId="1F59C667"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C034E3" w:rsidRPr="00C034E3" w14:paraId="1AC875C7" w14:textId="77777777" w:rsidTr="00C034E3">
        <w:tc>
          <w:tcPr>
            <w:cnfStyle w:val="001000000000" w:firstRow="0" w:lastRow="0" w:firstColumn="1" w:lastColumn="0" w:oddVBand="0" w:evenVBand="0" w:oddHBand="0" w:evenHBand="0" w:firstRowFirstColumn="0" w:firstRowLastColumn="0" w:lastRowFirstColumn="0" w:lastRowLastColumn="0"/>
            <w:tcW w:w="1668" w:type="dxa"/>
          </w:tcPr>
          <w:p w14:paraId="4306715E"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620" w:name="BKM_BFF13014_D294_4162_870D_8C389253B42F"/>
            <w:bookmarkEnd w:id="620"/>
            <w:r w:rsidRPr="00C034E3">
              <w:rPr>
                <w:rFonts w:asciiTheme="minorHAnsi" w:hAnsiTheme="minorHAnsi" w:cs="Arial"/>
                <w:color w:val="000000"/>
                <w:sz w:val="20"/>
                <w:lang w:val="en-CA"/>
              </w:rPr>
              <w:t>azimuth</w:t>
            </w:r>
          </w:p>
        </w:tc>
        <w:tc>
          <w:tcPr>
            <w:tcW w:w="2126" w:type="dxa"/>
          </w:tcPr>
          <w:p w14:paraId="6938035B"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QuantityRange</w:t>
            </w:r>
          </w:p>
        </w:tc>
        <w:tc>
          <w:tcPr>
            <w:tcW w:w="5941" w:type="dxa"/>
          </w:tcPr>
          <w:p w14:paraId="24E59C97" w14:textId="36210F99"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 xml:space="preserve">The azimuth (compass point, bearing etc) value of the orientation. Convention reports how azimuth is interpreted; if is quadrant. </w:t>
            </w:r>
          </w:p>
          <w:p w14:paraId="17B5213A"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C034E3" w:rsidRPr="00C034E3" w14:paraId="0583A45B" w14:textId="77777777" w:rsidTr="00C03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75B269E"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621" w:name="BKM_5E0576AE_899E_4630_AE79_247020186922"/>
            <w:bookmarkEnd w:id="621"/>
            <w:r w:rsidRPr="00C034E3">
              <w:rPr>
                <w:rFonts w:asciiTheme="minorHAnsi" w:hAnsiTheme="minorHAnsi" w:cs="Arial"/>
                <w:color w:val="000000"/>
                <w:sz w:val="20"/>
                <w:lang w:val="en-CA"/>
              </w:rPr>
              <w:t>dip</w:t>
            </w:r>
          </w:p>
        </w:tc>
        <w:tc>
          <w:tcPr>
            <w:tcW w:w="2126" w:type="dxa"/>
          </w:tcPr>
          <w:p w14:paraId="1EE52E47"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QuantityRange</w:t>
            </w:r>
          </w:p>
        </w:tc>
        <w:tc>
          <w:tcPr>
            <w:tcW w:w="5941" w:type="dxa"/>
          </w:tcPr>
          <w:p w14:paraId="592D1A15"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Dip is the angle that the structural surface (eg bedding, fault plane) makes with the horizontal measured perpindicular to the strike of the structure and in the vertical plane as a numeric or term</w:t>
            </w:r>
          </w:p>
          <w:p w14:paraId="324E6BA0"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C034E3" w:rsidRPr="00C034E3" w14:paraId="64B310EA" w14:textId="77777777" w:rsidTr="00C034E3">
        <w:tc>
          <w:tcPr>
            <w:cnfStyle w:val="001000000000" w:firstRow="0" w:lastRow="0" w:firstColumn="1" w:lastColumn="0" w:oddVBand="0" w:evenVBand="0" w:oddHBand="0" w:evenHBand="0" w:firstRowFirstColumn="0" w:firstRowLastColumn="0" w:lastRowFirstColumn="0" w:lastRowLastColumn="0"/>
            <w:tcW w:w="1668" w:type="dxa"/>
          </w:tcPr>
          <w:p w14:paraId="2644F89F"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622" w:name="BKM_F1BB51E9_D13E_42AE_BE59_3E8556BDCA72"/>
            <w:bookmarkEnd w:id="622"/>
            <w:r w:rsidRPr="00C034E3">
              <w:rPr>
                <w:rFonts w:asciiTheme="minorHAnsi" w:hAnsiTheme="minorHAnsi" w:cs="Arial"/>
                <w:color w:val="000000"/>
                <w:sz w:val="20"/>
                <w:lang w:val="en-CA"/>
              </w:rPr>
              <w:t>polarity</w:t>
            </w:r>
          </w:p>
        </w:tc>
        <w:tc>
          <w:tcPr>
            <w:tcW w:w="2126" w:type="dxa"/>
          </w:tcPr>
          <w:p w14:paraId="3F02C321"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PlanarPolarityCode</w:t>
            </w:r>
          </w:p>
        </w:tc>
        <w:tc>
          <w:tcPr>
            <w:tcW w:w="5941" w:type="dxa"/>
          </w:tcPr>
          <w:p w14:paraId="68049AE2"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Indicates whether the planar orientation is associated with a directed feature that is overturned, upright, vertical etc.</w:t>
            </w:r>
          </w:p>
          <w:p w14:paraId="13B6BE66"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bl>
    <w:p w14:paraId="4DD263EA" w14:textId="77777777" w:rsidR="00C034E3" w:rsidRDefault="00C034E3" w:rsidP="00C034E3">
      <w:pPr>
        <w:rPr>
          <w:lang w:val="en-CA"/>
        </w:rPr>
      </w:pPr>
    </w:p>
    <w:p w14:paraId="378FFF12" w14:textId="11EDE8AD" w:rsidR="00C034E3" w:rsidRDefault="00C034E3" w:rsidP="00C034E3">
      <w:pPr>
        <w:rPr>
          <w:lang w:val="en-CA"/>
        </w:rPr>
      </w:pPr>
      <w:r>
        <w:rPr>
          <w:lang w:val="en-CA"/>
        </w:rPr>
        <w:t>The P</w:t>
      </w:r>
      <w:r w:rsidR="0046445D">
        <w:rPr>
          <w:lang w:val="en-CA"/>
        </w:rPr>
        <w:t>lanar orientation shall have a value for polarity, azimuth o</w:t>
      </w:r>
      <w:del w:id="623" w:author="Eric Boisvert" w:date="2015-10-29T12:09:00Z">
        <w:r w:rsidR="0046445D" w:rsidDel="00932216">
          <w:rPr>
            <w:lang w:val="en-CA"/>
          </w:rPr>
          <w:delText>f</w:delText>
        </w:r>
      </w:del>
      <w:ins w:id="624" w:author="Eric Boisvert" w:date="2015-10-29T12:09:00Z">
        <w:r w:rsidR="00932216">
          <w:rPr>
            <w:lang w:val="en-CA"/>
          </w:rPr>
          <w:t>r</w:t>
        </w:r>
      </w:ins>
      <w:r w:rsidR="0046445D">
        <w:rPr>
          <w:lang w:val="en-CA"/>
        </w:rPr>
        <w:t xml:space="preserve"> </w:t>
      </w:r>
      <w:proofErr w:type="gramStart"/>
      <w:r w:rsidR="0046445D">
        <w:rPr>
          <w:lang w:val="en-CA"/>
        </w:rPr>
        <w:t>dip</w:t>
      </w:r>
      <w:r w:rsidR="00D82B9F">
        <w:rPr>
          <w:lang w:val="en-CA"/>
        </w:rPr>
        <w:t>,</w:t>
      </w:r>
      <w:proofErr w:type="gramEnd"/>
      <w:r w:rsidR="00D82B9F">
        <w:rPr>
          <w:lang w:val="en-CA"/>
        </w:rPr>
        <w:t xml:space="preserve"> otherwise there is no useful information to report</w:t>
      </w:r>
      <w:r w:rsidR="0046445D">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34E3" w:rsidRPr="00D12552" w14:paraId="7ECDFEFB" w14:textId="77777777" w:rsidTr="003B391B">
        <w:trPr>
          <w:cantSplit/>
        </w:trPr>
        <w:tc>
          <w:tcPr>
            <w:tcW w:w="4219" w:type="dxa"/>
            <w:tcBorders>
              <w:right w:val="nil"/>
            </w:tcBorders>
            <w:shd w:val="clear" w:color="auto" w:fill="auto"/>
          </w:tcPr>
          <w:p w14:paraId="1A9BCE45" w14:textId="2E70C706" w:rsidR="00C034E3" w:rsidRPr="00D12552" w:rsidRDefault="00C034E3" w:rsidP="00C034E3">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plane-pol-dip-az-not-null</w:t>
            </w:r>
          </w:p>
        </w:tc>
        <w:tc>
          <w:tcPr>
            <w:tcW w:w="4678" w:type="dxa"/>
            <w:tcBorders>
              <w:left w:val="nil"/>
            </w:tcBorders>
            <w:shd w:val="clear" w:color="auto" w:fill="auto"/>
          </w:tcPr>
          <w:p w14:paraId="6644F73E" w14:textId="4B31B5F6" w:rsidR="00C034E3" w:rsidRPr="00D12552" w:rsidRDefault="00C034E3" w:rsidP="00C034E3">
            <w:pPr>
              <w:pStyle w:val="Tabletext10"/>
              <w:jc w:val="left"/>
              <w:rPr>
                <w:rStyle w:val="reqtext"/>
                <w:lang w:val="en-CA"/>
              </w:rPr>
            </w:pPr>
            <w:r>
              <w:t>At least one of polarity, azimuth or dip SHALL not be nil</w:t>
            </w:r>
          </w:p>
        </w:tc>
      </w:tr>
    </w:tbl>
    <w:p w14:paraId="30EBF76A" w14:textId="77777777" w:rsidR="00C034E3" w:rsidRDefault="00C034E3" w:rsidP="00C034E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82B9F" w:rsidRPr="00D12552" w14:paraId="6B3967CE" w14:textId="77777777" w:rsidTr="003C190E">
        <w:trPr>
          <w:cantSplit/>
        </w:trPr>
        <w:tc>
          <w:tcPr>
            <w:tcW w:w="4219" w:type="dxa"/>
            <w:tcBorders>
              <w:right w:val="nil"/>
            </w:tcBorders>
            <w:shd w:val="clear" w:color="auto" w:fill="auto"/>
          </w:tcPr>
          <w:p w14:paraId="4B38144B" w14:textId="0AD46C95" w:rsidR="00D82B9F" w:rsidRPr="00D12552" w:rsidRDefault="00D82B9F" w:rsidP="00D82B9F">
            <w:pPr>
              <w:pStyle w:val="Tabletext10"/>
              <w:rPr>
                <w:rStyle w:val="requri"/>
                <w:lang w:val="en-CA"/>
              </w:rPr>
            </w:pPr>
            <w:commentRangeStart w:id="625"/>
            <w:del w:id="626" w:author="Eric Boisvert" w:date="2015-10-29T12:08:00Z">
              <w:r w:rsidDel="00932216">
                <w:rPr>
                  <w:rStyle w:val="requri"/>
                  <w:lang w:val="en-CA"/>
                </w:rPr>
                <w:delText>/req/gsml4-basic</w:delText>
              </w:r>
              <w:r w:rsidRPr="00D12552" w:rsidDel="00932216">
                <w:rPr>
                  <w:rStyle w:val="requri"/>
                  <w:lang w:val="en-CA"/>
                </w:rPr>
                <w:delText>/</w:delText>
              </w:r>
              <w:r w:rsidDel="00932216">
                <w:rPr>
                  <w:rStyle w:val="requri"/>
                  <w:lang w:val="en-CA"/>
                </w:rPr>
                <w:delText>plane-az-degree</w:delText>
              </w:r>
            </w:del>
          </w:p>
        </w:tc>
        <w:tc>
          <w:tcPr>
            <w:tcW w:w="4678" w:type="dxa"/>
            <w:tcBorders>
              <w:left w:val="nil"/>
            </w:tcBorders>
            <w:shd w:val="clear" w:color="auto" w:fill="auto"/>
          </w:tcPr>
          <w:p w14:paraId="416F7071" w14:textId="48CE1F8B" w:rsidR="00D82B9F" w:rsidRPr="00D12552" w:rsidRDefault="00D82B9F" w:rsidP="003C190E">
            <w:pPr>
              <w:pStyle w:val="Tabletext10"/>
              <w:jc w:val="left"/>
              <w:rPr>
                <w:rStyle w:val="reqtext"/>
                <w:lang w:val="en-CA"/>
              </w:rPr>
            </w:pPr>
            <w:del w:id="627" w:author="Eric Boisvert" w:date="2015-10-29T12:08:00Z">
              <w:r w:rsidDel="00932216">
                <w:delText>Azimuth SHALL be express in clockwise degree from geographic north</w:delText>
              </w:r>
              <w:commentRangeEnd w:id="625"/>
              <w:r w:rsidDel="00932216">
                <w:rPr>
                  <w:rStyle w:val="CommentReference"/>
                  <w:rFonts w:ascii="Times New Roman" w:eastAsia="Times New Roman" w:hAnsi="Times New Roman"/>
                  <w:lang w:val="en-US" w:eastAsia="en-US"/>
                </w:rPr>
                <w:commentReference w:id="625"/>
              </w:r>
            </w:del>
          </w:p>
        </w:tc>
      </w:tr>
    </w:tbl>
    <w:p w14:paraId="7C52CD66" w14:textId="77777777" w:rsidR="00D82B9F" w:rsidRDefault="00D82B9F" w:rsidP="00C034E3"/>
    <w:p w14:paraId="6DADB79A" w14:textId="6545543A" w:rsidR="00D82B9F" w:rsidRDefault="00D82B9F" w:rsidP="00C034E3">
      <w:r>
        <w:t>Dip</w:t>
      </w:r>
      <w:r w:rsidR="00983833">
        <w:t>s</w:t>
      </w:r>
      <w:r>
        <w:t xml:space="preserve"> are always downward. Depending of the convention, “upward” dip</w:t>
      </w:r>
      <w:r w:rsidR="00983833">
        <w:t>s</w:t>
      </w:r>
      <w:r>
        <w:t xml:space="preserve"> are just equivalent of downward </w:t>
      </w:r>
      <w:r w:rsidR="00983833">
        <w:t>for the azimuth flipped 180 degrees.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82B9F" w:rsidRPr="00D12552" w14:paraId="386F11BD" w14:textId="77777777" w:rsidTr="003C190E">
        <w:trPr>
          <w:cantSplit/>
        </w:trPr>
        <w:tc>
          <w:tcPr>
            <w:tcW w:w="4219" w:type="dxa"/>
            <w:tcBorders>
              <w:right w:val="nil"/>
            </w:tcBorders>
            <w:shd w:val="clear" w:color="auto" w:fill="auto"/>
          </w:tcPr>
          <w:p w14:paraId="20A100F1" w14:textId="733B190D" w:rsidR="00D82B9F" w:rsidRPr="00D12552" w:rsidRDefault="00D82B9F" w:rsidP="00D82B9F">
            <w:pPr>
              <w:pStyle w:val="Tabletext10"/>
              <w:rPr>
                <w:rStyle w:val="requri"/>
                <w:lang w:val="en-CA"/>
              </w:rPr>
            </w:pPr>
            <w:r>
              <w:rPr>
                <w:rStyle w:val="requri"/>
                <w:lang w:val="en-CA"/>
              </w:rPr>
              <w:lastRenderedPageBreak/>
              <w:t>/req/gsml4-basic</w:t>
            </w:r>
            <w:r w:rsidRPr="00D12552">
              <w:rPr>
                <w:rStyle w:val="requri"/>
                <w:lang w:val="en-CA"/>
              </w:rPr>
              <w:t>/</w:t>
            </w:r>
            <w:r>
              <w:rPr>
                <w:rStyle w:val="requri"/>
                <w:lang w:val="en-CA"/>
              </w:rPr>
              <w:t>plane-dip-degree</w:t>
            </w:r>
          </w:p>
        </w:tc>
        <w:tc>
          <w:tcPr>
            <w:tcW w:w="4678" w:type="dxa"/>
            <w:tcBorders>
              <w:left w:val="nil"/>
            </w:tcBorders>
            <w:shd w:val="clear" w:color="auto" w:fill="auto"/>
          </w:tcPr>
          <w:p w14:paraId="5BADDFC9" w14:textId="429BCA53" w:rsidR="00D82B9F" w:rsidRPr="00D12552" w:rsidRDefault="00D82B9F" w:rsidP="003C190E">
            <w:pPr>
              <w:pStyle w:val="Tabletext10"/>
              <w:jc w:val="left"/>
              <w:rPr>
                <w:rStyle w:val="reqtext"/>
                <w:lang w:val="en-CA"/>
              </w:rPr>
            </w:pPr>
            <w:r>
              <w:t xml:space="preserve">Dip SHALL be expressed in degree downward from the horizontal.   </w:t>
            </w:r>
          </w:p>
        </w:tc>
      </w:tr>
    </w:tbl>
    <w:p w14:paraId="48CE22D1" w14:textId="164932D9" w:rsidR="003B391B" w:rsidRDefault="003B391B" w:rsidP="0046445D">
      <w:pPr>
        <w:pStyle w:val="Heading4"/>
      </w:pPr>
      <w:r>
        <w:t>GSML_LinearOrientation</w:t>
      </w:r>
    </w:p>
    <w:p w14:paraId="051870C6" w14:textId="77777777" w:rsidR="0046445D" w:rsidRDefault="0046445D" w:rsidP="00C034E3"/>
    <w:p w14:paraId="2717CD42" w14:textId="51F2A59F" w:rsidR="003B391B" w:rsidRDefault="0046445D" w:rsidP="00C034E3">
      <w:r>
        <w:t>Linear orientation is composed of a trend (the compass orientation of the line) and a plunge (the angle from the horizontal).  This vector can be orientated (a vector) or not.</w:t>
      </w:r>
    </w:p>
    <w:p w14:paraId="0D1D6793" w14:textId="7996BE84" w:rsidR="003B391B" w:rsidRPr="003B391B" w:rsidRDefault="003B391B" w:rsidP="003B391B">
      <w:pPr>
        <w:autoSpaceDE w:val="0"/>
        <w:autoSpaceDN w:val="0"/>
        <w:adjustRightInd w:val="0"/>
        <w:spacing w:after="0"/>
        <w:rPr>
          <w:color w:val="000000"/>
          <w:sz w:val="20"/>
          <w:szCs w:val="20"/>
          <w:lang w:val="en-CA"/>
        </w:rPr>
      </w:pPr>
      <w:bookmarkStart w:id="628" w:name="BKM_C0A3056D_FA18_4027_BE04_0AFA3C2B5BD7"/>
      <w:bookmarkEnd w:id="628"/>
    </w:p>
    <w:tbl>
      <w:tblPr>
        <w:tblStyle w:val="LightShading"/>
        <w:tblW w:w="9735" w:type="dxa"/>
        <w:tblLayout w:type="fixed"/>
        <w:tblLook w:val="04A0" w:firstRow="1" w:lastRow="0" w:firstColumn="1" w:lastColumn="0" w:noHBand="0" w:noVBand="1"/>
      </w:tblPr>
      <w:tblGrid>
        <w:gridCol w:w="1384"/>
        <w:gridCol w:w="2268"/>
        <w:gridCol w:w="6083"/>
      </w:tblGrid>
      <w:tr w:rsidR="003B391B" w:rsidRPr="0046445D" w14:paraId="3FF674F1" w14:textId="77777777" w:rsidTr="00464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C1B2D39" w14:textId="77777777" w:rsidR="003B391B" w:rsidRPr="0046445D" w:rsidRDefault="003B391B" w:rsidP="003B391B">
            <w:pPr>
              <w:autoSpaceDE w:val="0"/>
              <w:autoSpaceDN w:val="0"/>
              <w:adjustRightInd w:val="0"/>
              <w:spacing w:after="0"/>
              <w:rPr>
                <w:rFonts w:asciiTheme="minorHAnsi" w:hAnsiTheme="minorHAnsi"/>
                <w:color w:val="000000"/>
                <w:sz w:val="20"/>
                <w:szCs w:val="20"/>
                <w:lang w:val="en-CA"/>
              </w:rPr>
            </w:pPr>
            <w:bookmarkStart w:id="629" w:name="BKM_ADC178F9_ED86_418A_BFAF_BD9ADC797FBD"/>
            <w:bookmarkEnd w:id="629"/>
            <w:r w:rsidRPr="0046445D">
              <w:rPr>
                <w:rFonts w:asciiTheme="minorHAnsi" w:hAnsiTheme="minorHAnsi"/>
                <w:color w:val="000000"/>
                <w:sz w:val="20"/>
                <w:szCs w:val="20"/>
                <w:lang w:val="en-CA"/>
              </w:rPr>
              <w:t>Name</w:t>
            </w:r>
          </w:p>
        </w:tc>
        <w:tc>
          <w:tcPr>
            <w:tcW w:w="2268" w:type="dxa"/>
          </w:tcPr>
          <w:p w14:paraId="79A2ADBC" w14:textId="77777777" w:rsidR="003B391B" w:rsidRPr="0046445D" w:rsidRDefault="003B391B" w:rsidP="003B391B">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Type</w:t>
            </w:r>
          </w:p>
        </w:tc>
        <w:tc>
          <w:tcPr>
            <w:tcW w:w="6083" w:type="dxa"/>
          </w:tcPr>
          <w:p w14:paraId="70EFF0D1" w14:textId="77777777" w:rsidR="003B391B" w:rsidRPr="0046445D" w:rsidRDefault="003B391B" w:rsidP="003B391B">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Description</w:t>
            </w:r>
          </w:p>
        </w:tc>
      </w:tr>
      <w:tr w:rsidR="003B391B" w:rsidRPr="0046445D" w14:paraId="0C73350C" w14:textId="77777777" w:rsidTr="004644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6CF1147E" w14:textId="77777777" w:rsidR="003B391B" w:rsidRPr="0046445D" w:rsidRDefault="003B391B" w:rsidP="003B391B">
            <w:pPr>
              <w:autoSpaceDE w:val="0"/>
              <w:autoSpaceDN w:val="0"/>
              <w:adjustRightInd w:val="0"/>
              <w:spacing w:after="0"/>
              <w:rPr>
                <w:rFonts w:asciiTheme="minorHAnsi" w:hAnsiTheme="minorHAnsi"/>
                <w:color w:val="000000"/>
                <w:sz w:val="20"/>
                <w:szCs w:val="20"/>
                <w:lang w:val="en-CA"/>
              </w:rPr>
            </w:pPr>
            <w:r w:rsidRPr="0046445D">
              <w:rPr>
                <w:rFonts w:asciiTheme="minorHAnsi" w:hAnsiTheme="minorHAnsi"/>
                <w:color w:val="000000"/>
                <w:sz w:val="20"/>
                <w:szCs w:val="20"/>
                <w:lang w:val="en-CA"/>
              </w:rPr>
              <w:t>directed</w:t>
            </w:r>
          </w:p>
        </w:tc>
        <w:tc>
          <w:tcPr>
            <w:tcW w:w="2268" w:type="dxa"/>
          </w:tcPr>
          <w:p w14:paraId="77AC28E5"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LinearDirectedCode</w:t>
            </w:r>
          </w:p>
        </w:tc>
        <w:tc>
          <w:tcPr>
            <w:tcW w:w="6083" w:type="dxa"/>
          </w:tcPr>
          <w:p w14:paraId="22A9D49A"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To indicate if orientation represents linear feature that is directed, e.g. clast imbrication, mylonitic lineation with sense of shear, slickenlines with displacement direction, rather than undirected.  A code list to indicate which is the directed end of the linear orientation</w:t>
            </w:r>
          </w:p>
          <w:p w14:paraId="684DD1B7"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3B391B" w:rsidRPr="0046445D" w14:paraId="32A192A3" w14:textId="77777777" w:rsidTr="0046445D">
        <w:tc>
          <w:tcPr>
            <w:cnfStyle w:val="001000000000" w:firstRow="0" w:lastRow="0" w:firstColumn="1" w:lastColumn="0" w:oddVBand="0" w:evenVBand="0" w:oddHBand="0" w:evenHBand="0" w:firstRowFirstColumn="0" w:firstRowLastColumn="0" w:lastRowFirstColumn="0" w:lastRowLastColumn="0"/>
            <w:tcW w:w="1384" w:type="dxa"/>
          </w:tcPr>
          <w:p w14:paraId="3AC6BF7D" w14:textId="77777777" w:rsidR="003B391B" w:rsidRPr="0046445D" w:rsidRDefault="003B391B" w:rsidP="003B391B">
            <w:pPr>
              <w:autoSpaceDE w:val="0"/>
              <w:autoSpaceDN w:val="0"/>
              <w:adjustRightInd w:val="0"/>
              <w:spacing w:after="0"/>
              <w:rPr>
                <w:rFonts w:asciiTheme="minorHAnsi" w:hAnsiTheme="minorHAnsi"/>
                <w:color w:val="000000"/>
                <w:sz w:val="20"/>
                <w:szCs w:val="20"/>
                <w:lang w:val="en-CA"/>
              </w:rPr>
            </w:pPr>
            <w:bookmarkStart w:id="630" w:name="BKM_8E1E3CAB_4A91_4093_A75E_AEF4FCA7FA5B"/>
            <w:bookmarkEnd w:id="630"/>
            <w:r w:rsidRPr="0046445D">
              <w:rPr>
                <w:rFonts w:asciiTheme="minorHAnsi" w:hAnsiTheme="minorHAnsi"/>
                <w:color w:val="000000"/>
                <w:sz w:val="20"/>
                <w:szCs w:val="20"/>
                <w:lang w:val="en-CA"/>
              </w:rPr>
              <w:t>plunge</w:t>
            </w:r>
          </w:p>
        </w:tc>
        <w:tc>
          <w:tcPr>
            <w:tcW w:w="2268" w:type="dxa"/>
          </w:tcPr>
          <w:p w14:paraId="75ACE5BD" w14:textId="77777777" w:rsidR="003B391B" w:rsidRPr="0046445D" w:rsidRDefault="003B391B" w:rsidP="003B391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QuantityRange</w:t>
            </w:r>
          </w:p>
        </w:tc>
        <w:tc>
          <w:tcPr>
            <w:tcW w:w="6083" w:type="dxa"/>
          </w:tcPr>
          <w:p w14:paraId="04F680DF" w14:textId="77777777" w:rsidR="003B391B" w:rsidRPr="0046445D" w:rsidRDefault="003B391B" w:rsidP="003B391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Magnitude of the plunge.</w:t>
            </w:r>
          </w:p>
          <w:p w14:paraId="7FBA8C34" w14:textId="77777777" w:rsidR="003B391B" w:rsidRPr="0046445D" w:rsidRDefault="003B391B" w:rsidP="003B391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3B391B" w:rsidRPr="0046445D" w14:paraId="52CD4F27" w14:textId="77777777" w:rsidTr="004644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7B8358D8" w14:textId="77777777" w:rsidR="003B391B" w:rsidRPr="0046445D" w:rsidRDefault="003B391B" w:rsidP="003B391B">
            <w:pPr>
              <w:autoSpaceDE w:val="0"/>
              <w:autoSpaceDN w:val="0"/>
              <w:adjustRightInd w:val="0"/>
              <w:spacing w:after="0"/>
              <w:rPr>
                <w:rFonts w:asciiTheme="minorHAnsi" w:hAnsiTheme="minorHAnsi"/>
                <w:color w:val="000000"/>
                <w:sz w:val="20"/>
                <w:szCs w:val="20"/>
                <w:lang w:val="en-CA"/>
              </w:rPr>
            </w:pPr>
            <w:bookmarkStart w:id="631" w:name="BKM_64F0A908_3403_4D0B_88AD_EE7134C39157"/>
            <w:bookmarkEnd w:id="631"/>
            <w:r w:rsidRPr="0046445D">
              <w:rPr>
                <w:rFonts w:asciiTheme="minorHAnsi" w:hAnsiTheme="minorHAnsi"/>
                <w:color w:val="000000"/>
                <w:sz w:val="20"/>
                <w:szCs w:val="20"/>
                <w:lang w:val="en-CA"/>
              </w:rPr>
              <w:t>trend</w:t>
            </w:r>
          </w:p>
        </w:tc>
        <w:tc>
          <w:tcPr>
            <w:tcW w:w="2268" w:type="dxa"/>
          </w:tcPr>
          <w:p w14:paraId="78F44A4E"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QuantityRange</w:t>
            </w:r>
          </w:p>
        </w:tc>
        <w:tc>
          <w:tcPr>
            <w:tcW w:w="6083" w:type="dxa"/>
          </w:tcPr>
          <w:p w14:paraId="4ED38BA5"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 xml:space="preserve">The azimuth (compass bearing) value of the linear orientation.  </w:t>
            </w:r>
          </w:p>
          <w:p w14:paraId="24A115C8"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34ED7FB6" w14:textId="77777777" w:rsidR="003B391B" w:rsidRDefault="003B391B" w:rsidP="00C034E3"/>
    <w:p w14:paraId="6CC94BC1" w14:textId="42997A9B" w:rsidR="0046445D" w:rsidRPr="00C034E3" w:rsidRDefault="0046445D" w:rsidP="00C034E3">
      <w:r>
        <w:t>An instance of Linear Orientation shall have either the trend or the plunge 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445D" w:rsidRPr="00D12552" w14:paraId="4C7A1D78" w14:textId="77777777" w:rsidTr="003C190E">
        <w:trPr>
          <w:cantSplit/>
        </w:trPr>
        <w:tc>
          <w:tcPr>
            <w:tcW w:w="4219" w:type="dxa"/>
            <w:tcBorders>
              <w:right w:val="nil"/>
            </w:tcBorders>
            <w:shd w:val="clear" w:color="auto" w:fill="auto"/>
          </w:tcPr>
          <w:p w14:paraId="46D1B00A" w14:textId="61B0FD8B" w:rsidR="0046445D" w:rsidRPr="00D12552" w:rsidRDefault="0046445D" w:rsidP="0046445D">
            <w:pPr>
              <w:pStyle w:val="Tabletext10"/>
              <w:rPr>
                <w:rStyle w:val="requri"/>
                <w:lang w:val="en-CA"/>
              </w:rPr>
            </w:pPr>
            <w:r>
              <w:rPr>
                <w:rStyle w:val="requri"/>
                <w:lang w:val="en-CA"/>
              </w:rPr>
              <w:t>/req/gsml4-basic</w:t>
            </w:r>
            <w:r w:rsidRPr="00D12552">
              <w:rPr>
                <w:rStyle w:val="requri"/>
                <w:lang w:val="en-CA"/>
              </w:rPr>
              <w:t>/</w:t>
            </w:r>
            <w:r>
              <w:rPr>
                <w:rStyle w:val="requri"/>
                <w:lang w:val="en-CA"/>
              </w:rPr>
              <w:t>linear-dip-plunge-not-null</w:t>
            </w:r>
          </w:p>
        </w:tc>
        <w:tc>
          <w:tcPr>
            <w:tcW w:w="4678" w:type="dxa"/>
            <w:tcBorders>
              <w:left w:val="nil"/>
            </w:tcBorders>
            <w:shd w:val="clear" w:color="auto" w:fill="auto"/>
          </w:tcPr>
          <w:p w14:paraId="5C52257F" w14:textId="70B79310" w:rsidR="0046445D" w:rsidRPr="0046445D" w:rsidRDefault="0046445D" w:rsidP="0046445D">
            <w:pPr>
              <w:autoSpaceDE w:val="0"/>
              <w:autoSpaceDN w:val="0"/>
              <w:adjustRightInd w:val="0"/>
              <w:spacing w:after="1"/>
              <w:rPr>
                <w:rFonts w:ascii="Segoe UI" w:hAnsi="Segoe UI" w:cs="Segoe UI"/>
                <w:sz w:val="18"/>
                <w:szCs w:val="18"/>
                <w:lang w:val="en-CA"/>
              </w:rPr>
            </w:pPr>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not be nil.</w:t>
            </w:r>
          </w:p>
          <w:p w14:paraId="755B5934" w14:textId="19F4B861" w:rsidR="0046445D" w:rsidRPr="00D12552" w:rsidRDefault="0046445D" w:rsidP="003C190E">
            <w:pPr>
              <w:pStyle w:val="Tabletext10"/>
              <w:jc w:val="left"/>
              <w:rPr>
                <w:rStyle w:val="reqtext"/>
                <w:lang w:val="en-CA"/>
              </w:rPr>
            </w:pPr>
          </w:p>
        </w:tc>
      </w:tr>
    </w:tbl>
    <w:p w14:paraId="4D91C898" w14:textId="77777777" w:rsidR="0046445D" w:rsidRDefault="0046445D">
      <w:pPr>
        <w:spacing w:after="0"/>
        <w:rPr>
          <w:lang w:val="en-CA"/>
        </w:rPr>
      </w:pPr>
    </w:p>
    <w:p w14:paraId="7CA1B22B" w14:textId="77777777" w:rsidR="00983833" w:rsidRDefault="00983833" w:rsidP="0098383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83833" w:rsidRPr="00D12552" w14:paraId="26230572" w14:textId="77777777" w:rsidTr="003C190E">
        <w:trPr>
          <w:cantSplit/>
        </w:trPr>
        <w:tc>
          <w:tcPr>
            <w:tcW w:w="4219" w:type="dxa"/>
            <w:tcBorders>
              <w:right w:val="nil"/>
            </w:tcBorders>
            <w:shd w:val="clear" w:color="auto" w:fill="auto"/>
          </w:tcPr>
          <w:p w14:paraId="623D1860" w14:textId="2849620B" w:rsidR="00983833" w:rsidRPr="00D12552" w:rsidRDefault="00983833" w:rsidP="00983833">
            <w:pPr>
              <w:pStyle w:val="Tabletext10"/>
              <w:rPr>
                <w:rStyle w:val="requri"/>
                <w:lang w:val="en-CA"/>
              </w:rPr>
            </w:pPr>
            <w:commentRangeStart w:id="632"/>
            <w:r>
              <w:rPr>
                <w:rStyle w:val="requri"/>
                <w:lang w:val="en-CA"/>
              </w:rPr>
              <w:t>/req/gsml4-basic</w:t>
            </w:r>
            <w:r w:rsidRPr="00D12552">
              <w:rPr>
                <w:rStyle w:val="requri"/>
                <w:lang w:val="en-CA"/>
              </w:rPr>
              <w:t>/</w:t>
            </w:r>
            <w:r>
              <w:rPr>
                <w:rStyle w:val="requri"/>
                <w:lang w:val="en-CA"/>
              </w:rPr>
              <w:t>linear-az-degree</w:t>
            </w:r>
          </w:p>
        </w:tc>
        <w:tc>
          <w:tcPr>
            <w:tcW w:w="4678" w:type="dxa"/>
            <w:tcBorders>
              <w:left w:val="nil"/>
            </w:tcBorders>
            <w:shd w:val="clear" w:color="auto" w:fill="auto"/>
          </w:tcPr>
          <w:p w14:paraId="5CDD0559" w14:textId="7EBC8C87" w:rsidR="00983833" w:rsidRPr="00D12552" w:rsidRDefault="00983833" w:rsidP="003C190E">
            <w:pPr>
              <w:pStyle w:val="Tabletext10"/>
              <w:jc w:val="left"/>
              <w:rPr>
                <w:rStyle w:val="reqtext"/>
                <w:lang w:val="en-CA"/>
              </w:rPr>
            </w:pPr>
            <w:r>
              <w:t>Trend SHALL be express in clockwise degree from geographic north</w:t>
            </w:r>
            <w:commentRangeEnd w:id="632"/>
            <w:r>
              <w:rPr>
                <w:rStyle w:val="CommentReference"/>
                <w:rFonts w:ascii="Times New Roman" w:eastAsia="Times New Roman" w:hAnsi="Times New Roman"/>
                <w:lang w:val="en-US" w:eastAsia="en-US"/>
              </w:rPr>
              <w:commentReference w:id="632"/>
            </w:r>
          </w:p>
        </w:tc>
      </w:tr>
    </w:tbl>
    <w:p w14:paraId="28949F49" w14:textId="77777777" w:rsidR="00983833" w:rsidRDefault="00983833" w:rsidP="00983833"/>
    <w:p w14:paraId="68AF8830" w14:textId="32DDD223" w:rsidR="00983833" w:rsidRDefault="00983833" w:rsidP="00983833">
      <w:r>
        <w:t>For non-directed linear measurements, plunge are generally always express downward (upward plunge are just downward plunge in the opposite direction).  But when the lineation is directed, upward plunge shall be expressed using a negative number.</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83833" w:rsidRPr="00D12552" w14:paraId="774D4067" w14:textId="77777777" w:rsidTr="003C190E">
        <w:trPr>
          <w:cantSplit/>
        </w:trPr>
        <w:tc>
          <w:tcPr>
            <w:tcW w:w="4219" w:type="dxa"/>
            <w:tcBorders>
              <w:right w:val="nil"/>
            </w:tcBorders>
            <w:shd w:val="clear" w:color="auto" w:fill="auto"/>
          </w:tcPr>
          <w:p w14:paraId="31087D05" w14:textId="092947DF" w:rsidR="00983833" w:rsidRPr="00D12552" w:rsidRDefault="00983833" w:rsidP="00983833">
            <w:pPr>
              <w:pStyle w:val="Tabletext10"/>
              <w:rPr>
                <w:rStyle w:val="requri"/>
                <w:lang w:val="en-CA"/>
              </w:rPr>
            </w:pPr>
            <w:r>
              <w:rPr>
                <w:rStyle w:val="requri"/>
                <w:lang w:val="en-CA"/>
              </w:rPr>
              <w:t>/req/gsml4-basic</w:t>
            </w:r>
            <w:r w:rsidRPr="00D12552">
              <w:rPr>
                <w:rStyle w:val="requri"/>
                <w:lang w:val="en-CA"/>
              </w:rPr>
              <w:t>/</w:t>
            </w:r>
            <w:r>
              <w:rPr>
                <w:rStyle w:val="requri"/>
                <w:lang w:val="en-CA"/>
              </w:rPr>
              <w:t>linear-</w:t>
            </w:r>
            <w:r w:rsidR="007F0841">
              <w:rPr>
                <w:rStyle w:val="requri"/>
                <w:lang w:val="en-CA"/>
              </w:rPr>
              <w:t>p</w:t>
            </w:r>
            <w:r>
              <w:rPr>
                <w:rStyle w:val="requri"/>
                <w:lang w:val="en-CA"/>
              </w:rPr>
              <w:t>lung</w:t>
            </w:r>
            <w:r w:rsidR="007F0841">
              <w:rPr>
                <w:rStyle w:val="requri"/>
                <w:lang w:val="en-CA"/>
              </w:rPr>
              <w:t>e</w:t>
            </w:r>
            <w:r>
              <w:rPr>
                <w:rStyle w:val="requri"/>
                <w:lang w:val="en-CA"/>
              </w:rPr>
              <w:t>-degree</w:t>
            </w:r>
          </w:p>
        </w:tc>
        <w:tc>
          <w:tcPr>
            <w:tcW w:w="4678" w:type="dxa"/>
            <w:tcBorders>
              <w:left w:val="nil"/>
            </w:tcBorders>
            <w:shd w:val="clear" w:color="auto" w:fill="auto"/>
          </w:tcPr>
          <w:p w14:paraId="2DB0EBA7" w14:textId="4D0F01B9" w:rsidR="00983833" w:rsidRPr="00D12552" w:rsidRDefault="00983833" w:rsidP="003C190E">
            <w:pPr>
              <w:pStyle w:val="Tabletext10"/>
              <w:jc w:val="left"/>
              <w:rPr>
                <w:rStyle w:val="reqtext"/>
                <w:lang w:val="en-CA"/>
              </w:rPr>
            </w:pPr>
            <w:r>
              <w:t xml:space="preserve">Plunge SHALL be expressed in degree downward from the horizontal.   </w:t>
            </w:r>
          </w:p>
        </w:tc>
      </w:tr>
    </w:tbl>
    <w:p w14:paraId="69ACAE58" w14:textId="77777777" w:rsidR="00983833" w:rsidRDefault="00983833" w:rsidP="00983833"/>
    <w:p w14:paraId="7B37D3BA" w14:textId="77777777" w:rsidR="000D2673" w:rsidRDefault="000D2673" w:rsidP="000D2673"/>
    <w:p w14:paraId="27C28DD1" w14:textId="77777777" w:rsidR="000D2673" w:rsidRDefault="000D2673" w:rsidP="000D2673">
      <w:pPr>
        <w:pStyle w:val="Heading4"/>
        <w:rPr>
          <w:lang w:val="en-CA"/>
        </w:rPr>
      </w:pPr>
      <w:bookmarkStart w:id="633" w:name="BKM_F047E096_3391_4C83_A31D_8616A9B842C5"/>
      <w:bookmarkEnd w:id="633"/>
      <w:r w:rsidRPr="00996BEA">
        <w:rPr>
          <w:lang w:val="en-CA"/>
        </w:rPr>
        <w:t>GSML_Vector</w:t>
      </w:r>
    </w:p>
    <w:p w14:paraId="6DC75F84" w14:textId="77777777" w:rsidR="000D2673" w:rsidRPr="00996BEA" w:rsidRDefault="000D2673" w:rsidP="000D2673">
      <w:pPr>
        <w:rPr>
          <w:lang w:val="en-CA"/>
        </w:rPr>
      </w:pPr>
      <w:r>
        <w:rPr>
          <w:lang w:val="en-CA"/>
        </w:rPr>
        <w:t xml:space="preserve">A Vector is a </w:t>
      </w:r>
      <w:r w:rsidRPr="00996BEA">
        <w:rPr>
          <w:lang w:val="en-CA"/>
        </w:rPr>
        <w:t xml:space="preserve">data type for linear orientation with </w:t>
      </w:r>
      <w:r>
        <w:rPr>
          <w:lang w:val="en-CA"/>
        </w:rPr>
        <w:t xml:space="preserve">a </w:t>
      </w:r>
      <w:r w:rsidRPr="00996BEA">
        <w:rPr>
          <w:lang w:val="en-CA"/>
        </w:rPr>
        <w:t>magnitude</w:t>
      </w:r>
      <w:r>
        <w:rPr>
          <w:lang w:val="en-CA"/>
        </w:rPr>
        <w:t>.   If magnitude is unknown, a GSML</w:t>
      </w:r>
      <w:r w:rsidRPr="00996BEA">
        <w:rPr>
          <w:lang w:val="en-CA"/>
        </w:rPr>
        <w:t>_LinearOrientation</w:t>
      </w:r>
      <w:r>
        <w:rPr>
          <w:lang w:val="en-CA"/>
        </w:rPr>
        <w:t xml:space="preserve"> shall be used</w:t>
      </w:r>
    </w:p>
    <w:tbl>
      <w:tblPr>
        <w:tblStyle w:val="LightShading"/>
        <w:tblW w:w="9735" w:type="dxa"/>
        <w:tblLayout w:type="fixed"/>
        <w:tblLook w:val="04A0" w:firstRow="1" w:lastRow="0" w:firstColumn="1" w:lastColumn="0" w:noHBand="0" w:noVBand="1"/>
      </w:tblPr>
      <w:tblGrid>
        <w:gridCol w:w="1384"/>
        <w:gridCol w:w="1843"/>
        <w:gridCol w:w="6508"/>
      </w:tblGrid>
      <w:tr w:rsidR="000D2673" w:rsidRPr="00996BEA" w14:paraId="042D8AE3" w14:textId="77777777" w:rsidTr="003C1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14A84DEE" w14:textId="77777777" w:rsidR="000D2673" w:rsidRPr="00996BEA" w:rsidRDefault="000D2673" w:rsidP="003C190E">
            <w:pPr>
              <w:autoSpaceDE w:val="0"/>
              <w:autoSpaceDN w:val="0"/>
              <w:adjustRightInd w:val="0"/>
              <w:spacing w:after="0"/>
              <w:rPr>
                <w:rFonts w:asciiTheme="minorHAnsi" w:hAnsiTheme="minorHAnsi"/>
                <w:color w:val="000000"/>
                <w:sz w:val="20"/>
                <w:szCs w:val="20"/>
                <w:lang w:val="en-CA"/>
              </w:rPr>
            </w:pPr>
            <w:bookmarkStart w:id="634" w:name="BKM_DA68D8E9_7B0C_48EF_8619_7221101DC5F1"/>
            <w:bookmarkEnd w:id="634"/>
            <w:r w:rsidRPr="00996BEA">
              <w:rPr>
                <w:rFonts w:asciiTheme="minorHAnsi" w:hAnsiTheme="minorHAnsi"/>
                <w:color w:val="000000"/>
                <w:sz w:val="20"/>
                <w:szCs w:val="20"/>
                <w:lang w:val="en-CA"/>
              </w:rPr>
              <w:t>Name</w:t>
            </w:r>
          </w:p>
        </w:tc>
        <w:tc>
          <w:tcPr>
            <w:tcW w:w="1843" w:type="dxa"/>
          </w:tcPr>
          <w:p w14:paraId="17C26A6C" w14:textId="77777777" w:rsidR="000D2673" w:rsidRPr="00996BEA" w:rsidRDefault="000D2673" w:rsidP="003C190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96BEA">
              <w:rPr>
                <w:rFonts w:asciiTheme="minorHAnsi" w:hAnsiTheme="minorHAnsi"/>
                <w:color w:val="000000"/>
                <w:sz w:val="20"/>
                <w:szCs w:val="20"/>
                <w:lang w:val="en-CA"/>
              </w:rPr>
              <w:t>Type</w:t>
            </w:r>
          </w:p>
        </w:tc>
        <w:tc>
          <w:tcPr>
            <w:tcW w:w="6508" w:type="dxa"/>
          </w:tcPr>
          <w:p w14:paraId="1879653D" w14:textId="77777777" w:rsidR="000D2673" w:rsidRPr="00996BEA" w:rsidRDefault="000D2673" w:rsidP="003C190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96BEA">
              <w:rPr>
                <w:rFonts w:asciiTheme="minorHAnsi" w:hAnsiTheme="minorHAnsi"/>
                <w:color w:val="000000"/>
                <w:sz w:val="20"/>
                <w:szCs w:val="20"/>
                <w:lang w:val="en-CA"/>
              </w:rPr>
              <w:t>Description</w:t>
            </w:r>
          </w:p>
        </w:tc>
      </w:tr>
      <w:tr w:rsidR="000D2673" w:rsidRPr="00996BEA" w14:paraId="69A0FF19" w14:textId="77777777" w:rsidTr="003C1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6235E301" w14:textId="77777777" w:rsidR="000D2673" w:rsidRPr="00996BEA" w:rsidRDefault="000D2673" w:rsidP="003C190E">
            <w:pPr>
              <w:autoSpaceDE w:val="0"/>
              <w:autoSpaceDN w:val="0"/>
              <w:adjustRightInd w:val="0"/>
              <w:spacing w:after="0"/>
              <w:rPr>
                <w:rFonts w:asciiTheme="minorHAnsi" w:hAnsiTheme="minorHAnsi"/>
                <w:color w:val="000000"/>
                <w:sz w:val="20"/>
                <w:szCs w:val="20"/>
                <w:lang w:val="en-CA"/>
              </w:rPr>
            </w:pPr>
            <w:r w:rsidRPr="00996BEA">
              <w:rPr>
                <w:rFonts w:asciiTheme="minorHAnsi" w:hAnsiTheme="minorHAnsi"/>
                <w:color w:val="000000"/>
                <w:sz w:val="20"/>
                <w:szCs w:val="20"/>
                <w:lang w:val="en-CA"/>
              </w:rPr>
              <w:lastRenderedPageBreak/>
              <w:t>magnitude</w:t>
            </w:r>
          </w:p>
        </w:tc>
        <w:tc>
          <w:tcPr>
            <w:tcW w:w="1843" w:type="dxa"/>
          </w:tcPr>
          <w:p w14:paraId="48529493" w14:textId="77777777" w:rsidR="000D2673" w:rsidRPr="00996BEA" w:rsidRDefault="000D2673"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96BEA">
              <w:rPr>
                <w:rFonts w:asciiTheme="minorHAnsi" w:hAnsiTheme="minorHAnsi"/>
                <w:color w:val="000000"/>
                <w:sz w:val="20"/>
                <w:szCs w:val="20"/>
                <w:lang w:val="en-CA"/>
              </w:rPr>
              <w:t>QuantityRange</w:t>
            </w:r>
          </w:p>
        </w:tc>
        <w:tc>
          <w:tcPr>
            <w:tcW w:w="6508" w:type="dxa"/>
          </w:tcPr>
          <w:p w14:paraId="231AA4DE" w14:textId="77777777" w:rsidR="000D2673" w:rsidRPr="00996BEA" w:rsidRDefault="000D2673"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96BEA">
              <w:rPr>
                <w:rFonts w:asciiTheme="minorHAnsi" w:hAnsiTheme="minorHAnsi"/>
                <w:color w:val="000000"/>
                <w:sz w:val="20"/>
                <w:szCs w:val="20"/>
                <w:lang w:val="en-CA"/>
              </w:rPr>
              <w:t xml:space="preserve">The </w:t>
            </w:r>
            <w:r>
              <w:rPr>
                <w:rFonts w:asciiTheme="minorHAnsi" w:hAnsiTheme="minorHAnsi"/>
                <w:color w:val="000000"/>
                <w:sz w:val="20"/>
                <w:szCs w:val="20"/>
                <w:lang w:val="en-CA"/>
              </w:rPr>
              <w:t>magnitude of the vector</w:t>
            </w:r>
            <w:r w:rsidRPr="00996BEA">
              <w:rPr>
                <w:rFonts w:asciiTheme="minorHAnsi" w:hAnsiTheme="minorHAnsi"/>
                <w:color w:val="000000"/>
                <w:sz w:val="20"/>
                <w:szCs w:val="20"/>
                <w:lang w:val="en-CA"/>
              </w:rPr>
              <w:t xml:space="preserve"> </w:t>
            </w:r>
          </w:p>
          <w:p w14:paraId="5033ADD7" w14:textId="77777777" w:rsidR="000D2673" w:rsidRPr="00996BEA" w:rsidRDefault="000D2673"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606754CC" w14:textId="77777777" w:rsidR="000D2673" w:rsidRDefault="000D2673" w:rsidP="000D2673"/>
    <w:p w14:paraId="128108B5" w14:textId="77777777" w:rsidR="000D2673" w:rsidRDefault="000D2673" w:rsidP="00983833"/>
    <w:p w14:paraId="7EC33651" w14:textId="2207AED3" w:rsidR="000D2673" w:rsidRDefault="000D2673" w:rsidP="000D2673">
      <w:pPr>
        <w:pStyle w:val="Heading4"/>
      </w:pPr>
      <w:r>
        <w:t>GSML_QuantityRange</w:t>
      </w:r>
    </w:p>
    <w:p w14:paraId="0263C757" w14:textId="77777777" w:rsidR="000209D6" w:rsidRDefault="000209D6" w:rsidP="000D2673"/>
    <w:p w14:paraId="772CF378" w14:textId="14157B0E" w:rsidR="000D2673" w:rsidRPr="000D2673" w:rsidRDefault="000D2673" w:rsidP="000D2673">
      <w:r>
        <w:t>GSML_QuantityRange range is a specialization of SWE Common (OGC 08-094r1, Clause 7.2.13</w:t>
      </w:r>
      <w:proofErr w:type="gramStart"/>
      <w:r>
        <w:t xml:space="preserve">) </w:t>
      </w:r>
      <w:ins w:id="635" w:author="Eric Boisvert" w:date="2015-11-11T12:50:00Z">
        <w:r w:rsidR="007E2C10">
          <w:t xml:space="preserve"> </w:t>
        </w:r>
      </w:ins>
      <w:r>
        <w:t>QuantityRange</w:t>
      </w:r>
      <w:proofErr w:type="gramEnd"/>
      <w:r>
        <w:t xml:space="preserve"> where lower and upper values are made explicit, instead of using an array of values (RealPair, see Clause 7.2.1) where the lowest value is the first element and the highest the second.  This convenience class has been created as an alternative encoding for implementation that </w:t>
      </w:r>
      <w:proofErr w:type="gramStart"/>
      <w:r>
        <w:t>do</w:t>
      </w:r>
      <w:proofErr w:type="gramEnd"/>
      <w:r>
        <w:t xml:space="preserve"> no support encoding of arrays (eg. DBF) or reference to eleme</w:t>
      </w:r>
      <w:r w:rsidR="006F2ACD">
        <w:t>nts in string encoded arrays</w:t>
      </w:r>
      <w:r w:rsidR="006F2ACD">
        <w:rPr>
          <w:rStyle w:val="FootnoteReference"/>
        </w:rPr>
        <w:footnoteReference w:id="2"/>
      </w:r>
      <w:r>
        <w:t xml:space="preserve"> (eg. Filter Encoding Specification 2.0 – OGC 09-029r2)</w:t>
      </w:r>
    </w:p>
    <w:p w14:paraId="11EC90CB" w14:textId="77777777" w:rsidR="000D2673" w:rsidRDefault="000D2673" w:rsidP="000D2673">
      <w:pPr>
        <w:keepNext/>
        <w:spacing w:after="0"/>
      </w:pPr>
      <w:r>
        <w:rPr>
          <w:rFonts w:cs="Arial"/>
          <w:b/>
          <w:bCs/>
          <w:noProof/>
          <w:szCs w:val="26"/>
          <w:lang w:val="en-CA" w:eastAsia="en-CA"/>
        </w:rPr>
        <w:lastRenderedPageBreak/>
        <w:drawing>
          <wp:inline distT="0" distB="0" distL="0" distR="0" wp14:anchorId="568398DE" wp14:editId="53429703">
            <wp:extent cx="2012386" cy="4986070"/>
            <wp:effectExtent l="0" t="0" r="698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12493" cy="4986335"/>
                    </a:xfrm>
                    <a:prstGeom prst="rect">
                      <a:avLst/>
                    </a:prstGeom>
                    <a:noFill/>
                    <a:ln>
                      <a:noFill/>
                    </a:ln>
                  </pic:spPr>
                </pic:pic>
              </a:graphicData>
            </a:graphic>
          </wp:inline>
        </w:drawing>
      </w:r>
    </w:p>
    <w:p w14:paraId="68D3761B" w14:textId="52D4C218" w:rsidR="000C4224" w:rsidRDefault="000D2673" w:rsidP="000D2673">
      <w:pPr>
        <w:pStyle w:val="Caption"/>
      </w:pPr>
      <w:r>
        <w:t xml:space="preserve">Figure </w:t>
      </w:r>
      <w:fldSimple w:instr=" SEQ Figure \* ARABIC ">
        <w:ins w:id="636" w:author="Eric Boisvert" w:date="2015-11-28T15:54:00Z">
          <w:r w:rsidR="00180077">
            <w:rPr>
              <w:noProof/>
            </w:rPr>
            <w:t>17</w:t>
          </w:r>
        </w:ins>
        <w:del w:id="637" w:author="Eric Boisvert" w:date="2015-10-30T04:23:00Z">
          <w:r w:rsidR="00090DCF" w:rsidDel="007D2867">
            <w:rPr>
              <w:noProof/>
            </w:rPr>
            <w:delText>17</w:delText>
          </w:r>
        </w:del>
      </w:fldSimple>
      <w:r>
        <w:t xml:space="preserve"> : QuantityRange making lower and upper values explicit</w:t>
      </w:r>
    </w:p>
    <w:tbl>
      <w:tblPr>
        <w:tblStyle w:val="LightShading"/>
        <w:tblW w:w="9735" w:type="dxa"/>
        <w:tblLayout w:type="fixed"/>
        <w:tblLook w:val="04A0" w:firstRow="1" w:lastRow="0" w:firstColumn="1" w:lastColumn="0" w:noHBand="0" w:noVBand="1"/>
      </w:tblPr>
      <w:tblGrid>
        <w:gridCol w:w="1384"/>
        <w:gridCol w:w="2268"/>
        <w:gridCol w:w="6083"/>
      </w:tblGrid>
      <w:tr w:rsidR="007F0841" w:rsidRPr="0046445D" w14:paraId="0EA3CD3D" w14:textId="77777777" w:rsidTr="003C1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2D32A2F0" w14:textId="77777777" w:rsidR="007F0841" w:rsidRPr="0046445D" w:rsidRDefault="007F0841" w:rsidP="003C190E">
            <w:pPr>
              <w:autoSpaceDE w:val="0"/>
              <w:autoSpaceDN w:val="0"/>
              <w:adjustRightInd w:val="0"/>
              <w:spacing w:after="0"/>
              <w:rPr>
                <w:rFonts w:asciiTheme="minorHAnsi" w:hAnsiTheme="minorHAnsi"/>
                <w:color w:val="000000"/>
                <w:sz w:val="20"/>
                <w:szCs w:val="20"/>
                <w:lang w:val="en-CA"/>
              </w:rPr>
            </w:pPr>
            <w:r w:rsidRPr="0046445D">
              <w:rPr>
                <w:rFonts w:asciiTheme="minorHAnsi" w:hAnsiTheme="minorHAnsi"/>
                <w:color w:val="000000"/>
                <w:sz w:val="20"/>
                <w:szCs w:val="20"/>
                <w:lang w:val="en-CA"/>
              </w:rPr>
              <w:t>Name</w:t>
            </w:r>
          </w:p>
        </w:tc>
        <w:tc>
          <w:tcPr>
            <w:tcW w:w="2268" w:type="dxa"/>
          </w:tcPr>
          <w:p w14:paraId="0AA19740" w14:textId="77777777" w:rsidR="007F0841" w:rsidRPr="0046445D" w:rsidRDefault="007F0841" w:rsidP="003C190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Type</w:t>
            </w:r>
          </w:p>
        </w:tc>
        <w:tc>
          <w:tcPr>
            <w:tcW w:w="6083" w:type="dxa"/>
          </w:tcPr>
          <w:p w14:paraId="74341F5B" w14:textId="77777777" w:rsidR="007F0841" w:rsidRPr="0046445D" w:rsidRDefault="007F0841" w:rsidP="003C190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Description</w:t>
            </w:r>
          </w:p>
        </w:tc>
      </w:tr>
      <w:tr w:rsidR="007F0841" w:rsidRPr="0046445D" w14:paraId="5DF0E1A6" w14:textId="77777777" w:rsidTr="003C1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D055548" w14:textId="799E7E1E" w:rsidR="007F0841" w:rsidRPr="0046445D" w:rsidRDefault="007F0841" w:rsidP="003C190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lowerValue</w:t>
            </w:r>
          </w:p>
        </w:tc>
        <w:tc>
          <w:tcPr>
            <w:tcW w:w="2268" w:type="dxa"/>
          </w:tcPr>
          <w:p w14:paraId="10A586DF" w14:textId="0D2CB7A4" w:rsidR="007F0841" w:rsidRPr="0046445D" w:rsidRDefault="007F0841"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Real</w:t>
            </w:r>
          </w:p>
        </w:tc>
        <w:tc>
          <w:tcPr>
            <w:tcW w:w="6083" w:type="dxa"/>
          </w:tcPr>
          <w:p w14:paraId="3933D913" w14:textId="65C20312" w:rsidR="007F0841" w:rsidRPr="0046445D" w:rsidRDefault="007F0841"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 xml:space="preserve">Lower bound of the range. Replaces the value that would be (and still be) encoded as </w:t>
            </w:r>
            <w:proofErr w:type="gramStart"/>
            <w:r>
              <w:rPr>
                <w:rFonts w:asciiTheme="minorHAnsi" w:hAnsiTheme="minorHAnsi"/>
                <w:color w:val="000000"/>
                <w:sz w:val="20"/>
                <w:szCs w:val="20"/>
                <w:lang w:val="en-CA"/>
              </w:rPr>
              <w:t>value[</w:t>
            </w:r>
            <w:proofErr w:type="gramEnd"/>
            <w:r>
              <w:rPr>
                <w:rFonts w:asciiTheme="minorHAnsi" w:hAnsiTheme="minorHAnsi"/>
                <w:color w:val="000000"/>
                <w:sz w:val="20"/>
                <w:szCs w:val="20"/>
                <w:lang w:val="en-CA"/>
              </w:rPr>
              <w:t>0].</w:t>
            </w:r>
          </w:p>
          <w:p w14:paraId="151B935C" w14:textId="77777777" w:rsidR="007F0841" w:rsidRPr="0046445D" w:rsidRDefault="007F0841"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7F0841" w:rsidRPr="0046445D" w14:paraId="7B5A6BA1" w14:textId="77777777" w:rsidTr="003C190E">
        <w:tc>
          <w:tcPr>
            <w:cnfStyle w:val="001000000000" w:firstRow="0" w:lastRow="0" w:firstColumn="1" w:lastColumn="0" w:oddVBand="0" w:evenVBand="0" w:oddHBand="0" w:evenHBand="0" w:firstRowFirstColumn="0" w:firstRowLastColumn="0" w:lastRowFirstColumn="0" w:lastRowLastColumn="0"/>
            <w:tcW w:w="1384" w:type="dxa"/>
          </w:tcPr>
          <w:p w14:paraId="7D0D841A" w14:textId="66C468F3" w:rsidR="007F0841" w:rsidRPr="0046445D" w:rsidRDefault="007F0841" w:rsidP="003C190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upperValue</w:t>
            </w:r>
          </w:p>
        </w:tc>
        <w:tc>
          <w:tcPr>
            <w:tcW w:w="2268" w:type="dxa"/>
          </w:tcPr>
          <w:p w14:paraId="0A91E1BE" w14:textId="1A2E5179" w:rsidR="007F0841" w:rsidRPr="0046445D" w:rsidRDefault="007F0841" w:rsidP="003C190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Real</w:t>
            </w:r>
          </w:p>
        </w:tc>
        <w:tc>
          <w:tcPr>
            <w:tcW w:w="6083" w:type="dxa"/>
          </w:tcPr>
          <w:p w14:paraId="76998A45" w14:textId="1E4C0755" w:rsidR="007F0841" w:rsidRPr="0046445D" w:rsidRDefault="007F0841" w:rsidP="007F084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 xml:space="preserve">Upper bound of the range. Replaces the value that would be (and still be) encoded as </w:t>
            </w:r>
            <w:proofErr w:type="gramStart"/>
            <w:r>
              <w:rPr>
                <w:rFonts w:asciiTheme="minorHAnsi" w:hAnsiTheme="minorHAnsi"/>
                <w:color w:val="000000"/>
                <w:sz w:val="20"/>
                <w:szCs w:val="20"/>
                <w:lang w:val="en-CA"/>
              </w:rPr>
              <w:t>value[</w:t>
            </w:r>
            <w:proofErr w:type="gramEnd"/>
            <w:r>
              <w:rPr>
                <w:rFonts w:asciiTheme="minorHAnsi" w:hAnsiTheme="minorHAnsi"/>
                <w:color w:val="000000"/>
                <w:sz w:val="20"/>
                <w:szCs w:val="20"/>
                <w:lang w:val="en-CA"/>
              </w:rPr>
              <w:t>1].</w:t>
            </w:r>
          </w:p>
        </w:tc>
      </w:tr>
    </w:tbl>
    <w:p w14:paraId="3180EA13" w14:textId="77777777" w:rsidR="007F0841" w:rsidRDefault="007F0841" w:rsidP="007F0841"/>
    <w:p w14:paraId="3FD21599" w14:textId="799377C8" w:rsidR="007F0841" w:rsidRDefault="007F0841" w:rsidP="007F0841">
      <w:r>
        <w:t xml:space="preserve">For client application that can process swe common QuantityRange, it is </w:t>
      </w:r>
      <w:r w:rsidRPr="007F0841">
        <w:rPr>
          <w:b/>
        </w:rPr>
        <w:t>recommended</w:t>
      </w:r>
      <w:r>
        <w:t xml:space="preserve"> to provide the values in both values (RealPair) and lowerValue/upperValue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F0841" w:rsidRPr="00D12552" w14:paraId="203948C3" w14:textId="77777777" w:rsidTr="003C190E">
        <w:trPr>
          <w:cantSplit/>
        </w:trPr>
        <w:tc>
          <w:tcPr>
            <w:tcW w:w="4219" w:type="dxa"/>
            <w:tcBorders>
              <w:right w:val="nil"/>
            </w:tcBorders>
            <w:shd w:val="clear" w:color="auto" w:fill="auto"/>
          </w:tcPr>
          <w:p w14:paraId="6A0B95A9" w14:textId="024C2FCA" w:rsidR="007F0841" w:rsidRPr="00D12552" w:rsidRDefault="007F0841" w:rsidP="007F0841">
            <w:pPr>
              <w:pStyle w:val="Tabletext10"/>
              <w:rPr>
                <w:rStyle w:val="requri"/>
                <w:lang w:val="en-CA"/>
              </w:rPr>
            </w:pPr>
            <w:r>
              <w:rPr>
                <w:rStyle w:val="requri"/>
                <w:lang w:val="en-CA"/>
              </w:rPr>
              <w:t>/req/gsml4-basic</w:t>
            </w:r>
            <w:r w:rsidRPr="00D12552">
              <w:rPr>
                <w:rStyle w:val="requri"/>
                <w:lang w:val="en-CA"/>
              </w:rPr>
              <w:t>/</w:t>
            </w:r>
            <w:r>
              <w:rPr>
                <w:rStyle w:val="requri"/>
                <w:lang w:val="en-CA"/>
              </w:rPr>
              <w:t>quantity-range-repeat</w:t>
            </w:r>
          </w:p>
        </w:tc>
        <w:tc>
          <w:tcPr>
            <w:tcW w:w="4678" w:type="dxa"/>
            <w:tcBorders>
              <w:left w:val="nil"/>
            </w:tcBorders>
            <w:shd w:val="clear" w:color="auto" w:fill="auto"/>
          </w:tcPr>
          <w:p w14:paraId="59795EDE" w14:textId="65EF6B3F" w:rsidR="007F0841" w:rsidRPr="00D12552" w:rsidRDefault="007F0841" w:rsidP="003C190E">
            <w:pPr>
              <w:pStyle w:val="Tabletext10"/>
              <w:jc w:val="left"/>
              <w:rPr>
                <w:rStyle w:val="reqtext"/>
                <w:lang w:val="en-CA"/>
              </w:rPr>
            </w:pPr>
            <w:proofErr w:type="gramStart"/>
            <w:r>
              <w:t>Value[</w:t>
            </w:r>
            <w:proofErr w:type="gramEnd"/>
            <w:r>
              <w:t>0] should provide the same value as lowerValue and value[1]  the same as upperValue.</w:t>
            </w:r>
          </w:p>
        </w:tc>
      </w:tr>
    </w:tbl>
    <w:p w14:paraId="39A09C51" w14:textId="2564A065" w:rsidR="007F0841" w:rsidRPr="007F0841" w:rsidRDefault="00B820B6" w:rsidP="007F0841">
      <w:r>
        <w:t>Although the name of the properties infers quite obviously that lowerValue &lt;= upperValue, it is stated here formally as a requirement.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F0841" w:rsidRPr="00D12552" w14:paraId="1AA64290" w14:textId="77777777" w:rsidTr="003C190E">
        <w:trPr>
          <w:cantSplit/>
        </w:trPr>
        <w:tc>
          <w:tcPr>
            <w:tcW w:w="4219" w:type="dxa"/>
            <w:tcBorders>
              <w:right w:val="nil"/>
            </w:tcBorders>
            <w:shd w:val="clear" w:color="auto" w:fill="auto"/>
          </w:tcPr>
          <w:p w14:paraId="0FB6FBA0" w14:textId="76C8AFEA" w:rsidR="007F0841" w:rsidRPr="00D12552" w:rsidRDefault="007F0841" w:rsidP="007F0841">
            <w:pPr>
              <w:pStyle w:val="Tabletext10"/>
              <w:rPr>
                <w:rStyle w:val="requri"/>
                <w:lang w:val="en-CA"/>
              </w:rPr>
            </w:pPr>
            <w:r>
              <w:rPr>
                <w:rStyle w:val="requri"/>
                <w:lang w:val="en-CA"/>
              </w:rPr>
              <w:lastRenderedPageBreak/>
              <w:t>/req/gsml4-basic</w:t>
            </w:r>
            <w:r w:rsidRPr="00D12552">
              <w:rPr>
                <w:rStyle w:val="requri"/>
                <w:lang w:val="en-CA"/>
              </w:rPr>
              <w:t>/</w:t>
            </w:r>
            <w:r>
              <w:rPr>
                <w:rStyle w:val="requri"/>
                <w:lang w:val="en-CA"/>
              </w:rPr>
              <w:t>quantity_range_order</w:t>
            </w:r>
          </w:p>
        </w:tc>
        <w:tc>
          <w:tcPr>
            <w:tcW w:w="4678" w:type="dxa"/>
            <w:tcBorders>
              <w:left w:val="nil"/>
            </w:tcBorders>
            <w:shd w:val="clear" w:color="auto" w:fill="auto"/>
          </w:tcPr>
          <w:p w14:paraId="79DFD2C8" w14:textId="19461ADA" w:rsidR="007F0841" w:rsidRPr="00D12552" w:rsidRDefault="007F0841" w:rsidP="003C190E">
            <w:pPr>
              <w:pStyle w:val="Tabletext10"/>
              <w:jc w:val="left"/>
              <w:rPr>
                <w:rStyle w:val="reqtext"/>
                <w:lang w:val="en-CA"/>
              </w:rPr>
            </w:pPr>
            <w:r>
              <w:t xml:space="preserve">lowerValue SHALL be less of equals to upperValue   </w:t>
            </w:r>
          </w:p>
        </w:tc>
      </w:tr>
    </w:tbl>
    <w:p w14:paraId="56EA48FD" w14:textId="77777777" w:rsidR="007F0841" w:rsidRPr="007F0841" w:rsidRDefault="007F0841" w:rsidP="007F0841"/>
    <w:p w14:paraId="4D25A90E" w14:textId="271A828B" w:rsidR="003E1755" w:rsidRDefault="00856F51" w:rsidP="00E71F84">
      <w:pPr>
        <w:pStyle w:val="Heading3"/>
        <w:rPr>
          <w:lang w:val="en-CA"/>
        </w:rPr>
      </w:pPr>
      <w:r>
        <w:rPr>
          <w:lang w:val="en-CA"/>
        </w:rPr>
        <w:t>Geology basic</w:t>
      </w:r>
    </w:p>
    <w:p w14:paraId="38D34F62" w14:textId="77777777" w:rsidR="005166DF" w:rsidRDefault="005166DF" w:rsidP="00355CAB">
      <w:pPr>
        <w:rPr>
          <w:lang w:val="en-CA"/>
        </w:rPr>
      </w:pPr>
    </w:p>
    <w:p w14:paraId="1D993F84" w14:textId="77777777" w:rsidR="009E67D9" w:rsidRDefault="009E67D9" w:rsidP="009E67D9">
      <w:pPr>
        <w:keepNext/>
      </w:pPr>
      <w:r>
        <w:rPr>
          <w:noProof/>
          <w:lang w:val="en-CA" w:eastAsia="en-CA"/>
        </w:rPr>
        <w:drawing>
          <wp:inline distT="0" distB="0" distL="0" distR="0" wp14:anchorId="17B8414E" wp14:editId="12ADFB0C">
            <wp:extent cx="5486400" cy="30349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034925"/>
                    </a:xfrm>
                    <a:prstGeom prst="rect">
                      <a:avLst/>
                    </a:prstGeom>
                    <a:noFill/>
                    <a:ln>
                      <a:noFill/>
                    </a:ln>
                  </pic:spPr>
                </pic:pic>
              </a:graphicData>
            </a:graphic>
          </wp:inline>
        </w:drawing>
      </w:r>
    </w:p>
    <w:p w14:paraId="1B26676C" w14:textId="77777777" w:rsidR="009E67D9" w:rsidRDefault="009E67D9" w:rsidP="009E67D9">
      <w:pPr>
        <w:pStyle w:val="Caption"/>
      </w:pPr>
      <w:r>
        <w:t xml:space="preserve">Figure </w:t>
      </w:r>
      <w:fldSimple w:instr=" SEQ Figure \* ARABIC ">
        <w:ins w:id="638" w:author="Eric Boisvert" w:date="2015-11-28T15:54:00Z">
          <w:r w:rsidR="00180077">
            <w:rPr>
              <w:noProof/>
            </w:rPr>
            <w:t>18</w:t>
          </w:r>
        </w:ins>
        <w:del w:id="639" w:author="Eric Boisvert" w:date="2015-10-30T04:23:00Z">
          <w:r w:rsidR="00090DCF" w:rsidDel="007D2867">
            <w:rPr>
              <w:noProof/>
            </w:rPr>
            <w:delText>18</w:delText>
          </w:r>
        </w:del>
      </w:fldSimple>
      <w:r>
        <w:t xml:space="preserve"> : Geologic Feature and MappedFeature</w:t>
      </w:r>
    </w:p>
    <w:p w14:paraId="2B5A641E" w14:textId="77777777" w:rsidR="001050D1" w:rsidRDefault="001050D1" w:rsidP="001050D1">
      <w:pPr>
        <w:pStyle w:val="Heading4"/>
      </w:pPr>
      <w:r>
        <w:t>GeologicFeature</w:t>
      </w:r>
    </w:p>
    <w:p w14:paraId="45BF8A1F" w14:textId="77777777" w:rsidR="00ED2525" w:rsidRDefault="00ED2525" w:rsidP="00ED2525">
      <w:r>
        <w:t>The abstract GeologicFeature class represents a conceptual feature that is hypothesized to exist coherently in the world.  It corresponds with a "legend item" from a traditional geologic map and its instance acts as the "description package".   The description package is classified according to its purpose as an Instance</w:t>
      </w:r>
      <w:proofErr w:type="gramStart"/>
      <w:r>
        <w:t xml:space="preserve">;  </w:t>
      </w:r>
      <w:r w:rsidRPr="00ED2525">
        <w:rPr>
          <w:i/>
        </w:rPr>
        <w:t>TypicalNorm</w:t>
      </w:r>
      <w:proofErr w:type="gramEnd"/>
      <w:r>
        <w:t xml:space="preserve">,  </w:t>
      </w:r>
      <w:r w:rsidRPr="00ED2525">
        <w:rPr>
          <w:i/>
        </w:rPr>
        <w:t>DefiningNorm</w:t>
      </w:r>
      <w:r>
        <w:rPr>
          <w:i/>
        </w:rPr>
        <w:t xml:space="preserve"> or Instance</w:t>
      </w:r>
      <w:r>
        <w:t xml:space="preserve">.  </w:t>
      </w:r>
    </w:p>
    <w:p w14:paraId="60229C14" w14:textId="77777777" w:rsidR="00D10719" w:rsidRPr="00D10719" w:rsidRDefault="00D10719" w:rsidP="00D10719">
      <w:pPr>
        <w:autoSpaceDE w:val="0"/>
        <w:autoSpaceDN w:val="0"/>
        <w:adjustRightInd w:val="0"/>
        <w:spacing w:after="0"/>
        <w:rPr>
          <w:color w:val="000000"/>
          <w:sz w:val="20"/>
          <w:szCs w:val="20"/>
          <w:lang w:val="en-CA"/>
        </w:rPr>
      </w:pPr>
      <w:bookmarkStart w:id="640" w:name="BKM_6A81087A_0778_4235_8F6A_3CADBB0E9016"/>
      <w:bookmarkEnd w:id="640"/>
    </w:p>
    <w:p w14:paraId="2ACA9CC9" w14:textId="77777777" w:rsidR="00D10719" w:rsidRDefault="00D10719" w:rsidP="00D10719">
      <w:pPr>
        <w:pStyle w:val="Caption"/>
        <w:keepNext/>
      </w:pPr>
      <w:r>
        <w:t xml:space="preserve">Table </w:t>
      </w:r>
      <w:fldSimple w:instr=" SEQ Table \* ARABIC ">
        <w:r w:rsidR="004D3EF3">
          <w:rPr>
            <w:noProof/>
          </w:rPr>
          <w:t>9</w:t>
        </w:r>
      </w:fldSimple>
      <w:r>
        <w:t xml:space="preserve"> : GeologicFeature properties</w:t>
      </w:r>
    </w:p>
    <w:tbl>
      <w:tblPr>
        <w:tblStyle w:val="LightShading"/>
        <w:tblW w:w="9735" w:type="dxa"/>
        <w:tblLayout w:type="fixed"/>
        <w:tblLook w:val="0420" w:firstRow="1" w:lastRow="0" w:firstColumn="0" w:lastColumn="0" w:noHBand="0" w:noVBand="1"/>
      </w:tblPr>
      <w:tblGrid>
        <w:gridCol w:w="1951"/>
        <w:gridCol w:w="1985"/>
        <w:gridCol w:w="5799"/>
      </w:tblGrid>
      <w:tr w:rsidR="00D10719" w:rsidRPr="00D10719" w14:paraId="72A2AF57" w14:textId="77777777" w:rsidTr="00D10719">
        <w:trPr>
          <w:cnfStyle w:val="100000000000" w:firstRow="1" w:lastRow="0" w:firstColumn="0" w:lastColumn="0" w:oddVBand="0" w:evenVBand="0" w:oddHBand="0" w:evenHBand="0" w:firstRowFirstColumn="0" w:firstRowLastColumn="0" w:lastRowFirstColumn="0" w:lastRowLastColumn="0"/>
        </w:trPr>
        <w:tc>
          <w:tcPr>
            <w:tcW w:w="1951" w:type="dxa"/>
          </w:tcPr>
          <w:p w14:paraId="39ED859D"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bookmarkStart w:id="641" w:name="BKM_F1244213_660C_4D77_8475_08F73D4EC81C"/>
            <w:bookmarkEnd w:id="641"/>
            <w:r w:rsidRPr="00D10719">
              <w:rPr>
                <w:rFonts w:asciiTheme="minorHAnsi" w:hAnsiTheme="minorHAnsi"/>
                <w:color w:val="000000"/>
                <w:sz w:val="20"/>
                <w:szCs w:val="20"/>
                <w:lang w:val="en-CA"/>
              </w:rPr>
              <w:t>Name</w:t>
            </w:r>
          </w:p>
        </w:tc>
        <w:tc>
          <w:tcPr>
            <w:tcW w:w="1985" w:type="dxa"/>
          </w:tcPr>
          <w:p w14:paraId="682BB385"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Type</w:t>
            </w:r>
          </w:p>
        </w:tc>
        <w:tc>
          <w:tcPr>
            <w:tcW w:w="5799" w:type="dxa"/>
          </w:tcPr>
          <w:p w14:paraId="6F92ED33"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Notes</w:t>
            </w:r>
          </w:p>
        </w:tc>
      </w:tr>
      <w:tr w:rsidR="00D10719" w:rsidRPr="00D10719" w14:paraId="2EB5A867" w14:textId="77777777" w:rsidTr="00D10719">
        <w:trPr>
          <w:cnfStyle w:val="000000100000" w:firstRow="0" w:lastRow="0" w:firstColumn="0" w:lastColumn="0" w:oddVBand="0" w:evenVBand="0" w:oddHBand="1" w:evenHBand="0" w:firstRowFirstColumn="0" w:firstRowLastColumn="0" w:lastRowFirstColumn="0" w:lastRowLastColumn="0"/>
        </w:trPr>
        <w:tc>
          <w:tcPr>
            <w:tcW w:w="1951" w:type="dxa"/>
          </w:tcPr>
          <w:p w14:paraId="662D9982"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observationMethod</w:t>
            </w:r>
          </w:p>
        </w:tc>
        <w:tc>
          <w:tcPr>
            <w:tcW w:w="1985" w:type="dxa"/>
          </w:tcPr>
          <w:p w14:paraId="7E6708A2"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Category</w:t>
            </w:r>
          </w:p>
        </w:tc>
        <w:tc>
          <w:tcPr>
            <w:tcW w:w="5799" w:type="dxa"/>
          </w:tcPr>
          <w:p w14:paraId="51C32B15"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Feature ObservationMethod specifies the approach to acquiring the collection of attribute values that constitute an individual feature instance (e.g. point count, brunton compass on site, air photo interpretation,</w:t>
            </w:r>
            <w:proofErr w:type="gramStart"/>
            <w:r w:rsidRPr="00D10719">
              <w:rPr>
                <w:rFonts w:asciiTheme="minorHAnsi" w:hAnsiTheme="minorHAnsi"/>
                <w:color w:val="000000"/>
                <w:sz w:val="20"/>
                <w:szCs w:val="20"/>
                <w:lang w:val="en-CA"/>
              </w:rPr>
              <w:t>  field</w:t>
            </w:r>
            <w:proofErr w:type="gramEnd"/>
            <w:r w:rsidRPr="00D10719">
              <w:rPr>
                <w:rFonts w:asciiTheme="minorHAnsi" w:hAnsiTheme="minorHAnsi"/>
                <w:color w:val="000000"/>
                <w:sz w:val="20"/>
                <w:szCs w:val="20"/>
                <w:lang w:val="en-CA"/>
              </w:rPr>
              <w:t xml:space="preserve"> observation, hand specimen, laboratory, aerial photography, creative imagination). ObservationMethod is a convenience property that provides a quick and dirty approach to observation metadata when data are reported using a feature view (as opposed to observation view). For a borehole, the GeologicFeature observation method specifies how the geologic properties were determined (eg, visual observation, or standard </w:t>
            </w:r>
            <w:r w:rsidRPr="00D10719">
              <w:rPr>
                <w:rFonts w:asciiTheme="minorHAnsi" w:hAnsiTheme="minorHAnsi"/>
                <w:color w:val="000000"/>
                <w:sz w:val="20"/>
                <w:szCs w:val="20"/>
                <w:lang w:val="en-CA"/>
              </w:rPr>
              <w:lastRenderedPageBreak/>
              <w:t>AzGS logging procedure (described in detail somewhere else)).  This property corresponds (loosely) to ISO19115 Lineage.</w:t>
            </w:r>
          </w:p>
          <w:p w14:paraId="4758A4C3"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p>
        </w:tc>
      </w:tr>
      <w:tr w:rsidR="00D10719" w:rsidRPr="00D10719" w14:paraId="7B630F16" w14:textId="77777777" w:rsidTr="00D10719">
        <w:tc>
          <w:tcPr>
            <w:tcW w:w="1951" w:type="dxa"/>
          </w:tcPr>
          <w:p w14:paraId="0A0A4FE9"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bookmarkStart w:id="642" w:name="BKM_3B089F6A_116B_4A4A_91A0_17A52F7181FF"/>
            <w:bookmarkEnd w:id="642"/>
            <w:r w:rsidRPr="00D10719">
              <w:rPr>
                <w:rFonts w:asciiTheme="minorHAnsi" w:hAnsiTheme="minorHAnsi"/>
                <w:color w:val="000000"/>
                <w:sz w:val="20"/>
                <w:szCs w:val="20"/>
                <w:lang w:val="en-CA"/>
              </w:rPr>
              <w:lastRenderedPageBreak/>
              <w:t>purpose</w:t>
            </w:r>
          </w:p>
        </w:tc>
        <w:tc>
          <w:tcPr>
            <w:tcW w:w="1985" w:type="dxa"/>
          </w:tcPr>
          <w:p w14:paraId="48A864FA"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DescriptionPurpose</w:t>
            </w:r>
          </w:p>
        </w:tc>
        <w:tc>
          <w:tcPr>
            <w:tcW w:w="5799" w:type="dxa"/>
          </w:tcPr>
          <w:p w14:paraId="7F36A1A9"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 xml:space="preserve">Specification of the intended purpose/level of abstraction for a given feature or object instance. Scoped name because intention is asserted by author of the data instance. Values are: instance, typicalNorm, definingNorm. </w:t>
            </w:r>
          </w:p>
          <w:p w14:paraId="6DE4BE3D"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p>
        </w:tc>
      </w:tr>
      <w:tr w:rsidR="00D10719" w:rsidRPr="00D10719" w14:paraId="7955CF66" w14:textId="77777777" w:rsidTr="00D10719">
        <w:trPr>
          <w:cnfStyle w:val="000000100000" w:firstRow="0" w:lastRow="0" w:firstColumn="0" w:lastColumn="0" w:oddVBand="0" w:evenVBand="0" w:oddHBand="1" w:evenHBand="0" w:firstRowFirstColumn="0" w:firstRowLastColumn="0" w:lastRowFirstColumn="0" w:lastRowLastColumn="0"/>
        </w:trPr>
        <w:tc>
          <w:tcPr>
            <w:tcW w:w="1951" w:type="dxa"/>
          </w:tcPr>
          <w:p w14:paraId="2246B29C"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bookmarkStart w:id="643" w:name="BKM_26B10141_733E_4FC5_A8B6_E0EA8C9C1A8A"/>
            <w:bookmarkEnd w:id="643"/>
            <w:r w:rsidRPr="00D10719">
              <w:rPr>
                <w:rFonts w:asciiTheme="minorHAnsi" w:hAnsiTheme="minorHAnsi"/>
                <w:color w:val="000000"/>
                <w:sz w:val="20"/>
                <w:szCs w:val="20"/>
                <w:lang w:val="en-CA"/>
              </w:rPr>
              <w:t>classifier</w:t>
            </w:r>
          </w:p>
        </w:tc>
        <w:tc>
          <w:tcPr>
            <w:tcW w:w="1985" w:type="dxa"/>
          </w:tcPr>
          <w:p w14:paraId="0D3EC8A4"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Category</w:t>
            </w:r>
          </w:p>
        </w:tc>
        <w:tc>
          <w:tcPr>
            <w:tcW w:w="5799" w:type="dxa"/>
          </w:tcPr>
          <w:p w14:paraId="3CA3F75F"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A standard description or definition of the feature type (eg; the definition of a particular Geologic Unit in a stratigraphic lexicon)</w:t>
            </w:r>
          </w:p>
        </w:tc>
      </w:tr>
      <w:tr w:rsidR="00856F51" w:rsidRPr="00D10719" w14:paraId="6FE2222D" w14:textId="77777777" w:rsidTr="00D10719">
        <w:tc>
          <w:tcPr>
            <w:tcW w:w="1951" w:type="dxa"/>
          </w:tcPr>
          <w:p w14:paraId="1743D2D7" w14:textId="7789DC9E" w:rsidR="00856F51" w:rsidRPr="00D10719"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occurrence</w:t>
            </w:r>
          </w:p>
        </w:tc>
        <w:tc>
          <w:tcPr>
            <w:tcW w:w="1985" w:type="dxa"/>
          </w:tcPr>
          <w:p w14:paraId="1FFC397B" w14:textId="7EE17F26" w:rsidR="00856F51" w:rsidRPr="00D10719"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MappedFeature</w:t>
            </w:r>
          </w:p>
        </w:tc>
        <w:tc>
          <w:tcPr>
            <w:tcW w:w="5799" w:type="dxa"/>
          </w:tcPr>
          <w:p w14:paraId="2A35E014" w14:textId="4614D714" w:rsidR="00856F51" w:rsidRPr="00D10719" w:rsidRDefault="00856F51" w:rsidP="00856F51">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A</w:t>
            </w:r>
            <w:r w:rsidRPr="00856F51">
              <w:rPr>
                <w:rFonts w:asciiTheme="minorHAnsi" w:hAnsiTheme="minorHAnsi"/>
                <w:color w:val="000000"/>
                <w:sz w:val="20"/>
                <w:szCs w:val="20"/>
                <w:lang w:val="en-CA"/>
              </w:rPr>
              <w:t xml:space="preserve"> description association that links a notional geologic feature with any number of mapped features.  A geologic feature, such as a geologic unit may be linked to mapped features from a number of different maps.  </w:t>
            </w:r>
          </w:p>
        </w:tc>
      </w:tr>
      <w:tr w:rsidR="00856F51" w:rsidRPr="00D10719" w14:paraId="499D5BD4" w14:textId="77777777" w:rsidTr="00D10719">
        <w:trPr>
          <w:cnfStyle w:val="000000100000" w:firstRow="0" w:lastRow="0" w:firstColumn="0" w:lastColumn="0" w:oddVBand="0" w:evenVBand="0" w:oddHBand="1" w:evenHBand="0" w:firstRowFirstColumn="0" w:firstRowLastColumn="0" w:lastRowFirstColumn="0" w:lastRowLastColumn="0"/>
        </w:trPr>
        <w:tc>
          <w:tcPr>
            <w:tcW w:w="1951" w:type="dxa"/>
          </w:tcPr>
          <w:p w14:paraId="5145FA0E" w14:textId="2BD7C845" w:rsidR="00856F51" w:rsidRPr="00D10719"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geologicHistory</w:t>
            </w:r>
          </w:p>
        </w:tc>
        <w:tc>
          <w:tcPr>
            <w:tcW w:w="1985" w:type="dxa"/>
          </w:tcPr>
          <w:p w14:paraId="0496BF89" w14:textId="102AD576" w:rsidR="00856F51" w:rsidRPr="00D10719"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GeologicEvent</w:t>
            </w:r>
          </w:p>
        </w:tc>
        <w:tc>
          <w:tcPr>
            <w:tcW w:w="5799" w:type="dxa"/>
          </w:tcPr>
          <w:p w14:paraId="263E9315" w14:textId="2EB52059" w:rsidR="00856F51" w:rsidRPr="00D10719" w:rsidRDefault="00856F51" w:rsidP="00856F51">
            <w:pPr>
              <w:autoSpaceDE w:val="0"/>
              <w:autoSpaceDN w:val="0"/>
              <w:adjustRightInd w:val="0"/>
              <w:spacing w:after="0"/>
              <w:rPr>
                <w:rFonts w:asciiTheme="minorHAnsi" w:hAnsiTheme="minorHAnsi"/>
                <w:color w:val="000000"/>
                <w:sz w:val="20"/>
                <w:szCs w:val="20"/>
                <w:lang w:val="en-CA"/>
              </w:rPr>
            </w:pPr>
            <w:r w:rsidRPr="00856F51">
              <w:rPr>
                <w:rFonts w:asciiTheme="minorHAnsi" w:hAnsiTheme="minorHAnsi"/>
                <w:color w:val="000000"/>
                <w:sz w:val="20"/>
                <w:szCs w:val="20"/>
                <w:lang w:val="en-CA"/>
              </w:rPr>
              <w:t xml:space="preserve">Relates one or more </w:t>
            </w:r>
            <w:r>
              <w:rPr>
                <w:rFonts w:asciiTheme="minorHAnsi" w:hAnsiTheme="minorHAnsi"/>
                <w:color w:val="000000"/>
                <w:sz w:val="20"/>
                <w:szCs w:val="20"/>
                <w:lang w:val="en-CA"/>
              </w:rPr>
              <w:t>GeologicEvents to a GeologicFeature</w:t>
            </w:r>
            <w:r w:rsidRPr="00856F51">
              <w:rPr>
                <w:rFonts w:asciiTheme="minorHAnsi" w:hAnsiTheme="minorHAnsi"/>
                <w:color w:val="000000"/>
                <w:sz w:val="20"/>
                <w:szCs w:val="20"/>
                <w:lang w:val="en-CA"/>
              </w:rPr>
              <w:t xml:space="preserve"> to describe their age or geologic history</w:t>
            </w:r>
          </w:p>
        </w:tc>
      </w:tr>
      <w:tr w:rsidR="00856F51" w:rsidRPr="00D10719" w14:paraId="4A4F6D47" w14:textId="77777777" w:rsidTr="00D10719">
        <w:tc>
          <w:tcPr>
            <w:tcW w:w="1951" w:type="dxa"/>
          </w:tcPr>
          <w:p w14:paraId="281DCE6A" w14:textId="6420228B" w:rsidR="00856F51"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relatedFeature</w:t>
            </w:r>
          </w:p>
        </w:tc>
        <w:tc>
          <w:tcPr>
            <w:tcW w:w="1985" w:type="dxa"/>
          </w:tcPr>
          <w:p w14:paraId="1A8487B6" w14:textId="3FDA21F6" w:rsidR="00856F51"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GeologicFeature</w:t>
            </w:r>
          </w:p>
        </w:tc>
        <w:tc>
          <w:tcPr>
            <w:tcW w:w="5799" w:type="dxa"/>
          </w:tcPr>
          <w:p w14:paraId="6957045E" w14:textId="0DA0416F" w:rsidR="00856F51" w:rsidRPr="00856F51" w:rsidRDefault="00856F51" w:rsidP="00856F51">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General</w:t>
            </w:r>
            <w:r w:rsidRPr="00856F51">
              <w:rPr>
                <w:rFonts w:asciiTheme="minorHAnsi" w:hAnsiTheme="minorHAnsi"/>
                <w:color w:val="000000"/>
                <w:sz w:val="20"/>
                <w:szCs w:val="20"/>
                <w:lang w:val="en-CA"/>
              </w:rPr>
              <w:t xml:space="preserve"> structure used to define relationships between any feature </w:t>
            </w:r>
            <w:proofErr w:type="gramStart"/>
            <w:r w:rsidRPr="00856F51">
              <w:rPr>
                <w:rFonts w:asciiTheme="minorHAnsi" w:hAnsiTheme="minorHAnsi"/>
                <w:color w:val="000000"/>
                <w:sz w:val="20"/>
                <w:szCs w:val="20"/>
                <w:lang w:val="en-CA"/>
              </w:rPr>
              <w:t>or</w:t>
            </w:r>
            <w:proofErr w:type="gramEnd"/>
            <w:r w:rsidRPr="00856F51">
              <w:rPr>
                <w:rFonts w:asciiTheme="minorHAnsi" w:hAnsiTheme="minorHAnsi"/>
                <w:color w:val="000000"/>
                <w:sz w:val="20"/>
                <w:szCs w:val="20"/>
                <w:lang w:val="en-CA"/>
              </w:rPr>
              <w:t xml:space="preserve"> object within GeoSciML. Relationships are always binary and directional.  There is always a single source and a single target.  The relationship is always defined from the perspective of the Source and is generally an active verb.</w:t>
            </w:r>
            <w:r>
              <w:rPr>
                <w:rFonts w:asciiTheme="minorHAnsi" w:hAnsiTheme="minorHAnsi"/>
                <w:color w:val="000000"/>
                <w:sz w:val="20"/>
                <w:szCs w:val="20"/>
                <w:lang w:val="en-CA"/>
              </w:rPr>
              <w:t xml:space="preserve">  In Basic, relatedFeature is a stub association (see clause </w:t>
            </w:r>
            <w:r>
              <w:rPr>
                <w:rFonts w:asciiTheme="minorHAnsi" w:hAnsiTheme="minorHAnsi"/>
                <w:color w:val="000000"/>
                <w:sz w:val="20"/>
                <w:szCs w:val="20"/>
                <w:lang w:val="en-CA"/>
              </w:rPr>
              <w:fldChar w:fldCharType="begin"/>
            </w:r>
            <w:r>
              <w:rPr>
                <w:rFonts w:asciiTheme="minorHAnsi" w:hAnsiTheme="minorHAnsi"/>
                <w:color w:val="000000"/>
                <w:sz w:val="20"/>
                <w:szCs w:val="20"/>
                <w:lang w:val="en-CA"/>
              </w:rPr>
              <w:instrText xml:space="preserve"> REF _Ref432754283 \r \h </w:instrText>
            </w:r>
            <w:r>
              <w:rPr>
                <w:rFonts w:asciiTheme="minorHAnsi" w:hAnsiTheme="minorHAnsi"/>
                <w:color w:val="000000"/>
                <w:sz w:val="20"/>
                <w:szCs w:val="20"/>
                <w:lang w:val="en-CA"/>
              </w:rPr>
            </w:r>
            <w:r>
              <w:rPr>
                <w:rFonts w:asciiTheme="minorHAnsi" w:hAnsiTheme="minorHAnsi"/>
                <w:color w:val="000000"/>
                <w:sz w:val="20"/>
                <w:szCs w:val="20"/>
                <w:lang w:val="en-CA"/>
              </w:rPr>
              <w:fldChar w:fldCharType="separate"/>
            </w:r>
            <w:r>
              <w:rPr>
                <w:rFonts w:asciiTheme="minorHAnsi" w:hAnsiTheme="minorHAnsi"/>
                <w:color w:val="000000"/>
                <w:sz w:val="20"/>
                <w:szCs w:val="20"/>
                <w:lang w:val="en-CA"/>
              </w:rPr>
              <w:t>5.2</w:t>
            </w:r>
            <w:r>
              <w:rPr>
                <w:rFonts w:asciiTheme="minorHAnsi" w:hAnsiTheme="minorHAnsi"/>
                <w:color w:val="000000"/>
                <w:sz w:val="20"/>
                <w:szCs w:val="20"/>
                <w:lang w:val="en-CA"/>
              </w:rPr>
              <w:fldChar w:fldCharType="end"/>
            </w:r>
            <w:r>
              <w:rPr>
                <w:rFonts w:asciiTheme="minorHAnsi" w:hAnsiTheme="minorHAnsi"/>
                <w:color w:val="000000"/>
                <w:sz w:val="20"/>
                <w:szCs w:val="20"/>
                <w:lang w:val="en-CA"/>
              </w:rPr>
              <w:t>)</w:t>
            </w:r>
          </w:p>
        </w:tc>
      </w:tr>
    </w:tbl>
    <w:p w14:paraId="6C027EBA" w14:textId="77777777" w:rsidR="00D10719" w:rsidRDefault="00D10719" w:rsidP="00ED25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10719" w:rsidRPr="00D12552" w14:paraId="528C6F73" w14:textId="77777777" w:rsidTr="00D10719">
        <w:trPr>
          <w:cantSplit/>
        </w:trPr>
        <w:tc>
          <w:tcPr>
            <w:tcW w:w="4219" w:type="dxa"/>
            <w:tcBorders>
              <w:right w:val="nil"/>
            </w:tcBorders>
            <w:shd w:val="clear" w:color="auto" w:fill="auto"/>
          </w:tcPr>
          <w:p w14:paraId="36C49D62" w14:textId="77777777" w:rsidR="00D10719" w:rsidRPr="00D12552" w:rsidRDefault="00D10719" w:rsidP="00D10719">
            <w:pPr>
              <w:pStyle w:val="Tabletext10"/>
              <w:rPr>
                <w:rStyle w:val="requri"/>
                <w:lang w:val="en-CA"/>
              </w:rPr>
            </w:pPr>
            <w:commentRangeStart w:id="644"/>
            <w:r>
              <w:rPr>
                <w:rStyle w:val="requri"/>
                <w:lang w:val="en-CA"/>
              </w:rPr>
              <w:t>/req/gsml4-basic</w:t>
            </w:r>
            <w:r w:rsidRPr="00D12552">
              <w:rPr>
                <w:rStyle w:val="requri"/>
                <w:lang w:val="en-CA"/>
              </w:rPr>
              <w:t>/</w:t>
            </w:r>
            <w:r>
              <w:rPr>
                <w:rStyle w:val="requri"/>
                <w:lang w:val="en-CA"/>
              </w:rPr>
              <w:t>geologicfeature-purpose</w:t>
            </w:r>
          </w:p>
        </w:tc>
        <w:tc>
          <w:tcPr>
            <w:tcW w:w="4678" w:type="dxa"/>
            <w:tcBorders>
              <w:left w:val="nil"/>
            </w:tcBorders>
            <w:shd w:val="clear" w:color="auto" w:fill="auto"/>
          </w:tcPr>
          <w:p w14:paraId="2FD67D2A" w14:textId="77777777" w:rsidR="00D10719" w:rsidRPr="00D12552" w:rsidRDefault="00D10719" w:rsidP="00D10719">
            <w:pPr>
              <w:pStyle w:val="Tabletext10"/>
              <w:jc w:val="left"/>
              <w:rPr>
                <w:rStyle w:val="reqtext"/>
                <w:lang w:val="en-CA"/>
              </w:rPr>
            </w:pPr>
            <w:r>
              <w:rPr>
                <w:rStyle w:val="reqtext"/>
                <w:lang w:val="en-CA"/>
              </w:rPr>
              <w:t xml:space="preserve">Purpose SHALL be a values from </w:t>
            </w:r>
            <w:r>
              <w:rPr>
                <w:rStyle w:val="reqtext"/>
                <w:lang w:val="en-CA"/>
              </w:rPr>
              <w:fldChar w:fldCharType="begin"/>
            </w:r>
            <w:r>
              <w:rPr>
                <w:rStyle w:val="reqtext"/>
                <w:lang w:val="en-CA"/>
              </w:rPr>
              <w:instrText xml:space="preserve"> REF _Ref432008415 \h </w:instrText>
            </w:r>
            <w:r>
              <w:rPr>
                <w:rStyle w:val="reqtext"/>
                <w:lang w:val="en-CA"/>
              </w:rPr>
            </w:r>
            <w:r>
              <w:rPr>
                <w:rStyle w:val="reqtext"/>
                <w:lang w:val="en-CA"/>
              </w:rPr>
              <w:fldChar w:fldCharType="separate"/>
            </w:r>
            <w:r>
              <w:t xml:space="preserve">Table </w:t>
            </w:r>
            <w:r>
              <w:rPr>
                <w:noProof/>
              </w:rPr>
              <w:t>9</w:t>
            </w:r>
            <w:r>
              <w:rPr>
                <w:rStyle w:val="reqtext"/>
                <w:lang w:val="en-CA"/>
              </w:rPr>
              <w:fldChar w:fldCharType="end"/>
            </w:r>
            <w:commentRangeEnd w:id="644"/>
            <w:r>
              <w:rPr>
                <w:rStyle w:val="CommentReference"/>
                <w:rFonts w:ascii="Times New Roman" w:eastAsia="Times New Roman" w:hAnsi="Times New Roman"/>
                <w:lang w:val="en-US" w:eastAsia="en-US"/>
              </w:rPr>
              <w:commentReference w:id="644"/>
            </w:r>
          </w:p>
        </w:tc>
      </w:tr>
    </w:tbl>
    <w:p w14:paraId="709C7BA5" w14:textId="77777777" w:rsidR="00D10719" w:rsidRDefault="00D10719" w:rsidP="00ED2525"/>
    <w:p w14:paraId="10F28955" w14:textId="77777777" w:rsidR="00894DAA" w:rsidRDefault="00CD4906" w:rsidP="00ED2525">
      <w:r>
        <w:t>GeoSciML uses the generic relatedFeature</w:t>
      </w:r>
      <w:r w:rsidR="00894DAA">
        <w:t>/GeologicRelation</w:t>
      </w:r>
      <w:r>
        <w:t xml:space="preserve"> to associate GeologicFeature with other GeologicFeature</w:t>
      </w:r>
      <w:r w:rsidR="00894DAA">
        <w:t>s</w:t>
      </w:r>
      <w:r>
        <w:t>.  However, this functionality is only available from the Extension package because it adds extra complexity that is not required for Basic.  But Basic do</w:t>
      </w:r>
      <w:r w:rsidR="00894DAA">
        <w:t>es</w:t>
      </w:r>
      <w:r>
        <w:t xml:space="preserve"> need to support age descriptions that implies using GeologicEvent and by consequence would require bringing GeologicRelation into Basic.  </w:t>
      </w:r>
    </w:p>
    <w:p w14:paraId="77E376AC" w14:textId="2BDFDE9A" w:rsidR="000C3459" w:rsidRDefault="00CD4906" w:rsidP="00ED2525">
      <w:r>
        <w:t xml:space="preserve">To avoid extra complexity, Basic provides an explicit geologicHistory property to associate GeologicFeature with </w:t>
      </w:r>
      <w:proofErr w:type="gramStart"/>
      <w:r>
        <w:t>an</w:t>
      </w:r>
      <w:proofErr w:type="gramEnd"/>
      <w:r>
        <w:t xml:space="preserve"> </w:t>
      </w:r>
      <w:r w:rsidR="00894DAA">
        <w:t>GeologicEvent</w:t>
      </w:r>
      <w:r>
        <w:t xml:space="preserve"> without using </w:t>
      </w:r>
      <w:r w:rsidR="00894DAA">
        <w:t>a GeologicRelation.  The consequence for someone using Extension is that he/she is now offered two ways to link a GeologicFeature and GeologicEvent: through geologicHistory and through a generic GeologicRelation.</w:t>
      </w:r>
    </w:p>
    <w:p w14:paraId="79B49A6A" w14:textId="7708B776" w:rsidR="00894DAA" w:rsidRDefault="00894DAA" w:rsidP="00ED2525">
      <w:r>
        <w:t>To prevent confusion and promote consistency, association between GeologicFeature and GeologicEvent, for the purpose of describing geologic history, and therefore geologic age, shall use geologicHistory property.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0F77" w:rsidRPr="00D12552" w14:paraId="70447DB3" w14:textId="77777777" w:rsidTr="003C190E">
        <w:trPr>
          <w:cantSplit/>
        </w:trPr>
        <w:tc>
          <w:tcPr>
            <w:tcW w:w="4219" w:type="dxa"/>
            <w:tcBorders>
              <w:right w:val="nil"/>
            </w:tcBorders>
            <w:shd w:val="clear" w:color="auto" w:fill="auto"/>
          </w:tcPr>
          <w:p w14:paraId="5866ABC0" w14:textId="14AB181C" w:rsidR="00740F77" w:rsidRPr="00D12552" w:rsidRDefault="00740F77" w:rsidP="00481AF6">
            <w:pPr>
              <w:pStyle w:val="Tabletext10"/>
              <w:rPr>
                <w:rStyle w:val="requri"/>
                <w:lang w:val="en-CA"/>
              </w:rPr>
            </w:pPr>
            <w:r>
              <w:rPr>
                <w:rStyle w:val="requri"/>
                <w:lang w:val="en-CA"/>
              </w:rPr>
              <w:t>/req/gsml4-</w:t>
            </w:r>
            <w:r w:rsidR="00481AF6">
              <w:rPr>
                <w:rStyle w:val="requri"/>
                <w:lang w:val="en-CA"/>
              </w:rPr>
              <w:t>basic</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75D7BB97" w14:textId="6772C239" w:rsidR="00740F77" w:rsidRPr="00D12552" w:rsidRDefault="00894DAA" w:rsidP="00894DAA">
            <w:pPr>
              <w:pStyle w:val="Tabletext10"/>
              <w:jc w:val="left"/>
              <w:rPr>
                <w:rStyle w:val="reqtext"/>
                <w:lang w:val="en-CA"/>
              </w:rPr>
            </w:pPr>
            <w:r>
              <w:rPr>
                <w:rStyle w:val="reqtext"/>
                <w:lang w:val="en-CA"/>
              </w:rPr>
              <w:t>Association</w:t>
            </w:r>
            <w:r w:rsidR="000C3459">
              <w:rPr>
                <w:rStyle w:val="reqtext"/>
                <w:lang w:val="en-CA"/>
              </w:rPr>
              <w:t xml:space="preserve"> between GeologicFeature and GeologicEvent SHALL not use</w:t>
            </w:r>
            <w:r>
              <w:rPr>
                <w:rStyle w:val="reqtext"/>
                <w:lang w:val="en-CA"/>
              </w:rPr>
              <w:t xml:space="preserve"> GeologicRelation</w:t>
            </w:r>
          </w:p>
        </w:tc>
      </w:tr>
    </w:tbl>
    <w:p w14:paraId="4442F967" w14:textId="77777777" w:rsidR="00740F77" w:rsidRDefault="00740F77" w:rsidP="00ED2525"/>
    <w:p w14:paraId="3E406639" w14:textId="77777777" w:rsidR="00D10719" w:rsidRDefault="00D10719" w:rsidP="00ED2525"/>
    <w:p w14:paraId="479E6728" w14:textId="77777777" w:rsidR="00ED2525" w:rsidRDefault="00ED2525" w:rsidP="00ED2525">
      <w:pPr>
        <w:pStyle w:val="Caption"/>
        <w:keepNext/>
      </w:pPr>
      <w:bookmarkStart w:id="645" w:name="_Ref432008415"/>
      <w:r>
        <w:lastRenderedPageBreak/>
        <w:t xml:space="preserve">Table </w:t>
      </w:r>
      <w:fldSimple w:instr=" SEQ Table \* ARABIC ">
        <w:r w:rsidR="004D3EF3">
          <w:rPr>
            <w:noProof/>
          </w:rPr>
          <w:t>10</w:t>
        </w:r>
      </w:fldSimple>
      <w:bookmarkEnd w:id="645"/>
      <w:r>
        <w:t>: GeologicFeature purposes</w:t>
      </w:r>
    </w:p>
    <w:tbl>
      <w:tblPr>
        <w:tblStyle w:val="LightShading"/>
        <w:tblW w:w="0" w:type="auto"/>
        <w:tblLook w:val="04A0" w:firstRow="1" w:lastRow="0" w:firstColumn="1" w:lastColumn="0" w:noHBand="0" w:noVBand="1"/>
      </w:tblPr>
      <w:tblGrid>
        <w:gridCol w:w="1526"/>
        <w:gridCol w:w="7330"/>
      </w:tblGrid>
      <w:tr w:rsidR="00ED2525" w:rsidRPr="00ED2525" w14:paraId="09D73985" w14:textId="77777777" w:rsidTr="00ED25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2E84A31" w14:textId="77777777" w:rsidR="00ED2525" w:rsidRPr="00ED2525" w:rsidRDefault="00ED2525" w:rsidP="00ED2525">
            <w:pPr>
              <w:rPr>
                <w:rFonts w:asciiTheme="minorHAnsi" w:hAnsiTheme="minorHAnsi"/>
                <w:sz w:val="20"/>
                <w:szCs w:val="20"/>
              </w:rPr>
            </w:pPr>
            <w:r w:rsidRPr="00ED2525">
              <w:rPr>
                <w:rFonts w:asciiTheme="minorHAnsi" w:hAnsiTheme="minorHAnsi"/>
                <w:sz w:val="20"/>
                <w:szCs w:val="20"/>
              </w:rPr>
              <w:t>Purpose</w:t>
            </w:r>
          </w:p>
        </w:tc>
        <w:tc>
          <w:tcPr>
            <w:tcW w:w="7330" w:type="dxa"/>
          </w:tcPr>
          <w:p w14:paraId="4472F96A" w14:textId="77777777" w:rsidR="00ED2525" w:rsidRPr="00ED2525" w:rsidRDefault="00ED2525" w:rsidP="00ED2525">
            <w:pP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rPr>
            </w:pPr>
            <w:r w:rsidRPr="00ED2525">
              <w:rPr>
                <w:rFonts w:asciiTheme="minorHAnsi" w:hAnsiTheme="minorHAnsi"/>
                <w:sz w:val="20"/>
                <w:szCs w:val="20"/>
              </w:rPr>
              <w:t>Description</w:t>
            </w:r>
          </w:p>
        </w:tc>
      </w:tr>
      <w:tr w:rsidR="00ED2525" w:rsidRPr="00ED2525" w14:paraId="65C7E070" w14:textId="77777777" w:rsidTr="00ED25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0C646E9" w14:textId="77777777" w:rsidR="00ED2525" w:rsidRPr="00ED2525" w:rsidRDefault="00ED2525" w:rsidP="00ED2525">
            <w:pPr>
              <w:rPr>
                <w:rFonts w:asciiTheme="minorHAnsi" w:hAnsiTheme="minorHAnsi"/>
                <w:sz w:val="20"/>
                <w:szCs w:val="20"/>
              </w:rPr>
            </w:pPr>
            <w:r w:rsidRPr="00ED2525">
              <w:rPr>
                <w:rFonts w:asciiTheme="minorHAnsi" w:hAnsiTheme="minorHAnsi"/>
                <w:sz w:val="20"/>
                <w:szCs w:val="20"/>
              </w:rPr>
              <w:t>TypicalNorm</w:t>
            </w:r>
          </w:p>
        </w:tc>
        <w:tc>
          <w:tcPr>
            <w:tcW w:w="7330" w:type="dxa"/>
          </w:tcPr>
          <w:p w14:paraId="719B16D5" w14:textId="77777777" w:rsidR="00ED2525" w:rsidRPr="00ED2525" w:rsidRDefault="00ED2525"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ED2525">
              <w:rPr>
                <w:rFonts w:asciiTheme="minorHAnsi" w:hAnsiTheme="minorHAnsi"/>
                <w:sz w:val="20"/>
                <w:szCs w:val="20"/>
              </w:rPr>
              <w:t>A description that specifies properties to be expected of some occurrence associated with the geologic 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w:t>
            </w:r>
            <w:r w:rsidRPr="00ED2525">
              <w:rPr>
                <w:rFonts w:asciiTheme="minorHAnsi" w:hAnsiTheme="minorHAnsi"/>
                <w:i/>
                <w:sz w:val="20"/>
                <w:szCs w:val="20"/>
              </w:rPr>
              <w:t>This area is within a polygon classified as Podunk Formation; what sort of lithology am I most likely to encounter when I start digging?</w:t>
            </w:r>
            <w:r w:rsidRPr="00ED2525">
              <w:rPr>
                <w:rFonts w:asciiTheme="minorHAnsi" w:hAnsiTheme="minorHAnsi"/>
                <w:sz w:val="20"/>
                <w:szCs w:val="20"/>
              </w:rPr>
              <w:t>' The Podunk Formation may be defined by the presence of a certain ammonite... TypicalNorm description would be constructed as a summary over many Instance descriptions.</w:t>
            </w:r>
          </w:p>
        </w:tc>
      </w:tr>
      <w:tr w:rsidR="00ED2525" w:rsidRPr="00ED2525" w14:paraId="5F4864A9" w14:textId="77777777" w:rsidTr="00ED2525">
        <w:tc>
          <w:tcPr>
            <w:cnfStyle w:val="001000000000" w:firstRow="0" w:lastRow="0" w:firstColumn="1" w:lastColumn="0" w:oddVBand="0" w:evenVBand="0" w:oddHBand="0" w:evenHBand="0" w:firstRowFirstColumn="0" w:firstRowLastColumn="0" w:lastRowFirstColumn="0" w:lastRowLastColumn="0"/>
            <w:tcW w:w="1526" w:type="dxa"/>
          </w:tcPr>
          <w:p w14:paraId="3FFA1AA7" w14:textId="77777777" w:rsidR="00ED2525" w:rsidRPr="00ED2525" w:rsidRDefault="00ED2525" w:rsidP="00ED2525">
            <w:pPr>
              <w:rPr>
                <w:rFonts w:asciiTheme="minorHAnsi" w:hAnsiTheme="minorHAnsi"/>
                <w:sz w:val="20"/>
                <w:szCs w:val="20"/>
              </w:rPr>
            </w:pPr>
            <w:r w:rsidRPr="00ED2525">
              <w:rPr>
                <w:rFonts w:asciiTheme="minorHAnsi" w:hAnsiTheme="minorHAnsi"/>
                <w:sz w:val="20"/>
                <w:szCs w:val="20"/>
              </w:rPr>
              <w:t>DefiningNorm</w:t>
            </w:r>
          </w:p>
        </w:tc>
        <w:tc>
          <w:tcPr>
            <w:tcW w:w="7330" w:type="dxa"/>
          </w:tcPr>
          <w:p w14:paraId="78DD5D12" w14:textId="77777777" w:rsidR="00ED2525" w:rsidRPr="00ED2525" w:rsidRDefault="00ED2525"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ED2525">
              <w:rPr>
                <w:rFonts w:asciiTheme="minorHAnsi" w:hAnsiTheme="minorHAnsi"/>
                <w:sz w:val="20"/>
                <w:szCs w:val="20"/>
              </w:rPr>
              <w:t>A description that specifies properties sufficient to identify a new occurrence as belonging to the class represented by the description. Basically these are the 'sufficient conditions' for class membership. Used when presented with a query '</w:t>
            </w:r>
            <w:r w:rsidRPr="00ED2525">
              <w:rPr>
                <w:rFonts w:asciiTheme="minorHAnsi" w:hAnsiTheme="minorHAnsi"/>
                <w:i/>
                <w:sz w:val="20"/>
                <w:szCs w:val="20"/>
              </w:rPr>
              <w:t>I have an outcrop with these properties; which geologic unit should I assign to the outcrop?</w:t>
            </w:r>
            <w:r w:rsidRPr="00ED2525">
              <w:rPr>
                <w:rFonts w:asciiTheme="minorHAnsi" w:hAnsiTheme="minorHAnsi"/>
                <w:sz w:val="20"/>
                <w:szCs w:val="20"/>
              </w:rPr>
              <w:t>' DefiningNorm has to do with the intension of a ControlledConcept.</w:t>
            </w:r>
          </w:p>
        </w:tc>
      </w:tr>
      <w:tr w:rsidR="00ED2525" w:rsidRPr="00ED2525" w14:paraId="2F5401E7" w14:textId="77777777" w:rsidTr="00ED25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74AA199" w14:textId="77777777" w:rsidR="00ED2525" w:rsidRPr="00ED2525" w:rsidRDefault="00ED2525" w:rsidP="00ED2525">
            <w:pPr>
              <w:rPr>
                <w:rFonts w:asciiTheme="minorHAnsi" w:hAnsiTheme="minorHAnsi"/>
                <w:sz w:val="20"/>
                <w:szCs w:val="20"/>
              </w:rPr>
            </w:pPr>
            <w:r w:rsidRPr="00ED2525">
              <w:rPr>
                <w:rFonts w:asciiTheme="minorHAnsi" w:hAnsiTheme="minorHAnsi"/>
                <w:sz w:val="20"/>
                <w:szCs w:val="20"/>
              </w:rPr>
              <w:t>Instance</w:t>
            </w:r>
          </w:p>
        </w:tc>
        <w:tc>
          <w:tcPr>
            <w:tcW w:w="7330" w:type="dxa"/>
          </w:tcPr>
          <w:p w14:paraId="0526749B" w14:textId="77777777" w:rsidR="00ED2525" w:rsidRPr="00ED2525" w:rsidRDefault="00ED2525"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ED2525">
              <w:rPr>
                <w:rFonts w:asciiTheme="minorHAnsi" w:hAnsiTheme="minorHAnsi"/>
                <w:sz w:val="20"/>
                <w:szCs w:val="20"/>
              </w:rPr>
              <w:t>A description that is specific to a particular observed occurrence. This is 'raw data', and its classification may start out as very general. There are kinds of narrowly defined ControlledConcepts that might not allow 'instances' that are different from the DefiningNorm. It might be worth considering a different relationship between MappedFeature and an Instance geologic entity, with the geologic entity role being 'description'.</w:t>
            </w:r>
          </w:p>
        </w:tc>
      </w:tr>
    </w:tbl>
    <w:p w14:paraId="44D9B91C" w14:textId="77777777" w:rsidR="00ED2525" w:rsidRDefault="00ED2525" w:rsidP="00ED2525"/>
    <w:p w14:paraId="6F9F37DE" w14:textId="77777777" w:rsidR="00ED2525" w:rsidRDefault="001050D1" w:rsidP="001050D1">
      <w:pPr>
        <w:pStyle w:val="Heading4"/>
      </w:pPr>
      <w:r>
        <w:t>MappedFeature</w:t>
      </w:r>
    </w:p>
    <w:p w14:paraId="4A2F318A" w14:textId="77777777" w:rsidR="00E52A0E" w:rsidRDefault="00E52A0E" w:rsidP="001050D1"/>
    <w:p w14:paraId="0F8C5892" w14:textId="77777777" w:rsidR="00FE38C3" w:rsidRDefault="001050D1" w:rsidP="001050D1">
      <w:r>
        <w:t>A MappedFeature is part of a geological interpretation. It provides a link between a notional feature (description package) and one spatial repr</w:t>
      </w:r>
      <w:r w:rsidR="00EA3CAB">
        <w:t>esentation of it, or part of it</w:t>
      </w:r>
      <w:r>
        <w:t xml:space="preserve"> (Exposures, Surface Traces and Intercepts, etc)</w:t>
      </w:r>
      <w:r w:rsidR="00EA3CAB">
        <w:t>.  The Mapped Feature</w:t>
      </w:r>
      <w:r w:rsidR="00FE38C3">
        <w:t>s</w:t>
      </w:r>
      <w:r w:rsidR="00EA3CAB">
        <w:t xml:space="preserve"> </w:t>
      </w:r>
      <w:r w:rsidR="00FE38C3">
        <w:t xml:space="preserve">are the elements that compose a map, a cross-section, a borehole log or any other representation.  The mappingFrame identifies the domain being mapped by the geometries.  </w:t>
      </w:r>
      <w:r w:rsidR="00E52A0E">
        <w:t>For typical geological maps, the mapping frame is the surface of the earth (the 2.5D interface between the surface of the bedrock and whatever sits on it), but it could be different domains, such as the arbitrary place that forms a mine level or a cross-section, the 3D volume enclosing an ore body or the line that approximate the path of a borehole</w:t>
      </w:r>
      <w:r w:rsidR="00AA535D">
        <w:t>.</w:t>
      </w:r>
    </w:p>
    <w:p w14:paraId="162E9FED" w14:textId="77777777" w:rsidR="00E52A0E" w:rsidRDefault="00E52A0E" w:rsidP="001050D1">
      <w:r>
        <w:t>The occurrence association identifies what notional feature is being mapped.  This specification does not constrain what kind of feature can be represented, but for typical geological maps (or other representation), the MappedFeature occurrence</w:t>
      </w:r>
      <w:r w:rsidR="00AA535D">
        <w:t>s</w:t>
      </w:r>
      <w:r>
        <w:t xml:space="preserve"> will </w:t>
      </w:r>
      <w:proofErr w:type="gramStart"/>
      <w:r>
        <w:t>be  GeologicalFeature</w:t>
      </w:r>
      <w:r w:rsidR="00AA535D">
        <w:t>s</w:t>
      </w:r>
      <w:proofErr w:type="gramEnd"/>
      <w:r>
        <w:t>.</w:t>
      </w:r>
    </w:p>
    <w:p w14:paraId="15B9F422" w14:textId="77777777" w:rsidR="001050D1" w:rsidRDefault="00FE38C3" w:rsidP="001050D1">
      <w:r>
        <w:t xml:space="preserve">  </w:t>
      </w:r>
    </w:p>
    <w:p w14:paraId="19D77633" w14:textId="77777777" w:rsidR="001050D1" w:rsidRDefault="001050D1" w:rsidP="001050D1">
      <w:pPr>
        <w:pStyle w:val="ListParagraph"/>
        <w:numPr>
          <w:ilvl w:val="0"/>
          <w:numId w:val="15"/>
        </w:numPr>
      </w:pPr>
      <w:commentRangeStart w:id="646"/>
      <w:r>
        <w:t>the specific bounded occurrence, such as an outcrop or map polygon</w:t>
      </w:r>
    </w:p>
    <w:p w14:paraId="79DE3EB1" w14:textId="77777777" w:rsidR="001050D1" w:rsidRDefault="001050D1" w:rsidP="001050D1">
      <w:pPr>
        <w:pStyle w:val="ListParagraph"/>
        <w:numPr>
          <w:ilvl w:val="0"/>
          <w:numId w:val="15"/>
        </w:numPr>
      </w:pPr>
      <w:r>
        <w:lastRenderedPageBreak/>
        <w:t>the association with a Geologic Feature (legend item) provides specification of all the other descriptors</w:t>
      </w:r>
    </w:p>
    <w:p w14:paraId="5E180708" w14:textId="77777777" w:rsidR="001050D1" w:rsidRDefault="001050D1" w:rsidP="001050D1">
      <w:pPr>
        <w:pStyle w:val="ListParagraph"/>
        <w:numPr>
          <w:ilvl w:val="0"/>
          <w:numId w:val="15"/>
        </w:numPr>
      </w:pPr>
      <w:r>
        <w:t xml:space="preserve">the association with a Sampling Feature provides the context and dimensionality </w:t>
      </w:r>
      <w:commentRangeEnd w:id="646"/>
      <w:r w:rsidR="00EA3CAB">
        <w:rPr>
          <w:rStyle w:val="CommentReference"/>
        </w:rPr>
        <w:commentReference w:id="646"/>
      </w:r>
    </w:p>
    <w:p w14:paraId="5AD2AC20" w14:textId="77777777" w:rsidR="001050D1" w:rsidRDefault="001050D1" w:rsidP="001050D1"/>
    <w:p w14:paraId="5F2228E1" w14:textId="77777777" w:rsidR="00ED2525" w:rsidRDefault="001050D1" w:rsidP="001050D1">
      <w:commentRangeStart w:id="647"/>
      <w:r>
        <w:t xml:space="preserve">A Mapped Feature is always associated with some sampling feature - e.g. a mapping surface, a section, a Borehole (see Borehole) etc. </w:t>
      </w:r>
      <w:r w:rsidR="00E52A0E">
        <w:t xml:space="preserve"> </w:t>
      </w:r>
      <w:r>
        <w:t>As noted on the diagram, if the associated sampling feature is a Borehole, then the shape associated with the MappedFeature will usually be either a point or an interval. This reconciles the 2-D ("map", section) and 1-D (borehole, traverse) viewpoints in a common abstraction.</w:t>
      </w:r>
      <w:commentRangeEnd w:id="647"/>
      <w:r w:rsidR="00E52A0E">
        <w:rPr>
          <w:rStyle w:val="CommentReference"/>
        </w:rPr>
        <w:commentReference w:id="647"/>
      </w:r>
    </w:p>
    <w:p w14:paraId="3C873719" w14:textId="77777777" w:rsidR="002E694E" w:rsidRPr="002E694E" w:rsidRDefault="002E694E" w:rsidP="002E694E">
      <w:pPr>
        <w:autoSpaceDE w:val="0"/>
        <w:autoSpaceDN w:val="0"/>
        <w:adjustRightInd w:val="0"/>
        <w:spacing w:after="0"/>
        <w:rPr>
          <w:color w:val="000000"/>
          <w:sz w:val="20"/>
          <w:szCs w:val="20"/>
          <w:lang w:val="en-CA"/>
        </w:rPr>
      </w:pPr>
      <w:bookmarkStart w:id="648" w:name="BKM_FD0714CD_89E3_4F6A_B187_CB7A50E6C5C0"/>
      <w:bookmarkEnd w:id="648"/>
    </w:p>
    <w:p w14:paraId="2A59A17C" w14:textId="77777777" w:rsidR="00884FA7" w:rsidRDefault="00884FA7" w:rsidP="00884FA7">
      <w:pPr>
        <w:pStyle w:val="Caption"/>
        <w:keepNext/>
      </w:pPr>
      <w:r>
        <w:t xml:space="preserve">Table </w:t>
      </w:r>
      <w:fldSimple w:instr=" SEQ Table \* ARABIC ">
        <w:r w:rsidR="004D3EF3">
          <w:rPr>
            <w:noProof/>
          </w:rPr>
          <w:t>11</w:t>
        </w:r>
      </w:fldSimple>
      <w:r>
        <w:t>: MappedFeature properties</w:t>
      </w:r>
    </w:p>
    <w:tbl>
      <w:tblPr>
        <w:tblStyle w:val="LightShading"/>
        <w:tblW w:w="9735" w:type="dxa"/>
        <w:tblLayout w:type="fixed"/>
        <w:tblLook w:val="04A0" w:firstRow="1" w:lastRow="0" w:firstColumn="1" w:lastColumn="0" w:noHBand="0" w:noVBand="1"/>
      </w:tblPr>
      <w:tblGrid>
        <w:gridCol w:w="2093"/>
        <w:gridCol w:w="1417"/>
        <w:gridCol w:w="142"/>
        <w:gridCol w:w="6083"/>
      </w:tblGrid>
      <w:tr w:rsidR="002E694E" w:rsidRPr="002E694E" w14:paraId="01324C29" w14:textId="77777777" w:rsidTr="00884F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B94DEFF"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649" w:name="BKM_37DE5892_2942_443B_A8C3_8C1AB5CBE877"/>
            <w:bookmarkEnd w:id="649"/>
            <w:r w:rsidRPr="002E694E">
              <w:rPr>
                <w:rFonts w:asciiTheme="minorHAnsi" w:hAnsiTheme="minorHAnsi"/>
                <w:color w:val="000000"/>
                <w:sz w:val="20"/>
                <w:szCs w:val="20"/>
                <w:lang w:val="en-CA"/>
              </w:rPr>
              <w:t>Name</w:t>
            </w:r>
          </w:p>
        </w:tc>
        <w:tc>
          <w:tcPr>
            <w:tcW w:w="1417" w:type="dxa"/>
          </w:tcPr>
          <w:p w14:paraId="293BCB62" w14:textId="77777777" w:rsidR="002E694E" w:rsidRPr="002E694E" w:rsidRDefault="002E694E" w:rsidP="002E694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Type</w:t>
            </w:r>
          </w:p>
        </w:tc>
        <w:tc>
          <w:tcPr>
            <w:tcW w:w="6225" w:type="dxa"/>
            <w:gridSpan w:val="2"/>
          </w:tcPr>
          <w:p w14:paraId="75F633E8" w14:textId="77777777" w:rsidR="002E694E" w:rsidRPr="002E694E" w:rsidRDefault="002E694E" w:rsidP="002E694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Description</w:t>
            </w:r>
          </w:p>
        </w:tc>
      </w:tr>
      <w:tr w:rsidR="002E694E" w:rsidRPr="002E694E" w14:paraId="5A01A2DA" w14:textId="77777777" w:rsidTr="00884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1A0848F"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r w:rsidRPr="002E694E">
              <w:rPr>
                <w:rFonts w:asciiTheme="minorHAnsi" w:hAnsiTheme="minorHAnsi"/>
                <w:color w:val="000000"/>
                <w:sz w:val="20"/>
                <w:szCs w:val="20"/>
                <w:lang w:val="en-CA"/>
              </w:rPr>
              <w:t>observationMethod</w:t>
            </w:r>
          </w:p>
        </w:tc>
        <w:tc>
          <w:tcPr>
            <w:tcW w:w="1417" w:type="dxa"/>
          </w:tcPr>
          <w:p w14:paraId="060A1641"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Category</w:t>
            </w:r>
          </w:p>
        </w:tc>
        <w:tc>
          <w:tcPr>
            <w:tcW w:w="6225" w:type="dxa"/>
            <w:gridSpan w:val="2"/>
          </w:tcPr>
          <w:p w14:paraId="4C047258"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MappedFeature ObservationMethod is a metadata snippet indicating how the spatial extent of the mapped feature was determined, and the basis for association of the geometry with some GeologicFeature specification to define a MappedFeature. For a borehole, the MappedInterval observation method indicates how the boundaries of the interval were defined (eg, linear measurement from borehole collar). ObservationMethod is a convenience property that provides a quick and dirty approach to observation metadata when data are reported using a feature view (as opposed to observation view). This property corresponds (loosely) to ISO19115 Lineage.  (eg: digitised, Global Positioning System, published map, fieldObservation, downhole survey, aerial photography, field survey)</w:t>
            </w:r>
          </w:p>
          <w:p w14:paraId="61A38A68"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E694E" w:rsidRPr="002E694E" w14:paraId="3CB8656D" w14:textId="77777777" w:rsidTr="00884FA7">
        <w:tc>
          <w:tcPr>
            <w:cnfStyle w:val="001000000000" w:firstRow="0" w:lastRow="0" w:firstColumn="1" w:lastColumn="0" w:oddVBand="0" w:evenVBand="0" w:oddHBand="0" w:evenHBand="0" w:firstRowFirstColumn="0" w:firstRowLastColumn="0" w:lastRowFirstColumn="0" w:lastRowLastColumn="0"/>
            <w:tcW w:w="2093" w:type="dxa"/>
          </w:tcPr>
          <w:p w14:paraId="0BD174B1"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650" w:name="BKM_6B3E10C1_3AAE_4196_94F0_B9A235705FCC"/>
            <w:bookmarkEnd w:id="650"/>
            <w:r w:rsidRPr="002E694E">
              <w:rPr>
                <w:rFonts w:asciiTheme="minorHAnsi" w:hAnsiTheme="minorHAnsi"/>
                <w:color w:val="000000"/>
                <w:sz w:val="20"/>
                <w:szCs w:val="20"/>
                <w:lang w:val="en-CA"/>
              </w:rPr>
              <w:t>positionalAccuracy</w:t>
            </w:r>
          </w:p>
        </w:tc>
        <w:tc>
          <w:tcPr>
            <w:tcW w:w="1417" w:type="dxa"/>
          </w:tcPr>
          <w:p w14:paraId="7D766890"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Quantity</w:t>
            </w:r>
          </w:p>
        </w:tc>
        <w:tc>
          <w:tcPr>
            <w:tcW w:w="6225" w:type="dxa"/>
            <w:gridSpan w:val="2"/>
          </w:tcPr>
          <w:p w14:paraId="42965A58"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Quantitative values define the radius of an uncertainty buffer around a mappedFeature (eg: a positionAccuracy of 100 m for a line feature defines a buffer polygon of total width 200 m centred on the line). Corresponds to ISO19115 DQ_PositionalAccuracy.</w:t>
            </w:r>
          </w:p>
          <w:p w14:paraId="1D14A987"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2E694E" w:rsidRPr="002E694E" w14:paraId="123849A6" w14:textId="77777777" w:rsidTr="00884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917E815"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651" w:name="BKM_1FCE659F_6DE4_40C1_996C_C1E6E981D3A0"/>
            <w:bookmarkEnd w:id="651"/>
            <w:r w:rsidRPr="002E694E">
              <w:rPr>
                <w:rFonts w:asciiTheme="minorHAnsi" w:hAnsiTheme="minorHAnsi"/>
                <w:color w:val="000000"/>
                <w:sz w:val="20"/>
                <w:szCs w:val="20"/>
                <w:lang w:val="en-CA"/>
              </w:rPr>
              <w:t>resolutionRepresentativeFraction</w:t>
            </w:r>
          </w:p>
        </w:tc>
        <w:tc>
          <w:tcPr>
            <w:tcW w:w="1417" w:type="dxa"/>
          </w:tcPr>
          <w:p w14:paraId="752F2D2A"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Integer</w:t>
            </w:r>
          </w:p>
        </w:tc>
        <w:tc>
          <w:tcPr>
            <w:tcW w:w="6225" w:type="dxa"/>
            <w:gridSpan w:val="2"/>
          </w:tcPr>
          <w:p w14:paraId="2DE4A5A9"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An integer representing the denominator of the representative scale of the spatial feature.  (ie, 10,000 = the spatial feature is represented at 1:10,000 scale)</w:t>
            </w:r>
          </w:p>
          <w:p w14:paraId="37B4128C"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E694E" w:rsidRPr="002E694E" w14:paraId="5FC73D25" w14:textId="77777777" w:rsidTr="00884FA7">
        <w:tc>
          <w:tcPr>
            <w:cnfStyle w:val="001000000000" w:firstRow="0" w:lastRow="0" w:firstColumn="1" w:lastColumn="0" w:oddVBand="0" w:evenVBand="0" w:oddHBand="0" w:evenHBand="0" w:firstRowFirstColumn="0" w:firstRowLastColumn="0" w:lastRowFirstColumn="0" w:lastRowLastColumn="0"/>
            <w:tcW w:w="2093" w:type="dxa"/>
            <w:tcBorders>
              <w:bottom w:val="nil"/>
            </w:tcBorders>
          </w:tcPr>
          <w:p w14:paraId="146E0F0B"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652" w:name="BKM_E9804216_8300_4609_B607_127F0178BAB6"/>
            <w:bookmarkEnd w:id="652"/>
            <w:r w:rsidRPr="002E694E">
              <w:rPr>
                <w:rFonts w:asciiTheme="minorHAnsi" w:hAnsiTheme="minorHAnsi"/>
                <w:color w:val="000000"/>
                <w:sz w:val="20"/>
                <w:szCs w:val="20"/>
                <w:lang w:val="en-CA"/>
              </w:rPr>
              <w:t>mappingFrame</w:t>
            </w:r>
          </w:p>
        </w:tc>
        <w:tc>
          <w:tcPr>
            <w:tcW w:w="1417" w:type="dxa"/>
            <w:tcBorders>
              <w:bottom w:val="nil"/>
            </w:tcBorders>
          </w:tcPr>
          <w:p w14:paraId="5D43D324"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MappingFrameTerm</w:t>
            </w:r>
          </w:p>
        </w:tc>
        <w:tc>
          <w:tcPr>
            <w:tcW w:w="6225" w:type="dxa"/>
            <w:gridSpan w:val="2"/>
            <w:tcBorders>
              <w:bottom w:val="nil"/>
            </w:tcBorders>
          </w:tcPr>
          <w:p w14:paraId="0E07E41F" w14:textId="04DB1A93" w:rsidR="002E694E" w:rsidRPr="002E694E" w:rsidRDefault="006029C0" w:rsidP="007E59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ins w:id="653" w:author="Eric Boisvert" w:date="2015-11-11T12:26:00Z">
              <w:r w:rsidRPr="006029C0">
                <w:rPr>
                  <w:rFonts w:asciiTheme="minorHAnsi" w:hAnsiTheme="minorHAnsi"/>
                  <w:color w:val="000000"/>
                  <w:sz w:val="20"/>
                  <w:szCs w:val="20"/>
                  <w:lang w:val="en-CA"/>
                </w:rPr>
                <w:t>Terms indicating the surface on which the MappedFeature is projected.</w:t>
              </w:r>
            </w:ins>
            <w:ins w:id="654" w:author="Eric Boisvert" w:date="2015-11-11T12:34:00Z">
              <w:r w:rsidR="007E59BE">
                <w:rPr>
                  <w:rFonts w:asciiTheme="minorHAnsi" w:hAnsiTheme="minorHAnsi"/>
                  <w:color w:val="000000"/>
                  <w:sz w:val="20"/>
                  <w:szCs w:val="20"/>
                  <w:lang w:val="en-CA"/>
                </w:rPr>
                <w:t xml:space="preserve"> </w:t>
              </w:r>
            </w:ins>
          </w:p>
        </w:tc>
      </w:tr>
      <w:tr w:rsidR="002E694E" w:rsidRPr="002E694E" w14:paraId="228F485C" w14:textId="77777777" w:rsidTr="00884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nil"/>
              <w:bottom w:val="nil"/>
            </w:tcBorders>
          </w:tcPr>
          <w:p w14:paraId="7981A402"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655" w:name="BKM_E3A6BA8A_712F_4182_95C4_285048E21544"/>
            <w:bookmarkEnd w:id="655"/>
            <w:r w:rsidRPr="002E694E">
              <w:rPr>
                <w:rFonts w:asciiTheme="minorHAnsi" w:hAnsiTheme="minorHAnsi"/>
                <w:color w:val="000000"/>
                <w:sz w:val="20"/>
                <w:szCs w:val="20"/>
                <w:lang w:val="en-CA"/>
              </w:rPr>
              <w:t>exposure</w:t>
            </w:r>
          </w:p>
        </w:tc>
        <w:tc>
          <w:tcPr>
            <w:tcW w:w="1559" w:type="dxa"/>
            <w:gridSpan w:val="2"/>
            <w:tcBorders>
              <w:top w:val="nil"/>
              <w:bottom w:val="nil"/>
            </w:tcBorders>
          </w:tcPr>
          <w:p w14:paraId="7D7DCC52"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ExposureTerm</w:t>
            </w:r>
          </w:p>
        </w:tc>
        <w:tc>
          <w:tcPr>
            <w:tcW w:w="6083" w:type="dxa"/>
            <w:tcBorders>
              <w:top w:val="nil"/>
              <w:bottom w:val="nil"/>
            </w:tcBorders>
          </w:tcPr>
          <w:p w14:paraId="5E145FB2"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Description of the nature of the expression of the mapped feature at the earth's surface (eg, exposed, concealed)</w:t>
            </w:r>
          </w:p>
          <w:p w14:paraId="4EA81DE2"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E694E" w:rsidRPr="002E694E" w14:paraId="6405EFDB" w14:textId="77777777" w:rsidTr="00EE4494">
        <w:tc>
          <w:tcPr>
            <w:cnfStyle w:val="001000000000" w:firstRow="0" w:lastRow="0" w:firstColumn="1" w:lastColumn="0" w:oddVBand="0" w:evenVBand="0" w:oddHBand="0" w:evenHBand="0" w:firstRowFirstColumn="0" w:firstRowLastColumn="0" w:lastRowFirstColumn="0" w:lastRowLastColumn="0"/>
            <w:tcW w:w="2093" w:type="dxa"/>
            <w:tcBorders>
              <w:top w:val="nil"/>
              <w:bottom w:val="nil"/>
            </w:tcBorders>
          </w:tcPr>
          <w:p w14:paraId="6DD7C26B"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656" w:name="BKM_2EB23880_DDF1_4995_AB7F_3DC0E40E7A89"/>
            <w:bookmarkEnd w:id="656"/>
            <w:r w:rsidRPr="002E694E">
              <w:rPr>
                <w:rFonts w:asciiTheme="minorHAnsi" w:hAnsiTheme="minorHAnsi"/>
                <w:color w:val="000000"/>
                <w:sz w:val="20"/>
                <w:szCs w:val="20"/>
                <w:lang w:val="en-CA"/>
              </w:rPr>
              <w:t>shape</w:t>
            </w:r>
          </w:p>
        </w:tc>
        <w:tc>
          <w:tcPr>
            <w:tcW w:w="1417" w:type="dxa"/>
            <w:tcBorders>
              <w:top w:val="nil"/>
              <w:bottom w:val="nil"/>
            </w:tcBorders>
          </w:tcPr>
          <w:p w14:paraId="094A6A47"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GM_Object</w:t>
            </w:r>
          </w:p>
        </w:tc>
        <w:tc>
          <w:tcPr>
            <w:tcW w:w="6225" w:type="dxa"/>
            <w:gridSpan w:val="2"/>
            <w:tcBorders>
              <w:top w:val="nil"/>
              <w:bottom w:val="nil"/>
            </w:tcBorders>
          </w:tcPr>
          <w:p w14:paraId="06DBCC63"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map geometry</w:t>
            </w:r>
          </w:p>
          <w:p w14:paraId="393C93FC"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E4494" w:rsidRPr="002E694E" w14:paraId="72B946F7" w14:textId="77777777" w:rsidTr="00884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nil"/>
            </w:tcBorders>
          </w:tcPr>
          <w:p w14:paraId="035CC2C1" w14:textId="06F443E7" w:rsidR="00EE4494" w:rsidRPr="002E694E" w:rsidRDefault="00EE4494" w:rsidP="002E694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specification</w:t>
            </w:r>
          </w:p>
        </w:tc>
        <w:tc>
          <w:tcPr>
            <w:tcW w:w="1417" w:type="dxa"/>
            <w:tcBorders>
              <w:top w:val="nil"/>
            </w:tcBorders>
          </w:tcPr>
          <w:p w14:paraId="18A82222" w14:textId="254C6383" w:rsidR="00EE4494" w:rsidRPr="002E694E" w:rsidRDefault="00EE4494"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GFI_Feature</w:t>
            </w:r>
          </w:p>
        </w:tc>
        <w:tc>
          <w:tcPr>
            <w:tcW w:w="6225" w:type="dxa"/>
            <w:gridSpan w:val="2"/>
            <w:tcBorders>
              <w:top w:val="nil"/>
            </w:tcBorders>
          </w:tcPr>
          <w:p w14:paraId="053238CA" w14:textId="52CC9CAD" w:rsidR="00EE4494" w:rsidRPr="002E694E" w:rsidRDefault="00EE4494"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The feature being mapped.  In a geological map, MappedFeature are used to represent GeologicFeature, but other features from other domains could be represented.</w:t>
            </w:r>
          </w:p>
        </w:tc>
      </w:tr>
    </w:tbl>
    <w:p w14:paraId="52CF7F12" w14:textId="77777777" w:rsidR="00ED2525" w:rsidRDefault="00ED2525" w:rsidP="00ED2525"/>
    <w:p w14:paraId="6F3A2A2E" w14:textId="77777777" w:rsidR="000077DC" w:rsidRPr="000077DC" w:rsidRDefault="000077DC">
      <w:pPr>
        <w:rPr>
          <w:ins w:id="657" w:author="Boisvert, Eric" w:date="2015-10-16T07:55:00Z"/>
        </w:rPr>
        <w:pPrChange w:id="658" w:author="Boisvert, Eric" w:date="2015-10-16T07:55:00Z">
          <w:pPr>
            <w:pStyle w:val="Heading3"/>
          </w:pPr>
        </w:pPrChange>
      </w:pPr>
    </w:p>
    <w:p w14:paraId="7D4ABF8F" w14:textId="77777777" w:rsidR="00884FA7" w:rsidRDefault="00F92942" w:rsidP="00856F51">
      <w:pPr>
        <w:pStyle w:val="Heading4"/>
      </w:pPr>
      <w:r>
        <w:lastRenderedPageBreak/>
        <w:t>GeologicUnit</w:t>
      </w:r>
    </w:p>
    <w:p w14:paraId="37A3D1FA" w14:textId="77777777" w:rsidR="00F92942" w:rsidRDefault="00F92942" w:rsidP="00F92942"/>
    <w:p w14:paraId="22BB3592" w14:textId="77777777" w:rsidR="00F92942" w:rsidRDefault="00F92942" w:rsidP="00F92942">
      <w:r>
        <w:t xml:space="preserve">Operationally, a GeologicUnit is a container used to associate geologic properties with some mapped occurrence (through GeologicFeature.occurrence -&gt; MappedFeature link), or with a geologic unit with a vocabulary (through the </w:t>
      </w:r>
      <w:proofErr w:type="gramStart"/>
      <w:r>
        <w:t>GeologicUnit.classifier )</w:t>
      </w:r>
      <w:proofErr w:type="gramEnd"/>
      <w:r>
        <w:t>.</w:t>
      </w:r>
    </w:p>
    <w:p w14:paraId="0302DC0A" w14:textId="77777777" w:rsidR="00F92942" w:rsidRDefault="00F92942" w:rsidP="00F92942">
      <w:r>
        <w:t>Conceptually, it may represent a body of material in the Earth whose complete and precise extent is inferred to exist (North American Data Model GeologicUnit, Stratigraphic unit in sense of NACSN or International Stratigraphic Code), or a classifier used to characterize parts of the Earth (e.g. lithologic map unit like 'granitic rock' or 'alluvial deposit', surficial units like 'till' or 'old alluvium').</w:t>
      </w:r>
    </w:p>
    <w:p w14:paraId="1FC00F60" w14:textId="77777777" w:rsidR="00884FA7" w:rsidRDefault="00F92942" w:rsidP="00F92942">
      <w:r>
        <w:t>Spatial properties are only available through association with a MappedFeature. It includes both formal units (i.e. formally adopted and named in the official lexicon) and informal units (i.e. named but not promoted to the lexicon) and unnamed units (i.e. recognisable and described and delineable in the field but not otherwise formalised).</w:t>
      </w:r>
    </w:p>
    <w:p w14:paraId="502864DD" w14:textId="77777777" w:rsidR="00322A93" w:rsidRDefault="00322A93" w:rsidP="00322A93">
      <w:pPr>
        <w:keepNext/>
      </w:pPr>
      <w:r>
        <w:rPr>
          <w:noProof/>
          <w:lang w:val="en-CA" w:eastAsia="en-CA"/>
        </w:rPr>
        <w:drawing>
          <wp:inline distT="0" distB="0" distL="0" distR="0" wp14:anchorId="3784A731" wp14:editId="770EE69A">
            <wp:extent cx="5486400" cy="33592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359238"/>
                    </a:xfrm>
                    <a:prstGeom prst="rect">
                      <a:avLst/>
                    </a:prstGeom>
                    <a:noFill/>
                    <a:ln>
                      <a:noFill/>
                    </a:ln>
                  </pic:spPr>
                </pic:pic>
              </a:graphicData>
            </a:graphic>
          </wp:inline>
        </w:drawing>
      </w:r>
    </w:p>
    <w:p w14:paraId="38B24981" w14:textId="77777777" w:rsidR="00F92942" w:rsidRDefault="00322A93" w:rsidP="00322A93">
      <w:pPr>
        <w:pStyle w:val="Caption"/>
      </w:pPr>
      <w:r>
        <w:t xml:space="preserve">Figure </w:t>
      </w:r>
      <w:fldSimple w:instr=" SEQ Figure \* ARABIC ">
        <w:ins w:id="659" w:author="Eric Boisvert" w:date="2015-11-28T15:54:00Z">
          <w:r w:rsidR="00180077">
            <w:rPr>
              <w:noProof/>
            </w:rPr>
            <w:t>19</w:t>
          </w:r>
        </w:ins>
        <w:del w:id="660" w:author="Eric Boisvert" w:date="2015-10-30T04:23:00Z">
          <w:r w:rsidR="00090DCF" w:rsidDel="007D2867">
            <w:rPr>
              <w:noProof/>
            </w:rPr>
            <w:delText>19</w:delText>
          </w:r>
        </w:del>
      </w:fldSimple>
      <w:r>
        <w:t xml:space="preserve"> : GeologicUnit </w:t>
      </w:r>
      <w:r w:rsidR="00A07C65">
        <w:t>and related classes</w:t>
      </w:r>
    </w:p>
    <w:p w14:paraId="544577D3" w14:textId="77777777" w:rsidR="00884FA7" w:rsidRDefault="00884FA7" w:rsidP="00ED2525"/>
    <w:p w14:paraId="0812C122" w14:textId="77777777" w:rsidR="00A07C65" w:rsidRDefault="00A07C65" w:rsidP="00A07C65">
      <w:pPr>
        <w:pStyle w:val="Caption"/>
        <w:keepNext/>
      </w:pPr>
      <w:r>
        <w:t xml:space="preserve">Table </w:t>
      </w:r>
      <w:fldSimple w:instr=" SEQ Table \* ARABIC ">
        <w:r w:rsidR="004D3EF3">
          <w:rPr>
            <w:noProof/>
          </w:rPr>
          <w:t>12</w:t>
        </w:r>
      </w:fldSimple>
      <w:r>
        <w:t xml:space="preserve"> : GeologicUnit properties</w:t>
      </w:r>
    </w:p>
    <w:tbl>
      <w:tblPr>
        <w:tblStyle w:val="LightShading"/>
        <w:tblW w:w="9735" w:type="dxa"/>
        <w:tblLayout w:type="fixed"/>
        <w:tblLook w:val="04A0" w:firstRow="1" w:lastRow="0" w:firstColumn="1" w:lastColumn="0" w:noHBand="0" w:noVBand="1"/>
      </w:tblPr>
      <w:tblGrid>
        <w:gridCol w:w="2235"/>
        <w:gridCol w:w="141"/>
        <w:gridCol w:w="2268"/>
        <w:gridCol w:w="5091"/>
      </w:tblGrid>
      <w:tr w:rsidR="00A07C65" w:rsidRPr="00A07C65" w14:paraId="72E9A7B8" w14:textId="77777777" w:rsidTr="00B629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287E2E8"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661" w:name="BKM_A1329A5F_042F_4AF8_BF84_0B471B65BC55"/>
            <w:bookmarkEnd w:id="661"/>
            <w:r w:rsidRPr="00A07C65">
              <w:rPr>
                <w:rFonts w:asciiTheme="minorHAnsi" w:hAnsiTheme="minorHAnsi"/>
                <w:color w:val="000000"/>
                <w:sz w:val="20"/>
                <w:szCs w:val="20"/>
                <w:lang w:val="en-CA"/>
              </w:rPr>
              <w:t>Name</w:t>
            </w:r>
          </w:p>
        </w:tc>
        <w:tc>
          <w:tcPr>
            <w:tcW w:w="2409" w:type="dxa"/>
            <w:gridSpan w:val="2"/>
          </w:tcPr>
          <w:p w14:paraId="4218C8E8"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Type</w:t>
            </w:r>
          </w:p>
        </w:tc>
        <w:tc>
          <w:tcPr>
            <w:tcW w:w="5091" w:type="dxa"/>
          </w:tcPr>
          <w:p w14:paraId="4BE031F7"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Description</w:t>
            </w:r>
          </w:p>
        </w:tc>
      </w:tr>
      <w:tr w:rsidR="00A07C65" w:rsidRPr="00A07C65" w14:paraId="1B0027BA"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2"/>
          </w:tcPr>
          <w:p w14:paraId="08D439A1"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r w:rsidRPr="00A07C65">
              <w:rPr>
                <w:rFonts w:asciiTheme="minorHAnsi" w:hAnsiTheme="minorHAnsi"/>
                <w:color w:val="000000"/>
                <w:sz w:val="20"/>
                <w:szCs w:val="20"/>
                <w:lang w:val="en-CA"/>
              </w:rPr>
              <w:t>geologicUnitType</w:t>
            </w:r>
          </w:p>
        </w:tc>
        <w:tc>
          <w:tcPr>
            <w:tcW w:w="2268" w:type="dxa"/>
          </w:tcPr>
          <w:p w14:paraId="50B38BA9"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GeologicUnitTypeTerm</w:t>
            </w:r>
          </w:p>
        </w:tc>
        <w:tc>
          <w:tcPr>
            <w:tcW w:w="5091" w:type="dxa"/>
          </w:tcPr>
          <w:p w14:paraId="1301B8C0"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 xml:space="preserve">A term from a controlled vocabulary defining the type of geologic unit. Logical constraints of definition of unit and valid property cardinalities should be contained in the </w:t>
            </w:r>
            <w:r w:rsidRPr="00A07C65">
              <w:rPr>
                <w:rFonts w:asciiTheme="minorHAnsi" w:hAnsiTheme="minorHAnsi"/>
                <w:color w:val="000000"/>
                <w:sz w:val="20"/>
                <w:szCs w:val="20"/>
                <w:lang w:val="en-CA"/>
              </w:rPr>
              <w:lastRenderedPageBreak/>
              <w:t xml:space="preserve">definition. Use of the CGI Geologic Unit Type vocabulary (eg: something like http://geosciml.org/classifierScheme/CGI/GeologicUnitType/200811) is preferred. </w:t>
            </w:r>
          </w:p>
          <w:p w14:paraId="441955DF"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07C65" w:rsidRPr="00A07C65" w14:paraId="5B793EE0" w14:textId="77777777" w:rsidTr="00B62995">
        <w:tc>
          <w:tcPr>
            <w:cnfStyle w:val="001000000000" w:firstRow="0" w:lastRow="0" w:firstColumn="1" w:lastColumn="0" w:oddVBand="0" w:evenVBand="0" w:oddHBand="0" w:evenHBand="0" w:firstRowFirstColumn="0" w:firstRowLastColumn="0" w:lastRowFirstColumn="0" w:lastRowLastColumn="0"/>
            <w:tcW w:w="2376" w:type="dxa"/>
            <w:gridSpan w:val="2"/>
          </w:tcPr>
          <w:p w14:paraId="7000CAA2"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662" w:name="BKM_7F4D7787_7293_418E_8B38_1A72EA1F4CC0"/>
            <w:bookmarkEnd w:id="662"/>
            <w:r w:rsidRPr="00A07C65">
              <w:rPr>
                <w:rFonts w:asciiTheme="minorHAnsi" w:hAnsiTheme="minorHAnsi"/>
                <w:color w:val="000000"/>
                <w:sz w:val="20"/>
                <w:szCs w:val="20"/>
                <w:lang w:val="en-CA"/>
              </w:rPr>
              <w:lastRenderedPageBreak/>
              <w:t>rank</w:t>
            </w:r>
          </w:p>
        </w:tc>
        <w:tc>
          <w:tcPr>
            <w:tcW w:w="2268" w:type="dxa"/>
          </w:tcPr>
          <w:p w14:paraId="696A8E4D"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RankTerm</w:t>
            </w:r>
          </w:p>
        </w:tc>
        <w:tc>
          <w:tcPr>
            <w:tcW w:w="5091" w:type="dxa"/>
          </w:tcPr>
          <w:p w14:paraId="37E21E14"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 xml:space="preserve">Term that classifies the geologic unit in a generalization hierarchy from most local/smallest volume to most regional. </w:t>
            </w:r>
            <w:commentRangeStart w:id="663"/>
            <w:r w:rsidRPr="00A07C65">
              <w:rPr>
                <w:rFonts w:asciiTheme="minorHAnsi" w:hAnsiTheme="minorHAnsi"/>
                <w:color w:val="000000"/>
                <w:sz w:val="20"/>
                <w:szCs w:val="20"/>
                <w:lang w:val="en-CA"/>
              </w:rPr>
              <w:t>Scoped name because classification is asserted, not based on observational data.</w:t>
            </w:r>
            <w:commentRangeEnd w:id="663"/>
            <w:r>
              <w:rPr>
                <w:rStyle w:val="CommentReference"/>
                <w:color w:val="auto"/>
              </w:rPr>
              <w:commentReference w:id="663"/>
            </w:r>
          </w:p>
          <w:p w14:paraId="78A8B3A3"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Examples: group, subgroup, formation, member, bed, intrusion, complex, batholith</w:t>
            </w:r>
          </w:p>
          <w:p w14:paraId="7B007444" w14:textId="77777777" w:rsidR="00A07C65" w:rsidRPr="00A07C65" w:rsidRDefault="00A07C65" w:rsidP="00A07C65">
            <w:pPr>
              <w:keepNext/>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B62995" w:rsidRPr="00A07C65" w14:paraId="06F439A1"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2"/>
          </w:tcPr>
          <w:p w14:paraId="29365CB0" w14:textId="625387EA" w:rsidR="00B62995" w:rsidRPr="00A07C6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hirearchyLink</w:t>
            </w:r>
          </w:p>
        </w:tc>
        <w:tc>
          <w:tcPr>
            <w:tcW w:w="2268" w:type="dxa"/>
          </w:tcPr>
          <w:p w14:paraId="258E90E0" w14:textId="3991FF37"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GeologicUnitHierarchy</w:t>
            </w:r>
          </w:p>
        </w:tc>
        <w:tc>
          <w:tcPr>
            <w:tcW w:w="5091" w:type="dxa"/>
          </w:tcPr>
          <w:p w14:paraId="6958990B" w14:textId="50624804"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R</w:t>
            </w:r>
            <w:r w:rsidRPr="00B62995">
              <w:rPr>
                <w:rFonts w:asciiTheme="minorHAnsi" w:hAnsiTheme="minorHAnsi"/>
                <w:color w:val="000000"/>
                <w:sz w:val="20"/>
                <w:szCs w:val="20"/>
                <w:lang w:val="en-CA"/>
              </w:rPr>
              <w:t>epresents containment of a part GeologicUnit within another GeologicUnit.</w:t>
            </w:r>
            <w:r>
              <w:rPr>
                <w:rFonts w:asciiTheme="minorHAnsi" w:hAnsiTheme="minorHAnsi"/>
                <w:color w:val="000000"/>
                <w:sz w:val="20"/>
                <w:szCs w:val="20"/>
                <w:lang w:val="en-CA"/>
              </w:rPr>
              <w:t xml:space="preserve"> </w:t>
            </w:r>
            <w:r w:rsidRPr="00B62995">
              <w:rPr>
                <w:rFonts w:asciiTheme="minorHAnsi" w:hAnsiTheme="minorHAnsi"/>
                <w:color w:val="000000"/>
                <w:sz w:val="20"/>
                <w:szCs w:val="20"/>
                <w:lang w:val="en-CA"/>
              </w:rPr>
              <w:t>indicates a subsiduary unit with its role and proportion with respect to the container unit</w:t>
            </w:r>
          </w:p>
        </w:tc>
      </w:tr>
      <w:tr w:rsidR="00B62995" w:rsidRPr="00A07C65" w14:paraId="2428D44F" w14:textId="77777777" w:rsidTr="00B62995">
        <w:tc>
          <w:tcPr>
            <w:cnfStyle w:val="001000000000" w:firstRow="0" w:lastRow="0" w:firstColumn="1" w:lastColumn="0" w:oddVBand="0" w:evenVBand="0" w:oddHBand="0" w:evenHBand="0" w:firstRowFirstColumn="0" w:firstRowLastColumn="0" w:lastRowFirstColumn="0" w:lastRowLastColumn="0"/>
            <w:tcW w:w="2376" w:type="dxa"/>
            <w:gridSpan w:val="2"/>
          </w:tcPr>
          <w:p w14:paraId="3B85BD5B" w14:textId="1CBBE162" w:rsidR="00B6299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Composition</w:t>
            </w:r>
          </w:p>
        </w:tc>
        <w:tc>
          <w:tcPr>
            <w:tcW w:w="2268" w:type="dxa"/>
          </w:tcPr>
          <w:p w14:paraId="14BE28BF" w14:textId="4B79C00C" w:rsidR="00B62995" w:rsidRDefault="00B6299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CompositionPart</w:t>
            </w:r>
          </w:p>
        </w:tc>
        <w:tc>
          <w:tcPr>
            <w:tcW w:w="5091" w:type="dxa"/>
          </w:tcPr>
          <w:p w14:paraId="5E2DF550" w14:textId="0E5AC665" w:rsidR="00B62995" w:rsidRDefault="00B6299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B62995">
              <w:rPr>
                <w:rFonts w:asciiTheme="minorHAnsi" w:hAnsiTheme="minorHAnsi"/>
                <w:color w:val="000000"/>
                <w:sz w:val="20"/>
                <w:szCs w:val="20"/>
                <w:lang w:val="en-CA"/>
              </w:rPr>
              <w:t>Describes the composition (detailed, instance specific, lithologic description) of the GeologicUnit</w:t>
            </w:r>
          </w:p>
        </w:tc>
      </w:tr>
      <w:tr w:rsidR="00B62995" w:rsidRPr="00A07C65" w14:paraId="2B6AAE0B"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2"/>
          </w:tcPr>
          <w:p w14:paraId="72FC7D82" w14:textId="5F129A1D" w:rsidR="00B6299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gbMaterialDescription</w:t>
            </w:r>
          </w:p>
        </w:tc>
        <w:tc>
          <w:tcPr>
            <w:tcW w:w="2268" w:type="dxa"/>
          </w:tcPr>
          <w:p w14:paraId="5B67D358" w14:textId="6F9B5730" w:rsidR="00B6299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EarthMaterialAbstractDescription</w:t>
            </w:r>
          </w:p>
        </w:tc>
        <w:tc>
          <w:tcPr>
            <w:tcW w:w="5091" w:type="dxa"/>
          </w:tcPr>
          <w:p w14:paraId="3923BF32" w14:textId="4D61E13F" w:rsidR="00B62995" w:rsidRPr="00B6299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material description.  This is a stub property in GeoSciML Basic</w:t>
            </w:r>
          </w:p>
        </w:tc>
      </w:tr>
      <w:tr w:rsidR="00B62995" w:rsidRPr="00A07C65" w14:paraId="01A2D6AF" w14:textId="77777777" w:rsidTr="00B62995">
        <w:tc>
          <w:tcPr>
            <w:cnfStyle w:val="001000000000" w:firstRow="0" w:lastRow="0" w:firstColumn="1" w:lastColumn="0" w:oddVBand="0" w:evenVBand="0" w:oddHBand="0" w:evenHBand="0" w:firstRowFirstColumn="0" w:firstRowLastColumn="0" w:lastRowFirstColumn="0" w:lastRowLastColumn="0"/>
            <w:tcW w:w="2376" w:type="dxa"/>
            <w:gridSpan w:val="2"/>
          </w:tcPr>
          <w:p w14:paraId="36A39D69" w14:textId="67AF409F" w:rsidR="00B6299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gbUnitDescription</w:t>
            </w:r>
          </w:p>
        </w:tc>
        <w:tc>
          <w:tcPr>
            <w:tcW w:w="2268" w:type="dxa"/>
          </w:tcPr>
          <w:p w14:paraId="3DDA8E93" w14:textId="356CBA35" w:rsidR="00B62995" w:rsidRDefault="00B6299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GeologicUnitAbstractDescription</w:t>
            </w:r>
          </w:p>
        </w:tc>
        <w:tc>
          <w:tcPr>
            <w:tcW w:w="5091" w:type="dxa"/>
          </w:tcPr>
          <w:p w14:paraId="049C778C" w14:textId="1710F71C" w:rsidR="00B62995" w:rsidRPr="00B62995" w:rsidRDefault="00B62995" w:rsidP="00B6299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unit description.  This is a stub property in GeoSciML Basic</w:t>
            </w:r>
          </w:p>
        </w:tc>
      </w:tr>
    </w:tbl>
    <w:p w14:paraId="556E000D" w14:textId="77777777" w:rsidR="00A07C65" w:rsidRDefault="00A07C65" w:rsidP="00ED2525"/>
    <w:p w14:paraId="7804C30B" w14:textId="77777777" w:rsidR="00A07C65" w:rsidRDefault="00A07C65" w:rsidP="00A07C65">
      <w:pPr>
        <w:pStyle w:val="Heading4"/>
      </w:pPr>
      <w:r>
        <w:t>GeologicUnitHierarchy</w:t>
      </w:r>
    </w:p>
    <w:p w14:paraId="69BB7268" w14:textId="77777777" w:rsidR="00A07C65" w:rsidRDefault="00A07C65" w:rsidP="00ED2525"/>
    <w:p w14:paraId="4A6EC43A" w14:textId="77777777" w:rsidR="00B62995" w:rsidRDefault="00B62995" w:rsidP="00B62995">
      <w:r w:rsidRPr="00F92942">
        <w:t>GeologicUnit</w:t>
      </w:r>
      <w:r>
        <w:t>Hierarchy</w:t>
      </w:r>
      <w:r w:rsidRPr="00F92942">
        <w:t xml:space="preserve"> associates a GeologicUnit with another GeologicUnit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p>
    <w:p w14:paraId="7B6AC75A" w14:textId="77777777" w:rsidR="00B62995" w:rsidRDefault="00B62995" w:rsidP="00ED2525"/>
    <w:p w14:paraId="5720F1E5" w14:textId="77777777" w:rsidR="00A07C65" w:rsidRDefault="00A07C65" w:rsidP="00A07C65">
      <w:pPr>
        <w:pStyle w:val="Caption"/>
        <w:keepNext/>
      </w:pPr>
      <w:r>
        <w:t xml:space="preserve">Table </w:t>
      </w:r>
      <w:fldSimple w:instr=" SEQ Table \* ARABIC ">
        <w:r w:rsidR="004D3EF3">
          <w:rPr>
            <w:noProof/>
          </w:rPr>
          <w:t>13</w:t>
        </w:r>
      </w:fldSimple>
      <w:r>
        <w:t xml:space="preserve"> : GeologicUnitHierarchy properties</w:t>
      </w:r>
    </w:p>
    <w:tbl>
      <w:tblPr>
        <w:tblStyle w:val="LightShading"/>
        <w:tblW w:w="9735" w:type="dxa"/>
        <w:tblLayout w:type="fixed"/>
        <w:tblLook w:val="04A0" w:firstRow="1" w:lastRow="0" w:firstColumn="1" w:lastColumn="0" w:noHBand="0" w:noVBand="1"/>
      </w:tblPr>
      <w:tblGrid>
        <w:gridCol w:w="1384"/>
        <w:gridCol w:w="2977"/>
        <w:gridCol w:w="5374"/>
      </w:tblGrid>
      <w:tr w:rsidR="00A07C65" w:rsidRPr="00A07C65" w14:paraId="48A58610" w14:textId="77777777" w:rsidTr="00A07C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25ECD089"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664" w:name="BKM_F1AE88A3_ADC1_4E05_8AA4_DF5F90DB4C60"/>
            <w:bookmarkEnd w:id="664"/>
            <w:r w:rsidRPr="00A07C65">
              <w:rPr>
                <w:rFonts w:asciiTheme="minorHAnsi" w:hAnsiTheme="minorHAnsi"/>
                <w:color w:val="000000"/>
                <w:sz w:val="20"/>
                <w:szCs w:val="20"/>
                <w:lang w:val="en-CA"/>
              </w:rPr>
              <w:t>Name</w:t>
            </w:r>
          </w:p>
        </w:tc>
        <w:tc>
          <w:tcPr>
            <w:tcW w:w="2977" w:type="dxa"/>
          </w:tcPr>
          <w:p w14:paraId="0908D24B"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Type</w:t>
            </w:r>
          </w:p>
        </w:tc>
        <w:tc>
          <w:tcPr>
            <w:tcW w:w="5374" w:type="dxa"/>
          </w:tcPr>
          <w:p w14:paraId="32783567"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Description</w:t>
            </w:r>
          </w:p>
        </w:tc>
      </w:tr>
      <w:tr w:rsidR="00A07C65" w:rsidRPr="00A07C65" w14:paraId="14A2C959" w14:textId="77777777" w:rsidTr="00A07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1114DEE5"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r w:rsidRPr="00A07C65">
              <w:rPr>
                <w:rFonts w:asciiTheme="minorHAnsi" w:hAnsiTheme="minorHAnsi"/>
                <w:color w:val="000000"/>
                <w:sz w:val="20"/>
                <w:szCs w:val="20"/>
                <w:lang w:val="en-CA"/>
              </w:rPr>
              <w:t>role</w:t>
            </w:r>
          </w:p>
        </w:tc>
        <w:tc>
          <w:tcPr>
            <w:tcW w:w="2977" w:type="dxa"/>
          </w:tcPr>
          <w:p w14:paraId="68B7AAD1"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GeologicUnitHierarchyRoleTerm</w:t>
            </w:r>
          </w:p>
        </w:tc>
        <w:tc>
          <w:tcPr>
            <w:tcW w:w="5374" w:type="dxa"/>
          </w:tcPr>
          <w:p w14:paraId="6920F388"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 xml:space="preserve">Nature of the parts, e.g. facies, stratigraphic, interbeds, geographic, eastern facies, </w:t>
            </w:r>
          </w:p>
          <w:p w14:paraId="302B9FEB"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07C65" w:rsidRPr="00A07C65" w14:paraId="7CBA2D8F" w14:textId="77777777" w:rsidTr="00A07C65">
        <w:tc>
          <w:tcPr>
            <w:cnfStyle w:val="001000000000" w:firstRow="0" w:lastRow="0" w:firstColumn="1" w:lastColumn="0" w:oddVBand="0" w:evenVBand="0" w:oddHBand="0" w:evenHBand="0" w:firstRowFirstColumn="0" w:firstRowLastColumn="0" w:lastRowFirstColumn="0" w:lastRowLastColumn="0"/>
            <w:tcW w:w="1384" w:type="dxa"/>
          </w:tcPr>
          <w:p w14:paraId="4413200B"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665" w:name="BKM_C5C77165_16DE_4DA6_948B_748CCB10594C"/>
            <w:bookmarkEnd w:id="665"/>
            <w:r w:rsidRPr="00A07C65">
              <w:rPr>
                <w:rFonts w:asciiTheme="minorHAnsi" w:hAnsiTheme="minorHAnsi"/>
                <w:color w:val="000000"/>
                <w:sz w:val="20"/>
                <w:szCs w:val="20"/>
                <w:lang w:val="en-CA"/>
              </w:rPr>
              <w:t>proportion</w:t>
            </w:r>
          </w:p>
        </w:tc>
        <w:tc>
          <w:tcPr>
            <w:tcW w:w="2977" w:type="dxa"/>
          </w:tcPr>
          <w:p w14:paraId="2CC10F21"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QuantityRange</w:t>
            </w:r>
          </w:p>
        </w:tc>
        <w:tc>
          <w:tcPr>
            <w:tcW w:w="5374" w:type="dxa"/>
          </w:tcPr>
          <w:p w14:paraId="056E2342"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Quantity that specifies the fraction of the geologic unit formed by the part.</w:t>
            </w:r>
          </w:p>
          <w:p w14:paraId="6D4B4C47"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B62995" w:rsidRPr="00A07C65" w14:paraId="722CD9DC" w14:textId="77777777" w:rsidTr="00A07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1716270" w14:textId="3DAEAE67" w:rsidR="00B62995" w:rsidRPr="00A07C6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targetUnit</w:t>
            </w:r>
          </w:p>
        </w:tc>
        <w:tc>
          <w:tcPr>
            <w:tcW w:w="2977" w:type="dxa"/>
          </w:tcPr>
          <w:p w14:paraId="65DA2958" w14:textId="71658B65"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GeologicUnit</w:t>
            </w:r>
          </w:p>
        </w:tc>
        <w:tc>
          <w:tcPr>
            <w:tcW w:w="5374" w:type="dxa"/>
          </w:tcPr>
          <w:p w14:paraId="7D70F9D2" w14:textId="6A4508BC"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B62995">
              <w:rPr>
                <w:rFonts w:asciiTheme="minorHAnsi" w:hAnsiTheme="minorHAnsi"/>
                <w:color w:val="000000"/>
                <w:sz w:val="20"/>
                <w:szCs w:val="20"/>
                <w:lang w:val="en-CA"/>
              </w:rPr>
              <w:t>Indicates the parent unit that contains the GeologicUnitPart.</w:t>
            </w:r>
          </w:p>
        </w:tc>
      </w:tr>
    </w:tbl>
    <w:p w14:paraId="0D72CB33" w14:textId="77777777" w:rsidR="00A07C65" w:rsidRDefault="00A07C65" w:rsidP="00ED2525"/>
    <w:p w14:paraId="07EA2DEF" w14:textId="77777777" w:rsidR="00A07C65" w:rsidRDefault="00A07C65" w:rsidP="00A07C65">
      <w:pPr>
        <w:pStyle w:val="Heading4"/>
      </w:pPr>
      <w:r>
        <w:t>CompositionPart</w:t>
      </w:r>
    </w:p>
    <w:p w14:paraId="69BACF1D" w14:textId="77777777" w:rsidR="00856F51" w:rsidRDefault="00856F51" w:rsidP="00ED2525"/>
    <w:p w14:paraId="2DBFC270" w14:textId="09791E86" w:rsidR="00856F51" w:rsidRPr="00856F51" w:rsidRDefault="00B62995" w:rsidP="00ED2525">
      <w:r>
        <w:lastRenderedPageBreak/>
        <w:t xml:space="preserve">CompositionPart </w:t>
      </w:r>
      <w:r w:rsidRPr="00F3223D">
        <w:t>represent</w:t>
      </w:r>
      <w:r>
        <w:t>s</w:t>
      </w:r>
      <w:r w:rsidRPr="00F3223D">
        <w:t xml:space="preserve"> composition of a geologic unit in terms</w:t>
      </w:r>
      <w:r>
        <w:t xml:space="preserve"> of earth material constituents (CompoundMaterial)</w:t>
      </w:r>
    </w:p>
    <w:tbl>
      <w:tblPr>
        <w:tblStyle w:val="LightShading"/>
        <w:tblW w:w="9735" w:type="dxa"/>
        <w:tblLayout w:type="fixed"/>
        <w:tblLook w:val="04A0" w:firstRow="1" w:lastRow="0" w:firstColumn="1" w:lastColumn="0" w:noHBand="0" w:noVBand="1"/>
      </w:tblPr>
      <w:tblGrid>
        <w:gridCol w:w="1242"/>
        <w:gridCol w:w="2694"/>
        <w:gridCol w:w="5799"/>
      </w:tblGrid>
      <w:tr w:rsidR="00A07C65" w:rsidRPr="00A07C65" w14:paraId="07E1F64E" w14:textId="77777777" w:rsidTr="000D2F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5E85EC33"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666" w:name="BKM_D0CF8372_E2E7_44FE_8452_567F1CFF1C66"/>
            <w:bookmarkEnd w:id="666"/>
            <w:r w:rsidRPr="00A07C65">
              <w:rPr>
                <w:rFonts w:asciiTheme="minorHAnsi" w:hAnsiTheme="minorHAnsi"/>
                <w:color w:val="000000"/>
                <w:sz w:val="20"/>
                <w:szCs w:val="20"/>
                <w:lang w:val="en-CA"/>
              </w:rPr>
              <w:t>Name</w:t>
            </w:r>
          </w:p>
        </w:tc>
        <w:tc>
          <w:tcPr>
            <w:tcW w:w="2694" w:type="dxa"/>
          </w:tcPr>
          <w:p w14:paraId="52C354AA"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Type</w:t>
            </w:r>
          </w:p>
        </w:tc>
        <w:tc>
          <w:tcPr>
            <w:tcW w:w="5799" w:type="dxa"/>
          </w:tcPr>
          <w:p w14:paraId="2A93EC6E"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Description</w:t>
            </w:r>
          </w:p>
        </w:tc>
      </w:tr>
      <w:tr w:rsidR="00A07C65" w:rsidRPr="00A07C65" w14:paraId="0DE7896D" w14:textId="77777777" w:rsidTr="000D2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02B2C69C"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r w:rsidRPr="00A07C65">
              <w:rPr>
                <w:rFonts w:asciiTheme="minorHAnsi" w:hAnsiTheme="minorHAnsi"/>
                <w:color w:val="000000"/>
                <w:sz w:val="20"/>
                <w:szCs w:val="20"/>
                <w:lang w:val="en-CA"/>
              </w:rPr>
              <w:t>role</w:t>
            </w:r>
          </w:p>
        </w:tc>
        <w:tc>
          <w:tcPr>
            <w:tcW w:w="2694" w:type="dxa"/>
          </w:tcPr>
          <w:p w14:paraId="1F7A11F6"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CompositionPartRoleTerm</w:t>
            </w:r>
          </w:p>
        </w:tc>
        <w:tc>
          <w:tcPr>
            <w:tcW w:w="5799" w:type="dxa"/>
          </w:tcPr>
          <w:p w14:paraId="290FC231"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 xml:space="preserve">Defines the relationship of the </w:t>
            </w:r>
            <w:r w:rsidR="000D2F14">
              <w:rPr>
                <w:rFonts w:asciiTheme="minorHAnsi" w:hAnsiTheme="minorHAnsi"/>
                <w:color w:val="000000"/>
                <w:sz w:val="20"/>
                <w:szCs w:val="20"/>
                <w:lang w:val="en-CA"/>
              </w:rPr>
              <w:t>CompoundMaterial</w:t>
            </w:r>
            <w:r w:rsidRPr="00A07C65">
              <w:rPr>
                <w:rFonts w:asciiTheme="minorHAnsi" w:hAnsiTheme="minorHAnsi"/>
                <w:color w:val="000000"/>
                <w:sz w:val="20"/>
                <w:szCs w:val="20"/>
                <w:lang w:val="en-CA"/>
              </w:rPr>
              <w:t xml:space="preserve"> constituent in the geologic unit, e.g. vein, </w:t>
            </w:r>
            <w:proofErr w:type="gramStart"/>
            <w:r w:rsidRPr="00A07C65">
              <w:rPr>
                <w:rFonts w:asciiTheme="minorHAnsi" w:hAnsiTheme="minorHAnsi"/>
                <w:color w:val="000000"/>
                <w:sz w:val="20"/>
                <w:szCs w:val="20"/>
                <w:lang w:val="en-CA"/>
              </w:rPr>
              <w:t>interbedded</w:t>
            </w:r>
            <w:proofErr w:type="gramEnd"/>
            <w:r w:rsidRPr="00A07C65">
              <w:rPr>
                <w:rFonts w:asciiTheme="minorHAnsi" w:hAnsiTheme="minorHAnsi"/>
                <w:color w:val="000000"/>
                <w:sz w:val="20"/>
                <w:szCs w:val="20"/>
                <w:lang w:val="en-CA"/>
              </w:rPr>
              <w:t xml:space="preserve"> constituent, layers, dominant constituent. </w:t>
            </w:r>
            <w:commentRangeStart w:id="667"/>
            <w:r w:rsidRPr="00A07C65">
              <w:rPr>
                <w:rFonts w:asciiTheme="minorHAnsi" w:hAnsiTheme="minorHAnsi"/>
                <w:color w:val="000000"/>
                <w:sz w:val="20"/>
                <w:szCs w:val="20"/>
                <w:lang w:val="en-CA"/>
              </w:rPr>
              <w:t>Scoped name because role is asserted by the geologist building the description.</w:t>
            </w:r>
            <w:commentRangeEnd w:id="667"/>
            <w:r w:rsidR="000D2F14">
              <w:rPr>
                <w:rStyle w:val="CommentReference"/>
                <w:color w:val="auto"/>
              </w:rPr>
              <w:commentReference w:id="667"/>
            </w:r>
          </w:p>
          <w:p w14:paraId="5C99A8A4"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07C65" w:rsidRPr="00A07C65" w14:paraId="33400516" w14:textId="77777777" w:rsidTr="000D2F14">
        <w:tc>
          <w:tcPr>
            <w:cnfStyle w:val="001000000000" w:firstRow="0" w:lastRow="0" w:firstColumn="1" w:lastColumn="0" w:oddVBand="0" w:evenVBand="0" w:oddHBand="0" w:evenHBand="0" w:firstRowFirstColumn="0" w:firstRowLastColumn="0" w:lastRowFirstColumn="0" w:lastRowLastColumn="0"/>
            <w:tcW w:w="1242" w:type="dxa"/>
          </w:tcPr>
          <w:p w14:paraId="068FD904"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668" w:name="BKM_F115EB74_32B6_4EFC_8D26_C2D2AD40E6EB"/>
            <w:bookmarkEnd w:id="668"/>
            <w:r w:rsidRPr="00A07C65">
              <w:rPr>
                <w:rFonts w:asciiTheme="minorHAnsi" w:hAnsiTheme="minorHAnsi"/>
                <w:color w:val="000000"/>
                <w:sz w:val="20"/>
                <w:szCs w:val="20"/>
                <w:lang w:val="en-CA"/>
              </w:rPr>
              <w:t>proportion</w:t>
            </w:r>
          </w:p>
        </w:tc>
        <w:tc>
          <w:tcPr>
            <w:tcW w:w="2694" w:type="dxa"/>
          </w:tcPr>
          <w:p w14:paraId="57852DB1"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QuantityRange</w:t>
            </w:r>
          </w:p>
        </w:tc>
        <w:tc>
          <w:tcPr>
            <w:tcW w:w="5799" w:type="dxa"/>
          </w:tcPr>
          <w:p w14:paraId="2B36C4D5"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Quantity that specifies the fraction of the geologic unit composed of the compound material.</w:t>
            </w:r>
          </w:p>
          <w:p w14:paraId="6F29D793"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B62995" w:rsidRPr="00A07C65" w14:paraId="460AC61B" w14:textId="77777777" w:rsidTr="000D2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2C746970" w14:textId="6E62A554" w:rsidR="00B62995" w:rsidRPr="00A07C6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Material</w:t>
            </w:r>
          </w:p>
        </w:tc>
        <w:tc>
          <w:tcPr>
            <w:tcW w:w="2694" w:type="dxa"/>
          </w:tcPr>
          <w:p w14:paraId="08FDC80E" w14:textId="596D7582"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CompoundMaterial</w:t>
            </w:r>
          </w:p>
        </w:tc>
        <w:tc>
          <w:tcPr>
            <w:tcW w:w="5799" w:type="dxa"/>
          </w:tcPr>
          <w:p w14:paraId="0AF076D0" w14:textId="60115173"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del w:id="669" w:author="Eric Boisvert" w:date="2015-11-11T12:30:00Z">
              <w:r w:rsidDel="007E59BE">
                <w:rPr>
                  <w:rFonts w:asciiTheme="minorHAnsi" w:hAnsiTheme="minorHAnsi"/>
                  <w:color w:val="000000"/>
                  <w:sz w:val="20"/>
                  <w:szCs w:val="20"/>
                  <w:lang w:val="en-CA"/>
                </w:rPr>
                <w:delText xml:space="preserve">Material </w:delText>
              </w:r>
            </w:del>
            <w:ins w:id="670" w:author="Eric Boisvert" w:date="2015-11-11T12:30:00Z">
              <w:r w:rsidR="007E59BE">
                <w:rPr>
                  <w:rFonts w:asciiTheme="minorHAnsi" w:hAnsiTheme="minorHAnsi"/>
                  <w:color w:val="000000"/>
                  <w:sz w:val="20"/>
                  <w:szCs w:val="20"/>
                  <w:lang w:val="en-CA"/>
                </w:rPr>
                <w:t xml:space="preserve">EarthMaterial </w:t>
              </w:r>
            </w:ins>
            <w:r>
              <w:rPr>
                <w:rFonts w:asciiTheme="minorHAnsi" w:hAnsiTheme="minorHAnsi"/>
                <w:color w:val="000000"/>
                <w:sz w:val="20"/>
                <w:szCs w:val="20"/>
                <w:lang w:val="en-CA"/>
              </w:rPr>
              <w:t>composing the part.</w:t>
            </w:r>
          </w:p>
        </w:tc>
      </w:tr>
    </w:tbl>
    <w:p w14:paraId="3A0FD903" w14:textId="77777777" w:rsidR="00A07C65" w:rsidRDefault="00A07C65" w:rsidP="00ED2525"/>
    <w:p w14:paraId="7619CEFE" w14:textId="2972A20E" w:rsidR="00856F51" w:rsidRDefault="00856F51" w:rsidP="00B537EA">
      <w:pPr>
        <w:pStyle w:val="Heading4"/>
      </w:pPr>
      <w:r>
        <w:t>EarthMaterial</w:t>
      </w:r>
    </w:p>
    <w:p w14:paraId="6AC292D5" w14:textId="77777777" w:rsidR="00856F51" w:rsidRDefault="00856F51" w:rsidP="00856F51"/>
    <w:p w14:paraId="1A8FBB7D" w14:textId="6951309B" w:rsidR="00856F51" w:rsidRPr="00856F51" w:rsidRDefault="00856F51" w:rsidP="00856F51">
      <w:r w:rsidRPr="00856F51">
        <w:t xml:space="preserve">The Earth Material class holds a description of a naturally occurring substance in the Earth.  Earth Material represents material composition or substance, and is thus independent of quantity or location. Ideally, Earth Materials are defined strictly based on physical properties, but because of standard geological usage, genetic interpretations may enter into the description as well.   </w:t>
      </w:r>
    </w:p>
    <w:p w14:paraId="4732600B" w14:textId="77777777" w:rsidR="00856F51" w:rsidRDefault="00856F51" w:rsidP="00856F51">
      <w:pPr>
        <w:keepNext/>
      </w:pPr>
      <w:r>
        <w:rPr>
          <w:noProof/>
          <w:lang w:val="en-CA" w:eastAsia="en-CA"/>
        </w:rPr>
        <w:lastRenderedPageBreak/>
        <w:drawing>
          <wp:inline distT="0" distB="0" distL="0" distR="0" wp14:anchorId="47BF5145" wp14:editId="15CFBD3C">
            <wp:extent cx="5391785" cy="4209415"/>
            <wp:effectExtent l="0" t="0" r="0" b="63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1785" cy="4209415"/>
                    </a:xfrm>
                    <a:prstGeom prst="rect">
                      <a:avLst/>
                    </a:prstGeom>
                    <a:noFill/>
                    <a:ln>
                      <a:noFill/>
                    </a:ln>
                  </pic:spPr>
                </pic:pic>
              </a:graphicData>
            </a:graphic>
          </wp:inline>
        </w:drawing>
      </w:r>
    </w:p>
    <w:p w14:paraId="0D050E87" w14:textId="5BD47865" w:rsidR="00A07C65" w:rsidRDefault="00856F51" w:rsidP="00856F51">
      <w:pPr>
        <w:pStyle w:val="Caption"/>
      </w:pPr>
      <w:r>
        <w:t xml:space="preserve">Figure </w:t>
      </w:r>
      <w:fldSimple w:instr=" SEQ Figure \* ARABIC ">
        <w:ins w:id="671" w:author="Eric Boisvert" w:date="2015-11-28T15:54:00Z">
          <w:r w:rsidR="00180077">
            <w:rPr>
              <w:noProof/>
            </w:rPr>
            <w:t>20</w:t>
          </w:r>
        </w:ins>
        <w:del w:id="672" w:author="Eric Boisvert" w:date="2015-10-30T04:23:00Z">
          <w:r w:rsidR="00090DCF" w:rsidDel="007D2867">
            <w:rPr>
              <w:noProof/>
            </w:rPr>
            <w:delText>20</w:delText>
          </w:r>
        </w:del>
      </w:fldSimple>
      <w:r>
        <w:t xml:space="preserve"> : EarthMaterial and related classes</w:t>
      </w:r>
    </w:p>
    <w:p w14:paraId="1E644CDF" w14:textId="2CED2FE6" w:rsidR="00856F51" w:rsidRPr="00856F51" w:rsidRDefault="00856F51" w:rsidP="00856F51">
      <w:pPr>
        <w:autoSpaceDE w:val="0"/>
        <w:autoSpaceDN w:val="0"/>
        <w:adjustRightInd w:val="0"/>
        <w:spacing w:after="0" w:line="240" w:lineRule="atLeast"/>
        <w:rPr>
          <w:rFonts w:cs="Arial"/>
          <w:color w:val="000000"/>
          <w:sz w:val="20"/>
          <w:lang w:val="en-CA"/>
        </w:rPr>
      </w:pPr>
      <w:bookmarkStart w:id="673" w:name="BKM_BD5C03BF_666A_4A06_9108_21CA3469AFBC"/>
      <w:bookmarkEnd w:id="673"/>
    </w:p>
    <w:tbl>
      <w:tblPr>
        <w:tblStyle w:val="LightShading"/>
        <w:tblW w:w="9735" w:type="dxa"/>
        <w:tblLayout w:type="fixed"/>
        <w:tblLook w:val="04A0" w:firstRow="1" w:lastRow="0" w:firstColumn="1" w:lastColumn="0" w:noHBand="0" w:noVBand="1"/>
      </w:tblPr>
      <w:tblGrid>
        <w:gridCol w:w="1668"/>
        <w:gridCol w:w="2126"/>
        <w:gridCol w:w="5941"/>
      </w:tblGrid>
      <w:tr w:rsidR="00856F51" w:rsidRPr="00856F51" w14:paraId="2C269105" w14:textId="77777777" w:rsidTr="00B629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8E5CF8C"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bookmarkStart w:id="674" w:name="BKM_18D25AC3_6FC0_4C65_A8A5_F0142E2E6CE0"/>
            <w:bookmarkEnd w:id="674"/>
            <w:r w:rsidRPr="00856F51">
              <w:rPr>
                <w:rFonts w:asciiTheme="minorHAnsi" w:hAnsiTheme="minorHAnsi" w:cs="Arial"/>
                <w:color w:val="000000"/>
                <w:sz w:val="20"/>
                <w:lang w:val="en-CA"/>
              </w:rPr>
              <w:t>Name</w:t>
            </w:r>
          </w:p>
        </w:tc>
        <w:tc>
          <w:tcPr>
            <w:tcW w:w="2126" w:type="dxa"/>
          </w:tcPr>
          <w:p w14:paraId="7357DABD" w14:textId="77777777" w:rsidR="00856F51" w:rsidRPr="00856F51" w:rsidRDefault="00856F51" w:rsidP="00856F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Type</w:t>
            </w:r>
          </w:p>
        </w:tc>
        <w:tc>
          <w:tcPr>
            <w:tcW w:w="5941" w:type="dxa"/>
          </w:tcPr>
          <w:p w14:paraId="0C6F7D4C" w14:textId="77777777" w:rsidR="00856F51" w:rsidRPr="00856F51" w:rsidRDefault="00856F51" w:rsidP="00856F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Description</w:t>
            </w:r>
          </w:p>
        </w:tc>
      </w:tr>
      <w:tr w:rsidR="00856F51" w:rsidRPr="00856F51" w14:paraId="124BC23B"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E96406F"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r w:rsidRPr="00856F51">
              <w:rPr>
                <w:rFonts w:asciiTheme="minorHAnsi" w:hAnsiTheme="minorHAnsi" w:cs="Arial"/>
                <w:color w:val="000000"/>
                <w:sz w:val="20"/>
                <w:lang w:val="en-CA"/>
              </w:rPr>
              <w:t>color</w:t>
            </w:r>
          </w:p>
        </w:tc>
        <w:tc>
          <w:tcPr>
            <w:tcW w:w="2126" w:type="dxa"/>
          </w:tcPr>
          <w:p w14:paraId="4532D770"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Category</w:t>
            </w:r>
          </w:p>
        </w:tc>
        <w:tc>
          <w:tcPr>
            <w:tcW w:w="5941" w:type="dxa"/>
          </w:tcPr>
          <w:p w14:paraId="4A7FB9DB"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Terms to specify color of the earth material. Color schemes such as the Munsell rock and soil color schemes could be used.</w:t>
            </w:r>
          </w:p>
          <w:p w14:paraId="2109DC0E"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856F51" w:rsidRPr="00856F51" w14:paraId="2371E23C" w14:textId="77777777" w:rsidTr="00B62995">
        <w:tc>
          <w:tcPr>
            <w:cnfStyle w:val="001000000000" w:firstRow="0" w:lastRow="0" w:firstColumn="1" w:lastColumn="0" w:oddVBand="0" w:evenVBand="0" w:oddHBand="0" w:evenHBand="0" w:firstRowFirstColumn="0" w:firstRowLastColumn="0" w:lastRowFirstColumn="0" w:lastRowLastColumn="0"/>
            <w:tcW w:w="1668" w:type="dxa"/>
          </w:tcPr>
          <w:p w14:paraId="7F670D4C"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bookmarkStart w:id="675" w:name="BKM_18EC1705_589B_4DEF_A044_9A1610E567B6"/>
            <w:bookmarkEnd w:id="675"/>
            <w:r w:rsidRPr="00856F51">
              <w:rPr>
                <w:rFonts w:asciiTheme="minorHAnsi" w:hAnsiTheme="minorHAnsi" w:cs="Arial"/>
                <w:color w:val="000000"/>
                <w:sz w:val="20"/>
                <w:lang w:val="en-CA"/>
              </w:rPr>
              <w:t>purpose</w:t>
            </w:r>
          </w:p>
        </w:tc>
        <w:tc>
          <w:tcPr>
            <w:tcW w:w="2126" w:type="dxa"/>
          </w:tcPr>
          <w:p w14:paraId="2F7621D5" w14:textId="77777777" w:rsidR="00856F51" w:rsidRPr="00856F51" w:rsidRDefault="00856F51" w:rsidP="00856F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DescriptionPurpose</w:t>
            </w:r>
          </w:p>
        </w:tc>
        <w:tc>
          <w:tcPr>
            <w:tcW w:w="5941" w:type="dxa"/>
          </w:tcPr>
          <w:p w14:paraId="61FCC091" w14:textId="77777777" w:rsidR="00856F51" w:rsidRPr="00856F51" w:rsidRDefault="00856F51" w:rsidP="00856F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 xml:space="preserve">Specification of the intended purpose/level of abstraction for the given EarthMaterial. Scoped name because intention is asserted by author of the data instance. </w:t>
            </w:r>
          </w:p>
          <w:p w14:paraId="387472DD" w14:textId="77777777" w:rsidR="00856F51" w:rsidRPr="00856F51" w:rsidRDefault="00856F51" w:rsidP="00856F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Values: Instance, TypicalNorm, IdentifyingNorm.</w:t>
            </w:r>
          </w:p>
          <w:p w14:paraId="6667493F" w14:textId="77777777" w:rsidR="00856F51" w:rsidRPr="00856F51" w:rsidRDefault="00856F51" w:rsidP="00856F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B62995" w:rsidRPr="00856F51" w14:paraId="452CDC1C"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CC86718" w14:textId="6504EBDF" w:rsidR="00B62995" w:rsidRPr="00856F51" w:rsidRDefault="00B62995" w:rsidP="00856F51">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gbEarthMaterialDescription</w:t>
            </w:r>
          </w:p>
        </w:tc>
        <w:tc>
          <w:tcPr>
            <w:tcW w:w="2126" w:type="dxa"/>
          </w:tcPr>
          <w:p w14:paraId="0F27E521" w14:textId="08D9B1B7" w:rsidR="00B62995" w:rsidRPr="00856F51" w:rsidRDefault="00B62995"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EarthMaterialAbstractDescription</w:t>
            </w:r>
          </w:p>
        </w:tc>
        <w:tc>
          <w:tcPr>
            <w:tcW w:w="5941" w:type="dxa"/>
          </w:tcPr>
          <w:p w14:paraId="088DDB90" w14:textId="3143B45F" w:rsidR="00B62995" w:rsidRPr="00856F51" w:rsidRDefault="00B62995"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olor w:val="000000"/>
                <w:sz w:val="20"/>
                <w:szCs w:val="20"/>
                <w:lang w:val="en-CA"/>
              </w:rPr>
              <w:t>Detailed material description.  This is a stub property in GeoSciML Basic</w:t>
            </w:r>
          </w:p>
        </w:tc>
      </w:tr>
    </w:tbl>
    <w:p w14:paraId="4AA66B9D" w14:textId="77777777" w:rsidR="00856F51" w:rsidRDefault="00856F51" w:rsidP="00856F51">
      <w:pPr>
        <w:autoSpaceDE w:val="0"/>
        <w:autoSpaceDN w:val="0"/>
        <w:adjustRightInd w:val="0"/>
        <w:spacing w:after="0" w:line="240" w:lineRule="atLeast"/>
        <w:rPr>
          <w:rFonts w:cs="Arial"/>
          <w:color w:val="000000"/>
          <w:sz w:val="20"/>
          <w:lang w:val="en-CA"/>
        </w:rPr>
      </w:pPr>
      <w:bookmarkStart w:id="676" w:name="BKM_69643EA7_2142_46B5_9F91_BA2962E773C2"/>
      <w:bookmarkEnd w:id="676"/>
    </w:p>
    <w:p w14:paraId="3B1FEAED" w14:textId="77777777" w:rsidR="00856F51" w:rsidRDefault="00856F51" w:rsidP="00856F51">
      <w:pPr>
        <w:autoSpaceDE w:val="0"/>
        <w:autoSpaceDN w:val="0"/>
        <w:adjustRightInd w:val="0"/>
        <w:spacing w:after="0" w:line="240" w:lineRule="atLeast"/>
        <w:rPr>
          <w:rFonts w:cs="Arial"/>
          <w:color w:val="000000"/>
          <w:sz w:val="20"/>
          <w:lang w:val="en-CA"/>
        </w:rPr>
      </w:pPr>
    </w:p>
    <w:p w14:paraId="6D7B53A7" w14:textId="15ECDE7C" w:rsidR="00856F51" w:rsidRDefault="00856F51" w:rsidP="00B537EA">
      <w:pPr>
        <w:pStyle w:val="Heading4"/>
        <w:rPr>
          <w:lang w:val="en-CA"/>
        </w:rPr>
      </w:pPr>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041E8D19" w:rsidR="00856F51" w:rsidRDefault="00856F51" w:rsidP="00856F51">
      <w:pPr>
        <w:rPr>
          <w:lang w:val="en-CA"/>
        </w:rPr>
      </w:pPr>
      <w:r w:rsidRPr="00856F51">
        <w:rPr>
          <w:lang w:val="en-CA"/>
        </w:rPr>
        <w:t xml:space="preserve">An EarthMaterial composed of particles composed of EarthMaterials, possibly including other CompoundMaterials. </w:t>
      </w:r>
      <w:r>
        <w:rPr>
          <w:lang w:val="en-CA"/>
        </w:rPr>
        <w:t xml:space="preserve"> </w:t>
      </w:r>
      <w:r w:rsidRPr="00856F51">
        <w:rPr>
          <w:lang w:val="en-CA"/>
        </w:rPr>
        <w:t>This class is provided primarily as an extensibility point for related domain models that wish to import and build on GeoSciML, and wish to define material types that are compound but are not rock or rock-like material. For most users of GeoSciML "RockMaterial" should be used.</w:t>
      </w:r>
    </w:p>
    <w:p w14:paraId="6300E44C" w14:textId="77777777" w:rsidR="00856F51" w:rsidRDefault="00856F51" w:rsidP="00B537EA">
      <w:pPr>
        <w:pStyle w:val="Heading4"/>
        <w:rPr>
          <w:lang w:val="en-CA"/>
        </w:rPr>
      </w:pPr>
      <w:r w:rsidRPr="00856F51">
        <w:rPr>
          <w:lang w:val="en-CA"/>
        </w:rPr>
        <w:lastRenderedPageBreak/>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630298FD" w:rsidR="00856F51" w:rsidRDefault="00856F51" w:rsidP="00856F51">
      <w:pPr>
        <w:autoSpaceDE w:val="0"/>
        <w:autoSpaceDN w:val="0"/>
        <w:adjustRightInd w:val="0"/>
        <w:spacing w:after="0" w:line="240" w:lineRule="atLeast"/>
      </w:pPr>
      <w:r>
        <w:t>Rock material is a specialized CompoundMaterial that includes consolidated and unconsolidated materials as well as mixtures of consolidated and unconsolidated materials.</w:t>
      </w:r>
    </w:p>
    <w:p w14:paraId="2F1396AE" w14:textId="77777777" w:rsidR="00856F51" w:rsidRPr="00856F51" w:rsidRDefault="00856F51" w:rsidP="00856F51">
      <w:pPr>
        <w:autoSpaceDE w:val="0"/>
        <w:autoSpaceDN w:val="0"/>
        <w:adjustRightInd w:val="0"/>
        <w:spacing w:after="0" w:line="240" w:lineRule="atLeast"/>
        <w:rPr>
          <w:rFonts w:cs="Arial"/>
          <w:color w:val="000000"/>
          <w:sz w:val="20"/>
          <w:lang w:val="en-CA"/>
        </w:rPr>
      </w:pPr>
    </w:p>
    <w:tbl>
      <w:tblPr>
        <w:tblStyle w:val="LightShading"/>
        <w:tblW w:w="9735" w:type="dxa"/>
        <w:tblLayout w:type="fixed"/>
        <w:tblLook w:val="04A0" w:firstRow="1" w:lastRow="0" w:firstColumn="1" w:lastColumn="0" w:noHBand="0" w:noVBand="1"/>
      </w:tblPr>
      <w:tblGrid>
        <w:gridCol w:w="1242"/>
        <w:gridCol w:w="1701"/>
        <w:gridCol w:w="6792"/>
      </w:tblGrid>
      <w:tr w:rsidR="00856F51" w:rsidRPr="00856F51" w14:paraId="075C6A18" w14:textId="77777777" w:rsidTr="00856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344322E8"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bookmarkStart w:id="677" w:name="BKM_0198932B_28DD_424D_8B50_FABE0D235C84"/>
            <w:bookmarkEnd w:id="677"/>
            <w:r w:rsidRPr="00856F51">
              <w:rPr>
                <w:rFonts w:asciiTheme="minorHAnsi" w:hAnsiTheme="minorHAnsi" w:cs="Arial"/>
                <w:color w:val="000000"/>
                <w:sz w:val="20"/>
                <w:lang w:val="en-CA"/>
              </w:rPr>
              <w:t>Name</w:t>
            </w:r>
          </w:p>
        </w:tc>
        <w:tc>
          <w:tcPr>
            <w:tcW w:w="1701" w:type="dxa"/>
          </w:tcPr>
          <w:p w14:paraId="0E9EFC52" w14:textId="77777777" w:rsidR="00856F51" w:rsidRPr="00856F51" w:rsidRDefault="00856F51" w:rsidP="00856F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Type</w:t>
            </w:r>
          </w:p>
        </w:tc>
        <w:tc>
          <w:tcPr>
            <w:tcW w:w="6792" w:type="dxa"/>
          </w:tcPr>
          <w:p w14:paraId="044287B2" w14:textId="77777777" w:rsidR="00856F51" w:rsidRPr="00856F51" w:rsidRDefault="00856F51" w:rsidP="00856F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Description</w:t>
            </w:r>
          </w:p>
        </w:tc>
      </w:tr>
      <w:tr w:rsidR="00856F51" w:rsidRPr="00856F51" w14:paraId="7BC3367A" w14:textId="77777777" w:rsidTr="00856F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7F5ED78F"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r w:rsidRPr="00856F51">
              <w:rPr>
                <w:rFonts w:asciiTheme="minorHAnsi" w:hAnsiTheme="minorHAnsi" w:cs="Arial"/>
                <w:color w:val="000000"/>
                <w:sz w:val="20"/>
                <w:lang w:val="en-CA"/>
              </w:rPr>
              <w:t>lithology</w:t>
            </w:r>
          </w:p>
        </w:tc>
        <w:tc>
          <w:tcPr>
            <w:tcW w:w="1701" w:type="dxa"/>
          </w:tcPr>
          <w:p w14:paraId="748075AB"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LithologyTerm</w:t>
            </w:r>
          </w:p>
        </w:tc>
        <w:tc>
          <w:tcPr>
            <w:tcW w:w="6792" w:type="dxa"/>
          </w:tcPr>
          <w:p w14:paraId="7F2F1089"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lithology class from a controlled vocabulary</w:t>
            </w:r>
          </w:p>
          <w:p w14:paraId="4B9A5BDE"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bl>
    <w:p w14:paraId="1CF8163B" w14:textId="77777777" w:rsidR="00856F51" w:rsidRDefault="00856F51" w:rsidP="00856F51">
      <w:bookmarkStart w:id="678" w:name="BKM_7A5570E9_5272_4DAD_BC83_4E0D06E5C57A"/>
      <w:bookmarkEnd w:id="678"/>
    </w:p>
    <w:p w14:paraId="59154230" w14:textId="2D53B5DE" w:rsidR="00EA4029" w:rsidRDefault="00B537EA" w:rsidP="00DB2D3A">
      <w:pPr>
        <w:pStyle w:val="Heading3"/>
      </w:pPr>
      <w:r>
        <w:t>Geologic Event</w:t>
      </w:r>
    </w:p>
    <w:p w14:paraId="61E87169" w14:textId="77777777" w:rsidR="00EA4029" w:rsidRPr="00EA4029" w:rsidRDefault="00EA4029" w:rsidP="00EA4029"/>
    <w:p w14:paraId="1AB278F4" w14:textId="12C1AACF" w:rsidR="00DA45AF" w:rsidRDefault="00DA45AF" w:rsidP="00DA45AF">
      <w:r>
        <w:t xml:space="preserve">A geologic event is an identifiable event during which one or more geological processes act to modify geological entities. A GeologicEvent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processes the age related to (age of a pluton without explicitly specifying the age is the age of crystallization). The GeologicEvent class allows to explicitly </w:t>
      </w:r>
      <w:proofErr w:type="gramStart"/>
      <w:r>
        <w:t>document</w:t>
      </w:r>
      <w:proofErr w:type="gramEnd"/>
      <w:r>
        <w:t xml:space="preserve"> the process and environment without imposing it.</w:t>
      </w:r>
    </w:p>
    <w:p w14:paraId="71C41147" w14:textId="50751D71" w:rsidR="00DA45AF" w:rsidRDefault="00DA45AF" w:rsidP="00DA45AF">
      <w:r>
        <w:t>Geological history is an ordered aggregation of Geological Event objects, each of which may have an associated geological Age, geological environment, and one or more geological process</w:t>
      </w:r>
    </w:p>
    <w:p w14:paraId="0148B653" w14:textId="7219EF1A" w:rsidR="00DA45AF" w:rsidRPr="00DA45AF" w:rsidRDefault="00DA45AF" w:rsidP="00DA45AF">
      <w:r>
        <w:t xml:space="preserve">The age attributes are age representation of a particular geological event or feature expressed in terms of years </w:t>
      </w:r>
      <w:r w:rsidR="00EA4029">
        <w:t>(numericAge</w:t>
      </w:r>
      <w:r w:rsidR="00EA4029">
        <w:rPr>
          <w:lang w:val="en-CA"/>
        </w:rPr>
        <w:t xml:space="preserve">) </w:t>
      </w:r>
      <w:r>
        <w:t>before present (absolute age), referred to the geological time scale</w:t>
      </w:r>
      <w:r w:rsidR="00EA4029">
        <w:t xml:space="preserve"> </w:t>
      </w:r>
      <w:r w:rsidR="00EA4029">
        <w:rPr>
          <w:lang w:val="en-CA"/>
        </w:rPr>
        <w:t>(</w:t>
      </w:r>
      <w:r w:rsidR="00EA4029">
        <w:t>youngerNamedAge and olderNamedAge)</w:t>
      </w:r>
      <w:r>
        <w:t>, or by comparison with other geological events or features (relative age). An event</w:t>
      </w:r>
      <w:r w:rsidR="00EA4029">
        <w:t xml:space="preserve"> a</w:t>
      </w:r>
      <w:r>
        <w:t>ge can represent an instant in time, an interval of time, or any combination of multiple instants or intervals. Specifications of age in years before present are based on determination of time durations based on interpretation of isotopic analyses of EarthMaterial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p>
    <w:p w14:paraId="03FE6CA6" w14:textId="77777777" w:rsidR="00B537EA" w:rsidRDefault="00B537EA" w:rsidP="00856F51"/>
    <w:p w14:paraId="3DACF261" w14:textId="77777777" w:rsidR="00B537EA" w:rsidRDefault="00B537EA" w:rsidP="00B537EA">
      <w:pPr>
        <w:keepNext/>
      </w:pPr>
      <w:r>
        <w:rPr>
          <w:noProof/>
          <w:lang w:val="en-CA" w:eastAsia="en-CA"/>
        </w:rPr>
        <w:lastRenderedPageBreak/>
        <w:drawing>
          <wp:inline distT="0" distB="0" distL="0" distR="0" wp14:anchorId="606CB594" wp14:editId="6546FBF7">
            <wp:extent cx="5486400" cy="4640289"/>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4640289"/>
                    </a:xfrm>
                    <a:prstGeom prst="rect">
                      <a:avLst/>
                    </a:prstGeom>
                    <a:noFill/>
                    <a:ln>
                      <a:noFill/>
                    </a:ln>
                  </pic:spPr>
                </pic:pic>
              </a:graphicData>
            </a:graphic>
          </wp:inline>
        </w:drawing>
      </w:r>
    </w:p>
    <w:p w14:paraId="634E7DC8" w14:textId="2E565512" w:rsidR="00B537EA" w:rsidRDefault="00B537EA" w:rsidP="00B537EA">
      <w:pPr>
        <w:pStyle w:val="Caption"/>
      </w:pPr>
      <w:r>
        <w:t xml:space="preserve">Figure </w:t>
      </w:r>
      <w:fldSimple w:instr=" SEQ Figure \* ARABIC ">
        <w:ins w:id="679" w:author="Eric Boisvert" w:date="2015-11-28T15:54:00Z">
          <w:r w:rsidR="00180077">
            <w:rPr>
              <w:noProof/>
            </w:rPr>
            <w:t>21</w:t>
          </w:r>
        </w:ins>
        <w:del w:id="680" w:author="Eric Boisvert" w:date="2015-10-30T04:23:00Z">
          <w:r w:rsidR="00090DCF" w:rsidDel="007D2867">
            <w:rPr>
              <w:noProof/>
            </w:rPr>
            <w:delText>21</w:delText>
          </w:r>
        </w:del>
      </w:fldSimple>
      <w:r>
        <w:t>: Geologic Event</w:t>
      </w:r>
    </w:p>
    <w:p w14:paraId="59870292" w14:textId="00E80337" w:rsidR="00EA4029" w:rsidRDefault="00DB2D3A" w:rsidP="00DB2D3A">
      <w:pPr>
        <w:pStyle w:val="Heading4"/>
        <w:rPr>
          <w:ins w:id="681" w:author="Eric Boisvert" w:date="2015-11-11T12:37:00Z"/>
          <w:lang w:val="en-CA"/>
        </w:rPr>
      </w:pPr>
      <w:bookmarkStart w:id="682" w:name="BKM_0E4402F5_70D7_41B4_8F46_2909F6D349A5"/>
      <w:bookmarkEnd w:id="682"/>
      <w:r>
        <w:rPr>
          <w:lang w:val="en-CA"/>
        </w:rPr>
        <w:t>GeologicEvent</w:t>
      </w:r>
    </w:p>
    <w:p w14:paraId="6402E0D6" w14:textId="77777777" w:rsidR="00980C8A" w:rsidRDefault="00980C8A">
      <w:pPr>
        <w:rPr>
          <w:ins w:id="683" w:author="Eric Boisvert" w:date="2015-11-11T12:37:00Z"/>
          <w:lang w:val="en-CA"/>
        </w:rPr>
        <w:pPrChange w:id="684" w:author="Eric Boisvert" w:date="2015-11-11T12:37:00Z">
          <w:pPr>
            <w:pStyle w:val="Heading4"/>
          </w:pPr>
        </w:pPrChange>
      </w:pPr>
    </w:p>
    <w:p w14:paraId="5D785E50" w14:textId="41740BBE" w:rsidR="00980C8A" w:rsidRPr="00980C8A" w:rsidRDefault="00980C8A" w:rsidP="00980C8A">
      <w:pPr>
        <w:rPr>
          <w:lang w:val="en-CA"/>
        </w:rPr>
      </w:pPr>
      <w:proofErr w:type="gramStart"/>
      <w:r w:rsidRPr="00980C8A">
        <w:rPr>
          <w:lang w:val="en-CA"/>
        </w:rPr>
        <w:t>An identifiable event during which one or more geological processes act to modify geological entities.</w:t>
      </w:r>
      <w:proofErr w:type="gramEnd"/>
      <w:r w:rsidRPr="00980C8A">
        <w:rPr>
          <w:lang w:val="en-CA"/>
        </w:rPr>
        <w:t xml:space="preserve"> </w:t>
      </w:r>
      <w:ins w:id="685" w:author="Eric Boisvert" w:date="2015-11-11T12:40:00Z">
        <w:r>
          <w:rPr>
            <w:lang w:val="en-CA"/>
          </w:rPr>
          <w:t xml:space="preserve"> </w:t>
        </w:r>
      </w:ins>
      <w:r w:rsidRPr="00980C8A">
        <w:rPr>
          <w:lang w:val="en-CA"/>
        </w:rPr>
        <w:t xml:space="preserve">A GeologicEvent </w:t>
      </w:r>
      <w:r>
        <w:rPr>
          <w:lang w:val="en-CA"/>
        </w:rPr>
        <w:t>may</w:t>
      </w:r>
      <w:r w:rsidRPr="00980C8A">
        <w:rPr>
          <w:lang w:val="en-CA"/>
        </w:rPr>
        <w:t xml:space="preserve"> have a specified </w:t>
      </w:r>
      <w:r>
        <w:rPr>
          <w:lang w:val="en-CA"/>
        </w:rPr>
        <w:t>geologic age (numeric age or GeochologicEraTerm)</w:t>
      </w:r>
      <w:r w:rsidRPr="00980C8A">
        <w:rPr>
          <w:lang w:val="en-CA"/>
        </w:rPr>
        <w:t xml:space="preserve"> and may have specified environments and processes. An example might be a cratonic uplift event during which erosion, sedimentation, and volcanism all take place.</w:t>
      </w:r>
    </w:p>
    <w:p w14:paraId="3C616EE4" w14:textId="77777777" w:rsidR="00DB2D3A" w:rsidRPr="00EA4029" w:rsidRDefault="00DB2D3A" w:rsidP="00EA4029">
      <w:pPr>
        <w:autoSpaceDE w:val="0"/>
        <w:autoSpaceDN w:val="0"/>
        <w:adjustRightInd w:val="0"/>
        <w:spacing w:after="0"/>
        <w:rPr>
          <w:color w:val="000000"/>
          <w:sz w:val="20"/>
          <w:szCs w:val="20"/>
          <w:lang w:val="en-CA"/>
        </w:rPr>
      </w:pPr>
    </w:p>
    <w:tbl>
      <w:tblPr>
        <w:tblStyle w:val="LightShading"/>
        <w:tblW w:w="9735" w:type="dxa"/>
        <w:tblLayout w:type="fixed"/>
        <w:tblLook w:val="04A0" w:firstRow="1" w:lastRow="0" w:firstColumn="1" w:lastColumn="0" w:noHBand="0" w:noVBand="1"/>
      </w:tblPr>
      <w:tblGrid>
        <w:gridCol w:w="1951"/>
        <w:gridCol w:w="2268"/>
        <w:gridCol w:w="5516"/>
      </w:tblGrid>
      <w:tr w:rsidR="00EA4029" w:rsidRPr="00EA4029" w14:paraId="7F8AFFDD" w14:textId="77777777" w:rsidTr="00EA40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B7A7C39"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686" w:name="BKM_E578F2B2_741C_4353_B7F8_02F0AE878A52"/>
            <w:bookmarkEnd w:id="686"/>
            <w:r w:rsidRPr="00EA4029">
              <w:rPr>
                <w:rFonts w:asciiTheme="minorHAnsi" w:hAnsiTheme="minorHAnsi"/>
                <w:color w:val="000000"/>
                <w:sz w:val="20"/>
                <w:szCs w:val="20"/>
                <w:lang w:val="en-CA"/>
              </w:rPr>
              <w:t>Name</w:t>
            </w:r>
          </w:p>
        </w:tc>
        <w:tc>
          <w:tcPr>
            <w:tcW w:w="2268" w:type="dxa"/>
          </w:tcPr>
          <w:p w14:paraId="14FC60BD" w14:textId="77777777" w:rsidR="00EA4029" w:rsidRPr="00EA4029" w:rsidRDefault="00EA4029" w:rsidP="00EA4029">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Type</w:t>
            </w:r>
          </w:p>
        </w:tc>
        <w:tc>
          <w:tcPr>
            <w:tcW w:w="5516" w:type="dxa"/>
          </w:tcPr>
          <w:p w14:paraId="3117F7D2" w14:textId="77777777" w:rsidR="00EA4029" w:rsidRPr="00EA4029" w:rsidRDefault="00EA4029" w:rsidP="00EA4029">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Description</w:t>
            </w:r>
          </w:p>
        </w:tc>
      </w:tr>
      <w:tr w:rsidR="00EA4029" w:rsidRPr="00EA4029" w14:paraId="50C16651" w14:textId="77777777" w:rsidTr="00EA4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286B38E"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r w:rsidRPr="00EA4029">
              <w:rPr>
                <w:rFonts w:asciiTheme="minorHAnsi" w:hAnsiTheme="minorHAnsi"/>
                <w:color w:val="000000"/>
                <w:sz w:val="20"/>
                <w:szCs w:val="20"/>
                <w:lang w:val="en-CA"/>
              </w:rPr>
              <w:t>eventProcess</w:t>
            </w:r>
          </w:p>
        </w:tc>
        <w:tc>
          <w:tcPr>
            <w:tcW w:w="2268" w:type="dxa"/>
          </w:tcPr>
          <w:p w14:paraId="54A30236"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EventProcessTerm</w:t>
            </w:r>
          </w:p>
        </w:tc>
        <w:tc>
          <w:tcPr>
            <w:tcW w:w="5516" w:type="dxa"/>
          </w:tcPr>
          <w:p w14:paraId="0C98B13B"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The eventProcess specifies the process or processes that occurred during the event. Examples include deposition, extrusion, intrusion, cooling.</w:t>
            </w:r>
          </w:p>
          <w:p w14:paraId="58D3CF37"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A4029" w:rsidRPr="00EA4029" w14:paraId="0A993BF5" w14:textId="77777777" w:rsidTr="00EA4029">
        <w:tc>
          <w:tcPr>
            <w:cnfStyle w:val="001000000000" w:firstRow="0" w:lastRow="0" w:firstColumn="1" w:lastColumn="0" w:oddVBand="0" w:evenVBand="0" w:oddHBand="0" w:evenHBand="0" w:firstRowFirstColumn="0" w:firstRowLastColumn="0" w:lastRowFirstColumn="0" w:lastRowLastColumn="0"/>
            <w:tcW w:w="1951" w:type="dxa"/>
          </w:tcPr>
          <w:p w14:paraId="267F1C80"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687" w:name="BKM_B4649898_DB40_445B_BA02_FB50DB166B1F"/>
            <w:bookmarkEnd w:id="687"/>
            <w:r w:rsidRPr="00EA4029">
              <w:rPr>
                <w:rFonts w:asciiTheme="minorHAnsi" w:hAnsiTheme="minorHAnsi"/>
                <w:color w:val="000000"/>
                <w:sz w:val="20"/>
                <w:szCs w:val="20"/>
                <w:lang w:val="en-CA"/>
              </w:rPr>
              <w:t>numericAge</w:t>
            </w:r>
          </w:p>
        </w:tc>
        <w:tc>
          <w:tcPr>
            <w:tcW w:w="2268" w:type="dxa"/>
          </w:tcPr>
          <w:p w14:paraId="757523A1"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NumericAgeRange</w:t>
            </w:r>
          </w:p>
        </w:tc>
        <w:tc>
          <w:tcPr>
            <w:tcW w:w="5516" w:type="dxa"/>
          </w:tcPr>
          <w:p w14:paraId="29E4BC1E" w14:textId="46A16AA3"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Age in absolute year before present</w:t>
            </w:r>
          </w:p>
          <w:p w14:paraId="4711A2A4"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A4029" w:rsidRPr="00EA4029" w14:paraId="2E51AA61" w14:textId="77777777" w:rsidTr="00EA4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39DD955"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688" w:name="BKM_97F5720D_724D_44A6_8C82_6D7A6D6B5F0E"/>
            <w:bookmarkEnd w:id="688"/>
            <w:r w:rsidRPr="00EA4029">
              <w:rPr>
                <w:rFonts w:asciiTheme="minorHAnsi" w:hAnsiTheme="minorHAnsi"/>
                <w:color w:val="000000"/>
                <w:sz w:val="20"/>
                <w:szCs w:val="20"/>
                <w:lang w:val="en-CA"/>
              </w:rPr>
              <w:t>olderNamedAge</w:t>
            </w:r>
          </w:p>
        </w:tc>
        <w:tc>
          <w:tcPr>
            <w:tcW w:w="2268" w:type="dxa"/>
          </w:tcPr>
          <w:p w14:paraId="49A7559D"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GeochronologicEraTerm</w:t>
            </w:r>
          </w:p>
        </w:tc>
        <w:tc>
          <w:tcPr>
            <w:tcW w:w="5516" w:type="dxa"/>
          </w:tcPr>
          <w:p w14:paraId="338C49AB"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 xml:space="preserve">Older boundary of age of event expressed using a </w:t>
            </w:r>
            <w:r w:rsidRPr="00EA4029">
              <w:rPr>
                <w:rFonts w:asciiTheme="minorHAnsi" w:hAnsiTheme="minorHAnsi"/>
                <w:color w:val="000000"/>
                <w:sz w:val="20"/>
                <w:szCs w:val="20"/>
                <w:lang w:val="en-CA"/>
              </w:rPr>
              <w:lastRenderedPageBreak/>
              <w:t>geochronologic era defined according to a geologic time scale per GeologicTime schema</w:t>
            </w:r>
          </w:p>
          <w:p w14:paraId="27F2F299"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A4029" w:rsidRPr="00EA4029" w14:paraId="2B240BCA" w14:textId="77777777" w:rsidTr="00EA4029">
        <w:tc>
          <w:tcPr>
            <w:cnfStyle w:val="001000000000" w:firstRow="0" w:lastRow="0" w:firstColumn="1" w:lastColumn="0" w:oddVBand="0" w:evenVBand="0" w:oddHBand="0" w:evenHBand="0" w:firstRowFirstColumn="0" w:firstRowLastColumn="0" w:lastRowFirstColumn="0" w:lastRowLastColumn="0"/>
            <w:tcW w:w="1951" w:type="dxa"/>
          </w:tcPr>
          <w:p w14:paraId="0E021A11"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689" w:name="BKM_94B4A111_399A_4144_8BC6_D1BBA5249175"/>
            <w:bookmarkEnd w:id="689"/>
            <w:r w:rsidRPr="00EA4029">
              <w:rPr>
                <w:rFonts w:asciiTheme="minorHAnsi" w:hAnsiTheme="minorHAnsi"/>
                <w:color w:val="000000"/>
                <w:sz w:val="20"/>
                <w:szCs w:val="20"/>
                <w:lang w:val="en-CA"/>
              </w:rPr>
              <w:lastRenderedPageBreak/>
              <w:t>youngerNamedAge</w:t>
            </w:r>
          </w:p>
        </w:tc>
        <w:tc>
          <w:tcPr>
            <w:tcW w:w="2268" w:type="dxa"/>
          </w:tcPr>
          <w:p w14:paraId="01AEB4F4"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GeochronologicEraTerm</w:t>
            </w:r>
          </w:p>
        </w:tc>
        <w:tc>
          <w:tcPr>
            <w:tcW w:w="5516" w:type="dxa"/>
          </w:tcPr>
          <w:p w14:paraId="26609FA7"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Younger boundary of age of event expressed using a geochronologic era defined according to a geologic time scale per GeologicTime schema</w:t>
            </w:r>
          </w:p>
          <w:p w14:paraId="63D9872F"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A4029" w:rsidRPr="00EA4029" w14:paraId="617621D5" w14:textId="77777777" w:rsidTr="00EA4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0E50593"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690" w:name="BKM_23198178_9024_4323_9F34_11F193914E4D"/>
            <w:bookmarkEnd w:id="690"/>
            <w:r w:rsidRPr="00EA4029">
              <w:rPr>
                <w:rFonts w:asciiTheme="minorHAnsi" w:hAnsiTheme="minorHAnsi"/>
                <w:color w:val="000000"/>
                <w:sz w:val="20"/>
                <w:szCs w:val="20"/>
                <w:lang w:val="en-CA"/>
              </w:rPr>
              <w:t>eventEnvironment</w:t>
            </w:r>
          </w:p>
        </w:tc>
        <w:tc>
          <w:tcPr>
            <w:tcW w:w="2268" w:type="dxa"/>
          </w:tcPr>
          <w:p w14:paraId="0D138CEE"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Category</w:t>
            </w:r>
          </w:p>
        </w:tc>
        <w:tc>
          <w:tcPr>
            <w:tcW w:w="5516" w:type="dxa"/>
          </w:tcPr>
          <w:p w14:paraId="4212469A"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 xml:space="preserve">The physical setting within which a GeologicEvent takes place. GeologicEnvironment is construed broadly to include physical settings on the Earth surface specified by climate, tectonics, physiography or geography, and settings in the Earth’s interior specified by pressure, temperature, chemical environment, or tectonics. </w:t>
            </w:r>
          </w:p>
          <w:p w14:paraId="522B4801"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CF6174" w:rsidRPr="00EA4029" w14:paraId="73859A7F" w14:textId="77777777" w:rsidTr="00EA4029">
        <w:tc>
          <w:tcPr>
            <w:cnfStyle w:val="001000000000" w:firstRow="0" w:lastRow="0" w:firstColumn="1" w:lastColumn="0" w:oddVBand="0" w:evenVBand="0" w:oddHBand="0" w:evenHBand="0" w:firstRowFirstColumn="0" w:firstRowLastColumn="0" w:lastRowFirstColumn="0" w:lastRowLastColumn="0"/>
            <w:tcW w:w="1951" w:type="dxa"/>
          </w:tcPr>
          <w:p w14:paraId="553522A2" w14:textId="6784FAF0" w:rsidR="00CF6174" w:rsidRPr="00EA4029" w:rsidRDefault="00CF6174" w:rsidP="00EA402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geEventDescription</w:t>
            </w:r>
          </w:p>
        </w:tc>
        <w:tc>
          <w:tcPr>
            <w:tcW w:w="2268" w:type="dxa"/>
          </w:tcPr>
          <w:p w14:paraId="727E7571" w14:textId="31B802F7" w:rsidR="00CF6174" w:rsidRPr="00EA4029" w:rsidRDefault="00CF6174"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F6174">
              <w:rPr>
                <w:rFonts w:asciiTheme="minorHAnsi" w:hAnsiTheme="minorHAnsi"/>
                <w:color w:val="000000"/>
                <w:sz w:val="20"/>
                <w:szCs w:val="20"/>
                <w:lang w:val="en-CA"/>
              </w:rPr>
              <w:t>GeologicEventAbstractDescription</w:t>
            </w:r>
          </w:p>
        </w:tc>
        <w:tc>
          <w:tcPr>
            <w:tcW w:w="5516" w:type="dxa"/>
          </w:tcPr>
          <w:p w14:paraId="786C7306" w14:textId="5A2E6826" w:rsidR="00CF6174" w:rsidRPr="00EA4029" w:rsidRDefault="00CF6174" w:rsidP="00CF61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event description.  This is a stub property in GeoSciML Basic</w:t>
            </w:r>
          </w:p>
        </w:tc>
      </w:tr>
    </w:tbl>
    <w:p w14:paraId="60C3DA30" w14:textId="77777777" w:rsidR="00EA4029" w:rsidRDefault="00EA4029" w:rsidP="00EA4029">
      <w:pPr>
        <w:autoSpaceDE w:val="0"/>
        <w:autoSpaceDN w:val="0"/>
        <w:adjustRightInd w:val="0"/>
        <w:spacing w:after="0"/>
        <w:rPr>
          <w:color w:val="000000"/>
          <w:sz w:val="20"/>
          <w:szCs w:val="20"/>
          <w:lang w:val="en-CA"/>
        </w:rPr>
      </w:pPr>
      <w:bookmarkStart w:id="691" w:name="BKM_669B19C2_AABA_42AD_8B76_978659231695"/>
      <w:bookmarkEnd w:id="691"/>
    </w:p>
    <w:p w14:paraId="5084654E" w14:textId="7C2956F4" w:rsidR="00481AF6" w:rsidRDefault="00481AF6" w:rsidP="00EA4029">
      <w:pPr>
        <w:autoSpaceDE w:val="0"/>
        <w:autoSpaceDN w:val="0"/>
        <w:adjustRightInd w:val="0"/>
        <w:spacing w:after="0"/>
        <w:rPr>
          <w:color w:val="000000"/>
          <w:sz w:val="20"/>
          <w:szCs w:val="20"/>
          <w:lang w:val="en-CA"/>
        </w:rPr>
      </w:pPr>
      <w:r>
        <w:rPr>
          <w:color w:val="000000"/>
          <w:sz w:val="20"/>
          <w:szCs w:val="20"/>
          <w:lang w:val="en-CA"/>
        </w:rPr>
        <w:t xml:space="preserve">A single event cannot be shared between DisplacementEvent, AlterationDescription of MetamorphicDescription.  </w:t>
      </w:r>
    </w:p>
    <w:p w14:paraId="549647C4" w14:textId="77777777" w:rsidR="00EA4029" w:rsidRDefault="00EA4029" w:rsidP="00EA4029">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81AF6" w:rsidRPr="00D12552" w14:paraId="71197AE6" w14:textId="77777777" w:rsidTr="00531DC8">
        <w:trPr>
          <w:cantSplit/>
        </w:trPr>
        <w:tc>
          <w:tcPr>
            <w:tcW w:w="4219" w:type="dxa"/>
            <w:tcBorders>
              <w:right w:val="nil"/>
            </w:tcBorders>
            <w:shd w:val="clear" w:color="auto" w:fill="auto"/>
          </w:tcPr>
          <w:p w14:paraId="06AAB89F" w14:textId="094ED341" w:rsidR="00481AF6" w:rsidRPr="00D12552" w:rsidRDefault="00481AF6" w:rsidP="00481AF6">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geologicevent-single</w:t>
            </w:r>
          </w:p>
        </w:tc>
        <w:tc>
          <w:tcPr>
            <w:tcW w:w="4678" w:type="dxa"/>
            <w:tcBorders>
              <w:left w:val="nil"/>
            </w:tcBorders>
            <w:shd w:val="clear" w:color="auto" w:fill="auto"/>
          </w:tcPr>
          <w:p w14:paraId="5E795E09" w14:textId="6CD7F2A9" w:rsidR="00481AF6" w:rsidRPr="00D12552" w:rsidRDefault="00481AF6" w:rsidP="00481AF6">
            <w:pPr>
              <w:pStyle w:val="Tabletext10"/>
              <w:jc w:val="left"/>
              <w:rPr>
                <w:rStyle w:val="reqtext"/>
                <w:lang w:val="en-CA"/>
              </w:rPr>
            </w:pPr>
            <w:r w:rsidRPr="00481AF6">
              <w:rPr>
                <w:rStyle w:val="reqtext"/>
                <w:lang w:val="en-CA"/>
              </w:rPr>
              <w:t xml:space="preserve">An individual event </w:t>
            </w:r>
            <w:r>
              <w:rPr>
                <w:rStyle w:val="reqtext"/>
                <w:lang w:val="en-CA"/>
              </w:rPr>
              <w:t>SHALL</w:t>
            </w:r>
            <w:r w:rsidRPr="00481AF6">
              <w:rPr>
                <w:rStyle w:val="reqtext"/>
                <w:lang w:val="en-CA"/>
              </w:rPr>
              <w:t xml:space="preserve"> only apply to one of {DisplacementEvent, AlterationDescription, MetamorphicDescription}</w:t>
            </w:r>
          </w:p>
        </w:tc>
      </w:tr>
    </w:tbl>
    <w:p w14:paraId="5F8B8644" w14:textId="77777777" w:rsidR="00481AF6" w:rsidRDefault="00481AF6" w:rsidP="00EA4029">
      <w:pPr>
        <w:autoSpaceDE w:val="0"/>
        <w:autoSpaceDN w:val="0"/>
        <w:adjustRightInd w:val="0"/>
        <w:spacing w:after="0"/>
        <w:rPr>
          <w:color w:val="000000"/>
          <w:sz w:val="20"/>
          <w:szCs w:val="20"/>
          <w:lang w:val="en-CA"/>
        </w:rPr>
      </w:pPr>
    </w:p>
    <w:p w14:paraId="043950AB" w14:textId="25D875BB" w:rsidR="00481AF6" w:rsidRDefault="00481AF6" w:rsidP="00EA4029">
      <w:pPr>
        <w:autoSpaceDE w:val="0"/>
        <w:autoSpaceDN w:val="0"/>
        <w:adjustRightInd w:val="0"/>
        <w:spacing w:after="0"/>
        <w:rPr>
          <w:color w:val="000000"/>
          <w:sz w:val="20"/>
          <w:szCs w:val="20"/>
          <w:lang w:val="en-CA"/>
        </w:rPr>
      </w:pPr>
      <w:r>
        <w:rPr>
          <w:color w:val="000000"/>
          <w:sz w:val="20"/>
          <w:szCs w:val="20"/>
          <w:lang w:val="en-CA"/>
        </w:rPr>
        <w:t>A geologic event must at least have one age representation, either numerical or named.</w:t>
      </w:r>
    </w:p>
    <w:p w14:paraId="6936F2CE" w14:textId="77777777" w:rsidR="00481AF6" w:rsidRDefault="00481AF6" w:rsidP="00EA4029">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81AF6" w:rsidRPr="00D12552" w14:paraId="193320B2" w14:textId="77777777" w:rsidTr="00531DC8">
        <w:trPr>
          <w:cantSplit/>
        </w:trPr>
        <w:tc>
          <w:tcPr>
            <w:tcW w:w="4219" w:type="dxa"/>
            <w:tcBorders>
              <w:right w:val="nil"/>
            </w:tcBorders>
            <w:shd w:val="clear" w:color="auto" w:fill="auto"/>
          </w:tcPr>
          <w:p w14:paraId="2E15A2EA" w14:textId="300B0C1A" w:rsidR="00481AF6" w:rsidRPr="00D12552" w:rsidRDefault="00481AF6" w:rsidP="00531DC8">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geologicevent-non-null</w:t>
            </w:r>
          </w:p>
        </w:tc>
        <w:tc>
          <w:tcPr>
            <w:tcW w:w="4678" w:type="dxa"/>
            <w:tcBorders>
              <w:left w:val="nil"/>
            </w:tcBorders>
            <w:shd w:val="clear" w:color="auto" w:fill="auto"/>
          </w:tcPr>
          <w:p w14:paraId="0F17A575" w14:textId="19163699" w:rsidR="00481AF6" w:rsidRPr="00D12552" w:rsidRDefault="00481AF6" w:rsidP="00481AF6">
            <w:pPr>
              <w:pStyle w:val="Tabletext10"/>
              <w:jc w:val="left"/>
              <w:rPr>
                <w:rStyle w:val="reqtext"/>
                <w:lang w:val="en-CA"/>
              </w:rPr>
            </w:pPr>
            <w:r w:rsidRPr="00481AF6">
              <w:rPr>
                <w:rStyle w:val="reqtext"/>
                <w:lang w:val="en-CA"/>
              </w:rPr>
              <w:t xml:space="preserve">Either (olderNamedAge + youngerNamedAge) or NumericAgeDate </w:t>
            </w:r>
            <w:r>
              <w:rPr>
                <w:rStyle w:val="reqtext"/>
                <w:lang w:val="en-CA"/>
              </w:rPr>
              <w:t>SHALL</w:t>
            </w:r>
            <w:r w:rsidRPr="00481AF6">
              <w:rPr>
                <w:rStyle w:val="reqtext"/>
                <w:lang w:val="en-CA"/>
              </w:rPr>
              <w:t xml:space="preserve"> not be null.</w:t>
            </w:r>
          </w:p>
        </w:tc>
      </w:tr>
    </w:tbl>
    <w:p w14:paraId="1AE714CC" w14:textId="77777777" w:rsidR="00481AF6" w:rsidRDefault="00481AF6" w:rsidP="00EA4029">
      <w:pPr>
        <w:autoSpaceDE w:val="0"/>
        <w:autoSpaceDN w:val="0"/>
        <w:adjustRightInd w:val="0"/>
        <w:spacing w:after="0"/>
        <w:rPr>
          <w:color w:val="000000"/>
          <w:sz w:val="20"/>
          <w:szCs w:val="20"/>
          <w:lang w:val="en-CA"/>
        </w:rPr>
      </w:pPr>
    </w:p>
    <w:p w14:paraId="0BFCCF8F" w14:textId="77777777" w:rsidR="00EA4029" w:rsidRDefault="00EA4029" w:rsidP="00DB2D3A">
      <w:pPr>
        <w:pStyle w:val="Heading4"/>
        <w:rPr>
          <w:lang w:val="en-CA"/>
        </w:rPr>
      </w:pPr>
      <w:r w:rsidRPr="00EA4029">
        <w:rPr>
          <w:lang w:val="en-CA"/>
        </w:rPr>
        <w:t>NumericAgeRange</w:t>
      </w:r>
    </w:p>
    <w:p w14:paraId="5299F188" w14:textId="77777777" w:rsidR="00DB2D3A" w:rsidRDefault="00DB2D3A" w:rsidP="00EA4029">
      <w:pPr>
        <w:autoSpaceDE w:val="0"/>
        <w:autoSpaceDN w:val="0"/>
        <w:adjustRightInd w:val="0"/>
        <w:spacing w:after="0"/>
      </w:pPr>
    </w:p>
    <w:p w14:paraId="7BC68556" w14:textId="4F7D7B2C" w:rsidR="00DB2D3A" w:rsidRDefault="00DB2D3A" w:rsidP="00EA4029">
      <w:pPr>
        <w:autoSpaceDE w:val="0"/>
        <w:autoSpaceDN w:val="0"/>
        <w:adjustRightInd w:val="0"/>
        <w:spacing w:after="0"/>
      </w:pPr>
      <w:r>
        <w:t xml:space="preserve">Numeric age Range class represents absolute age assignment using numeric measurement results. </w:t>
      </w:r>
    </w:p>
    <w:p w14:paraId="345F0F1A" w14:textId="77777777" w:rsidR="00DB2D3A" w:rsidRPr="00EA4029" w:rsidRDefault="00DB2D3A" w:rsidP="00EA4029">
      <w:pPr>
        <w:autoSpaceDE w:val="0"/>
        <w:autoSpaceDN w:val="0"/>
        <w:adjustRightInd w:val="0"/>
        <w:spacing w:after="0"/>
        <w:rPr>
          <w:color w:val="000000"/>
          <w:sz w:val="20"/>
          <w:szCs w:val="20"/>
          <w:lang w:val="en-CA"/>
        </w:rPr>
      </w:pPr>
    </w:p>
    <w:tbl>
      <w:tblPr>
        <w:tblStyle w:val="LightShading"/>
        <w:tblW w:w="9735" w:type="dxa"/>
        <w:tblLayout w:type="fixed"/>
        <w:tblLook w:val="04A0" w:firstRow="1" w:lastRow="0" w:firstColumn="1" w:lastColumn="0" w:noHBand="0" w:noVBand="1"/>
      </w:tblPr>
      <w:tblGrid>
        <w:gridCol w:w="2093"/>
        <w:gridCol w:w="1276"/>
        <w:gridCol w:w="6366"/>
      </w:tblGrid>
      <w:tr w:rsidR="00EA4029" w:rsidRPr="00EA4029" w14:paraId="5AAC05F8" w14:textId="77777777" w:rsidTr="00DB2D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CB358FE"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692" w:name="BKM_6B9E4BC3_EF2C_43B8_97EF_B6AD57F690A4"/>
            <w:bookmarkEnd w:id="692"/>
            <w:r w:rsidRPr="00EA4029">
              <w:rPr>
                <w:rFonts w:asciiTheme="minorHAnsi" w:hAnsiTheme="minorHAnsi"/>
                <w:color w:val="000000"/>
                <w:sz w:val="20"/>
                <w:szCs w:val="20"/>
                <w:lang w:val="en-CA"/>
              </w:rPr>
              <w:t>Name</w:t>
            </w:r>
          </w:p>
        </w:tc>
        <w:tc>
          <w:tcPr>
            <w:tcW w:w="1276" w:type="dxa"/>
          </w:tcPr>
          <w:p w14:paraId="076A0362" w14:textId="77777777" w:rsidR="00EA4029" w:rsidRPr="00EA4029" w:rsidRDefault="00EA4029" w:rsidP="00EA4029">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Type</w:t>
            </w:r>
          </w:p>
        </w:tc>
        <w:tc>
          <w:tcPr>
            <w:tcW w:w="6366" w:type="dxa"/>
          </w:tcPr>
          <w:p w14:paraId="09108ADD" w14:textId="77777777" w:rsidR="00EA4029" w:rsidRPr="00EA4029" w:rsidRDefault="00EA4029" w:rsidP="00EA4029">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Description</w:t>
            </w:r>
          </w:p>
        </w:tc>
      </w:tr>
      <w:tr w:rsidR="00EA4029" w:rsidRPr="00EA4029" w14:paraId="002B56CD" w14:textId="77777777" w:rsidTr="00DB2D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46DD217"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r w:rsidRPr="00EA4029">
              <w:rPr>
                <w:rFonts w:asciiTheme="minorHAnsi" w:hAnsiTheme="minorHAnsi"/>
                <w:color w:val="000000"/>
                <w:sz w:val="20"/>
                <w:szCs w:val="20"/>
                <w:lang w:val="en-CA"/>
              </w:rPr>
              <w:t>reportingDate</w:t>
            </w:r>
          </w:p>
        </w:tc>
        <w:tc>
          <w:tcPr>
            <w:tcW w:w="1276" w:type="dxa"/>
          </w:tcPr>
          <w:p w14:paraId="54216B69"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Quantity</w:t>
            </w:r>
          </w:p>
        </w:tc>
        <w:tc>
          <w:tcPr>
            <w:tcW w:w="6366" w:type="dxa"/>
          </w:tcPr>
          <w:p w14:paraId="212277AF"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Single time coordinate value to report as representative for this NumericAge assignment</w:t>
            </w:r>
          </w:p>
          <w:p w14:paraId="42563490"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A4029" w:rsidRPr="00EA4029" w14:paraId="355063D0" w14:textId="77777777" w:rsidTr="00DB2D3A">
        <w:tc>
          <w:tcPr>
            <w:cnfStyle w:val="001000000000" w:firstRow="0" w:lastRow="0" w:firstColumn="1" w:lastColumn="0" w:oddVBand="0" w:evenVBand="0" w:oddHBand="0" w:evenHBand="0" w:firstRowFirstColumn="0" w:firstRowLastColumn="0" w:lastRowFirstColumn="0" w:lastRowLastColumn="0"/>
            <w:tcW w:w="2093" w:type="dxa"/>
          </w:tcPr>
          <w:p w14:paraId="19ADABD3"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693" w:name="BKM_2ED006FF_62EF_4E32_BE1A_054C3322F7C1"/>
            <w:bookmarkEnd w:id="693"/>
            <w:r w:rsidRPr="00EA4029">
              <w:rPr>
                <w:rFonts w:asciiTheme="minorHAnsi" w:hAnsiTheme="minorHAnsi"/>
                <w:color w:val="000000"/>
                <w:sz w:val="20"/>
                <w:szCs w:val="20"/>
                <w:lang w:val="en-CA"/>
              </w:rPr>
              <w:t>olderBoundDate</w:t>
            </w:r>
          </w:p>
        </w:tc>
        <w:tc>
          <w:tcPr>
            <w:tcW w:w="1276" w:type="dxa"/>
          </w:tcPr>
          <w:p w14:paraId="36A57DB8"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Quantity</w:t>
            </w:r>
          </w:p>
        </w:tc>
        <w:tc>
          <w:tcPr>
            <w:tcW w:w="6366" w:type="dxa"/>
          </w:tcPr>
          <w:p w14:paraId="05D4C94E"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The older bounding time coordinate in an age range</w:t>
            </w:r>
          </w:p>
          <w:p w14:paraId="4F3B69A3"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A4029" w:rsidRPr="00EA4029" w14:paraId="2BBD8643" w14:textId="77777777" w:rsidTr="00DB2D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811F4FB"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694" w:name="BKM_BE4D4818_8828_40DD_8E59_5906619F59A7"/>
            <w:bookmarkEnd w:id="694"/>
            <w:r w:rsidRPr="00EA4029">
              <w:rPr>
                <w:rFonts w:asciiTheme="minorHAnsi" w:hAnsiTheme="minorHAnsi"/>
                <w:color w:val="000000"/>
                <w:sz w:val="20"/>
                <w:szCs w:val="20"/>
                <w:lang w:val="en-CA"/>
              </w:rPr>
              <w:t>youngerBoundDate</w:t>
            </w:r>
          </w:p>
        </w:tc>
        <w:tc>
          <w:tcPr>
            <w:tcW w:w="1276" w:type="dxa"/>
          </w:tcPr>
          <w:p w14:paraId="13F039E5"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Quantity</w:t>
            </w:r>
          </w:p>
        </w:tc>
        <w:tc>
          <w:tcPr>
            <w:tcW w:w="6366" w:type="dxa"/>
          </w:tcPr>
          <w:p w14:paraId="01E9D193"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The younger bounding time coordinate in an age range</w:t>
            </w:r>
          </w:p>
          <w:p w14:paraId="02199D8B"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553C40D0" w14:textId="77777777" w:rsidR="00B537EA" w:rsidRDefault="00B537EA" w:rsidP="00856F51"/>
    <w:p w14:paraId="038F5FA1" w14:textId="5AAD5342" w:rsidR="00B537EA" w:rsidRDefault="00CF6174" w:rsidP="00CF6174">
      <w:pPr>
        <w:pStyle w:val="Heading3"/>
      </w:pPr>
      <w:r>
        <w:t>Geologic Structure</w:t>
      </w:r>
    </w:p>
    <w:p w14:paraId="62EC08DC" w14:textId="77777777" w:rsidR="00CF6174" w:rsidRDefault="00CF6174" w:rsidP="00856F51"/>
    <w:p w14:paraId="2267C6CA" w14:textId="77777777" w:rsidR="00CF6174" w:rsidRDefault="00CF6174" w:rsidP="00856F51">
      <w:r w:rsidRPr="00CF6174">
        <w:t xml:space="preserve">GeologicStructures are a configuration of matter in the Earth based on describable inhomogeneity, pattern, or fracture in an Earth Material.  The scale of geological </w:t>
      </w:r>
      <w:r w:rsidRPr="00CF6174">
        <w:lastRenderedPageBreak/>
        <w:t xml:space="preserve">structures ranges from microscopic (micron-scale) to megascopic (km-scale). Examples of such </w:t>
      </w:r>
      <w:commentRangeStart w:id="695"/>
      <w:r w:rsidRPr="00CF6174">
        <w:t xml:space="preserve">inhomogeneities </w:t>
      </w:r>
      <w:commentRangeEnd w:id="695"/>
      <w:r>
        <w:rPr>
          <w:rStyle w:val="CommentReference"/>
        </w:rPr>
        <w:commentReference w:id="695"/>
      </w:r>
      <w:r w:rsidRPr="00CF6174">
        <w:t xml:space="preserve">include fractures, mineral grain boundaries, and boundaries between parts of the rock with different particle geometry (texture) or composition. </w:t>
      </w:r>
    </w:p>
    <w:p w14:paraId="381C76BF" w14:textId="77777777" w:rsidR="00CF6174" w:rsidRDefault="00CF6174" w:rsidP="00856F51">
      <w:r w:rsidRPr="00CF6174">
        <w:t xml:space="preserve">Geologic structure is grounded in relationships between parts of a rock or rock body. As used here, it includes sedimentary structures. The identity of a Geologic Structure is independent of the material that is the substrate for the structure. There are almost always strong dependencies between the nature of the Earth Material substrate and the kinds of Geological Structure that may be present. </w:t>
      </w:r>
    </w:p>
    <w:p w14:paraId="415E5345" w14:textId="37044BD7" w:rsidR="00CF6174" w:rsidRDefault="00CF6174" w:rsidP="00856F51">
      <w:r w:rsidRPr="00CF6174">
        <w:t>A disaggregated heap of particles does not have structure, and can only be described in terms of the mineralogy and geometrical character of the constituent particles.  Geologic Structures are more likely to be found in, and are more persistent in, consolidated materials than in unconsolidated materials. Properties like "clast-supported", "matrix-supported", and "graded bed" that do not involve orientation are considered kinds of Geologic Structure because they depend on the configuration of parts of a rock body.</w:t>
      </w:r>
    </w:p>
    <w:p w14:paraId="3ADE4867" w14:textId="77777777" w:rsidR="00CF6174" w:rsidRDefault="00CF6174" w:rsidP="00856F51"/>
    <w:p w14:paraId="25B5C978" w14:textId="77777777" w:rsidR="00415CBF" w:rsidRDefault="00415CBF" w:rsidP="00415CBF">
      <w:pPr>
        <w:keepNext/>
      </w:pPr>
      <w:r>
        <w:rPr>
          <w:noProof/>
          <w:lang w:val="en-CA" w:eastAsia="en-CA"/>
        </w:rPr>
        <w:drawing>
          <wp:inline distT="0" distB="0" distL="0" distR="0" wp14:anchorId="4C6B85E6" wp14:editId="11B35116">
            <wp:extent cx="5486400" cy="334210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3342103"/>
                    </a:xfrm>
                    <a:prstGeom prst="rect">
                      <a:avLst/>
                    </a:prstGeom>
                    <a:noFill/>
                    <a:ln>
                      <a:noFill/>
                    </a:ln>
                  </pic:spPr>
                </pic:pic>
              </a:graphicData>
            </a:graphic>
          </wp:inline>
        </w:drawing>
      </w:r>
    </w:p>
    <w:p w14:paraId="679021F4" w14:textId="65C864ED" w:rsidR="00CF6174" w:rsidRDefault="00415CBF" w:rsidP="00415CBF">
      <w:pPr>
        <w:pStyle w:val="Caption"/>
      </w:pPr>
      <w:r>
        <w:t xml:space="preserve">Figure </w:t>
      </w:r>
      <w:fldSimple w:instr=" SEQ Figure \* ARABIC ">
        <w:ins w:id="696" w:author="Eric Boisvert" w:date="2015-11-28T15:54:00Z">
          <w:r w:rsidR="00180077">
            <w:rPr>
              <w:noProof/>
            </w:rPr>
            <w:t>22</w:t>
          </w:r>
        </w:ins>
        <w:del w:id="697" w:author="Eric Boisvert" w:date="2015-10-30T04:23:00Z">
          <w:r w:rsidR="00090DCF" w:rsidDel="007D2867">
            <w:rPr>
              <w:noProof/>
            </w:rPr>
            <w:delText>22</w:delText>
          </w:r>
        </w:del>
      </w:fldSimple>
      <w:r>
        <w:t xml:space="preserve">: </w:t>
      </w:r>
      <w:r w:rsidRPr="009A428B">
        <w:t>Summary diagram of Geologic structures</w:t>
      </w:r>
    </w:p>
    <w:p w14:paraId="61BB8E46" w14:textId="1C007F79" w:rsidR="00CF6174" w:rsidRDefault="008B7091" w:rsidP="008B7091">
      <w:pPr>
        <w:pStyle w:val="Heading4"/>
      </w:pPr>
      <w:r>
        <w:t>GeologicStructure</w:t>
      </w:r>
    </w:p>
    <w:p w14:paraId="5B470527" w14:textId="77777777" w:rsidR="008B7091" w:rsidRDefault="008B7091" w:rsidP="008B7091"/>
    <w:p w14:paraId="4C420682" w14:textId="5315DDA5" w:rsidR="008B7091" w:rsidRDefault="008B7091" w:rsidP="008B7091">
      <w:proofErr w:type="gramStart"/>
      <w:r>
        <w:t>A configuration of matter in the Earth based on describable inhomogeneity, pattern, or fracture in an EarthMaterial.</w:t>
      </w:r>
      <w:proofErr w:type="gramEnd"/>
      <w:r>
        <w:t xml:space="preserve">  The identity of a GeologicStructure is independent of the </w:t>
      </w:r>
      <w:r>
        <w:lastRenderedPageBreak/>
        <w:t>material that is the substrate for the structure.  The general GeologicRelation is used to associate penetrative GeologicStructures with GeologicUnits.</w:t>
      </w:r>
    </w:p>
    <w:p w14:paraId="7D773C4E" w14:textId="4EC2F8A8" w:rsidR="008B7091" w:rsidRDefault="008B7091" w:rsidP="008B7091">
      <w:pPr>
        <w:pStyle w:val="Heading4"/>
      </w:pPr>
      <w:r>
        <w:t>Contact</w:t>
      </w:r>
    </w:p>
    <w:p w14:paraId="0ED54E79" w14:textId="77777777" w:rsidR="008B7091" w:rsidRDefault="008B7091" w:rsidP="008B7091"/>
    <w:p w14:paraId="59C92C48" w14:textId="77777777" w:rsidR="008B7091" w:rsidRDefault="008B7091" w:rsidP="008B7091">
      <w:r>
        <w:t>Very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8E4DB6F" w14:textId="4F1FB7A7" w:rsidR="008B7091" w:rsidRDefault="008B7091" w:rsidP="008B7091">
      <w:r>
        <w:t>Bedding measured as discrete surfaces in the case that those are the feature of interest (e.g. individual cross set surfaces for paleocurrent analysis) should be represented here.</w:t>
      </w:r>
    </w:p>
    <w:p w14:paraId="0051FF29" w14:textId="77777777" w:rsidR="008B7091" w:rsidRDefault="008B7091" w:rsidP="008B7091">
      <w:pPr>
        <w:keepNext/>
      </w:pPr>
      <w:r>
        <w:rPr>
          <w:noProof/>
          <w:lang w:val="en-CA" w:eastAsia="en-CA"/>
        </w:rPr>
        <w:drawing>
          <wp:inline distT="0" distB="0" distL="0" distR="0" wp14:anchorId="6A0474DD" wp14:editId="1DB59CB4">
            <wp:extent cx="4054475" cy="4373880"/>
            <wp:effectExtent l="0" t="0" r="317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54475" cy="4373880"/>
                    </a:xfrm>
                    <a:prstGeom prst="rect">
                      <a:avLst/>
                    </a:prstGeom>
                    <a:noFill/>
                    <a:ln>
                      <a:noFill/>
                    </a:ln>
                  </pic:spPr>
                </pic:pic>
              </a:graphicData>
            </a:graphic>
          </wp:inline>
        </w:drawing>
      </w:r>
    </w:p>
    <w:p w14:paraId="28CA1BE0" w14:textId="369A75E7" w:rsidR="008B7091" w:rsidRDefault="008B7091" w:rsidP="008B7091">
      <w:pPr>
        <w:pStyle w:val="Caption"/>
      </w:pPr>
      <w:r>
        <w:t xml:space="preserve">Figure </w:t>
      </w:r>
      <w:fldSimple w:instr=" SEQ Figure \* ARABIC ">
        <w:ins w:id="698" w:author="Eric Boisvert" w:date="2015-11-28T15:54:00Z">
          <w:r w:rsidR="00180077">
            <w:rPr>
              <w:noProof/>
            </w:rPr>
            <w:t>23</w:t>
          </w:r>
        </w:ins>
        <w:del w:id="699" w:author="Eric Boisvert" w:date="2015-10-30T04:23:00Z">
          <w:r w:rsidR="00090DCF" w:rsidDel="007D2867">
            <w:rPr>
              <w:noProof/>
            </w:rPr>
            <w:delText>23</w:delText>
          </w:r>
        </w:del>
      </w:fldSimple>
      <w:r>
        <w:t>: Contact</w:t>
      </w:r>
    </w:p>
    <w:p w14:paraId="192D30EB" w14:textId="036BCE1A" w:rsidR="008B7091" w:rsidRPr="008B7091" w:rsidRDefault="008B7091" w:rsidP="008B7091">
      <w:pPr>
        <w:autoSpaceDE w:val="0"/>
        <w:autoSpaceDN w:val="0"/>
        <w:adjustRightInd w:val="0"/>
        <w:spacing w:after="0"/>
        <w:rPr>
          <w:color w:val="000000"/>
          <w:sz w:val="20"/>
          <w:szCs w:val="20"/>
          <w:lang w:val="en-CA"/>
        </w:rPr>
      </w:pPr>
      <w:bookmarkStart w:id="700" w:name="BKM_1A59C48F_A7B9_4BDC_B008_53504A772FCF"/>
      <w:bookmarkEnd w:id="700"/>
    </w:p>
    <w:tbl>
      <w:tblPr>
        <w:tblStyle w:val="LightShading"/>
        <w:tblW w:w="9735" w:type="dxa"/>
        <w:tblLayout w:type="fixed"/>
        <w:tblLook w:val="04A0" w:firstRow="1" w:lastRow="0" w:firstColumn="1" w:lastColumn="0" w:noHBand="0" w:noVBand="1"/>
      </w:tblPr>
      <w:tblGrid>
        <w:gridCol w:w="2235"/>
        <w:gridCol w:w="1842"/>
        <w:gridCol w:w="5658"/>
      </w:tblGrid>
      <w:tr w:rsidR="008B7091" w:rsidRPr="008B7091" w14:paraId="59A6DA5A" w14:textId="77777777" w:rsidTr="008B70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5BA66E8" w14:textId="77777777" w:rsidR="008B7091" w:rsidRPr="008B7091" w:rsidRDefault="008B7091" w:rsidP="008B7091">
            <w:pPr>
              <w:autoSpaceDE w:val="0"/>
              <w:autoSpaceDN w:val="0"/>
              <w:adjustRightInd w:val="0"/>
              <w:spacing w:after="0"/>
              <w:rPr>
                <w:rFonts w:asciiTheme="minorHAnsi" w:hAnsiTheme="minorHAnsi"/>
                <w:color w:val="000000"/>
                <w:sz w:val="20"/>
                <w:szCs w:val="20"/>
                <w:lang w:val="en-CA"/>
              </w:rPr>
            </w:pPr>
            <w:bookmarkStart w:id="701" w:name="BKM_F722D1E4_88A1_4807_BB66_32AB9BD44381"/>
            <w:bookmarkEnd w:id="701"/>
            <w:r w:rsidRPr="008B7091">
              <w:rPr>
                <w:rFonts w:asciiTheme="minorHAnsi" w:hAnsiTheme="minorHAnsi"/>
                <w:color w:val="000000"/>
                <w:sz w:val="20"/>
                <w:szCs w:val="20"/>
                <w:lang w:val="en-CA"/>
              </w:rPr>
              <w:t>Name</w:t>
            </w:r>
          </w:p>
        </w:tc>
        <w:tc>
          <w:tcPr>
            <w:tcW w:w="1842" w:type="dxa"/>
          </w:tcPr>
          <w:p w14:paraId="0B0AD3B0" w14:textId="77777777" w:rsidR="008B7091" w:rsidRPr="008B7091" w:rsidRDefault="008B7091" w:rsidP="008B709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Type</w:t>
            </w:r>
          </w:p>
        </w:tc>
        <w:tc>
          <w:tcPr>
            <w:tcW w:w="5658" w:type="dxa"/>
          </w:tcPr>
          <w:p w14:paraId="3967AEBA" w14:textId="77777777" w:rsidR="008B7091" w:rsidRPr="008B7091" w:rsidRDefault="008B7091" w:rsidP="008B709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Description</w:t>
            </w:r>
          </w:p>
        </w:tc>
      </w:tr>
      <w:tr w:rsidR="008B7091" w:rsidRPr="008B7091" w14:paraId="5ED74480" w14:textId="77777777" w:rsidTr="008B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113A527" w14:textId="77777777" w:rsidR="008B7091" w:rsidRPr="008B7091" w:rsidRDefault="008B7091" w:rsidP="008B7091">
            <w:pPr>
              <w:autoSpaceDE w:val="0"/>
              <w:autoSpaceDN w:val="0"/>
              <w:adjustRightInd w:val="0"/>
              <w:spacing w:after="0"/>
              <w:rPr>
                <w:rFonts w:asciiTheme="minorHAnsi" w:hAnsiTheme="minorHAnsi"/>
                <w:color w:val="000000"/>
                <w:sz w:val="20"/>
                <w:szCs w:val="20"/>
                <w:lang w:val="en-CA"/>
              </w:rPr>
            </w:pPr>
            <w:r w:rsidRPr="008B7091">
              <w:rPr>
                <w:rFonts w:asciiTheme="minorHAnsi" w:hAnsiTheme="minorHAnsi"/>
                <w:color w:val="000000"/>
                <w:sz w:val="20"/>
                <w:szCs w:val="20"/>
                <w:lang w:val="en-CA"/>
              </w:rPr>
              <w:t>contactType</w:t>
            </w:r>
          </w:p>
        </w:tc>
        <w:tc>
          <w:tcPr>
            <w:tcW w:w="1842" w:type="dxa"/>
          </w:tcPr>
          <w:p w14:paraId="19B3D00B"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ContactTypeTerm</w:t>
            </w:r>
          </w:p>
        </w:tc>
        <w:tc>
          <w:tcPr>
            <w:tcW w:w="5658" w:type="dxa"/>
          </w:tcPr>
          <w:p w14:paraId="2240E7AD"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Classifies the contact (eg intrusive, unconformity, bedding surface, lithologic boundary, phase boundary)</w:t>
            </w:r>
          </w:p>
          <w:p w14:paraId="2F049BBC"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B7091" w:rsidRPr="008B7091" w14:paraId="3C063FD4" w14:textId="77777777" w:rsidTr="008B7091">
        <w:tc>
          <w:tcPr>
            <w:cnfStyle w:val="001000000000" w:firstRow="0" w:lastRow="0" w:firstColumn="1" w:lastColumn="0" w:oddVBand="0" w:evenVBand="0" w:oddHBand="0" w:evenHBand="0" w:firstRowFirstColumn="0" w:firstRowLastColumn="0" w:lastRowFirstColumn="0" w:lastRowLastColumn="0"/>
            <w:tcW w:w="2235" w:type="dxa"/>
          </w:tcPr>
          <w:p w14:paraId="29C8015A" w14:textId="56CB85FA" w:rsidR="008B7091" w:rsidRPr="008B7091" w:rsidRDefault="008B7091" w:rsidP="008B7091">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stContactDescription</w:t>
            </w:r>
          </w:p>
        </w:tc>
        <w:tc>
          <w:tcPr>
            <w:tcW w:w="1842" w:type="dxa"/>
          </w:tcPr>
          <w:p w14:paraId="78E89051" w14:textId="58DF991E" w:rsidR="008B7091" w:rsidRPr="008B7091" w:rsidRDefault="008B7091" w:rsidP="008B709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ContactAbstractDescription</w:t>
            </w:r>
          </w:p>
        </w:tc>
        <w:tc>
          <w:tcPr>
            <w:tcW w:w="5658" w:type="dxa"/>
          </w:tcPr>
          <w:p w14:paraId="0CF55D3A" w14:textId="5FAF546C" w:rsidR="008B7091" w:rsidRPr="008B7091" w:rsidRDefault="00415CBF" w:rsidP="008B709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w:t>
            </w:r>
            <w:r w:rsidR="008B7091">
              <w:rPr>
                <w:rFonts w:asciiTheme="minorHAnsi" w:hAnsiTheme="minorHAnsi"/>
                <w:color w:val="000000"/>
                <w:sz w:val="20"/>
                <w:szCs w:val="20"/>
                <w:lang w:val="en-CA"/>
              </w:rPr>
              <w:t>etailed contact description.  This is a stub property in GeoSciML Basic</w:t>
            </w:r>
          </w:p>
        </w:tc>
      </w:tr>
    </w:tbl>
    <w:p w14:paraId="29DA17B1" w14:textId="77777777" w:rsidR="008B7091" w:rsidRDefault="008B7091" w:rsidP="00856F51"/>
    <w:p w14:paraId="3C0F655E" w14:textId="549E35C3" w:rsidR="008B7091" w:rsidRDefault="008B7091" w:rsidP="008B7091">
      <w:pPr>
        <w:pStyle w:val="Heading4"/>
      </w:pPr>
      <w:r>
        <w:t>Fold</w:t>
      </w:r>
    </w:p>
    <w:p w14:paraId="63EB48F3" w14:textId="77777777" w:rsidR="008B7091" w:rsidRDefault="008B7091" w:rsidP="00856F51"/>
    <w:p w14:paraId="54815999" w14:textId="6D034D9C" w:rsidR="008B7091" w:rsidRDefault="008B7091" w:rsidP="00856F51">
      <w:r>
        <w:t>A fold is formed by o</w:t>
      </w:r>
      <w:r w:rsidRPr="008B7091">
        <w:t xml:space="preserve">ne or more systematically curved layers, surfaces, or lines in a rock body. Fold denotes a structure formed by the deformation of a GeologicStructure to form a structure that may be described by the translation of an abstract line (the fold axis) parallel to itself along some curvilinear path (the fold profile). Folds have a hinge zone (zone of 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7C8993E2" w14:textId="77777777" w:rsidR="008B7091" w:rsidRDefault="008B7091" w:rsidP="008B7091">
      <w:pPr>
        <w:keepNext/>
      </w:pPr>
      <w:r>
        <w:rPr>
          <w:noProof/>
          <w:lang w:val="en-CA" w:eastAsia="en-CA"/>
        </w:rPr>
        <w:drawing>
          <wp:inline distT="0" distB="0" distL="0" distR="0" wp14:anchorId="58DDCD73" wp14:editId="5AD18D80">
            <wp:extent cx="4347845" cy="45808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47845" cy="4580890"/>
                    </a:xfrm>
                    <a:prstGeom prst="rect">
                      <a:avLst/>
                    </a:prstGeom>
                    <a:noFill/>
                    <a:ln>
                      <a:noFill/>
                    </a:ln>
                  </pic:spPr>
                </pic:pic>
              </a:graphicData>
            </a:graphic>
          </wp:inline>
        </w:drawing>
      </w:r>
    </w:p>
    <w:p w14:paraId="10BE36B7" w14:textId="5227248C" w:rsidR="008B7091" w:rsidRDefault="008B7091" w:rsidP="008B7091">
      <w:pPr>
        <w:pStyle w:val="Caption"/>
      </w:pPr>
      <w:r>
        <w:t xml:space="preserve">Figure </w:t>
      </w:r>
      <w:fldSimple w:instr=" SEQ Figure \* ARABIC ">
        <w:ins w:id="702" w:author="Eric Boisvert" w:date="2015-11-28T15:54:00Z">
          <w:r w:rsidR="00180077">
            <w:rPr>
              <w:noProof/>
            </w:rPr>
            <w:t>24</w:t>
          </w:r>
        </w:ins>
        <w:del w:id="703" w:author="Eric Boisvert" w:date="2015-10-30T04:23:00Z">
          <w:r w:rsidR="00090DCF" w:rsidDel="007D2867">
            <w:rPr>
              <w:noProof/>
            </w:rPr>
            <w:delText>24</w:delText>
          </w:r>
        </w:del>
      </w:fldSimple>
      <w:r>
        <w:t>: Fold</w:t>
      </w:r>
    </w:p>
    <w:p w14:paraId="46F97B34" w14:textId="444AAA7E" w:rsidR="008B7091" w:rsidRPr="008B7091" w:rsidRDefault="008B7091" w:rsidP="008B7091">
      <w:pPr>
        <w:autoSpaceDE w:val="0"/>
        <w:autoSpaceDN w:val="0"/>
        <w:adjustRightInd w:val="0"/>
        <w:spacing w:after="0"/>
        <w:rPr>
          <w:color w:val="000000"/>
          <w:sz w:val="20"/>
          <w:szCs w:val="20"/>
          <w:lang w:val="en-CA"/>
        </w:rPr>
      </w:pPr>
      <w:bookmarkStart w:id="704" w:name="BKM_1562D6E5_754D_41F1_8BCA_821E81C1C77B"/>
      <w:bookmarkEnd w:id="704"/>
    </w:p>
    <w:tbl>
      <w:tblPr>
        <w:tblStyle w:val="LightShading"/>
        <w:tblW w:w="9735" w:type="dxa"/>
        <w:tblLayout w:type="fixed"/>
        <w:tblLook w:val="04A0" w:firstRow="1" w:lastRow="0" w:firstColumn="1" w:lastColumn="0" w:noHBand="0" w:noVBand="1"/>
      </w:tblPr>
      <w:tblGrid>
        <w:gridCol w:w="1809"/>
        <w:gridCol w:w="2268"/>
        <w:gridCol w:w="5658"/>
      </w:tblGrid>
      <w:tr w:rsidR="008B7091" w:rsidRPr="008B7091" w14:paraId="0EE6730C" w14:textId="77777777" w:rsidTr="00415C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BF85E5E" w14:textId="77777777" w:rsidR="008B7091" w:rsidRPr="008B7091" w:rsidRDefault="008B7091" w:rsidP="008B7091">
            <w:pPr>
              <w:autoSpaceDE w:val="0"/>
              <w:autoSpaceDN w:val="0"/>
              <w:adjustRightInd w:val="0"/>
              <w:spacing w:after="0"/>
              <w:rPr>
                <w:rFonts w:asciiTheme="minorHAnsi" w:hAnsiTheme="minorHAnsi"/>
                <w:color w:val="000000"/>
                <w:sz w:val="20"/>
                <w:szCs w:val="20"/>
                <w:lang w:val="en-CA"/>
              </w:rPr>
            </w:pPr>
            <w:bookmarkStart w:id="705" w:name="BKM_2577AA17_B965_493F_8575_D32112AD8348"/>
            <w:bookmarkEnd w:id="705"/>
            <w:r w:rsidRPr="008B7091">
              <w:rPr>
                <w:rFonts w:asciiTheme="minorHAnsi" w:hAnsiTheme="minorHAnsi"/>
                <w:color w:val="000000"/>
                <w:sz w:val="20"/>
                <w:szCs w:val="20"/>
                <w:lang w:val="en-CA"/>
              </w:rPr>
              <w:t>Name</w:t>
            </w:r>
          </w:p>
        </w:tc>
        <w:tc>
          <w:tcPr>
            <w:tcW w:w="2268" w:type="dxa"/>
          </w:tcPr>
          <w:p w14:paraId="32492C3E" w14:textId="77777777" w:rsidR="008B7091" w:rsidRPr="008B7091" w:rsidRDefault="008B7091" w:rsidP="008B709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Type</w:t>
            </w:r>
          </w:p>
        </w:tc>
        <w:tc>
          <w:tcPr>
            <w:tcW w:w="5658" w:type="dxa"/>
          </w:tcPr>
          <w:p w14:paraId="3C33162C" w14:textId="77777777" w:rsidR="008B7091" w:rsidRPr="008B7091" w:rsidRDefault="008B7091" w:rsidP="008B709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Description</w:t>
            </w:r>
          </w:p>
        </w:tc>
      </w:tr>
      <w:tr w:rsidR="008B7091" w:rsidRPr="008B7091" w14:paraId="2067AC53" w14:textId="77777777" w:rsidTr="00415C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9D85DC4" w14:textId="77777777" w:rsidR="008B7091" w:rsidRPr="008B7091" w:rsidRDefault="008B7091" w:rsidP="008B7091">
            <w:pPr>
              <w:autoSpaceDE w:val="0"/>
              <w:autoSpaceDN w:val="0"/>
              <w:adjustRightInd w:val="0"/>
              <w:spacing w:after="0"/>
              <w:rPr>
                <w:rFonts w:asciiTheme="minorHAnsi" w:hAnsiTheme="minorHAnsi"/>
                <w:color w:val="000000"/>
                <w:sz w:val="20"/>
                <w:szCs w:val="20"/>
                <w:lang w:val="en-CA"/>
              </w:rPr>
            </w:pPr>
            <w:r w:rsidRPr="008B7091">
              <w:rPr>
                <w:rFonts w:asciiTheme="minorHAnsi" w:hAnsiTheme="minorHAnsi"/>
                <w:color w:val="000000"/>
                <w:sz w:val="20"/>
                <w:szCs w:val="20"/>
                <w:lang w:val="en-CA"/>
              </w:rPr>
              <w:t>profileType</w:t>
            </w:r>
          </w:p>
        </w:tc>
        <w:tc>
          <w:tcPr>
            <w:tcW w:w="2268" w:type="dxa"/>
          </w:tcPr>
          <w:p w14:paraId="3C91E9D7"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FoldProfileTypeTerm</w:t>
            </w:r>
          </w:p>
        </w:tc>
        <w:tc>
          <w:tcPr>
            <w:tcW w:w="5658" w:type="dxa"/>
          </w:tcPr>
          <w:p w14:paraId="44C4BB71"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 xml:space="preserve">Terminology specifying concave/convex geometry of fold relative to earth surface, and relationship to younging direction in folded strata if known. (eg; antiform, synform, neutral, anticline, syncline, </w:t>
            </w:r>
            <w:r w:rsidRPr="008B7091">
              <w:rPr>
                <w:rFonts w:asciiTheme="minorHAnsi" w:hAnsiTheme="minorHAnsi"/>
                <w:color w:val="000000"/>
                <w:sz w:val="20"/>
                <w:szCs w:val="20"/>
                <w:lang w:val="en-CA"/>
              </w:rPr>
              <w:lastRenderedPageBreak/>
              <w:t>monocline, ptygmatic)</w:t>
            </w:r>
          </w:p>
          <w:p w14:paraId="4A57ABD3"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415CBF" w:rsidRPr="008B7091" w14:paraId="1A8EADA3" w14:textId="77777777" w:rsidTr="00415CBF">
        <w:tc>
          <w:tcPr>
            <w:cnfStyle w:val="001000000000" w:firstRow="0" w:lastRow="0" w:firstColumn="1" w:lastColumn="0" w:oddVBand="0" w:evenVBand="0" w:oddHBand="0" w:evenHBand="0" w:firstRowFirstColumn="0" w:firstRowLastColumn="0" w:lastRowFirstColumn="0" w:lastRowLastColumn="0"/>
            <w:tcW w:w="1809" w:type="dxa"/>
          </w:tcPr>
          <w:p w14:paraId="0022E651" w14:textId="6EA81017" w:rsidR="00415CBF" w:rsidRPr="008B7091" w:rsidRDefault="00415CBF" w:rsidP="008B7091">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lastRenderedPageBreak/>
              <w:t>stFoldDescription</w:t>
            </w:r>
          </w:p>
        </w:tc>
        <w:tc>
          <w:tcPr>
            <w:tcW w:w="2268" w:type="dxa"/>
          </w:tcPr>
          <w:p w14:paraId="55EA6607" w14:textId="4816336A" w:rsidR="00415CBF" w:rsidRPr="008B7091" w:rsidRDefault="00415CBF" w:rsidP="008B709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FoldAbstractDescription</w:t>
            </w:r>
          </w:p>
        </w:tc>
        <w:tc>
          <w:tcPr>
            <w:tcW w:w="5658" w:type="dxa"/>
          </w:tcPr>
          <w:p w14:paraId="1C58ED27" w14:textId="40BDB003" w:rsidR="00415CBF" w:rsidRPr="008B7091" w:rsidRDefault="00415CBF" w:rsidP="00415CB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fold description.  This is a stub property in GeoSciML Basic</w:t>
            </w:r>
          </w:p>
        </w:tc>
      </w:tr>
    </w:tbl>
    <w:p w14:paraId="015721AC" w14:textId="77777777" w:rsidR="008B7091" w:rsidRDefault="008B7091" w:rsidP="00856F51"/>
    <w:p w14:paraId="16BF388F" w14:textId="5B84927F" w:rsidR="00415CBF" w:rsidRDefault="00415CBF" w:rsidP="00415CBF">
      <w:pPr>
        <w:pStyle w:val="Heading4"/>
      </w:pPr>
      <w:r>
        <w:t>Foliation</w:t>
      </w:r>
    </w:p>
    <w:p w14:paraId="2C1613B9" w14:textId="77777777" w:rsidR="00415CBF" w:rsidRDefault="00415CBF" w:rsidP="00415CBF"/>
    <w:p w14:paraId="49E18747" w14:textId="3E59FBC4" w:rsidR="00415CBF" w:rsidRDefault="00415CBF" w:rsidP="00415CBF">
      <w:r>
        <w:t xml:space="preserve">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 penetrative planar foliation defined by layers &gt; 5 mm thick is considered Layering. </w:t>
      </w:r>
    </w:p>
    <w:p w14:paraId="40E991A1" w14:textId="6C0F900C" w:rsidR="00415CBF" w:rsidRDefault="00415CBF" w:rsidP="00415CBF">
      <w:r>
        <w:t>Bedding as a fabric representing the average orientation of paleodepositional surface should be encoded through the foliationType; might apply to bedding that is layering or a foliation without layering (e.g. clast alignment in amalgamated beds).</w:t>
      </w:r>
    </w:p>
    <w:p w14:paraId="44666C1A" w14:textId="77777777" w:rsidR="00415CBF" w:rsidRDefault="00415CBF" w:rsidP="00415CBF">
      <w:pPr>
        <w:keepNext/>
      </w:pPr>
      <w:r>
        <w:rPr>
          <w:noProof/>
          <w:lang w:val="en-CA" w:eastAsia="en-CA"/>
        </w:rPr>
        <w:drawing>
          <wp:inline distT="0" distB="0" distL="0" distR="0" wp14:anchorId="4CFC3454" wp14:editId="436FC7A8">
            <wp:extent cx="4080510" cy="42875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80510" cy="4287520"/>
                    </a:xfrm>
                    <a:prstGeom prst="rect">
                      <a:avLst/>
                    </a:prstGeom>
                    <a:noFill/>
                    <a:ln>
                      <a:noFill/>
                    </a:ln>
                  </pic:spPr>
                </pic:pic>
              </a:graphicData>
            </a:graphic>
          </wp:inline>
        </w:drawing>
      </w:r>
    </w:p>
    <w:p w14:paraId="7217E5C7" w14:textId="2B821E84" w:rsidR="00415CBF" w:rsidRDefault="00415CBF" w:rsidP="00415CBF">
      <w:pPr>
        <w:pStyle w:val="Caption"/>
      </w:pPr>
      <w:r>
        <w:t xml:space="preserve">Figure </w:t>
      </w:r>
      <w:fldSimple w:instr=" SEQ Figure \* ARABIC ">
        <w:ins w:id="706" w:author="Eric Boisvert" w:date="2015-11-28T15:54:00Z">
          <w:r w:rsidR="00180077">
            <w:rPr>
              <w:noProof/>
            </w:rPr>
            <w:t>25</w:t>
          </w:r>
        </w:ins>
        <w:del w:id="707" w:author="Eric Boisvert" w:date="2015-10-30T04:23:00Z">
          <w:r w:rsidR="00090DCF" w:rsidDel="007D2867">
            <w:rPr>
              <w:noProof/>
            </w:rPr>
            <w:delText>25</w:delText>
          </w:r>
        </w:del>
      </w:fldSimple>
      <w:r>
        <w:t>: Foliation</w:t>
      </w:r>
    </w:p>
    <w:p w14:paraId="2F639981" w14:textId="0261F8B1" w:rsidR="00415CBF" w:rsidRPr="00415CBF" w:rsidRDefault="00415CBF" w:rsidP="00415CBF">
      <w:pPr>
        <w:autoSpaceDE w:val="0"/>
        <w:autoSpaceDN w:val="0"/>
        <w:adjustRightInd w:val="0"/>
        <w:spacing w:after="0"/>
        <w:rPr>
          <w:color w:val="000000"/>
          <w:sz w:val="20"/>
          <w:szCs w:val="20"/>
          <w:lang w:val="en-CA"/>
        </w:rPr>
      </w:pPr>
      <w:bookmarkStart w:id="708" w:name="BKM_22F72D69_6FF6_4012_89A7_3FFAC0091563"/>
      <w:bookmarkEnd w:id="708"/>
    </w:p>
    <w:tbl>
      <w:tblPr>
        <w:tblStyle w:val="LightShading"/>
        <w:tblW w:w="9735" w:type="dxa"/>
        <w:tblLayout w:type="fixed"/>
        <w:tblLook w:val="04A0" w:firstRow="1" w:lastRow="0" w:firstColumn="1" w:lastColumn="0" w:noHBand="0" w:noVBand="1"/>
      </w:tblPr>
      <w:tblGrid>
        <w:gridCol w:w="2235"/>
        <w:gridCol w:w="2551"/>
        <w:gridCol w:w="4949"/>
      </w:tblGrid>
      <w:tr w:rsidR="00415CBF" w:rsidRPr="00415CBF" w14:paraId="4F2426C3" w14:textId="77777777" w:rsidTr="00415C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B04AF40" w14:textId="77777777" w:rsidR="00415CBF" w:rsidRPr="00415CBF" w:rsidRDefault="00415CBF" w:rsidP="00415CBF">
            <w:pPr>
              <w:autoSpaceDE w:val="0"/>
              <w:autoSpaceDN w:val="0"/>
              <w:adjustRightInd w:val="0"/>
              <w:spacing w:after="0"/>
              <w:rPr>
                <w:rFonts w:asciiTheme="minorHAnsi" w:hAnsiTheme="minorHAnsi"/>
                <w:color w:val="000000"/>
                <w:sz w:val="20"/>
                <w:szCs w:val="20"/>
                <w:lang w:val="en-CA"/>
              </w:rPr>
            </w:pPr>
            <w:bookmarkStart w:id="709" w:name="BKM_D602E51F_1A69_4732_803D_A550C06800AD"/>
            <w:bookmarkEnd w:id="709"/>
            <w:r w:rsidRPr="00415CBF">
              <w:rPr>
                <w:rFonts w:asciiTheme="minorHAnsi" w:hAnsiTheme="minorHAnsi"/>
                <w:color w:val="000000"/>
                <w:sz w:val="20"/>
                <w:szCs w:val="20"/>
                <w:lang w:val="en-CA"/>
              </w:rPr>
              <w:t>Name</w:t>
            </w:r>
          </w:p>
        </w:tc>
        <w:tc>
          <w:tcPr>
            <w:tcW w:w="2551" w:type="dxa"/>
          </w:tcPr>
          <w:p w14:paraId="1DC3E55F" w14:textId="77777777" w:rsidR="00415CBF" w:rsidRPr="00415CBF" w:rsidRDefault="00415CBF" w:rsidP="00415CB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Type</w:t>
            </w:r>
          </w:p>
        </w:tc>
        <w:tc>
          <w:tcPr>
            <w:tcW w:w="4949" w:type="dxa"/>
          </w:tcPr>
          <w:p w14:paraId="7F432D0C" w14:textId="77777777" w:rsidR="00415CBF" w:rsidRPr="00415CBF" w:rsidRDefault="00415CBF" w:rsidP="00415CB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Description</w:t>
            </w:r>
          </w:p>
        </w:tc>
      </w:tr>
      <w:tr w:rsidR="00415CBF" w:rsidRPr="00415CBF" w14:paraId="524D8130" w14:textId="77777777" w:rsidTr="00415C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8EFD4FE" w14:textId="77777777" w:rsidR="00415CBF" w:rsidRPr="00415CBF" w:rsidRDefault="00415CBF" w:rsidP="00415CBF">
            <w:pPr>
              <w:autoSpaceDE w:val="0"/>
              <w:autoSpaceDN w:val="0"/>
              <w:adjustRightInd w:val="0"/>
              <w:spacing w:after="0"/>
              <w:rPr>
                <w:rFonts w:asciiTheme="minorHAnsi" w:hAnsiTheme="minorHAnsi"/>
                <w:color w:val="000000"/>
                <w:sz w:val="20"/>
                <w:szCs w:val="20"/>
                <w:lang w:val="en-CA"/>
              </w:rPr>
            </w:pPr>
            <w:r w:rsidRPr="00415CBF">
              <w:rPr>
                <w:rFonts w:asciiTheme="minorHAnsi" w:hAnsiTheme="minorHAnsi"/>
                <w:color w:val="000000"/>
                <w:sz w:val="20"/>
                <w:szCs w:val="20"/>
                <w:lang w:val="en-CA"/>
              </w:rPr>
              <w:t>foliationType</w:t>
            </w:r>
          </w:p>
        </w:tc>
        <w:tc>
          <w:tcPr>
            <w:tcW w:w="2551" w:type="dxa"/>
          </w:tcPr>
          <w:p w14:paraId="63CAD90E"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FoliationTypeTerm</w:t>
            </w:r>
          </w:p>
        </w:tc>
        <w:tc>
          <w:tcPr>
            <w:tcW w:w="4949" w:type="dxa"/>
          </w:tcPr>
          <w:p w14:paraId="77F5E48B"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Specifies the type of foliation.  Examples include crenulation cleavage, slaty cleavage, schistosity</w:t>
            </w:r>
          </w:p>
          <w:p w14:paraId="2F4DAF5E"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415CBF" w:rsidRPr="00415CBF" w14:paraId="6D093498" w14:textId="77777777" w:rsidTr="00415CBF">
        <w:tc>
          <w:tcPr>
            <w:cnfStyle w:val="001000000000" w:firstRow="0" w:lastRow="0" w:firstColumn="1" w:lastColumn="0" w:oddVBand="0" w:evenVBand="0" w:oddHBand="0" w:evenHBand="0" w:firstRowFirstColumn="0" w:firstRowLastColumn="0" w:lastRowFirstColumn="0" w:lastRowLastColumn="0"/>
            <w:tcW w:w="2235" w:type="dxa"/>
          </w:tcPr>
          <w:p w14:paraId="23099E81" w14:textId="1533AAC0" w:rsidR="00415CBF" w:rsidRPr="00415CBF" w:rsidRDefault="00415CBF" w:rsidP="00415CB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stFoliationDescription</w:t>
            </w:r>
          </w:p>
        </w:tc>
        <w:tc>
          <w:tcPr>
            <w:tcW w:w="2551" w:type="dxa"/>
          </w:tcPr>
          <w:p w14:paraId="43127FDF" w14:textId="7A2A4137" w:rsidR="00415CBF" w:rsidRPr="00415CBF" w:rsidRDefault="00415CBF" w:rsidP="00415CB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FoliationAbstractDescription</w:t>
            </w:r>
          </w:p>
        </w:tc>
        <w:tc>
          <w:tcPr>
            <w:tcW w:w="4949" w:type="dxa"/>
          </w:tcPr>
          <w:p w14:paraId="37C07304" w14:textId="7BF0137E" w:rsidR="00415CBF" w:rsidRPr="00415CBF" w:rsidRDefault="00415CBF" w:rsidP="00415CB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foliation description.  This is a stub property in GeoSciML Basic</w:t>
            </w:r>
          </w:p>
        </w:tc>
      </w:tr>
    </w:tbl>
    <w:p w14:paraId="39D96E51" w14:textId="77777777" w:rsidR="00415CBF" w:rsidRDefault="00415CBF" w:rsidP="00415CBF"/>
    <w:p w14:paraId="4428B379" w14:textId="230A3945" w:rsidR="00415CBF" w:rsidRDefault="00415CBF" w:rsidP="00415CBF">
      <w:pPr>
        <w:pStyle w:val="Heading4"/>
      </w:pPr>
      <w:r>
        <w:t>ShearDisplacementStructure</w:t>
      </w:r>
    </w:p>
    <w:p w14:paraId="22DD68CD" w14:textId="77777777" w:rsidR="00415CBF" w:rsidRDefault="00415CBF" w:rsidP="00415CBF"/>
    <w:p w14:paraId="18F972D4" w14:textId="1A4DBA17"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fault system comprised of 10's of strands of both brittle and ductile nature. This structure may have some significant thickness (a deformation zone) and have an associated body of deformed rock that may be considered a </w:t>
      </w:r>
      <w:r>
        <w:t>deformation unit (geologicUnitType = ‘</w:t>
      </w:r>
      <w:r w:rsidRPr="00415CBF">
        <w:t>DeformationUnit</w:t>
      </w:r>
      <w:r>
        <w:t>’)</w:t>
      </w:r>
    </w:p>
    <w:p w14:paraId="6E425B04" w14:textId="77777777" w:rsidR="00415CBF" w:rsidRDefault="00415CBF" w:rsidP="00415CBF">
      <w:pPr>
        <w:keepNext/>
      </w:pPr>
      <w:r>
        <w:rPr>
          <w:noProof/>
          <w:lang w:val="en-CA" w:eastAsia="en-CA"/>
        </w:rPr>
        <w:drawing>
          <wp:inline distT="0" distB="0" distL="0" distR="0" wp14:anchorId="3CD5AEBC" wp14:editId="03463AF8">
            <wp:extent cx="3968115" cy="43129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68115" cy="4312920"/>
                    </a:xfrm>
                    <a:prstGeom prst="rect">
                      <a:avLst/>
                    </a:prstGeom>
                    <a:noFill/>
                    <a:ln>
                      <a:noFill/>
                    </a:ln>
                  </pic:spPr>
                </pic:pic>
              </a:graphicData>
            </a:graphic>
          </wp:inline>
        </w:drawing>
      </w:r>
    </w:p>
    <w:p w14:paraId="34B6DF0C" w14:textId="51E7E6F7" w:rsidR="00415CBF" w:rsidRDefault="00415CBF" w:rsidP="00415CBF">
      <w:pPr>
        <w:pStyle w:val="Caption"/>
      </w:pPr>
      <w:r>
        <w:t xml:space="preserve">Figure </w:t>
      </w:r>
      <w:fldSimple w:instr=" SEQ Figure \* ARABIC ">
        <w:ins w:id="710" w:author="Eric Boisvert" w:date="2015-11-28T15:54:00Z">
          <w:r w:rsidR="00180077">
            <w:rPr>
              <w:noProof/>
            </w:rPr>
            <w:t>26</w:t>
          </w:r>
        </w:ins>
        <w:del w:id="711" w:author="Eric Boisvert" w:date="2015-10-30T04:23:00Z">
          <w:r w:rsidR="00090DCF" w:rsidDel="007D2867">
            <w:rPr>
              <w:noProof/>
            </w:rPr>
            <w:delText>26</w:delText>
          </w:r>
        </w:del>
      </w:fldSimple>
      <w:r>
        <w:t xml:space="preserve"> : ShearDisplacementStructure</w:t>
      </w:r>
    </w:p>
    <w:p w14:paraId="0A7D20B1" w14:textId="2F0E0A73" w:rsidR="00415CBF" w:rsidRPr="00415CBF" w:rsidRDefault="00415CBF" w:rsidP="00415CBF">
      <w:pPr>
        <w:autoSpaceDE w:val="0"/>
        <w:autoSpaceDN w:val="0"/>
        <w:adjustRightInd w:val="0"/>
        <w:spacing w:after="0"/>
        <w:rPr>
          <w:color w:val="000000"/>
          <w:sz w:val="20"/>
          <w:szCs w:val="20"/>
          <w:lang w:val="en-CA"/>
        </w:rPr>
      </w:pPr>
      <w:bookmarkStart w:id="712" w:name="BKM_2C0BAC72_25F4_4403_B6F3_8CD29CC45162"/>
      <w:bookmarkEnd w:id="712"/>
    </w:p>
    <w:tbl>
      <w:tblPr>
        <w:tblStyle w:val="LightShading"/>
        <w:tblW w:w="9735" w:type="dxa"/>
        <w:tblLayout w:type="fixed"/>
        <w:tblLook w:val="04A0" w:firstRow="1" w:lastRow="0" w:firstColumn="1" w:lastColumn="0" w:noHBand="0" w:noVBand="1"/>
      </w:tblPr>
      <w:tblGrid>
        <w:gridCol w:w="2093"/>
        <w:gridCol w:w="2693"/>
        <w:gridCol w:w="4949"/>
      </w:tblGrid>
      <w:tr w:rsidR="00415CBF" w:rsidRPr="00415CBF" w14:paraId="2CAB2151" w14:textId="77777777" w:rsidTr="008E71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D5BD8A6" w14:textId="77777777" w:rsidR="00415CBF" w:rsidRPr="00415CBF" w:rsidRDefault="00415CBF" w:rsidP="00415CBF">
            <w:pPr>
              <w:autoSpaceDE w:val="0"/>
              <w:autoSpaceDN w:val="0"/>
              <w:adjustRightInd w:val="0"/>
              <w:spacing w:after="0"/>
              <w:rPr>
                <w:rFonts w:asciiTheme="minorHAnsi" w:hAnsiTheme="minorHAnsi"/>
                <w:color w:val="000000"/>
                <w:sz w:val="20"/>
                <w:szCs w:val="20"/>
                <w:lang w:val="en-CA"/>
              </w:rPr>
            </w:pPr>
            <w:bookmarkStart w:id="713" w:name="BKM_6D164D9B_00C6_4467_A49F_201E1DB05D3E"/>
            <w:bookmarkEnd w:id="713"/>
            <w:r w:rsidRPr="00415CBF">
              <w:rPr>
                <w:rFonts w:asciiTheme="minorHAnsi" w:hAnsiTheme="minorHAnsi"/>
                <w:color w:val="000000"/>
                <w:sz w:val="20"/>
                <w:szCs w:val="20"/>
                <w:lang w:val="en-CA"/>
              </w:rPr>
              <w:lastRenderedPageBreak/>
              <w:t>Name</w:t>
            </w:r>
          </w:p>
        </w:tc>
        <w:tc>
          <w:tcPr>
            <w:tcW w:w="2693" w:type="dxa"/>
          </w:tcPr>
          <w:p w14:paraId="47935AE8" w14:textId="77777777" w:rsidR="00415CBF" w:rsidRPr="00415CBF" w:rsidRDefault="00415CBF" w:rsidP="00415CB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Type</w:t>
            </w:r>
          </w:p>
        </w:tc>
        <w:tc>
          <w:tcPr>
            <w:tcW w:w="4949" w:type="dxa"/>
          </w:tcPr>
          <w:p w14:paraId="7B1340D5" w14:textId="77777777" w:rsidR="00415CBF" w:rsidRPr="00415CBF" w:rsidRDefault="00415CBF" w:rsidP="00415CB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Description</w:t>
            </w:r>
          </w:p>
        </w:tc>
      </w:tr>
      <w:tr w:rsidR="00415CBF" w:rsidRPr="00415CBF" w14:paraId="2EA29A81" w14:textId="77777777" w:rsidTr="008E7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C29F6AB" w14:textId="77777777" w:rsidR="00415CBF" w:rsidRPr="00415CBF" w:rsidRDefault="00415CBF" w:rsidP="00415CBF">
            <w:pPr>
              <w:autoSpaceDE w:val="0"/>
              <w:autoSpaceDN w:val="0"/>
              <w:adjustRightInd w:val="0"/>
              <w:spacing w:after="0"/>
              <w:rPr>
                <w:rFonts w:asciiTheme="minorHAnsi" w:hAnsiTheme="minorHAnsi"/>
                <w:color w:val="000000"/>
                <w:sz w:val="20"/>
                <w:szCs w:val="20"/>
                <w:lang w:val="en-CA"/>
              </w:rPr>
            </w:pPr>
            <w:r w:rsidRPr="00415CBF">
              <w:rPr>
                <w:rFonts w:asciiTheme="minorHAnsi" w:hAnsiTheme="minorHAnsi"/>
                <w:color w:val="000000"/>
                <w:sz w:val="20"/>
                <w:szCs w:val="20"/>
                <w:lang w:val="en-CA"/>
              </w:rPr>
              <w:t>faultType</w:t>
            </w:r>
          </w:p>
        </w:tc>
        <w:tc>
          <w:tcPr>
            <w:tcW w:w="2693" w:type="dxa"/>
          </w:tcPr>
          <w:p w14:paraId="30E8DA95"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FaultTypeTerm</w:t>
            </w:r>
          </w:p>
        </w:tc>
        <w:tc>
          <w:tcPr>
            <w:tcW w:w="4949" w:type="dxa"/>
          </w:tcPr>
          <w:p w14:paraId="70166583"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 xml:space="preserve">Refers to a vocabulary of terms describing the type of shear displacement structure (eg; thrust fault, normal fault, </w:t>
            </w:r>
            <w:proofErr w:type="gramStart"/>
            <w:r w:rsidRPr="00415CBF">
              <w:rPr>
                <w:rFonts w:asciiTheme="minorHAnsi" w:hAnsiTheme="minorHAnsi"/>
                <w:color w:val="000000"/>
                <w:sz w:val="20"/>
                <w:szCs w:val="20"/>
                <w:lang w:val="en-CA"/>
              </w:rPr>
              <w:t>wrench</w:t>
            </w:r>
            <w:proofErr w:type="gramEnd"/>
            <w:r w:rsidRPr="00415CBF">
              <w:rPr>
                <w:rFonts w:asciiTheme="minorHAnsi" w:hAnsiTheme="minorHAnsi"/>
                <w:color w:val="000000"/>
                <w:sz w:val="20"/>
                <w:szCs w:val="20"/>
                <w:lang w:val="en-CA"/>
              </w:rPr>
              <w:t xml:space="preserve"> fault).</w:t>
            </w:r>
          </w:p>
          <w:p w14:paraId="26413533"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E711C" w:rsidRPr="00415CBF" w14:paraId="7F798462" w14:textId="77777777" w:rsidTr="008E711C">
        <w:tc>
          <w:tcPr>
            <w:cnfStyle w:val="001000000000" w:firstRow="0" w:lastRow="0" w:firstColumn="1" w:lastColumn="0" w:oddVBand="0" w:evenVBand="0" w:oddHBand="0" w:evenHBand="0" w:firstRowFirstColumn="0" w:firstRowLastColumn="0" w:lastRowFirstColumn="0" w:lastRowLastColumn="0"/>
            <w:tcW w:w="2093" w:type="dxa"/>
          </w:tcPr>
          <w:p w14:paraId="2EC74DD8" w14:textId="73D895DD" w:rsidR="008E711C" w:rsidRPr="00415CBF" w:rsidRDefault="008E711C" w:rsidP="00415CB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stStructureDescription</w:t>
            </w:r>
          </w:p>
        </w:tc>
        <w:tc>
          <w:tcPr>
            <w:tcW w:w="2693" w:type="dxa"/>
          </w:tcPr>
          <w:p w14:paraId="2F021224" w14:textId="18CEA470" w:rsidR="008E711C" w:rsidRPr="00415CBF" w:rsidRDefault="008E711C" w:rsidP="00415CB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ShearDisplacementStructure</w:t>
            </w:r>
            <w:r>
              <w:rPr>
                <w:rFonts w:asciiTheme="minorHAnsi" w:hAnsiTheme="minorHAnsi"/>
                <w:color w:val="000000"/>
                <w:sz w:val="20"/>
                <w:szCs w:val="20"/>
                <w:lang w:val="en-CA"/>
              </w:rPr>
              <w:br/>
              <w:t>AbstractDescription</w:t>
            </w:r>
          </w:p>
        </w:tc>
        <w:tc>
          <w:tcPr>
            <w:tcW w:w="4949" w:type="dxa"/>
          </w:tcPr>
          <w:p w14:paraId="7D7EAB2B" w14:textId="1CBDC893" w:rsidR="008E711C" w:rsidRPr="00415CBF" w:rsidRDefault="008E711C" w:rsidP="008E711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shear displacement description.  This is a stub property in GeoSciML Basic</w:t>
            </w:r>
          </w:p>
        </w:tc>
      </w:tr>
    </w:tbl>
    <w:p w14:paraId="32E8D547" w14:textId="77777777" w:rsidR="00415CBF" w:rsidRDefault="00415CBF" w:rsidP="00415CBF"/>
    <w:p w14:paraId="37C47BAE" w14:textId="5BF03658" w:rsidR="008E711C" w:rsidRDefault="008E711C" w:rsidP="005A7580">
      <w:pPr>
        <w:pStyle w:val="Heading3"/>
      </w:pPr>
      <w:r>
        <w:t>Geomorphology</w:t>
      </w:r>
    </w:p>
    <w:p w14:paraId="54B0C7D1" w14:textId="77777777" w:rsidR="00FB057B" w:rsidRDefault="00FB057B" w:rsidP="00415CBF"/>
    <w:p w14:paraId="07C9989B" w14:textId="0DA381A1" w:rsidR="008E711C" w:rsidRDefault="00FB057B" w:rsidP="00415CBF">
      <w:r w:rsidRPr="00FB057B">
        <w:t xml:space="preserve">The Geomorphology package describes features that comprise the shape and nature of the Earth's land surface (ie, landforms).  These landforms may be created by natural Earth processes (eg, river channel, beach, moraine, </w:t>
      </w:r>
      <w:proofErr w:type="gramStart"/>
      <w:r w:rsidRPr="00FB057B">
        <w:t>mountain</w:t>
      </w:r>
      <w:proofErr w:type="gramEnd"/>
      <w:r w:rsidRPr="00FB057B">
        <w:t>) or through human (anthropogenic) activity (eg, dredged channel, reclaimed land, mine waste dumps).</w:t>
      </w:r>
    </w:p>
    <w:p w14:paraId="294AE53A" w14:textId="77777777" w:rsidR="00415CBF" w:rsidRDefault="00415CBF" w:rsidP="00415CBF"/>
    <w:p w14:paraId="618391C0" w14:textId="77777777" w:rsidR="00FB057B" w:rsidRDefault="00FB057B" w:rsidP="00FB057B">
      <w:pPr>
        <w:keepNext/>
      </w:pPr>
      <w:r>
        <w:rPr>
          <w:noProof/>
          <w:lang w:val="en-CA" w:eastAsia="en-CA"/>
        </w:rPr>
        <w:drawing>
          <wp:inline distT="0" distB="0" distL="0" distR="0" wp14:anchorId="5439ACA5" wp14:editId="7C7C756F">
            <wp:extent cx="5486400" cy="3797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3797050"/>
                    </a:xfrm>
                    <a:prstGeom prst="rect">
                      <a:avLst/>
                    </a:prstGeom>
                    <a:noFill/>
                    <a:ln>
                      <a:noFill/>
                    </a:ln>
                  </pic:spPr>
                </pic:pic>
              </a:graphicData>
            </a:graphic>
          </wp:inline>
        </w:drawing>
      </w:r>
    </w:p>
    <w:p w14:paraId="77BC1D0D" w14:textId="1F7B2A23" w:rsidR="00FB057B" w:rsidRDefault="00FB057B" w:rsidP="00FB057B">
      <w:pPr>
        <w:pStyle w:val="Caption"/>
      </w:pPr>
      <w:r>
        <w:t xml:space="preserve">Figure </w:t>
      </w:r>
      <w:fldSimple w:instr=" SEQ Figure \* ARABIC ">
        <w:ins w:id="714" w:author="Eric Boisvert" w:date="2015-11-28T15:54:00Z">
          <w:r w:rsidR="00180077">
            <w:rPr>
              <w:noProof/>
            </w:rPr>
            <w:t>27</w:t>
          </w:r>
        </w:ins>
        <w:del w:id="715" w:author="Eric Boisvert" w:date="2015-10-30T04:23:00Z">
          <w:r w:rsidR="00090DCF" w:rsidDel="007D2867">
            <w:rPr>
              <w:noProof/>
            </w:rPr>
            <w:delText>27</w:delText>
          </w:r>
        </w:del>
      </w:fldSimple>
      <w:r>
        <w:t xml:space="preserve"> : Geomorphologic feature</w:t>
      </w:r>
    </w:p>
    <w:p w14:paraId="1CEE7DF6" w14:textId="77777777" w:rsidR="00FB057B" w:rsidRDefault="00FB057B" w:rsidP="00FB057B"/>
    <w:p w14:paraId="04630277" w14:textId="03C8C0E6" w:rsidR="00FB057B" w:rsidRDefault="00FB057B" w:rsidP="00FB057B">
      <w:pPr>
        <w:pStyle w:val="Heading4"/>
      </w:pPr>
      <w:r>
        <w:t>GeomorphologicFeature</w:t>
      </w:r>
    </w:p>
    <w:p w14:paraId="04EC2E61" w14:textId="77777777" w:rsidR="00FB057B" w:rsidRDefault="00FB057B" w:rsidP="00FB057B"/>
    <w:p w14:paraId="65623644" w14:textId="7A49B4D8" w:rsidR="00FB057B" w:rsidRDefault="00FB057B" w:rsidP="00FB057B">
      <w:r>
        <w:lastRenderedPageBreak/>
        <w:t>A geomorphologic feature is a</w:t>
      </w:r>
      <w:r w:rsidRPr="00FB057B">
        <w:t xml:space="preserve"> feature describing the shape and nature of the Earth's land surface (ie, a landform).  These landforms may be created by natural Earth processes (eg, river channel, beach, moraine, </w:t>
      </w:r>
      <w:proofErr w:type="gramStart"/>
      <w:r w:rsidRPr="00FB057B">
        <w:t>mountain</w:t>
      </w:r>
      <w:proofErr w:type="gramEnd"/>
      <w:r w:rsidRPr="00FB057B">
        <w:t>) or through human (anthropogenic) activity (eg, dredged channel, reclaimed land, mine waste dumps).</w:t>
      </w:r>
    </w:p>
    <w:tbl>
      <w:tblPr>
        <w:tblStyle w:val="LightShading"/>
        <w:tblW w:w="9735" w:type="dxa"/>
        <w:tblLayout w:type="fixed"/>
        <w:tblLook w:val="04A0" w:firstRow="1" w:lastRow="0" w:firstColumn="1" w:lastColumn="0" w:noHBand="0" w:noVBand="1"/>
      </w:tblPr>
      <w:tblGrid>
        <w:gridCol w:w="2093"/>
        <w:gridCol w:w="2693"/>
        <w:gridCol w:w="4949"/>
      </w:tblGrid>
      <w:tr w:rsidR="00FB057B" w:rsidRPr="00415CBF" w14:paraId="309C8D40" w14:textId="77777777" w:rsidTr="003A4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D5BF1D8" w14:textId="77777777" w:rsidR="00FB057B" w:rsidRPr="00415CBF" w:rsidRDefault="00FB057B" w:rsidP="003A479F">
            <w:pPr>
              <w:autoSpaceDE w:val="0"/>
              <w:autoSpaceDN w:val="0"/>
              <w:adjustRightInd w:val="0"/>
              <w:spacing w:after="0"/>
              <w:rPr>
                <w:rFonts w:asciiTheme="minorHAnsi" w:hAnsiTheme="minorHAnsi"/>
                <w:color w:val="000000"/>
                <w:sz w:val="20"/>
                <w:szCs w:val="20"/>
                <w:lang w:val="en-CA"/>
              </w:rPr>
            </w:pPr>
            <w:r w:rsidRPr="00415CBF">
              <w:rPr>
                <w:rFonts w:asciiTheme="minorHAnsi" w:hAnsiTheme="minorHAnsi"/>
                <w:color w:val="000000"/>
                <w:sz w:val="20"/>
                <w:szCs w:val="20"/>
                <w:lang w:val="en-CA"/>
              </w:rPr>
              <w:t>Name</w:t>
            </w:r>
          </w:p>
        </w:tc>
        <w:tc>
          <w:tcPr>
            <w:tcW w:w="2693" w:type="dxa"/>
          </w:tcPr>
          <w:p w14:paraId="7B59D590" w14:textId="77777777" w:rsidR="00FB057B" w:rsidRPr="00415CBF" w:rsidRDefault="00FB057B" w:rsidP="003A47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Type</w:t>
            </w:r>
          </w:p>
        </w:tc>
        <w:tc>
          <w:tcPr>
            <w:tcW w:w="4949" w:type="dxa"/>
          </w:tcPr>
          <w:p w14:paraId="4062FD4F" w14:textId="77777777" w:rsidR="00FB057B" w:rsidRPr="00415CBF" w:rsidRDefault="00FB057B" w:rsidP="003A47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Description</w:t>
            </w:r>
          </w:p>
        </w:tc>
      </w:tr>
      <w:tr w:rsidR="00FB057B" w:rsidRPr="00415CBF" w14:paraId="65186151" w14:textId="77777777" w:rsidTr="003A4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0E3AA05" w14:textId="1D389814" w:rsidR="00FB057B" w:rsidRPr="00415CBF" w:rsidRDefault="00FB057B" w:rsidP="003A479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unitDescription</w:t>
            </w:r>
          </w:p>
        </w:tc>
        <w:tc>
          <w:tcPr>
            <w:tcW w:w="2693" w:type="dxa"/>
          </w:tcPr>
          <w:p w14:paraId="38FE2628" w14:textId="668B85B6" w:rsidR="00FB057B" w:rsidRPr="00415CBF" w:rsidRDefault="00FB057B" w:rsidP="003A47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GeologicUnit</w:t>
            </w:r>
          </w:p>
        </w:tc>
        <w:tc>
          <w:tcPr>
            <w:tcW w:w="4949" w:type="dxa"/>
          </w:tcPr>
          <w:p w14:paraId="792A414F" w14:textId="0351611E" w:rsidR="00FB057B" w:rsidRPr="00415CBF" w:rsidRDefault="00FB057B" w:rsidP="00FB057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 xml:space="preserve">Geologic description of the morphologic feature </w:t>
            </w:r>
            <w:r w:rsidRPr="00FB057B">
              <w:rPr>
                <w:rFonts w:asciiTheme="minorHAnsi" w:hAnsiTheme="minorHAnsi"/>
                <w:color w:val="000000"/>
                <w:sz w:val="20"/>
                <w:szCs w:val="20"/>
                <w:lang w:val="en-CA"/>
              </w:rPr>
              <w:t>(eg, related stratigraphic units and earth materials</w:t>
            </w:r>
          </w:p>
        </w:tc>
      </w:tr>
      <w:tr w:rsidR="00FB057B" w:rsidRPr="00415CBF" w14:paraId="2FCE4BCC" w14:textId="77777777" w:rsidTr="003A479F">
        <w:tc>
          <w:tcPr>
            <w:cnfStyle w:val="001000000000" w:firstRow="0" w:lastRow="0" w:firstColumn="1" w:lastColumn="0" w:oddVBand="0" w:evenVBand="0" w:oddHBand="0" w:evenHBand="0" w:firstRowFirstColumn="0" w:firstRowLastColumn="0" w:lastRowFirstColumn="0" w:lastRowLastColumn="0"/>
            <w:tcW w:w="2093" w:type="dxa"/>
          </w:tcPr>
          <w:p w14:paraId="735A56BC" w14:textId="0B82307A" w:rsidR="00FB057B" w:rsidRPr="00415CBF" w:rsidRDefault="00FB057B" w:rsidP="003A479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gmFeatureDescription</w:t>
            </w:r>
          </w:p>
        </w:tc>
        <w:tc>
          <w:tcPr>
            <w:tcW w:w="2693" w:type="dxa"/>
          </w:tcPr>
          <w:p w14:paraId="6BBE633B" w14:textId="594CCC0B" w:rsidR="00FB057B" w:rsidRPr="00415CBF" w:rsidRDefault="00FB057B" w:rsidP="003A47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B057B">
              <w:rPr>
                <w:rFonts w:asciiTheme="minorHAnsi" w:hAnsiTheme="minorHAnsi"/>
                <w:color w:val="000000"/>
                <w:sz w:val="20"/>
                <w:szCs w:val="20"/>
                <w:lang w:val="en-CA"/>
              </w:rPr>
              <w:t>GeomorphologicUnitAbstractDescription</w:t>
            </w:r>
          </w:p>
        </w:tc>
        <w:tc>
          <w:tcPr>
            <w:tcW w:w="4949" w:type="dxa"/>
          </w:tcPr>
          <w:p w14:paraId="01F1AEDF" w14:textId="09168B22" w:rsidR="00FB057B" w:rsidRPr="00FB057B" w:rsidRDefault="00FB057B" w:rsidP="00FB057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B057B">
              <w:rPr>
                <w:rFonts w:asciiTheme="minorHAnsi" w:hAnsiTheme="minorHAnsi"/>
                <w:color w:val="000000"/>
                <w:sz w:val="20"/>
                <w:szCs w:val="20"/>
                <w:lang w:val="en-CA"/>
              </w:rPr>
              <w:t>Detailed geomorphologic description.  This is a stub property in GeoSciML Basic</w:t>
            </w:r>
          </w:p>
        </w:tc>
      </w:tr>
    </w:tbl>
    <w:p w14:paraId="6AA8DB29" w14:textId="77777777" w:rsidR="00FB057B" w:rsidRDefault="00FB057B" w:rsidP="00FB057B"/>
    <w:p w14:paraId="7B2C70FE" w14:textId="06D0BC36" w:rsidR="00E1402F" w:rsidRDefault="00E1402F" w:rsidP="00E1402F">
      <w:pPr>
        <w:pStyle w:val="Heading4"/>
      </w:pPr>
      <w:r w:rsidRPr="00E1402F">
        <w:t>NaturalGeomorphologicFeature</w:t>
      </w:r>
    </w:p>
    <w:p w14:paraId="10D105A3" w14:textId="77777777" w:rsidR="00E1402F" w:rsidRDefault="00E1402F" w:rsidP="00FB057B"/>
    <w:p w14:paraId="2CA06FD3" w14:textId="6E2AAAB2" w:rsidR="00E1402F" w:rsidRDefault="00E1402F" w:rsidP="00FB057B">
      <w:r w:rsidRPr="00E1402F">
        <w:t>A geomorphologic feature (ie, landform) that has been created by natural Earth processes. For example, river channel, beach ridge, caldera, canyon, moraine, mud flat.</w:t>
      </w:r>
    </w:p>
    <w:p w14:paraId="7A5651AC" w14:textId="378AA02B" w:rsidR="00E1402F" w:rsidRPr="00E1402F" w:rsidRDefault="00E1402F" w:rsidP="00E1402F">
      <w:pPr>
        <w:autoSpaceDE w:val="0"/>
        <w:autoSpaceDN w:val="0"/>
        <w:adjustRightInd w:val="0"/>
        <w:spacing w:after="0"/>
        <w:rPr>
          <w:color w:val="000000"/>
          <w:sz w:val="20"/>
          <w:szCs w:val="20"/>
          <w:lang w:val="en-CA"/>
        </w:rPr>
      </w:pPr>
      <w:bookmarkStart w:id="716" w:name="BKM_4E3AD03A_F983_4BE7_BAD7_D46FA41454DA"/>
      <w:bookmarkEnd w:id="716"/>
    </w:p>
    <w:tbl>
      <w:tblPr>
        <w:tblStyle w:val="LightShading"/>
        <w:tblW w:w="0" w:type="auto"/>
        <w:tblLayout w:type="fixed"/>
        <w:tblLook w:val="04A0" w:firstRow="1" w:lastRow="0" w:firstColumn="1" w:lastColumn="0" w:noHBand="0" w:noVBand="1"/>
      </w:tblPr>
      <w:tblGrid>
        <w:gridCol w:w="3245"/>
        <w:gridCol w:w="3245"/>
        <w:gridCol w:w="3245"/>
      </w:tblGrid>
      <w:tr w:rsidR="00E1402F" w:rsidRPr="00E1402F" w14:paraId="3E02F76A" w14:textId="77777777" w:rsidTr="00E14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5C8821B4" w14:textId="77777777" w:rsidR="00E1402F" w:rsidRPr="00E1402F" w:rsidRDefault="00E1402F" w:rsidP="00E1402F">
            <w:pPr>
              <w:autoSpaceDE w:val="0"/>
              <w:autoSpaceDN w:val="0"/>
              <w:adjustRightInd w:val="0"/>
              <w:spacing w:after="0"/>
              <w:rPr>
                <w:rFonts w:asciiTheme="minorHAnsi" w:hAnsiTheme="minorHAnsi"/>
                <w:color w:val="000000"/>
                <w:sz w:val="20"/>
                <w:szCs w:val="20"/>
                <w:lang w:val="en-CA"/>
              </w:rPr>
            </w:pPr>
            <w:bookmarkStart w:id="717" w:name="BKM_D58E407D_6BD7_451C_AC84_ED75498146C5"/>
            <w:bookmarkEnd w:id="717"/>
            <w:r w:rsidRPr="00E1402F">
              <w:rPr>
                <w:rFonts w:asciiTheme="minorHAnsi" w:hAnsiTheme="minorHAnsi"/>
                <w:color w:val="000000"/>
                <w:sz w:val="20"/>
                <w:szCs w:val="20"/>
                <w:lang w:val="en-CA"/>
              </w:rPr>
              <w:t>Name</w:t>
            </w:r>
          </w:p>
        </w:tc>
        <w:tc>
          <w:tcPr>
            <w:tcW w:w="3245" w:type="dxa"/>
          </w:tcPr>
          <w:p w14:paraId="6D81D7B8" w14:textId="77777777" w:rsidR="00E1402F" w:rsidRPr="00E1402F" w:rsidRDefault="00E1402F" w:rsidP="00E1402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Type</w:t>
            </w:r>
          </w:p>
        </w:tc>
        <w:tc>
          <w:tcPr>
            <w:tcW w:w="3245" w:type="dxa"/>
          </w:tcPr>
          <w:p w14:paraId="293DAC2D" w14:textId="77777777" w:rsidR="00E1402F" w:rsidRPr="00E1402F" w:rsidRDefault="00E1402F" w:rsidP="00E1402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Description</w:t>
            </w:r>
          </w:p>
        </w:tc>
      </w:tr>
      <w:tr w:rsidR="00E1402F" w:rsidRPr="00E1402F" w14:paraId="5844895E" w14:textId="77777777" w:rsidTr="00E14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12DA78C6" w14:textId="77777777" w:rsidR="00E1402F" w:rsidRPr="00E1402F" w:rsidRDefault="00E1402F" w:rsidP="00E1402F">
            <w:pPr>
              <w:autoSpaceDE w:val="0"/>
              <w:autoSpaceDN w:val="0"/>
              <w:adjustRightInd w:val="0"/>
              <w:spacing w:after="0"/>
              <w:rPr>
                <w:rFonts w:asciiTheme="minorHAnsi" w:hAnsiTheme="minorHAnsi"/>
                <w:color w:val="000000"/>
                <w:sz w:val="20"/>
                <w:szCs w:val="20"/>
                <w:lang w:val="en-CA"/>
              </w:rPr>
            </w:pPr>
            <w:r w:rsidRPr="00E1402F">
              <w:rPr>
                <w:rFonts w:asciiTheme="minorHAnsi" w:hAnsiTheme="minorHAnsi"/>
                <w:color w:val="000000"/>
                <w:sz w:val="20"/>
                <w:szCs w:val="20"/>
                <w:lang w:val="en-CA"/>
              </w:rPr>
              <w:t>naturalGeomorphologicFeatureType</w:t>
            </w:r>
          </w:p>
        </w:tc>
        <w:tc>
          <w:tcPr>
            <w:tcW w:w="3245" w:type="dxa"/>
          </w:tcPr>
          <w:p w14:paraId="6258008B" w14:textId="77777777" w:rsidR="00E1402F" w:rsidRPr="00E1402F" w:rsidRDefault="00E1402F" w:rsidP="00E1402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NaturalGeomorphologicFeatureTypeTerm</w:t>
            </w:r>
          </w:p>
        </w:tc>
        <w:tc>
          <w:tcPr>
            <w:tcW w:w="3245" w:type="dxa"/>
          </w:tcPr>
          <w:p w14:paraId="6519D2AC" w14:textId="77777777" w:rsidR="00E1402F" w:rsidRPr="00E1402F" w:rsidRDefault="00E1402F" w:rsidP="00E1402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A byReference link to a dictionary of terms describing the type of geomorphologic feature</w:t>
            </w:r>
          </w:p>
          <w:p w14:paraId="2AB40C31" w14:textId="77777777" w:rsidR="00E1402F" w:rsidRPr="00E1402F" w:rsidRDefault="00E1402F" w:rsidP="00E1402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1402F" w:rsidRPr="00E1402F" w14:paraId="31F8F98F" w14:textId="77777777" w:rsidTr="00E1402F">
        <w:tc>
          <w:tcPr>
            <w:cnfStyle w:val="001000000000" w:firstRow="0" w:lastRow="0" w:firstColumn="1" w:lastColumn="0" w:oddVBand="0" w:evenVBand="0" w:oddHBand="0" w:evenHBand="0" w:firstRowFirstColumn="0" w:firstRowLastColumn="0" w:lastRowFirstColumn="0" w:lastRowLastColumn="0"/>
            <w:tcW w:w="3245" w:type="dxa"/>
          </w:tcPr>
          <w:p w14:paraId="5856C59F" w14:textId="77777777" w:rsidR="00E1402F" w:rsidRPr="00E1402F" w:rsidRDefault="00E1402F" w:rsidP="00E1402F">
            <w:pPr>
              <w:autoSpaceDE w:val="0"/>
              <w:autoSpaceDN w:val="0"/>
              <w:adjustRightInd w:val="0"/>
              <w:spacing w:after="0"/>
              <w:rPr>
                <w:rFonts w:asciiTheme="minorHAnsi" w:hAnsiTheme="minorHAnsi"/>
                <w:color w:val="000000"/>
                <w:sz w:val="20"/>
                <w:szCs w:val="20"/>
                <w:lang w:val="en-CA"/>
              </w:rPr>
            </w:pPr>
            <w:bookmarkStart w:id="718" w:name="BKM_60D7A041_DA67_4836_A9CF_067E59A5AD76"/>
            <w:bookmarkEnd w:id="718"/>
            <w:r w:rsidRPr="00E1402F">
              <w:rPr>
                <w:rFonts w:asciiTheme="minorHAnsi" w:hAnsiTheme="minorHAnsi"/>
                <w:color w:val="000000"/>
                <w:sz w:val="20"/>
                <w:szCs w:val="20"/>
                <w:lang w:val="en-CA"/>
              </w:rPr>
              <w:t>activity</w:t>
            </w:r>
          </w:p>
        </w:tc>
        <w:tc>
          <w:tcPr>
            <w:tcW w:w="3245" w:type="dxa"/>
          </w:tcPr>
          <w:p w14:paraId="13E842E0" w14:textId="77777777" w:rsidR="00E1402F" w:rsidRPr="00E1402F" w:rsidRDefault="00E1402F" w:rsidP="00E1402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Category</w:t>
            </w:r>
          </w:p>
        </w:tc>
        <w:tc>
          <w:tcPr>
            <w:tcW w:w="3245" w:type="dxa"/>
          </w:tcPr>
          <w:p w14:paraId="505A443F" w14:textId="09FE25EE" w:rsidR="00E1402F" w:rsidRPr="00E1402F" w:rsidRDefault="00E1402F" w:rsidP="00E1402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Describes the current activity status of the geomorphologic feature (eg, currently active, dormant, inactive, reactivated, etc)</w:t>
            </w:r>
          </w:p>
        </w:tc>
      </w:tr>
    </w:tbl>
    <w:p w14:paraId="6AEC9A05" w14:textId="77777777" w:rsidR="00FB057B" w:rsidRDefault="00FB057B" w:rsidP="00FB057B"/>
    <w:p w14:paraId="7601DBAC" w14:textId="22D988BA" w:rsidR="00E1402F" w:rsidRDefault="00E1402F" w:rsidP="00E1402F">
      <w:pPr>
        <w:pStyle w:val="Heading4"/>
      </w:pPr>
      <w:r w:rsidRPr="00E1402F">
        <w:t>AnthropogenicGeomorphologicFeature</w:t>
      </w:r>
    </w:p>
    <w:p w14:paraId="003D96E3" w14:textId="77777777" w:rsidR="00E1402F" w:rsidRPr="00E1402F" w:rsidRDefault="00E1402F" w:rsidP="00E1402F"/>
    <w:p w14:paraId="0E5F08C3" w14:textId="7A01392D" w:rsidR="00E1402F" w:rsidRDefault="00E1402F" w:rsidP="00FB057B">
      <w:proofErr w:type="gramStart"/>
      <w:r w:rsidRPr="00E1402F">
        <w:t>A geomorphologic feature (ie, landform) which has been created by human activity.</w:t>
      </w:r>
      <w:proofErr w:type="gramEnd"/>
      <w:r w:rsidRPr="00E1402F">
        <w:t xml:space="preserve"> </w:t>
      </w:r>
      <w:r w:rsidR="001A53ED">
        <w:t xml:space="preserve"> </w:t>
      </w:r>
      <w:proofErr w:type="gramStart"/>
      <w:r w:rsidRPr="00E1402F">
        <w:t>For example, dredged channel, midden, open pit, reclaimed land.</w:t>
      </w:r>
      <w:proofErr w:type="gramEnd"/>
    </w:p>
    <w:p w14:paraId="789867C8" w14:textId="45BE9504" w:rsidR="001A53ED" w:rsidRPr="001A53ED" w:rsidRDefault="001A53ED" w:rsidP="001A53ED">
      <w:pPr>
        <w:autoSpaceDE w:val="0"/>
        <w:autoSpaceDN w:val="0"/>
        <w:adjustRightInd w:val="0"/>
        <w:spacing w:after="0"/>
        <w:rPr>
          <w:color w:val="000000"/>
          <w:sz w:val="20"/>
          <w:szCs w:val="20"/>
          <w:lang w:val="en-CA"/>
        </w:rPr>
      </w:pPr>
      <w:bookmarkStart w:id="719" w:name="BKM_226E2406_CB91_4741_B565_53E336A2E054"/>
      <w:bookmarkEnd w:id="719"/>
    </w:p>
    <w:tbl>
      <w:tblPr>
        <w:tblStyle w:val="LightShading"/>
        <w:tblW w:w="9735" w:type="dxa"/>
        <w:tblLayout w:type="fixed"/>
        <w:tblLook w:val="04A0" w:firstRow="1" w:lastRow="0" w:firstColumn="1" w:lastColumn="0" w:noHBand="0" w:noVBand="1"/>
      </w:tblPr>
      <w:tblGrid>
        <w:gridCol w:w="2943"/>
        <w:gridCol w:w="2977"/>
        <w:gridCol w:w="3815"/>
      </w:tblGrid>
      <w:tr w:rsidR="001A53ED" w:rsidRPr="001A53ED" w14:paraId="5DEDF430" w14:textId="77777777" w:rsidTr="001A53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09D26BBB" w14:textId="77777777" w:rsidR="001A53ED" w:rsidRPr="001A53ED" w:rsidRDefault="001A53ED" w:rsidP="001A53ED">
            <w:pPr>
              <w:autoSpaceDE w:val="0"/>
              <w:autoSpaceDN w:val="0"/>
              <w:adjustRightInd w:val="0"/>
              <w:spacing w:after="0"/>
              <w:rPr>
                <w:rFonts w:asciiTheme="minorHAnsi" w:hAnsiTheme="minorHAnsi"/>
                <w:color w:val="000000"/>
                <w:sz w:val="20"/>
                <w:szCs w:val="20"/>
                <w:lang w:val="en-CA"/>
              </w:rPr>
            </w:pPr>
            <w:bookmarkStart w:id="720" w:name="BKM_FB2680F3_627E_464F_82B9_677F1AC277D7"/>
            <w:bookmarkEnd w:id="720"/>
            <w:r w:rsidRPr="001A53ED">
              <w:rPr>
                <w:rFonts w:asciiTheme="minorHAnsi" w:hAnsiTheme="minorHAnsi"/>
                <w:color w:val="000000"/>
                <w:sz w:val="20"/>
                <w:szCs w:val="20"/>
                <w:lang w:val="en-CA"/>
              </w:rPr>
              <w:t>Name</w:t>
            </w:r>
          </w:p>
        </w:tc>
        <w:tc>
          <w:tcPr>
            <w:tcW w:w="2977" w:type="dxa"/>
          </w:tcPr>
          <w:p w14:paraId="687B9303" w14:textId="77777777" w:rsidR="001A53ED" w:rsidRPr="001A53ED" w:rsidRDefault="001A53ED" w:rsidP="001A53ED">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1A53ED">
              <w:rPr>
                <w:rFonts w:asciiTheme="minorHAnsi" w:hAnsiTheme="minorHAnsi"/>
                <w:color w:val="000000"/>
                <w:sz w:val="20"/>
                <w:szCs w:val="20"/>
                <w:lang w:val="en-CA"/>
              </w:rPr>
              <w:t>Type</w:t>
            </w:r>
          </w:p>
        </w:tc>
        <w:tc>
          <w:tcPr>
            <w:tcW w:w="3815" w:type="dxa"/>
          </w:tcPr>
          <w:p w14:paraId="67C3CF20" w14:textId="77777777" w:rsidR="001A53ED" w:rsidRPr="001A53ED" w:rsidRDefault="001A53ED" w:rsidP="001A53ED">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1A53ED">
              <w:rPr>
                <w:rFonts w:asciiTheme="minorHAnsi" w:hAnsiTheme="minorHAnsi"/>
                <w:color w:val="000000"/>
                <w:sz w:val="20"/>
                <w:szCs w:val="20"/>
                <w:lang w:val="en-CA"/>
              </w:rPr>
              <w:t>Description</w:t>
            </w:r>
          </w:p>
        </w:tc>
      </w:tr>
      <w:tr w:rsidR="001A53ED" w:rsidRPr="001A53ED" w14:paraId="7933728D" w14:textId="77777777" w:rsidTr="001A53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0CBDAF0E" w14:textId="0E065688" w:rsidR="001A53ED" w:rsidRPr="001A53ED" w:rsidRDefault="001A53ED" w:rsidP="001A53ED">
            <w:pPr>
              <w:autoSpaceDE w:val="0"/>
              <w:autoSpaceDN w:val="0"/>
              <w:adjustRightInd w:val="0"/>
              <w:spacing w:after="0"/>
              <w:rPr>
                <w:rFonts w:asciiTheme="minorHAnsi" w:hAnsiTheme="minorHAnsi"/>
                <w:color w:val="000000"/>
                <w:sz w:val="20"/>
                <w:szCs w:val="20"/>
                <w:lang w:val="en-CA"/>
              </w:rPr>
            </w:pPr>
            <w:r w:rsidRPr="001A53ED">
              <w:rPr>
                <w:rFonts w:asciiTheme="minorHAnsi" w:hAnsiTheme="minorHAnsi"/>
                <w:color w:val="000000"/>
                <w:sz w:val="20"/>
                <w:szCs w:val="20"/>
                <w:lang w:val="en-CA"/>
              </w:rPr>
              <w:t>anthropogenicGeomorphologic</w:t>
            </w:r>
            <w:r>
              <w:rPr>
                <w:rFonts w:asciiTheme="minorHAnsi" w:hAnsiTheme="minorHAnsi"/>
                <w:color w:val="000000"/>
                <w:sz w:val="20"/>
                <w:szCs w:val="20"/>
                <w:lang w:val="en-CA"/>
              </w:rPr>
              <w:br/>
            </w:r>
            <w:r w:rsidRPr="001A53ED">
              <w:rPr>
                <w:rFonts w:asciiTheme="minorHAnsi" w:hAnsiTheme="minorHAnsi"/>
                <w:color w:val="000000"/>
                <w:sz w:val="20"/>
                <w:szCs w:val="20"/>
                <w:lang w:val="en-CA"/>
              </w:rPr>
              <w:t>FeatureType</w:t>
            </w:r>
          </w:p>
        </w:tc>
        <w:tc>
          <w:tcPr>
            <w:tcW w:w="2977" w:type="dxa"/>
          </w:tcPr>
          <w:p w14:paraId="63F168DA" w14:textId="24326910" w:rsidR="001A53ED" w:rsidRPr="001A53ED" w:rsidRDefault="001A53ED" w:rsidP="001A53ED">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1A53ED">
              <w:rPr>
                <w:rFonts w:asciiTheme="minorHAnsi" w:hAnsiTheme="minorHAnsi"/>
                <w:color w:val="000000"/>
                <w:sz w:val="20"/>
                <w:szCs w:val="20"/>
                <w:lang w:val="en-CA"/>
              </w:rPr>
              <w:t>AnthropogenicGeomorphologic</w:t>
            </w:r>
            <w:r>
              <w:rPr>
                <w:rFonts w:asciiTheme="minorHAnsi" w:hAnsiTheme="minorHAnsi"/>
                <w:color w:val="000000"/>
                <w:sz w:val="20"/>
                <w:szCs w:val="20"/>
                <w:lang w:val="en-CA"/>
              </w:rPr>
              <w:br/>
            </w:r>
            <w:r w:rsidRPr="001A53ED">
              <w:rPr>
                <w:rFonts w:asciiTheme="minorHAnsi" w:hAnsiTheme="minorHAnsi"/>
                <w:color w:val="000000"/>
                <w:sz w:val="20"/>
                <w:szCs w:val="20"/>
                <w:lang w:val="en-CA"/>
              </w:rPr>
              <w:t>FeatureTypeTerm</w:t>
            </w:r>
          </w:p>
        </w:tc>
        <w:tc>
          <w:tcPr>
            <w:tcW w:w="3815" w:type="dxa"/>
          </w:tcPr>
          <w:p w14:paraId="3F5058F3" w14:textId="2A90E9F5" w:rsidR="001A53ED" w:rsidRPr="001A53ED" w:rsidRDefault="001A53ED" w:rsidP="001A53ED">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1A53ED">
              <w:rPr>
                <w:rFonts w:asciiTheme="minorHAnsi" w:hAnsiTheme="minorHAnsi"/>
                <w:color w:val="000000"/>
                <w:sz w:val="20"/>
                <w:szCs w:val="20"/>
                <w:lang w:val="en-CA"/>
              </w:rPr>
              <w:t xml:space="preserve">A </w:t>
            </w:r>
            <w:r>
              <w:rPr>
                <w:rFonts w:asciiTheme="minorHAnsi" w:hAnsiTheme="minorHAnsi"/>
                <w:color w:val="000000"/>
                <w:sz w:val="20"/>
                <w:szCs w:val="20"/>
                <w:lang w:val="en-CA"/>
              </w:rPr>
              <w:t>reference</w:t>
            </w:r>
            <w:r w:rsidRPr="001A53ED">
              <w:rPr>
                <w:rFonts w:asciiTheme="minorHAnsi" w:hAnsiTheme="minorHAnsi"/>
                <w:color w:val="000000"/>
                <w:sz w:val="20"/>
                <w:szCs w:val="20"/>
                <w:lang w:val="en-CA"/>
              </w:rPr>
              <w:t xml:space="preserve"> link to a dictionary of terms describing the type of geomorphologic feature</w:t>
            </w:r>
          </w:p>
          <w:p w14:paraId="08712F62" w14:textId="77777777" w:rsidR="001A53ED" w:rsidRPr="001A53ED" w:rsidRDefault="001A53ED" w:rsidP="001A53ED">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5AE902FE" w14:textId="77777777" w:rsidR="00E1402F" w:rsidRPr="00FB057B" w:rsidRDefault="00E1402F" w:rsidP="00FB057B"/>
    <w:p w14:paraId="5E8855AE" w14:textId="77777777" w:rsidR="00390DF7" w:rsidRDefault="00390DF7" w:rsidP="00DB2D3A">
      <w:pPr>
        <w:pStyle w:val="Heading3"/>
        <w:rPr>
          <w:lang w:val="en-CA"/>
        </w:rPr>
      </w:pPr>
      <w:r>
        <w:rPr>
          <w:lang w:val="en-CA"/>
        </w:rPr>
        <w:t>Collection</w:t>
      </w:r>
    </w:p>
    <w:p w14:paraId="43EFB6DB" w14:textId="77777777" w:rsidR="00390DF7" w:rsidRDefault="00390DF7" w:rsidP="00390DF7">
      <w:r>
        <w:t xml:space="preserve">Collection contains facade classes that facilitate the structuring of WFS response documents and other application uses.   </w:t>
      </w:r>
    </w:p>
    <w:p w14:paraId="709CBDB4" w14:textId="5AFB27EF" w:rsidR="00390DF7" w:rsidRDefault="000467D3" w:rsidP="00390DF7">
      <w:pPr>
        <w:keepNext/>
      </w:pPr>
      <w:r>
        <w:rPr>
          <w:noProof/>
          <w:lang w:val="en-CA" w:eastAsia="en-CA"/>
        </w:rPr>
        <w:lastRenderedPageBreak/>
        <w:drawing>
          <wp:inline distT="0" distB="0" distL="0" distR="0" wp14:anchorId="54ABA98F" wp14:editId="77BAF94E">
            <wp:extent cx="5486400" cy="4907253"/>
            <wp:effectExtent l="0" t="0" r="0" b="8255"/>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4907253"/>
                    </a:xfrm>
                    <a:prstGeom prst="rect">
                      <a:avLst/>
                    </a:prstGeom>
                    <a:noFill/>
                    <a:ln>
                      <a:noFill/>
                    </a:ln>
                  </pic:spPr>
                </pic:pic>
              </a:graphicData>
            </a:graphic>
          </wp:inline>
        </w:drawing>
      </w:r>
      <w:bookmarkStart w:id="721" w:name="_GoBack"/>
      <w:bookmarkEnd w:id="721"/>
    </w:p>
    <w:p w14:paraId="16086824" w14:textId="4E388C7D" w:rsidR="00390DF7" w:rsidRDefault="00390DF7" w:rsidP="00390DF7">
      <w:pPr>
        <w:pStyle w:val="Caption"/>
      </w:pPr>
      <w:bookmarkStart w:id="722" w:name="_Ref432749513"/>
      <w:r>
        <w:t xml:space="preserve">Figure </w:t>
      </w:r>
      <w:fldSimple w:instr=" SEQ Figure \* ARABIC ">
        <w:ins w:id="723" w:author="Eric Boisvert" w:date="2015-11-28T15:54:00Z">
          <w:r w:rsidR="00180077">
            <w:rPr>
              <w:noProof/>
            </w:rPr>
            <w:t>28</w:t>
          </w:r>
        </w:ins>
        <w:del w:id="724" w:author="Eric Boisvert" w:date="2015-10-30T04:23:00Z">
          <w:r w:rsidR="00090DCF" w:rsidDel="007D2867">
            <w:rPr>
              <w:noProof/>
            </w:rPr>
            <w:delText>28</w:delText>
          </w:r>
        </w:del>
      </w:fldSimple>
      <w:bookmarkEnd w:id="722"/>
      <w:r>
        <w:t>: GSML collection diagram</w:t>
      </w:r>
    </w:p>
    <w:p w14:paraId="0A1E3B0B" w14:textId="4F67BA55" w:rsidR="00390DF7" w:rsidRDefault="00390DF7" w:rsidP="00390DF7">
      <w:r>
        <w:t>GSML (</w:t>
      </w:r>
      <w:r>
        <w:fldChar w:fldCharType="begin"/>
      </w:r>
      <w:r>
        <w:instrText xml:space="preserve"> REF _Ref432749513 \h </w:instrText>
      </w:r>
      <w:r>
        <w:fldChar w:fldCharType="separate"/>
      </w:r>
      <w:r>
        <w:t xml:space="preserve">Figure </w:t>
      </w:r>
      <w:r>
        <w:rPr>
          <w:noProof/>
        </w:rPr>
        <w:t>17</w:t>
      </w:r>
      <w:r>
        <w:fldChar w:fldCharType="end"/>
      </w:r>
      <w:r>
        <w:t>) constrains the collection members to instances of EarthMaterial, GeologicFeature, GM_Object, MappedFeature, AbstractFeatureRelation and SF_SamplingFeature.  It is important to note that the &lt;&lt;Union&gt;&gt; stereotype can be encoded in two distinct ways</w:t>
      </w:r>
    </w:p>
    <w:p w14:paraId="44CBDCA1" w14:textId="77777777" w:rsidR="00390DF7" w:rsidRPr="00390DF7" w:rsidRDefault="00390DF7" w:rsidP="00390DF7">
      <w:pPr>
        <w:pStyle w:val="ListParagraph"/>
        <w:numPr>
          <w:ilvl w:val="0"/>
          <w:numId w:val="17"/>
        </w:numPr>
        <w:rPr>
          <w:lang w:val="en-CA"/>
        </w:rPr>
      </w:pPr>
      <w:r>
        <w:t>by materializing the GSMLItem  (as prescribed by ISO 19136 for example)</w:t>
      </w:r>
      <w:r>
        <w:br/>
      </w:r>
      <w:r>
        <w:br/>
      </w:r>
      <w:r w:rsidRPr="00390DF7">
        <w:rPr>
          <w:rFonts w:ascii="Courier New" w:hAnsi="Courier New" w:cs="Courier New"/>
        </w:rPr>
        <w:t>GSML.member.GSMLItem.earthMaterial.EarthMaterial</w:t>
      </w:r>
      <w:r>
        <w:br/>
      </w:r>
    </w:p>
    <w:p w14:paraId="5BDBD8D7" w14:textId="77777777" w:rsidR="00390DF7" w:rsidRPr="00390DF7" w:rsidRDefault="00390DF7" w:rsidP="00390DF7">
      <w:pPr>
        <w:pStyle w:val="ListParagraph"/>
        <w:numPr>
          <w:ilvl w:val="0"/>
          <w:numId w:val="17"/>
        </w:numPr>
        <w:rPr>
          <w:rFonts w:ascii="Courier New" w:hAnsi="Courier New" w:cs="Courier New"/>
          <w:lang w:val="en-CA"/>
        </w:rPr>
      </w:pPr>
      <w:r>
        <w:t xml:space="preserve">using GSMLItem as a validation constrain </w:t>
      </w:r>
      <w:commentRangeStart w:id="725"/>
      <w:r>
        <w:t xml:space="preserve">(as prescribed by iso19136 2007 INSPIRE </w:t>
      </w:r>
      <w:r w:rsidRPr="00390DF7">
        <w:t>Extensions</w:t>
      </w:r>
      <w:r>
        <w:t xml:space="preserve">) </w:t>
      </w:r>
      <w:r>
        <w:br/>
      </w:r>
      <w:commentRangeEnd w:id="725"/>
      <w:r>
        <w:rPr>
          <w:rStyle w:val="CommentReference"/>
        </w:rPr>
        <w:commentReference w:id="725"/>
      </w:r>
      <w:r>
        <w:br/>
      </w:r>
      <w:r w:rsidRPr="00390DF7">
        <w:rPr>
          <w:rFonts w:ascii="Courier New" w:hAnsi="Courier New" w:cs="Courier New"/>
          <w:lang w:val="en-CA"/>
        </w:rPr>
        <w:t>GSML.member.EarthMaterial</w:t>
      </w:r>
    </w:p>
    <w:p w14:paraId="1C1A8D78" w14:textId="258B8FD6" w:rsidR="00390DF7" w:rsidRDefault="00390DF7" w:rsidP="00390DF7">
      <w:pPr>
        <w:rPr>
          <w:lang w:val="en-CA"/>
        </w:rPr>
      </w:pPr>
      <w:r>
        <w:rPr>
          <w:lang w:val="en-CA"/>
        </w:rPr>
        <w:t xml:space="preserve">This requirements class does not impose any encoding style for Union stereotype, although XML encoding requirements class chose the second </w:t>
      </w:r>
      <w:r w:rsidR="00856F51">
        <w:rPr>
          <w:lang w:val="en-CA"/>
        </w:rPr>
        <w:t>option</w:t>
      </w:r>
      <w:r>
        <w:rPr>
          <w:lang w:val="en-CA"/>
        </w:rPr>
        <w:t>.</w:t>
      </w:r>
    </w:p>
    <w:p w14:paraId="051700DA" w14:textId="77777777" w:rsidR="00390DF7" w:rsidRDefault="00390DF7" w:rsidP="00ED2525">
      <w:pPr>
        <w:rPr>
          <w:lang w:val="en-CA"/>
        </w:rPr>
      </w:pPr>
    </w:p>
    <w:p w14:paraId="4682298A" w14:textId="0A807884" w:rsidR="00856F51" w:rsidRDefault="00856F51">
      <w:pPr>
        <w:spacing w:after="0"/>
        <w:rPr>
          <w:lang w:val="en-CA"/>
        </w:rPr>
      </w:pPr>
      <w:r>
        <w:rPr>
          <w:lang w:val="en-CA"/>
        </w:rPr>
        <w:br w:type="page"/>
      </w:r>
    </w:p>
    <w:p w14:paraId="7D9C0A36" w14:textId="6640A48A" w:rsidR="00856F51" w:rsidRDefault="00856F51">
      <w:pPr>
        <w:spacing w:after="0"/>
        <w:rPr>
          <w:lang w:val="en-CA"/>
        </w:rPr>
      </w:pPr>
      <w:r>
        <w:rPr>
          <w:lang w:val="en-CA"/>
        </w:rPr>
        <w:lastRenderedPageBreak/>
        <w:br w:type="page"/>
      </w:r>
    </w:p>
    <w:p w14:paraId="58F523C3" w14:textId="27F21DD5" w:rsidR="00856F51" w:rsidRDefault="00DB2D3A" w:rsidP="00DB2D3A">
      <w:pPr>
        <w:pStyle w:val="Heading3"/>
        <w:rPr>
          <w:lang w:val="en-CA"/>
        </w:rPr>
      </w:pPr>
      <w:r>
        <w:rPr>
          <w:lang w:val="en-CA"/>
        </w:rPr>
        <w:lastRenderedPageBreak/>
        <w:t>GeoSciML basic vocabularies</w:t>
      </w:r>
    </w:p>
    <w:p w14:paraId="1BEB2B8A" w14:textId="77777777" w:rsidR="00DB2D3A" w:rsidRDefault="00DB2D3A" w:rsidP="00ED2525">
      <w:pPr>
        <w:rPr>
          <w:lang w:val="en-CA"/>
        </w:rPr>
      </w:pPr>
    </w:p>
    <w:p w14:paraId="72DBCE36" w14:textId="2B26D214" w:rsidR="00DB2D3A"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3C190E">
        <w:t xml:space="preserve">Table </w:t>
      </w:r>
      <w:r w:rsidR="003C190E">
        <w:rPr>
          <w:noProof/>
        </w:rPr>
        <w:t>14</w:t>
      </w:r>
      <w:r w:rsidR="003C190E">
        <w:rPr>
          <w:lang w:val="en-CA"/>
        </w:rPr>
        <w:fldChar w:fldCharType="end"/>
      </w:r>
      <w:r w:rsidR="003C190E">
        <w:rPr>
          <w:lang w:val="en-CA"/>
        </w:rPr>
        <w:t xml:space="preserve"> lists the vocabularies used in Basic.  Each of those vocabularies should be implemented using </w:t>
      </w:r>
      <w:r w:rsidR="001453F6">
        <w:rPr>
          <w:lang w:val="en-CA"/>
        </w:rPr>
        <w:t>externally managed vocabularies</w:t>
      </w:r>
      <w:r w:rsidR="003C190E">
        <w:rPr>
          <w:lang w:val="en-CA"/>
        </w:rPr>
        <w:t xml:space="preserve"> as specified in clause </w:t>
      </w:r>
      <w:r w:rsidR="003C190E">
        <w:rPr>
          <w:lang w:val="en-CA"/>
        </w:rPr>
        <w:fldChar w:fldCharType="begin"/>
      </w:r>
      <w:r w:rsidR="003C190E">
        <w:rPr>
          <w:lang w:val="en-CA"/>
        </w:rPr>
        <w:instrText xml:space="preserve"> REF _Ref432861816 \r \h </w:instrText>
      </w:r>
      <w:r w:rsidR="003C190E">
        <w:rPr>
          <w:lang w:val="en-CA"/>
        </w:rPr>
      </w:r>
      <w:r w:rsidR="003C190E">
        <w:rPr>
          <w:lang w:val="en-CA"/>
        </w:rPr>
        <w:fldChar w:fldCharType="separate"/>
      </w:r>
      <w:r w:rsidR="003C190E">
        <w:rPr>
          <w:lang w:val="en-CA"/>
        </w:rPr>
        <w:t>8.2.4</w:t>
      </w:r>
      <w:r w:rsidR="003C190E">
        <w:rPr>
          <w:lang w:val="en-CA"/>
        </w:rPr>
        <w:fldChar w:fldCharType="end"/>
      </w:r>
    </w:p>
    <w:p w14:paraId="090C5302" w14:textId="32BE5AE7" w:rsidR="003C190E" w:rsidRDefault="003C190E" w:rsidP="003C190E">
      <w:pPr>
        <w:pStyle w:val="Caption"/>
        <w:keepNext/>
      </w:pPr>
      <w:bookmarkStart w:id="726" w:name="_Ref432861594"/>
      <w:r>
        <w:t xml:space="preserve">Table </w:t>
      </w:r>
      <w:fldSimple w:instr=" SEQ Table \* ARABIC ">
        <w:r w:rsidR="004D3EF3">
          <w:rPr>
            <w:noProof/>
          </w:rPr>
          <w:t>14</w:t>
        </w:r>
      </w:fldSimple>
      <w:bookmarkEnd w:id="726"/>
      <w:r>
        <w:t>: Vocabularies used in GeoSciML Basic</w:t>
      </w:r>
    </w:p>
    <w:tbl>
      <w:tblPr>
        <w:tblStyle w:val="LightShading"/>
        <w:tblW w:w="0" w:type="auto"/>
        <w:tblLook w:val="04A0" w:firstRow="1" w:lastRow="0" w:firstColumn="1" w:lastColumn="0" w:noHBand="0" w:noVBand="1"/>
      </w:tblPr>
      <w:tblGrid>
        <w:gridCol w:w="2951"/>
        <w:gridCol w:w="5804"/>
      </w:tblGrid>
      <w:tr w:rsidR="00CF6174" w:rsidRPr="00740F77" w14:paraId="6B17D9AE" w14:textId="77777777" w:rsidTr="00CF61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4B8236BA" w14:textId="54E280AF"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Vocabulary</w:t>
            </w:r>
          </w:p>
        </w:tc>
        <w:tc>
          <w:tcPr>
            <w:tcW w:w="5804" w:type="dxa"/>
          </w:tcPr>
          <w:p w14:paraId="5D7A621F" w14:textId="106F9D9B" w:rsidR="00CF6174" w:rsidRPr="00740F77" w:rsidRDefault="00CF6174" w:rsidP="00ED2525">
            <w:pP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lang w:val="en-CA"/>
              </w:rPr>
            </w:pPr>
            <w:r w:rsidRPr="00740F77">
              <w:rPr>
                <w:rFonts w:asciiTheme="minorHAnsi" w:hAnsiTheme="minorHAnsi"/>
                <w:sz w:val="20"/>
                <w:szCs w:val="20"/>
                <w:lang w:val="en-CA"/>
              </w:rPr>
              <w:t>Description</w:t>
            </w:r>
          </w:p>
        </w:tc>
      </w:tr>
      <w:tr w:rsidR="00CF6174" w:rsidRPr="00740F77" w14:paraId="7831D5D5"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7835A179" w14:textId="65F65787"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CompositionPartRoleTerm</w:t>
            </w:r>
          </w:p>
        </w:tc>
        <w:tc>
          <w:tcPr>
            <w:tcW w:w="5804" w:type="dxa"/>
          </w:tcPr>
          <w:p w14:paraId="3C80A83A" w14:textId="69A307B0"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r w:rsidRPr="00740F77">
              <w:rPr>
                <w:rFonts w:asciiTheme="minorHAnsi" w:hAnsiTheme="minorHAnsi"/>
                <w:sz w:val="20"/>
                <w:szCs w:val="20"/>
              </w:rPr>
              <w:t>This class is a blank placeholder for a vocabulary of terms to describe the role that a compositional part plays in a geologic unit.</w:t>
            </w:r>
          </w:p>
        </w:tc>
      </w:tr>
      <w:tr w:rsidR="00CF6174" w:rsidRPr="00740F77" w14:paraId="29394C21"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0D161FD5" w14:textId="77F8DD8D" w:rsidR="00CF6174" w:rsidRPr="00740F77" w:rsidRDefault="00CF6174" w:rsidP="00ED2525">
            <w:pPr>
              <w:rPr>
                <w:rFonts w:asciiTheme="minorHAnsi" w:hAnsiTheme="minorHAnsi"/>
                <w:sz w:val="20"/>
                <w:szCs w:val="20"/>
                <w:lang w:val="en-CA"/>
              </w:rPr>
            </w:pPr>
            <w:commentRangeStart w:id="727"/>
            <w:r w:rsidRPr="00740F77">
              <w:rPr>
                <w:rFonts w:asciiTheme="minorHAnsi" w:hAnsiTheme="minorHAnsi"/>
                <w:sz w:val="20"/>
                <w:szCs w:val="20"/>
                <w:lang w:val="en-CA"/>
              </w:rPr>
              <w:t>DescriptionPurpose</w:t>
            </w:r>
          </w:p>
        </w:tc>
        <w:tc>
          <w:tcPr>
            <w:tcW w:w="5804" w:type="dxa"/>
          </w:tcPr>
          <w:p w14:paraId="65BF3F4E" w14:textId="77777777" w:rsidR="00CF6174" w:rsidRPr="00DB2D3A" w:rsidRDefault="00CF6174" w:rsidP="00DB2D3A">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DB2D3A">
              <w:rPr>
                <w:rFonts w:asciiTheme="minorHAnsi" w:hAnsiTheme="minorHAnsi" w:cs="Segoe UI"/>
                <w:sz w:val="20"/>
                <w:szCs w:val="20"/>
                <w:lang w:val="en-CA"/>
              </w:rPr>
              <w:t xml:space="preserve">Codes used for the specification of the intended purpose/level of abstraction for a given feature or object instance, ie the reason for the existence of the GeologicFeature. </w:t>
            </w:r>
          </w:p>
          <w:p w14:paraId="24CFEEAB" w14:textId="74EC762A" w:rsidR="00CF6174" w:rsidRPr="00740F77" w:rsidRDefault="00CF6174" w:rsidP="00DB2D3A">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r w:rsidRPr="00740F77">
              <w:rPr>
                <w:rFonts w:asciiTheme="minorHAnsi" w:hAnsiTheme="minorHAnsi" w:cs="Segoe UI"/>
                <w:color w:val="auto"/>
                <w:sz w:val="20"/>
                <w:szCs w:val="20"/>
                <w:lang w:val="en-CA"/>
              </w:rPr>
              <w:t>Values: instance, typicalNorm, definingNorm.</w:t>
            </w:r>
            <w:commentRangeEnd w:id="727"/>
            <w:r>
              <w:rPr>
                <w:rStyle w:val="CommentReference"/>
                <w:color w:val="auto"/>
              </w:rPr>
              <w:commentReference w:id="727"/>
            </w:r>
          </w:p>
        </w:tc>
      </w:tr>
      <w:tr w:rsidR="00CF6174" w:rsidRPr="00740F77" w14:paraId="3D45611F"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162A4F8E" w14:textId="3F7FEDFB"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ExposureTerm</w:t>
            </w:r>
          </w:p>
        </w:tc>
        <w:tc>
          <w:tcPr>
            <w:tcW w:w="5804" w:type="dxa"/>
          </w:tcPr>
          <w:p w14:paraId="02FDE2CA" w14:textId="77777777" w:rsidR="00CF6174" w:rsidRPr="00DB2D3A" w:rsidRDefault="00CF6174" w:rsidP="00DB2D3A">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DB2D3A">
              <w:rPr>
                <w:rFonts w:asciiTheme="minorHAnsi" w:hAnsiTheme="minorHAnsi" w:cs="Segoe UI"/>
                <w:sz w:val="20"/>
                <w:szCs w:val="20"/>
                <w:lang w:val="en-CA"/>
              </w:rPr>
              <w:t>This class is a blank placeholder for a vocabulary of terms describing the nature of the expression of the mapped feature at the earth's surface (eg, exposed, concealed)</w:t>
            </w:r>
          </w:p>
          <w:p w14:paraId="703AAB96"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148923BA"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263F1A15" w14:textId="6BE91966"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GeologicUnitHierarchyRoleTerm</w:t>
            </w:r>
          </w:p>
        </w:tc>
        <w:tc>
          <w:tcPr>
            <w:tcW w:w="5804" w:type="dxa"/>
          </w:tcPr>
          <w:p w14:paraId="4107B30D" w14:textId="77777777" w:rsidR="00CF6174" w:rsidRPr="00740F77" w:rsidRDefault="00CF6174" w:rsidP="00740F77">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Role of the unit in the hierarchy</w:t>
            </w:r>
          </w:p>
          <w:p w14:paraId="5DD85D29" w14:textId="77777777" w:rsidR="00CF6174" w:rsidRPr="00740F77" w:rsidRDefault="00CF6174"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p>
        </w:tc>
      </w:tr>
      <w:tr w:rsidR="00CF6174" w:rsidRPr="00740F77" w14:paraId="7A88332E"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6C2C4BFE" w14:textId="00D1538A"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GeologicUnitTypeTerm</w:t>
            </w:r>
          </w:p>
        </w:tc>
        <w:tc>
          <w:tcPr>
            <w:tcW w:w="5804" w:type="dxa"/>
          </w:tcPr>
          <w:p w14:paraId="11F30104"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p>
          <w:p w14:paraId="1910B054" w14:textId="35D53CA5"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 xml:space="preserve">Example values: GeologicUnit, AllostratigraphicUnit, </w:t>
            </w:r>
          </w:p>
          <w:p w14:paraId="7D8C44CC" w14:textId="756D5222"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AlterationUnit, ArtificialGround, BiostratigraphicUnit, ChronostratigraphicUnit ,DeformationUnit,ExcavationUnit, GeophysicalUnit, LithodemicUnit, LithogeneticUnit, LithologicUnit, LithostratigraphicUnit, LithotectonicUnit, MagnetostratigraphicUnit, MassMovementUnit, Pedoderm, PedostratigraphicUnit, PolarityChronostratigraphicUnit</w:t>
            </w:r>
          </w:p>
          <w:p w14:paraId="7A6C3CAA"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59312F8A"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562055F5" w14:textId="7BF28E86"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GeologicUnitPartRoleTerm</w:t>
            </w:r>
          </w:p>
        </w:tc>
        <w:tc>
          <w:tcPr>
            <w:tcW w:w="5804" w:type="dxa"/>
          </w:tcPr>
          <w:p w14:paraId="7DC7A2CE" w14:textId="77777777" w:rsidR="00CF6174" w:rsidRPr="00740F77" w:rsidRDefault="00CF6174" w:rsidP="00740F77">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 xml:space="preserve">This class is a blank placeholder for a vocabulary of terms describing the nature of the parts of a geologic unit, e.g. facies, stratigraphic, interbeds, geographic, eastern facies, </w:t>
            </w:r>
          </w:p>
          <w:p w14:paraId="318E87B9" w14:textId="77777777" w:rsidR="00CF6174" w:rsidRPr="00740F77" w:rsidRDefault="00CF6174"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p>
        </w:tc>
      </w:tr>
      <w:tr w:rsidR="00CF6174" w:rsidRPr="00740F77" w14:paraId="681ED370"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4EF9B007" w14:textId="409BF1C2"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LithologyTerm</w:t>
            </w:r>
          </w:p>
        </w:tc>
        <w:tc>
          <w:tcPr>
            <w:tcW w:w="5804" w:type="dxa"/>
          </w:tcPr>
          <w:p w14:paraId="55CF0BDD"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Refers to a vocabulary of terms describing the lithology of the compound earth material (eg, granite, sandstone, schist)</w:t>
            </w:r>
          </w:p>
          <w:p w14:paraId="5BE2CFC9"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31EED7B7"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1CF195B1" w14:textId="151F1C15"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MappingFrameTerm</w:t>
            </w:r>
          </w:p>
        </w:tc>
        <w:tc>
          <w:tcPr>
            <w:tcW w:w="5804" w:type="dxa"/>
          </w:tcPr>
          <w:p w14:paraId="7B085C6C" w14:textId="5D3B472D" w:rsidR="00CF6174" w:rsidRPr="00740F77" w:rsidRDefault="00CF6174" w:rsidP="00740F77">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r w:rsidRPr="00740F77">
              <w:rPr>
                <w:rStyle w:val="apple-converted-space"/>
                <w:rFonts w:asciiTheme="minorHAnsi" w:hAnsiTheme="minorHAnsi"/>
                <w:color w:val="1A1A1A"/>
                <w:sz w:val="20"/>
                <w:szCs w:val="20"/>
                <w:shd w:val="clear" w:color="auto" w:fill="FAFAFA"/>
              </w:rPr>
              <w:t xml:space="preserve">A </w:t>
            </w:r>
            <w:r w:rsidRPr="00740F77">
              <w:rPr>
                <w:rFonts w:asciiTheme="minorHAnsi" w:hAnsiTheme="minorHAnsi"/>
                <w:color w:val="1A1A1A"/>
                <w:sz w:val="20"/>
                <w:szCs w:val="20"/>
                <w:shd w:val="clear" w:color="auto" w:fill="FAFAFA"/>
              </w:rPr>
              <w:t xml:space="preserve">mapping surface, a section, a Borehole </w:t>
            </w:r>
          </w:p>
        </w:tc>
      </w:tr>
      <w:tr w:rsidR="00CF6174" w:rsidRPr="00740F77" w14:paraId="4A911914"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32D65DF3" w14:textId="30C02777"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lastRenderedPageBreak/>
              <w:t>RankTerm</w:t>
            </w:r>
          </w:p>
        </w:tc>
        <w:tc>
          <w:tcPr>
            <w:tcW w:w="5804" w:type="dxa"/>
          </w:tcPr>
          <w:p w14:paraId="650A819C"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This class is a blank placeholder for a vocabulary of terms describing the rank of a geologic unit (eg, Group, Formation, Member, etc)</w:t>
            </w:r>
          </w:p>
          <w:p w14:paraId="64DEFE47"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46CD1198"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3B7BE50A" w14:textId="28D96779"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CollectionTypeTerm</w:t>
            </w:r>
          </w:p>
        </w:tc>
        <w:tc>
          <w:tcPr>
            <w:tcW w:w="5804" w:type="dxa"/>
          </w:tcPr>
          <w:p w14:paraId="1B0E8322" w14:textId="5F264C65" w:rsidR="00CF6174" w:rsidRPr="00740F77" w:rsidRDefault="00980C8A"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ins w:id="728" w:author="Eric Boisvert" w:date="2015-11-11T12:35:00Z">
              <w:r w:rsidRPr="00980C8A">
                <w:rPr>
                  <w:rFonts w:asciiTheme="minorHAnsi" w:hAnsiTheme="minorHAnsi"/>
                  <w:sz w:val="20"/>
                  <w:szCs w:val="20"/>
                  <w:lang w:val="en-CA"/>
                </w:rPr>
                <w:t>Types of collections of geological and geophysical objects.</w:t>
              </w:r>
            </w:ins>
            <w:del w:id="729" w:author="Eric Boisvert" w:date="2015-11-11T12:35:00Z">
              <w:r w:rsidR="00CF6174" w:rsidDel="00980C8A">
                <w:rPr>
                  <w:rFonts w:asciiTheme="minorHAnsi" w:hAnsiTheme="minorHAnsi"/>
                  <w:sz w:val="20"/>
                  <w:szCs w:val="20"/>
                  <w:lang w:val="en-CA"/>
                </w:rPr>
                <w:delText>Type of collection</w:delText>
              </w:r>
            </w:del>
          </w:p>
        </w:tc>
      </w:tr>
      <w:tr w:rsidR="00CF6174" w:rsidRPr="00740F77" w14:paraId="5FAC4EEC"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4428C418" w14:textId="15005D83"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EventProcessTerm</w:t>
            </w:r>
          </w:p>
        </w:tc>
        <w:tc>
          <w:tcPr>
            <w:tcW w:w="5804" w:type="dxa"/>
          </w:tcPr>
          <w:p w14:paraId="7C3718B7"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740F77">
              <w:rPr>
                <w:rFonts w:ascii="Segoe UI" w:hAnsi="Segoe UI" w:cs="Segoe UI"/>
                <w:sz w:val="18"/>
                <w:szCs w:val="18"/>
                <w:lang w:val="en-CA"/>
              </w:rPr>
              <w:t>Refers to a vocabulary of terms specifying the process or processes that occurred during an event. Examples include deposition, extrusion, intrusion, cooling.</w:t>
            </w:r>
          </w:p>
          <w:p w14:paraId="6AF79852"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783DBEBB"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705CADDD" w14:textId="0A28C1F1"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GeochronologicEraTerm</w:t>
            </w:r>
          </w:p>
        </w:tc>
        <w:tc>
          <w:tcPr>
            <w:tcW w:w="5804" w:type="dxa"/>
          </w:tcPr>
          <w:p w14:paraId="2E86FA56" w14:textId="32D03747" w:rsidR="00CF6174" w:rsidRPr="00740F77" w:rsidRDefault="00CF6174" w:rsidP="00004AA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r>
              <w:rPr>
                <w:rFonts w:asciiTheme="minorHAnsi" w:hAnsiTheme="minorHAnsi"/>
                <w:sz w:val="20"/>
                <w:szCs w:val="20"/>
                <w:lang w:val="en-CA"/>
              </w:rPr>
              <w:t xml:space="preserve">Term from a </w:t>
            </w:r>
            <w:del w:id="730" w:author="Eric Boisvert" w:date="2015-11-11T12:44:00Z">
              <w:r w:rsidDel="00004AA5">
                <w:rPr>
                  <w:rFonts w:asciiTheme="minorHAnsi" w:hAnsiTheme="minorHAnsi"/>
                  <w:sz w:val="20"/>
                  <w:szCs w:val="20"/>
                  <w:lang w:val="en-CA"/>
                </w:rPr>
                <w:delText xml:space="preserve">Geological </w:delText>
              </w:r>
            </w:del>
            <w:ins w:id="731" w:author="Eric Boisvert" w:date="2015-11-11T12:44:00Z">
              <w:r w:rsidR="00004AA5">
                <w:rPr>
                  <w:rFonts w:asciiTheme="minorHAnsi" w:hAnsiTheme="minorHAnsi"/>
                  <w:sz w:val="20"/>
                  <w:szCs w:val="20"/>
                  <w:lang w:val="en-CA"/>
                </w:rPr>
                <w:t xml:space="preserve">Geochronological </w:t>
              </w:r>
            </w:ins>
            <w:del w:id="732" w:author="Eric Boisvert" w:date="2015-11-11T12:44:00Z">
              <w:r w:rsidDel="00004AA5">
                <w:rPr>
                  <w:rFonts w:asciiTheme="minorHAnsi" w:hAnsiTheme="minorHAnsi"/>
                  <w:sz w:val="20"/>
                  <w:szCs w:val="20"/>
                  <w:lang w:val="en-CA"/>
                </w:rPr>
                <w:delText>Time Scale</w:delText>
              </w:r>
            </w:del>
            <w:ins w:id="733" w:author="Eric Boisvert" w:date="2015-11-11T12:44:00Z">
              <w:r w:rsidR="00004AA5">
                <w:rPr>
                  <w:rFonts w:asciiTheme="minorHAnsi" w:hAnsiTheme="minorHAnsi"/>
                  <w:sz w:val="20"/>
                  <w:szCs w:val="20"/>
                  <w:lang w:val="en-CA"/>
                </w:rPr>
                <w:t>vocabulary</w:t>
              </w:r>
            </w:ins>
          </w:p>
        </w:tc>
      </w:tr>
      <w:tr w:rsidR="00CF6174" w:rsidRPr="00740F77" w14:paraId="0BCBD5FE"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73CB0AA2" w14:textId="212DE9FD" w:rsidR="00CF6174" w:rsidRPr="00740F77" w:rsidRDefault="00CF6174" w:rsidP="00ED2525">
            <w:pPr>
              <w:rPr>
                <w:rFonts w:asciiTheme="minorHAnsi" w:hAnsiTheme="minorHAnsi"/>
                <w:sz w:val="20"/>
                <w:szCs w:val="20"/>
                <w:lang w:val="en-CA"/>
              </w:rPr>
            </w:pPr>
            <w:r w:rsidRPr="003343DC">
              <w:rPr>
                <w:rFonts w:asciiTheme="minorHAnsi" w:hAnsiTheme="minorHAnsi"/>
                <w:sz w:val="20"/>
                <w:szCs w:val="20"/>
                <w:lang w:val="en-CA"/>
              </w:rPr>
              <w:t>ContactTypeTerm</w:t>
            </w:r>
          </w:p>
        </w:tc>
        <w:tc>
          <w:tcPr>
            <w:tcW w:w="5804" w:type="dxa"/>
          </w:tcPr>
          <w:p w14:paraId="26BFBC5C" w14:textId="77777777" w:rsidR="00CF6174" w:rsidRPr="003343DC" w:rsidRDefault="00CF6174" w:rsidP="003343DC">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3343DC">
              <w:rPr>
                <w:rFonts w:ascii="Segoe UI" w:hAnsi="Segoe UI" w:cs="Segoe UI"/>
                <w:sz w:val="18"/>
                <w:szCs w:val="18"/>
                <w:lang w:val="en-CA"/>
              </w:rPr>
              <w:t>Refers to a vocabulary of terms describing types of geological contacts</w:t>
            </w:r>
          </w:p>
          <w:p w14:paraId="4F63EF0C"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151879E1"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25DD32FD" w14:textId="47AA8F81" w:rsidR="00CF6174" w:rsidRPr="00740F77" w:rsidRDefault="00CF6174" w:rsidP="00ED2525">
            <w:pPr>
              <w:rPr>
                <w:rFonts w:asciiTheme="minorHAnsi" w:hAnsiTheme="minorHAnsi"/>
                <w:sz w:val="20"/>
                <w:szCs w:val="20"/>
                <w:lang w:val="en-CA"/>
              </w:rPr>
            </w:pPr>
            <w:r w:rsidRPr="003343DC">
              <w:rPr>
                <w:rFonts w:asciiTheme="minorHAnsi" w:hAnsiTheme="minorHAnsi"/>
                <w:sz w:val="20"/>
                <w:szCs w:val="20"/>
                <w:lang w:val="en-CA"/>
              </w:rPr>
              <w:t>FaultTypeTerm</w:t>
            </w:r>
          </w:p>
        </w:tc>
        <w:tc>
          <w:tcPr>
            <w:tcW w:w="5804" w:type="dxa"/>
          </w:tcPr>
          <w:p w14:paraId="71B4F922"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3343DC">
              <w:rPr>
                <w:rFonts w:ascii="Segoe UI" w:hAnsi="Segoe UI" w:cs="Segoe UI"/>
                <w:sz w:val="18"/>
                <w:szCs w:val="18"/>
                <w:lang w:val="en-CA"/>
              </w:rPr>
              <w:t>A vocabulary of terms describing the type of shear displacement structure (eg; thrust fault, normal fault, wrench fault)</w:t>
            </w:r>
          </w:p>
          <w:p w14:paraId="31F9D2DA" w14:textId="77777777" w:rsidR="00CF6174" w:rsidRPr="00740F77" w:rsidRDefault="00CF6174"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p>
        </w:tc>
      </w:tr>
      <w:tr w:rsidR="00CF6174" w:rsidRPr="00740F77" w14:paraId="090DC88D"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6708678E" w14:textId="6CD64810" w:rsidR="00CF6174" w:rsidRPr="00740F77" w:rsidRDefault="00CF6174" w:rsidP="00ED2525">
            <w:pPr>
              <w:rPr>
                <w:rFonts w:asciiTheme="minorHAnsi" w:hAnsiTheme="minorHAnsi"/>
                <w:sz w:val="20"/>
                <w:szCs w:val="20"/>
                <w:lang w:val="en-CA"/>
              </w:rPr>
            </w:pPr>
            <w:r w:rsidRPr="003343DC">
              <w:rPr>
                <w:rFonts w:asciiTheme="minorHAnsi" w:hAnsiTheme="minorHAnsi"/>
                <w:sz w:val="20"/>
                <w:szCs w:val="20"/>
                <w:lang w:val="en-CA"/>
              </w:rPr>
              <w:t>FoldProfileTypeTerm</w:t>
            </w:r>
          </w:p>
        </w:tc>
        <w:tc>
          <w:tcPr>
            <w:tcW w:w="5804" w:type="dxa"/>
          </w:tcPr>
          <w:p w14:paraId="475D5815" w14:textId="77777777" w:rsidR="00CF6174" w:rsidRPr="003343DC" w:rsidRDefault="00CF6174" w:rsidP="003343DC">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3343DC">
              <w:rPr>
                <w:rFonts w:ascii="Segoe UI" w:hAnsi="Segoe UI" w:cs="Segoe UI"/>
                <w:sz w:val="18"/>
                <w:szCs w:val="18"/>
                <w:lang w:val="en-CA"/>
              </w:rPr>
              <w:t>Refers to a vocabulary of terms specifying concave/convex geometry of fold relative to earth surface, and relationship to younging direction in folded strata if known. antiform, synform, neutral, anticline, syncline, monocline, ptygmatic</w:t>
            </w:r>
          </w:p>
          <w:p w14:paraId="4879A2FA"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16096F75"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275F91BE" w14:textId="34735E74"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FoliationTypeTerm</w:t>
            </w:r>
          </w:p>
        </w:tc>
        <w:tc>
          <w:tcPr>
            <w:tcW w:w="5804" w:type="dxa"/>
          </w:tcPr>
          <w:p w14:paraId="783C3EA6"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Refers to a vocabular of terms defining the type of foliation (eg, crenulation cleavage, gneissic layering, slaty cleavage, schistosity, etc)</w:t>
            </w:r>
          </w:p>
          <w:p w14:paraId="1866DCE0"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tc>
      </w:tr>
      <w:tr w:rsidR="00CF6174" w:rsidRPr="00740F77" w14:paraId="40BC23B1"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0305943B" w14:textId="2735745C"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AnthropogenicGeomorphologic</w:t>
            </w:r>
            <w:r>
              <w:rPr>
                <w:rFonts w:asciiTheme="minorHAnsi" w:hAnsiTheme="minorHAnsi"/>
                <w:sz w:val="20"/>
                <w:szCs w:val="20"/>
                <w:lang w:val="en-CA"/>
              </w:rPr>
              <w:br/>
            </w:r>
            <w:r w:rsidRPr="006D719B">
              <w:rPr>
                <w:rFonts w:asciiTheme="minorHAnsi" w:hAnsiTheme="minorHAnsi"/>
                <w:sz w:val="20"/>
                <w:szCs w:val="20"/>
                <w:lang w:val="en-CA"/>
              </w:rPr>
              <w:t>FeatureTypeTerm</w:t>
            </w:r>
          </w:p>
        </w:tc>
        <w:tc>
          <w:tcPr>
            <w:tcW w:w="5804" w:type="dxa"/>
          </w:tcPr>
          <w:p w14:paraId="2480A4C2"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Refers to a vocabulary of terms describing the type of anthropogenic geomorphologic feature</w:t>
            </w:r>
          </w:p>
          <w:p w14:paraId="08143BCE" w14:textId="77777777" w:rsidR="00CF6174" w:rsidRPr="003343DC"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p>
        </w:tc>
      </w:tr>
      <w:tr w:rsidR="00CF6174" w:rsidRPr="00740F77" w14:paraId="27249E36"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0CB206C3" w14:textId="19139A70" w:rsidR="00CF6174" w:rsidRPr="003343DC" w:rsidRDefault="00CF6174" w:rsidP="00ED2525">
            <w:pPr>
              <w:rPr>
                <w:rFonts w:asciiTheme="minorHAnsi" w:hAnsiTheme="minorHAnsi"/>
                <w:sz w:val="20"/>
                <w:szCs w:val="20"/>
                <w:lang w:val="en-CA"/>
              </w:rPr>
            </w:pPr>
            <w:r w:rsidRPr="006D719B">
              <w:rPr>
                <w:rFonts w:ascii="Segoe UI" w:hAnsi="Segoe UI" w:cs="Segoe UI"/>
                <w:sz w:val="18"/>
                <w:szCs w:val="18"/>
                <w:lang w:val="en-CA"/>
              </w:rPr>
              <w:t>NaturalGeomorphologic</w:t>
            </w:r>
            <w:r>
              <w:rPr>
                <w:rFonts w:ascii="Segoe UI" w:hAnsi="Segoe UI" w:cs="Segoe UI"/>
                <w:sz w:val="18"/>
                <w:szCs w:val="18"/>
                <w:lang w:val="en-CA"/>
              </w:rPr>
              <w:br/>
            </w:r>
            <w:r w:rsidRPr="006D719B">
              <w:rPr>
                <w:rFonts w:ascii="Segoe UI" w:hAnsi="Segoe UI" w:cs="Segoe UI"/>
                <w:sz w:val="18"/>
                <w:szCs w:val="18"/>
                <w:lang w:val="en-CA"/>
              </w:rPr>
              <w:t>FeatureTypeTerm</w:t>
            </w:r>
          </w:p>
        </w:tc>
        <w:tc>
          <w:tcPr>
            <w:tcW w:w="5804" w:type="dxa"/>
          </w:tcPr>
          <w:p w14:paraId="61BFE07A"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Refers to a vocabulary of terms describing the type of natural geomorphologic feature</w:t>
            </w:r>
          </w:p>
          <w:p w14:paraId="24BA2209"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tc>
      </w:tr>
      <w:tr w:rsidR="00CF6174" w:rsidRPr="00740F77" w14:paraId="34CFBA11"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42D64C11" w14:textId="26EB8D04"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ConventionCode</w:t>
            </w:r>
          </w:p>
        </w:tc>
        <w:tc>
          <w:tcPr>
            <w:tcW w:w="5804" w:type="dxa"/>
          </w:tcPr>
          <w:p w14:paraId="6A4C3EB9" w14:textId="39425EE9"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Suggested values: "dip dip direction", "strike dip right hand rule" (The strike and dip of planar data is listed according to the ‘right-hand rule’ or, as one looks along the strike direction, the surface dips to the right.)</w:t>
            </w:r>
            <w:r>
              <w:rPr>
                <w:rFonts w:ascii="Segoe UI" w:hAnsi="Segoe UI" w:cs="Segoe UI"/>
                <w:sz w:val="18"/>
                <w:szCs w:val="18"/>
                <w:lang w:val="en-CA"/>
              </w:rPr>
              <w:t xml:space="preserve"> </w:t>
            </w:r>
          </w:p>
          <w:p w14:paraId="0A0F202B"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This list is an indicative list only of terms used to describe the convention used for the orientation measurement.  Users are encouraged to use a vocabulary of terms managed by the CGI vocabularies working group outside of this model.</w:t>
            </w:r>
          </w:p>
          <w:p w14:paraId="323108D6" w14:textId="77777777" w:rsidR="00CF6174" w:rsidRPr="003343DC" w:rsidRDefault="00CF6174" w:rsidP="003343DC">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p>
        </w:tc>
      </w:tr>
      <w:tr w:rsidR="00CF6174" w:rsidRPr="00740F77" w14:paraId="60B3C8B1"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2021E822" w14:textId="2A8F8D63"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DeterminationMethodTerm</w:t>
            </w:r>
          </w:p>
        </w:tc>
        <w:tc>
          <w:tcPr>
            <w:tcW w:w="5804" w:type="dxa"/>
          </w:tcPr>
          <w:p w14:paraId="1B550A1C"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tc>
      </w:tr>
      <w:tr w:rsidR="00CF6174" w:rsidRPr="00740F77" w14:paraId="754D4DC6"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6C270BBC" w14:textId="31D51F34"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LinearDirectedCode</w:t>
            </w:r>
          </w:p>
        </w:tc>
        <w:tc>
          <w:tcPr>
            <w:tcW w:w="5804" w:type="dxa"/>
          </w:tcPr>
          <w:p w14:paraId="68B00FAE"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 xml:space="preserve">eg, </w:t>
            </w:r>
          </w:p>
          <w:p w14:paraId="45567255"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"directed" (indicates that the orientation is directed)</w:t>
            </w:r>
          </w:p>
          <w:p w14:paraId="206D04D7"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lastRenderedPageBreak/>
              <w:t>"directed down" (indicates that the linear orientation is directed below the horizon)</w:t>
            </w:r>
          </w:p>
          <w:p w14:paraId="115F7D68"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"directed up" (indicates that the linear orientation is directed above the horizon)</w:t>
            </w:r>
          </w:p>
          <w:p w14:paraId="175AB555"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p>
          <w:p w14:paraId="0DEB3A59"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3343DC" w:rsidRDefault="00CF6174" w:rsidP="003343DC">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p>
        </w:tc>
      </w:tr>
      <w:tr w:rsidR="00CF6174" w:rsidRPr="00740F77" w14:paraId="2CAA505F"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31ADA595" w14:textId="62A19CDF"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lastRenderedPageBreak/>
              <w:t>PlanarPolarityCode</w:t>
            </w:r>
          </w:p>
        </w:tc>
        <w:tc>
          <w:tcPr>
            <w:tcW w:w="5804" w:type="dxa"/>
          </w:tcPr>
          <w:p w14:paraId="024F5DA6"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eg: "upright", "overturned", "vertical"</w:t>
            </w:r>
          </w:p>
          <w:p w14:paraId="39C84E65"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p w14:paraId="54744F29"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6DB61A52"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tc>
      </w:tr>
    </w:tbl>
    <w:p w14:paraId="7582DBAF" w14:textId="77777777" w:rsidR="00DB2D3A" w:rsidRDefault="00DB2D3A" w:rsidP="00ED2525">
      <w:pPr>
        <w:rPr>
          <w:lang w:val="en-CA"/>
        </w:rPr>
      </w:pPr>
    </w:p>
    <w:p w14:paraId="6A9E6E7B" w14:textId="77777777" w:rsidR="00CF6174" w:rsidRPr="00390DF7" w:rsidRDefault="00CF6174" w:rsidP="00ED2525">
      <w:pPr>
        <w:rPr>
          <w:lang w:val="en-CA"/>
        </w:rPr>
      </w:pPr>
    </w:p>
    <w:p w14:paraId="160AFAA2" w14:textId="176FD094" w:rsidR="009B3BBD" w:rsidRDefault="009B3BBD" w:rsidP="009B3BBD">
      <w:pPr>
        <w:pStyle w:val="Heading2"/>
        <w:rPr>
          <w:lang w:val="en-CA"/>
        </w:rPr>
      </w:pPr>
      <w:r w:rsidRPr="00D12552">
        <w:rPr>
          <w:lang w:val="en-CA"/>
        </w:rPr>
        <w:t xml:space="preserve">GeoSciML </w:t>
      </w:r>
      <w:r>
        <w:rPr>
          <w:lang w:val="en-CA"/>
        </w:rPr>
        <w:t>Extension</w:t>
      </w:r>
      <w:r w:rsidRPr="00D12552">
        <w:rPr>
          <w:lang w:val="en-CA"/>
        </w:rPr>
        <w:t xml:space="preserve"> </w:t>
      </w:r>
      <w:ins w:id="734" w:author="Eric Boisvert" w:date="2015-11-03T05:14:00Z">
        <w:r w:rsidR="004F0DC1">
          <w:rPr>
            <w:lang w:val="en-CA"/>
          </w:rPr>
          <w:t xml:space="preserve">Abstract </w:t>
        </w:r>
      </w:ins>
      <w:r w:rsidRPr="00D12552">
        <w:rPr>
          <w:lang w:val="en-CA"/>
        </w:rPr>
        <w:t>Requirements Class</w:t>
      </w:r>
    </w:p>
    <w:p w14:paraId="3E3DC50F" w14:textId="77777777"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 between basic classes.  It extends AbstractDescription stubs declared in basic package.</w:t>
      </w:r>
      <w:r w:rsidR="003E1755">
        <w:rPr>
          <w:lang w:val="en-CA"/>
        </w:rPr>
        <w:t xml:space="preserve">  It also introduces new GeologicStructure features.</w:t>
      </w:r>
    </w:p>
    <w:p w14:paraId="5E31202F" w14:textId="77777777" w:rsidR="00364200" w:rsidRDefault="00364200" w:rsidP="00355CAB">
      <w:pPr>
        <w:rPr>
          <w:lang w:val="en-CA"/>
        </w:rPr>
      </w:pPr>
    </w:p>
    <w:p w14:paraId="365797E6" w14:textId="77777777" w:rsidR="00364200" w:rsidRDefault="00364200" w:rsidP="00364200">
      <w:pPr>
        <w:keepNext/>
      </w:pPr>
      <w:r>
        <w:rPr>
          <w:noProof/>
          <w:lang w:val="en-CA" w:eastAsia="en-CA"/>
        </w:rPr>
        <w:lastRenderedPageBreak/>
        <w:drawing>
          <wp:inline distT="0" distB="0" distL="0" distR="0" wp14:anchorId="0AB030D2" wp14:editId="0C012B3E">
            <wp:extent cx="5486400" cy="4163158"/>
            <wp:effectExtent l="0" t="0" r="0" b="8890"/>
            <wp:docPr id="496" name="Imag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4163158"/>
                    </a:xfrm>
                    <a:prstGeom prst="rect">
                      <a:avLst/>
                    </a:prstGeom>
                    <a:noFill/>
                    <a:ln>
                      <a:noFill/>
                    </a:ln>
                  </pic:spPr>
                </pic:pic>
              </a:graphicData>
            </a:graphic>
          </wp:inline>
        </w:drawing>
      </w:r>
    </w:p>
    <w:p w14:paraId="1DAC8896" w14:textId="7A4ACB26" w:rsidR="00364200" w:rsidRDefault="00364200" w:rsidP="00364200">
      <w:pPr>
        <w:pStyle w:val="Caption"/>
        <w:rPr>
          <w:lang w:val="en-CA"/>
        </w:rPr>
      </w:pPr>
      <w:r>
        <w:t xml:space="preserve">Figure </w:t>
      </w:r>
      <w:fldSimple w:instr=" SEQ Figure \* ARABIC ">
        <w:ins w:id="735" w:author="Eric Boisvert" w:date="2015-11-28T15:54:00Z">
          <w:r w:rsidR="00180077">
            <w:rPr>
              <w:noProof/>
            </w:rPr>
            <w:t>29</w:t>
          </w:r>
        </w:ins>
        <w:del w:id="736" w:author="Eric Boisvert" w:date="2015-10-30T04:23:00Z">
          <w:r w:rsidR="00090DCF" w:rsidDel="007D2867">
            <w:rPr>
              <w:noProof/>
            </w:rPr>
            <w:delText>29</w:delText>
          </w:r>
        </w:del>
      </w:fldSimple>
      <w:r>
        <w:t>: GeoSciML extension dependencies</w:t>
      </w:r>
    </w:p>
    <w:p w14:paraId="04CD263B" w14:textId="77777777" w:rsidR="00463AE7" w:rsidRDefault="00463AE7" w:rsidP="00463AE7">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463AE7" w:rsidRPr="00D12552" w14:paraId="390CEF6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D405BC2" w14:textId="77777777" w:rsidR="00463AE7" w:rsidRPr="00D12552" w:rsidRDefault="00463AE7"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463AE7" w:rsidRPr="00D12552" w14:paraId="4F43E7D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04918A9" w14:textId="20575D5A" w:rsidR="00463AE7" w:rsidRPr="00D12552" w:rsidRDefault="00463AE7"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463AE7" w:rsidRPr="00D12552" w14:paraId="217A8CDF" w14:textId="77777777" w:rsidTr="006A7DD0">
        <w:tc>
          <w:tcPr>
            <w:tcW w:w="1809" w:type="dxa"/>
            <w:tcBorders>
              <w:top w:val="single" w:sz="12" w:space="0" w:color="auto"/>
              <w:left w:val="single" w:sz="12" w:space="0" w:color="auto"/>
              <w:bottom w:val="single" w:sz="4" w:space="0" w:color="auto"/>
              <w:right w:val="single" w:sz="4" w:space="0" w:color="auto"/>
            </w:tcBorders>
          </w:tcPr>
          <w:p w14:paraId="7B229BF0" w14:textId="77777777" w:rsidR="00463AE7" w:rsidRPr="00D12552" w:rsidRDefault="00463AE7"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9C54F27"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463AE7" w:rsidRPr="00D12552" w14:paraId="3DFDDA67" w14:textId="77777777" w:rsidTr="006A7DD0">
        <w:tc>
          <w:tcPr>
            <w:tcW w:w="1809" w:type="dxa"/>
            <w:tcBorders>
              <w:top w:val="single" w:sz="4" w:space="0" w:color="auto"/>
              <w:left w:val="single" w:sz="12" w:space="0" w:color="auto"/>
              <w:bottom w:val="single" w:sz="4" w:space="0" w:color="auto"/>
              <w:right w:val="single" w:sz="4" w:space="0" w:color="auto"/>
            </w:tcBorders>
          </w:tcPr>
          <w:p w14:paraId="757B0AAB"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C554327" w14:textId="791E0457" w:rsidR="00463AE7" w:rsidRPr="00D12552" w:rsidRDefault="00463AE7" w:rsidP="006A7DD0">
            <w:pPr>
              <w:spacing w:before="100" w:beforeAutospacing="1" w:after="100" w:afterAutospacing="1" w:line="230" w:lineRule="atLeast"/>
              <w:jc w:val="both"/>
              <w:rPr>
                <w:rFonts w:eastAsia="MS Mincho"/>
                <w:b/>
                <w:color w:val="FF0000"/>
                <w:sz w:val="22"/>
                <w:lang w:val="en-CA"/>
              </w:rPr>
            </w:pPr>
            <w:commentRangeStart w:id="737"/>
            <w:r>
              <w:rPr>
                <w:rFonts w:eastAsia="MS Mincho"/>
                <w:b/>
                <w:color w:val="FF0000"/>
                <w:sz w:val="22"/>
                <w:lang w:val="en-CA"/>
              </w:rPr>
              <w:t>/req/gsml4-basic</w:t>
            </w:r>
            <w:commentRangeEnd w:id="737"/>
            <w:r w:rsidR="00C61E47">
              <w:rPr>
                <w:rStyle w:val="CommentReference"/>
              </w:rPr>
              <w:commentReference w:id="737"/>
            </w:r>
          </w:p>
        </w:tc>
      </w:tr>
      <w:tr w:rsidR="002A58E0" w:rsidRPr="00D12552" w14:paraId="779276B4" w14:textId="77777777" w:rsidTr="006A7DD0">
        <w:tc>
          <w:tcPr>
            <w:tcW w:w="1809" w:type="dxa"/>
            <w:tcBorders>
              <w:top w:val="single" w:sz="4" w:space="0" w:color="auto"/>
              <w:left w:val="single" w:sz="12" w:space="0" w:color="auto"/>
              <w:bottom w:val="single" w:sz="4" w:space="0" w:color="auto"/>
              <w:right w:val="single" w:sz="4" w:space="0" w:color="auto"/>
            </w:tcBorders>
          </w:tcPr>
          <w:p w14:paraId="60838EA8" w14:textId="750F1023"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204A749" w14:textId="3AB3057B" w:rsidR="002A58E0"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FF0000"/>
                <w:sz w:val="22"/>
                <w:lang w:val="en-CA"/>
              </w:rPr>
              <w:t>/req/gsml4-geologictime</w:t>
            </w:r>
          </w:p>
        </w:tc>
      </w:tr>
      <w:tr w:rsidR="002A58E0" w:rsidRPr="00D12552" w14:paraId="04681A86" w14:textId="77777777" w:rsidTr="006A7DD0">
        <w:tc>
          <w:tcPr>
            <w:tcW w:w="1809" w:type="dxa"/>
            <w:tcBorders>
              <w:top w:val="single" w:sz="4" w:space="0" w:color="auto"/>
              <w:left w:val="single" w:sz="12" w:space="0" w:color="auto"/>
              <w:bottom w:val="single" w:sz="4" w:space="0" w:color="auto"/>
              <w:right w:val="single" w:sz="4" w:space="0" w:color="auto"/>
            </w:tcBorders>
          </w:tcPr>
          <w:p w14:paraId="4EB073D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258D173" w14:textId="774E3C50"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r w:rsidR="00C61E47">
              <w:rPr>
                <w:rFonts w:eastAsia="MS Mincho"/>
                <w:b/>
                <w:color w:val="0000FF"/>
                <w:sz w:val="22"/>
                <w:lang w:val="en-CA"/>
              </w:rPr>
              <w:t xml:space="preserve"> ISO19156</w:t>
            </w:r>
          </w:p>
        </w:tc>
      </w:tr>
      <w:tr w:rsidR="00C61E47" w:rsidRPr="00D12552" w14:paraId="20D1E3D9" w14:textId="77777777" w:rsidTr="006A7DD0">
        <w:tc>
          <w:tcPr>
            <w:tcW w:w="1809" w:type="dxa"/>
            <w:tcBorders>
              <w:top w:val="single" w:sz="4" w:space="0" w:color="auto"/>
              <w:left w:val="single" w:sz="12" w:space="0" w:color="auto"/>
              <w:bottom w:val="single" w:sz="4" w:space="0" w:color="auto"/>
              <w:right w:val="single" w:sz="4" w:space="0" w:color="auto"/>
            </w:tcBorders>
          </w:tcPr>
          <w:p w14:paraId="1E199BCE" w14:textId="49B93E88" w:rsidR="00C61E47" w:rsidRPr="00D12552" w:rsidRDefault="00C61E47"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77AE5E2" w14:textId="62A0C284" w:rsidR="00C61E47"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Sampling Feature ISO19156</w:t>
            </w:r>
          </w:p>
        </w:tc>
      </w:tr>
      <w:tr w:rsidR="00364200" w:rsidRPr="00D12552" w14:paraId="182ABF00" w14:textId="77777777" w:rsidTr="006A7DD0">
        <w:tc>
          <w:tcPr>
            <w:tcW w:w="1809" w:type="dxa"/>
            <w:tcBorders>
              <w:top w:val="single" w:sz="4" w:space="0" w:color="auto"/>
              <w:left w:val="single" w:sz="12" w:space="0" w:color="auto"/>
              <w:bottom w:val="single" w:sz="4" w:space="0" w:color="auto"/>
              <w:right w:val="single" w:sz="4" w:space="0" w:color="auto"/>
            </w:tcBorders>
          </w:tcPr>
          <w:p w14:paraId="5DED1366" w14:textId="3DFE32E4" w:rsidR="00364200" w:rsidRPr="00D12552" w:rsidRDefault="0036420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B0E2192" w14:textId="0F6CCE23" w:rsidR="00364200"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SWE Common data model </w:t>
            </w:r>
          </w:p>
        </w:tc>
      </w:tr>
    </w:tbl>
    <w:p w14:paraId="28CE2FD1" w14:textId="77777777" w:rsidR="00463AE7" w:rsidRDefault="00463AE7" w:rsidP="00463AE7">
      <w:pPr>
        <w:rPr>
          <w:lang w:val="en-CA"/>
        </w:rPr>
      </w:pPr>
    </w:p>
    <w:p w14:paraId="2412EAF9" w14:textId="77777777" w:rsidR="00463AE7" w:rsidRDefault="00463AE7" w:rsidP="00355CAB">
      <w:pPr>
        <w:rPr>
          <w:lang w:val="en-CA"/>
        </w:rPr>
      </w:pPr>
    </w:p>
    <w:p w14:paraId="4B135537" w14:textId="021FADE3" w:rsidR="00390DF7" w:rsidRDefault="000D4260" w:rsidP="000D4260">
      <w:pPr>
        <w:pStyle w:val="Heading3"/>
        <w:rPr>
          <w:lang w:val="en-CA"/>
        </w:rPr>
      </w:pPr>
      <w:r>
        <w:rPr>
          <w:lang w:val="en-CA"/>
        </w:rPr>
        <w:t>Geologic Relations</w:t>
      </w:r>
    </w:p>
    <w:p w14:paraId="05E3DBF0" w14:textId="77777777" w:rsidR="000D4260" w:rsidRPr="000D4260" w:rsidRDefault="000D4260" w:rsidP="000D4260">
      <w:pPr>
        <w:rPr>
          <w:lang w:val="en-CA"/>
        </w:rPr>
      </w:pPr>
    </w:p>
    <w:p w14:paraId="11E3941A" w14:textId="77777777" w:rsidR="009C64B2" w:rsidRDefault="009C64B2" w:rsidP="009C64B2">
      <w:pPr>
        <w:keepNext/>
      </w:pPr>
      <w:r>
        <w:rPr>
          <w:noProof/>
          <w:lang w:val="en-CA" w:eastAsia="en-CA"/>
        </w:rPr>
        <w:lastRenderedPageBreak/>
        <w:drawing>
          <wp:inline distT="0" distB="0" distL="0" distR="0" wp14:anchorId="3645D3F6" wp14:editId="1D64ED5A">
            <wp:extent cx="5486400" cy="5934710"/>
            <wp:effectExtent l="0" t="0" r="0" b="889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5934710"/>
                    </a:xfrm>
                    <a:prstGeom prst="rect">
                      <a:avLst/>
                    </a:prstGeom>
                    <a:noFill/>
                    <a:ln>
                      <a:noFill/>
                    </a:ln>
                  </pic:spPr>
                </pic:pic>
              </a:graphicData>
            </a:graphic>
          </wp:inline>
        </w:drawing>
      </w:r>
    </w:p>
    <w:p w14:paraId="6AC44A74" w14:textId="464B5119" w:rsidR="009C64B2" w:rsidRDefault="009C64B2" w:rsidP="009C64B2">
      <w:pPr>
        <w:pStyle w:val="Caption"/>
      </w:pPr>
      <w:r>
        <w:t xml:space="preserve">Figure </w:t>
      </w:r>
      <w:fldSimple w:instr=" SEQ Figure \* ARABIC ">
        <w:ins w:id="738" w:author="Eric Boisvert" w:date="2015-11-28T15:54:00Z">
          <w:r w:rsidR="00180077">
            <w:rPr>
              <w:noProof/>
            </w:rPr>
            <w:t>30</w:t>
          </w:r>
        </w:ins>
        <w:del w:id="739" w:author="Eric Boisvert" w:date="2015-10-30T04:23:00Z">
          <w:r w:rsidR="00090DCF" w:rsidDel="007D2867">
            <w:rPr>
              <w:noProof/>
            </w:rPr>
            <w:delText>30</w:delText>
          </w:r>
        </w:del>
      </w:fldSimple>
      <w:r>
        <w:t xml:space="preserve">: </w:t>
      </w:r>
      <w:r w:rsidRPr="00077DFC">
        <w:t>GeologicFeatureRelation is a concrete subtype of AbstractFeatureRelation stub class</w:t>
      </w:r>
    </w:p>
    <w:p w14:paraId="6BED8677" w14:textId="77777777" w:rsidR="00390DF7" w:rsidRDefault="00390DF7" w:rsidP="00355CAB">
      <w:pPr>
        <w:rPr>
          <w:lang w:val="en-CA"/>
        </w:rPr>
      </w:pPr>
    </w:p>
    <w:p w14:paraId="4B693FF2" w14:textId="77777777" w:rsidR="00894DAA" w:rsidRDefault="00894DAA" w:rsidP="00894DAA">
      <w:r>
        <w:t xml:space="preserve">GeoSciML uses the generic relatedFeature/GeologicRelation to associate GeologicFeature with other GeologicFeatures.  However, this functionality is only available from the Extension package because it adds extra complexity that is not required for Basic.  But Basic does need to support age descriptions that implies using GeologicEvent and by consequence would require bringing GeologicRelation into Basic.  </w:t>
      </w:r>
    </w:p>
    <w:p w14:paraId="1FC71297" w14:textId="77777777" w:rsidR="00894DAA" w:rsidRDefault="00894DAA" w:rsidP="00894DAA">
      <w:r>
        <w:t xml:space="preserve">To avoid extra complexity, Basic provides an explicit geologicHistory property to associate GeologicFeature with </w:t>
      </w:r>
      <w:proofErr w:type="gramStart"/>
      <w:r>
        <w:t>an</w:t>
      </w:r>
      <w:proofErr w:type="gramEnd"/>
      <w:r>
        <w:t xml:space="preserve"> GeologicEvent without using a GeologicRelation.  </w:t>
      </w:r>
      <w:r>
        <w:lastRenderedPageBreak/>
        <w:t>The consequence for someone using Extension is that he/she is now offered two ways to link a GeologicFeature and GeologicEvent: through geologicHistory and through a generic GeologicRelation.</w:t>
      </w:r>
    </w:p>
    <w:p w14:paraId="3320DF02" w14:textId="77777777" w:rsidR="00894DAA" w:rsidRDefault="00894DAA" w:rsidP="00894DAA">
      <w:r>
        <w:t>To prevent confusion and promote consistency, association between GeologicFeature and GeologicEvent, for the purpose of describing geologic history, and therefore geologic age, shall use geologicHistory property.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77777777" w:rsidR="00894DAA" w:rsidRPr="00D12552" w:rsidRDefault="00894DAA" w:rsidP="003C190E">
            <w:pPr>
              <w:pStyle w:val="Tabletext10"/>
              <w:jc w:val="left"/>
              <w:rPr>
                <w:rStyle w:val="reqtext"/>
                <w:lang w:val="en-CA"/>
              </w:rPr>
            </w:pPr>
            <w:r>
              <w:rPr>
                <w:rStyle w:val="reqtext"/>
                <w:lang w:val="en-CA"/>
              </w:rPr>
              <w:t>Association between GeologicFeature and GeologicEvent SHALL not use GeologicRelation</w:t>
            </w:r>
          </w:p>
        </w:tc>
      </w:tr>
    </w:tbl>
    <w:p w14:paraId="4065976A" w14:textId="77777777" w:rsidR="00894DAA" w:rsidRDefault="00894DAA" w:rsidP="00894DAA"/>
    <w:p w14:paraId="35279AC5" w14:textId="7B6D8570" w:rsidR="00894DAA" w:rsidRDefault="000D4260" w:rsidP="000D4260">
      <w:pPr>
        <w:pStyle w:val="Heading4"/>
        <w:rPr>
          <w:lang w:val="en-CA"/>
        </w:rPr>
      </w:pPr>
      <w:r>
        <w:rPr>
          <w:lang w:val="en-CA"/>
        </w:rPr>
        <w:t>GeologicFeatureRelation</w:t>
      </w:r>
    </w:p>
    <w:p w14:paraId="40EA6690" w14:textId="77777777" w:rsidR="000D4260" w:rsidRDefault="000D4260" w:rsidP="00355CAB">
      <w:pPr>
        <w:rPr>
          <w:lang w:val="en-CA"/>
        </w:rPr>
      </w:pPr>
    </w:p>
    <w:p w14:paraId="20B29203" w14:textId="3DC9C181" w:rsidR="000D4260" w:rsidRPr="000D4260" w:rsidRDefault="000D4260" w:rsidP="000D4260">
      <w:pPr>
        <w:rPr>
          <w:lang w:val="en-CA"/>
        </w:rPr>
      </w:pPr>
      <w:r w:rsidRPr="000D4260">
        <w:rPr>
          <w:lang w:val="en-CA"/>
        </w:rPr>
        <w:t xml:space="preserve">The GeologicRelation class is an abstract class that defines the general structure used to define relationships between any feature </w:t>
      </w:r>
      <w:proofErr w:type="gramStart"/>
      <w:r w:rsidRPr="000D4260">
        <w:rPr>
          <w:lang w:val="en-CA"/>
        </w:rPr>
        <w:t>type</w:t>
      </w:r>
      <w:proofErr w:type="gramEnd"/>
      <w:r w:rsidRPr="000D4260">
        <w:rPr>
          <w:lang w:val="en-CA"/>
        </w:rPr>
        <w:t xml:space="preserve"> within GeoSciML.  Relationships are always binary and directional.  There is always a single source and a single target.  The relationship is always defined from the perspective of the Source and is generally an active verb.</w:t>
      </w:r>
      <w:r>
        <w:rPr>
          <w:lang w:val="en-CA"/>
        </w:rPr>
        <w:t xml:space="preserve">  </w:t>
      </w: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5440E8B0" w:rsidR="000D4260" w:rsidRDefault="000D4260" w:rsidP="000D4260">
      <w:pPr>
        <w:rPr>
          <w:lang w:val="en-CA"/>
        </w:rPr>
      </w:pPr>
      <w:r w:rsidRPr="000D4260">
        <w:rPr>
          <w:lang w:val="en-CA"/>
        </w:rPr>
        <w:t>Many other types of relationships can also be accommodated via GeologicRelation, for example, topological relations between spatial objects could be described where they are scientifically significant.</w:t>
      </w:r>
    </w:p>
    <w:p w14:paraId="2E642AFC" w14:textId="77777777" w:rsidR="000D4260" w:rsidRDefault="000D4260" w:rsidP="000D4260">
      <w:pPr>
        <w:keepNext/>
      </w:pPr>
      <w:r>
        <w:rPr>
          <w:noProof/>
          <w:lang w:val="en-CA" w:eastAsia="en-CA"/>
        </w:rPr>
        <w:lastRenderedPageBreak/>
        <w:drawing>
          <wp:inline distT="0" distB="0" distL="0" distR="0" wp14:anchorId="1180CA98" wp14:editId="556898A4">
            <wp:extent cx="4856480" cy="3433445"/>
            <wp:effectExtent l="0" t="0" r="127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56480" cy="3433445"/>
                    </a:xfrm>
                    <a:prstGeom prst="rect">
                      <a:avLst/>
                    </a:prstGeom>
                    <a:noFill/>
                    <a:ln>
                      <a:noFill/>
                    </a:ln>
                  </pic:spPr>
                </pic:pic>
              </a:graphicData>
            </a:graphic>
          </wp:inline>
        </w:drawing>
      </w:r>
    </w:p>
    <w:p w14:paraId="146E8FDB" w14:textId="323C5F30" w:rsidR="00894DAA" w:rsidRDefault="000D4260" w:rsidP="000D4260">
      <w:pPr>
        <w:pStyle w:val="Caption"/>
        <w:rPr>
          <w:lang w:val="en-CA"/>
        </w:rPr>
      </w:pPr>
      <w:r>
        <w:t xml:space="preserve">Figure </w:t>
      </w:r>
      <w:fldSimple w:instr=" SEQ Figure \* ARABIC ">
        <w:ins w:id="740" w:author="Eric Boisvert" w:date="2015-11-28T15:54:00Z">
          <w:r w:rsidR="00180077">
            <w:rPr>
              <w:noProof/>
            </w:rPr>
            <w:t>31</w:t>
          </w:r>
        </w:ins>
        <w:del w:id="741" w:author="Eric Boisvert" w:date="2015-10-30T04:23:00Z">
          <w:r w:rsidR="00090DCF" w:rsidDel="007D2867">
            <w:rPr>
              <w:noProof/>
            </w:rPr>
            <w:delText>31</w:delText>
          </w:r>
        </w:del>
      </w:fldSimple>
      <w:r>
        <w:t>: Generic geologic feature relation</w:t>
      </w:r>
    </w:p>
    <w:p w14:paraId="00113C7F" w14:textId="77777777" w:rsidR="000D4260" w:rsidRDefault="000D4260" w:rsidP="00355CAB">
      <w:pPr>
        <w:rPr>
          <w:lang w:val="en-CA"/>
        </w:rPr>
      </w:pPr>
    </w:p>
    <w:p w14:paraId="29C61658" w14:textId="78690D4B" w:rsidR="000D4260" w:rsidRPr="000D4260" w:rsidRDefault="000D4260" w:rsidP="000D4260">
      <w:pPr>
        <w:autoSpaceDE w:val="0"/>
        <w:autoSpaceDN w:val="0"/>
        <w:adjustRightInd w:val="0"/>
        <w:spacing w:after="0"/>
        <w:rPr>
          <w:color w:val="000000"/>
          <w:sz w:val="20"/>
          <w:szCs w:val="20"/>
          <w:lang w:val="en-CA"/>
        </w:rPr>
      </w:pPr>
      <w:bookmarkStart w:id="742" w:name="BKM_D050A55A_5C1C_4F4B_986C_7C31687F2ED2"/>
      <w:bookmarkEnd w:id="742"/>
    </w:p>
    <w:tbl>
      <w:tblPr>
        <w:tblStyle w:val="LightShading"/>
        <w:tblW w:w="9735" w:type="dxa"/>
        <w:tblLayout w:type="fixed"/>
        <w:tblLook w:val="04A0" w:firstRow="1" w:lastRow="0" w:firstColumn="1" w:lastColumn="0" w:noHBand="0" w:noVBand="1"/>
      </w:tblPr>
      <w:tblGrid>
        <w:gridCol w:w="1384"/>
        <w:gridCol w:w="2552"/>
        <w:gridCol w:w="5799"/>
      </w:tblGrid>
      <w:tr w:rsidR="000D4260" w:rsidRPr="000D4260" w14:paraId="3C4B5EA0" w14:textId="77777777" w:rsidTr="000D42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2F53F1A1"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743" w:name="BKM_18C9D12A_7280_4CA8_9066_431A68398F08"/>
            <w:bookmarkEnd w:id="743"/>
            <w:r w:rsidRPr="000D4260">
              <w:rPr>
                <w:rFonts w:asciiTheme="minorHAnsi" w:hAnsiTheme="minorHAnsi"/>
                <w:color w:val="000000"/>
                <w:sz w:val="20"/>
                <w:szCs w:val="20"/>
                <w:lang w:val="en-CA"/>
              </w:rPr>
              <w:t>Name</w:t>
            </w:r>
          </w:p>
        </w:tc>
        <w:tc>
          <w:tcPr>
            <w:tcW w:w="2552" w:type="dxa"/>
          </w:tcPr>
          <w:p w14:paraId="42698827" w14:textId="77777777" w:rsidR="000D4260" w:rsidRPr="000D4260" w:rsidRDefault="000D4260" w:rsidP="000D4260">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Type</w:t>
            </w:r>
          </w:p>
        </w:tc>
        <w:tc>
          <w:tcPr>
            <w:tcW w:w="5799" w:type="dxa"/>
          </w:tcPr>
          <w:p w14:paraId="659911C3" w14:textId="77777777" w:rsidR="000D4260" w:rsidRPr="000D4260" w:rsidRDefault="000D4260" w:rsidP="000D4260">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Description</w:t>
            </w:r>
          </w:p>
        </w:tc>
      </w:tr>
      <w:tr w:rsidR="000D4260" w:rsidRPr="000D4260" w14:paraId="3507A174" w14:textId="77777777" w:rsidTr="000D42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279F279"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r w:rsidRPr="000D4260">
              <w:rPr>
                <w:rFonts w:asciiTheme="minorHAnsi" w:hAnsiTheme="minorHAnsi"/>
                <w:color w:val="000000"/>
                <w:sz w:val="20"/>
                <w:szCs w:val="20"/>
                <w:lang w:val="en-CA"/>
              </w:rPr>
              <w:t>relationship</w:t>
            </w:r>
          </w:p>
        </w:tc>
        <w:tc>
          <w:tcPr>
            <w:tcW w:w="2552" w:type="dxa"/>
          </w:tcPr>
          <w:p w14:paraId="0B57D757"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GeologicRelationshipTerm</w:t>
            </w:r>
          </w:p>
        </w:tc>
        <w:tc>
          <w:tcPr>
            <w:tcW w:w="5799" w:type="dxa"/>
          </w:tcPr>
          <w:p w14:paraId="43ECCDBE"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A term from a controlled vocabulary to describe the geologic relationship (eg; stratigraphic relation, structural relation, intrusive relation)</w:t>
            </w:r>
          </w:p>
          <w:p w14:paraId="6E9DC125"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0D4260" w:rsidRPr="000D4260" w14:paraId="7C71CE52" w14:textId="77777777" w:rsidTr="000D4260">
        <w:tc>
          <w:tcPr>
            <w:cnfStyle w:val="001000000000" w:firstRow="0" w:lastRow="0" w:firstColumn="1" w:lastColumn="0" w:oddVBand="0" w:evenVBand="0" w:oddHBand="0" w:evenHBand="0" w:firstRowFirstColumn="0" w:firstRowLastColumn="0" w:lastRowFirstColumn="0" w:lastRowLastColumn="0"/>
            <w:tcW w:w="1384" w:type="dxa"/>
          </w:tcPr>
          <w:p w14:paraId="00C9A01C"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744" w:name="BKM_B740241F_3BC0_40B4_9972_D590F470452B"/>
            <w:bookmarkEnd w:id="744"/>
            <w:r w:rsidRPr="000D4260">
              <w:rPr>
                <w:rFonts w:asciiTheme="minorHAnsi" w:hAnsiTheme="minorHAnsi"/>
                <w:color w:val="000000"/>
                <w:sz w:val="20"/>
                <w:szCs w:val="20"/>
                <w:lang w:val="en-CA"/>
              </w:rPr>
              <w:t>sourceRole</w:t>
            </w:r>
          </w:p>
        </w:tc>
        <w:tc>
          <w:tcPr>
            <w:tcW w:w="2552" w:type="dxa"/>
          </w:tcPr>
          <w:p w14:paraId="520FF1CA"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RelationRoleTerm</w:t>
            </w:r>
          </w:p>
        </w:tc>
        <w:tc>
          <w:tcPr>
            <w:tcW w:w="5799" w:type="dxa"/>
          </w:tcPr>
          <w:p w14:paraId="48BBC540"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The role played by the source geologic feature or object (eg, overlying unit, underlying unit)</w:t>
            </w:r>
          </w:p>
          <w:p w14:paraId="668AF8A5"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0D4260" w:rsidRPr="000D4260" w14:paraId="7A21A94E" w14:textId="77777777" w:rsidTr="000D42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5050DB6"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745" w:name="BKM_38727CDD_F0E8_4D00_A48C_555F0912BF41"/>
            <w:bookmarkEnd w:id="745"/>
            <w:r w:rsidRPr="000D4260">
              <w:rPr>
                <w:rFonts w:asciiTheme="minorHAnsi" w:hAnsiTheme="minorHAnsi"/>
                <w:color w:val="000000"/>
                <w:sz w:val="20"/>
                <w:szCs w:val="20"/>
                <w:lang w:val="en-CA"/>
              </w:rPr>
              <w:t>targetRole</w:t>
            </w:r>
          </w:p>
        </w:tc>
        <w:tc>
          <w:tcPr>
            <w:tcW w:w="2552" w:type="dxa"/>
          </w:tcPr>
          <w:p w14:paraId="1DEBC494"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RelationRoleTerm</w:t>
            </w:r>
          </w:p>
        </w:tc>
        <w:tc>
          <w:tcPr>
            <w:tcW w:w="5799" w:type="dxa"/>
          </w:tcPr>
          <w:p w14:paraId="78E123D9"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The role played by the target geologic feature or object. (eg, overlying unit, underlying unit)</w:t>
            </w:r>
          </w:p>
          <w:p w14:paraId="702943F9"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511C947F" w14:textId="77777777" w:rsidR="000D4260" w:rsidRDefault="000D4260" w:rsidP="00355CAB">
      <w:pPr>
        <w:rPr>
          <w:lang w:val="en-CA"/>
        </w:rPr>
      </w:pPr>
    </w:p>
    <w:p w14:paraId="0C850F85" w14:textId="1094149E" w:rsidR="000D4260" w:rsidRDefault="000D4260" w:rsidP="000D4260">
      <w:pPr>
        <w:pStyle w:val="Heading4"/>
        <w:rPr>
          <w:lang w:val="en-CA"/>
        </w:rPr>
      </w:pPr>
      <w:r>
        <w:rPr>
          <w:lang w:val="en-CA"/>
        </w:rPr>
        <w:t>MaterialRelation</w:t>
      </w:r>
    </w:p>
    <w:p w14:paraId="58666531" w14:textId="77777777" w:rsidR="00AE357E" w:rsidRDefault="00AE357E" w:rsidP="000D4260">
      <w:pPr>
        <w:rPr>
          <w:lang w:val="en-CA"/>
        </w:rPr>
      </w:pPr>
    </w:p>
    <w:p w14:paraId="472F088D" w14:textId="20868FB8" w:rsidR="000D4260" w:rsidRPr="000D4260" w:rsidRDefault="000D4260" w:rsidP="000D4260">
      <w:pPr>
        <w:rPr>
          <w:lang w:val="en-CA"/>
        </w:rPr>
      </w:pPr>
      <w:r w:rsidRPr="000D4260">
        <w:rPr>
          <w:lang w:val="en-CA"/>
        </w:rPr>
        <w:t xml:space="preserve">The MaterialRelation class describes the relationships between constituent parts in an Earth Material (eg: A mineral overgrowth on a phenocryst within </w:t>
      </w:r>
      <w:proofErr w:type="gramStart"/>
      <w:r w:rsidRPr="000D4260">
        <w:rPr>
          <w:lang w:val="en-CA"/>
        </w:rPr>
        <w:t>a granite</w:t>
      </w:r>
      <w:proofErr w:type="gramEnd"/>
      <w:r w:rsidRPr="000D4260">
        <w:rPr>
          <w:lang w:val="en-CA"/>
        </w:rPr>
        <w:t>).</w:t>
      </w:r>
      <w:r>
        <w:rPr>
          <w:lang w:val="en-CA"/>
        </w:rPr>
        <w:t xml:space="preserve">  </w:t>
      </w:r>
    </w:p>
    <w:p w14:paraId="67B11C35" w14:textId="3DD7CCA6" w:rsidR="000D4260" w:rsidRDefault="000D4260" w:rsidP="000D4260">
      <w:pPr>
        <w:rPr>
          <w:lang w:val="en-CA"/>
        </w:rPr>
      </w:pPr>
      <w:r w:rsidRPr="000D4260">
        <w:rPr>
          <w:lang w:val="en-CA"/>
        </w:rPr>
        <w:t xml:space="preserve">Example:  Consider an overgrowth of albite on plagioclase in </w:t>
      </w:r>
      <w:proofErr w:type="gramStart"/>
      <w:r w:rsidRPr="000D4260">
        <w:rPr>
          <w:lang w:val="en-CA"/>
        </w:rPr>
        <w:t>a granite</w:t>
      </w:r>
      <w:proofErr w:type="gramEnd"/>
      <w:r w:rsidRPr="000D4260">
        <w:rPr>
          <w:lang w:val="en-CA"/>
        </w:rPr>
        <w:t xml:space="preserve">. </w:t>
      </w:r>
      <w:proofErr w:type="gramStart"/>
      <w:r w:rsidRPr="000D4260">
        <w:rPr>
          <w:lang w:val="en-CA"/>
        </w:rPr>
        <w:t>The  Source</w:t>
      </w:r>
      <w:proofErr w:type="gramEnd"/>
      <w:r w:rsidRPr="000D4260">
        <w:rPr>
          <w:lang w:val="en-CA"/>
        </w:rPr>
        <w:t xml:space="preserve"> would originate with the albite constituentPart description.  In this case, the Target would point to the plagioclase constituentPart description and the relationship attribute would be 'overgrowth' and the sourceRole is 'overgrows'.  Other appropriate role attributes might </w:t>
      </w:r>
      <w:r w:rsidRPr="000D4260">
        <w:rPr>
          <w:lang w:val="en-CA"/>
        </w:rPr>
        <w:lastRenderedPageBreak/>
        <w:t>include: crosscuts, replaces, etc. for crosscutting</w:t>
      </w:r>
      <w:r w:rsidR="00AE357E">
        <w:rPr>
          <w:lang w:val="en-CA"/>
        </w:rPr>
        <w:t xml:space="preserve"> and replacement relationships.  </w:t>
      </w:r>
      <w:r w:rsidRPr="000D4260">
        <w:rPr>
          <w:lang w:val="en-CA"/>
        </w:rPr>
        <w:t>Inverse relationships must be explicitly recorded as well or else they are invisible.</w:t>
      </w:r>
    </w:p>
    <w:p w14:paraId="4973FE14" w14:textId="77777777" w:rsidR="000D4260" w:rsidRDefault="000D4260" w:rsidP="00355CAB">
      <w:pPr>
        <w:rPr>
          <w:lang w:val="en-CA"/>
        </w:rPr>
      </w:pPr>
    </w:p>
    <w:p w14:paraId="26AF2964" w14:textId="77777777" w:rsidR="000D4260" w:rsidRDefault="000D4260" w:rsidP="000D4260">
      <w:pPr>
        <w:keepNext/>
      </w:pPr>
      <w:r>
        <w:rPr>
          <w:noProof/>
          <w:lang w:val="en-CA" w:eastAsia="en-CA"/>
        </w:rPr>
        <w:drawing>
          <wp:inline distT="0" distB="0" distL="0" distR="0" wp14:anchorId="730D303B" wp14:editId="4A1106EC">
            <wp:extent cx="4718685" cy="4822190"/>
            <wp:effectExtent l="0" t="0" r="5715"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18685" cy="4822190"/>
                    </a:xfrm>
                    <a:prstGeom prst="rect">
                      <a:avLst/>
                    </a:prstGeom>
                    <a:noFill/>
                    <a:ln>
                      <a:noFill/>
                    </a:ln>
                  </pic:spPr>
                </pic:pic>
              </a:graphicData>
            </a:graphic>
          </wp:inline>
        </w:drawing>
      </w:r>
    </w:p>
    <w:p w14:paraId="01E71704" w14:textId="31EA3F72" w:rsidR="000D4260" w:rsidRDefault="000D4260" w:rsidP="000D4260">
      <w:pPr>
        <w:pStyle w:val="Caption"/>
        <w:rPr>
          <w:lang w:val="en-CA"/>
        </w:rPr>
      </w:pPr>
      <w:r>
        <w:t xml:space="preserve">Figure </w:t>
      </w:r>
      <w:fldSimple w:instr=" SEQ Figure \* ARABIC ">
        <w:ins w:id="746" w:author="Eric Boisvert" w:date="2015-11-28T15:54:00Z">
          <w:r w:rsidR="00180077">
            <w:rPr>
              <w:noProof/>
            </w:rPr>
            <w:t>32</w:t>
          </w:r>
        </w:ins>
        <w:del w:id="747" w:author="Eric Boisvert" w:date="2015-10-30T04:23:00Z">
          <w:r w:rsidR="00090DCF" w:rsidDel="007D2867">
            <w:rPr>
              <w:noProof/>
            </w:rPr>
            <w:delText>32</w:delText>
          </w:r>
        </w:del>
      </w:fldSimple>
      <w:r>
        <w:t>: Material relations</w:t>
      </w:r>
    </w:p>
    <w:p w14:paraId="2487E3B1" w14:textId="1FF6A279" w:rsidR="000D4260" w:rsidRPr="000D4260" w:rsidRDefault="000D4260" w:rsidP="000D4260">
      <w:pPr>
        <w:autoSpaceDE w:val="0"/>
        <w:autoSpaceDN w:val="0"/>
        <w:adjustRightInd w:val="0"/>
        <w:spacing w:after="0"/>
        <w:rPr>
          <w:color w:val="000000"/>
          <w:sz w:val="20"/>
          <w:szCs w:val="20"/>
          <w:lang w:val="en-CA"/>
        </w:rPr>
      </w:pPr>
      <w:bookmarkStart w:id="748" w:name="BKM_C0695B09_DC02_4BDD_AE59_38E8AE1F4632"/>
      <w:bookmarkEnd w:id="748"/>
    </w:p>
    <w:tbl>
      <w:tblPr>
        <w:tblStyle w:val="LightShading"/>
        <w:tblW w:w="9735" w:type="dxa"/>
        <w:tblLayout w:type="fixed"/>
        <w:tblLook w:val="04A0" w:firstRow="1" w:lastRow="0" w:firstColumn="1" w:lastColumn="0" w:noHBand="0" w:noVBand="1"/>
      </w:tblPr>
      <w:tblGrid>
        <w:gridCol w:w="1384"/>
        <w:gridCol w:w="2552"/>
        <w:gridCol w:w="5799"/>
      </w:tblGrid>
      <w:tr w:rsidR="000D4260" w:rsidRPr="000D4260" w14:paraId="6ECAFFDF" w14:textId="77777777" w:rsidTr="000D42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0C36CB88"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749" w:name="BKM_F11CCC02_4943_439C_97BD_3878F0BA0970"/>
            <w:bookmarkEnd w:id="749"/>
            <w:r w:rsidRPr="000D4260">
              <w:rPr>
                <w:rFonts w:asciiTheme="minorHAnsi" w:hAnsiTheme="minorHAnsi"/>
                <w:color w:val="000000"/>
                <w:sz w:val="20"/>
                <w:szCs w:val="20"/>
                <w:lang w:val="en-CA"/>
              </w:rPr>
              <w:t>Name</w:t>
            </w:r>
          </w:p>
        </w:tc>
        <w:tc>
          <w:tcPr>
            <w:tcW w:w="2552" w:type="dxa"/>
          </w:tcPr>
          <w:p w14:paraId="2D2AC5CC" w14:textId="77777777" w:rsidR="000D4260" w:rsidRPr="000D4260" w:rsidRDefault="000D4260" w:rsidP="000D4260">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Type</w:t>
            </w:r>
          </w:p>
        </w:tc>
        <w:tc>
          <w:tcPr>
            <w:tcW w:w="5799" w:type="dxa"/>
          </w:tcPr>
          <w:p w14:paraId="5CF2EF16" w14:textId="77777777" w:rsidR="000D4260" w:rsidRPr="000D4260" w:rsidRDefault="000D4260" w:rsidP="000D4260">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Description</w:t>
            </w:r>
          </w:p>
        </w:tc>
      </w:tr>
      <w:tr w:rsidR="000D4260" w:rsidRPr="000D4260" w14:paraId="379C992A" w14:textId="77777777" w:rsidTr="000D42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7CC708E4"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r w:rsidRPr="000D4260">
              <w:rPr>
                <w:rFonts w:asciiTheme="minorHAnsi" w:hAnsiTheme="minorHAnsi"/>
                <w:color w:val="000000"/>
                <w:sz w:val="20"/>
                <w:szCs w:val="20"/>
                <w:lang w:val="en-CA"/>
              </w:rPr>
              <w:t>relationship</w:t>
            </w:r>
          </w:p>
        </w:tc>
        <w:tc>
          <w:tcPr>
            <w:tcW w:w="2552" w:type="dxa"/>
          </w:tcPr>
          <w:p w14:paraId="7AAD0ED5"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GeologicRelationshipTerm</w:t>
            </w:r>
          </w:p>
        </w:tc>
        <w:tc>
          <w:tcPr>
            <w:tcW w:w="5799" w:type="dxa"/>
          </w:tcPr>
          <w:p w14:paraId="5C1EF2E5"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A term from a controlled vocabulary to describe the geologic relationship (eg; sedimentary relation, igneous relation)</w:t>
            </w:r>
          </w:p>
          <w:p w14:paraId="2A591C3A"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0D4260" w:rsidRPr="000D4260" w14:paraId="248CA502" w14:textId="77777777" w:rsidTr="000D4260">
        <w:tc>
          <w:tcPr>
            <w:cnfStyle w:val="001000000000" w:firstRow="0" w:lastRow="0" w:firstColumn="1" w:lastColumn="0" w:oddVBand="0" w:evenVBand="0" w:oddHBand="0" w:evenHBand="0" w:firstRowFirstColumn="0" w:firstRowLastColumn="0" w:lastRowFirstColumn="0" w:lastRowLastColumn="0"/>
            <w:tcW w:w="1384" w:type="dxa"/>
          </w:tcPr>
          <w:p w14:paraId="0DACADAA"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750" w:name="BKM_8ABBD347_C257_4419_A3F6_0485375DCF7F"/>
            <w:bookmarkEnd w:id="750"/>
            <w:r w:rsidRPr="000D4260">
              <w:rPr>
                <w:rFonts w:asciiTheme="minorHAnsi" w:hAnsiTheme="minorHAnsi"/>
                <w:color w:val="000000"/>
                <w:sz w:val="20"/>
                <w:szCs w:val="20"/>
                <w:lang w:val="en-CA"/>
              </w:rPr>
              <w:t>sourceRole</w:t>
            </w:r>
          </w:p>
        </w:tc>
        <w:tc>
          <w:tcPr>
            <w:tcW w:w="2552" w:type="dxa"/>
          </w:tcPr>
          <w:p w14:paraId="348EF839"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RelationRoleTerm</w:t>
            </w:r>
          </w:p>
        </w:tc>
        <w:tc>
          <w:tcPr>
            <w:tcW w:w="5799" w:type="dxa"/>
          </w:tcPr>
          <w:p w14:paraId="6BD575A6"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The role played by the source earth material part (eg, matrix, clast, overgrowth)</w:t>
            </w:r>
          </w:p>
          <w:p w14:paraId="770F646D"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0D4260" w:rsidRPr="000D4260" w14:paraId="63ADDCA5" w14:textId="77777777" w:rsidTr="000D42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42A2F77F"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751" w:name="BKM_40919ABF_3C16_41E1_8906_0D3CE189EB1B"/>
            <w:bookmarkEnd w:id="751"/>
            <w:r w:rsidRPr="000D4260">
              <w:rPr>
                <w:rFonts w:asciiTheme="minorHAnsi" w:hAnsiTheme="minorHAnsi"/>
                <w:color w:val="000000"/>
                <w:sz w:val="20"/>
                <w:szCs w:val="20"/>
                <w:lang w:val="en-CA"/>
              </w:rPr>
              <w:t>targetRole</w:t>
            </w:r>
          </w:p>
        </w:tc>
        <w:tc>
          <w:tcPr>
            <w:tcW w:w="2552" w:type="dxa"/>
          </w:tcPr>
          <w:p w14:paraId="00FD9EB4"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RelationRoleTerm</w:t>
            </w:r>
          </w:p>
        </w:tc>
        <w:tc>
          <w:tcPr>
            <w:tcW w:w="5799" w:type="dxa"/>
          </w:tcPr>
          <w:p w14:paraId="1CBE1185"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The role played by the target earth material part (eg, matrix, clast, overgrowth).</w:t>
            </w:r>
          </w:p>
          <w:p w14:paraId="42B2E2A6"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56ED0674" w14:textId="77777777" w:rsidR="000D4260" w:rsidRDefault="000D4260" w:rsidP="00355CAB">
      <w:pPr>
        <w:rPr>
          <w:lang w:val="en-CA"/>
        </w:rPr>
      </w:pPr>
    </w:p>
    <w:p w14:paraId="0290CCF0" w14:textId="77777777" w:rsidR="000D4260" w:rsidRDefault="000D4260" w:rsidP="00355CAB">
      <w:pPr>
        <w:rPr>
          <w:lang w:val="en-CA"/>
        </w:rPr>
      </w:pPr>
    </w:p>
    <w:p w14:paraId="0812C279" w14:textId="77777777" w:rsidR="000D4260" w:rsidRDefault="000D4260" w:rsidP="00355CAB">
      <w:pPr>
        <w:rPr>
          <w:lang w:val="en-CA"/>
        </w:rPr>
      </w:pPr>
    </w:p>
    <w:p w14:paraId="52BB40AC" w14:textId="77777777" w:rsidR="000D4260" w:rsidRDefault="000D4260" w:rsidP="00355CAB">
      <w:pPr>
        <w:rPr>
          <w:lang w:val="en-CA"/>
        </w:rPr>
      </w:pPr>
    </w:p>
    <w:p w14:paraId="74ACF777" w14:textId="5B50C3FD" w:rsidR="000D4260" w:rsidRDefault="00AE357E" w:rsidP="00AE357E">
      <w:pPr>
        <w:pStyle w:val="Heading3"/>
        <w:rPr>
          <w:lang w:val="en-CA"/>
        </w:rPr>
      </w:pPr>
      <w:r>
        <w:rPr>
          <w:lang w:val="en-CA"/>
        </w:rPr>
        <w:t xml:space="preserve">Earth material </w:t>
      </w:r>
      <w:r w:rsidR="00481AF6">
        <w:rPr>
          <w:lang w:val="en-CA"/>
        </w:rPr>
        <w:t>details</w:t>
      </w:r>
    </w:p>
    <w:p w14:paraId="5D73C1E8" w14:textId="77777777" w:rsidR="00AE357E" w:rsidRDefault="00AE357E" w:rsidP="00355CAB">
      <w:pPr>
        <w:rPr>
          <w:lang w:val="en-CA"/>
        </w:rPr>
      </w:pPr>
    </w:p>
    <w:p w14:paraId="36F243C1" w14:textId="59B059D9" w:rsidR="00AE357E" w:rsidRDefault="00AE357E" w:rsidP="00355CAB">
      <w:pPr>
        <w:rPr>
          <w:lang w:val="en-CA"/>
        </w:rPr>
      </w:pPr>
      <w:proofErr w:type="gramStart"/>
      <w:r w:rsidRPr="00AE357E">
        <w:rPr>
          <w:lang w:val="en-CA"/>
        </w:rPr>
        <w:t>Extended descriptions of earth materials that comprise geologic features.</w:t>
      </w:r>
      <w:proofErr w:type="gramEnd"/>
    </w:p>
    <w:p w14:paraId="4FF40A3A" w14:textId="77777777" w:rsidR="00AE357E" w:rsidRDefault="00AE357E" w:rsidP="00AE357E">
      <w:pPr>
        <w:keepNext/>
      </w:pPr>
      <w:r>
        <w:rPr>
          <w:noProof/>
          <w:lang w:val="en-CA" w:eastAsia="en-CA"/>
        </w:rPr>
        <w:drawing>
          <wp:inline distT="0" distB="0" distL="0" distR="0" wp14:anchorId="18D936BB" wp14:editId="25A49B9B">
            <wp:extent cx="5486400" cy="3301514"/>
            <wp:effectExtent l="0" t="0" r="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3301514"/>
                    </a:xfrm>
                    <a:prstGeom prst="rect">
                      <a:avLst/>
                    </a:prstGeom>
                    <a:noFill/>
                    <a:ln>
                      <a:noFill/>
                    </a:ln>
                  </pic:spPr>
                </pic:pic>
              </a:graphicData>
            </a:graphic>
          </wp:inline>
        </w:drawing>
      </w:r>
    </w:p>
    <w:p w14:paraId="787DD0D7" w14:textId="3E58A97E" w:rsidR="00AE357E" w:rsidRDefault="00AE357E" w:rsidP="00AE357E">
      <w:pPr>
        <w:pStyle w:val="Caption"/>
      </w:pPr>
      <w:r>
        <w:t xml:space="preserve">Figure </w:t>
      </w:r>
      <w:fldSimple w:instr=" SEQ Figure \* ARABIC ">
        <w:ins w:id="752" w:author="Eric Boisvert" w:date="2015-11-28T15:54:00Z">
          <w:r w:rsidR="00180077">
            <w:rPr>
              <w:noProof/>
            </w:rPr>
            <w:t>33</w:t>
          </w:r>
        </w:ins>
        <w:del w:id="753" w:author="Eric Boisvert" w:date="2015-10-30T04:23:00Z">
          <w:r w:rsidR="00090DCF" w:rsidDel="007D2867">
            <w:rPr>
              <w:noProof/>
            </w:rPr>
            <w:delText>33</w:delText>
          </w:r>
        </w:del>
      </w:fldSimple>
      <w:r>
        <w:t>: Overview of earth material description</w:t>
      </w:r>
    </w:p>
    <w:p w14:paraId="6A6B155F" w14:textId="2A473E63" w:rsidR="00AE357E" w:rsidRDefault="00AE357E" w:rsidP="00AE357E">
      <w:pPr>
        <w:pStyle w:val="Heading4"/>
      </w:pPr>
      <w:r>
        <w:t>Alteration description</w:t>
      </w:r>
    </w:p>
    <w:p w14:paraId="53CAE886" w14:textId="25CF5B1A" w:rsidR="00AE357E" w:rsidRDefault="00AE357E" w:rsidP="00AE357E">
      <w:r>
        <w:t xml:space="preserve">AlterationDescription decribes aspects of a geologic unit or earth material that are the result of bulk chemical, mineralogical or physical changes related to change in the physical or chemical environment.  </w:t>
      </w:r>
      <w:proofErr w:type="gramStart"/>
      <w:r>
        <w:t>Includes weathering, supergene alteration, hydrothermal alteration and metasomatic effects not considered metamorphic.</w:t>
      </w:r>
      <w:proofErr w:type="gramEnd"/>
      <w:r>
        <w:t xml:space="preserve">  A soil profile description would have to be constructed as a GeologicUnit with unit parts representing the various horizons in the profile.  Thickness of a weathering profile can be delivered as unitThickness of an AlterationUnit.</w:t>
      </w:r>
    </w:p>
    <w:p w14:paraId="0A31306A" w14:textId="72102E16" w:rsidR="00AE357E" w:rsidRDefault="00AE357E" w:rsidP="00AE357E">
      <w:r>
        <w:rPr>
          <w:noProof/>
          <w:lang w:val="en-CA" w:eastAsia="en-CA"/>
        </w:rPr>
        <w:lastRenderedPageBreak/>
        <w:drawing>
          <wp:inline distT="0" distB="0" distL="0" distR="0" wp14:anchorId="52AA8B4F" wp14:editId="1A2D7156">
            <wp:extent cx="5486400" cy="5870602"/>
            <wp:effectExtent l="0" t="0" r="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5870602"/>
                    </a:xfrm>
                    <a:prstGeom prst="rect">
                      <a:avLst/>
                    </a:prstGeom>
                    <a:noFill/>
                    <a:ln>
                      <a:noFill/>
                    </a:ln>
                  </pic:spPr>
                </pic:pic>
              </a:graphicData>
            </a:graphic>
          </wp:inline>
        </w:drawing>
      </w:r>
    </w:p>
    <w:p w14:paraId="291FCC1C" w14:textId="77777777" w:rsidR="00AE357E" w:rsidRDefault="00AE357E" w:rsidP="00AE357E"/>
    <w:p w14:paraId="3BB9444D" w14:textId="3977885C" w:rsidR="00AE357E" w:rsidRPr="00AE357E" w:rsidRDefault="00AE357E" w:rsidP="00AE357E">
      <w:pPr>
        <w:autoSpaceDE w:val="0"/>
        <w:autoSpaceDN w:val="0"/>
        <w:adjustRightInd w:val="0"/>
        <w:spacing w:after="0"/>
        <w:rPr>
          <w:color w:val="000000"/>
          <w:sz w:val="20"/>
          <w:szCs w:val="20"/>
          <w:lang w:val="en-CA"/>
        </w:rPr>
      </w:pPr>
      <w:bookmarkStart w:id="754" w:name="BKM_8201810A_8593_4A0C_A4FE_B4A134FDF11D"/>
      <w:bookmarkEnd w:id="754"/>
    </w:p>
    <w:tbl>
      <w:tblPr>
        <w:tblStyle w:val="LightShading"/>
        <w:tblW w:w="9735" w:type="dxa"/>
        <w:tblLayout w:type="fixed"/>
        <w:tblLook w:val="04A0" w:firstRow="1" w:lastRow="0" w:firstColumn="1" w:lastColumn="0" w:noHBand="0" w:noVBand="1"/>
      </w:tblPr>
      <w:tblGrid>
        <w:gridCol w:w="2093"/>
        <w:gridCol w:w="1984"/>
        <w:gridCol w:w="5658"/>
      </w:tblGrid>
      <w:tr w:rsidR="00AE357E" w:rsidRPr="00AE357E" w14:paraId="33697A0A" w14:textId="77777777" w:rsidTr="00011F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D7E1A82"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bookmarkStart w:id="755" w:name="BKM_7C508FBF_33D9_484F_911B_6377C69AD667"/>
            <w:bookmarkEnd w:id="755"/>
            <w:r w:rsidRPr="00AE357E">
              <w:rPr>
                <w:rFonts w:asciiTheme="minorHAnsi" w:hAnsiTheme="minorHAnsi"/>
                <w:color w:val="000000"/>
                <w:sz w:val="20"/>
                <w:szCs w:val="20"/>
                <w:lang w:val="en-CA"/>
              </w:rPr>
              <w:t>Name</w:t>
            </w:r>
          </w:p>
        </w:tc>
        <w:tc>
          <w:tcPr>
            <w:tcW w:w="1984" w:type="dxa"/>
          </w:tcPr>
          <w:p w14:paraId="79CBD393" w14:textId="77777777" w:rsidR="00AE357E" w:rsidRPr="00AE357E" w:rsidRDefault="00AE357E" w:rsidP="00AE357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Type</w:t>
            </w:r>
          </w:p>
        </w:tc>
        <w:tc>
          <w:tcPr>
            <w:tcW w:w="5658" w:type="dxa"/>
          </w:tcPr>
          <w:p w14:paraId="1B80B341" w14:textId="77777777" w:rsidR="00AE357E" w:rsidRPr="00AE357E" w:rsidRDefault="00AE357E" w:rsidP="00AE357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Description</w:t>
            </w:r>
          </w:p>
        </w:tc>
      </w:tr>
      <w:tr w:rsidR="00AE357E" w:rsidRPr="00AE357E" w14:paraId="297C3BC2" w14:textId="77777777" w:rsidTr="00011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07B98AA"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r w:rsidRPr="00AE357E">
              <w:rPr>
                <w:rFonts w:asciiTheme="minorHAnsi" w:hAnsiTheme="minorHAnsi"/>
                <w:color w:val="000000"/>
                <w:sz w:val="20"/>
                <w:szCs w:val="20"/>
                <w:lang w:val="en-CA"/>
              </w:rPr>
              <w:t>alterationType</w:t>
            </w:r>
          </w:p>
        </w:tc>
        <w:tc>
          <w:tcPr>
            <w:tcW w:w="1984" w:type="dxa"/>
          </w:tcPr>
          <w:p w14:paraId="509C9317"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AlterationTypeTerm</w:t>
            </w:r>
          </w:p>
        </w:tc>
        <w:tc>
          <w:tcPr>
            <w:tcW w:w="5658" w:type="dxa"/>
          </w:tcPr>
          <w:p w14:paraId="21C3B166"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Term from a controlled vocabulary of alteration types (eg; potassic, argillic, advanced argillic)</w:t>
            </w:r>
          </w:p>
          <w:p w14:paraId="6B7959F0"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E357E" w:rsidRPr="00AE357E" w14:paraId="1B75CFAC" w14:textId="77777777" w:rsidTr="00011F66">
        <w:tc>
          <w:tcPr>
            <w:cnfStyle w:val="001000000000" w:firstRow="0" w:lastRow="0" w:firstColumn="1" w:lastColumn="0" w:oddVBand="0" w:evenVBand="0" w:oddHBand="0" w:evenHBand="0" w:firstRowFirstColumn="0" w:firstRowLastColumn="0" w:lastRowFirstColumn="0" w:lastRowLastColumn="0"/>
            <w:tcW w:w="2093" w:type="dxa"/>
          </w:tcPr>
          <w:p w14:paraId="1E0D46CA"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bookmarkStart w:id="756" w:name="BKM_ED5D19E5_9BBB_4493_91D3_D708625FA37A"/>
            <w:bookmarkEnd w:id="756"/>
            <w:r w:rsidRPr="00AE357E">
              <w:rPr>
                <w:rFonts w:asciiTheme="minorHAnsi" w:hAnsiTheme="minorHAnsi"/>
                <w:color w:val="000000"/>
                <w:sz w:val="20"/>
                <w:szCs w:val="20"/>
                <w:lang w:val="en-CA"/>
              </w:rPr>
              <w:t>alterationProduct</w:t>
            </w:r>
          </w:p>
        </w:tc>
        <w:tc>
          <w:tcPr>
            <w:tcW w:w="1984" w:type="dxa"/>
          </w:tcPr>
          <w:p w14:paraId="7E616788"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EarthMaterial</w:t>
            </w:r>
          </w:p>
        </w:tc>
        <w:tc>
          <w:tcPr>
            <w:tcW w:w="5658" w:type="dxa"/>
          </w:tcPr>
          <w:p w14:paraId="79CDB66D"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AlterationProduct is the material result of alteration processes, e.g. alteration minerals, saprolite, ferricrete, clay, calcrete, skarn, etc. Materials observed in a soil profile could be identified using this property.</w:t>
            </w:r>
          </w:p>
          <w:p w14:paraId="63DC74B2"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AE357E" w:rsidRPr="00AE357E" w14:paraId="1D512C07" w14:textId="77777777" w:rsidTr="00011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1ACA865"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bookmarkStart w:id="757" w:name="BKM_E45C3931_F3F9_4BB2_B916_F57604E1D027"/>
            <w:bookmarkEnd w:id="757"/>
            <w:r w:rsidRPr="00AE357E">
              <w:rPr>
                <w:rFonts w:asciiTheme="minorHAnsi" w:hAnsiTheme="minorHAnsi"/>
                <w:color w:val="000000"/>
                <w:sz w:val="20"/>
                <w:szCs w:val="20"/>
                <w:lang w:val="en-CA"/>
              </w:rPr>
              <w:t>alterationDistribution</w:t>
            </w:r>
          </w:p>
        </w:tc>
        <w:tc>
          <w:tcPr>
            <w:tcW w:w="1984" w:type="dxa"/>
          </w:tcPr>
          <w:p w14:paraId="27C4D2EE"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Category</w:t>
            </w:r>
          </w:p>
        </w:tc>
        <w:tc>
          <w:tcPr>
            <w:tcW w:w="5658" w:type="dxa"/>
          </w:tcPr>
          <w:p w14:paraId="44DCBCB1"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 xml:space="preserve">AlterationDistribution describes the spatial distribution or </w:t>
            </w:r>
            <w:r w:rsidRPr="00AE357E">
              <w:rPr>
                <w:rFonts w:asciiTheme="minorHAnsi" w:hAnsiTheme="minorHAnsi"/>
                <w:color w:val="000000"/>
                <w:sz w:val="20"/>
                <w:szCs w:val="20"/>
                <w:lang w:val="en-CA"/>
              </w:rPr>
              <w:lastRenderedPageBreak/>
              <w:t>geometry of alteration zones. eg: patchy, spotted, banded, viens, vein breccia, pervasive, disseminated, etc</w:t>
            </w:r>
          </w:p>
          <w:p w14:paraId="633FB009"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E357E" w:rsidRPr="00AE357E" w14:paraId="37D31FCB" w14:textId="77777777" w:rsidTr="00011F66">
        <w:tc>
          <w:tcPr>
            <w:cnfStyle w:val="001000000000" w:firstRow="0" w:lastRow="0" w:firstColumn="1" w:lastColumn="0" w:oddVBand="0" w:evenVBand="0" w:oddHBand="0" w:evenHBand="0" w:firstRowFirstColumn="0" w:firstRowLastColumn="0" w:lastRowFirstColumn="0" w:lastRowLastColumn="0"/>
            <w:tcW w:w="2093" w:type="dxa"/>
          </w:tcPr>
          <w:p w14:paraId="4E12CB74"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bookmarkStart w:id="758" w:name="BKM_26449531_DA00_4286_BEAD_53641C8C6B18"/>
            <w:bookmarkEnd w:id="758"/>
            <w:r w:rsidRPr="00AE357E">
              <w:rPr>
                <w:rFonts w:asciiTheme="minorHAnsi" w:hAnsiTheme="minorHAnsi"/>
                <w:color w:val="000000"/>
                <w:sz w:val="20"/>
                <w:szCs w:val="20"/>
                <w:lang w:val="en-CA"/>
              </w:rPr>
              <w:lastRenderedPageBreak/>
              <w:t>alterationDegree</w:t>
            </w:r>
          </w:p>
        </w:tc>
        <w:tc>
          <w:tcPr>
            <w:tcW w:w="1984" w:type="dxa"/>
          </w:tcPr>
          <w:p w14:paraId="421402D9"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Category</w:t>
            </w:r>
          </w:p>
        </w:tc>
        <w:tc>
          <w:tcPr>
            <w:tcW w:w="5658" w:type="dxa"/>
          </w:tcPr>
          <w:p w14:paraId="14BE1347"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Term from a controlled vocabulary to indicate the strength of observed alteration.</w:t>
            </w:r>
          </w:p>
          <w:p w14:paraId="5AF65977"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011F66" w:rsidRPr="00AE357E" w14:paraId="11B8B6D9" w14:textId="77777777" w:rsidTr="00011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A61EA90" w14:textId="764B637E" w:rsidR="00011F66" w:rsidRPr="00AE357E" w:rsidRDefault="00011F66" w:rsidP="00AE357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alterationEvent</w:t>
            </w:r>
          </w:p>
        </w:tc>
        <w:tc>
          <w:tcPr>
            <w:tcW w:w="1984" w:type="dxa"/>
          </w:tcPr>
          <w:p w14:paraId="39705E18" w14:textId="4534CF9C" w:rsidR="00011F66" w:rsidRPr="00AE357E" w:rsidRDefault="00011F66"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GeologicEvent</w:t>
            </w:r>
          </w:p>
        </w:tc>
        <w:tc>
          <w:tcPr>
            <w:tcW w:w="5658" w:type="dxa"/>
          </w:tcPr>
          <w:p w14:paraId="26D69902" w14:textId="3A158015" w:rsidR="00011F66" w:rsidRPr="00AE357E" w:rsidRDefault="00011F66"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Alteration age</w:t>
            </w:r>
          </w:p>
        </w:tc>
      </w:tr>
    </w:tbl>
    <w:p w14:paraId="43E6058B" w14:textId="77777777" w:rsidR="00AE357E" w:rsidRDefault="00AE357E" w:rsidP="00AE357E"/>
    <w:p w14:paraId="2697A4C6" w14:textId="1579B09A" w:rsidR="00604E1E" w:rsidRDefault="00604E1E" w:rsidP="00604E1E">
      <w:pPr>
        <w:pStyle w:val="Heading4"/>
      </w:pPr>
      <w:r>
        <w:t>Chemical Composition</w:t>
      </w:r>
    </w:p>
    <w:p w14:paraId="22990790" w14:textId="5F1232B8" w:rsidR="00604E1E" w:rsidRDefault="00604E1E" w:rsidP="00AE357E">
      <w:proofErr w:type="gramStart"/>
      <w:r w:rsidRPr="00604E1E">
        <w:t>A class to deliver the chemical composition of a geological unit or earth material, as a list of element or oxide concentrations.</w:t>
      </w:r>
      <w:proofErr w:type="gramEnd"/>
    </w:p>
    <w:p w14:paraId="1ECEDC1B" w14:textId="77777777" w:rsidR="00604E1E" w:rsidRDefault="00604E1E" w:rsidP="00604E1E">
      <w:pPr>
        <w:keepNext/>
      </w:pPr>
      <w:r>
        <w:rPr>
          <w:noProof/>
          <w:lang w:val="en-CA" w:eastAsia="en-CA"/>
        </w:rPr>
        <w:drawing>
          <wp:inline distT="0" distB="0" distL="0" distR="0" wp14:anchorId="41242CF0" wp14:editId="0BC7E49F">
            <wp:extent cx="4658360" cy="3036570"/>
            <wp:effectExtent l="0" t="0" r="8890"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58360" cy="3036570"/>
                    </a:xfrm>
                    <a:prstGeom prst="rect">
                      <a:avLst/>
                    </a:prstGeom>
                    <a:noFill/>
                    <a:ln>
                      <a:noFill/>
                    </a:ln>
                  </pic:spPr>
                </pic:pic>
              </a:graphicData>
            </a:graphic>
          </wp:inline>
        </w:drawing>
      </w:r>
    </w:p>
    <w:p w14:paraId="63C3EBAA" w14:textId="07C993EC" w:rsidR="00604E1E" w:rsidRDefault="00604E1E" w:rsidP="00604E1E">
      <w:pPr>
        <w:pStyle w:val="Caption"/>
      </w:pPr>
      <w:r>
        <w:t xml:space="preserve">Figure </w:t>
      </w:r>
      <w:fldSimple w:instr=" SEQ Figure \* ARABIC ">
        <w:ins w:id="759" w:author="Eric Boisvert" w:date="2015-11-28T15:54:00Z">
          <w:r w:rsidR="00180077">
            <w:rPr>
              <w:noProof/>
            </w:rPr>
            <w:t>34</w:t>
          </w:r>
        </w:ins>
        <w:del w:id="760" w:author="Eric Boisvert" w:date="2015-10-30T04:23:00Z">
          <w:r w:rsidR="00090DCF" w:rsidDel="007D2867">
            <w:rPr>
              <w:noProof/>
            </w:rPr>
            <w:delText>34</w:delText>
          </w:r>
        </w:del>
      </w:fldSimple>
      <w:r>
        <w:t>: Chemical composition</w:t>
      </w:r>
    </w:p>
    <w:p w14:paraId="6EB7E3F8" w14:textId="5B3C7211" w:rsidR="00604E1E" w:rsidRPr="00604E1E" w:rsidRDefault="00604E1E" w:rsidP="00604E1E">
      <w:pPr>
        <w:autoSpaceDE w:val="0"/>
        <w:autoSpaceDN w:val="0"/>
        <w:adjustRightInd w:val="0"/>
        <w:spacing w:after="0"/>
        <w:rPr>
          <w:color w:val="000000"/>
          <w:sz w:val="20"/>
          <w:szCs w:val="20"/>
          <w:lang w:val="en-CA"/>
        </w:rPr>
      </w:pPr>
      <w:bookmarkStart w:id="761" w:name="BKM_D4FBCA43_958A_4AEF_8332_5F96792672DF"/>
      <w:bookmarkEnd w:id="761"/>
    </w:p>
    <w:tbl>
      <w:tblPr>
        <w:tblStyle w:val="LightShading"/>
        <w:tblW w:w="9735" w:type="dxa"/>
        <w:tblLayout w:type="fixed"/>
        <w:tblLook w:val="04A0" w:firstRow="1" w:lastRow="0" w:firstColumn="1" w:lastColumn="0" w:noHBand="0" w:noVBand="1"/>
      </w:tblPr>
      <w:tblGrid>
        <w:gridCol w:w="1809"/>
        <w:gridCol w:w="1418"/>
        <w:gridCol w:w="6508"/>
      </w:tblGrid>
      <w:tr w:rsidR="00604E1E" w:rsidRPr="00604E1E" w14:paraId="4E90D7C6" w14:textId="77777777" w:rsidTr="00604E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FB18221"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bookmarkStart w:id="762" w:name="BKM_7DA6E39E_93F3_43B7_9C51_9F05A691932A"/>
            <w:bookmarkEnd w:id="762"/>
            <w:r w:rsidRPr="00604E1E">
              <w:rPr>
                <w:rFonts w:asciiTheme="minorHAnsi" w:hAnsiTheme="minorHAnsi"/>
                <w:color w:val="000000"/>
                <w:sz w:val="20"/>
                <w:szCs w:val="20"/>
                <w:lang w:val="en-CA"/>
              </w:rPr>
              <w:t>Name</w:t>
            </w:r>
          </w:p>
        </w:tc>
        <w:tc>
          <w:tcPr>
            <w:tcW w:w="1418" w:type="dxa"/>
          </w:tcPr>
          <w:p w14:paraId="77D9E827" w14:textId="77777777" w:rsidR="00604E1E" w:rsidRPr="00604E1E" w:rsidRDefault="00604E1E" w:rsidP="00604E1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Type</w:t>
            </w:r>
          </w:p>
        </w:tc>
        <w:tc>
          <w:tcPr>
            <w:tcW w:w="6508" w:type="dxa"/>
          </w:tcPr>
          <w:p w14:paraId="7DAC1AE6" w14:textId="77777777" w:rsidR="00604E1E" w:rsidRPr="00604E1E" w:rsidRDefault="00604E1E" w:rsidP="00604E1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Description</w:t>
            </w:r>
          </w:p>
        </w:tc>
      </w:tr>
      <w:tr w:rsidR="00604E1E" w:rsidRPr="00604E1E" w14:paraId="4FCCF36E" w14:textId="77777777" w:rsidTr="00604E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5B2A843"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r w:rsidRPr="00604E1E">
              <w:rPr>
                <w:rFonts w:asciiTheme="minorHAnsi" w:hAnsiTheme="minorHAnsi"/>
                <w:color w:val="000000"/>
                <w:sz w:val="20"/>
                <w:szCs w:val="20"/>
                <w:lang w:val="en-CA"/>
              </w:rPr>
              <w:t>chemicalAnalysis</w:t>
            </w:r>
          </w:p>
        </w:tc>
        <w:tc>
          <w:tcPr>
            <w:tcW w:w="1418" w:type="dxa"/>
          </w:tcPr>
          <w:p w14:paraId="51EDEA4E"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DataRecord</w:t>
            </w:r>
          </w:p>
        </w:tc>
        <w:tc>
          <w:tcPr>
            <w:tcW w:w="6508" w:type="dxa"/>
          </w:tcPr>
          <w:p w14:paraId="2F42959E"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This element delivers a swe:DataRecord of analyte concentrations (ie, swe:Quantity elements) which describe the chemical composition of an earth material or geologic unit</w:t>
            </w:r>
          </w:p>
          <w:p w14:paraId="28729BBA"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6A6F8840" w14:textId="77777777" w:rsidR="00AE357E" w:rsidRDefault="00AE357E" w:rsidP="00AE357E"/>
    <w:p w14:paraId="583096FB" w14:textId="33A26E7A" w:rsidR="00604E1E" w:rsidRDefault="00604E1E" w:rsidP="00604E1E">
      <w:pPr>
        <w:pStyle w:val="Heading4"/>
      </w:pPr>
      <w:r>
        <w:t>Compound material description</w:t>
      </w:r>
    </w:p>
    <w:p w14:paraId="564F09F0" w14:textId="77777777" w:rsidR="00604E1E" w:rsidRDefault="00604E1E" w:rsidP="00AE357E"/>
    <w:p w14:paraId="769178AA" w14:textId="07DA21CA" w:rsidR="00604E1E" w:rsidRDefault="00604E1E" w:rsidP="00AE357E">
      <w:proofErr w:type="gramStart"/>
      <w:r w:rsidRPr="00604E1E">
        <w:t>Extended description of a compound earth material (ie, rocks and unconsolidated solid earth materials).</w:t>
      </w:r>
      <w:proofErr w:type="gramEnd"/>
    </w:p>
    <w:p w14:paraId="79751289" w14:textId="77777777" w:rsidR="00604E1E" w:rsidRDefault="00604E1E" w:rsidP="00AE357E"/>
    <w:p w14:paraId="15980233" w14:textId="77777777" w:rsidR="00604E1E" w:rsidRDefault="00604E1E" w:rsidP="00604E1E">
      <w:pPr>
        <w:keepNext/>
      </w:pPr>
      <w:r>
        <w:rPr>
          <w:noProof/>
          <w:lang w:val="en-CA" w:eastAsia="en-CA"/>
        </w:rPr>
        <w:lastRenderedPageBreak/>
        <w:drawing>
          <wp:inline distT="0" distB="0" distL="0" distR="0" wp14:anchorId="27BE1CFF" wp14:editId="3C838B52">
            <wp:extent cx="5486400" cy="4856610"/>
            <wp:effectExtent l="0" t="0" r="0" b="127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4856610"/>
                    </a:xfrm>
                    <a:prstGeom prst="rect">
                      <a:avLst/>
                    </a:prstGeom>
                    <a:noFill/>
                    <a:ln>
                      <a:noFill/>
                    </a:ln>
                  </pic:spPr>
                </pic:pic>
              </a:graphicData>
            </a:graphic>
          </wp:inline>
        </w:drawing>
      </w:r>
    </w:p>
    <w:p w14:paraId="34F96725" w14:textId="38B7D0EB" w:rsidR="00604E1E" w:rsidRDefault="00604E1E" w:rsidP="00604E1E">
      <w:pPr>
        <w:pStyle w:val="Caption"/>
      </w:pPr>
      <w:r>
        <w:t xml:space="preserve">Figure </w:t>
      </w:r>
      <w:fldSimple w:instr=" SEQ Figure \* ARABIC ">
        <w:ins w:id="763" w:author="Eric Boisvert" w:date="2015-11-28T15:54:00Z">
          <w:r w:rsidR="00180077">
            <w:rPr>
              <w:noProof/>
            </w:rPr>
            <w:t>35</w:t>
          </w:r>
        </w:ins>
        <w:del w:id="764" w:author="Eric Boisvert" w:date="2015-10-30T04:23:00Z">
          <w:r w:rsidR="00090DCF" w:rsidDel="007D2867">
            <w:rPr>
              <w:noProof/>
            </w:rPr>
            <w:delText>35</w:delText>
          </w:r>
        </w:del>
      </w:fldSimple>
      <w:r>
        <w:t>: Compound material description</w:t>
      </w:r>
    </w:p>
    <w:p w14:paraId="1817E2F9" w14:textId="67C80D03" w:rsidR="00604E1E" w:rsidRPr="00604E1E" w:rsidRDefault="00604E1E" w:rsidP="00604E1E">
      <w:pPr>
        <w:autoSpaceDE w:val="0"/>
        <w:autoSpaceDN w:val="0"/>
        <w:adjustRightInd w:val="0"/>
        <w:spacing w:after="0"/>
        <w:rPr>
          <w:color w:val="000000"/>
          <w:sz w:val="20"/>
          <w:szCs w:val="20"/>
          <w:lang w:val="en-CA"/>
        </w:rPr>
      </w:pPr>
      <w:bookmarkStart w:id="765" w:name="BKM_0126A46B_77F6_4F3D_8366_99D7292A119E"/>
      <w:bookmarkEnd w:id="765"/>
    </w:p>
    <w:tbl>
      <w:tblPr>
        <w:tblStyle w:val="LightShading"/>
        <w:tblW w:w="9735" w:type="dxa"/>
        <w:tblLayout w:type="fixed"/>
        <w:tblLook w:val="04A0" w:firstRow="1" w:lastRow="0" w:firstColumn="1" w:lastColumn="0" w:noHBand="0" w:noVBand="1"/>
      </w:tblPr>
      <w:tblGrid>
        <w:gridCol w:w="2235"/>
        <w:gridCol w:w="1842"/>
        <w:gridCol w:w="5658"/>
      </w:tblGrid>
      <w:tr w:rsidR="00604E1E" w:rsidRPr="00604E1E" w14:paraId="18D0EC1C" w14:textId="77777777" w:rsidTr="00604E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76B1EFB"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bookmarkStart w:id="766" w:name="BKM_68F68CA6_F7FB_411D_8560_851B7315C00E"/>
            <w:bookmarkEnd w:id="766"/>
            <w:r w:rsidRPr="00604E1E">
              <w:rPr>
                <w:rFonts w:asciiTheme="minorHAnsi" w:hAnsiTheme="minorHAnsi"/>
                <w:color w:val="000000"/>
                <w:sz w:val="20"/>
                <w:szCs w:val="20"/>
                <w:lang w:val="en-CA"/>
              </w:rPr>
              <w:t>Name</w:t>
            </w:r>
          </w:p>
        </w:tc>
        <w:tc>
          <w:tcPr>
            <w:tcW w:w="1842" w:type="dxa"/>
          </w:tcPr>
          <w:p w14:paraId="139069B0" w14:textId="77777777" w:rsidR="00604E1E" w:rsidRPr="00604E1E" w:rsidRDefault="00604E1E" w:rsidP="00604E1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Type</w:t>
            </w:r>
          </w:p>
        </w:tc>
        <w:tc>
          <w:tcPr>
            <w:tcW w:w="5658" w:type="dxa"/>
          </w:tcPr>
          <w:p w14:paraId="26334AFF" w14:textId="77777777" w:rsidR="00604E1E" w:rsidRPr="00604E1E" w:rsidRDefault="00604E1E" w:rsidP="00604E1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Description</w:t>
            </w:r>
          </w:p>
        </w:tc>
      </w:tr>
      <w:tr w:rsidR="00604E1E" w:rsidRPr="00604E1E" w14:paraId="07D5D0E8" w14:textId="77777777" w:rsidTr="00604E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1FEAEFD"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r w:rsidRPr="00604E1E">
              <w:rPr>
                <w:rFonts w:asciiTheme="minorHAnsi" w:hAnsiTheme="minorHAnsi"/>
                <w:color w:val="000000"/>
                <w:sz w:val="20"/>
                <w:szCs w:val="20"/>
                <w:lang w:val="en-CA"/>
              </w:rPr>
              <w:t>compositionCategory</w:t>
            </w:r>
          </w:p>
        </w:tc>
        <w:tc>
          <w:tcPr>
            <w:tcW w:w="1842" w:type="dxa"/>
          </w:tcPr>
          <w:p w14:paraId="428BD7F5"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Category</w:t>
            </w:r>
          </w:p>
        </w:tc>
        <w:tc>
          <w:tcPr>
            <w:tcW w:w="5658" w:type="dxa"/>
          </w:tcPr>
          <w:p w14:paraId="09E8A6C0"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Term to specify the gross compositional character of a compound material. Composition as used here is loosely construed to include both chemical composition and petrograpic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example sandstone petrographic classification terms (e.g. feldspathic) might be placed here.</w:t>
            </w:r>
          </w:p>
          <w:p w14:paraId="3D51D7EF"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604E1E" w:rsidRPr="00604E1E" w14:paraId="0AE3FF5B" w14:textId="77777777" w:rsidTr="00604E1E">
        <w:tc>
          <w:tcPr>
            <w:cnfStyle w:val="001000000000" w:firstRow="0" w:lastRow="0" w:firstColumn="1" w:lastColumn="0" w:oddVBand="0" w:evenVBand="0" w:oddHBand="0" w:evenHBand="0" w:firstRowFirstColumn="0" w:firstRowLastColumn="0" w:lastRowFirstColumn="0" w:lastRowLastColumn="0"/>
            <w:tcW w:w="2235" w:type="dxa"/>
          </w:tcPr>
          <w:p w14:paraId="30BC0908"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bookmarkStart w:id="767" w:name="BKM_F5243BEF_0ABC_4433_AFCB_2FCD01906472"/>
            <w:bookmarkEnd w:id="767"/>
            <w:r w:rsidRPr="00604E1E">
              <w:rPr>
                <w:rFonts w:asciiTheme="minorHAnsi" w:hAnsiTheme="minorHAnsi"/>
                <w:color w:val="000000"/>
                <w:sz w:val="20"/>
                <w:szCs w:val="20"/>
                <w:lang w:val="en-CA"/>
              </w:rPr>
              <w:t>geneticCategory</w:t>
            </w:r>
          </w:p>
        </w:tc>
        <w:tc>
          <w:tcPr>
            <w:tcW w:w="1842" w:type="dxa"/>
          </w:tcPr>
          <w:p w14:paraId="38B34CF3" w14:textId="77777777"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Category</w:t>
            </w:r>
          </w:p>
        </w:tc>
        <w:tc>
          <w:tcPr>
            <w:tcW w:w="5658" w:type="dxa"/>
          </w:tcPr>
          <w:p w14:paraId="519BE656" w14:textId="77777777"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A term that represents a summary geologic history of the material. (</w:t>
            </w:r>
            <w:proofErr w:type="gramStart"/>
            <w:r w:rsidRPr="00604E1E">
              <w:rPr>
                <w:rFonts w:asciiTheme="minorHAnsi" w:hAnsiTheme="minorHAnsi"/>
                <w:color w:val="000000"/>
                <w:sz w:val="20"/>
                <w:szCs w:val="20"/>
                <w:lang w:val="en-CA"/>
              </w:rPr>
              <w:t>ie</w:t>
            </w:r>
            <w:proofErr w:type="gramEnd"/>
            <w:r w:rsidRPr="00604E1E">
              <w:rPr>
                <w:rFonts w:asciiTheme="minorHAnsi" w:hAnsiTheme="minorHAnsi"/>
                <w:color w:val="000000"/>
                <w:sz w:val="20"/>
                <w:szCs w:val="20"/>
                <w:lang w:val="en-CA"/>
              </w:rPr>
              <w:t xml:space="preserve">, a genetic process classifier term). Examples include igneous, sedimentary, metamorphic, shock metamorphic, volcanic, </w:t>
            </w:r>
            <w:proofErr w:type="gramStart"/>
            <w:r w:rsidRPr="00604E1E">
              <w:rPr>
                <w:rFonts w:asciiTheme="minorHAnsi" w:hAnsiTheme="minorHAnsi"/>
                <w:color w:val="000000"/>
                <w:sz w:val="20"/>
                <w:szCs w:val="20"/>
                <w:lang w:val="en-CA"/>
              </w:rPr>
              <w:t>pyroclastic</w:t>
            </w:r>
            <w:proofErr w:type="gramEnd"/>
            <w:r w:rsidRPr="00604E1E">
              <w:rPr>
                <w:rFonts w:asciiTheme="minorHAnsi" w:hAnsiTheme="minorHAnsi"/>
                <w:color w:val="000000"/>
                <w:sz w:val="20"/>
                <w:szCs w:val="20"/>
                <w:lang w:val="en-CA"/>
              </w:rPr>
              <w:t>.</w:t>
            </w:r>
          </w:p>
          <w:p w14:paraId="64E045D6" w14:textId="77777777"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604E1E" w:rsidRPr="00604E1E" w14:paraId="48B0B512" w14:textId="77777777" w:rsidTr="00604E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975667A" w14:textId="1EACDBA0" w:rsidR="00604E1E" w:rsidRPr="00604E1E" w:rsidRDefault="00604E1E" w:rsidP="00604E1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lastRenderedPageBreak/>
              <w:t>particleGeometry</w:t>
            </w:r>
          </w:p>
        </w:tc>
        <w:tc>
          <w:tcPr>
            <w:tcW w:w="1842" w:type="dxa"/>
          </w:tcPr>
          <w:p w14:paraId="27E943F1" w14:textId="20BB3D72"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ParticleGeometry</w:t>
            </w:r>
            <w:r>
              <w:rPr>
                <w:rFonts w:asciiTheme="minorHAnsi" w:hAnsiTheme="minorHAnsi"/>
                <w:color w:val="000000"/>
                <w:sz w:val="20"/>
                <w:szCs w:val="20"/>
                <w:lang w:val="en-CA"/>
              </w:rPr>
              <w:br/>
              <w:t>Description</w:t>
            </w:r>
          </w:p>
        </w:tc>
        <w:tc>
          <w:tcPr>
            <w:tcW w:w="5658" w:type="dxa"/>
          </w:tcPr>
          <w:p w14:paraId="3AE04480" w14:textId="55E9CE92"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particle geometry description</w:t>
            </w:r>
          </w:p>
        </w:tc>
      </w:tr>
      <w:tr w:rsidR="00604E1E" w:rsidRPr="00604E1E" w14:paraId="6FD377EE" w14:textId="77777777" w:rsidTr="00604E1E">
        <w:tc>
          <w:tcPr>
            <w:cnfStyle w:val="001000000000" w:firstRow="0" w:lastRow="0" w:firstColumn="1" w:lastColumn="0" w:oddVBand="0" w:evenVBand="0" w:oddHBand="0" w:evenHBand="0" w:firstRowFirstColumn="0" w:firstRowLastColumn="0" w:lastRowFirstColumn="0" w:lastRowLastColumn="0"/>
            <w:tcW w:w="2235" w:type="dxa"/>
          </w:tcPr>
          <w:p w14:paraId="3E1F53D3" w14:textId="68724DD5" w:rsidR="00604E1E" w:rsidRPr="00604E1E" w:rsidRDefault="00604E1E" w:rsidP="00604E1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constituent</w:t>
            </w:r>
          </w:p>
        </w:tc>
        <w:tc>
          <w:tcPr>
            <w:tcW w:w="1842" w:type="dxa"/>
          </w:tcPr>
          <w:p w14:paraId="52DF88CA" w14:textId="7A6CF6A3"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ConstituentPart</w:t>
            </w:r>
          </w:p>
        </w:tc>
        <w:tc>
          <w:tcPr>
            <w:tcW w:w="5658" w:type="dxa"/>
          </w:tcPr>
          <w:p w14:paraId="648F7DA1" w14:textId="143BD1BC"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Specifies the ConstituentPart that makes up part of the CompoundMaterial</w:t>
            </w:r>
          </w:p>
        </w:tc>
      </w:tr>
    </w:tbl>
    <w:p w14:paraId="5B1D08BA" w14:textId="77777777" w:rsidR="00604E1E" w:rsidRDefault="00604E1E" w:rsidP="00AE357E"/>
    <w:p w14:paraId="7ED6961E" w14:textId="1C7BC235" w:rsidR="00604E1E" w:rsidRDefault="00E66A9E" w:rsidP="00E66A9E">
      <w:pPr>
        <w:pStyle w:val="Heading4"/>
      </w:pPr>
      <w:r>
        <w:t>ParticleGeometryDescription</w:t>
      </w:r>
    </w:p>
    <w:p w14:paraId="125F1862" w14:textId="77777777" w:rsidR="00E66A9E" w:rsidRDefault="00E66A9E" w:rsidP="00AE357E"/>
    <w:p w14:paraId="705F8B9C" w14:textId="16889F97" w:rsidR="00E66A9E" w:rsidRDefault="00E66A9E" w:rsidP="00AE357E">
      <w:pPr>
        <w:rPr>
          <w:ins w:id="768" w:author="Eric Boisvert" w:date="2015-11-11T13:12:00Z"/>
        </w:rPr>
      </w:pPr>
      <w:r w:rsidRPr="00E66A9E">
        <w:t>ParticleGeometryDescription describes particles in a CompoundMaterial independent of their relationship to each other or orientation. It is distinguished from Fabric in that the ParticleGeometryDescription remains constant if the material is disaggregated into its constituent particles, whereas Fabric is lost if the material is disaggregated.  Properties include the particle size (grainsize), particle sorting (size distribution, eg: well sorted, poorly sorted, bimodal sorting), particle shape (surface rounding or crystal face development, eg: well rounded, euhedral, anhedral), and particle aspectRatio (eg: elongated, platy, bladed, compact, acicular).</w:t>
      </w:r>
    </w:p>
    <w:p w14:paraId="7E62D424" w14:textId="77777777" w:rsidR="00DE657E" w:rsidRDefault="00DE657E">
      <w:pPr>
        <w:keepNext/>
        <w:rPr>
          <w:ins w:id="769" w:author="Eric Boisvert" w:date="2015-11-11T13:13:00Z"/>
        </w:rPr>
        <w:pPrChange w:id="770" w:author="Eric Boisvert" w:date="2015-11-11T13:13:00Z">
          <w:pPr/>
        </w:pPrChange>
      </w:pPr>
      <w:ins w:id="771" w:author="Eric Boisvert" w:date="2015-11-11T13:12:00Z">
        <w:r>
          <w:rPr>
            <w:noProof/>
            <w:lang w:val="en-CA" w:eastAsia="en-CA"/>
          </w:rPr>
          <w:drawing>
            <wp:inline distT="0" distB="0" distL="0" distR="0" wp14:anchorId="67D1BC46" wp14:editId="3B053A45">
              <wp:extent cx="2415540" cy="402844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15540" cy="4028440"/>
                      </a:xfrm>
                      <a:prstGeom prst="rect">
                        <a:avLst/>
                      </a:prstGeom>
                      <a:noFill/>
                      <a:ln>
                        <a:noFill/>
                      </a:ln>
                    </pic:spPr>
                  </pic:pic>
                </a:graphicData>
              </a:graphic>
            </wp:inline>
          </w:drawing>
        </w:r>
      </w:ins>
    </w:p>
    <w:p w14:paraId="516FE13B" w14:textId="36826489" w:rsidR="00DE657E" w:rsidRDefault="00DE657E">
      <w:pPr>
        <w:pStyle w:val="Caption"/>
        <w:rPr>
          <w:ins w:id="772" w:author="Eric Boisvert" w:date="2015-11-11T13:12:00Z"/>
        </w:rPr>
        <w:pPrChange w:id="773" w:author="Eric Boisvert" w:date="2015-11-11T13:13:00Z">
          <w:pPr/>
        </w:pPrChange>
      </w:pPr>
      <w:ins w:id="774" w:author="Eric Boisvert" w:date="2015-11-11T13:13:00Z">
        <w:r>
          <w:t xml:space="preserve">Figure </w:t>
        </w:r>
        <w:r>
          <w:fldChar w:fldCharType="begin"/>
        </w:r>
        <w:r>
          <w:instrText xml:space="preserve"> SEQ Figure \* ARABIC </w:instrText>
        </w:r>
      </w:ins>
      <w:r>
        <w:fldChar w:fldCharType="separate"/>
      </w:r>
      <w:ins w:id="775" w:author="Eric Boisvert" w:date="2015-11-28T15:54:00Z">
        <w:r w:rsidR="00180077">
          <w:rPr>
            <w:noProof/>
          </w:rPr>
          <w:t>36</w:t>
        </w:r>
      </w:ins>
      <w:ins w:id="776" w:author="Eric Boisvert" w:date="2015-11-11T13:13:00Z">
        <w:r>
          <w:fldChar w:fldCharType="end"/>
        </w:r>
        <w:r>
          <w:t>: ParticleGeometry</w:t>
        </w:r>
      </w:ins>
    </w:p>
    <w:p w14:paraId="4C206BCD" w14:textId="77777777" w:rsidR="00DE657E" w:rsidRDefault="00DE657E" w:rsidP="00AE357E"/>
    <w:p w14:paraId="55347F5A" w14:textId="653727BD" w:rsidR="00E66A9E" w:rsidRPr="00E66A9E" w:rsidRDefault="00E66A9E" w:rsidP="00E66A9E">
      <w:pPr>
        <w:autoSpaceDE w:val="0"/>
        <w:autoSpaceDN w:val="0"/>
        <w:adjustRightInd w:val="0"/>
        <w:spacing w:after="0"/>
        <w:rPr>
          <w:color w:val="000000"/>
          <w:sz w:val="20"/>
          <w:szCs w:val="20"/>
          <w:lang w:val="en-CA"/>
        </w:rPr>
      </w:pPr>
      <w:bookmarkStart w:id="777" w:name="BKM_D2D5D1B2_3FF4_4650_95E3_DA08EE4A7DFF"/>
      <w:bookmarkEnd w:id="777"/>
    </w:p>
    <w:tbl>
      <w:tblPr>
        <w:tblStyle w:val="LightShading"/>
        <w:tblW w:w="9735" w:type="dxa"/>
        <w:tblLayout w:type="fixed"/>
        <w:tblLook w:val="04A0" w:firstRow="1" w:lastRow="0" w:firstColumn="1" w:lastColumn="0" w:noHBand="0" w:noVBand="1"/>
      </w:tblPr>
      <w:tblGrid>
        <w:gridCol w:w="1668"/>
        <w:gridCol w:w="1701"/>
        <w:gridCol w:w="6366"/>
      </w:tblGrid>
      <w:tr w:rsidR="00E66A9E" w:rsidRPr="00E66A9E" w14:paraId="21F1D0B3" w14:textId="77777777" w:rsidTr="00E66A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A068A51"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778" w:name="BKM_7D2E3FD4_C90D_40DB_8BA1_3E5458C981C0"/>
            <w:bookmarkEnd w:id="778"/>
            <w:r w:rsidRPr="00E66A9E">
              <w:rPr>
                <w:rFonts w:asciiTheme="minorHAnsi" w:hAnsiTheme="minorHAnsi"/>
                <w:color w:val="000000"/>
                <w:sz w:val="20"/>
                <w:szCs w:val="20"/>
                <w:lang w:val="en-CA"/>
              </w:rPr>
              <w:t>Name</w:t>
            </w:r>
          </w:p>
        </w:tc>
        <w:tc>
          <w:tcPr>
            <w:tcW w:w="1701" w:type="dxa"/>
          </w:tcPr>
          <w:p w14:paraId="47F53179" w14:textId="77777777" w:rsidR="00E66A9E" w:rsidRPr="00E66A9E" w:rsidRDefault="00E66A9E" w:rsidP="00E66A9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Type</w:t>
            </w:r>
          </w:p>
        </w:tc>
        <w:tc>
          <w:tcPr>
            <w:tcW w:w="6366" w:type="dxa"/>
          </w:tcPr>
          <w:p w14:paraId="2477C5F3" w14:textId="77777777" w:rsidR="00E66A9E" w:rsidRPr="00E66A9E" w:rsidRDefault="00E66A9E" w:rsidP="00E66A9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Description</w:t>
            </w:r>
          </w:p>
        </w:tc>
      </w:tr>
      <w:tr w:rsidR="00E66A9E" w:rsidRPr="00E66A9E" w14:paraId="3C66EF10" w14:textId="77777777" w:rsidTr="00E66A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4E01933"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r w:rsidRPr="00E66A9E">
              <w:rPr>
                <w:rFonts w:asciiTheme="minorHAnsi" w:hAnsiTheme="minorHAnsi"/>
                <w:color w:val="000000"/>
                <w:sz w:val="20"/>
                <w:szCs w:val="20"/>
                <w:lang w:val="en-CA"/>
              </w:rPr>
              <w:lastRenderedPageBreak/>
              <w:t>particleType</w:t>
            </w:r>
          </w:p>
        </w:tc>
        <w:tc>
          <w:tcPr>
            <w:tcW w:w="1701" w:type="dxa"/>
          </w:tcPr>
          <w:p w14:paraId="34339FE1"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ParticleTypeTerm</w:t>
            </w:r>
          </w:p>
        </w:tc>
        <w:tc>
          <w:tcPr>
            <w:tcW w:w="6366" w:type="dxa"/>
          </w:tcPr>
          <w:p w14:paraId="3B895939"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Terms to specify the nature of individual particles of each constituent in an Earth Material aggregation, based mostly on their genesis.  If applied on ParticleDescription for CompoundMaterial, then would characterize all particles in aggregate. Use this property on CompoundMaterial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 compound material aggregation.</w:t>
            </w:r>
          </w:p>
          <w:p w14:paraId="1F30BB6C"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See discussion of particleType vs ConstituentPart.role in the scope notes for ConstituentPart.</w:t>
            </w:r>
          </w:p>
          <w:p w14:paraId="2B92DE4D"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66A9E" w:rsidRPr="00E66A9E" w14:paraId="78BC5CD6" w14:textId="77777777" w:rsidTr="00E66A9E">
        <w:tc>
          <w:tcPr>
            <w:cnfStyle w:val="001000000000" w:firstRow="0" w:lastRow="0" w:firstColumn="1" w:lastColumn="0" w:oddVBand="0" w:evenVBand="0" w:oddHBand="0" w:evenHBand="0" w:firstRowFirstColumn="0" w:firstRowLastColumn="0" w:lastRowFirstColumn="0" w:lastRowLastColumn="0"/>
            <w:tcW w:w="1668" w:type="dxa"/>
          </w:tcPr>
          <w:p w14:paraId="53EE1067"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779" w:name="BKM_13EF909A_AB70_4901_8CA1_C3BA3F992378"/>
            <w:bookmarkEnd w:id="779"/>
            <w:r w:rsidRPr="00E66A9E">
              <w:rPr>
                <w:rFonts w:asciiTheme="minorHAnsi" w:hAnsiTheme="minorHAnsi"/>
                <w:color w:val="000000"/>
                <w:sz w:val="20"/>
                <w:szCs w:val="20"/>
                <w:lang w:val="en-CA"/>
              </w:rPr>
              <w:t>aspectRatio</w:t>
            </w:r>
          </w:p>
        </w:tc>
        <w:tc>
          <w:tcPr>
            <w:tcW w:w="1701" w:type="dxa"/>
          </w:tcPr>
          <w:p w14:paraId="6EF82638"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Category</w:t>
            </w:r>
          </w:p>
        </w:tc>
        <w:tc>
          <w:tcPr>
            <w:tcW w:w="6366" w:type="dxa"/>
          </w:tcPr>
          <w:p w14:paraId="40DF1446"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AspectRatio describes the geometry of particles based on the ratios of lengths of long, intermediate and short axes of grains. Equates to sphericity in sedimentary rocks (ie: the degree to which the shape of a particle approximates a sphere).  A quantitative specification based on the ratio of lengths of long, intermediate and short axes of grain shape (Sneed and Folk, 1958; Zingg, 1935). (eg: prolate, slightly flattened, very bladed, equant, acicular, tabular)</w:t>
            </w:r>
          </w:p>
          <w:p w14:paraId="4919AADB"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66A9E" w:rsidRPr="00E66A9E" w14:paraId="36C31C35" w14:textId="77777777" w:rsidTr="00E66A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6D42704E"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780" w:name="BKM_A7128990_6B6B_49DD_9D88_9E8D7207A879"/>
            <w:bookmarkEnd w:id="780"/>
            <w:r w:rsidRPr="00E66A9E">
              <w:rPr>
                <w:rFonts w:asciiTheme="minorHAnsi" w:hAnsiTheme="minorHAnsi"/>
                <w:color w:val="000000"/>
                <w:sz w:val="20"/>
                <w:szCs w:val="20"/>
                <w:lang w:val="en-CA"/>
              </w:rPr>
              <w:t>shape</w:t>
            </w:r>
          </w:p>
        </w:tc>
        <w:tc>
          <w:tcPr>
            <w:tcW w:w="1701" w:type="dxa"/>
          </w:tcPr>
          <w:p w14:paraId="28DB5633"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Category</w:t>
            </w:r>
          </w:p>
        </w:tc>
        <w:tc>
          <w:tcPr>
            <w:tcW w:w="6366" w:type="dxa"/>
          </w:tcPr>
          <w:p w14:paraId="0186B1BB"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The Shape attribute describes, a) the development of crystal faces bounding particles in crystalline compond materials, and b) surface rounding of grains in sedimentary rocks. Roundness is a measure of the sharpness of the edges between surfaces bounding a particle (see Jackson, 1997; Wadell, 1932). Terms should be appropriate for the kind of compound material (eg: for crystalline rocks- euhedral, ideoblastic, subhedral, anhedral, xenoblastic; for sedimentary rocks - angular, rounded)</w:t>
            </w:r>
          </w:p>
          <w:p w14:paraId="275D0630"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66A9E" w:rsidRPr="00E66A9E" w14:paraId="603A92F2" w14:textId="77777777" w:rsidTr="00E66A9E">
        <w:tc>
          <w:tcPr>
            <w:cnfStyle w:val="001000000000" w:firstRow="0" w:lastRow="0" w:firstColumn="1" w:lastColumn="0" w:oddVBand="0" w:evenVBand="0" w:oddHBand="0" w:evenHBand="0" w:firstRowFirstColumn="0" w:firstRowLastColumn="0" w:lastRowFirstColumn="0" w:lastRowLastColumn="0"/>
            <w:tcW w:w="1668" w:type="dxa"/>
          </w:tcPr>
          <w:p w14:paraId="761DE824"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781" w:name="BKM_92F07FBA_BBCD_4C39_9112_B2569C6076C8"/>
            <w:bookmarkEnd w:id="781"/>
            <w:r w:rsidRPr="00E66A9E">
              <w:rPr>
                <w:rFonts w:asciiTheme="minorHAnsi" w:hAnsiTheme="minorHAnsi"/>
                <w:color w:val="000000"/>
                <w:sz w:val="20"/>
                <w:szCs w:val="20"/>
                <w:lang w:val="en-CA"/>
              </w:rPr>
              <w:t>size</w:t>
            </w:r>
          </w:p>
        </w:tc>
        <w:tc>
          <w:tcPr>
            <w:tcW w:w="1701" w:type="dxa"/>
          </w:tcPr>
          <w:p w14:paraId="745FAF27"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QuantityRange</w:t>
            </w:r>
          </w:p>
        </w:tc>
        <w:tc>
          <w:tcPr>
            <w:tcW w:w="6366" w:type="dxa"/>
          </w:tcPr>
          <w:p w14:paraId="15CF5199"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The Size attribute specifies particle grainsize.  Values may be reported using absolute measurements (eg: range, mean, median, mode, maximum) or as descriptive terms from a schema appropriate to the type of Compound Material (eg: the Udden-Wentworth sheme for clastic sedimentary rocks - silt, sand, gravel; volcaniclastic rocks - ash, lapilli, bomb; crystalline rocks - fine, medium, coarse, cryptocrystalline)</w:t>
            </w:r>
          </w:p>
          <w:p w14:paraId="4D7A19BF"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66A9E" w:rsidRPr="00E66A9E" w14:paraId="2A9ABB45" w14:textId="77777777" w:rsidTr="00E66A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42243098"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782" w:name="BKM_02F24C6F_6A70_4304_88F6_978891E8D391"/>
            <w:bookmarkEnd w:id="782"/>
            <w:r w:rsidRPr="00E66A9E">
              <w:rPr>
                <w:rFonts w:asciiTheme="minorHAnsi" w:hAnsiTheme="minorHAnsi"/>
                <w:color w:val="000000"/>
                <w:sz w:val="20"/>
                <w:szCs w:val="20"/>
                <w:lang w:val="en-CA"/>
              </w:rPr>
              <w:t>sorting</w:t>
            </w:r>
          </w:p>
        </w:tc>
        <w:tc>
          <w:tcPr>
            <w:tcW w:w="1701" w:type="dxa"/>
          </w:tcPr>
          <w:p w14:paraId="01691987"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Category</w:t>
            </w:r>
          </w:p>
        </w:tc>
        <w:tc>
          <w:tcPr>
            <w:tcW w:w="6366" w:type="dxa"/>
          </w:tcPr>
          <w:p w14:paraId="38050F82"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 xml:space="preserve">The Sorting attribute holds text terms to specify size distribution of particles in a CompoundMaterial. Terminology for sorting in sedimentary rocks is based on the quantitative Graphic Standard Deviation (IGSD) scheme proposed by Folk (1968, 1974).  Example terms for this attribute may include sedimentary terms such as well sorted and poorly </w:t>
            </w:r>
            <w:proofErr w:type="gramStart"/>
            <w:r w:rsidRPr="00E66A9E">
              <w:rPr>
                <w:rFonts w:asciiTheme="minorHAnsi" w:hAnsiTheme="minorHAnsi"/>
                <w:color w:val="000000"/>
                <w:sz w:val="20"/>
                <w:szCs w:val="20"/>
                <w:lang w:val="en-CA"/>
              </w:rPr>
              <w:t>sorted,</w:t>
            </w:r>
            <w:proofErr w:type="gramEnd"/>
            <w:r w:rsidRPr="00E66A9E">
              <w:rPr>
                <w:rFonts w:asciiTheme="minorHAnsi" w:hAnsiTheme="minorHAnsi"/>
                <w:color w:val="000000"/>
                <w:sz w:val="20"/>
                <w:szCs w:val="20"/>
                <w:lang w:val="en-CA"/>
              </w:rPr>
              <w:t xml:space="preserve"> or igneous terms such as porphyritic, equigranuilar, seriate.</w:t>
            </w:r>
          </w:p>
          <w:p w14:paraId="3530C24C"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DE657E" w:rsidRPr="00E66A9E" w14:paraId="5175B5F6" w14:textId="77777777" w:rsidTr="00E66A9E">
        <w:trPr>
          <w:ins w:id="783" w:author="Eric Boisvert" w:date="2015-11-11T13:13:00Z"/>
        </w:trPr>
        <w:tc>
          <w:tcPr>
            <w:cnfStyle w:val="001000000000" w:firstRow="0" w:lastRow="0" w:firstColumn="1" w:lastColumn="0" w:oddVBand="0" w:evenVBand="0" w:oddHBand="0" w:evenHBand="0" w:firstRowFirstColumn="0" w:firstRowLastColumn="0" w:lastRowFirstColumn="0" w:lastRowLastColumn="0"/>
            <w:tcW w:w="1668" w:type="dxa"/>
          </w:tcPr>
          <w:p w14:paraId="3032723E" w14:textId="2BD290A2" w:rsidR="00DE657E" w:rsidRPr="00E66A9E" w:rsidRDefault="00DE657E" w:rsidP="00E66A9E">
            <w:pPr>
              <w:autoSpaceDE w:val="0"/>
              <w:autoSpaceDN w:val="0"/>
              <w:adjustRightInd w:val="0"/>
              <w:spacing w:after="0"/>
              <w:rPr>
                <w:ins w:id="784" w:author="Eric Boisvert" w:date="2015-11-11T13:13:00Z"/>
                <w:rFonts w:asciiTheme="minorHAnsi" w:hAnsiTheme="minorHAnsi"/>
                <w:color w:val="000000"/>
                <w:sz w:val="20"/>
                <w:szCs w:val="20"/>
                <w:lang w:val="en-CA"/>
              </w:rPr>
            </w:pPr>
            <w:ins w:id="785" w:author="Eric Boisvert" w:date="2015-11-11T13:13:00Z">
              <w:r>
                <w:rPr>
                  <w:rFonts w:asciiTheme="minorHAnsi" w:hAnsiTheme="minorHAnsi"/>
                  <w:color w:val="000000"/>
                  <w:sz w:val="20"/>
                  <w:szCs w:val="20"/>
                  <w:lang w:val="en-CA"/>
                </w:rPr>
                <w:t>sourceOrganism</w:t>
              </w:r>
            </w:ins>
          </w:p>
        </w:tc>
        <w:tc>
          <w:tcPr>
            <w:tcW w:w="1701" w:type="dxa"/>
          </w:tcPr>
          <w:p w14:paraId="1A557E8E" w14:textId="480370C4" w:rsidR="00DE657E" w:rsidRPr="00E66A9E" w:rsidRDefault="00DE657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ins w:id="786" w:author="Eric Boisvert" w:date="2015-11-11T13:13:00Z"/>
                <w:rFonts w:asciiTheme="minorHAnsi" w:hAnsiTheme="minorHAnsi"/>
                <w:color w:val="000000"/>
                <w:sz w:val="20"/>
                <w:szCs w:val="20"/>
                <w:lang w:val="en-CA"/>
              </w:rPr>
            </w:pPr>
            <w:ins w:id="787" w:author="Eric Boisvert" w:date="2015-11-11T13:13:00Z">
              <w:r>
                <w:rPr>
                  <w:rFonts w:asciiTheme="minorHAnsi" w:hAnsiTheme="minorHAnsi"/>
                  <w:color w:val="000000"/>
                  <w:sz w:val="20"/>
                  <w:szCs w:val="20"/>
                  <w:lang w:val="en-CA"/>
                </w:rPr>
                <w:t>Organism</w:t>
              </w:r>
            </w:ins>
          </w:p>
        </w:tc>
        <w:tc>
          <w:tcPr>
            <w:tcW w:w="6366" w:type="dxa"/>
          </w:tcPr>
          <w:p w14:paraId="5CE4D2BE" w14:textId="4BEC3F94" w:rsidR="00DE657E" w:rsidRPr="00E66A9E" w:rsidRDefault="00DE657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ins w:id="788" w:author="Eric Boisvert" w:date="2015-11-11T13:13:00Z"/>
                <w:rFonts w:asciiTheme="minorHAnsi" w:hAnsiTheme="minorHAnsi"/>
                <w:color w:val="000000"/>
                <w:sz w:val="20"/>
                <w:szCs w:val="20"/>
                <w:lang w:val="en-CA"/>
              </w:rPr>
            </w:pPr>
            <w:ins w:id="789" w:author="Eric Boisvert" w:date="2015-11-11T13:18:00Z">
              <w:r w:rsidRPr="00DE657E">
                <w:rPr>
                  <w:rFonts w:asciiTheme="minorHAnsi" w:hAnsiTheme="minorHAnsi"/>
                  <w:color w:val="000000"/>
                  <w:sz w:val="20"/>
                  <w:szCs w:val="20"/>
                  <w:lang w:val="en-CA"/>
                </w:rPr>
                <w:t>Organism that are the source of the particles (sponge spicules, bivalvia shells, etc.)</w:t>
              </w:r>
            </w:ins>
          </w:p>
        </w:tc>
      </w:tr>
    </w:tbl>
    <w:p w14:paraId="73B49CA6" w14:textId="77777777" w:rsidR="00E66A9E" w:rsidRDefault="00E66A9E" w:rsidP="00AE357E"/>
    <w:p w14:paraId="0949F96F" w14:textId="7FD35FD5" w:rsidR="00604E1E" w:rsidRDefault="00E66A9E" w:rsidP="00E66A9E">
      <w:pPr>
        <w:pStyle w:val="Heading4"/>
      </w:pPr>
      <w:r w:rsidRPr="00E66A9E">
        <w:t>ConstituentPart</w:t>
      </w:r>
    </w:p>
    <w:p w14:paraId="6B1069C9" w14:textId="77777777" w:rsidR="00E66A9E" w:rsidRDefault="00E66A9E" w:rsidP="00AE357E"/>
    <w:p w14:paraId="58AC1117" w14:textId="6013F4E0" w:rsidR="00E66A9E" w:rsidRDefault="00E66A9E" w:rsidP="00E66A9E">
      <w:r>
        <w:t xml:space="preserve">The Constituent Part class describes how Earth Materials may be made up of other Earth Materials, including the proportion of the constituent part in the whole (eg: 20%, minor, </w:t>
      </w:r>
      <w:r>
        <w:lastRenderedPageBreak/>
        <w:t>dominant); the role that the constituent plays in the whole (eg: matrix, groundmass, framework, phenocryst, xenolith, vein). The particleType property that specifies type of particle (eg: grain, clast, crystal, fossil, oolite) has been moved to the ParticleGeometryDescription data type, associated with both Consti</w:t>
      </w:r>
      <w:r w:rsidR="008E4068">
        <w:t xml:space="preserve">tuentPart and CompoundMaterial </w:t>
      </w:r>
    </w:p>
    <w:p w14:paraId="5C188B7A" w14:textId="77777777" w:rsidR="00E66A9E" w:rsidRDefault="00E66A9E" w:rsidP="00E66A9E">
      <w:r>
        <w:t>The distinction between "role" and "particleType" is subtle.  An operational test is that constituentType may be determined independent of relationship between particles in the aggregation, whereas role requires consideration of the relationship to other particles. A particle may be identified as clast, independent of its material composition, and independent of its relationship to other grains in a rock. The term 'floating clast' is a role, because it is dependent on the relationship 'not in contact with other clasts'. Consider Dunham's textural classification of carbonate rocks (wackestone, packstone, grainstone...) in the description of carbonate rocks.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0AAE8D3D" w14:textId="4121DA61" w:rsidR="008E4068" w:rsidRPr="008E4068" w:rsidRDefault="008E4068" w:rsidP="008E4068">
      <w:pPr>
        <w:autoSpaceDE w:val="0"/>
        <w:autoSpaceDN w:val="0"/>
        <w:adjustRightInd w:val="0"/>
        <w:spacing w:after="0"/>
        <w:rPr>
          <w:color w:val="000000"/>
          <w:sz w:val="20"/>
          <w:szCs w:val="20"/>
          <w:lang w:val="en-CA"/>
        </w:rPr>
      </w:pPr>
      <w:bookmarkStart w:id="790" w:name="BKM_D2385579_8CEC_41FC_ACD0_1242C0AEF96E"/>
      <w:bookmarkEnd w:id="790"/>
    </w:p>
    <w:tbl>
      <w:tblPr>
        <w:tblStyle w:val="LightShading"/>
        <w:tblW w:w="9735" w:type="dxa"/>
        <w:tblLayout w:type="fixed"/>
        <w:tblLook w:val="04A0" w:firstRow="1" w:lastRow="0" w:firstColumn="1" w:lastColumn="0" w:noHBand="0" w:noVBand="1"/>
      </w:tblPr>
      <w:tblGrid>
        <w:gridCol w:w="1242"/>
        <w:gridCol w:w="2552"/>
        <w:gridCol w:w="5941"/>
      </w:tblGrid>
      <w:tr w:rsidR="008E4068" w:rsidRPr="008E4068" w14:paraId="2A4B0266" w14:textId="77777777" w:rsidTr="008E40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656D26AA" w14:textId="77777777" w:rsidR="008E4068" w:rsidRPr="008E4068" w:rsidRDefault="008E4068" w:rsidP="008E4068">
            <w:pPr>
              <w:autoSpaceDE w:val="0"/>
              <w:autoSpaceDN w:val="0"/>
              <w:adjustRightInd w:val="0"/>
              <w:spacing w:after="0"/>
              <w:rPr>
                <w:rFonts w:asciiTheme="minorHAnsi" w:hAnsiTheme="minorHAnsi"/>
                <w:color w:val="000000"/>
                <w:sz w:val="20"/>
                <w:szCs w:val="20"/>
                <w:lang w:val="en-CA"/>
              </w:rPr>
            </w:pPr>
            <w:bookmarkStart w:id="791" w:name="BKM_C5A88E79_2FB3_4893_8914_60419C00F2D2"/>
            <w:bookmarkEnd w:id="791"/>
            <w:r w:rsidRPr="008E4068">
              <w:rPr>
                <w:rFonts w:asciiTheme="minorHAnsi" w:hAnsiTheme="minorHAnsi"/>
                <w:color w:val="000000"/>
                <w:sz w:val="20"/>
                <w:szCs w:val="20"/>
                <w:lang w:val="en-CA"/>
              </w:rPr>
              <w:t>Name</w:t>
            </w:r>
          </w:p>
        </w:tc>
        <w:tc>
          <w:tcPr>
            <w:tcW w:w="2552" w:type="dxa"/>
          </w:tcPr>
          <w:p w14:paraId="277128DE" w14:textId="77777777" w:rsidR="008E4068" w:rsidRPr="008E4068" w:rsidRDefault="008E4068" w:rsidP="008E4068">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Type</w:t>
            </w:r>
          </w:p>
        </w:tc>
        <w:tc>
          <w:tcPr>
            <w:tcW w:w="5941" w:type="dxa"/>
          </w:tcPr>
          <w:p w14:paraId="3B398FB6" w14:textId="77777777" w:rsidR="008E4068" w:rsidRPr="008E4068" w:rsidRDefault="008E4068" w:rsidP="008E4068">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Description</w:t>
            </w:r>
          </w:p>
        </w:tc>
      </w:tr>
      <w:tr w:rsidR="008E4068" w:rsidRPr="008E4068" w14:paraId="3E06AB80" w14:textId="77777777" w:rsidTr="008E40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1AA7CF42" w14:textId="77777777" w:rsidR="008E4068" w:rsidRPr="008E4068" w:rsidRDefault="008E4068" w:rsidP="008E4068">
            <w:pPr>
              <w:autoSpaceDE w:val="0"/>
              <w:autoSpaceDN w:val="0"/>
              <w:adjustRightInd w:val="0"/>
              <w:spacing w:after="0"/>
              <w:rPr>
                <w:rFonts w:asciiTheme="minorHAnsi" w:hAnsiTheme="minorHAnsi"/>
                <w:color w:val="000000"/>
                <w:sz w:val="20"/>
                <w:szCs w:val="20"/>
                <w:lang w:val="en-CA"/>
              </w:rPr>
            </w:pPr>
            <w:r w:rsidRPr="008E4068">
              <w:rPr>
                <w:rFonts w:asciiTheme="minorHAnsi" w:hAnsiTheme="minorHAnsi"/>
                <w:color w:val="000000"/>
                <w:sz w:val="20"/>
                <w:szCs w:val="20"/>
                <w:lang w:val="en-CA"/>
              </w:rPr>
              <w:t>role</w:t>
            </w:r>
          </w:p>
        </w:tc>
        <w:tc>
          <w:tcPr>
            <w:tcW w:w="2552" w:type="dxa"/>
          </w:tcPr>
          <w:p w14:paraId="32C6E667" w14:textId="77777777" w:rsidR="008E4068" w:rsidRPr="008E4068" w:rsidRDefault="008E4068" w:rsidP="008E4068">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ConstituentPartRoleTerm</w:t>
            </w:r>
          </w:p>
        </w:tc>
        <w:tc>
          <w:tcPr>
            <w:tcW w:w="5941" w:type="dxa"/>
          </w:tcPr>
          <w:p w14:paraId="1381C594" w14:textId="77777777" w:rsidR="008E4068" w:rsidRPr="008E4068" w:rsidRDefault="008E4068" w:rsidP="008E4068">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The role a ConstituentPart plays in a CompoundMaterial aggregation. The same EarthMaterial may occur as different ConstituentParts playing different roles within the same CompoundMaterial.  For example, feldspar may be present as groundmass (a ConstituentPart::role) and as phenocrysts (</w:t>
            </w:r>
            <w:proofErr w:type="gramStart"/>
            <w:r w:rsidRPr="008E4068">
              <w:rPr>
                <w:rFonts w:asciiTheme="minorHAnsi" w:hAnsiTheme="minorHAnsi"/>
                <w:color w:val="000000"/>
                <w:sz w:val="20"/>
                <w:szCs w:val="20"/>
                <w:lang w:val="en-CA"/>
              </w:rPr>
              <w:t>an</w:t>
            </w:r>
            <w:proofErr w:type="gramEnd"/>
            <w:r w:rsidRPr="008E4068">
              <w:rPr>
                <w:rFonts w:asciiTheme="minorHAnsi" w:hAnsiTheme="minorHAnsi"/>
                <w:color w:val="000000"/>
                <w:sz w:val="20"/>
                <w:szCs w:val="20"/>
                <w:lang w:val="en-CA"/>
              </w:rPr>
              <w:t xml:space="preserve"> ConstituentPart::role) within a single igneous rock.</w:t>
            </w:r>
          </w:p>
          <w:p w14:paraId="74856F2B" w14:textId="77777777" w:rsidR="008E4068" w:rsidRPr="008E4068" w:rsidRDefault="008E4068" w:rsidP="008E4068">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E4068" w:rsidRPr="008E4068" w14:paraId="1C1DDFDD" w14:textId="77777777" w:rsidTr="008E4068">
        <w:tc>
          <w:tcPr>
            <w:cnfStyle w:val="001000000000" w:firstRow="0" w:lastRow="0" w:firstColumn="1" w:lastColumn="0" w:oddVBand="0" w:evenVBand="0" w:oddHBand="0" w:evenHBand="0" w:firstRowFirstColumn="0" w:firstRowLastColumn="0" w:lastRowFirstColumn="0" w:lastRowLastColumn="0"/>
            <w:tcW w:w="1242" w:type="dxa"/>
          </w:tcPr>
          <w:p w14:paraId="20EE101D" w14:textId="77777777" w:rsidR="008E4068" w:rsidRPr="008E4068" w:rsidRDefault="008E4068" w:rsidP="008E4068">
            <w:pPr>
              <w:autoSpaceDE w:val="0"/>
              <w:autoSpaceDN w:val="0"/>
              <w:adjustRightInd w:val="0"/>
              <w:spacing w:after="0"/>
              <w:rPr>
                <w:rFonts w:asciiTheme="minorHAnsi" w:hAnsiTheme="minorHAnsi"/>
                <w:color w:val="000000"/>
                <w:sz w:val="20"/>
                <w:szCs w:val="20"/>
                <w:lang w:val="en-CA"/>
              </w:rPr>
            </w:pPr>
            <w:bookmarkStart w:id="792" w:name="BKM_A4F3FCE3_772C_4588_A2A4_96535416D1B6"/>
            <w:bookmarkEnd w:id="792"/>
            <w:r w:rsidRPr="008E4068">
              <w:rPr>
                <w:rFonts w:asciiTheme="minorHAnsi" w:hAnsiTheme="minorHAnsi"/>
                <w:color w:val="000000"/>
                <w:sz w:val="20"/>
                <w:szCs w:val="20"/>
                <w:lang w:val="en-CA"/>
              </w:rPr>
              <w:t>proportion</w:t>
            </w:r>
          </w:p>
        </w:tc>
        <w:tc>
          <w:tcPr>
            <w:tcW w:w="2552" w:type="dxa"/>
          </w:tcPr>
          <w:p w14:paraId="67ECEE5E"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QuantityRange</w:t>
            </w:r>
          </w:p>
        </w:tc>
        <w:tc>
          <w:tcPr>
            <w:tcW w:w="5941" w:type="dxa"/>
          </w:tcPr>
          <w:p w14:paraId="07817115"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 xml:space="preserve">The fraction of the whole that is formed by a ConstituentPart in a part/whole relationship.  Used for the ConstituentPart portion in a CompoundMaterial. </w:t>
            </w:r>
          </w:p>
          <w:p w14:paraId="0BDBD972"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p w14:paraId="0C31A157"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Quantity that specifies the fraction of the Earth Material formed by the part (eg: 20%, minor, dominant)</w:t>
            </w:r>
          </w:p>
          <w:p w14:paraId="67073F8D"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3E0843" w:rsidRPr="008E4068" w14:paraId="321A36FB" w14:textId="77777777" w:rsidTr="008E4068">
        <w:trPr>
          <w:cnfStyle w:val="000000100000" w:firstRow="0" w:lastRow="0" w:firstColumn="0" w:lastColumn="0" w:oddVBand="0" w:evenVBand="0" w:oddHBand="1" w:evenHBand="0" w:firstRowFirstColumn="0" w:firstRowLastColumn="0" w:lastRowFirstColumn="0" w:lastRowLastColumn="0"/>
          <w:ins w:id="793" w:author="Eric Boisvert" w:date="2015-11-11T13:20:00Z"/>
        </w:trPr>
        <w:tc>
          <w:tcPr>
            <w:cnfStyle w:val="001000000000" w:firstRow="0" w:lastRow="0" w:firstColumn="1" w:lastColumn="0" w:oddVBand="0" w:evenVBand="0" w:oddHBand="0" w:evenHBand="0" w:firstRowFirstColumn="0" w:firstRowLastColumn="0" w:lastRowFirstColumn="0" w:lastRowLastColumn="0"/>
            <w:tcW w:w="1242" w:type="dxa"/>
          </w:tcPr>
          <w:p w14:paraId="0E033F76" w14:textId="32BC1B2B" w:rsidR="003E0843" w:rsidRPr="008E4068" w:rsidRDefault="003E0843" w:rsidP="008E4068">
            <w:pPr>
              <w:autoSpaceDE w:val="0"/>
              <w:autoSpaceDN w:val="0"/>
              <w:adjustRightInd w:val="0"/>
              <w:spacing w:after="0"/>
              <w:rPr>
                <w:ins w:id="794" w:author="Eric Boisvert" w:date="2015-11-11T13:20:00Z"/>
                <w:rFonts w:asciiTheme="minorHAnsi" w:hAnsiTheme="minorHAnsi"/>
                <w:color w:val="000000"/>
                <w:sz w:val="20"/>
                <w:szCs w:val="20"/>
                <w:lang w:val="en-CA"/>
              </w:rPr>
            </w:pPr>
            <w:ins w:id="795" w:author="Eric Boisvert" w:date="2015-11-11T13:20:00Z">
              <w:r>
                <w:rPr>
                  <w:rFonts w:asciiTheme="minorHAnsi" w:hAnsiTheme="minorHAnsi"/>
                  <w:color w:val="000000"/>
                  <w:sz w:val="20"/>
                  <w:szCs w:val="20"/>
                  <w:lang w:val="en-CA"/>
                </w:rPr>
                <w:t>constituentMaterial</w:t>
              </w:r>
            </w:ins>
          </w:p>
        </w:tc>
        <w:tc>
          <w:tcPr>
            <w:tcW w:w="2552" w:type="dxa"/>
          </w:tcPr>
          <w:p w14:paraId="2DA64139" w14:textId="756B0E3E" w:rsidR="003E0843" w:rsidRPr="008E4068" w:rsidRDefault="003E0843" w:rsidP="008E4068">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ins w:id="796" w:author="Eric Boisvert" w:date="2015-11-11T13:20:00Z"/>
                <w:rFonts w:asciiTheme="minorHAnsi" w:hAnsiTheme="minorHAnsi"/>
                <w:color w:val="000000"/>
                <w:sz w:val="20"/>
                <w:szCs w:val="20"/>
                <w:lang w:val="en-CA"/>
              </w:rPr>
            </w:pPr>
            <w:ins w:id="797" w:author="Eric Boisvert" w:date="2015-11-11T13:20:00Z">
              <w:r>
                <w:rPr>
                  <w:rFonts w:asciiTheme="minorHAnsi" w:hAnsiTheme="minorHAnsi"/>
                  <w:color w:val="000000"/>
                  <w:sz w:val="20"/>
                  <w:szCs w:val="20"/>
                  <w:lang w:val="en-CA"/>
                </w:rPr>
                <w:t>EarthMaterial</w:t>
              </w:r>
            </w:ins>
          </w:p>
        </w:tc>
        <w:tc>
          <w:tcPr>
            <w:tcW w:w="5941" w:type="dxa"/>
          </w:tcPr>
          <w:p w14:paraId="5E20F9C1" w14:textId="26F0167C" w:rsidR="003E0843" w:rsidRPr="008E4068" w:rsidRDefault="003E0843" w:rsidP="008E4068">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ins w:id="798" w:author="Eric Boisvert" w:date="2015-11-11T13:20:00Z"/>
                <w:rFonts w:asciiTheme="minorHAnsi" w:hAnsiTheme="minorHAnsi"/>
                <w:color w:val="000000"/>
                <w:sz w:val="20"/>
                <w:szCs w:val="20"/>
                <w:lang w:val="en-CA"/>
              </w:rPr>
            </w:pPr>
            <w:ins w:id="799" w:author="Eric Boisvert" w:date="2015-11-11T13:21:00Z">
              <w:r w:rsidRPr="003E0843">
                <w:rPr>
                  <w:rFonts w:asciiTheme="minorHAnsi" w:hAnsiTheme="minorHAnsi"/>
                  <w:color w:val="000000"/>
                  <w:sz w:val="20"/>
                  <w:szCs w:val="20"/>
                  <w:lang w:val="en-CA"/>
                </w:rPr>
                <w:t>Specifies the EarthMaterial that is forming the ConstituentPart</w:t>
              </w:r>
            </w:ins>
          </w:p>
        </w:tc>
      </w:tr>
    </w:tbl>
    <w:p w14:paraId="164BC74E" w14:textId="77777777" w:rsidR="00E66A9E" w:rsidRDefault="00E66A9E" w:rsidP="00AE357E"/>
    <w:p w14:paraId="5849D37D" w14:textId="77777777" w:rsidR="008E4068" w:rsidRDefault="008E4068" w:rsidP="00AE357E"/>
    <w:p w14:paraId="2343428C" w14:textId="59DBA3B7" w:rsidR="008E4068" w:rsidRDefault="003A479F" w:rsidP="003A479F">
      <w:pPr>
        <w:pStyle w:val="Heading4"/>
      </w:pPr>
      <w:r>
        <w:t>Fabric Description</w:t>
      </w:r>
    </w:p>
    <w:p w14:paraId="683123E5" w14:textId="77777777" w:rsidR="003A479F" w:rsidRDefault="003A479F" w:rsidP="003A479F"/>
    <w:p w14:paraId="20F0A6D9" w14:textId="77777777" w:rsidR="003A479F" w:rsidRDefault="003A479F" w:rsidP="003A479F">
      <w:r>
        <w:t xml:space="preserve">The FabricDescription class describes all types of fabrics associated with a CompoundMaterial (ie, tectonic, metamorphic, sedimentary, igneous fabrics or textures).  It denotes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w:t>
      </w:r>
      <w:r>
        <w:lastRenderedPageBreak/>
        <w:t xml:space="preserve">observation [Passchier and Trouw, 1998], and are repeated at distances that are small relative to the scale of the whole, such that they can be considered to pervade the whole uniformly (Turner and Weiss [1963] p. 21-24; Hobbs and others [1976], p. 73; Jackson [1997]; Passchier and Trouw [1998]). </w:t>
      </w:r>
    </w:p>
    <w:p w14:paraId="12A9B2A0" w14:textId="77777777" w:rsidR="003A479F" w:rsidRDefault="003A479F" w:rsidP="003A479F">
      <w:r>
        <w:t>FabricDescription is distinguished from Particle Geometry based on the criteria that Particle Geometry is preserved if a CompoundMaterial is disaggregated, while FabricDescription is not defined if the material is disaggregated.</w:t>
      </w:r>
    </w:p>
    <w:p w14:paraId="18CFB605" w14:textId="77777777" w:rsidR="003A479F" w:rsidRDefault="003A479F" w:rsidP="003A479F">
      <w:pPr>
        <w:keepNext/>
      </w:pPr>
      <w:r>
        <w:rPr>
          <w:noProof/>
          <w:lang w:val="en-CA" w:eastAsia="en-CA"/>
        </w:rPr>
        <w:drawing>
          <wp:inline distT="0" distB="0" distL="0" distR="0" wp14:anchorId="042203C1" wp14:editId="2E738AFD">
            <wp:extent cx="4062730" cy="3088005"/>
            <wp:effectExtent l="0" t="0" r="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62730" cy="3088005"/>
                    </a:xfrm>
                    <a:prstGeom prst="rect">
                      <a:avLst/>
                    </a:prstGeom>
                    <a:noFill/>
                    <a:ln>
                      <a:noFill/>
                    </a:ln>
                  </pic:spPr>
                </pic:pic>
              </a:graphicData>
            </a:graphic>
          </wp:inline>
        </w:drawing>
      </w:r>
    </w:p>
    <w:p w14:paraId="13AEE541" w14:textId="70F8E092" w:rsidR="003A479F" w:rsidRDefault="003A479F" w:rsidP="003A479F">
      <w:pPr>
        <w:pStyle w:val="Caption"/>
      </w:pPr>
      <w:r>
        <w:t xml:space="preserve">Figure </w:t>
      </w:r>
      <w:fldSimple w:instr=" SEQ Figure \* ARABIC ">
        <w:ins w:id="800" w:author="Eric Boisvert" w:date="2015-11-28T15:54:00Z">
          <w:r w:rsidR="00180077">
            <w:rPr>
              <w:noProof/>
            </w:rPr>
            <w:t>37</w:t>
          </w:r>
        </w:ins>
        <w:del w:id="801" w:author="Eric Boisvert" w:date="2015-10-30T04:23:00Z">
          <w:r w:rsidR="00090DCF" w:rsidDel="007D2867">
            <w:rPr>
              <w:noProof/>
            </w:rPr>
            <w:delText>36</w:delText>
          </w:r>
        </w:del>
      </w:fldSimple>
      <w:r>
        <w:t>: Fabric description</w:t>
      </w:r>
    </w:p>
    <w:p w14:paraId="5C2C2A8D" w14:textId="0FB3599F" w:rsidR="003A479F" w:rsidRPr="003A479F" w:rsidRDefault="003A479F" w:rsidP="003A479F">
      <w:pPr>
        <w:autoSpaceDE w:val="0"/>
        <w:autoSpaceDN w:val="0"/>
        <w:adjustRightInd w:val="0"/>
        <w:spacing w:after="0"/>
        <w:rPr>
          <w:color w:val="000000"/>
          <w:sz w:val="20"/>
          <w:szCs w:val="20"/>
          <w:lang w:val="en-CA"/>
        </w:rPr>
      </w:pPr>
      <w:bookmarkStart w:id="802" w:name="BKM_CEE739CE_1DAA_46F5_B493_438C458DE763"/>
      <w:bookmarkEnd w:id="802"/>
    </w:p>
    <w:tbl>
      <w:tblPr>
        <w:tblStyle w:val="LightShading"/>
        <w:tblW w:w="9735" w:type="dxa"/>
        <w:tblLayout w:type="fixed"/>
        <w:tblLook w:val="04A0" w:firstRow="1" w:lastRow="0" w:firstColumn="1" w:lastColumn="0" w:noHBand="0" w:noVBand="1"/>
      </w:tblPr>
      <w:tblGrid>
        <w:gridCol w:w="1526"/>
        <w:gridCol w:w="1701"/>
        <w:gridCol w:w="6508"/>
      </w:tblGrid>
      <w:tr w:rsidR="003A479F" w:rsidRPr="003A479F" w14:paraId="57C7BC52" w14:textId="77777777" w:rsidTr="003A4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56942C2" w14:textId="77777777" w:rsidR="003A479F" w:rsidRPr="003A479F" w:rsidRDefault="003A479F" w:rsidP="003A479F">
            <w:pPr>
              <w:autoSpaceDE w:val="0"/>
              <w:autoSpaceDN w:val="0"/>
              <w:adjustRightInd w:val="0"/>
              <w:spacing w:after="0"/>
              <w:rPr>
                <w:rFonts w:asciiTheme="minorHAnsi" w:hAnsiTheme="minorHAnsi"/>
                <w:color w:val="000000"/>
                <w:sz w:val="20"/>
                <w:szCs w:val="20"/>
                <w:lang w:val="en-CA"/>
              </w:rPr>
            </w:pPr>
            <w:bookmarkStart w:id="803" w:name="BKM_F9869380_E0FA_4E99_89A5_99DF9CC6BB40"/>
            <w:bookmarkEnd w:id="803"/>
            <w:r w:rsidRPr="003A479F">
              <w:rPr>
                <w:rFonts w:asciiTheme="minorHAnsi" w:hAnsiTheme="minorHAnsi"/>
                <w:color w:val="000000"/>
                <w:sz w:val="20"/>
                <w:szCs w:val="20"/>
                <w:lang w:val="en-CA"/>
              </w:rPr>
              <w:t>Name</w:t>
            </w:r>
          </w:p>
        </w:tc>
        <w:tc>
          <w:tcPr>
            <w:tcW w:w="1701" w:type="dxa"/>
          </w:tcPr>
          <w:p w14:paraId="5232D6A8" w14:textId="77777777" w:rsidR="003A479F" w:rsidRPr="003A479F" w:rsidRDefault="003A479F" w:rsidP="003A47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A479F">
              <w:rPr>
                <w:rFonts w:asciiTheme="minorHAnsi" w:hAnsiTheme="minorHAnsi"/>
                <w:color w:val="000000"/>
                <w:sz w:val="20"/>
                <w:szCs w:val="20"/>
                <w:lang w:val="en-CA"/>
              </w:rPr>
              <w:t>Type</w:t>
            </w:r>
          </w:p>
        </w:tc>
        <w:tc>
          <w:tcPr>
            <w:tcW w:w="6508" w:type="dxa"/>
          </w:tcPr>
          <w:p w14:paraId="0361BE21" w14:textId="77777777" w:rsidR="003A479F" w:rsidRPr="003A479F" w:rsidRDefault="003A479F" w:rsidP="003A47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A479F">
              <w:rPr>
                <w:rFonts w:asciiTheme="minorHAnsi" w:hAnsiTheme="minorHAnsi"/>
                <w:color w:val="000000"/>
                <w:sz w:val="20"/>
                <w:szCs w:val="20"/>
                <w:lang w:val="en-CA"/>
              </w:rPr>
              <w:t>Description</w:t>
            </w:r>
          </w:p>
        </w:tc>
      </w:tr>
      <w:tr w:rsidR="003A479F" w:rsidRPr="003A479F" w14:paraId="26E3E420" w14:textId="77777777" w:rsidTr="003A4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49088CE" w14:textId="77777777" w:rsidR="003A479F" w:rsidRPr="003A479F" w:rsidRDefault="003A479F" w:rsidP="003A479F">
            <w:pPr>
              <w:autoSpaceDE w:val="0"/>
              <w:autoSpaceDN w:val="0"/>
              <w:adjustRightInd w:val="0"/>
              <w:spacing w:after="0"/>
              <w:rPr>
                <w:rFonts w:asciiTheme="minorHAnsi" w:hAnsiTheme="minorHAnsi"/>
                <w:color w:val="000000"/>
                <w:sz w:val="20"/>
                <w:szCs w:val="20"/>
                <w:lang w:val="en-CA"/>
              </w:rPr>
            </w:pPr>
            <w:r w:rsidRPr="003A479F">
              <w:rPr>
                <w:rFonts w:asciiTheme="minorHAnsi" w:hAnsiTheme="minorHAnsi"/>
                <w:color w:val="000000"/>
                <w:sz w:val="20"/>
                <w:szCs w:val="20"/>
                <w:lang w:val="en-CA"/>
              </w:rPr>
              <w:t>fabricType</w:t>
            </w:r>
          </w:p>
        </w:tc>
        <w:tc>
          <w:tcPr>
            <w:tcW w:w="1701" w:type="dxa"/>
          </w:tcPr>
          <w:p w14:paraId="57DD19B5" w14:textId="77777777" w:rsidR="003A479F" w:rsidRPr="003A479F" w:rsidRDefault="003A479F" w:rsidP="003A47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A479F">
              <w:rPr>
                <w:rFonts w:asciiTheme="minorHAnsi" w:hAnsiTheme="minorHAnsi"/>
                <w:color w:val="000000"/>
                <w:sz w:val="20"/>
                <w:szCs w:val="20"/>
                <w:lang w:val="en-CA"/>
              </w:rPr>
              <w:t>FabricTypeTerm</w:t>
            </w:r>
          </w:p>
        </w:tc>
        <w:tc>
          <w:tcPr>
            <w:tcW w:w="6508" w:type="dxa"/>
          </w:tcPr>
          <w:p w14:paraId="58300A8C" w14:textId="77777777" w:rsidR="003A479F" w:rsidRPr="003A479F" w:rsidRDefault="003A479F" w:rsidP="003A47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A479F">
              <w:rPr>
                <w:rFonts w:asciiTheme="minorHAnsi" w:hAnsiTheme="minorHAnsi"/>
                <w:color w:val="000000"/>
                <w:sz w:val="20"/>
                <w:szCs w:val="20"/>
                <w:lang w:val="en-CA"/>
              </w:rPr>
              <w:t xml:space="preserve">Attribute to denote the type of fabric in the CompoundMaterial (eg, rapikivi texture, autobrecciation, spaced cleavage, </w:t>
            </w:r>
            <w:proofErr w:type="gramStart"/>
            <w:r w:rsidRPr="003A479F">
              <w:rPr>
                <w:rFonts w:asciiTheme="minorHAnsi" w:hAnsiTheme="minorHAnsi"/>
                <w:color w:val="000000"/>
                <w:sz w:val="20"/>
                <w:szCs w:val="20"/>
                <w:lang w:val="en-CA"/>
              </w:rPr>
              <w:t>porphyroblastic</w:t>
            </w:r>
            <w:proofErr w:type="gramEnd"/>
            <w:r w:rsidRPr="003A479F">
              <w:rPr>
                <w:rFonts w:asciiTheme="minorHAnsi" w:hAnsiTheme="minorHAnsi"/>
                <w:color w:val="000000"/>
                <w:sz w:val="20"/>
                <w:szCs w:val="20"/>
                <w:lang w:val="en-CA"/>
              </w:rPr>
              <w:t xml:space="preserve">, cross-bedding).  The fabricType describes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 </w:t>
            </w:r>
          </w:p>
          <w:p w14:paraId="461175E0" w14:textId="77777777" w:rsidR="003A479F" w:rsidRPr="003A479F" w:rsidRDefault="003A479F" w:rsidP="003A47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0BF4D9F1" w14:textId="77777777" w:rsidR="008E4068" w:rsidRDefault="008E4068" w:rsidP="00AE357E"/>
    <w:p w14:paraId="4B59B9E2" w14:textId="206A933A" w:rsidR="008E4068" w:rsidRDefault="003A479F" w:rsidP="003A479F">
      <w:pPr>
        <w:pStyle w:val="Heading4"/>
      </w:pPr>
      <w:r>
        <w:t>Inorganic fluid</w:t>
      </w:r>
    </w:p>
    <w:p w14:paraId="47D3B8EF" w14:textId="58273770" w:rsidR="003A479F" w:rsidRDefault="003A479F" w:rsidP="003A479F">
      <w:proofErr w:type="gramStart"/>
      <w:r>
        <w:t>An inorganic, non-crystalline EarthMaterial (solid, liquid, or gas) that tends to flow or conform to the shape of its container.</w:t>
      </w:r>
      <w:proofErr w:type="gramEnd"/>
      <w:r>
        <w:t xml:space="preserve">  </w:t>
      </w:r>
      <w:proofErr w:type="gramStart"/>
      <w:r>
        <w:t>Includes glass.</w:t>
      </w:r>
      <w:proofErr w:type="gramEnd"/>
      <w:r>
        <w:t xml:space="preserve">  By convention liquid mercury is </w:t>
      </w:r>
      <w:r>
        <w:lastRenderedPageBreak/>
        <w:t>considered a mineral (examples: water, brine, glass).   This class is an empty placeholder for extension at a later date, or by other domain models.</w:t>
      </w:r>
    </w:p>
    <w:p w14:paraId="69E636DF" w14:textId="77777777" w:rsidR="003A479F" w:rsidRDefault="003A479F" w:rsidP="00AE357E"/>
    <w:p w14:paraId="4C29A535" w14:textId="77777777" w:rsidR="003A479F" w:rsidRDefault="003A479F" w:rsidP="003A479F">
      <w:pPr>
        <w:keepNext/>
      </w:pPr>
      <w:r>
        <w:rPr>
          <w:noProof/>
          <w:lang w:val="en-CA" w:eastAsia="en-CA"/>
        </w:rPr>
        <w:drawing>
          <wp:inline distT="0" distB="0" distL="0" distR="0" wp14:anchorId="2FB2D714" wp14:editId="39983798">
            <wp:extent cx="2743200" cy="3209290"/>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43200" cy="3209290"/>
                    </a:xfrm>
                    <a:prstGeom prst="rect">
                      <a:avLst/>
                    </a:prstGeom>
                    <a:noFill/>
                    <a:ln>
                      <a:noFill/>
                    </a:ln>
                  </pic:spPr>
                </pic:pic>
              </a:graphicData>
            </a:graphic>
          </wp:inline>
        </w:drawing>
      </w:r>
    </w:p>
    <w:p w14:paraId="3FD3F38F" w14:textId="641465ED" w:rsidR="003A479F" w:rsidRDefault="003A479F" w:rsidP="003A479F">
      <w:pPr>
        <w:pStyle w:val="Caption"/>
      </w:pPr>
      <w:r>
        <w:t xml:space="preserve">Figure </w:t>
      </w:r>
      <w:fldSimple w:instr=" SEQ Figure \* ARABIC ">
        <w:ins w:id="804" w:author="Eric Boisvert" w:date="2015-11-28T15:54:00Z">
          <w:r w:rsidR="00180077">
            <w:rPr>
              <w:noProof/>
            </w:rPr>
            <w:t>38</w:t>
          </w:r>
        </w:ins>
        <w:del w:id="805" w:author="Eric Boisvert" w:date="2015-10-30T04:23:00Z">
          <w:r w:rsidR="00090DCF" w:rsidDel="007D2867">
            <w:rPr>
              <w:noProof/>
            </w:rPr>
            <w:delText>37</w:delText>
          </w:r>
        </w:del>
      </w:fldSimple>
      <w:r>
        <w:t>: Inorganic fluid</w:t>
      </w:r>
    </w:p>
    <w:p w14:paraId="7D972018" w14:textId="71833058" w:rsidR="003A479F" w:rsidRDefault="003A479F" w:rsidP="003A479F">
      <w:pPr>
        <w:pStyle w:val="Heading4"/>
      </w:pPr>
      <w:r>
        <w:t>Metamorphic description</w:t>
      </w:r>
    </w:p>
    <w:p w14:paraId="2B4121D8" w14:textId="77777777" w:rsidR="009021BE" w:rsidRDefault="009021BE" w:rsidP="00AE357E"/>
    <w:p w14:paraId="29B7213F" w14:textId="41B3D6B8" w:rsidR="003A479F" w:rsidRDefault="009021BE" w:rsidP="00AE357E">
      <w:r w:rsidRPr="009021BE">
        <w:t>MetamorphicDescription describes the character of metamorphism applied to a CompoundMaterial or GeologicUnit using one or more properties including estimated intensity (grade; eg high grade, low grade), characteristic metamorphic mineral assemblages (facies; eg, greenschist, amphibolite), peak P-T estimates, and protolith material if known.</w:t>
      </w:r>
    </w:p>
    <w:p w14:paraId="25C51777" w14:textId="77777777" w:rsidR="003A479F" w:rsidRDefault="003A479F" w:rsidP="003A479F">
      <w:pPr>
        <w:keepNext/>
      </w:pPr>
      <w:r>
        <w:rPr>
          <w:noProof/>
          <w:lang w:val="en-CA" w:eastAsia="en-CA"/>
        </w:rPr>
        <w:lastRenderedPageBreak/>
        <w:drawing>
          <wp:inline distT="0" distB="0" distL="0" distR="0" wp14:anchorId="04AEED8F" wp14:editId="6DC68D27">
            <wp:extent cx="5486400" cy="5827469"/>
            <wp:effectExtent l="0" t="0" r="0" b="1905"/>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5827469"/>
                    </a:xfrm>
                    <a:prstGeom prst="rect">
                      <a:avLst/>
                    </a:prstGeom>
                    <a:noFill/>
                    <a:ln>
                      <a:noFill/>
                    </a:ln>
                  </pic:spPr>
                </pic:pic>
              </a:graphicData>
            </a:graphic>
          </wp:inline>
        </w:drawing>
      </w:r>
    </w:p>
    <w:p w14:paraId="57CFA55C" w14:textId="26EFDA2D" w:rsidR="003A479F" w:rsidRDefault="003A479F" w:rsidP="003A479F">
      <w:pPr>
        <w:pStyle w:val="Caption"/>
      </w:pPr>
      <w:r>
        <w:t xml:space="preserve">Figure </w:t>
      </w:r>
      <w:fldSimple w:instr=" SEQ Figure \* ARABIC ">
        <w:ins w:id="806" w:author="Eric Boisvert" w:date="2015-11-28T15:54:00Z">
          <w:r w:rsidR="00180077">
            <w:rPr>
              <w:noProof/>
            </w:rPr>
            <w:t>39</w:t>
          </w:r>
        </w:ins>
        <w:del w:id="807" w:author="Eric Boisvert" w:date="2015-10-30T04:23:00Z">
          <w:r w:rsidR="00090DCF" w:rsidDel="007D2867">
            <w:rPr>
              <w:noProof/>
            </w:rPr>
            <w:delText>38</w:delText>
          </w:r>
        </w:del>
      </w:fldSimple>
      <w:r>
        <w:t>: Metamorphic Description</w:t>
      </w:r>
    </w:p>
    <w:p w14:paraId="7CBC1C81" w14:textId="77777777" w:rsidR="009021BE" w:rsidRDefault="009021BE" w:rsidP="009021BE"/>
    <w:p w14:paraId="718F9F5D" w14:textId="33FE82F3" w:rsidR="009021BE" w:rsidRPr="009021BE" w:rsidRDefault="009021BE" w:rsidP="009021BE">
      <w:pPr>
        <w:autoSpaceDE w:val="0"/>
        <w:autoSpaceDN w:val="0"/>
        <w:adjustRightInd w:val="0"/>
        <w:spacing w:after="0"/>
        <w:rPr>
          <w:color w:val="000000"/>
          <w:sz w:val="20"/>
          <w:szCs w:val="20"/>
          <w:lang w:val="en-CA"/>
        </w:rPr>
      </w:pPr>
      <w:bookmarkStart w:id="808" w:name="BKM_593C69E3_0EC2_4CB1_8B2B_D0FE22B7C017"/>
      <w:bookmarkEnd w:id="808"/>
    </w:p>
    <w:tbl>
      <w:tblPr>
        <w:tblStyle w:val="LightShading"/>
        <w:tblW w:w="9735" w:type="dxa"/>
        <w:tblLayout w:type="fixed"/>
        <w:tblLook w:val="04A0" w:firstRow="1" w:lastRow="0" w:firstColumn="1" w:lastColumn="0" w:noHBand="0" w:noVBand="1"/>
      </w:tblPr>
      <w:tblGrid>
        <w:gridCol w:w="2235"/>
        <w:gridCol w:w="1417"/>
        <w:gridCol w:w="6083"/>
      </w:tblGrid>
      <w:tr w:rsidR="009021BE" w:rsidRPr="009021BE" w14:paraId="0D2054BD" w14:textId="77777777" w:rsidTr="009021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DE1A7F9"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809" w:name="BKM_0ACE92C1_088C_42CF_93C8_D003E3CC8FC3"/>
            <w:bookmarkEnd w:id="809"/>
            <w:r w:rsidRPr="009021BE">
              <w:rPr>
                <w:rFonts w:asciiTheme="minorHAnsi" w:hAnsiTheme="minorHAnsi"/>
                <w:color w:val="000000"/>
                <w:sz w:val="20"/>
                <w:szCs w:val="20"/>
                <w:lang w:val="en-CA"/>
              </w:rPr>
              <w:t>Name</w:t>
            </w:r>
          </w:p>
        </w:tc>
        <w:tc>
          <w:tcPr>
            <w:tcW w:w="1417" w:type="dxa"/>
          </w:tcPr>
          <w:p w14:paraId="44F5D898" w14:textId="77777777" w:rsidR="009021BE" w:rsidRPr="009021BE" w:rsidRDefault="009021BE" w:rsidP="009021B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Type</w:t>
            </w:r>
          </w:p>
        </w:tc>
        <w:tc>
          <w:tcPr>
            <w:tcW w:w="6083" w:type="dxa"/>
          </w:tcPr>
          <w:p w14:paraId="26831098" w14:textId="77777777" w:rsidR="009021BE" w:rsidRPr="009021BE" w:rsidRDefault="009021BE" w:rsidP="009021B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Description</w:t>
            </w:r>
          </w:p>
        </w:tc>
      </w:tr>
      <w:tr w:rsidR="009021BE" w:rsidRPr="009021BE" w14:paraId="179ED956" w14:textId="77777777" w:rsidTr="00902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C5F8F02"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r w:rsidRPr="009021BE">
              <w:rPr>
                <w:rFonts w:asciiTheme="minorHAnsi" w:hAnsiTheme="minorHAnsi"/>
                <w:color w:val="000000"/>
                <w:sz w:val="20"/>
                <w:szCs w:val="20"/>
                <w:lang w:val="en-CA"/>
              </w:rPr>
              <w:t>metamorphicFacies</w:t>
            </w:r>
          </w:p>
        </w:tc>
        <w:tc>
          <w:tcPr>
            <w:tcW w:w="1417" w:type="dxa"/>
          </w:tcPr>
          <w:p w14:paraId="68FE09FA"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Category</w:t>
            </w:r>
          </w:p>
        </w:tc>
        <w:tc>
          <w:tcPr>
            <w:tcW w:w="6083" w:type="dxa"/>
          </w:tcPr>
          <w:p w14:paraId="74D1BC3F"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 description of characteristic mineral assemblages indicative of certain metamorphic P-T conditions. Examples include Barrovian metasedimentary zones (eg: biotite facies, kyanite facies) or assemblages developed in rocks of more mafic composition (eg: greenschist facies, amphibolite facies).</w:t>
            </w:r>
          </w:p>
          <w:p w14:paraId="2D2FA377"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9021BE" w:rsidRPr="009021BE" w14:paraId="156559AE" w14:textId="77777777" w:rsidTr="009021BE">
        <w:tc>
          <w:tcPr>
            <w:cnfStyle w:val="001000000000" w:firstRow="0" w:lastRow="0" w:firstColumn="1" w:lastColumn="0" w:oddVBand="0" w:evenVBand="0" w:oddHBand="0" w:evenHBand="0" w:firstRowFirstColumn="0" w:firstRowLastColumn="0" w:lastRowFirstColumn="0" w:lastRowLastColumn="0"/>
            <w:tcW w:w="2235" w:type="dxa"/>
          </w:tcPr>
          <w:p w14:paraId="44046832"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810" w:name="BKM_14E0F14F_4532_4342_B7F1_67313964C676"/>
            <w:bookmarkEnd w:id="810"/>
            <w:r w:rsidRPr="009021BE">
              <w:rPr>
                <w:rFonts w:asciiTheme="minorHAnsi" w:hAnsiTheme="minorHAnsi"/>
                <w:color w:val="000000"/>
                <w:sz w:val="20"/>
                <w:szCs w:val="20"/>
                <w:lang w:val="en-CA"/>
              </w:rPr>
              <w:t>metamorphicGrade</w:t>
            </w:r>
          </w:p>
        </w:tc>
        <w:tc>
          <w:tcPr>
            <w:tcW w:w="1417" w:type="dxa"/>
          </w:tcPr>
          <w:p w14:paraId="781E2997"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Category</w:t>
            </w:r>
          </w:p>
        </w:tc>
        <w:tc>
          <w:tcPr>
            <w:tcW w:w="6083" w:type="dxa"/>
          </w:tcPr>
          <w:p w14:paraId="382E877B"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 term to indicate the intensity or rank of metamorphism applied to an EarthMaterial (eg: high metamorphic grade, low metamorphic grade)</w:t>
            </w:r>
          </w:p>
          <w:p w14:paraId="6C105CD0"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lastRenderedPageBreak/>
              <w:t>Indicates in a general way the P-T environment in which the metamorphism took place. Determination of metamorphic grade is based on mineral assemblages (ie, facies) present in a rock that are interpreted to have crystallized in equilibrium during a particular metamorphic event.</w:t>
            </w:r>
          </w:p>
          <w:p w14:paraId="4AC57D51"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9021BE" w:rsidRPr="009021BE" w14:paraId="54B81391" w14:textId="77777777" w:rsidTr="00902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C2E2619"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811" w:name="BKM_80AE61D4_C509_4CAA_B004_0231DB42B137"/>
            <w:bookmarkEnd w:id="811"/>
            <w:r w:rsidRPr="009021BE">
              <w:rPr>
                <w:rFonts w:asciiTheme="minorHAnsi" w:hAnsiTheme="minorHAnsi"/>
                <w:color w:val="000000"/>
                <w:sz w:val="20"/>
                <w:szCs w:val="20"/>
                <w:lang w:val="en-CA"/>
              </w:rPr>
              <w:lastRenderedPageBreak/>
              <w:t>peakPressureValue</w:t>
            </w:r>
          </w:p>
        </w:tc>
        <w:tc>
          <w:tcPr>
            <w:tcW w:w="1417" w:type="dxa"/>
          </w:tcPr>
          <w:p w14:paraId="41788EA2"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Quantity</w:t>
            </w:r>
          </w:p>
        </w:tc>
        <w:tc>
          <w:tcPr>
            <w:tcW w:w="6083" w:type="dxa"/>
          </w:tcPr>
          <w:p w14:paraId="4904B8F0"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 numerical value to indicate the estimated pressure at peak metamorphic conditions.</w:t>
            </w:r>
          </w:p>
          <w:p w14:paraId="5537B218"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9021BE" w:rsidRPr="009021BE" w14:paraId="490A0C9E" w14:textId="77777777" w:rsidTr="009021BE">
        <w:tc>
          <w:tcPr>
            <w:cnfStyle w:val="001000000000" w:firstRow="0" w:lastRow="0" w:firstColumn="1" w:lastColumn="0" w:oddVBand="0" w:evenVBand="0" w:oddHBand="0" w:evenHBand="0" w:firstRowFirstColumn="0" w:firstRowLastColumn="0" w:lastRowFirstColumn="0" w:lastRowLastColumn="0"/>
            <w:tcW w:w="2235" w:type="dxa"/>
          </w:tcPr>
          <w:p w14:paraId="34D37B24"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812" w:name="BKM_5F5D6549_09AD_4BCF_806A_9B95D5D4E734"/>
            <w:bookmarkEnd w:id="812"/>
            <w:r w:rsidRPr="009021BE">
              <w:rPr>
                <w:rFonts w:asciiTheme="minorHAnsi" w:hAnsiTheme="minorHAnsi"/>
                <w:color w:val="000000"/>
                <w:sz w:val="20"/>
                <w:szCs w:val="20"/>
                <w:lang w:val="en-CA"/>
              </w:rPr>
              <w:t>peakTemperatureValue</w:t>
            </w:r>
          </w:p>
        </w:tc>
        <w:tc>
          <w:tcPr>
            <w:tcW w:w="1417" w:type="dxa"/>
          </w:tcPr>
          <w:p w14:paraId="3027E946"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Quantity</w:t>
            </w:r>
          </w:p>
        </w:tc>
        <w:tc>
          <w:tcPr>
            <w:tcW w:w="6083" w:type="dxa"/>
          </w:tcPr>
          <w:p w14:paraId="062CEA11"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 numerical value to indicate the estimated temperature at peak metamorphic conditions.</w:t>
            </w:r>
          </w:p>
          <w:p w14:paraId="041C342B"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9021BE" w:rsidRPr="009021BE" w14:paraId="2D1905C1" w14:textId="77777777" w:rsidTr="00902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192EFAE"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813" w:name="BKM_80BAF21E_2C4E_40CD_B42E_41BCEA94DECC"/>
            <w:bookmarkEnd w:id="813"/>
            <w:r w:rsidRPr="009021BE">
              <w:rPr>
                <w:rFonts w:asciiTheme="minorHAnsi" w:hAnsiTheme="minorHAnsi"/>
                <w:color w:val="000000"/>
                <w:sz w:val="20"/>
                <w:szCs w:val="20"/>
                <w:lang w:val="en-CA"/>
              </w:rPr>
              <w:t>protolithLithology</w:t>
            </w:r>
          </w:p>
        </w:tc>
        <w:tc>
          <w:tcPr>
            <w:tcW w:w="1417" w:type="dxa"/>
          </w:tcPr>
          <w:p w14:paraId="1D01975E"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EarthMaterial</w:t>
            </w:r>
          </w:p>
        </w:tc>
        <w:tc>
          <w:tcPr>
            <w:tcW w:w="6083" w:type="dxa"/>
          </w:tcPr>
          <w:p w14:paraId="6118AA9E"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An interpretation of the EarthMaterial that constituted the pre-metamorphic lithology for this metamorphosed CompoundMaterial.</w:t>
            </w:r>
          </w:p>
          <w:p w14:paraId="0A565574"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9021BE" w:rsidRPr="009021BE" w14:paraId="73F9AE1F" w14:textId="77777777" w:rsidTr="009021BE">
        <w:tc>
          <w:tcPr>
            <w:cnfStyle w:val="001000000000" w:firstRow="0" w:lastRow="0" w:firstColumn="1" w:lastColumn="0" w:oddVBand="0" w:evenVBand="0" w:oddHBand="0" w:evenHBand="0" w:firstRowFirstColumn="0" w:firstRowLastColumn="0" w:lastRowFirstColumn="0" w:lastRowLastColumn="0"/>
            <w:tcW w:w="2235" w:type="dxa"/>
          </w:tcPr>
          <w:p w14:paraId="1516D639" w14:textId="4C99DBB0" w:rsidR="009021BE" w:rsidRPr="009021BE" w:rsidRDefault="009021BE" w:rsidP="009021B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metamorphicEvent</w:t>
            </w:r>
          </w:p>
        </w:tc>
        <w:tc>
          <w:tcPr>
            <w:tcW w:w="1417" w:type="dxa"/>
          </w:tcPr>
          <w:p w14:paraId="2825063A" w14:textId="18AFA3D8"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GeologicEvent</w:t>
            </w:r>
          </w:p>
        </w:tc>
        <w:tc>
          <w:tcPr>
            <w:tcW w:w="6083" w:type="dxa"/>
          </w:tcPr>
          <w:p w14:paraId="2F6C976B" w14:textId="5AA35973"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To denote the age, environment and process associated with a particular metamorphic assemblage in a GeologicUnit</w:t>
            </w:r>
          </w:p>
        </w:tc>
      </w:tr>
    </w:tbl>
    <w:p w14:paraId="2FF42AE6" w14:textId="77777777" w:rsidR="009021BE" w:rsidRDefault="009021BE" w:rsidP="009021BE"/>
    <w:p w14:paraId="579E742D" w14:textId="3E22C134" w:rsidR="009021BE" w:rsidRDefault="00267D2C" w:rsidP="00267D2C">
      <w:pPr>
        <w:pStyle w:val="Heading4"/>
      </w:pPr>
      <w:r>
        <w:t>OrganicMaterial</w:t>
      </w:r>
    </w:p>
    <w:p w14:paraId="50ADFF2A" w14:textId="77777777" w:rsidR="00267D2C" w:rsidRDefault="00267D2C" w:rsidP="009021BE"/>
    <w:p w14:paraId="1370954B" w14:textId="742B3FEB" w:rsidR="00267D2C" w:rsidRDefault="00267D2C" w:rsidP="00267D2C">
      <w:r>
        <w:t xml:space="preserve">An EarthMaterial that belongs to the class of chemical compounds having a reduced carbon basis (as distinct from carbonates), and derived from living organisms.  </w:t>
      </w:r>
      <w:proofErr w:type="gramStart"/>
      <w:r>
        <w:t>Includes high-carbon EarthMaterials such as bitumen, peat, and coal.</w:t>
      </w:r>
      <w:proofErr w:type="gramEnd"/>
      <w:r>
        <w:t xml:space="preserve">   This class is an empty placeholder for extension at a later date, or by other domain models</w:t>
      </w:r>
    </w:p>
    <w:p w14:paraId="565AC4A7" w14:textId="6C04B0D0" w:rsidR="00267D2C" w:rsidRDefault="00267D2C" w:rsidP="009021BE">
      <w:r>
        <w:rPr>
          <w:noProof/>
          <w:lang w:val="en-CA" w:eastAsia="en-CA"/>
        </w:rPr>
        <w:drawing>
          <wp:inline distT="0" distB="0" distL="0" distR="0" wp14:anchorId="07532550" wp14:editId="137E36B0">
            <wp:extent cx="2743200" cy="3096895"/>
            <wp:effectExtent l="0" t="0" r="0" b="8255"/>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43200" cy="3096895"/>
                    </a:xfrm>
                    <a:prstGeom prst="rect">
                      <a:avLst/>
                    </a:prstGeom>
                    <a:noFill/>
                    <a:ln>
                      <a:noFill/>
                    </a:ln>
                  </pic:spPr>
                </pic:pic>
              </a:graphicData>
            </a:graphic>
          </wp:inline>
        </w:drawing>
      </w:r>
    </w:p>
    <w:p w14:paraId="74DBD12A" w14:textId="4579AB7B" w:rsidR="009021BE" w:rsidRDefault="00267D2C" w:rsidP="00267D2C">
      <w:pPr>
        <w:pStyle w:val="Heading4"/>
      </w:pPr>
      <w:r>
        <w:t>Organism</w:t>
      </w:r>
    </w:p>
    <w:p w14:paraId="65AEEC56" w14:textId="77777777" w:rsidR="00267D2C" w:rsidRDefault="00267D2C" w:rsidP="009021BE"/>
    <w:p w14:paraId="3A4007D8" w14:textId="3A082637" w:rsidR="00267D2C" w:rsidRDefault="00267D2C" w:rsidP="009021BE">
      <w:proofErr w:type="gramStart"/>
      <w:r w:rsidRPr="00267D2C">
        <w:lastRenderedPageBreak/>
        <w:t>Broad class to represent any living or once living thing.</w:t>
      </w:r>
      <w:proofErr w:type="gramEnd"/>
      <w:r w:rsidRPr="00267D2C">
        <w:t xml:space="preserve"> This is the connection to taxonomy/biology for fossils.</w:t>
      </w:r>
    </w:p>
    <w:p w14:paraId="167EB540" w14:textId="77777777" w:rsidR="00267D2C" w:rsidRDefault="00267D2C" w:rsidP="00267D2C">
      <w:pPr>
        <w:keepNext/>
      </w:pPr>
      <w:r>
        <w:rPr>
          <w:noProof/>
          <w:lang w:val="en-CA" w:eastAsia="en-CA"/>
        </w:rPr>
        <w:drawing>
          <wp:inline distT="0" distB="0" distL="0" distR="0" wp14:anchorId="7F37D71D" wp14:editId="627774B8">
            <wp:extent cx="2415540" cy="4028440"/>
            <wp:effectExtent l="0" t="0" r="381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15540" cy="4028440"/>
                    </a:xfrm>
                    <a:prstGeom prst="rect">
                      <a:avLst/>
                    </a:prstGeom>
                    <a:noFill/>
                    <a:ln>
                      <a:noFill/>
                    </a:ln>
                  </pic:spPr>
                </pic:pic>
              </a:graphicData>
            </a:graphic>
          </wp:inline>
        </w:drawing>
      </w:r>
    </w:p>
    <w:p w14:paraId="107DAD59" w14:textId="49904E33" w:rsidR="00267D2C" w:rsidRDefault="00267D2C" w:rsidP="00267D2C">
      <w:pPr>
        <w:pStyle w:val="Caption"/>
      </w:pPr>
      <w:r>
        <w:t xml:space="preserve">Figure </w:t>
      </w:r>
      <w:fldSimple w:instr=" SEQ Figure \* ARABIC ">
        <w:ins w:id="814" w:author="Eric Boisvert" w:date="2015-11-28T15:54:00Z">
          <w:r w:rsidR="00180077">
            <w:rPr>
              <w:noProof/>
            </w:rPr>
            <w:t>40</w:t>
          </w:r>
        </w:ins>
        <w:del w:id="815" w:author="Eric Boisvert" w:date="2015-10-30T04:23:00Z">
          <w:r w:rsidR="00090DCF" w:rsidDel="007D2867">
            <w:rPr>
              <w:noProof/>
            </w:rPr>
            <w:delText>39</w:delText>
          </w:r>
        </w:del>
      </w:fldSimple>
      <w:r>
        <w:t>: Organism</w:t>
      </w:r>
    </w:p>
    <w:p w14:paraId="67B4687F" w14:textId="77777777" w:rsidR="00267D2C" w:rsidRDefault="00267D2C" w:rsidP="009021BE"/>
    <w:p w14:paraId="4014D048" w14:textId="551E9592" w:rsidR="00267D2C" w:rsidRDefault="00267D2C" w:rsidP="00267D2C">
      <w:pPr>
        <w:pStyle w:val="Heading4"/>
      </w:pPr>
      <w:r>
        <w:t>Physical Description</w:t>
      </w:r>
    </w:p>
    <w:p w14:paraId="790A9EF7" w14:textId="77777777" w:rsidR="00267D2C" w:rsidRDefault="00267D2C" w:rsidP="00267D2C"/>
    <w:p w14:paraId="76D60FE7" w14:textId="77777777" w:rsidR="00267D2C" w:rsidRDefault="00267D2C" w:rsidP="00267D2C">
      <w:proofErr w:type="gramStart"/>
      <w:r>
        <w:t>A class to describe the numeric physical properties of a geologic unit, earth material, or geologic structure.</w:t>
      </w:r>
      <w:proofErr w:type="gramEnd"/>
      <w:r>
        <w:t xml:space="preserve"> (</w:t>
      </w:r>
      <w:proofErr w:type="gramStart"/>
      <w:r>
        <w:t>eg</w:t>
      </w:r>
      <w:proofErr w:type="gramEnd"/>
      <w:r>
        <w:t>; density, porosity, magnetic susceptibility, remanent magnetism).  These properties are modelled here as scalar numeric values (swe</w:t>
      </w:r>
      <w:proofErr w:type="gramStart"/>
      <w:r>
        <w:t>:Quantity</w:t>
      </w:r>
      <w:proofErr w:type="gramEnd"/>
      <w:r>
        <w:t xml:space="preserve">).  </w:t>
      </w:r>
    </w:p>
    <w:p w14:paraId="798742E7" w14:textId="114AAE3A" w:rsidR="00267D2C" w:rsidRDefault="00267D2C" w:rsidP="00267D2C">
      <w:r>
        <w:t>Vector and tensor physical properties are considered to be more applicable to located observations and should be delivered as SamplingFeature/Observations with associated geologic unit or geologic structure features.</w:t>
      </w:r>
    </w:p>
    <w:p w14:paraId="51ADD180" w14:textId="77777777" w:rsidR="00267D2C" w:rsidRDefault="00267D2C" w:rsidP="00267D2C">
      <w:pPr>
        <w:keepNext/>
      </w:pPr>
      <w:r>
        <w:rPr>
          <w:noProof/>
          <w:lang w:val="en-CA" w:eastAsia="en-CA"/>
        </w:rPr>
        <w:lastRenderedPageBreak/>
        <w:drawing>
          <wp:inline distT="0" distB="0" distL="0" distR="0" wp14:anchorId="6302DBA7" wp14:editId="4A1121E6">
            <wp:extent cx="4873625" cy="4761865"/>
            <wp:effectExtent l="0" t="0" r="3175" b="635"/>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73625" cy="4761865"/>
                    </a:xfrm>
                    <a:prstGeom prst="rect">
                      <a:avLst/>
                    </a:prstGeom>
                    <a:noFill/>
                    <a:ln>
                      <a:noFill/>
                    </a:ln>
                  </pic:spPr>
                </pic:pic>
              </a:graphicData>
            </a:graphic>
          </wp:inline>
        </w:drawing>
      </w:r>
    </w:p>
    <w:p w14:paraId="115CF369" w14:textId="19DEE681" w:rsidR="00267D2C" w:rsidRDefault="00267D2C" w:rsidP="00267D2C">
      <w:pPr>
        <w:pStyle w:val="Caption"/>
      </w:pPr>
      <w:r>
        <w:t xml:space="preserve">Figure </w:t>
      </w:r>
      <w:fldSimple w:instr=" SEQ Figure \* ARABIC ">
        <w:ins w:id="816" w:author="Eric Boisvert" w:date="2015-11-28T15:54:00Z">
          <w:r w:rsidR="00180077">
            <w:rPr>
              <w:noProof/>
            </w:rPr>
            <w:t>41</w:t>
          </w:r>
        </w:ins>
        <w:del w:id="817" w:author="Eric Boisvert" w:date="2015-10-30T04:23:00Z">
          <w:r w:rsidR="00090DCF" w:rsidDel="007D2867">
            <w:rPr>
              <w:noProof/>
            </w:rPr>
            <w:delText>40</w:delText>
          </w:r>
        </w:del>
      </w:fldSimple>
      <w:r>
        <w:t>: Physical Description</w:t>
      </w:r>
    </w:p>
    <w:p w14:paraId="009D8A4A" w14:textId="77777777" w:rsidR="00267D2C" w:rsidRDefault="00267D2C" w:rsidP="00267D2C"/>
    <w:p w14:paraId="7F11FDF9" w14:textId="0D8AF78C" w:rsidR="00267D2C" w:rsidRPr="00267D2C" w:rsidRDefault="00267D2C" w:rsidP="00267D2C">
      <w:pPr>
        <w:autoSpaceDE w:val="0"/>
        <w:autoSpaceDN w:val="0"/>
        <w:adjustRightInd w:val="0"/>
        <w:spacing w:after="0"/>
        <w:rPr>
          <w:color w:val="000000"/>
          <w:sz w:val="20"/>
          <w:szCs w:val="20"/>
          <w:lang w:val="en-CA"/>
        </w:rPr>
      </w:pPr>
      <w:bookmarkStart w:id="818" w:name="BKM_DF21AB41_C085_4AC9_B6F6_DFFDFCF925FF"/>
      <w:bookmarkEnd w:id="818"/>
    </w:p>
    <w:tbl>
      <w:tblPr>
        <w:tblStyle w:val="LightShading"/>
        <w:tblW w:w="9735" w:type="dxa"/>
        <w:tblLayout w:type="fixed"/>
        <w:tblLook w:val="04A0" w:firstRow="1" w:lastRow="0" w:firstColumn="1" w:lastColumn="0" w:noHBand="0" w:noVBand="1"/>
      </w:tblPr>
      <w:tblGrid>
        <w:gridCol w:w="1809"/>
        <w:gridCol w:w="2127"/>
        <w:gridCol w:w="5799"/>
      </w:tblGrid>
      <w:tr w:rsidR="00267D2C" w:rsidRPr="00267D2C" w14:paraId="0053E1B1" w14:textId="77777777" w:rsidTr="00267D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70492726"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bookmarkStart w:id="819" w:name="BKM_41B8BC40_9B55_499E_B59B_A3F4FD630754"/>
            <w:bookmarkEnd w:id="819"/>
            <w:r w:rsidRPr="00267D2C">
              <w:rPr>
                <w:rFonts w:asciiTheme="minorHAnsi" w:hAnsiTheme="minorHAnsi"/>
                <w:color w:val="000000"/>
                <w:sz w:val="20"/>
                <w:szCs w:val="20"/>
                <w:lang w:val="en-CA"/>
              </w:rPr>
              <w:t>Name</w:t>
            </w:r>
          </w:p>
        </w:tc>
        <w:tc>
          <w:tcPr>
            <w:tcW w:w="2127" w:type="dxa"/>
          </w:tcPr>
          <w:p w14:paraId="416FDA03" w14:textId="77777777" w:rsidR="00267D2C" w:rsidRPr="00267D2C" w:rsidRDefault="00267D2C" w:rsidP="00267D2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Type</w:t>
            </w:r>
          </w:p>
        </w:tc>
        <w:tc>
          <w:tcPr>
            <w:tcW w:w="5799" w:type="dxa"/>
          </w:tcPr>
          <w:p w14:paraId="7B0B6CA5" w14:textId="77777777" w:rsidR="00267D2C" w:rsidRPr="00267D2C" w:rsidRDefault="00267D2C" w:rsidP="00267D2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Description</w:t>
            </w:r>
          </w:p>
        </w:tc>
      </w:tr>
      <w:tr w:rsidR="00267D2C" w:rsidRPr="00267D2C" w14:paraId="1303C18C" w14:textId="77777777" w:rsidTr="00267D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D05FE92"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r w:rsidRPr="00267D2C">
              <w:rPr>
                <w:rFonts w:asciiTheme="minorHAnsi" w:hAnsiTheme="minorHAnsi"/>
                <w:color w:val="000000"/>
                <w:sz w:val="20"/>
                <w:szCs w:val="20"/>
                <w:lang w:val="en-CA"/>
              </w:rPr>
              <w:t>propertyName</w:t>
            </w:r>
          </w:p>
        </w:tc>
        <w:tc>
          <w:tcPr>
            <w:tcW w:w="2127" w:type="dxa"/>
          </w:tcPr>
          <w:p w14:paraId="5A03F484"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PhysicalPropertyTerm</w:t>
            </w:r>
          </w:p>
        </w:tc>
        <w:tc>
          <w:tcPr>
            <w:tcW w:w="5799" w:type="dxa"/>
          </w:tcPr>
          <w:p w14:paraId="64C84D22"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A term from a controlled vocabulary of physical properties of rock materials (eg; density, porosity, magnetic susceptibility, remnant magnetism, permeability, seismic velocity)</w:t>
            </w:r>
          </w:p>
          <w:p w14:paraId="734401BE"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67D2C" w:rsidRPr="00267D2C" w14:paraId="170895E5" w14:textId="77777777" w:rsidTr="00267D2C">
        <w:tc>
          <w:tcPr>
            <w:cnfStyle w:val="001000000000" w:firstRow="0" w:lastRow="0" w:firstColumn="1" w:lastColumn="0" w:oddVBand="0" w:evenVBand="0" w:oddHBand="0" w:evenHBand="0" w:firstRowFirstColumn="0" w:firstRowLastColumn="0" w:lastRowFirstColumn="0" w:lastRowLastColumn="0"/>
            <w:tcW w:w="1809" w:type="dxa"/>
          </w:tcPr>
          <w:p w14:paraId="1224E484"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bookmarkStart w:id="820" w:name="BKM_1184394F_75EC_44D4_8904_2EB2061759E4"/>
            <w:bookmarkEnd w:id="820"/>
            <w:r w:rsidRPr="00267D2C">
              <w:rPr>
                <w:rFonts w:asciiTheme="minorHAnsi" w:hAnsiTheme="minorHAnsi"/>
                <w:color w:val="000000"/>
                <w:sz w:val="20"/>
                <w:szCs w:val="20"/>
                <w:lang w:val="en-CA"/>
              </w:rPr>
              <w:t>propertyMeasure</w:t>
            </w:r>
          </w:p>
        </w:tc>
        <w:tc>
          <w:tcPr>
            <w:tcW w:w="2127" w:type="dxa"/>
          </w:tcPr>
          <w:p w14:paraId="2C5F4876" w14:textId="77777777" w:rsidR="00267D2C" w:rsidRPr="00267D2C" w:rsidRDefault="00267D2C" w:rsidP="00267D2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Quantity</w:t>
            </w:r>
          </w:p>
        </w:tc>
        <w:tc>
          <w:tcPr>
            <w:tcW w:w="5799" w:type="dxa"/>
          </w:tcPr>
          <w:p w14:paraId="5E6BACA9" w14:textId="77777777" w:rsidR="00267D2C" w:rsidRPr="00267D2C" w:rsidRDefault="00267D2C" w:rsidP="00267D2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A scalar measurement of the physical property of a rock material, unit or structure</w:t>
            </w:r>
          </w:p>
          <w:p w14:paraId="63CBA868" w14:textId="77777777" w:rsidR="00267D2C" w:rsidRPr="00267D2C" w:rsidRDefault="00267D2C" w:rsidP="00267D2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bl>
    <w:p w14:paraId="1F13CDC5" w14:textId="77777777" w:rsidR="00267D2C" w:rsidRDefault="00267D2C" w:rsidP="00267D2C"/>
    <w:p w14:paraId="3F6B2C30" w14:textId="77777777" w:rsidR="00267D2C" w:rsidRDefault="00267D2C" w:rsidP="00267D2C"/>
    <w:p w14:paraId="173D936B" w14:textId="1E5CB073" w:rsidR="00267D2C" w:rsidRDefault="00267D2C" w:rsidP="00267D2C">
      <w:pPr>
        <w:pStyle w:val="Heading4"/>
      </w:pPr>
      <w:r>
        <w:t>Rock material description</w:t>
      </w:r>
    </w:p>
    <w:p w14:paraId="304D3E53" w14:textId="77777777" w:rsidR="00267D2C" w:rsidRDefault="00267D2C" w:rsidP="00267D2C"/>
    <w:p w14:paraId="3B418EE5" w14:textId="766F18B5" w:rsidR="00267D2C" w:rsidRDefault="00267D2C" w:rsidP="00267D2C">
      <w:proofErr w:type="gramStart"/>
      <w:r w:rsidRPr="00267D2C">
        <w:lastRenderedPageBreak/>
        <w:t>Extended descriptive attributes of a rock material.</w:t>
      </w:r>
      <w:proofErr w:type="gramEnd"/>
    </w:p>
    <w:p w14:paraId="51DD3B26" w14:textId="77777777" w:rsidR="00267D2C" w:rsidRDefault="00267D2C" w:rsidP="00267D2C">
      <w:pPr>
        <w:keepNext/>
      </w:pPr>
      <w:r>
        <w:rPr>
          <w:noProof/>
          <w:lang w:val="en-CA" w:eastAsia="en-CA"/>
        </w:rPr>
        <w:drawing>
          <wp:inline distT="0" distB="0" distL="0" distR="0" wp14:anchorId="1910F8DA" wp14:editId="28E04588">
            <wp:extent cx="2372360" cy="6607810"/>
            <wp:effectExtent l="0" t="0" r="8890" b="254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72360" cy="6607810"/>
                    </a:xfrm>
                    <a:prstGeom prst="rect">
                      <a:avLst/>
                    </a:prstGeom>
                    <a:noFill/>
                    <a:ln>
                      <a:noFill/>
                    </a:ln>
                  </pic:spPr>
                </pic:pic>
              </a:graphicData>
            </a:graphic>
          </wp:inline>
        </w:drawing>
      </w:r>
    </w:p>
    <w:p w14:paraId="5D13B185" w14:textId="46E844BF" w:rsidR="00267D2C" w:rsidRDefault="00267D2C" w:rsidP="00267D2C">
      <w:pPr>
        <w:pStyle w:val="Caption"/>
      </w:pPr>
      <w:r>
        <w:t xml:space="preserve">Figure </w:t>
      </w:r>
      <w:fldSimple w:instr=" SEQ Figure \* ARABIC ">
        <w:ins w:id="821" w:author="Eric Boisvert" w:date="2015-11-28T15:54:00Z">
          <w:r w:rsidR="00180077">
            <w:rPr>
              <w:noProof/>
            </w:rPr>
            <w:t>42</w:t>
          </w:r>
        </w:ins>
        <w:del w:id="822" w:author="Eric Boisvert" w:date="2015-10-30T04:23:00Z">
          <w:r w:rsidR="00090DCF" w:rsidDel="007D2867">
            <w:rPr>
              <w:noProof/>
            </w:rPr>
            <w:delText>41</w:delText>
          </w:r>
        </w:del>
      </w:fldSimple>
      <w:r>
        <w:t>: Rock material description</w:t>
      </w:r>
    </w:p>
    <w:p w14:paraId="67FB9F13" w14:textId="0AB21E31" w:rsidR="00267D2C" w:rsidRPr="00267D2C" w:rsidRDefault="00267D2C" w:rsidP="00267D2C">
      <w:pPr>
        <w:autoSpaceDE w:val="0"/>
        <w:autoSpaceDN w:val="0"/>
        <w:adjustRightInd w:val="0"/>
        <w:spacing w:after="0"/>
        <w:rPr>
          <w:color w:val="000000"/>
          <w:sz w:val="20"/>
          <w:szCs w:val="20"/>
          <w:lang w:val="en-CA"/>
        </w:rPr>
      </w:pPr>
      <w:bookmarkStart w:id="823" w:name="BKM_54B0933A_5E39_4E6A_A950_9E63F5E10F0B"/>
      <w:bookmarkEnd w:id="823"/>
    </w:p>
    <w:tbl>
      <w:tblPr>
        <w:tblStyle w:val="LightShading"/>
        <w:tblW w:w="9735" w:type="dxa"/>
        <w:tblLayout w:type="fixed"/>
        <w:tblLook w:val="04A0" w:firstRow="1" w:lastRow="0" w:firstColumn="1" w:lastColumn="0" w:noHBand="0" w:noVBand="1"/>
      </w:tblPr>
      <w:tblGrid>
        <w:gridCol w:w="2093"/>
        <w:gridCol w:w="1134"/>
        <w:gridCol w:w="6508"/>
      </w:tblGrid>
      <w:tr w:rsidR="00267D2C" w:rsidRPr="00267D2C" w14:paraId="0C8CCAF8" w14:textId="77777777" w:rsidTr="00267D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B127CA3"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bookmarkStart w:id="824" w:name="BKM_CE58381D_F747_4812_83C3_00C6282DB05A"/>
            <w:bookmarkEnd w:id="824"/>
            <w:r w:rsidRPr="00267D2C">
              <w:rPr>
                <w:rFonts w:asciiTheme="minorHAnsi" w:hAnsiTheme="minorHAnsi"/>
                <w:color w:val="000000"/>
                <w:sz w:val="20"/>
                <w:szCs w:val="20"/>
                <w:lang w:val="en-CA"/>
              </w:rPr>
              <w:t>Name</w:t>
            </w:r>
          </w:p>
        </w:tc>
        <w:tc>
          <w:tcPr>
            <w:tcW w:w="1134" w:type="dxa"/>
          </w:tcPr>
          <w:p w14:paraId="4F443FCC" w14:textId="77777777" w:rsidR="00267D2C" w:rsidRPr="00267D2C" w:rsidRDefault="00267D2C" w:rsidP="00267D2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Type</w:t>
            </w:r>
          </w:p>
        </w:tc>
        <w:tc>
          <w:tcPr>
            <w:tcW w:w="6508" w:type="dxa"/>
          </w:tcPr>
          <w:p w14:paraId="08505300" w14:textId="77777777" w:rsidR="00267D2C" w:rsidRPr="00267D2C" w:rsidRDefault="00267D2C" w:rsidP="00267D2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Description</w:t>
            </w:r>
          </w:p>
        </w:tc>
      </w:tr>
      <w:tr w:rsidR="00267D2C" w:rsidRPr="00267D2C" w14:paraId="5A6FB651" w14:textId="77777777" w:rsidTr="00267D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05346C4"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r w:rsidRPr="00267D2C">
              <w:rPr>
                <w:rFonts w:asciiTheme="minorHAnsi" w:hAnsiTheme="minorHAnsi"/>
                <w:color w:val="000000"/>
                <w:sz w:val="20"/>
                <w:szCs w:val="20"/>
                <w:lang w:val="en-CA"/>
              </w:rPr>
              <w:t>consolidationDegree</w:t>
            </w:r>
          </w:p>
        </w:tc>
        <w:tc>
          <w:tcPr>
            <w:tcW w:w="1134" w:type="dxa"/>
          </w:tcPr>
          <w:p w14:paraId="65CE894B"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Category</w:t>
            </w:r>
          </w:p>
        </w:tc>
        <w:tc>
          <w:tcPr>
            <w:tcW w:w="6508" w:type="dxa"/>
          </w:tcPr>
          <w:p w14:paraId="3F75F603"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 xml:space="preserve">A property that specifies the degree to which an aggregation of EarthMaterial particles is a distinct solid material. Consolidation and induration are related concepts specified by this property. They define a </w:t>
            </w:r>
            <w:r w:rsidRPr="00267D2C">
              <w:rPr>
                <w:rFonts w:asciiTheme="minorHAnsi" w:hAnsiTheme="minorHAnsi"/>
                <w:color w:val="000000"/>
                <w:sz w:val="20"/>
                <w:szCs w:val="20"/>
                <w:lang w:val="en-CA"/>
              </w:rPr>
              <w:lastRenderedPageBreak/>
              <w:t>continuum from unconsolidated material to very hard rock. Induration is the degree to which a consolidated material is made hard, operationally determined by how difficult it is to break a piece of the material. Consolidated materials may have varying degrees of induration (NADMSC, 2004)</w:t>
            </w:r>
          </w:p>
          <w:p w14:paraId="2B6B9CEB"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3CF4E416" w14:textId="77777777" w:rsidR="00267D2C" w:rsidRDefault="00267D2C" w:rsidP="00267D2C"/>
    <w:p w14:paraId="447B9940" w14:textId="73E087CF" w:rsidR="00481AF6" w:rsidRDefault="00481AF6" w:rsidP="00481AF6">
      <w:pPr>
        <w:pStyle w:val="Heading3"/>
      </w:pPr>
      <w:r>
        <w:t>GeologicAgeDetails</w:t>
      </w:r>
    </w:p>
    <w:p w14:paraId="2618636E" w14:textId="77777777" w:rsidR="00531DC8" w:rsidRDefault="00531DC8" w:rsidP="00267D2C"/>
    <w:p w14:paraId="54B30C02" w14:textId="536D0B7B" w:rsidR="00481AF6" w:rsidRDefault="00531DC8" w:rsidP="00267D2C">
      <w:r w:rsidRPr="00531DC8">
        <w:t>GeologicEventDescription provides extended description of geologic events through links to GeochronologicEras in the GeologicTimescale schema.</w:t>
      </w:r>
      <w:r w:rsidR="00AB10FC">
        <w:t xml:space="preserve">  </w:t>
      </w:r>
      <w:commentRangeStart w:id="825"/>
      <w:r w:rsidR="00AB10FC">
        <w:t xml:space="preserve">GeoSciML basic provides terms whereas extension provides a full ontology to describe geochronology (see </w:t>
      </w:r>
      <w:r w:rsidR="00AB10FC">
        <w:fldChar w:fldCharType="begin"/>
      </w:r>
      <w:r w:rsidR="00AB10FC">
        <w:instrText xml:space="preserve"> REF _Ref432948522 \r \h </w:instrText>
      </w:r>
      <w:r w:rsidR="00AB10FC">
        <w:fldChar w:fldCharType="separate"/>
      </w:r>
      <w:r w:rsidR="00AB10FC">
        <w:t>8.6</w:t>
      </w:r>
      <w:r w:rsidR="00AB10FC">
        <w:fldChar w:fldCharType="end"/>
      </w:r>
      <w:r w:rsidR="00AB10FC">
        <w:t>).</w:t>
      </w:r>
      <w:commentRangeEnd w:id="825"/>
      <w:r w:rsidR="00AB10FC">
        <w:rPr>
          <w:rStyle w:val="CommentReference"/>
        </w:rPr>
        <w:commentReference w:id="825"/>
      </w:r>
    </w:p>
    <w:p w14:paraId="32597B25" w14:textId="77777777" w:rsidR="00AB10FC" w:rsidRDefault="00531DC8" w:rsidP="00AB10FC">
      <w:pPr>
        <w:keepNext/>
      </w:pPr>
      <w:r>
        <w:rPr>
          <w:noProof/>
          <w:lang w:val="en-CA" w:eastAsia="en-CA"/>
        </w:rPr>
        <w:lastRenderedPageBreak/>
        <w:drawing>
          <wp:inline distT="0" distB="0" distL="0" distR="0" wp14:anchorId="106DD164" wp14:editId="5E4EE1C8">
            <wp:extent cx="5486400" cy="72617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7261709"/>
                    </a:xfrm>
                    <a:prstGeom prst="rect">
                      <a:avLst/>
                    </a:prstGeom>
                    <a:noFill/>
                    <a:ln>
                      <a:noFill/>
                    </a:ln>
                  </pic:spPr>
                </pic:pic>
              </a:graphicData>
            </a:graphic>
          </wp:inline>
        </w:drawing>
      </w:r>
    </w:p>
    <w:p w14:paraId="41259C92" w14:textId="6EE16928" w:rsidR="00481AF6" w:rsidRDefault="00AB10FC" w:rsidP="00AB10FC">
      <w:pPr>
        <w:pStyle w:val="Caption"/>
      </w:pPr>
      <w:r>
        <w:t xml:space="preserve">Figure </w:t>
      </w:r>
      <w:fldSimple w:instr=" SEQ Figure \* ARABIC ">
        <w:ins w:id="826" w:author="Eric Boisvert" w:date="2015-11-28T15:54:00Z">
          <w:r w:rsidR="00180077">
            <w:rPr>
              <w:noProof/>
            </w:rPr>
            <w:t>43</w:t>
          </w:r>
        </w:ins>
        <w:del w:id="827" w:author="Eric Boisvert" w:date="2015-10-30T04:23:00Z">
          <w:r w:rsidR="00090DCF" w:rsidDel="007D2867">
            <w:rPr>
              <w:noProof/>
            </w:rPr>
            <w:delText>42</w:delText>
          </w:r>
        </w:del>
      </w:fldSimple>
      <w:r>
        <w:t xml:space="preserve">: GeologicEventDescription </w:t>
      </w:r>
    </w:p>
    <w:p w14:paraId="195E5696" w14:textId="77777777" w:rsidR="00AB10FC" w:rsidRDefault="00AB10FC" w:rsidP="00267D2C"/>
    <w:tbl>
      <w:tblPr>
        <w:tblStyle w:val="LightShading"/>
        <w:tblW w:w="9735" w:type="dxa"/>
        <w:tblLayout w:type="fixed"/>
        <w:tblLook w:val="04A0" w:firstRow="1" w:lastRow="0" w:firstColumn="1" w:lastColumn="0" w:noHBand="0" w:noVBand="1"/>
      </w:tblPr>
      <w:tblGrid>
        <w:gridCol w:w="2518"/>
        <w:gridCol w:w="1985"/>
        <w:gridCol w:w="5232"/>
      </w:tblGrid>
      <w:tr w:rsidR="00AB10FC" w:rsidRPr="00AB10FC" w14:paraId="0E5C7098" w14:textId="77777777" w:rsidTr="00AB10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660FA040" w14:textId="77777777" w:rsidR="00AB10FC" w:rsidRPr="00AB10FC" w:rsidRDefault="00AB10FC" w:rsidP="00AB10FC">
            <w:pPr>
              <w:autoSpaceDE w:val="0"/>
              <w:autoSpaceDN w:val="0"/>
              <w:adjustRightInd w:val="0"/>
              <w:spacing w:after="0"/>
              <w:rPr>
                <w:rFonts w:asciiTheme="minorHAnsi" w:hAnsiTheme="minorHAnsi"/>
                <w:color w:val="000000"/>
                <w:sz w:val="20"/>
                <w:szCs w:val="20"/>
                <w:lang w:val="en-CA"/>
              </w:rPr>
            </w:pPr>
            <w:bookmarkStart w:id="828" w:name="BKM_D8A9D87B_FAA3_4CC2_BC9F_D27B111A2980"/>
            <w:bookmarkEnd w:id="828"/>
            <w:r w:rsidRPr="00AB10FC">
              <w:rPr>
                <w:rFonts w:asciiTheme="minorHAnsi" w:hAnsiTheme="minorHAnsi"/>
                <w:color w:val="000000"/>
                <w:sz w:val="20"/>
                <w:szCs w:val="20"/>
                <w:lang w:val="en-CA"/>
              </w:rPr>
              <w:t>Name</w:t>
            </w:r>
          </w:p>
        </w:tc>
        <w:tc>
          <w:tcPr>
            <w:tcW w:w="1985" w:type="dxa"/>
          </w:tcPr>
          <w:p w14:paraId="00839570" w14:textId="77777777" w:rsidR="00AB10FC" w:rsidRPr="00AB10FC" w:rsidRDefault="00AB10FC" w:rsidP="00AB10F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Type</w:t>
            </w:r>
          </w:p>
        </w:tc>
        <w:tc>
          <w:tcPr>
            <w:tcW w:w="5232" w:type="dxa"/>
          </w:tcPr>
          <w:p w14:paraId="5308A987" w14:textId="77777777" w:rsidR="00AB10FC" w:rsidRPr="00AB10FC" w:rsidRDefault="00AB10FC" w:rsidP="00AB10F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Description</w:t>
            </w:r>
          </w:p>
        </w:tc>
      </w:tr>
      <w:tr w:rsidR="00AB10FC" w:rsidRPr="00AB10FC" w14:paraId="30AF124A" w14:textId="77777777" w:rsidTr="00AB1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0B584047" w14:textId="77777777" w:rsidR="00AB10FC" w:rsidRPr="00AB10FC" w:rsidRDefault="00AB10FC" w:rsidP="00AB10FC">
            <w:pPr>
              <w:autoSpaceDE w:val="0"/>
              <w:autoSpaceDN w:val="0"/>
              <w:adjustRightInd w:val="0"/>
              <w:spacing w:after="0"/>
              <w:rPr>
                <w:rFonts w:asciiTheme="minorHAnsi" w:hAnsiTheme="minorHAnsi"/>
                <w:color w:val="000000"/>
                <w:sz w:val="20"/>
                <w:szCs w:val="20"/>
                <w:lang w:val="en-CA"/>
              </w:rPr>
            </w:pPr>
            <w:r w:rsidRPr="00AB10FC">
              <w:rPr>
                <w:rFonts w:asciiTheme="minorHAnsi" w:hAnsiTheme="minorHAnsi"/>
                <w:color w:val="000000"/>
                <w:sz w:val="20"/>
                <w:szCs w:val="20"/>
                <w:lang w:val="en-CA"/>
              </w:rPr>
              <w:lastRenderedPageBreak/>
              <w:t>olderGeochronologicEra</w:t>
            </w:r>
          </w:p>
        </w:tc>
        <w:tc>
          <w:tcPr>
            <w:tcW w:w="1985" w:type="dxa"/>
          </w:tcPr>
          <w:p w14:paraId="53A69B17" w14:textId="77777777" w:rsidR="00AB10FC" w:rsidRPr="00AB10FC" w:rsidRDefault="00AB10FC" w:rsidP="00AB10F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GeochronologicEra</w:t>
            </w:r>
          </w:p>
        </w:tc>
        <w:tc>
          <w:tcPr>
            <w:tcW w:w="5232" w:type="dxa"/>
          </w:tcPr>
          <w:p w14:paraId="39989D25" w14:textId="77777777" w:rsidR="00AB10FC" w:rsidRPr="00AB10FC" w:rsidRDefault="00AB10FC" w:rsidP="00AB10F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Link to description of the GeochronologicEra that corresponds to the older estimated age of a geologic feature.</w:t>
            </w:r>
          </w:p>
          <w:p w14:paraId="2ED15B7A" w14:textId="77777777" w:rsidR="00AB10FC" w:rsidRPr="00AB10FC" w:rsidRDefault="00AB10FC" w:rsidP="00AB10F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B10FC" w:rsidRPr="00AB10FC" w14:paraId="65F0E682" w14:textId="77777777" w:rsidTr="00AB10FC">
        <w:tc>
          <w:tcPr>
            <w:cnfStyle w:val="001000000000" w:firstRow="0" w:lastRow="0" w:firstColumn="1" w:lastColumn="0" w:oddVBand="0" w:evenVBand="0" w:oddHBand="0" w:evenHBand="0" w:firstRowFirstColumn="0" w:firstRowLastColumn="0" w:lastRowFirstColumn="0" w:lastRowLastColumn="0"/>
            <w:tcW w:w="2518" w:type="dxa"/>
          </w:tcPr>
          <w:p w14:paraId="475D78D9" w14:textId="77777777" w:rsidR="00AB10FC" w:rsidRPr="00AB10FC" w:rsidRDefault="00AB10FC" w:rsidP="00AB10FC">
            <w:pPr>
              <w:autoSpaceDE w:val="0"/>
              <w:autoSpaceDN w:val="0"/>
              <w:adjustRightInd w:val="0"/>
              <w:spacing w:after="0"/>
              <w:rPr>
                <w:rFonts w:asciiTheme="minorHAnsi" w:hAnsiTheme="minorHAnsi"/>
                <w:color w:val="000000"/>
                <w:sz w:val="20"/>
                <w:szCs w:val="20"/>
                <w:lang w:val="en-CA"/>
              </w:rPr>
            </w:pPr>
            <w:bookmarkStart w:id="829" w:name="BKM_C843AC0B_80BB_4AD8_B2F6_459B6FFBBEB7"/>
            <w:bookmarkEnd w:id="829"/>
            <w:r w:rsidRPr="00AB10FC">
              <w:rPr>
                <w:rFonts w:asciiTheme="minorHAnsi" w:hAnsiTheme="minorHAnsi"/>
                <w:color w:val="000000"/>
                <w:sz w:val="20"/>
                <w:szCs w:val="20"/>
                <w:lang w:val="en-CA"/>
              </w:rPr>
              <w:t>youngerGeochronologicEra</w:t>
            </w:r>
          </w:p>
        </w:tc>
        <w:tc>
          <w:tcPr>
            <w:tcW w:w="1985" w:type="dxa"/>
          </w:tcPr>
          <w:p w14:paraId="67F2001C" w14:textId="77777777" w:rsidR="00AB10FC" w:rsidRPr="00AB10FC" w:rsidRDefault="00AB10FC" w:rsidP="00AB10F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GeochronologicEra</w:t>
            </w:r>
          </w:p>
        </w:tc>
        <w:tc>
          <w:tcPr>
            <w:tcW w:w="5232" w:type="dxa"/>
          </w:tcPr>
          <w:p w14:paraId="49FB25DC" w14:textId="77777777" w:rsidR="00AB10FC" w:rsidRPr="00AB10FC" w:rsidRDefault="00AB10FC" w:rsidP="00AB10F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Link to description of the GeochronologicEra that corresponds to the younger estimated age of a geologic feature.</w:t>
            </w:r>
          </w:p>
          <w:p w14:paraId="42E85425" w14:textId="77777777" w:rsidR="00AB10FC" w:rsidRPr="00AB10FC" w:rsidRDefault="00AB10FC" w:rsidP="00AB10F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bl>
    <w:p w14:paraId="532C775B" w14:textId="77777777" w:rsidR="00AB10FC" w:rsidRDefault="00AB10FC" w:rsidP="00267D2C"/>
    <w:p w14:paraId="08DD2120" w14:textId="616C8A28" w:rsidR="00AB10FC" w:rsidRDefault="00AB10FC" w:rsidP="00AB10FC">
      <w:pPr>
        <w:pStyle w:val="Heading3"/>
      </w:pPr>
      <w:r>
        <w:t>Geologic Structure Details</w:t>
      </w:r>
    </w:p>
    <w:p w14:paraId="264C8A90" w14:textId="2468D6EE" w:rsidR="00AB10FC" w:rsidRDefault="00AB10FC" w:rsidP="00267D2C">
      <w:r w:rsidRPr="00AB10FC">
        <w:t>The GeologicStructureDetails package provides for extended descriptions of geologic structures.</w:t>
      </w:r>
      <w:r>
        <w:t xml:space="preserve">  </w:t>
      </w:r>
    </w:p>
    <w:p w14:paraId="50C723CE" w14:textId="77777777" w:rsidR="00AB10FC" w:rsidRDefault="00AB10FC" w:rsidP="00AB10FC">
      <w:pPr>
        <w:keepNext/>
      </w:pPr>
      <w:r>
        <w:rPr>
          <w:noProof/>
          <w:lang w:val="en-CA" w:eastAsia="en-CA"/>
        </w:rPr>
        <w:drawing>
          <wp:inline distT="0" distB="0" distL="0" distR="0" wp14:anchorId="38ABCCD3" wp14:editId="3CE60ABE">
            <wp:extent cx="5486400" cy="4260717"/>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4260717"/>
                    </a:xfrm>
                    <a:prstGeom prst="rect">
                      <a:avLst/>
                    </a:prstGeom>
                    <a:noFill/>
                    <a:ln>
                      <a:noFill/>
                    </a:ln>
                  </pic:spPr>
                </pic:pic>
              </a:graphicData>
            </a:graphic>
          </wp:inline>
        </w:drawing>
      </w:r>
    </w:p>
    <w:p w14:paraId="35EDFFC2" w14:textId="368DD4C0" w:rsidR="00AB10FC" w:rsidRDefault="00AB10FC" w:rsidP="00AB10FC">
      <w:pPr>
        <w:pStyle w:val="Caption"/>
      </w:pPr>
      <w:r>
        <w:t xml:space="preserve">Figure </w:t>
      </w:r>
      <w:fldSimple w:instr=" SEQ Figure \* ARABIC ">
        <w:ins w:id="830" w:author="Eric Boisvert" w:date="2015-11-28T15:54:00Z">
          <w:r w:rsidR="00180077">
            <w:rPr>
              <w:noProof/>
            </w:rPr>
            <w:t>44</w:t>
          </w:r>
        </w:ins>
        <w:del w:id="831" w:author="Eric Boisvert" w:date="2015-10-30T04:23:00Z">
          <w:r w:rsidR="00090DCF" w:rsidDel="007D2867">
            <w:rPr>
              <w:noProof/>
            </w:rPr>
            <w:delText>43</w:delText>
          </w:r>
        </w:del>
      </w:fldSimple>
      <w:r>
        <w:t>: Summary diagram of GeologicStructureDetailes</w:t>
      </w:r>
    </w:p>
    <w:p w14:paraId="7A27A6E2" w14:textId="77777777" w:rsidR="00AB10FC" w:rsidRDefault="00AB10FC" w:rsidP="00AB10FC"/>
    <w:p w14:paraId="5E3A23D6" w14:textId="34147625" w:rsidR="00AB10FC" w:rsidRDefault="00AB10FC" w:rsidP="00AB10FC">
      <w:pPr>
        <w:pStyle w:val="Heading4"/>
      </w:pPr>
      <w:r>
        <w:t>ContactDescription</w:t>
      </w:r>
    </w:p>
    <w:p w14:paraId="2B59EE37" w14:textId="35EEC473" w:rsidR="00AB10FC" w:rsidRDefault="00FC626E" w:rsidP="00FC626E">
      <w:r>
        <w:t>Contact description provides e</w:t>
      </w:r>
      <w:r w:rsidRPr="00FC626E">
        <w:t>xtended descriptive properties of a geologic contact.</w:t>
      </w:r>
      <w:r>
        <w:t xml:space="preserve">  If the contact type is </w:t>
      </w:r>
      <w:r w:rsidRPr="00FC626E">
        <w:t>ChronostratigraphicBoundary</w:t>
      </w:r>
      <w:r>
        <w:t xml:space="preserve">, it can be associated </w:t>
      </w:r>
      <w:r w:rsidRPr="00FC626E">
        <w:t>contact with a geochronologic (ie, time zone) boundary that may correlate with it.</w:t>
      </w:r>
    </w:p>
    <w:p w14:paraId="2B9EAF5E" w14:textId="77777777" w:rsidR="00FC626E" w:rsidRDefault="00FC626E" w:rsidP="00FC626E">
      <w:pPr>
        <w:keepNext/>
      </w:pPr>
      <w:r>
        <w:rPr>
          <w:noProof/>
          <w:lang w:val="en-CA" w:eastAsia="en-CA"/>
        </w:rPr>
        <w:lastRenderedPageBreak/>
        <w:drawing>
          <wp:inline distT="0" distB="0" distL="0" distR="0" wp14:anchorId="2F3F7335" wp14:editId="47E31C6C">
            <wp:extent cx="5486400" cy="49541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86400" cy="4954155"/>
                    </a:xfrm>
                    <a:prstGeom prst="rect">
                      <a:avLst/>
                    </a:prstGeom>
                    <a:noFill/>
                    <a:ln>
                      <a:noFill/>
                    </a:ln>
                  </pic:spPr>
                </pic:pic>
              </a:graphicData>
            </a:graphic>
          </wp:inline>
        </w:drawing>
      </w:r>
    </w:p>
    <w:p w14:paraId="777DACC5" w14:textId="753668FB" w:rsidR="00AB10FC" w:rsidRDefault="00FC626E" w:rsidP="00FC626E">
      <w:pPr>
        <w:pStyle w:val="Caption"/>
      </w:pPr>
      <w:r>
        <w:t xml:space="preserve">Figure </w:t>
      </w:r>
      <w:fldSimple w:instr=" SEQ Figure \* ARABIC ">
        <w:ins w:id="832" w:author="Eric Boisvert" w:date="2015-11-28T15:54:00Z">
          <w:r w:rsidR="00180077">
            <w:rPr>
              <w:noProof/>
            </w:rPr>
            <w:t>45</w:t>
          </w:r>
        </w:ins>
        <w:del w:id="833" w:author="Eric Boisvert" w:date="2015-10-30T04:23:00Z">
          <w:r w:rsidR="00090DCF" w:rsidDel="007D2867">
            <w:rPr>
              <w:noProof/>
            </w:rPr>
            <w:delText>44</w:delText>
          </w:r>
        </w:del>
      </w:fldSimple>
      <w:r>
        <w:t>: ContactDescription</w:t>
      </w:r>
    </w:p>
    <w:p w14:paraId="6FB9FDC1" w14:textId="1E154429" w:rsidR="00FC626E" w:rsidRPr="00FC626E" w:rsidRDefault="00FC626E" w:rsidP="00FC626E">
      <w:pPr>
        <w:autoSpaceDE w:val="0"/>
        <w:autoSpaceDN w:val="0"/>
        <w:adjustRightInd w:val="0"/>
        <w:spacing w:after="0"/>
        <w:rPr>
          <w:color w:val="000000"/>
          <w:sz w:val="20"/>
          <w:szCs w:val="20"/>
          <w:lang w:val="en-CA"/>
        </w:rPr>
      </w:pPr>
      <w:bookmarkStart w:id="834" w:name="BKM_E2CFECC1_AAB5_40F6_ABD4_D77907DA9990"/>
      <w:bookmarkEnd w:id="834"/>
    </w:p>
    <w:tbl>
      <w:tblPr>
        <w:tblStyle w:val="LightShading"/>
        <w:tblW w:w="9735" w:type="dxa"/>
        <w:tblLayout w:type="fixed"/>
        <w:tblLook w:val="04A0" w:firstRow="1" w:lastRow="0" w:firstColumn="1" w:lastColumn="0" w:noHBand="0" w:noVBand="1"/>
      </w:tblPr>
      <w:tblGrid>
        <w:gridCol w:w="1951"/>
        <w:gridCol w:w="2410"/>
        <w:gridCol w:w="5374"/>
      </w:tblGrid>
      <w:tr w:rsidR="00FC626E" w:rsidRPr="00FC626E" w14:paraId="0069F785" w14:textId="77777777" w:rsidTr="00FC62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D48BFA9" w14:textId="77777777" w:rsidR="00FC626E" w:rsidRPr="00FC626E" w:rsidRDefault="00FC626E" w:rsidP="00FC626E">
            <w:pPr>
              <w:autoSpaceDE w:val="0"/>
              <w:autoSpaceDN w:val="0"/>
              <w:adjustRightInd w:val="0"/>
              <w:spacing w:after="0"/>
              <w:rPr>
                <w:rFonts w:asciiTheme="minorHAnsi" w:hAnsiTheme="minorHAnsi"/>
                <w:color w:val="000000"/>
                <w:sz w:val="20"/>
                <w:szCs w:val="20"/>
                <w:lang w:val="en-CA"/>
              </w:rPr>
            </w:pPr>
            <w:bookmarkStart w:id="835" w:name="BKM_C1076615_3AE6_4988_8393_E66493CD8FB0"/>
            <w:bookmarkEnd w:id="835"/>
            <w:r w:rsidRPr="00FC626E">
              <w:rPr>
                <w:rFonts w:asciiTheme="minorHAnsi" w:hAnsiTheme="minorHAnsi"/>
                <w:color w:val="000000"/>
                <w:sz w:val="20"/>
                <w:szCs w:val="20"/>
                <w:lang w:val="en-CA"/>
              </w:rPr>
              <w:t>Name</w:t>
            </w:r>
          </w:p>
        </w:tc>
        <w:tc>
          <w:tcPr>
            <w:tcW w:w="2410" w:type="dxa"/>
          </w:tcPr>
          <w:p w14:paraId="7AED9B9F" w14:textId="77777777" w:rsidR="00FC626E" w:rsidRPr="00FC626E" w:rsidRDefault="00FC626E" w:rsidP="00FC626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Type</w:t>
            </w:r>
          </w:p>
        </w:tc>
        <w:tc>
          <w:tcPr>
            <w:tcW w:w="5374" w:type="dxa"/>
          </w:tcPr>
          <w:p w14:paraId="08780BD1" w14:textId="77777777" w:rsidR="00FC626E" w:rsidRPr="00FC626E" w:rsidRDefault="00FC626E" w:rsidP="00FC626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Description</w:t>
            </w:r>
          </w:p>
        </w:tc>
      </w:tr>
      <w:tr w:rsidR="00FC626E" w:rsidRPr="00FC626E" w14:paraId="3E208D5A" w14:textId="77777777" w:rsidTr="00FC62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C494B55" w14:textId="77777777" w:rsidR="00FC626E" w:rsidRPr="00FC626E" w:rsidRDefault="00FC626E" w:rsidP="00FC626E">
            <w:pPr>
              <w:autoSpaceDE w:val="0"/>
              <w:autoSpaceDN w:val="0"/>
              <w:adjustRightInd w:val="0"/>
              <w:spacing w:after="0"/>
              <w:rPr>
                <w:rFonts w:asciiTheme="minorHAnsi" w:hAnsiTheme="minorHAnsi"/>
                <w:color w:val="000000"/>
                <w:sz w:val="20"/>
                <w:szCs w:val="20"/>
                <w:lang w:val="en-CA"/>
              </w:rPr>
            </w:pPr>
            <w:r w:rsidRPr="00FC626E">
              <w:rPr>
                <w:rFonts w:asciiTheme="minorHAnsi" w:hAnsiTheme="minorHAnsi"/>
                <w:color w:val="000000"/>
                <w:sz w:val="20"/>
                <w:szCs w:val="20"/>
                <w:lang w:val="en-CA"/>
              </w:rPr>
              <w:t>contactCharacter</w:t>
            </w:r>
          </w:p>
        </w:tc>
        <w:tc>
          <w:tcPr>
            <w:tcW w:w="2410" w:type="dxa"/>
          </w:tcPr>
          <w:p w14:paraId="22DBE78E" w14:textId="77777777" w:rsidR="00FC626E" w:rsidRPr="00FC626E" w:rsidRDefault="00FC626E" w:rsidP="00FC626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Category</w:t>
            </w:r>
          </w:p>
        </w:tc>
        <w:tc>
          <w:tcPr>
            <w:tcW w:w="5374" w:type="dxa"/>
          </w:tcPr>
          <w:p w14:paraId="694EF532" w14:textId="77777777" w:rsidR="00FC626E" w:rsidRPr="00FC626E" w:rsidRDefault="00FC626E" w:rsidP="00FC626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 xml:space="preserve">The character of the boundary, as opposed to its type. e.g. abrupt, gradational </w:t>
            </w:r>
          </w:p>
          <w:p w14:paraId="15216B5D" w14:textId="77777777" w:rsidR="00FC626E" w:rsidRPr="00FC626E" w:rsidRDefault="00FC626E" w:rsidP="00FC626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C626E" w:rsidRPr="00FC626E" w14:paraId="2C38E77C" w14:textId="77777777" w:rsidTr="00FC626E">
        <w:tc>
          <w:tcPr>
            <w:cnfStyle w:val="001000000000" w:firstRow="0" w:lastRow="0" w:firstColumn="1" w:lastColumn="0" w:oddVBand="0" w:evenVBand="0" w:oddHBand="0" w:evenHBand="0" w:firstRowFirstColumn="0" w:firstRowLastColumn="0" w:lastRowFirstColumn="0" w:lastRowLastColumn="0"/>
            <w:tcW w:w="1951" w:type="dxa"/>
          </w:tcPr>
          <w:p w14:paraId="01DB82E0" w14:textId="77777777" w:rsidR="00FC626E" w:rsidRPr="00FC626E" w:rsidRDefault="00FC626E" w:rsidP="00FC626E">
            <w:pPr>
              <w:autoSpaceDE w:val="0"/>
              <w:autoSpaceDN w:val="0"/>
              <w:adjustRightInd w:val="0"/>
              <w:spacing w:after="0"/>
              <w:rPr>
                <w:rFonts w:asciiTheme="minorHAnsi" w:hAnsiTheme="minorHAnsi"/>
                <w:color w:val="000000"/>
                <w:sz w:val="20"/>
                <w:szCs w:val="20"/>
                <w:lang w:val="en-CA"/>
              </w:rPr>
            </w:pPr>
            <w:bookmarkStart w:id="836" w:name="BKM_A9BDB16E_7011_463E_B96E_FB003E3472AA"/>
            <w:bookmarkEnd w:id="836"/>
            <w:r w:rsidRPr="00FC626E">
              <w:rPr>
                <w:rFonts w:asciiTheme="minorHAnsi" w:hAnsiTheme="minorHAnsi"/>
                <w:color w:val="000000"/>
                <w:sz w:val="20"/>
                <w:szCs w:val="20"/>
                <w:lang w:val="en-CA"/>
              </w:rPr>
              <w:t>orientation</w:t>
            </w:r>
          </w:p>
        </w:tc>
        <w:tc>
          <w:tcPr>
            <w:tcW w:w="2410" w:type="dxa"/>
          </w:tcPr>
          <w:p w14:paraId="5D38824C" w14:textId="77777777" w:rsidR="00FC626E" w:rsidRPr="00FC626E" w:rsidRDefault="00FC626E" w:rsidP="00FC626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GSML_PlanarOrientation</w:t>
            </w:r>
          </w:p>
        </w:tc>
        <w:tc>
          <w:tcPr>
            <w:tcW w:w="5374" w:type="dxa"/>
          </w:tcPr>
          <w:p w14:paraId="5BEB7CEB" w14:textId="77777777" w:rsidR="00FC626E" w:rsidRPr="00FC626E" w:rsidRDefault="00FC626E" w:rsidP="00FC626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The orientation of the contact surface</w:t>
            </w:r>
          </w:p>
          <w:p w14:paraId="74243602" w14:textId="77777777" w:rsidR="00FC626E" w:rsidRPr="00FC626E" w:rsidRDefault="00FC626E" w:rsidP="00FC626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C626E" w:rsidRPr="00FC626E" w14:paraId="5775E79D" w14:textId="77777777" w:rsidTr="00FC62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0FE82D2" w14:textId="61436160" w:rsidR="00FC626E" w:rsidRPr="00FC626E" w:rsidRDefault="00FC626E" w:rsidP="00FC626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correlatesWith</w:t>
            </w:r>
          </w:p>
        </w:tc>
        <w:tc>
          <w:tcPr>
            <w:tcW w:w="2410" w:type="dxa"/>
          </w:tcPr>
          <w:p w14:paraId="3EED5EA6" w14:textId="19A06169" w:rsidR="00FC626E" w:rsidRPr="00FC626E" w:rsidRDefault="00FC626E" w:rsidP="00FC626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GeochronologicBoundary</w:t>
            </w:r>
          </w:p>
        </w:tc>
        <w:tc>
          <w:tcPr>
            <w:tcW w:w="5374" w:type="dxa"/>
          </w:tcPr>
          <w:p w14:paraId="3354CE2A" w14:textId="65407787" w:rsidR="00FC626E" w:rsidRPr="00FC626E" w:rsidRDefault="00FC626E" w:rsidP="00FC626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This associates a physical geologic contact with a geochronologic (ie, time zone) boundary that may correlate with it.</w:t>
            </w:r>
          </w:p>
        </w:tc>
      </w:tr>
    </w:tbl>
    <w:p w14:paraId="682FD0AA" w14:textId="77777777" w:rsidR="00FC626E" w:rsidRDefault="00FC626E" w:rsidP="00AB10F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3D389F06" w:rsidR="00FC626E" w:rsidRPr="00D12552" w:rsidRDefault="00FC626E" w:rsidP="00FC626E">
            <w:pPr>
              <w:pStyle w:val="Tabletext10"/>
              <w:jc w:val="left"/>
              <w:rPr>
                <w:rStyle w:val="reqtext"/>
                <w:lang w:val="en-CA"/>
              </w:rPr>
            </w:pPr>
            <w:r>
              <w:rPr>
                <w:rStyle w:val="reqtext"/>
                <w:lang w:val="en-CA"/>
              </w:rPr>
              <w:t xml:space="preserve">correlatesWith association to a GeochronologicBondary SHALL be allowed only when contactType = </w:t>
            </w:r>
            <w:r w:rsidRPr="00FC626E">
              <w:rPr>
                <w:rStyle w:val="reqtext"/>
                <w:lang w:val="en-CA"/>
              </w:rPr>
              <w:t>ChronostratigraphicBoundary</w:t>
            </w:r>
          </w:p>
        </w:tc>
      </w:tr>
    </w:tbl>
    <w:p w14:paraId="63CFB2B5" w14:textId="77777777" w:rsidR="00FC626E" w:rsidRDefault="00FC626E" w:rsidP="00AB10FC">
      <w:pPr>
        <w:rPr>
          <w:ins w:id="837" w:author="Eric Boisvert" w:date="2015-10-29T11:11:00Z"/>
        </w:rPr>
      </w:pPr>
    </w:p>
    <w:p w14:paraId="4D1E2A9F" w14:textId="6CE69B92" w:rsidR="00D33E64" w:rsidRDefault="00D33E64" w:rsidP="00AB10FC">
      <w:ins w:id="838" w:author="Eric Boisvert" w:date="2015-10-29T11:11:00Z">
        <w:r>
          <w:lastRenderedPageBreak/>
          <w:t>Add that a contact can only have 2 and only 2 GeologicFeatureRelation with GeologicUnit when the type is a contactType (erosionalContact, etc</w:t>
        </w:r>
        <w:proofErr w:type="gramStart"/>
        <w:r>
          <w:t>..)</w:t>
        </w:r>
      </w:ins>
      <w:proofErr w:type="gramEnd"/>
    </w:p>
    <w:p w14:paraId="06743E2A" w14:textId="68CAE696" w:rsidR="00FC626E" w:rsidRDefault="00FC626E" w:rsidP="00FC626E">
      <w:pPr>
        <w:pStyle w:val="Heading4"/>
      </w:pPr>
      <w:r>
        <w:t>DisplacementEvent</w:t>
      </w:r>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77777777" w:rsidR="00FC626E" w:rsidRDefault="00FC626E" w:rsidP="00FC626E">
      <w:pPr>
        <w:keepNext/>
      </w:pPr>
      <w:r>
        <w:rPr>
          <w:noProof/>
          <w:lang w:val="en-CA" w:eastAsia="en-CA"/>
        </w:rPr>
        <w:drawing>
          <wp:inline distT="0" distB="0" distL="0" distR="0" wp14:anchorId="4019039E" wp14:editId="657659C6">
            <wp:extent cx="3924935" cy="57626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24935" cy="5762625"/>
                    </a:xfrm>
                    <a:prstGeom prst="rect">
                      <a:avLst/>
                    </a:prstGeom>
                    <a:noFill/>
                    <a:ln>
                      <a:noFill/>
                    </a:ln>
                  </pic:spPr>
                </pic:pic>
              </a:graphicData>
            </a:graphic>
          </wp:inline>
        </w:drawing>
      </w:r>
    </w:p>
    <w:p w14:paraId="40398DF5" w14:textId="654A7C4B" w:rsidR="00FC626E" w:rsidRDefault="00FC626E" w:rsidP="00FC626E">
      <w:pPr>
        <w:pStyle w:val="Caption"/>
      </w:pPr>
      <w:r>
        <w:t xml:space="preserve">Figure </w:t>
      </w:r>
      <w:fldSimple w:instr=" SEQ Figure \* ARABIC ">
        <w:ins w:id="839" w:author="Eric Boisvert" w:date="2015-11-28T15:54:00Z">
          <w:r w:rsidR="00180077">
            <w:rPr>
              <w:noProof/>
            </w:rPr>
            <w:t>46</w:t>
          </w:r>
        </w:ins>
        <w:del w:id="840" w:author="Eric Boisvert" w:date="2015-10-30T04:23:00Z">
          <w:r w:rsidR="00090DCF" w:rsidDel="007D2867">
            <w:rPr>
              <w:noProof/>
            </w:rPr>
            <w:delText>45</w:delText>
          </w:r>
        </w:del>
      </w:fldSimple>
      <w:r>
        <w:t>: DisplacementEvent</w:t>
      </w:r>
    </w:p>
    <w:tbl>
      <w:tblPr>
        <w:tblStyle w:val="LightShading"/>
        <w:tblW w:w="9735" w:type="dxa"/>
        <w:tblLayout w:type="fixed"/>
        <w:tblLook w:val="04A0" w:firstRow="1" w:lastRow="0" w:firstColumn="1" w:lastColumn="0" w:noHBand="0" w:noVBand="1"/>
      </w:tblPr>
      <w:tblGrid>
        <w:gridCol w:w="1951"/>
        <w:gridCol w:w="2410"/>
        <w:gridCol w:w="5374"/>
      </w:tblGrid>
      <w:tr w:rsidR="00FC626E" w:rsidRPr="00FC626E" w14:paraId="5099D458" w14:textId="77777777" w:rsidTr="009C2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61C34A62" w14:textId="77777777" w:rsidR="00FC626E" w:rsidRPr="00FC626E" w:rsidRDefault="00FC626E" w:rsidP="009C2973">
            <w:pPr>
              <w:autoSpaceDE w:val="0"/>
              <w:autoSpaceDN w:val="0"/>
              <w:adjustRightInd w:val="0"/>
              <w:spacing w:after="0"/>
              <w:rPr>
                <w:rFonts w:asciiTheme="minorHAnsi" w:hAnsiTheme="minorHAnsi"/>
                <w:color w:val="000000"/>
                <w:sz w:val="20"/>
                <w:szCs w:val="20"/>
                <w:lang w:val="en-CA"/>
              </w:rPr>
            </w:pPr>
            <w:r w:rsidRPr="00FC626E">
              <w:rPr>
                <w:rFonts w:asciiTheme="minorHAnsi" w:hAnsiTheme="minorHAnsi"/>
                <w:color w:val="000000"/>
                <w:sz w:val="20"/>
                <w:szCs w:val="20"/>
                <w:lang w:val="en-CA"/>
              </w:rPr>
              <w:t>Name</w:t>
            </w:r>
          </w:p>
        </w:tc>
        <w:tc>
          <w:tcPr>
            <w:tcW w:w="2410" w:type="dxa"/>
          </w:tcPr>
          <w:p w14:paraId="1C098658" w14:textId="77777777" w:rsidR="00FC626E" w:rsidRPr="00FC626E" w:rsidRDefault="00FC626E" w:rsidP="009C2973">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Type</w:t>
            </w:r>
          </w:p>
        </w:tc>
        <w:tc>
          <w:tcPr>
            <w:tcW w:w="5374" w:type="dxa"/>
          </w:tcPr>
          <w:p w14:paraId="3473914C" w14:textId="77777777" w:rsidR="00FC626E" w:rsidRPr="00FC626E" w:rsidRDefault="00FC626E" w:rsidP="009C2973">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Description</w:t>
            </w:r>
          </w:p>
        </w:tc>
      </w:tr>
      <w:tr w:rsidR="00FC626E" w:rsidRPr="00FC626E" w14:paraId="23595C12" w14:textId="77777777" w:rsidTr="009C2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874159A" w14:textId="3B2FF3EE" w:rsidR="00FC626E" w:rsidRPr="00FC626E" w:rsidRDefault="00FC626E" w:rsidP="009C2973">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incrementalDisplace</w:t>
            </w:r>
            <w:r>
              <w:rPr>
                <w:rFonts w:asciiTheme="minorHAnsi" w:hAnsiTheme="minorHAnsi"/>
                <w:color w:val="000000"/>
                <w:sz w:val="20"/>
                <w:szCs w:val="20"/>
                <w:lang w:val="en-CA"/>
              </w:rPr>
              <w:lastRenderedPageBreak/>
              <w:t>ment</w:t>
            </w:r>
          </w:p>
        </w:tc>
        <w:tc>
          <w:tcPr>
            <w:tcW w:w="2410" w:type="dxa"/>
          </w:tcPr>
          <w:p w14:paraId="586D826C" w14:textId="1C2E8041" w:rsidR="00FC626E" w:rsidRPr="00FC626E" w:rsidRDefault="008C4F74"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lastRenderedPageBreak/>
              <w:t>DisplacementValue</w:t>
            </w:r>
          </w:p>
        </w:tc>
        <w:tc>
          <w:tcPr>
            <w:tcW w:w="5374" w:type="dxa"/>
          </w:tcPr>
          <w:p w14:paraId="7C313C07" w14:textId="60C3DD13" w:rsidR="00FC626E" w:rsidRPr="00FC626E" w:rsidRDefault="008C4F74"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commentRangeStart w:id="841"/>
            <w:r>
              <w:rPr>
                <w:rFonts w:asciiTheme="minorHAnsi" w:hAnsiTheme="minorHAnsi"/>
                <w:color w:val="000000"/>
                <w:sz w:val="20"/>
                <w:szCs w:val="20"/>
                <w:lang w:val="en-CA"/>
              </w:rPr>
              <w:t>Description of the parameters of the displacement</w:t>
            </w:r>
            <w:commentRangeEnd w:id="841"/>
            <w:r>
              <w:rPr>
                <w:rStyle w:val="CommentReference"/>
                <w:color w:val="auto"/>
              </w:rPr>
              <w:commentReference w:id="841"/>
            </w:r>
          </w:p>
          <w:p w14:paraId="07D8CDBC" w14:textId="77777777" w:rsidR="00FC626E" w:rsidRPr="00FC626E" w:rsidRDefault="00FC626E"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758F2541" w14:textId="77777777" w:rsidR="00FC626E" w:rsidRDefault="00FC626E" w:rsidP="00FC626E"/>
    <w:p w14:paraId="71B4C2ED" w14:textId="4165E1FA" w:rsidR="008C4F74" w:rsidRDefault="008C4F74" w:rsidP="00FC626E">
      <w:pPr>
        <w:pStyle w:val="Heading4"/>
        <w:rPr>
          <w:ins w:id="842" w:author="Eric Boisvert" w:date="2015-11-11T13:42:00Z"/>
        </w:rPr>
      </w:pPr>
      <w:del w:id="843" w:author="Eric Boisvert" w:date="2015-11-11T13:42:00Z">
        <w:r w:rsidDel="009A0D4B">
          <w:delText>DisplacementValue</w:delText>
        </w:r>
      </w:del>
      <w:ins w:id="844" w:author="Eric Boisvert" w:date="2015-11-11T13:42:00Z">
        <w:r w:rsidR="009A0D4B">
          <w:t>Layering</w:t>
        </w:r>
      </w:ins>
    </w:p>
    <w:p w14:paraId="4697C042" w14:textId="77777777" w:rsidR="009A0D4B" w:rsidRDefault="009A0D4B">
      <w:pPr>
        <w:rPr>
          <w:ins w:id="845" w:author="Eric Boisvert" w:date="2015-11-11T13:43:00Z"/>
        </w:rPr>
        <w:pPrChange w:id="846" w:author="Eric Boisvert" w:date="2015-11-11T13:43:00Z">
          <w:pPr>
            <w:pStyle w:val="Heading4"/>
          </w:pPr>
        </w:pPrChange>
      </w:pPr>
    </w:p>
    <w:p w14:paraId="68EF5A3E" w14:textId="583161EF" w:rsidR="009A0D4B" w:rsidRDefault="009A0D4B">
      <w:pPr>
        <w:rPr>
          <w:ins w:id="847" w:author="Eric Boisvert" w:date="2015-11-11T13:43:00Z"/>
        </w:rPr>
        <w:pPrChange w:id="848" w:author="Eric Boisvert" w:date="2015-11-11T13:43:00Z">
          <w:pPr>
            <w:pStyle w:val="Heading4"/>
          </w:pPr>
        </w:pPrChange>
      </w:pPr>
      <w:ins w:id="849" w:author="Eric Boisvert" w:date="2015-11-11T13:43:00Z">
        <w:r w:rsidRPr="009A0D4B">
          <w:t>Planar foliation defined by a tabular succession of layers &gt; 5 mm thick. This definition is based on the proposed definition of gneiss by the NADM Science Language Technical Team, so that the GeologicStructure characteristic of gneiss is layering. The committee discussed the possibility that layering should be considered a kind of foliation, but the majority opinion was that it is a different kind of structure.  Kept so that instance documents have a "Layering" tag</w:t>
        </w:r>
      </w:ins>
    </w:p>
    <w:p w14:paraId="4319CBB1" w14:textId="77777777" w:rsidR="009A0D4B" w:rsidRDefault="009A0D4B">
      <w:pPr>
        <w:keepNext/>
        <w:rPr>
          <w:ins w:id="850" w:author="Eric Boisvert" w:date="2015-11-11T13:44:00Z"/>
        </w:rPr>
        <w:pPrChange w:id="851" w:author="Eric Boisvert" w:date="2015-11-11T13:44:00Z">
          <w:pPr/>
        </w:pPrChange>
      </w:pPr>
      <w:ins w:id="852" w:author="Eric Boisvert" w:date="2015-11-11T13:43:00Z">
        <w:r>
          <w:rPr>
            <w:noProof/>
            <w:lang w:val="en-CA" w:eastAsia="en-CA"/>
          </w:rPr>
          <w:drawing>
            <wp:inline distT="0" distB="0" distL="0" distR="0" wp14:anchorId="192A08E8" wp14:editId="3FD6E079">
              <wp:extent cx="4899660" cy="3752215"/>
              <wp:effectExtent l="0" t="0" r="0" b="635"/>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99660" cy="3752215"/>
                      </a:xfrm>
                      <a:prstGeom prst="rect">
                        <a:avLst/>
                      </a:prstGeom>
                      <a:noFill/>
                      <a:ln>
                        <a:noFill/>
                      </a:ln>
                    </pic:spPr>
                  </pic:pic>
                </a:graphicData>
              </a:graphic>
            </wp:inline>
          </w:drawing>
        </w:r>
      </w:ins>
    </w:p>
    <w:p w14:paraId="46B783CF" w14:textId="2E5F0B06" w:rsidR="009A0D4B" w:rsidRDefault="009A0D4B">
      <w:pPr>
        <w:pStyle w:val="Caption"/>
        <w:rPr>
          <w:ins w:id="853" w:author="Eric Boisvert" w:date="2015-11-11T13:43:00Z"/>
        </w:rPr>
        <w:pPrChange w:id="854" w:author="Eric Boisvert" w:date="2015-11-11T13:44:00Z">
          <w:pPr>
            <w:pStyle w:val="Heading4"/>
          </w:pPr>
        </w:pPrChange>
      </w:pPr>
      <w:ins w:id="855" w:author="Eric Boisvert" w:date="2015-11-11T13:44:00Z">
        <w:r>
          <w:t xml:space="preserve">Figure </w:t>
        </w:r>
        <w:r>
          <w:fldChar w:fldCharType="begin"/>
        </w:r>
        <w:r>
          <w:instrText xml:space="preserve"> SEQ Figure \* ARABIC </w:instrText>
        </w:r>
      </w:ins>
      <w:r>
        <w:fldChar w:fldCharType="separate"/>
      </w:r>
      <w:ins w:id="856" w:author="Eric Boisvert" w:date="2015-11-28T15:54:00Z">
        <w:r w:rsidR="00180077">
          <w:rPr>
            <w:noProof/>
          </w:rPr>
          <w:t>47</w:t>
        </w:r>
      </w:ins>
      <w:ins w:id="857" w:author="Eric Boisvert" w:date="2015-11-11T13:44:00Z">
        <w:r>
          <w:fldChar w:fldCharType="end"/>
        </w:r>
        <w:r>
          <w:t>: Layering</w:t>
        </w:r>
      </w:ins>
    </w:p>
    <w:p w14:paraId="72B8C7C9" w14:textId="77777777" w:rsidR="009A0D4B" w:rsidRDefault="009A0D4B">
      <w:pPr>
        <w:rPr>
          <w:ins w:id="858" w:author="Eric Boisvert" w:date="2015-11-11T13:44:00Z"/>
        </w:rPr>
        <w:pPrChange w:id="859" w:author="Eric Boisvert" w:date="2015-11-11T13:43:00Z">
          <w:pPr>
            <w:pStyle w:val="Heading4"/>
          </w:pPr>
        </w:pPrChange>
      </w:pPr>
    </w:p>
    <w:tbl>
      <w:tblPr>
        <w:tblStyle w:val="LightShading"/>
        <w:tblW w:w="9735" w:type="dxa"/>
        <w:tblLayout w:type="fixed"/>
        <w:tblLook w:val="04A0" w:firstRow="1" w:lastRow="0" w:firstColumn="1" w:lastColumn="0" w:noHBand="0" w:noVBand="1"/>
      </w:tblPr>
      <w:tblGrid>
        <w:gridCol w:w="2235"/>
        <w:gridCol w:w="2409"/>
        <w:gridCol w:w="5091"/>
      </w:tblGrid>
      <w:tr w:rsidR="009A0D4B" w:rsidRPr="008C4F74" w14:paraId="5E8087C5" w14:textId="77777777" w:rsidTr="00AE59F3">
        <w:trPr>
          <w:cnfStyle w:val="100000000000" w:firstRow="1" w:lastRow="0" w:firstColumn="0" w:lastColumn="0" w:oddVBand="0" w:evenVBand="0" w:oddHBand="0" w:evenHBand="0" w:firstRowFirstColumn="0" w:firstRowLastColumn="0" w:lastRowFirstColumn="0" w:lastRowLastColumn="0"/>
          <w:ins w:id="860" w:author="Eric Boisvert" w:date="2015-11-11T13:44:00Z"/>
        </w:trPr>
        <w:tc>
          <w:tcPr>
            <w:cnfStyle w:val="001000000000" w:firstRow="0" w:lastRow="0" w:firstColumn="1" w:lastColumn="0" w:oddVBand="0" w:evenVBand="0" w:oddHBand="0" w:evenHBand="0" w:firstRowFirstColumn="0" w:firstRowLastColumn="0" w:lastRowFirstColumn="0" w:lastRowLastColumn="0"/>
            <w:tcW w:w="2235" w:type="dxa"/>
          </w:tcPr>
          <w:p w14:paraId="4BBB4EB6" w14:textId="77777777" w:rsidR="009A0D4B" w:rsidRPr="008C4F74" w:rsidRDefault="009A0D4B" w:rsidP="00AE59F3">
            <w:pPr>
              <w:autoSpaceDE w:val="0"/>
              <w:autoSpaceDN w:val="0"/>
              <w:adjustRightInd w:val="0"/>
              <w:spacing w:after="0"/>
              <w:rPr>
                <w:ins w:id="861" w:author="Eric Boisvert" w:date="2015-11-11T13:44:00Z"/>
                <w:rFonts w:asciiTheme="minorHAnsi" w:hAnsiTheme="minorHAnsi"/>
                <w:color w:val="000000"/>
                <w:sz w:val="20"/>
                <w:szCs w:val="20"/>
                <w:lang w:val="en-CA"/>
              </w:rPr>
            </w:pPr>
            <w:ins w:id="862" w:author="Eric Boisvert" w:date="2015-11-11T13:44:00Z">
              <w:r w:rsidRPr="008C4F74">
                <w:rPr>
                  <w:rFonts w:asciiTheme="minorHAnsi" w:hAnsiTheme="minorHAnsi"/>
                  <w:color w:val="000000"/>
                  <w:sz w:val="20"/>
                  <w:szCs w:val="20"/>
                  <w:lang w:val="en-CA"/>
                </w:rPr>
                <w:t>Name</w:t>
              </w:r>
            </w:ins>
          </w:p>
        </w:tc>
        <w:tc>
          <w:tcPr>
            <w:tcW w:w="2409" w:type="dxa"/>
          </w:tcPr>
          <w:p w14:paraId="6BC784B7" w14:textId="77777777" w:rsidR="009A0D4B" w:rsidRPr="008C4F74" w:rsidRDefault="009A0D4B" w:rsidP="00AE59F3">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ins w:id="863" w:author="Eric Boisvert" w:date="2015-11-11T13:44:00Z"/>
                <w:rFonts w:asciiTheme="minorHAnsi" w:hAnsiTheme="minorHAnsi"/>
                <w:color w:val="000000"/>
                <w:sz w:val="20"/>
                <w:szCs w:val="20"/>
                <w:lang w:val="en-CA"/>
              </w:rPr>
            </w:pPr>
            <w:ins w:id="864" w:author="Eric Boisvert" w:date="2015-11-11T13:44:00Z">
              <w:r w:rsidRPr="008C4F74">
                <w:rPr>
                  <w:rFonts w:asciiTheme="minorHAnsi" w:hAnsiTheme="minorHAnsi"/>
                  <w:color w:val="000000"/>
                  <w:sz w:val="20"/>
                  <w:szCs w:val="20"/>
                  <w:lang w:val="en-CA"/>
                </w:rPr>
                <w:t>Type</w:t>
              </w:r>
            </w:ins>
          </w:p>
        </w:tc>
        <w:tc>
          <w:tcPr>
            <w:tcW w:w="5091" w:type="dxa"/>
          </w:tcPr>
          <w:p w14:paraId="603B5032" w14:textId="77777777" w:rsidR="009A0D4B" w:rsidRPr="008C4F74" w:rsidRDefault="009A0D4B" w:rsidP="00AE59F3">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ins w:id="865" w:author="Eric Boisvert" w:date="2015-11-11T13:44:00Z"/>
                <w:rFonts w:asciiTheme="minorHAnsi" w:hAnsiTheme="minorHAnsi"/>
                <w:color w:val="000000"/>
                <w:sz w:val="20"/>
                <w:szCs w:val="20"/>
                <w:lang w:val="en-CA"/>
              </w:rPr>
            </w:pPr>
            <w:ins w:id="866" w:author="Eric Boisvert" w:date="2015-11-11T13:44:00Z">
              <w:r w:rsidRPr="008C4F74">
                <w:rPr>
                  <w:rFonts w:asciiTheme="minorHAnsi" w:hAnsiTheme="minorHAnsi"/>
                  <w:color w:val="000000"/>
                  <w:sz w:val="20"/>
                  <w:szCs w:val="20"/>
                  <w:lang w:val="en-CA"/>
                </w:rPr>
                <w:t>Description</w:t>
              </w:r>
            </w:ins>
          </w:p>
        </w:tc>
      </w:tr>
      <w:tr w:rsidR="009A0D4B" w:rsidRPr="008C4F74" w14:paraId="01A9CA44" w14:textId="77777777" w:rsidTr="00AE59F3">
        <w:trPr>
          <w:cnfStyle w:val="000000100000" w:firstRow="0" w:lastRow="0" w:firstColumn="0" w:lastColumn="0" w:oddVBand="0" w:evenVBand="0" w:oddHBand="1" w:evenHBand="0" w:firstRowFirstColumn="0" w:firstRowLastColumn="0" w:lastRowFirstColumn="0" w:lastRowLastColumn="0"/>
          <w:ins w:id="867" w:author="Eric Boisvert" w:date="2015-11-11T13:44:00Z"/>
        </w:trPr>
        <w:tc>
          <w:tcPr>
            <w:cnfStyle w:val="001000000000" w:firstRow="0" w:lastRow="0" w:firstColumn="1" w:lastColumn="0" w:oddVBand="0" w:evenVBand="0" w:oddHBand="0" w:evenHBand="0" w:firstRowFirstColumn="0" w:firstRowLastColumn="0" w:lastRowFirstColumn="0" w:lastRowLastColumn="0"/>
            <w:tcW w:w="2235" w:type="dxa"/>
          </w:tcPr>
          <w:p w14:paraId="03E58934" w14:textId="7D28158E" w:rsidR="009A0D4B" w:rsidRPr="008C4F74" w:rsidRDefault="009A0D4B" w:rsidP="00AE59F3">
            <w:pPr>
              <w:autoSpaceDE w:val="0"/>
              <w:autoSpaceDN w:val="0"/>
              <w:adjustRightInd w:val="0"/>
              <w:spacing w:after="0"/>
              <w:rPr>
                <w:ins w:id="868" w:author="Eric Boisvert" w:date="2015-11-11T13:44:00Z"/>
                <w:rFonts w:asciiTheme="minorHAnsi" w:hAnsiTheme="minorHAnsi"/>
                <w:color w:val="000000"/>
                <w:sz w:val="20"/>
                <w:szCs w:val="20"/>
                <w:lang w:val="en-CA"/>
              </w:rPr>
            </w:pPr>
            <w:ins w:id="869" w:author="Eric Boisvert" w:date="2015-11-11T13:44:00Z">
              <w:r>
                <w:rPr>
                  <w:rFonts w:asciiTheme="minorHAnsi" w:hAnsiTheme="minorHAnsi"/>
                  <w:color w:val="000000"/>
                  <w:sz w:val="20"/>
                  <w:szCs w:val="20"/>
                  <w:lang w:val="en-CA"/>
                </w:rPr>
                <w:t>layeringComposition</w:t>
              </w:r>
            </w:ins>
          </w:p>
        </w:tc>
        <w:tc>
          <w:tcPr>
            <w:tcW w:w="2409" w:type="dxa"/>
          </w:tcPr>
          <w:p w14:paraId="17CD544E" w14:textId="12A9D000" w:rsidR="009A0D4B" w:rsidRPr="008C4F74" w:rsidRDefault="009A0D4B" w:rsidP="00AE59F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ins w:id="870" w:author="Eric Boisvert" w:date="2015-11-11T13:44:00Z"/>
                <w:rFonts w:asciiTheme="minorHAnsi" w:hAnsiTheme="minorHAnsi"/>
                <w:color w:val="000000"/>
                <w:sz w:val="20"/>
                <w:szCs w:val="20"/>
                <w:lang w:val="en-CA"/>
              </w:rPr>
            </w:pPr>
            <w:ins w:id="871" w:author="Eric Boisvert" w:date="2015-11-11T13:44:00Z">
              <w:r>
                <w:rPr>
                  <w:rFonts w:asciiTheme="minorHAnsi" w:hAnsiTheme="minorHAnsi"/>
                  <w:color w:val="000000"/>
                  <w:sz w:val="20"/>
                  <w:szCs w:val="20"/>
                  <w:lang w:val="en-CA"/>
                </w:rPr>
                <w:t>RockMaterial</w:t>
              </w:r>
            </w:ins>
          </w:p>
        </w:tc>
        <w:tc>
          <w:tcPr>
            <w:tcW w:w="5091" w:type="dxa"/>
          </w:tcPr>
          <w:p w14:paraId="040652F9" w14:textId="471EF6F5" w:rsidR="009A0D4B" w:rsidRPr="008C4F74" w:rsidRDefault="009A0D4B" w:rsidP="00AE59F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ins w:id="872" w:author="Eric Boisvert" w:date="2015-11-11T13:44:00Z"/>
                <w:rFonts w:asciiTheme="minorHAnsi" w:hAnsiTheme="minorHAnsi"/>
                <w:color w:val="000000"/>
                <w:sz w:val="20"/>
                <w:szCs w:val="20"/>
                <w:lang w:val="en-CA"/>
              </w:rPr>
            </w:pPr>
            <w:ins w:id="873" w:author="Eric Boisvert" w:date="2015-11-11T13:45:00Z">
              <w:r w:rsidRPr="009A0D4B">
                <w:rPr>
                  <w:rFonts w:asciiTheme="minorHAnsi" w:hAnsiTheme="minorHAnsi"/>
                  <w:color w:val="000000"/>
                  <w:sz w:val="20"/>
                  <w:szCs w:val="20"/>
                  <w:lang w:val="en-CA"/>
                </w:rPr>
                <w:t>Describes the rock material that may define compositional layering</w:t>
              </w:r>
            </w:ins>
          </w:p>
        </w:tc>
      </w:tr>
    </w:tbl>
    <w:p w14:paraId="0F36B295" w14:textId="77777777" w:rsidR="009A0D4B" w:rsidRPr="009A0D4B" w:rsidRDefault="009A0D4B">
      <w:pPr>
        <w:rPr>
          <w:ins w:id="874" w:author="Eric Boisvert" w:date="2015-11-11T13:42:00Z"/>
        </w:rPr>
        <w:pPrChange w:id="875" w:author="Eric Boisvert" w:date="2015-11-11T13:43:00Z">
          <w:pPr>
            <w:pStyle w:val="Heading4"/>
          </w:pPr>
        </w:pPrChange>
      </w:pPr>
    </w:p>
    <w:p w14:paraId="4FF3F9A9" w14:textId="77777777" w:rsidR="009A0D4B" w:rsidRDefault="009A0D4B" w:rsidP="009A0D4B">
      <w:pPr>
        <w:pStyle w:val="Heading4"/>
        <w:rPr>
          <w:ins w:id="876" w:author="Eric Boisvert" w:date="2015-11-11T13:42:00Z"/>
        </w:rPr>
      </w:pPr>
      <w:ins w:id="877" w:author="Eric Boisvert" w:date="2015-11-11T13:42:00Z">
        <w:r>
          <w:t>DisplacementValue</w:t>
        </w:r>
      </w:ins>
    </w:p>
    <w:p w14:paraId="1C7EF173" w14:textId="77777777" w:rsidR="009A0D4B" w:rsidRPr="009A0D4B" w:rsidRDefault="009A0D4B">
      <w:pPr>
        <w:pPrChange w:id="878" w:author="Eric Boisvert" w:date="2015-11-11T13:42:00Z">
          <w:pPr>
            <w:pStyle w:val="Heading4"/>
          </w:pPr>
        </w:pPrChange>
      </w:pPr>
    </w:p>
    <w:p w14:paraId="40A4F97F" w14:textId="77777777" w:rsidR="00777586" w:rsidRPr="00777586" w:rsidRDefault="00777586" w:rsidP="00777586"/>
    <w:p w14:paraId="1E689ECE" w14:textId="2EA0FFF5" w:rsidR="00777586" w:rsidRDefault="00777586" w:rsidP="00FC626E">
      <w:r>
        <w:t>A displacement value</w:t>
      </w:r>
      <w:r w:rsidRPr="008C4F74">
        <w:t xml:space="preserve"> express</w:t>
      </w:r>
      <w:r>
        <w:t>es</w:t>
      </w:r>
      <w:r w:rsidRPr="008C4F74">
        <w:t xml:space="preserve"> the displacement on a fault with respect to a planar approximation of its shape</w:t>
      </w:r>
    </w:p>
    <w:p w14:paraId="14044106" w14:textId="77777777" w:rsidR="00777586" w:rsidRDefault="00777586" w:rsidP="00FC626E"/>
    <w:p w14:paraId="470D8BA5" w14:textId="77777777" w:rsidR="00386910" w:rsidRDefault="00386910" w:rsidP="00386910">
      <w:pPr>
        <w:keepNext/>
      </w:pPr>
      <w:r>
        <w:rPr>
          <w:noProof/>
          <w:lang w:val="en-CA" w:eastAsia="en-CA"/>
        </w:rPr>
        <w:drawing>
          <wp:inline distT="0" distB="0" distL="0" distR="0" wp14:anchorId="5F316895" wp14:editId="3E330162">
            <wp:extent cx="5486400" cy="4640731"/>
            <wp:effectExtent l="0" t="0" r="0" b="762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6400" cy="4640731"/>
                    </a:xfrm>
                    <a:prstGeom prst="rect">
                      <a:avLst/>
                    </a:prstGeom>
                    <a:noFill/>
                    <a:ln>
                      <a:noFill/>
                    </a:ln>
                  </pic:spPr>
                </pic:pic>
              </a:graphicData>
            </a:graphic>
          </wp:inline>
        </w:drawing>
      </w:r>
    </w:p>
    <w:p w14:paraId="6B5034BE" w14:textId="2D138825" w:rsidR="00777586" w:rsidRDefault="00386910" w:rsidP="00386910">
      <w:pPr>
        <w:pStyle w:val="Caption"/>
      </w:pPr>
      <w:r>
        <w:t xml:space="preserve">Figure </w:t>
      </w:r>
      <w:fldSimple w:instr=" SEQ Figure \* ARABIC ">
        <w:ins w:id="879" w:author="Eric Boisvert" w:date="2015-11-28T15:54:00Z">
          <w:r w:rsidR="00180077">
            <w:rPr>
              <w:noProof/>
            </w:rPr>
            <w:t>48</w:t>
          </w:r>
        </w:ins>
        <w:del w:id="880" w:author="Eric Boisvert" w:date="2015-10-30T04:23:00Z">
          <w:r w:rsidR="00090DCF" w:rsidDel="007D2867">
            <w:rPr>
              <w:noProof/>
            </w:rPr>
            <w:delText>46</w:delText>
          </w:r>
        </w:del>
      </w:fldSimple>
      <w:r>
        <w:t xml:space="preserve">: </w:t>
      </w:r>
      <w:r w:rsidRPr="00E94CE7">
        <w:t>Displacement value subtypes</w:t>
      </w:r>
    </w:p>
    <w:p w14:paraId="10EB9AA4" w14:textId="3F9C9837" w:rsidR="008C4F74" w:rsidRPr="008C4F74" w:rsidRDefault="008C4F74" w:rsidP="008C4F74">
      <w:pPr>
        <w:autoSpaceDE w:val="0"/>
        <w:autoSpaceDN w:val="0"/>
        <w:adjustRightInd w:val="0"/>
        <w:spacing w:after="0"/>
        <w:rPr>
          <w:color w:val="000000"/>
          <w:sz w:val="20"/>
          <w:szCs w:val="20"/>
          <w:lang w:val="en-CA"/>
        </w:rPr>
      </w:pPr>
      <w:bookmarkStart w:id="881" w:name="BKM_0148DBC7_BEFE_411F_BDA0_ED2509780C45"/>
      <w:bookmarkEnd w:id="881"/>
    </w:p>
    <w:tbl>
      <w:tblPr>
        <w:tblStyle w:val="LightShading"/>
        <w:tblW w:w="9735" w:type="dxa"/>
        <w:tblLayout w:type="fixed"/>
        <w:tblLook w:val="04A0" w:firstRow="1" w:lastRow="0" w:firstColumn="1" w:lastColumn="0" w:noHBand="0" w:noVBand="1"/>
      </w:tblPr>
      <w:tblGrid>
        <w:gridCol w:w="2235"/>
        <w:gridCol w:w="2409"/>
        <w:gridCol w:w="5091"/>
      </w:tblGrid>
      <w:tr w:rsidR="008C4F74" w:rsidRPr="008C4F74" w14:paraId="30328A84" w14:textId="77777777" w:rsidTr="008C4F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9983F93" w14:textId="77777777" w:rsidR="008C4F74" w:rsidRPr="008C4F74" w:rsidRDefault="008C4F74" w:rsidP="008C4F74">
            <w:pPr>
              <w:autoSpaceDE w:val="0"/>
              <w:autoSpaceDN w:val="0"/>
              <w:adjustRightInd w:val="0"/>
              <w:spacing w:after="0"/>
              <w:rPr>
                <w:rFonts w:asciiTheme="minorHAnsi" w:hAnsiTheme="minorHAnsi"/>
                <w:color w:val="000000"/>
                <w:sz w:val="20"/>
                <w:szCs w:val="20"/>
                <w:lang w:val="en-CA"/>
              </w:rPr>
            </w:pPr>
            <w:bookmarkStart w:id="882" w:name="BKM_3201DCDD_D133_49AE_90CB_9F86F5B18ACE"/>
            <w:bookmarkEnd w:id="882"/>
            <w:r w:rsidRPr="008C4F74">
              <w:rPr>
                <w:rFonts w:asciiTheme="minorHAnsi" w:hAnsiTheme="minorHAnsi"/>
                <w:color w:val="000000"/>
                <w:sz w:val="20"/>
                <w:szCs w:val="20"/>
                <w:lang w:val="en-CA"/>
              </w:rPr>
              <w:t>Name</w:t>
            </w:r>
          </w:p>
        </w:tc>
        <w:tc>
          <w:tcPr>
            <w:tcW w:w="2409" w:type="dxa"/>
          </w:tcPr>
          <w:p w14:paraId="20CBB482" w14:textId="77777777" w:rsidR="008C4F74" w:rsidRPr="008C4F74" w:rsidRDefault="008C4F74" w:rsidP="008C4F74">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Type</w:t>
            </w:r>
          </w:p>
        </w:tc>
        <w:tc>
          <w:tcPr>
            <w:tcW w:w="5091" w:type="dxa"/>
          </w:tcPr>
          <w:p w14:paraId="41D8AB5B" w14:textId="77777777" w:rsidR="008C4F74" w:rsidRPr="008C4F74" w:rsidRDefault="008C4F74" w:rsidP="008C4F74">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Description</w:t>
            </w:r>
          </w:p>
        </w:tc>
      </w:tr>
      <w:tr w:rsidR="008C4F74" w:rsidRPr="008C4F74" w14:paraId="665A8EA3" w14:textId="77777777" w:rsidTr="008C4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DF8B63C" w14:textId="77777777" w:rsidR="008C4F74" w:rsidRPr="008C4F74" w:rsidRDefault="008C4F74" w:rsidP="008C4F74">
            <w:pPr>
              <w:autoSpaceDE w:val="0"/>
              <w:autoSpaceDN w:val="0"/>
              <w:adjustRightInd w:val="0"/>
              <w:spacing w:after="0"/>
              <w:rPr>
                <w:rFonts w:asciiTheme="minorHAnsi" w:hAnsiTheme="minorHAnsi"/>
                <w:color w:val="000000"/>
                <w:sz w:val="20"/>
                <w:szCs w:val="20"/>
                <w:lang w:val="en-CA"/>
              </w:rPr>
            </w:pPr>
            <w:r w:rsidRPr="008C4F74">
              <w:rPr>
                <w:rFonts w:asciiTheme="minorHAnsi" w:hAnsiTheme="minorHAnsi"/>
                <w:color w:val="000000"/>
                <w:sz w:val="20"/>
                <w:szCs w:val="20"/>
                <w:lang w:val="en-CA"/>
              </w:rPr>
              <w:t>hangingWallDirection</w:t>
            </w:r>
          </w:p>
        </w:tc>
        <w:tc>
          <w:tcPr>
            <w:tcW w:w="2409" w:type="dxa"/>
          </w:tcPr>
          <w:p w14:paraId="6973CBD3"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GSML_LinearOrientation</w:t>
            </w:r>
          </w:p>
        </w:tc>
        <w:tc>
          <w:tcPr>
            <w:tcW w:w="5091" w:type="dxa"/>
          </w:tcPr>
          <w:p w14:paraId="1A5F480E" w14:textId="57317CF4"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Normally the compass quadrant indicating the hanging</w:t>
            </w:r>
            <w:r>
              <w:rPr>
                <w:rFonts w:asciiTheme="minorHAnsi" w:hAnsiTheme="minorHAnsi"/>
                <w:color w:val="000000"/>
                <w:sz w:val="20"/>
                <w:szCs w:val="20"/>
                <w:lang w:val="en-CA"/>
              </w:rPr>
              <w:t xml:space="preserve"> </w:t>
            </w:r>
            <w:r w:rsidRPr="008C4F74">
              <w:rPr>
                <w:rFonts w:asciiTheme="minorHAnsi" w:hAnsiTheme="minorHAnsi"/>
                <w:color w:val="000000"/>
                <w:sz w:val="20"/>
                <w:szCs w:val="20"/>
                <w:lang w:val="en-CA"/>
              </w:rPr>
              <w:t>wall side of the fault-system for faults that are steep enough to define a hanging-wall on the map trace</w:t>
            </w:r>
          </w:p>
          <w:p w14:paraId="545BF1DD"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C4F74" w:rsidRPr="008C4F74" w14:paraId="1F67E4C0" w14:textId="77777777" w:rsidTr="008C4F74">
        <w:tc>
          <w:tcPr>
            <w:cnfStyle w:val="001000000000" w:firstRow="0" w:lastRow="0" w:firstColumn="1" w:lastColumn="0" w:oddVBand="0" w:evenVBand="0" w:oddHBand="0" w:evenHBand="0" w:firstRowFirstColumn="0" w:firstRowLastColumn="0" w:lastRowFirstColumn="0" w:lastRowLastColumn="0"/>
            <w:tcW w:w="2235" w:type="dxa"/>
          </w:tcPr>
          <w:p w14:paraId="3B1EFDE0" w14:textId="77777777" w:rsidR="008C4F74" w:rsidRPr="008C4F74" w:rsidRDefault="008C4F74" w:rsidP="008C4F74">
            <w:pPr>
              <w:autoSpaceDE w:val="0"/>
              <w:autoSpaceDN w:val="0"/>
              <w:adjustRightInd w:val="0"/>
              <w:spacing w:after="0"/>
              <w:rPr>
                <w:rFonts w:asciiTheme="minorHAnsi" w:hAnsiTheme="minorHAnsi"/>
                <w:color w:val="000000"/>
                <w:sz w:val="20"/>
                <w:szCs w:val="20"/>
                <w:lang w:val="en-CA"/>
              </w:rPr>
            </w:pPr>
            <w:bookmarkStart w:id="883" w:name="BKM_5AEA7724_2100_40A1_BA99_6516E4CE2A3E"/>
            <w:bookmarkEnd w:id="883"/>
            <w:r w:rsidRPr="008C4F74">
              <w:rPr>
                <w:rFonts w:asciiTheme="minorHAnsi" w:hAnsiTheme="minorHAnsi"/>
                <w:color w:val="000000"/>
                <w:sz w:val="20"/>
                <w:szCs w:val="20"/>
                <w:lang w:val="en-CA"/>
              </w:rPr>
              <w:t>movementSense</w:t>
            </w:r>
          </w:p>
        </w:tc>
        <w:tc>
          <w:tcPr>
            <w:tcW w:w="2409" w:type="dxa"/>
          </w:tcPr>
          <w:p w14:paraId="2EFE3B1D" w14:textId="77777777" w:rsidR="008C4F74" w:rsidRPr="008C4F74" w:rsidRDefault="008C4F74" w:rsidP="008C4F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MovementSenseTerm</w:t>
            </w:r>
          </w:p>
        </w:tc>
        <w:tc>
          <w:tcPr>
            <w:tcW w:w="5091" w:type="dxa"/>
          </w:tcPr>
          <w:p w14:paraId="6A2E9EF9" w14:textId="77777777" w:rsidR="008C4F74" w:rsidRPr="008C4F74" w:rsidRDefault="008C4F74" w:rsidP="008C4F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The movement sense of displacement along a geologic structure (eg, dextral, sinistral)</w:t>
            </w:r>
          </w:p>
          <w:p w14:paraId="1995B5B0" w14:textId="77777777" w:rsidR="008C4F74" w:rsidRPr="008C4F74" w:rsidRDefault="008C4F74" w:rsidP="008C4F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8C4F74" w:rsidRPr="008C4F74" w14:paraId="0FE0D6C9" w14:textId="77777777" w:rsidTr="008C4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FBF5BFC" w14:textId="77777777" w:rsidR="008C4F74" w:rsidRPr="008C4F74" w:rsidRDefault="008C4F74" w:rsidP="008C4F74">
            <w:pPr>
              <w:autoSpaceDE w:val="0"/>
              <w:autoSpaceDN w:val="0"/>
              <w:adjustRightInd w:val="0"/>
              <w:spacing w:after="0"/>
              <w:rPr>
                <w:rFonts w:asciiTheme="minorHAnsi" w:hAnsiTheme="minorHAnsi"/>
                <w:color w:val="000000"/>
                <w:sz w:val="20"/>
                <w:szCs w:val="20"/>
                <w:lang w:val="en-CA"/>
              </w:rPr>
            </w:pPr>
            <w:bookmarkStart w:id="884" w:name="BKM_65E9638C_341E_4069_9C8F_D8BC2F8B7601"/>
            <w:bookmarkEnd w:id="884"/>
            <w:r w:rsidRPr="008C4F74">
              <w:rPr>
                <w:rFonts w:asciiTheme="minorHAnsi" w:hAnsiTheme="minorHAnsi"/>
                <w:color w:val="000000"/>
                <w:sz w:val="20"/>
                <w:szCs w:val="20"/>
                <w:lang w:val="en-CA"/>
              </w:rPr>
              <w:t>movementType</w:t>
            </w:r>
          </w:p>
        </w:tc>
        <w:tc>
          <w:tcPr>
            <w:tcW w:w="2409" w:type="dxa"/>
          </w:tcPr>
          <w:p w14:paraId="1B38C244"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MovementTypeTerm</w:t>
            </w:r>
          </w:p>
        </w:tc>
        <w:tc>
          <w:tcPr>
            <w:tcW w:w="5091" w:type="dxa"/>
          </w:tcPr>
          <w:p w14:paraId="6B817DF2"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Defines the type of movement  (eg dip-slip, strike-slip)</w:t>
            </w:r>
          </w:p>
          <w:p w14:paraId="61C9A58C"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C4F74" w:rsidRPr="008C4F74" w14:paraId="3823C9E1" w14:textId="77777777" w:rsidTr="008C4F74">
        <w:tc>
          <w:tcPr>
            <w:cnfStyle w:val="001000000000" w:firstRow="0" w:lastRow="0" w:firstColumn="1" w:lastColumn="0" w:oddVBand="0" w:evenVBand="0" w:oddHBand="0" w:evenHBand="0" w:firstRowFirstColumn="0" w:firstRowLastColumn="0" w:lastRowFirstColumn="0" w:lastRowLastColumn="0"/>
            <w:tcW w:w="2235" w:type="dxa"/>
          </w:tcPr>
          <w:p w14:paraId="67D0858C" w14:textId="5004880A" w:rsidR="008C4F74" w:rsidRPr="008C4F74" w:rsidRDefault="008C4F74" w:rsidP="008C4F74">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displacementEvent</w:t>
            </w:r>
          </w:p>
        </w:tc>
        <w:tc>
          <w:tcPr>
            <w:tcW w:w="2409" w:type="dxa"/>
          </w:tcPr>
          <w:p w14:paraId="45A03476" w14:textId="58E3D687" w:rsidR="008C4F74" w:rsidRPr="008C4F74" w:rsidRDefault="008C4F74" w:rsidP="008C4F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DisplacementEvent</w:t>
            </w:r>
          </w:p>
        </w:tc>
        <w:tc>
          <w:tcPr>
            <w:tcW w:w="5091" w:type="dxa"/>
          </w:tcPr>
          <w:p w14:paraId="2E095C39" w14:textId="086CF64C" w:rsidR="008C4F74" w:rsidRPr="008C4F74" w:rsidRDefault="008C4F74" w:rsidP="008C4F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 xml:space="preserve">A description of the age, environment and process of a </w:t>
            </w:r>
            <w:r w:rsidRPr="008C4F74">
              <w:rPr>
                <w:rFonts w:asciiTheme="minorHAnsi" w:hAnsiTheme="minorHAnsi"/>
                <w:color w:val="000000"/>
                <w:sz w:val="20"/>
                <w:szCs w:val="20"/>
                <w:lang w:val="en-CA"/>
              </w:rPr>
              <w:lastRenderedPageBreak/>
              <w:t>shear displacement event</w:t>
            </w:r>
          </w:p>
        </w:tc>
      </w:tr>
    </w:tbl>
    <w:p w14:paraId="0F9530EB" w14:textId="77777777" w:rsidR="00FC626E" w:rsidRPr="00FC626E" w:rsidRDefault="00FC626E" w:rsidP="00FC626E"/>
    <w:p w14:paraId="769A80D5" w14:textId="3D3B1896" w:rsidR="00FC626E" w:rsidRDefault="00777586" w:rsidP="00AB10FC">
      <w:pPr>
        <w:pStyle w:val="Heading4"/>
      </w:pPr>
      <w:r>
        <w:t>SeparationValue</w:t>
      </w:r>
    </w:p>
    <w:p w14:paraId="02628FCE" w14:textId="77777777" w:rsidR="00777586" w:rsidRDefault="00777586" w:rsidP="00AB10FC"/>
    <w:p w14:paraId="41A1AB52" w14:textId="69D0D259" w:rsidR="00777586" w:rsidRDefault="00777586" w:rsidP="00AB10FC">
      <w:proofErr w:type="gramStart"/>
      <w:r w:rsidRPr="00777586">
        <w:t>The amount of separation displacement across a structure.</w:t>
      </w:r>
      <w:proofErr w:type="gramEnd"/>
    </w:p>
    <w:p w14:paraId="199361BE" w14:textId="1DB006D5" w:rsidR="00777586" w:rsidRPr="00777586" w:rsidRDefault="00777586" w:rsidP="00777586">
      <w:pPr>
        <w:autoSpaceDE w:val="0"/>
        <w:autoSpaceDN w:val="0"/>
        <w:adjustRightInd w:val="0"/>
        <w:spacing w:after="0"/>
        <w:rPr>
          <w:color w:val="000000"/>
          <w:sz w:val="20"/>
          <w:szCs w:val="20"/>
          <w:lang w:val="en-CA"/>
        </w:rPr>
      </w:pPr>
      <w:bookmarkStart w:id="885" w:name="BKM_08A92A70_F1F3_4B2A_9DC3_7E931F02BD38"/>
      <w:bookmarkEnd w:id="885"/>
    </w:p>
    <w:tbl>
      <w:tblPr>
        <w:tblStyle w:val="LightShading"/>
        <w:tblW w:w="9735" w:type="dxa"/>
        <w:tblLayout w:type="fixed"/>
        <w:tblLook w:val="04A0" w:firstRow="1" w:lastRow="0" w:firstColumn="1" w:lastColumn="0" w:noHBand="0" w:noVBand="1"/>
      </w:tblPr>
      <w:tblGrid>
        <w:gridCol w:w="1384"/>
        <w:gridCol w:w="1701"/>
        <w:gridCol w:w="6650"/>
      </w:tblGrid>
      <w:tr w:rsidR="00777586" w:rsidRPr="00777586" w14:paraId="31C4ADF1" w14:textId="77777777" w:rsidTr="007775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46196A8C" w14:textId="77777777" w:rsidR="00777586" w:rsidRPr="00777586" w:rsidRDefault="00777586" w:rsidP="00777586">
            <w:pPr>
              <w:autoSpaceDE w:val="0"/>
              <w:autoSpaceDN w:val="0"/>
              <w:adjustRightInd w:val="0"/>
              <w:spacing w:after="0"/>
              <w:rPr>
                <w:rFonts w:asciiTheme="minorHAnsi" w:hAnsiTheme="minorHAnsi"/>
                <w:color w:val="000000"/>
                <w:sz w:val="20"/>
                <w:szCs w:val="20"/>
                <w:lang w:val="en-CA"/>
              </w:rPr>
            </w:pPr>
            <w:bookmarkStart w:id="886" w:name="BKM_3F7EC057_E707_4A06_A6E3_17A0DD602106"/>
            <w:bookmarkEnd w:id="886"/>
            <w:r w:rsidRPr="00777586">
              <w:rPr>
                <w:rFonts w:asciiTheme="minorHAnsi" w:hAnsiTheme="minorHAnsi"/>
                <w:color w:val="000000"/>
                <w:sz w:val="20"/>
                <w:szCs w:val="20"/>
                <w:lang w:val="en-CA"/>
              </w:rPr>
              <w:t>Name</w:t>
            </w:r>
          </w:p>
        </w:tc>
        <w:tc>
          <w:tcPr>
            <w:tcW w:w="1701" w:type="dxa"/>
          </w:tcPr>
          <w:p w14:paraId="5819635C" w14:textId="77777777" w:rsidR="00777586" w:rsidRPr="00777586" w:rsidRDefault="00777586" w:rsidP="0077758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Type</w:t>
            </w:r>
          </w:p>
        </w:tc>
        <w:tc>
          <w:tcPr>
            <w:tcW w:w="6650" w:type="dxa"/>
          </w:tcPr>
          <w:p w14:paraId="6105ACD7" w14:textId="77777777" w:rsidR="00777586" w:rsidRPr="00777586" w:rsidRDefault="00777586" w:rsidP="0077758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Description</w:t>
            </w:r>
          </w:p>
        </w:tc>
      </w:tr>
      <w:tr w:rsidR="00777586" w:rsidRPr="00777586" w14:paraId="779EAF17" w14:textId="77777777" w:rsidTr="007775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6151B75D" w14:textId="77777777" w:rsidR="00777586" w:rsidRPr="00777586" w:rsidRDefault="00777586" w:rsidP="00777586">
            <w:pPr>
              <w:autoSpaceDE w:val="0"/>
              <w:autoSpaceDN w:val="0"/>
              <w:adjustRightInd w:val="0"/>
              <w:spacing w:after="0"/>
              <w:rPr>
                <w:rFonts w:asciiTheme="minorHAnsi" w:hAnsiTheme="minorHAnsi"/>
                <w:color w:val="000000"/>
                <w:sz w:val="20"/>
                <w:szCs w:val="20"/>
                <w:lang w:val="en-CA"/>
              </w:rPr>
            </w:pPr>
            <w:r w:rsidRPr="00777586">
              <w:rPr>
                <w:rFonts w:asciiTheme="minorHAnsi" w:hAnsiTheme="minorHAnsi"/>
                <w:color w:val="000000"/>
                <w:sz w:val="20"/>
                <w:szCs w:val="20"/>
                <w:lang w:val="en-CA"/>
              </w:rPr>
              <w:t>separation</w:t>
            </w:r>
          </w:p>
        </w:tc>
        <w:tc>
          <w:tcPr>
            <w:tcW w:w="1701" w:type="dxa"/>
          </w:tcPr>
          <w:p w14:paraId="16F44933"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GSML_Vector</w:t>
            </w:r>
          </w:p>
        </w:tc>
        <w:tc>
          <w:tcPr>
            <w:tcW w:w="6650" w:type="dxa"/>
          </w:tcPr>
          <w:p w14:paraId="34A8D7E9"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 xml:space="preserve">Reported apparent offset of planar feature, report as vector. </w:t>
            </w:r>
          </w:p>
          <w:p w14:paraId="4C6FC9D4"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204D7061" w14:textId="77777777" w:rsidR="00FC626E" w:rsidRDefault="00FC626E" w:rsidP="00AB10FC"/>
    <w:p w14:paraId="50543842" w14:textId="45A24A54" w:rsidR="00777586" w:rsidRDefault="00777586" w:rsidP="00777586">
      <w:pPr>
        <w:pStyle w:val="Heading4"/>
      </w:pPr>
      <w:r>
        <w:t>NetSlipValue</w:t>
      </w:r>
    </w:p>
    <w:p w14:paraId="0786FEA3" w14:textId="77777777" w:rsidR="00777586" w:rsidRPr="00777586" w:rsidRDefault="00777586" w:rsidP="00777586"/>
    <w:p w14:paraId="1A3385D7" w14:textId="39FBAF75" w:rsidR="00777586" w:rsidRDefault="00777586" w:rsidP="00AB10FC">
      <w:proofErr w:type="gramStart"/>
      <w:r w:rsidRPr="00777586">
        <w:t>The total amount of slip displacement along a structure.</w:t>
      </w:r>
      <w:proofErr w:type="gramEnd"/>
    </w:p>
    <w:p w14:paraId="4D5EB47C" w14:textId="751422DD" w:rsidR="00777586" w:rsidRPr="00777586" w:rsidRDefault="00777586" w:rsidP="00777586">
      <w:pPr>
        <w:autoSpaceDE w:val="0"/>
        <w:autoSpaceDN w:val="0"/>
        <w:adjustRightInd w:val="0"/>
        <w:spacing w:after="0"/>
        <w:rPr>
          <w:color w:val="000000"/>
          <w:sz w:val="20"/>
          <w:szCs w:val="20"/>
          <w:lang w:val="en-CA"/>
        </w:rPr>
      </w:pPr>
      <w:bookmarkStart w:id="887" w:name="BKM_5D7D3A73_2BA5_4999_B2D9_B2638FD2E3F3"/>
      <w:bookmarkEnd w:id="887"/>
    </w:p>
    <w:tbl>
      <w:tblPr>
        <w:tblStyle w:val="LightShading"/>
        <w:tblW w:w="9735" w:type="dxa"/>
        <w:tblLayout w:type="fixed"/>
        <w:tblLook w:val="04A0" w:firstRow="1" w:lastRow="0" w:firstColumn="1" w:lastColumn="0" w:noHBand="0" w:noVBand="1"/>
      </w:tblPr>
      <w:tblGrid>
        <w:gridCol w:w="1526"/>
        <w:gridCol w:w="1701"/>
        <w:gridCol w:w="6508"/>
      </w:tblGrid>
      <w:tr w:rsidR="00777586" w:rsidRPr="00777586" w14:paraId="5A71637D" w14:textId="77777777" w:rsidTr="002D43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53EDF40" w14:textId="77777777" w:rsidR="00777586" w:rsidRPr="00777586" w:rsidRDefault="00777586" w:rsidP="00777586">
            <w:pPr>
              <w:autoSpaceDE w:val="0"/>
              <w:autoSpaceDN w:val="0"/>
              <w:adjustRightInd w:val="0"/>
              <w:spacing w:after="0"/>
              <w:rPr>
                <w:rFonts w:asciiTheme="minorHAnsi" w:hAnsiTheme="minorHAnsi"/>
                <w:color w:val="000000"/>
                <w:sz w:val="20"/>
                <w:szCs w:val="20"/>
                <w:lang w:val="en-CA"/>
              </w:rPr>
            </w:pPr>
            <w:bookmarkStart w:id="888" w:name="BKM_7025CFD1_5818_4184_A744_DEA2C7504840"/>
            <w:bookmarkEnd w:id="888"/>
            <w:r w:rsidRPr="00777586">
              <w:rPr>
                <w:rFonts w:asciiTheme="minorHAnsi" w:hAnsiTheme="minorHAnsi"/>
                <w:color w:val="000000"/>
                <w:sz w:val="20"/>
                <w:szCs w:val="20"/>
                <w:lang w:val="en-CA"/>
              </w:rPr>
              <w:t>Name</w:t>
            </w:r>
          </w:p>
        </w:tc>
        <w:tc>
          <w:tcPr>
            <w:tcW w:w="1701" w:type="dxa"/>
          </w:tcPr>
          <w:p w14:paraId="18076ACD" w14:textId="77777777" w:rsidR="00777586" w:rsidRPr="00777586" w:rsidRDefault="00777586" w:rsidP="0077758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Type</w:t>
            </w:r>
          </w:p>
        </w:tc>
        <w:tc>
          <w:tcPr>
            <w:tcW w:w="6508" w:type="dxa"/>
          </w:tcPr>
          <w:p w14:paraId="6F98F810" w14:textId="77777777" w:rsidR="00777586" w:rsidRPr="00777586" w:rsidRDefault="00777586" w:rsidP="0077758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Description</w:t>
            </w:r>
          </w:p>
        </w:tc>
      </w:tr>
      <w:tr w:rsidR="00777586" w:rsidRPr="00777586" w14:paraId="04E8E133" w14:textId="77777777" w:rsidTr="002D4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B029EFB" w14:textId="77777777" w:rsidR="00777586" w:rsidRPr="00777586" w:rsidRDefault="00777586" w:rsidP="00777586">
            <w:pPr>
              <w:autoSpaceDE w:val="0"/>
              <w:autoSpaceDN w:val="0"/>
              <w:adjustRightInd w:val="0"/>
              <w:spacing w:after="0"/>
              <w:rPr>
                <w:rFonts w:asciiTheme="minorHAnsi" w:hAnsiTheme="minorHAnsi"/>
                <w:color w:val="000000"/>
                <w:sz w:val="20"/>
                <w:szCs w:val="20"/>
                <w:lang w:val="en-CA"/>
              </w:rPr>
            </w:pPr>
            <w:r w:rsidRPr="00777586">
              <w:rPr>
                <w:rFonts w:asciiTheme="minorHAnsi" w:hAnsiTheme="minorHAnsi"/>
                <w:color w:val="000000"/>
                <w:sz w:val="20"/>
                <w:szCs w:val="20"/>
                <w:lang w:val="en-CA"/>
              </w:rPr>
              <w:t>netSlip</w:t>
            </w:r>
          </w:p>
        </w:tc>
        <w:tc>
          <w:tcPr>
            <w:tcW w:w="1701" w:type="dxa"/>
          </w:tcPr>
          <w:p w14:paraId="3E99E497"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GSML_Vector</w:t>
            </w:r>
          </w:p>
        </w:tc>
        <w:tc>
          <w:tcPr>
            <w:tcW w:w="6508" w:type="dxa"/>
          </w:tcPr>
          <w:p w14:paraId="30E353CA"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The value of the net slip, expressed as vector.</w:t>
            </w:r>
          </w:p>
          <w:p w14:paraId="1C124B8B"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D4310" w:rsidRPr="00777586" w14:paraId="64D55717" w14:textId="77777777" w:rsidTr="002D4310">
        <w:tc>
          <w:tcPr>
            <w:cnfStyle w:val="001000000000" w:firstRow="0" w:lastRow="0" w:firstColumn="1" w:lastColumn="0" w:oddVBand="0" w:evenVBand="0" w:oddHBand="0" w:evenHBand="0" w:firstRowFirstColumn="0" w:firstRowLastColumn="0" w:lastRowFirstColumn="0" w:lastRowLastColumn="0"/>
            <w:tcW w:w="1526" w:type="dxa"/>
          </w:tcPr>
          <w:p w14:paraId="7368B3B3" w14:textId="677AF3EE" w:rsidR="002D4310" w:rsidRPr="00777586" w:rsidRDefault="002D4310" w:rsidP="00777586">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slipComponent</w:t>
            </w:r>
          </w:p>
        </w:tc>
        <w:tc>
          <w:tcPr>
            <w:tcW w:w="1701" w:type="dxa"/>
          </w:tcPr>
          <w:p w14:paraId="12C2DF1A" w14:textId="72ECE4D9" w:rsidR="002D4310" w:rsidRPr="00777586" w:rsidRDefault="002D4310" w:rsidP="0077758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SlipComponents</w:t>
            </w:r>
          </w:p>
        </w:tc>
        <w:tc>
          <w:tcPr>
            <w:tcW w:w="6508" w:type="dxa"/>
          </w:tcPr>
          <w:p w14:paraId="58F5B2B3" w14:textId="4B60B9C5" w:rsidR="002D4310" w:rsidRPr="00777586" w:rsidRDefault="002D4310" w:rsidP="0077758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D4310">
              <w:rPr>
                <w:rFonts w:asciiTheme="minorHAnsi" w:hAnsiTheme="minorHAnsi"/>
                <w:color w:val="000000"/>
                <w:sz w:val="20"/>
                <w:szCs w:val="20"/>
                <w:lang w:val="en-CA"/>
              </w:rPr>
              <w:t>Associates the individual slip components with the net slip values.</w:t>
            </w:r>
          </w:p>
        </w:tc>
      </w:tr>
    </w:tbl>
    <w:p w14:paraId="55DCFC99" w14:textId="77777777" w:rsidR="00FC626E" w:rsidRDefault="00FC626E" w:rsidP="00AB10FC"/>
    <w:p w14:paraId="15BF2CAA" w14:textId="6830264E" w:rsidR="00FE753A" w:rsidRDefault="00FE753A" w:rsidP="00FE753A">
      <w:pPr>
        <w:pStyle w:val="Heading4"/>
      </w:pPr>
      <w:r>
        <w:t>SlipComponents</w:t>
      </w:r>
    </w:p>
    <w:p w14:paraId="662F6527" w14:textId="77777777" w:rsidR="00FE753A" w:rsidRDefault="00FE753A" w:rsidP="00AB10FC"/>
    <w:p w14:paraId="2FF514EA" w14:textId="3A5EE978" w:rsidR="00FE753A" w:rsidRDefault="00FE753A" w:rsidP="00AB10FC">
      <w:r w:rsidRPr="00FE753A">
        <w:t>Representation of slip as vector resolved into components resolved into reference frame in which horizontal axes are parallel and perpendicular to the strike of the fault.  At least one of heave, horizontalSlip, or throw must not be null.</w:t>
      </w:r>
    </w:p>
    <w:p w14:paraId="2499E133" w14:textId="572875B2" w:rsidR="00FE753A" w:rsidRPr="00FE753A" w:rsidRDefault="00FE753A" w:rsidP="00FE753A">
      <w:pPr>
        <w:autoSpaceDE w:val="0"/>
        <w:autoSpaceDN w:val="0"/>
        <w:adjustRightInd w:val="0"/>
        <w:spacing w:after="0"/>
        <w:rPr>
          <w:color w:val="000000"/>
          <w:sz w:val="20"/>
          <w:szCs w:val="20"/>
          <w:lang w:val="en-CA"/>
        </w:rPr>
      </w:pPr>
      <w:bookmarkStart w:id="889" w:name="BKM_D8F0C163_8545_458E_90CD_CA5151787B07"/>
      <w:bookmarkEnd w:id="889"/>
    </w:p>
    <w:tbl>
      <w:tblPr>
        <w:tblStyle w:val="LightShading"/>
        <w:tblW w:w="9735" w:type="dxa"/>
        <w:tblLayout w:type="fixed"/>
        <w:tblLook w:val="04A0" w:firstRow="1" w:lastRow="0" w:firstColumn="1" w:lastColumn="0" w:noHBand="0" w:noVBand="1"/>
      </w:tblPr>
      <w:tblGrid>
        <w:gridCol w:w="1526"/>
        <w:gridCol w:w="1559"/>
        <w:gridCol w:w="6650"/>
      </w:tblGrid>
      <w:tr w:rsidR="00FE753A" w:rsidRPr="00FE753A" w14:paraId="4EB43CDC" w14:textId="77777777" w:rsidTr="00FE75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E6120EB"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890" w:name="BKM_C37626AA_696F_429A_B16D_4833F8339B50"/>
            <w:bookmarkEnd w:id="890"/>
            <w:r w:rsidRPr="00FE753A">
              <w:rPr>
                <w:rFonts w:asciiTheme="minorHAnsi" w:hAnsiTheme="minorHAnsi"/>
                <w:color w:val="000000"/>
                <w:sz w:val="20"/>
                <w:szCs w:val="20"/>
                <w:lang w:val="en-CA"/>
              </w:rPr>
              <w:t>Name</w:t>
            </w:r>
          </w:p>
        </w:tc>
        <w:tc>
          <w:tcPr>
            <w:tcW w:w="1559" w:type="dxa"/>
          </w:tcPr>
          <w:p w14:paraId="2F38A479"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Type</w:t>
            </w:r>
          </w:p>
        </w:tc>
        <w:tc>
          <w:tcPr>
            <w:tcW w:w="6650" w:type="dxa"/>
          </w:tcPr>
          <w:p w14:paraId="2B0A8C47"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Description</w:t>
            </w:r>
          </w:p>
        </w:tc>
      </w:tr>
      <w:tr w:rsidR="00FE753A" w:rsidRPr="00FE753A" w14:paraId="0F23F5CD"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38F9F2F"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r w:rsidRPr="00FE753A">
              <w:rPr>
                <w:rFonts w:asciiTheme="minorHAnsi" w:hAnsiTheme="minorHAnsi"/>
                <w:color w:val="000000"/>
                <w:sz w:val="20"/>
                <w:szCs w:val="20"/>
                <w:lang w:val="en-CA"/>
              </w:rPr>
              <w:t>heave</w:t>
            </w:r>
          </w:p>
        </w:tc>
        <w:tc>
          <w:tcPr>
            <w:tcW w:w="1559" w:type="dxa"/>
          </w:tcPr>
          <w:p w14:paraId="67DAB10D"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GSML_Vector</w:t>
            </w:r>
          </w:p>
        </w:tc>
        <w:tc>
          <w:tcPr>
            <w:tcW w:w="6650" w:type="dxa"/>
          </w:tcPr>
          <w:p w14:paraId="4BC73DFA"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Component of slip in the horizontal, and perpendicular to the strike of the fault</w:t>
            </w:r>
          </w:p>
          <w:p w14:paraId="35A17C22"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483168BD" w14:textId="77777777" w:rsidTr="00FE753A">
        <w:tc>
          <w:tcPr>
            <w:cnfStyle w:val="001000000000" w:firstRow="0" w:lastRow="0" w:firstColumn="1" w:lastColumn="0" w:oddVBand="0" w:evenVBand="0" w:oddHBand="0" w:evenHBand="0" w:firstRowFirstColumn="0" w:firstRowLastColumn="0" w:lastRowFirstColumn="0" w:lastRowLastColumn="0"/>
            <w:tcW w:w="1526" w:type="dxa"/>
          </w:tcPr>
          <w:p w14:paraId="71997DF4"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891" w:name="BKM_8E0A8CD6_1952_49E4_ACE7_469172BABBA7"/>
            <w:bookmarkEnd w:id="891"/>
            <w:r w:rsidRPr="00FE753A">
              <w:rPr>
                <w:rFonts w:asciiTheme="minorHAnsi" w:hAnsiTheme="minorHAnsi"/>
                <w:color w:val="000000"/>
                <w:sz w:val="20"/>
                <w:szCs w:val="20"/>
                <w:lang w:val="en-CA"/>
              </w:rPr>
              <w:t>horizontalSlip</w:t>
            </w:r>
          </w:p>
        </w:tc>
        <w:tc>
          <w:tcPr>
            <w:tcW w:w="1559" w:type="dxa"/>
          </w:tcPr>
          <w:p w14:paraId="2881FA98"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GSML_Vector</w:t>
            </w:r>
          </w:p>
        </w:tc>
        <w:tc>
          <w:tcPr>
            <w:tcW w:w="6650" w:type="dxa"/>
          </w:tcPr>
          <w:p w14:paraId="1D7763ED"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Slip component that is horizontal and parallel to strike of the fault</w:t>
            </w:r>
          </w:p>
          <w:p w14:paraId="08413240"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555FCC2B"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A8BE9F0"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892" w:name="BKM_498C83DB_DFDB_4234_B978_7C656FD73043"/>
            <w:bookmarkEnd w:id="892"/>
            <w:r w:rsidRPr="00FE753A">
              <w:rPr>
                <w:rFonts w:asciiTheme="minorHAnsi" w:hAnsiTheme="minorHAnsi"/>
                <w:color w:val="000000"/>
                <w:sz w:val="20"/>
                <w:szCs w:val="20"/>
                <w:lang w:val="en-CA"/>
              </w:rPr>
              <w:t>throw</w:t>
            </w:r>
          </w:p>
        </w:tc>
        <w:tc>
          <w:tcPr>
            <w:tcW w:w="1559" w:type="dxa"/>
          </w:tcPr>
          <w:p w14:paraId="549A5668"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GSML_Vector</w:t>
            </w:r>
          </w:p>
        </w:tc>
        <w:tc>
          <w:tcPr>
            <w:tcW w:w="6650" w:type="dxa"/>
          </w:tcPr>
          <w:p w14:paraId="3FF1B2CA"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Vertical component of slip.</w:t>
            </w:r>
          </w:p>
          <w:p w14:paraId="3664D583"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659C926E" w14:textId="77777777" w:rsidR="00FE753A" w:rsidRDefault="00FE753A" w:rsidP="00AB10FC"/>
    <w:p w14:paraId="5BB0F76E" w14:textId="3DDDCD36" w:rsidR="00FE753A" w:rsidRDefault="00FE753A" w:rsidP="00FE753A">
      <w:pPr>
        <w:pStyle w:val="Heading4"/>
      </w:pPr>
      <w:r>
        <w:t>FoldDescription</w:t>
      </w:r>
    </w:p>
    <w:p w14:paraId="2F11184B" w14:textId="77777777" w:rsidR="00FE753A" w:rsidRDefault="00FE753A" w:rsidP="00AB10FC"/>
    <w:p w14:paraId="19D35EBD" w14:textId="4B5A6DC0" w:rsidR="00FC626E" w:rsidRDefault="00FE753A" w:rsidP="00AB10FC">
      <w:proofErr w:type="gramStart"/>
      <w:r w:rsidRPr="00FE753A">
        <w:t>Extended descriptive properties of a fold structure.</w:t>
      </w:r>
      <w:proofErr w:type="gramEnd"/>
    </w:p>
    <w:p w14:paraId="0C9B8DB0" w14:textId="77777777" w:rsidR="00FE753A" w:rsidRDefault="00FE753A" w:rsidP="00FE753A">
      <w:pPr>
        <w:keepNext/>
      </w:pPr>
      <w:r>
        <w:rPr>
          <w:noProof/>
          <w:lang w:val="en-CA" w:eastAsia="en-CA"/>
        </w:rPr>
        <w:lastRenderedPageBreak/>
        <w:drawing>
          <wp:inline distT="0" distB="0" distL="0" distR="0" wp14:anchorId="50726A29" wp14:editId="1707198E">
            <wp:extent cx="5486400" cy="5090566"/>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86400" cy="5090566"/>
                    </a:xfrm>
                    <a:prstGeom prst="rect">
                      <a:avLst/>
                    </a:prstGeom>
                    <a:noFill/>
                    <a:ln>
                      <a:noFill/>
                    </a:ln>
                  </pic:spPr>
                </pic:pic>
              </a:graphicData>
            </a:graphic>
          </wp:inline>
        </w:drawing>
      </w:r>
    </w:p>
    <w:p w14:paraId="67314E9E" w14:textId="6207CE33" w:rsidR="00FE753A" w:rsidRDefault="00FE753A" w:rsidP="00FE753A">
      <w:pPr>
        <w:pStyle w:val="Caption"/>
      </w:pPr>
      <w:r>
        <w:t xml:space="preserve">Figure </w:t>
      </w:r>
      <w:fldSimple w:instr=" SEQ Figure \* ARABIC ">
        <w:ins w:id="893" w:author="Eric Boisvert" w:date="2015-11-28T15:54:00Z">
          <w:r w:rsidR="00180077">
            <w:rPr>
              <w:noProof/>
            </w:rPr>
            <w:t>49</w:t>
          </w:r>
        </w:ins>
        <w:del w:id="894" w:author="Eric Boisvert" w:date="2015-10-30T04:23:00Z">
          <w:r w:rsidR="00090DCF" w:rsidDel="007D2867">
            <w:rPr>
              <w:noProof/>
            </w:rPr>
            <w:delText>47</w:delText>
          </w:r>
        </w:del>
      </w:fldSimple>
      <w:r>
        <w:t>: FoldDescription</w:t>
      </w:r>
    </w:p>
    <w:p w14:paraId="2C0473CB" w14:textId="1EBC5802" w:rsidR="00FE753A" w:rsidRPr="00FE753A" w:rsidRDefault="00FE753A" w:rsidP="00FE753A">
      <w:pPr>
        <w:autoSpaceDE w:val="0"/>
        <w:autoSpaceDN w:val="0"/>
        <w:adjustRightInd w:val="0"/>
        <w:spacing w:after="0"/>
        <w:rPr>
          <w:color w:val="000000"/>
          <w:sz w:val="20"/>
          <w:szCs w:val="20"/>
          <w:lang w:val="en-CA"/>
        </w:rPr>
      </w:pPr>
      <w:bookmarkStart w:id="895" w:name="BKM_D8139323_6092_443C_A360_3F3BE3361CC0"/>
      <w:bookmarkEnd w:id="895"/>
    </w:p>
    <w:tbl>
      <w:tblPr>
        <w:tblStyle w:val="LightShading"/>
        <w:tblW w:w="9735" w:type="dxa"/>
        <w:tblLayout w:type="fixed"/>
        <w:tblLook w:val="04A0" w:firstRow="1" w:lastRow="0" w:firstColumn="1" w:lastColumn="0" w:noHBand="0" w:noVBand="1"/>
      </w:tblPr>
      <w:tblGrid>
        <w:gridCol w:w="2376"/>
        <w:gridCol w:w="2552"/>
        <w:gridCol w:w="4807"/>
      </w:tblGrid>
      <w:tr w:rsidR="00FE753A" w:rsidRPr="00FE753A" w14:paraId="1E668204" w14:textId="77777777" w:rsidTr="00FE75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41DB0970"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896" w:name="BKM_9F55EEFA_C0E3_452C_8F3E_4601CB5BDD65"/>
            <w:bookmarkEnd w:id="896"/>
            <w:r w:rsidRPr="00FE753A">
              <w:rPr>
                <w:rFonts w:asciiTheme="minorHAnsi" w:hAnsiTheme="minorHAnsi"/>
                <w:color w:val="000000"/>
                <w:sz w:val="20"/>
                <w:szCs w:val="20"/>
                <w:lang w:val="en-CA"/>
              </w:rPr>
              <w:t>Name</w:t>
            </w:r>
          </w:p>
        </w:tc>
        <w:tc>
          <w:tcPr>
            <w:tcW w:w="2552" w:type="dxa"/>
          </w:tcPr>
          <w:p w14:paraId="0B05ED99"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Type</w:t>
            </w:r>
          </w:p>
        </w:tc>
        <w:tc>
          <w:tcPr>
            <w:tcW w:w="4807" w:type="dxa"/>
          </w:tcPr>
          <w:p w14:paraId="7D78CD3C"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Description</w:t>
            </w:r>
          </w:p>
        </w:tc>
      </w:tr>
      <w:tr w:rsidR="00FE753A" w:rsidRPr="00FE753A" w14:paraId="439919DC"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5D9699CF"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r w:rsidRPr="00FE753A">
              <w:rPr>
                <w:rFonts w:asciiTheme="minorHAnsi" w:hAnsiTheme="minorHAnsi"/>
                <w:color w:val="000000"/>
                <w:sz w:val="20"/>
                <w:szCs w:val="20"/>
                <w:lang w:val="en-CA"/>
              </w:rPr>
              <w:t>amplitude</w:t>
            </w:r>
          </w:p>
        </w:tc>
        <w:tc>
          <w:tcPr>
            <w:tcW w:w="2552" w:type="dxa"/>
          </w:tcPr>
          <w:p w14:paraId="7597898A"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QuantityRange</w:t>
            </w:r>
          </w:p>
        </w:tc>
        <w:tc>
          <w:tcPr>
            <w:tcW w:w="4807" w:type="dxa"/>
          </w:tcPr>
          <w:p w14:paraId="51847030"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 xml:space="preserve">Length from line segment connecting inflection points on adjacent fold limbs to the intervening fold hinge </w:t>
            </w:r>
          </w:p>
          <w:p w14:paraId="60D0C16B"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04E78ED9" w14:textId="77777777" w:rsidTr="00FE753A">
        <w:tc>
          <w:tcPr>
            <w:cnfStyle w:val="001000000000" w:firstRow="0" w:lastRow="0" w:firstColumn="1" w:lastColumn="0" w:oddVBand="0" w:evenVBand="0" w:oddHBand="0" w:evenHBand="0" w:firstRowFirstColumn="0" w:firstRowLastColumn="0" w:lastRowFirstColumn="0" w:lastRowLastColumn="0"/>
            <w:tcW w:w="2376" w:type="dxa"/>
          </w:tcPr>
          <w:p w14:paraId="6381EDA7"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897" w:name="BKM_B6CF2C95_A27D_49AD_BB55_36897A8B9A93"/>
            <w:bookmarkEnd w:id="897"/>
            <w:r w:rsidRPr="00FE753A">
              <w:rPr>
                <w:rFonts w:asciiTheme="minorHAnsi" w:hAnsiTheme="minorHAnsi"/>
                <w:color w:val="000000"/>
                <w:sz w:val="20"/>
                <w:szCs w:val="20"/>
                <w:lang w:val="en-CA"/>
              </w:rPr>
              <w:t>axialSurfaceOrientation</w:t>
            </w:r>
          </w:p>
        </w:tc>
        <w:tc>
          <w:tcPr>
            <w:tcW w:w="2552" w:type="dxa"/>
          </w:tcPr>
          <w:p w14:paraId="0A870C9E"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GSML_PlanarOrientation</w:t>
            </w:r>
          </w:p>
        </w:tc>
        <w:tc>
          <w:tcPr>
            <w:tcW w:w="4807" w:type="dxa"/>
          </w:tcPr>
          <w:p w14:paraId="79FBC0EB"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 xml:space="preserve">This is used to characterize the geometry of a fold. The axial surface of a particular fold may be located based on observations of the folded geologic structure, but in general it has no direct physical manifestions. As a geologic surface, it has geometric properties, including orientation, which may be specified by observations at one or more locations, or generalized using terminology (upright, inclined, reclined, recumbent, </w:t>
            </w:r>
            <w:proofErr w:type="gramStart"/>
            <w:r w:rsidRPr="00FE753A">
              <w:rPr>
                <w:rFonts w:asciiTheme="minorHAnsi" w:hAnsiTheme="minorHAnsi"/>
                <w:color w:val="000000"/>
                <w:sz w:val="20"/>
                <w:szCs w:val="20"/>
                <w:lang w:val="en-CA"/>
              </w:rPr>
              <w:t>overturned</w:t>
            </w:r>
            <w:proofErr w:type="gramEnd"/>
            <w:r w:rsidRPr="00FE753A">
              <w:rPr>
                <w:rFonts w:asciiTheme="minorHAnsi" w:hAnsiTheme="minorHAnsi"/>
                <w:color w:val="000000"/>
                <w:sz w:val="20"/>
                <w:szCs w:val="20"/>
                <w:lang w:val="en-CA"/>
              </w:rPr>
              <w:t>). Dip and Dip Direction are one approach to specifying the value.</w:t>
            </w:r>
          </w:p>
          <w:p w14:paraId="4A24E810"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302E45A1"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425FD6ED"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898" w:name="BKM_C47055C6_23E4_4FE1_89C3_7EA3E53F016F"/>
            <w:bookmarkEnd w:id="898"/>
            <w:r w:rsidRPr="00FE753A">
              <w:rPr>
                <w:rFonts w:asciiTheme="minorHAnsi" w:hAnsiTheme="minorHAnsi"/>
                <w:color w:val="000000"/>
                <w:sz w:val="20"/>
                <w:szCs w:val="20"/>
                <w:lang w:val="en-CA"/>
              </w:rPr>
              <w:t>geneticModel</w:t>
            </w:r>
          </w:p>
        </w:tc>
        <w:tc>
          <w:tcPr>
            <w:tcW w:w="2552" w:type="dxa"/>
          </w:tcPr>
          <w:p w14:paraId="71C50F7F"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2FF06D54"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 xml:space="preserve">Specification of genetic model for fold, e.g. flexural slip, </w:t>
            </w:r>
            <w:r w:rsidRPr="00FE753A">
              <w:rPr>
                <w:rFonts w:asciiTheme="minorHAnsi" w:hAnsiTheme="minorHAnsi"/>
                <w:color w:val="000000"/>
                <w:sz w:val="20"/>
                <w:szCs w:val="20"/>
                <w:lang w:val="en-CA"/>
              </w:rPr>
              <w:lastRenderedPageBreak/>
              <w:t>parallel</w:t>
            </w:r>
          </w:p>
          <w:p w14:paraId="359F0276"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44C9B3CB" w14:textId="77777777" w:rsidTr="00FE753A">
        <w:tc>
          <w:tcPr>
            <w:cnfStyle w:val="001000000000" w:firstRow="0" w:lastRow="0" w:firstColumn="1" w:lastColumn="0" w:oddVBand="0" w:evenVBand="0" w:oddHBand="0" w:evenHBand="0" w:firstRowFirstColumn="0" w:firstRowLastColumn="0" w:lastRowFirstColumn="0" w:lastRowLastColumn="0"/>
            <w:tcW w:w="2376" w:type="dxa"/>
          </w:tcPr>
          <w:p w14:paraId="7A320661"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899" w:name="BKM_BE3EB69A_2E9F_4015_9A53_7E29585ADF99"/>
            <w:bookmarkEnd w:id="899"/>
            <w:r w:rsidRPr="00FE753A">
              <w:rPr>
                <w:rFonts w:asciiTheme="minorHAnsi" w:hAnsiTheme="minorHAnsi"/>
                <w:color w:val="000000"/>
                <w:sz w:val="20"/>
                <w:szCs w:val="20"/>
                <w:lang w:val="en-CA"/>
              </w:rPr>
              <w:lastRenderedPageBreak/>
              <w:t>hingeLineCurvature</w:t>
            </w:r>
          </w:p>
        </w:tc>
        <w:tc>
          <w:tcPr>
            <w:tcW w:w="2552" w:type="dxa"/>
          </w:tcPr>
          <w:p w14:paraId="6C2BAFB8"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6301290B"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 xml:space="preserve">Variation in orientation of fold hinge along trend of fold, distinguish sheath from cylindrical folds. Specify with terminology eg sheath, dome, </w:t>
            </w:r>
            <w:proofErr w:type="gramStart"/>
            <w:r w:rsidRPr="00FE753A">
              <w:rPr>
                <w:rFonts w:asciiTheme="minorHAnsi" w:hAnsiTheme="minorHAnsi"/>
                <w:color w:val="000000"/>
                <w:sz w:val="20"/>
                <w:szCs w:val="20"/>
                <w:lang w:val="en-CA"/>
              </w:rPr>
              <w:t>basin</w:t>
            </w:r>
            <w:proofErr w:type="gramEnd"/>
            <w:r w:rsidRPr="00FE753A">
              <w:rPr>
                <w:rFonts w:asciiTheme="minorHAnsi" w:hAnsiTheme="minorHAnsi"/>
                <w:color w:val="000000"/>
                <w:sz w:val="20"/>
                <w:szCs w:val="20"/>
                <w:lang w:val="en-CA"/>
              </w:rPr>
              <w:t>, cylindrical.</w:t>
            </w:r>
          </w:p>
          <w:p w14:paraId="3E9066EF"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7B4DC577"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9034BD7"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900" w:name="BKM_D49811C3_C3B3_4361_989B_69411D4795BC"/>
            <w:bookmarkEnd w:id="900"/>
            <w:r w:rsidRPr="00FE753A">
              <w:rPr>
                <w:rFonts w:asciiTheme="minorHAnsi" w:hAnsiTheme="minorHAnsi"/>
                <w:color w:val="000000"/>
                <w:sz w:val="20"/>
                <w:szCs w:val="20"/>
                <w:lang w:val="en-CA"/>
              </w:rPr>
              <w:t>hingeLineOrientation</w:t>
            </w:r>
          </w:p>
        </w:tc>
        <w:tc>
          <w:tcPr>
            <w:tcW w:w="2552" w:type="dxa"/>
          </w:tcPr>
          <w:p w14:paraId="5E812975"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GSML_LinearOrientation</w:t>
            </w:r>
          </w:p>
        </w:tc>
        <w:tc>
          <w:tcPr>
            <w:tcW w:w="4807" w:type="dxa"/>
          </w:tcPr>
          <w:p w14:paraId="1C2049BE"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 xml:space="preserve">Specification of hinge line orientation for fold. CGI_LinearOrientation allows for a term value specification or a numeric specification of either or both the trend and plunge of hinge line. </w:t>
            </w:r>
            <w:proofErr w:type="gramStart"/>
            <w:r w:rsidRPr="00FE753A">
              <w:rPr>
                <w:rFonts w:asciiTheme="minorHAnsi" w:hAnsiTheme="minorHAnsi"/>
                <w:color w:val="000000"/>
                <w:sz w:val="20"/>
                <w:szCs w:val="20"/>
                <w:lang w:val="en-CA"/>
              </w:rPr>
              <w:t>kHinge</w:t>
            </w:r>
            <w:proofErr w:type="gramEnd"/>
            <w:r w:rsidRPr="00FE753A">
              <w:rPr>
                <w:rFonts w:asciiTheme="minorHAnsi" w:hAnsiTheme="minorHAnsi"/>
                <w:color w:val="000000"/>
                <w:sz w:val="20"/>
                <w:szCs w:val="20"/>
                <w:lang w:val="en-CA"/>
              </w:rPr>
              <w:t xml:space="preserve"> plunge term examples: sub-vertical, steeply plunging, ... sub-horizontal, reclined and vertical for special cases in which hinge plunge is close to axial surface dip. </w:t>
            </w:r>
            <w:proofErr w:type="gramStart"/>
            <w:r w:rsidRPr="00FE753A">
              <w:rPr>
                <w:rFonts w:asciiTheme="minorHAnsi" w:hAnsiTheme="minorHAnsi"/>
                <w:color w:val="000000"/>
                <w:sz w:val="20"/>
                <w:szCs w:val="20"/>
                <w:lang w:val="en-CA"/>
              </w:rPr>
              <w:t>0..*</w:t>
            </w:r>
            <w:proofErr w:type="gramEnd"/>
            <w:r w:rsidRPr="00FE753A">
              <w:rPr>
                <w:rFonts w:asciiTheme="minorHAnsi" w:hAnsiTheme="minorHAnsi"/>
                <w:color w:val="000000"/>
                <w:sz w:val="20"/>
                <w:szCs w:val="20"/>
                <w:lang w:val="en-CA"/>
              </w:rPr>
              <w:t xml:space="preserve"> cardinality allows for both a numeric specification a term specification.</w:t>
            </w:r>
          </w:p>
          <w:p w14:paraId="1DB9C881"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32D63735" w14:textId="77777777" w:rsidTr="00FE753A">
        <w:tc>
          <w:tcPr>
            <w:cnfStyle w:val="001000000000" w:firstRow="0" w:lastRow="0" w:firstColumn="1" w:lastColumn="0" w:oddVBand="0" w:evenVBand="0" w:oddHBand="0" w:evenHBand="0" w:firstRowFirstColumn="0" w:firstRowLastColumn="0" w:lastRowFirstColumn="0" w:lastRowLastColumn="0"/>
            <w:tcW w:w="2376" w:type="dxa"/>
          </w:tcPr>
          <w:p w14:paraId="719D66CE"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901" w:name="BKM_6411C0D6_8DBF_4DB6_A7B6_ADED17047AE5"/>
            <w:bookmarkEnd w:id="901"/>
            <w:r w:rsidRPr="00FE753A">
              <w:rPr>
                <w:rFonts w:asciiTheme="minorHAnsi" w:hAnsiTheme="minorHAnsi"/>
                <w:color w:val="000000"/>
                <w:sz w:val="20"/>
                <w:szCs w:val="20"/>
                <w:lang w:val="en-CA"/>
              </w:rPr>
              <w:t>hingeShape</w:t>
            </w:r>
          </w:p>
        </w:tc>
        <w:tc>
          <w:tcPr>
            <w:tcW w:w="2552" w:type="dxa"/>
          </w:tcPr>
          <w:p w14:paraId="3E7DE15A"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7E3AFE8D"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Rounded vs. angular hinge zones; has to do with the proportion of the wavelength that is considered part of hinge</w:t>
            </w:r>
          </w:p>
          <w:p w14:paraId="384464A7"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1CF771FE"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5F10AC3E"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902" w:name="BKM_2C450E0F_0DB6_4DEB_964F_DE2661303D3A"/>
            <w:bookmarkEnd w:id="902"/>
            <w:r w:rsidRPr="00FE753A">
              <w:rPr>
                <w:rFonts w:asciiTheme="minorHAnsi" w:hAnsiTheme="minorHAnsi"/>
                <w:color w:val="000000"/>
                <w:sz w:val="20"/>
                <w:szCs w:val="20"/>
                <w:lang w:val="en-CA"/>
              </w:rPr>
              <w:t>interLimbAngle</w:t>
            </w:r>
          </w:p>
        </w:tc>
        <w:tc>
          <w:tcPr>
            <w:tcW w:w="2552" w:type="dxa"/>
          </w:tcPr>
          <w:p w14:paraId="1DACA503"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03431971"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Specify using a tightness term (gentle (120-180), open (70-120), close (30-70), tight (10-30), isoclinal (0-10))</w:t>
            </w:r>
          </w:p>
          <w:p w14:paraId="4033C41D"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1BA104AA" w14:textId="77777777" w:rsidTr="00FE753A">
        <w:tc>
          <w:tcPr>
            <w:cnfStyle w:val="001000000000" w:firstRow="0" w:lastRow="0" w:firstColumn="1" w:lastColumn="0" w:oddVBand="0" w:evenVBand="0" w:oddHBand="0" w:evenHBand="0" w:firstRowFirstColumn="0" w:firstRowLastColumn="0" w:lastRowFirstColumn="0" w:lastRowLastColumn="0"/>
            <w:tcW w:w="2376" w:type="dxa"/>
          </w:tcPr>
          <w:p w14:paraId="5BDCE581"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903" w:name="BKM_5CAB0B26_2CE6_42AB_B2CE_2FA413E9F025"/>
            <w:bookmarkEnd w:id="903"/>
            <w:r w:rsidRPr="00FE753A">
              <w:rPr>
                <w:rFonts w:asciiTheme="minorHAnsi" w:hAnsiTheme="minorHAnsi"/>
                <w:color w:val="000000"/>
                <w:sz w:val="20"/>
                <w:szCs w:val="20"/>
                <w:lang w:val="en-CA"/>
              </w:rPr>
              <w:t>limbShape</w:t>
            </w:r>
          </w:p>
        </w:tc>
        <w:tc>
          <w:tcPr>
            <w:tcW w:w="2552" w:type="dxa"/>
          </w:tcPr>
          <w:p w14:paraId="445D6399"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4DC2C756"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Straight vs curved limbs, eg kink, chevron, sinusoidal, box</w:t>
            </w:r>
          </w:p>
          <w:p w14:paraId="44661784"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39F6821D"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B3C9BD8"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904" w:name="BKM_FA6FE08B_7A03_4337_979E_0DF7D1B98F33"/>
            <w:bookmarkEnd w:id="904"/>
            <w:r w:rsidRPr="00FE753A">
              <w:rPr>
                <w:rFonts w:asciiTheme="minorHAnsi" w:hAnsiTheme="minorHAnsi"/>
                <w:color w:val="000000"/>
                <w:sz w:val="20"/>
                <w:szCs w:val="20"/>
                <w:lang w:val="en-CA"/>
              </w:rPr>
              <w:t>span</w:t>
            </w:r>
          </w:p>
        </w:tc>
        <w:tc>
          <w:tcPr>
            <w:tcW w:w="2552" w:type="dxa"/>
          </w:tcPr>
          <w:p w14:paraId="2F3355C8"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QuantityRange</w:t>
            </w:r>
          </w:p>
        </w:tc>
        <w:tc>
          <w:tcPr>
            <w:tcW w:w="4807" w:type="dxa"/>
          </w:tcPr>
          <w:p w14:paraId="5F6EA8DB"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 xml:space="preserve">Llinear distance between inflection points in a single fold </w:t>
            </w:r>
          </w:p>
          <w:p w14:paraId="3350B32D"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4B372CBE" w14:textId="77777777" w:rsidTr="00FE753A">
        <w:tc>
          <w:tcPr>
            <w:cnfStyle w:val="001000000000" w:firstRow="0" w:lastRow="0" w:firstColumn="1" w:lastColumn="0" w:oddVBand="0" w:evenVBand="0" w:oddHBand="0" w:evenHBand="0" w:firstRowFirstColumn="0" w:firstRowLastColumn="0" w:lastRowFirstColumn="0" w:lastRowLastColumn="0"/>
            <w:tcW w:w="2376" w:type="dxa"/>
          </w:tcPr>
          <w:p w14:paraId="40EA784A"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905" w:name="BKM_922E2E10_A22B_488C_B866_3D68572C1248"/>
            <w:bookmarkEnd w:id="905"/>
            <w:r w:rsidRPr="00FE753A">
              <w:rPr>
                <w:rFonts w:asciiTheme="minorHAnsi" w:hAnsiTheme="minorHAnsi"/>
                <w:color w:val="000000"/>
                <w:sz w:val="20"/>
                <w:szCs w:val="20"/>
                <w:lang w:val="en-CA"/>
              </w:rPr>
              <w:t>symmetry</w:t>
            </w:r>
          </w:p>
        </w:tc>
        <w:tc>
          <w:tcPr>
            <w:tcW w:w="2552" w:type="dxa"/>
          </w:tcPr>
          <w:p w14:paraId="7E157BFB"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194248DE"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Concordance or discordance of bisecting surface and axial surface, or ratio of length of limbs. Folded surface may have asymmetry defined by limb length ratio if inflection points are defined. Defintion based on bisecting surface/axial surface angle depends on having multiple surfaces defined such that the axial surface may be identified. (symmetric, assymetric)</w:t>
            </w:r>
          </w:p>
          <w:p w14:paraId="1EF229B8"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47B45F7B"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7BD22F23" w14:textId="230385E0" w:rsidR="00FE753A" w:rsidRPr="00FE753A" w:rsidRDefault="00FE753A" w:rsidP="00FE753A">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System</w:t>
            </w:r>
          </w:p>
        </w:tc>
        <w:tc>
          <w:tcPr>
            <w:tcW w:w="2552" w:type="dxa"/>
          </w:tcPr>
          <w:p w14:paraId="49674973" w14:textId="5933ACA1"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FoldSystem</w:t>
            </w:r>
          </w:p>
        </w:tc>
        <w:tc>
          <w:tcPr>
            <w:tcW w:w="4807" w:type="dxa"/>
          </w:tcPr>
          <w:p w14:paraId="1A79A4CF" w14:textId="539ADCF8"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Aggregates Folds to create a FoldSystem</w:t>
            </w:r>
          </w:p>
        </w:tc>
      </w:tr>
    </w:tbl>
    <w:p w14:paraId="5CE63460" w14:textId="77777777" w:rsidR="00FC626E" w:rsidRDefault="00FC626E" w:rsidP="00AB10FC"/>
    <w:p w14:paraId="771BEC55" w14:textId="1770CC0B" w:rsidR="00FE753A" w:rsidRDefault="00FE753A" w:rsidP="00FE753A">
      <w:pPr>
        <w:pStyle w:val="Heading4"/>
      </w:pPr>
      <w:r>
        <w:t>FoldSystem</w:t>
      </w:r>
    </w:p>
    <w:p w14:paraId="5C2741D5" w14:textId="77777777" w:rsidR="00FE753A" w:rsidRDefault="00FE753A" w:rsidP="00AB10FC"/>
    <w:p w14:paraId="5D506DE7" w14:textId="2BA460EE" w:rsidR="00FE753A" w:rsidRDefault="00FE753A" w:rsidP="00AB10FC">
      <w:r w:rsidRPr="00FE753A">
        <w:t>A</w:t>
      </w:r>
      <w:r>
        <w:t xml:space="preserve"> collection of congruent folds </w:t>
      </w:r>
      <w:r w:rsidRPr="00FE753A">
        <w:t xml:space="preserve">(axis and axial surface are parallel) produced by the same tectonic event. </w:t>
      </w:r>
      <w:proofErr w:type="gramStart"/>
      <w:r w:rsidRPr="00FE753A">
        <w:t>Sometimes referred to as a "Fold Train".</w:t>
      </w:r>
      <w:proofErr w:type="gramEnd"/>
    </w:p>
    <w:p w14:paraId="05467BB5" w14:textId="77777777" w:rsidR="00FE753A" w:rsidRDefault="00FE753A" w:rsidP="00AB10FC"/>
    <w:p w14:paraId="56D7EAFF" w14:textId="77777777" w:rsidR="00FE753A" w:rsidRDefault="00FE753A" w:rsidP="00FE753A">
      <w:pPr>
        <w:keepNext/>
      </w:pPr>
      <w:r>
        <w:rPr>
          <w:noProof/>
          <w:lang w:val="en-CA" w:eastAsia="en-CA"/>
        </w:rPr>
        <w:lastRenderedPageBreak/>
        <w:drawing>
          <wp:inline distT="0" distB="0" distL="0" distR="0" wp14:anchorId="5AC902F7" wp14:editId="033199DE">
            <wp:extent cx="5486400" cy="5726648"/>
            <wp:effectExtent l="0" t="0" r="0" b="762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86400" cy="5726648"/>
                    </a:xfrm>
                    <a:prstGeom prst="rect">
                      <a:avLst/>
                    </a:prstGeom>
                    <a:noFill/>
                    <a:ln>
                      <a:noFill/>
                    </a:ln>
                  </pic:spPr>
                </pic:pic>
              </a:graphicData>
            </a:graphic>
          </wp:inline>
        </w:drawing>
      </w:r>
    </w:p>
    <w:p w14:paraId="580337F0" w14:textId="1ECC8410" w:rsidR="00FE753A" w:rsidRDefault="00FE753A" w:rsidP="00FE753A">
      <w:pPr>
        <w:pStyle w:val="Caption"/>
      </w:pPr>
      <w:r>
        <w:t xml:space="preserve">Figure </w:t>
      </w:r>
      <w:fldSimple w:instr=" SEQ Figure \* ARABIC ">
        <w:ins w:id="906" w:author="Eric Boisvert" w:date="2015-11-28T15:54:00Z">
          <w:r w:rsidR="00180077">
            <w:rPr>
              <w:noProof/>
            </w:rPr>
            <w:t>50</w:t>
          </w:r>
        </w:ins>
        <w:del w:id="907" w:author="Eric Boisvert" w:date="2015-10-30T04:23:00Z">
          <w:r w:rsidR="00090DCF" w:rsidDel="007D2867">
            <w:rPr>
              <w:noProof/>
            </w:rPr>
            <w:delText>48</w:delText>
          </w:r>
        </w:del>
      </w:fldSimple>
      <w:r>
        <w:t>: FoldSystem</w:t>
      </w:r>
    </w:p>
    <w:p w14:paraId="7E491F8F" w14:textId="530829F6" w:rsidR="00FE753A" w:rsidRPr="00FE753A" w:rsidRDefault="00FE753A" w:rsidP="00FE753A">
      <w:pPr>
        <w:autoSpaceDE w:val="0"/>
        <w:autoSpaceDN w:val="0"/>
        <w:adjustRightInd w:val="0"/>
        <w:spacing w:after="0"/>
        <w:rPr>
          <w:color w:val="000000"/>
          <w:sz w:val="20"/>
          <w:szCs w:val="20"/>
          <w:lang w:val="en-CA"/>
        </w:rPr>
      </w:pPr>
      <w:bookmarkStart w:id="908" w:name="BKM_60CC5835_79D2_4A13_B4A8_D7D9DBF215A3"/>
      <w:bookmarkEnd w:id="908"/>
    </w:p>
    <w:tbl>
      <w:tblPr>
        <w:tblStyle w:val="LightShading"/>
        <w:tblW w:w="9735" w:type="dxa"/>
        <w:tblLayout w:type="fixed"/>
        <w:tblLook w:val="04A0" w:firstRow="1" w:lastRow="0" w:firstColumn="1" w:lastColumn="0" w:noHBand="0" w:noVBand="1"/>
      </w:tblPr>
      <w:tblGrid>
        <w:gridCol w:w="1951"/>
        <w:gridCol w:w="1701"/>
        <w:gridCol w:w="6083"/>
      </w:tblGrid>
      <w:tr w:rsidR="00FE753A" w:rsidRPr="00FE753A" w14:paraId="2460CA55" w14:textId="77777777" w:rsidTr="00FE75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564CADDB"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909" w:name="BKM_50AAAF20_CB99_4ABC_9FAE_60AD6D1987FD"/>
            <w:bookmarkEnd w:id="909"/>
            <w:r w:rsidRPr="00FE753A">
              <w:rPr>
                <w:rFonts w:asciiTheme="minorHAnsi" w:hAnsiTheme="minorHAnsi"/>
                <w:color w:val="000000"/>
                <w:sz w:val="20"/>
                <w:szCs w:val="20"/>
                <w:lang w:val="en-CA"/>
              </w:rPr>
              <w:t>Name</w:t>
            </w:r>
          </w:p>
        </w:tc>
        <w:tc>
          <w:tcPr>
            <w:tcW w:w="1701" w:type="dxa"/>
          </w:tcPr>
          <w:p w14:paraId="56B67C9B"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Type</w:t>
            </w:r>
          </w:p>
        </w:tc>
        <w:tc>
          <w:tcPr>
            <w:tcW w:w="6083" w:type="dxa"/>
          </w:tcPr>
          <w:p w14:paraId="31D71C2D"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Description</w:t>
            </w:r>
          </w:p>
        </w:tc>
      </w:tr>
      <w:tr w:rsidR="00FE753A" w:rsidRPr="00FE753A" w14:paraId="546C0383"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03EEC82"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r w:rsidRPr="00FE753A">
              <w:rPr>
                <w:rFonts w:asciiTheme="minorHAnsi" w:hAnsiTheme="minorHAnsi"/>
                <w:color w:val="000000"/>
                <w:sz w:val="20"/>
                <w:szCs w:val="20"/>
                <w:lang w:val="en-CA"/>
              </w:rPr>
              <w:t>periodic</w:t>
            </w:r>
          </w:p>
        </w:tc>
        <w:tc>
          <w:tcPr>
            <w:tcW w:w="1701" w:type="dxa"/>
          </w:tcPr>
          <w:p w14:paraId="7903F198"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Boolean</w:t>
            </w:r>
          </w:p>
        </w:tc>
        <w:tc>
          <w:tcPr>
            <w:tcW w:w="6083" w:type="dxa"/>
          </w:tcPr>
          <w:p w14:paraId="2758412B"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True if fold hinges in train are regularly spaced.</w:t>
            </w:r>
          </w:p>
          <w:p w14:paraId="7FC8C64A"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00EB0414" w14:textId="77777777" w:rsidTr="00FE753A">
        <w:tc>
          <w:tcPr>
            <w:cnfStyle w:val="001000000000" w:firstRow="0" w:lastRow="0" w:firstColumn="1" w:lastColumn="0" w:oddVBand="0" w:evenVBand="0" w:oddHBand="0" w:evenHBand="0" w:firstRowFirstColumn="0" w:firstRowLastColumn="0" w:lastRowFirstColumn="0" w:lastRowLastColumn="0"/>
            <w:tcW w:w="1951" w:type="dxa"/>
          </w:tcPr>
          <w:p w14:paraId="4ECF9187"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910" w:name="BKM_15CC129A_078F_4F7E_80FD_248D1D0D33F2"/>
            <w:bookmarkEnd w:id="910"/>
            <w:r w:rsidRPr="00FE753A">
              <w:rPr>
                <w:rFonts w:asciiTheme="minorHAnsi" w:hAnsiTheme="minorHAnsi"/>
                <w:color w:val="000000"/>
                <w:sz w:val="20"/>
                <w:szCs w:val="20"/>
                <w:lang w:val="en-CA"/>
              </w:rPr>
              <w:t>wavelength</w:t>
            </w:r>
          </w:p>
        </w:tc>
        <w:tc>
          <w:tcPr>
            <w:tcW w:w="1701" w:type="dxa"/>
          </w:tcPr>
          <w:p w14:paraId="0C0ED930"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QuantityRange</w:t>
            </w:r>
          </w:p>
        </w:tc>
        <w:tc>
          <w:tcPr>
            <w:tcW w:w="6083" w:type="dxa"/>
          </w:tcPr>
          <w:p w14:paraId="30AEC48E"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Quantitative specification of length between adjacent antiforms (or synforms) in a fold train.</w:t>
            </w:r>
          </w:p>
          <w:p w14:paraId="3BB74551"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5C2D09EF"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05125C2" w14:textId="0DB77FEA" w:rsidR="00FE753A" w:rsidRPr="00FE753A" w:rsidRDefault="00FE753A" w:rsidP="00FE753A">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foldSystemMember</w:t>
            </w:r>
          </w:p>
        </w:tc>
        <w:tc>
          <w:tcPr>
            <w:tcW w:w="1701" w:type="dxa"/>
          </w:tcPr>
          <w:p w14:paraId="74228147" w14:textId="53B2D98C"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Fold</w:t>
            </w:r>
          </w:p>
        </w:tc>
        <w:tc>
          <w:tcPr>
            <w:tcW w:w="6083" w:type="dxa"/>
          </w:tcPr>
          <w:p w14:paraId="6AC68018" w14:textId="0F50A9C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Fold member of the system</w:t>
            </w:r>
          </w:p>
        </w:tc>
      </w:tr>
    </w:tbl>
    <w:p w14:paraId="7C0487EC" w14:textId="77777777" w:rsidR="00FE753A" w:rsidRDefault="00FE753A" w:rsidP="00AB10FC"/>
    <w:p w14:paraId="69156B22" w14:textId="4576B81B" w:rsidR="00FE753A" w:rsidRDefault="003804FE" w:rsidP="003804FE">
      <w:pPr>
        <w:pStyle w:val="Heading4"/>
      </w:pPr>
      <w:r>
        <w:t>FoliationDescription</w:t>
      </w:r>
    </w:p>
    <w:p w14:paraId="37BF6AF3" w14:textId="77777777" w:rsidR="003804FE" w:rsidRDefault="003804FE" w:rsidP="00AB10FC"/>
    <w:p w14:paraId="49A2EDDB" w14:textId="0DB24248" w:rsidR="003804FE" w:rsidRDefault="003804FE" w:rsidP="00AB10FC">
      <w:proofErr w:type="gramStart"/>
      <w:r w:rsidRPr="003804FE">
        <w:lastRenderedPageBreak/>
        <w:t>Extended descriptive properties of a foliation structure.</w:t>
      </w:r>
      <w:proofErr w:type="gramEnd"/>
    </w:p>
    <w:p w14:paraId="0AA5820D" w14:textId="77777777" w:rsidR="003804FE" w:rsidRDefault="003804FE" w:rsidP="00AB10FC"/>
    <w:p w14:paraId="5082C7BD" w14:textId="77777777" w:rsidR="003804FE" w:rsidRDefault="003804FE" w:rsidP="003804FE">
      <w:pPr>
        <w:keepNext/>
      </w:pPr>
      <w:r>
        <w:rPr>
          <w:noProof/>
          <w:lang w:val="en-CA" w:eastAsia="en-CA"/>
        </w:rPr>
        <w:drawing>
          <wp:inline distT="0" distB="0" distL="0" distR="0" wp14:anchorId="7322183E" wp14:editId="175999B5">
            <wp:extent cx="5486400" cy="5859555"/>
            <wp:effectExtent l="0" t="0" r="0" b="8255"/>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86400" cy="5859555"/>
                    </a:xfrm>
                    <a:prstGeom prst="rect">
                      <a:avLst/>
                    </a:prstGeom>
                    <a:noFill/>
                    <a:ln>
                      <a:noFill/>
                    </a:ln>
                  </pic:spPr>
                </pic:pic>
              </a:graphicData>
            </a:graphic>
          </wp:inline>
        </w:drawing>
      </w:r>
    </w:p>
    <w:p w14:paraId="0A7AE18D" w14:textId="2AC5C157" w:rsidR="003804FE" w:rsidRDefault="003804FE" w:rsidP="003804FE">
      <w:pPr>
        <w:pStyle w:val="Caption"/>
      </w:pPr>
      <w:r>
        <w:t xml:space="preserve">Figure </w:t>
      </w:r>
      <w:fldSimple w:instr=" SEQ Figure \* ARABIC ">
        <w:ins w:id="911" w:author="Eric Boisvert" w:date="2015-11-28T15:54:00Z">
          <w:r w:rsidR="00180077">
            <w:rPr>
              <w:noProof/>
            </w:rPr>
            <w:t>51</w:t>
          </w:r>
        </w:ins>
        <w:del w:id="912" w:author="Eric Boisvert" w:date="2015-10-30T04:23:00Z">
          <w:r w:rsidR="00090DCF" w:rsidDel="007D2867">
            <w:rPr>
              <w:noProof/>
            </w:rPr>
            <w:delText>49</w:delText>
          </w:r>
        </w:del>
      </w:fldSimple>
      <w:r>
        <w:t>: FoliationDescription</w:t>
      </w:r>
    </w:p>
    <w:p w14:paraId="6E96E876" w14:textId="06F1021C" w:rsidR="003804FE" w:rsidRPr="003804FE" w:rsidRDefault="003804FE" w:rsidP="003804FE">
      <w:pPr>
        <w:autoSpaceDE w:val="0"/>
        <w:autoSpaceDN w:val="0"/>
        <w:adjustRightInd w:val="0"/>
        <w:spacing w:after="0"/>
        <w:rPr>
          <w:color w:val="000000"/>
          <w:sz w:val="20"/>
          <w:szCs w:val="20"/>
          <w:lang w:val="en-CA"/>
        </w:rPr>
      </w:pPr>
      <w:bookmarkStart w:id="913" w:name="BKM_FDDB3C9C_445F_40FB_AB70_ED1438E267DC"/>
      <w:bookmarkEnd w:id="913"/>
    </w:p>
    <w:tbl>
      <w:tblPr>
        <w:tblStyle w:val="LightShading"/>
        <w:tblW w:w="9735" w:type="dxa"/>
        <w:tblLayout w:type="fixed"/>
        <w:tblLook w:val="04A0" w:firstRow="1" w:lastRow="0" w:firstColumn="1" w:lastColumn="0" w:noHBand="0" w:noVBand="1"/>
      </w:tblPr>
      <w:tblGrid>
        <w:gridCol w:w="1809"/>
        <w:gridCol w:w="2410"/>
        <w:gridCol w:w="5516"/>
      </w:tblGrid>
      <w:tr w:rsidR="003804FE" w:rsidRPr="003804FE" w14:paraId="6ACB69FC" w14:textId="77777777" w:rsidTr="003804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E60DFD8"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914" w:name="BKM_19D968ED_E9E9_4696_A463_9B8A89B9A29C"/>
            <w:bookmarkEnd w:id="914"/>
            <w:r w:rsidRPr="003804FE">
              <w:rPr>
                <w:rFonts w:asciiTheme="minorHAnsi" w:hAnsiTheme="minorHAnsi"/>
                <w:color w:val="000000"/>
                <w:sz w:val="20"/>
                <w:szCs w:val="20"/>
                <w:lang w:val="en-CA"/>
              </w:rPr>
              <w:t>Name</w:t>
            </w:r>
          </w:p>
        </w:tc>
        <w:tc>
          <w:tcPr>
            <w:tcW w:w="2410" w:type="dxa"/>
          </w:tcPr>
          <w:p w14:paraId="55782760" w14:textId="77777777" w:rsidR="003804FE" w:rsidRPr="003804FE" w:rsidRDefault="003804FE" w:rsidP="003804F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Type</w:t>
            </w:r>
          </w:p>
        </w:tc>
        <w:tc>
          <w:tcPr>
            <w:tcW w:w="5516" w:type="dxa"/>
          </w:tcPr>
          <w:p w14:paraId="7D8B79C5" w14:textId="77777777" w:rsidR="003804FE" w:rsidRPr="003804FE" w:rsidRDefault="003804FE" w:rsidP="003804F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Description</w:t>
            </w:r>
          </w:p>
        </w:tc>
      </w:tr>
      <w:tr w:rsidR="003804FE" w:rsidRPr="003804FE" w14:paraId="513DE5E9" w14:textId="77777777" w:rsidTr="00380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8ADC649"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r w:rsidRPr="003804FE">
              <w:rPr>
                <w:rFonts w:asciiTheme="minorHAnsi" w:hAnsiTheme="minorHAnsi"/>
                <w:color w:val="000000"/>
                <w:sz w:val="20"/>
                <w:szCs w:val="20"/>
                <w:lang w:val="en-CA"/>
              </w:rPr>
              <w:t>definingElement</w:t>
            </w:r>
          </w:p>
        </w:tc>
        <w:tc>
          <w:tcPr>
            <w:tcW w:w="2410" w:type="dxa"/>
          </w:tcPr>
          <w:p w14:paraId="5D9C9AFC"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Category</w:t>
            </w:r>
          </w:p>
        </w:tc>
        <w:tc>
          <w:tcPr>
            <w:tcW w:w="5516" w:type="dxa"/>
          </w:tcPr>
          <w:p w14:paraId="5BF2A5CA"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 xml:space="preserve">Kinds of describable inhomogeneity in a rock body that may define a GeologicStructure.   Examples include Discontinuity, Shaped Surface, Oriented Particle, Material Boundary, and Layer.  </w:t>
            </w:r>
          </w:p>
          <w:p w14:paraId="06CF13F9"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3804FE" w:rsidRPr="003804FE" w14:paraId="76E75567" w14:textId="77777777" w:rsidTr="003804FE">
        <w:tc>
          <w:tcPr>
            <w:cnfStyle w:val="001000000000" w:firstRow="0" w:lastRow="0" w:firstColumn="1" w:lastColumn="0" w:oddVBand="0" w:evenVBand="0" w:oddHBand="0" w:evenHBand="0" w:firstRowFirstColumn="0" w:firstRowLastColumn="0" w:lastRowFirstColumn="0" w:lastRowLastColumn="0"/>
            <w:tcW w:w="1809" w:type="dxa"/>
          </w:tcPr>
          <w:p w14:paraId="4EAA0D29"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915" w:name="BKM_A9E84D60_87E8_4274_B497_38C594525434"/>
            <w:bookmarkEnd w:id="915"/>
            <w:r w:rsidRPr="003804FE">
              <w:rPr>
                <w:rFonts w:asciiTheme="minorHAnsi" w:hAnsiTheme="minorHAnsi"/>
                <w:color w:val="000000"/>
                <w:sz w:val="20"/>
                <w:szCs w:val="20"/>
                <w:lang w:val="en-CA"/>
              </w:rPr>
              <w:t>continuity</w:t>
            </w:r>
          </w:p>
        </w:tc>
        <w:tc>
          <w:tcPr>
            <w:tcW w:w="2410" w:type="dxa"/>
          </w:tcPr>
          <w:p w14:paraId="6CC7BED9"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Category</w:t>
            </w:r>
          </w:p>
        </w:tc>
        <w:tc>
          <w:tcPr>
            <w:tcW w:w="5516" w:type="dxa"/>
          </w:tcPr>
          <w:p w14:paraId="45F18CAF"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Terms to distinguish continuous vs. disjunct cleavages</w:t>
            </w:r>
          </w:p>
          <w:p w14:paraId="5EAEE72B"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3804FE" w:rsidRPr="003804FE" w14:paraId="07E248D0" w14:textId="77777777" w:rsidTr="00380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3C44921"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916" w:name="BKM_F7EC3986_4D93_479D_BDAB_FDA23552D58F"/>
            <w:bookmarkEnd w:id="916"/>
            <w:r w:rsidRPr="003804FE">
              <w:rPr>
                <w:rFonts w:asciiTheme="minorHAnsi" w:hAnsiTheme="minorHAnsi"/>
                <w:color w:val="000000"/>
                <w:sz w:val="20"/>
                <w:szCs w:val="20"/>
                <w:lang w:val="en-CA"/>
              </w:rPr>
              <w:lastRenderedPageBreak/>
              <w:t>intensity</w:t>
            </w:r>
          </w:p>
        </w:tc>
        <w:tc>
          <w:tcPr>
            <w:tcW w:w="2410" w:type="dxa"/>
          </w:tcPr>
          <w:p w14:paraId="3C364271"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Category</w:t>
            </w:r>
          </w:p>
        </w:tc>
        <w:tc>
          <w:tcPr>
            <w:tcW w:w="5516" w:type="dxa"/>
          </w:tcPr>
          <w:p w14:paraId="089FBF86"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How well the foliation is developed. Terms such as weak, moderate, strong.</w:t>
            </w:r>
          </w:p>
          <w:p w14:paraId="73831C51"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3804FE" w:rsidRPr="003804FE" w14:paraId="20710071" w14:textId="77777777" w:rsidTr="003804FE">
        <w:tc>
          <w:tcPr>
            <w:cnfStyle w:val="001000000000" w:firstRow="0" w:lastRow="0" w:firstColumn="1" w:lastColumn="0" w:oddVBand="0" w:evenVBand="0" w:oddHBand="0" w:evenHBand="0" w:firstRowFirstColumn="0" w:firstRowLastColumn="0" w:lastRowFirstColumn="0" w:lastRowLastColumn="0"/>
            <w:tcW w:w="1809" w:type="dxa"/>
          </w:tcPr>
          <w:p w14:paraId="0F1010EF"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917" w:name="BKM_3788366B_341E_49F9_A366_57B90FBEF589"/>
            <w:bookmarkEnd w:id="917"/>
            <w:r w:rsidRPr="003804FE">
              <w:rPr>
                <w:rFonts w:asciiTheme="minorHAnsi" w:hAnsiTheme="minorHAnsi"/>
                <w:color w:val="000000"/>
                <w:sz w:val="20"/>
                <w:szCs w:val="20"/>
                <w:lang w:val="en-CA"/>
              </w:rPr>
              <w:t>mineralElement</w:t>
            </w:r>
          </w:p>
        </w:tc>
        <w:tc>
          <w:tcPr>
            <w:tcW w:w="2410" w:type="dxa"/>
          </w:tcPr>
          <w:p w14:paraId="76664B3B"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Mineral</w:t>
            </w:r>
          </w:p>
        </w:tc>
        <w:tc>
          <w:tcPr>
            <w:tcW w:w="5516" w:type="dxa"/>
          </w:tcPr>
          <w:p w14:paraId="4D610F4B"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The mineral that defines the foliation</w:t>
            </w:r>
          </w:p>
          <w:p w14:paraId="1F9489A3"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3804FE" w:rsidRPr="003804FE" w14:paraId="5477E377" w14:textId="77777777" w:rsidTr="00380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A2ABACE"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918" w:name="BKM_472C9381_9698_46F2_8E04_2E603A1474CC"/>
            <w:bookmarkEnd w:id="918"/>
            <w:r w:rsidRPr="003804FE">
              <w:rPr>
                <w:rFonts w:asciiTheme="minorHAnsi" w:hAnsiTheme="minorHAnsi"/>
                <w:color w:val="000000"/>
                <w:sz w:val="20"/>
                <w:szCs w:val="20"/>
                <w:lang w:val="en-CA"/>
              </w:rPr>
              <w:t>orientation</w:t>
            </w:r>
          </w:p>
        </w:tc>
        <w:tc>
          <w:tcPr>
            <w:tcW w:w="2410" w:type="dxa"/>
          </w:tcPr>
          <w:p w14:paraId="444D3CD0"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GSML_PlanarOrientation</w:t>
            </w:r>
          </w:p>
        </w:tc>
        <w:tc>
          <w:tcPr>
            <w:tcW w:w="5516" w:type="dxa"/>
          </w:tcPr>
          <w:p w14:paraId="6222D871"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Estimate of the planar orientation of the foliation structure.</w:t>
            </w:r>
          </w:p>
          <w:p w14:paraId="6DD661EE"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3804FE" w:rsidRPr="003804FE" w14:paraId="6E4C79FE" w14:textId="77777777" w:rsidTr="003804FE">
        <w:tc>
          <w:tcPr>
            <w:cnfStyle w:val="001000000000" w:firstRow="0" w:lastRow="0" w:firstColumn="1" w:lastColumn="0" w:oddVBand="0" w:evenVBand="0" w:oddHBand="0" w:evenHBand="0" w:firstRowFirstColumn="0" w:firstRowLastColumn="0" w:lastRowFirstColumn="0" w:lastRowLastColumn="0"/>
            <w:tcW w:w="1809" w:type="dxa"/>
          </w:tcPr>
          <w:p w14:paraId="165E3DC0"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919" w:name="BKM_33E4A038_4438_4CEF_A4A6_6E8349B6FDCC"/>
            <w:bookmarkEnd w:id="919"/>
            <w:r w:rsidRPr="003804FE">
              <w:rPr>
                <w:rFonts w:asciiTheme="minorHAnsi" w:hAnsiTheme="minorHAnsi"/>
                <w:color w:val="000000"/>
                <w:sz w:val="20"/>
                <w:szCs w:val="20"/>
                <w:lang w:val="en-CA"/>
              </w:rPr>
              <w:t>spacing</w:t>
            </w:r>
          </w:p>
        </w:tc>
        <w:tc>
          <w:tcPr>
            <w:tcW w:w="2410" w:type="dxa"/>
          </w:tcPr>
          <w:p w14:paraId="3873A958"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QuantityRange</w:t>
            </w:r>
          </w:p>
        </w:tc>
        <w:tc>
          <w:tcPr>
            <w:tcW w:w="5516" w:type="dxa"/>
          </w:tcPr>
          <w:p w14:paraId="48347075"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Linear dimension representing the thickness of foliation domains. Also use for thickness of layers of a given composition</w:t>
            </w:r>
          </w:p>
          <w:p w14:paraId="1ECB0A07"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bl>
    <w:p w14:paraId="7F96EC23" w14:textId="77777777" w:rsidR="003804FE" w:rsidRPr="003804FE" w:rsidRDefault="003804FE" w:rsidP="003804FE"/>
    <w:p w14:paraId="75BBE09F" w14:textId="4380053A" w:rsidR="00FE753A" w:rsidRDefault="00617E36" w:rsidP="00617E36">
      <w:pPr>
        <w:pStyle w:val="Heading4"/>
      </w:pPr>
      <w:r>
        <w:t>ShearDisplacementStructureDescription</w:t>
      </w:r>
    </w:p>
    <w:p w14:paraId="7ACDA1D5" w14:textId="77777777" w:rsidR="00617E36" w:rsidRDefault="00617E36" w:rsidP="00AB10FC"/>
    <w:p w14:paraId="0ACBB233" w14:textId="4397CABF" w:rsidR="00617E36" w:rsidRDefault="00617E36" w:rsidP="00AB10FC">
      <w:r w:rsidRPr="00617E36">
        <w:t>Extended descriptive properties of a shear displacement structure (ie, fault or shear).</w:t>
      </w:r>
    </w:p>
    <w:p w14:paraId="30DEBDCB" w14:textId="77777777" w:rsidR="00617E36" w:rsidRDefault="00617E36" w:rsidP="00617E36">
      <w:pPr>
        <w:keepNext/>
      </w:pPr>
      <w:r>
        <w:rPr>
          <w:noProof/>
          <w:lang w:val="en-CA" w:eastAsia="en-CA"/>
        </w:rPr>
        <w:drawing>
          <wp:inline distT="0" distB="0" distL="0" distR="0" wp14:anchorId="385C1970" wp14:editId="143092E8">
            <wp:extent cx="5486400" cy="4052364"/>
            <wp:effectExtent l="0" t="0" r="0" b="571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86400" cy="4052364"/>
                    </a:xfrm>
                    <a:prstGeom prst="rect">
                      <a:avLst/>
                    </a:prstGeom>
                    <a:noFill/>
                    <a:ln>
                      <a:noFill/>
                    </a:ln>
                  </pic:spPr>
                </pic:pic>
              </a:graphicData>
            </a:graphic>
          </wp:inline>
        </w:drawing>
      </w:r>
    </w:p>
    <w:p w14:paraId="3149E471" w14:textId="4DBAB4AD" w:rsidR="00617E36" w:rsidRDefault="00617E36" w:rsidP="00617E36">
      <w:pPr>
        <w:pStyle w:val="Caption"/>
      </w:pPr>
      <w:r>
        <w:t xml:space="preserve">Figure </w:t>
      </w:r>
      <w:fldSimple w:instr=" SEQ Figure \* ARABIC ">
        <w:ins w:id="920" w:author="Eric Boisvert" w:date="2015-11-28T15:54:00Z">
          <w:r w:rsidR="00180077">
            <w:rPr>
              <w:noProof/>
            </w:rPr>
            <w:t>52</w:t>
          </w:r>
        </w:ins>
        <w:del w:id="921" w:author="Eric Boisvert" w:date="2015-10-30T04:23:00Z">
          <w:r w:rsidR="00090DCF" w:rsidDel="007D2867">
            <w:rPr>
              <w:noProof/>
            </w:rPr>
            <w:delText>50</w:delText>
          </w:r>
        </w:del>
      </w:fldSimple>
      <w:r>
        <w:t>: ShearDisplacementStructureDescription</w:t>
      </w:r>
    </w:p>
    <w:p w14:paraId="4C496C34" w14:textId="07B5F34C" w:rsidR="00617E36" w:rsidRPr="00617E36" w:rsidRDefault="00617E36" w:rsidP="00617E36">
      <w:pPr>
        <w:autoSpaceDE w:val="0"/>
        <w:autoSpaceDN w:val="0"/>
        <w:adjustRightInd w:val="0"/>
        <w:spacing w:after="0"/>
        <w:rPr>
          <w:color w:val="000000"/>
          <w:sz w:val="20"/>
          <w:szCs w:val="20"/>
          <w:lang w:val="en-CA"/>
        </w:rPr>
      </w:pPr>
      <w:bookmarkStart w:id="922" w:name="BKM_E32F3F79_7117_4294_86FD_A68126B03F62"/>
      <w:bookmarkEnd w:id="922"/>
    </w:p>
    <w:tbl>
      <w:tblPr>
        <w:tblStyle w:val="LightShading"/>
        <w:tblW w:w="9735" w:type="dxa"/>
        <w:tblLayout w:type="fixed"/>
        <w:tblLook w:val="04A0" w:firstRow="1" w:lastRow="0" w:firstColumn="1" w:lastColumn="0" w:noHBand="0" w:noVBand="1"/>
      </w:tblPr>
      <w:tblGrid>
        <w:gridCol w:w="1951"/>
        <w:gridCol w:w="2410"/>
        <w:gridCol w:w="5374"/>
      </w:tblGrid>
      <w:tr w:rsidR="00617E36" w:rsidRPr="00617E36" w14:paraId="64116FF3" w14:textId="77777777" w:rsidTr="00617E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7C8DE08" w14:textId="77777777" w:rsidR="00617E36" w:rsidRPr="00617E36" w:rsidRDefault="00617E36" w:rsidP="00617E36">
            <w:pPr>
              <w:autoSpaceDE w:val="0"/>
              <w:autoSpaceDN w:val="0"/>
              <w:adjustRightInd w:val="0"/>
              <w:spacing w:after="0"/>
              <w:rPr>
                <w:rFonts w:asciiTheme="minorHAnsi" w:hAnsiTheme="minorHAnsi"/>
                <w:color w:val="000000"/>
                <w:sz w:val="20"/>
                <w:szCs w:val="20"/>
                <w:lang w:val="en-CA"/>
              </w:rPr>
            </w:pPr>
            <w:bookmarkStart w:id="923" w:name="BKM_76F0AF36_F011_4216_B99A_7C75820C7A2C"/>
            <w:bookmarkEnd w:id="923"/>
            <w:r w:rsidRPr="00617E36">
              <w:rPr>
                <w:rFonts w:asciiTheme="minorHAnsi" w:hAnsiTheme="minorHAnsi"/>
                <w:color w:val="000000"/>
                <w:sz w:val="20"/>
                <w:szCs w:val="20"/>
                <w:lang w:val="en-CA"/>
              </w:rPr>
              <w:t>Name</w:t>
            </w:r>
          </w:p>
        </w:tc>
        <w:tc>
          <w:tcPr>
            <w:tcW w:w="2410" w:type="dxa"/>
          </w:tcPr>
          <w:p w14:paraId="2FFABC43" w14:textId="77777777" w:rsidR="00617E36" w:rsidRPr="00617E36" w:rsidRDefault="00617E36" w:rsidP="00617E3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Type</w:t>
            </w:r>
          </w:p>
        </w:tc>
        <w:tc>
          <w:tcPr>
            <w:tcW w:w="5374" w:type="dxa"/>
          </w:tcPr>
          <w:p w14:paraId="41152AA2" w14:textId="77777777" w:rsidR="00617E36" w:rsidRPr="00617E36" w:rsidRDefault="00617E36" w:rsidP="00617E3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Description</w:t>
            </w:r>
          </w:p>
        </w:tc>
      </w:tr>
      <w:tr w:rsidR="00617E36" w:rsidRPr="00617E36" w14:paraId="59F0914F" w14:textId="77777777" w:rsidTr="00617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C00BB16" w14:textId="77777777" w:rsidR="00617E36" w:rsidRPr="00617E36" w:rsidRDefault="00617E36" w:rsidP="00617E36">
            <w:pPr>
              <w:autoSpaceDE w:val="0"/>
              <w:autoSpaceDN w:val="0"/>
              <w:adjustRightInd w:val="0"/>
              <w:spacing w:after="0"/>
              <w:rPr>
                <w:rFonts w:asciiTheme="minorHAnsi" w:hAnsiTheme="minorHAnsi"/>
                <w:color w:val="000000"/>
                <w:sz w:val="20"/>
                <w:szCs w:val="20"/>
                <w:lang w:val="en-CA"/>
              </w:rPr>
            </w:pPr>
            <w:r w:rsidRPr="00617E36">
              <w:rPr>
                <w:rFonts w:asciiTheme="minorHAnsi" w:hAnsiTheme="minorHAnsi"/>
                <w:color w:val="000000"/>
                <w:sz w:val="20"/>
                <w:szCs w:val="20"/>
                <w:lang w:val="en-CA"/>
              </w:rPr>
              <w:t>deformationStyle</w:t>
            </w:r>
          </w:p>
        </w:tc>
        <w:tc>
          <w:tcPr>
            <w:tcW w:w="2410" w:type="dxa"/>
          </w:tcPr>
          <w:p w14:paraId="1315ED7F" w14:textId="77777777" w:rsidR="00617E36" w:rsidRPr="00617E36" w:rsidRDefault="00617E36" w:rsidP="00617E3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DeformationStyleTerm</w:t>
            </w:r>
          </w:p>
        </w:tc>
        <w:tc>
          <w:tcPr>
            <w:tcW w:w="5374" w:type="dxa"/>
          </w:tcPr>
          <w:p w14:paraId="4B44E4F2" w14:textId="77777777" w:rsidR="00617E36" w:rsidRPr="00617E36" w:rsidRDefault="00617E36" w:rsidP="00617E3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A mandatory element referring to a vocabulary of terms to describe the style of deformation, ie brittle (fault, breccia), ductile (shear), brittle-ductile, unknown.</w:t>
            </w:r>
          </w:p>
          <w:p w14:paraId="2D100084" w14:textId="77777777" w:rsidR="00617E36" w:rsidRPr="00617E36" w:rsidRDefault="00617E36" w:rsidP="00617E3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617E36" w:rsidRPr="00617E36" w14:paraId="1151BC6A" w14:textId="77777777" w:rsidTr="00617E36">
        <w:tc>
          <w:tcPr>
            <w:cnfStyle w:val="001000000000" w:firstRow="0" w:lastRow="0" w:firstColumn="1" w:lastColumn="0" w:oddVBand="0" w:evenVBand="0" w:oddHBand="0" w:evenHBand="0" w:firstRowFirstColumn="0" w:firstRowLastColumn="0" w:lastRowFirstColumn="0" w:lastRowLastColumn="0"/>
            <w:tcW w:w="1951" w:type="dxa"/>
          </w:tcPr>
          <w:p w14:paraId="7D0356DE" w14:textId="77777777" w:rsidR="00617E36" w:rsidRPr="00617E36" w:rsidRDefault="00617E36" w:rsidP="00617E36">
            <w:pPr>
              <w:autoSpaceDE w:val="0"/>
              <w:autoSpaceDN w:val="0"/>
              <w:adjustRightInd w:val="0"/>
              <w:spacing w:after="0"/>
              <w:rPr>
                <w:rFonts w:asciiTheme="minorHAnsi" w:hAnsiTheme="minorHAnsi"/>
                <w:color w:val="000000"/>
                <w:sz w:val="20"/>
                <w:szCs w:val="20"/>
                <w:lang w:val="en-CA"/>
              </w:rPr>
            </w:pPr>
            <w:bookmarkStart w:id="924" w:name="BKM_B13360B8_167E_4DA8_A7B7_EA7DCABE7993"/>
            <w:bookmarkEnd w:id="924"/>
            <w:r w:rsidRPr="00617E36">
              <w:rPr>
                <w:rFonts w:asciiTheme="minorHAnsi" w:hAnsiTheme="minorHAnsi"/>
                <w:color w:val="000000"/>
                <w:sz w:val="20"/>
                <w:szCs w:val="20"/>
                <w:lang w:val="en-CA"/>
              </w:rPr>
              <w:lastRenderedPageBreak/>
              <w:t>planeOrientation</w:t>
            </w:r>
          </w:p>
        </w:tc>
        <w:tc>
          <w:tcPr>
            <w:tcW w:w="2410" w:type="dxa"/>
          </w:tcPr>
          <w:p w14:paraId="04287452" w14:textId="77777777" w:rsidR="00617E36" w:rsidRPr="00617E36" w:rsidRDefault="00617E36" w:rsidP="00617E3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GSML_PlanarOrientation</w:t>
            </w:r>
          </w:p>
        </w:tc>
        <w:tc>
          <w:tcPr>
            <w:tcW w:w="5374" w:type="dxa"/>
          </w:tcPr>
          <w:p w14:paraId="1F031009" w14:textId="77777777" w:rsidR="00617E36" w:rsidRPr="00617E36" w:rsidRDefault="00617E36" w:rsidP="00617E3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Allows capturing the orientation of the plane of the structure</w:t>
            </w:r>
          </w:p>
          <w:p w14:paraId="538ADD1E" w14:textId="77777777" w:rsidR="00617E36" w:rsidRPr="00617E36" w:rsidRDefault="00617E36" w:rsidP="00617E3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617E36" w:rsidRPr="00617E36" w14:paraId="06BBF47E" w14:textId="77777777" w:rsidTr="00617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54E81113" w14:textId="739F4589" w:rsidR="00617E36" w:rsidRPr="00617E36" w:rsidRDefault="00617E36" w:rsidP="00617E36">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stPhysicalProperty</w:t>
            </w:r>
          </w:p>
        </w:tc>
        <w:tc>
          <w:tcPr>
            <w:tcW w:w="2410" w:type="dxa"/>
          </w:tcPr>
          <w:p w14:paraId="65E3FB8A" w14:textId="403B88B6" w:rsidR="00617E36" w:rsidRPr="00617E36" w:rsidRDefault="00617E36" w:rsidP="00617E3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PhysicalDescription</w:t>
            </w:r>
          </w:p>
        </w:tc>
        <w:tc>
          <w:tcPr>
            <w:tcW w:w="5374" w:type="dxa"/>
          </w:tcPr>
          <w:p w14:paraId="7635BDB6" w14:textId="46F89658" w:rsidR="00617E36" w:rsidRPr="00617E36" w:rsidRDefault="00617E36" w:rsidP="00617E3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Arbitrary physical descriptions not covered specifically by this specification.</w:t>
            </w:r>
          </w:p>
        </w:tc>
      </w:tr>
    </w:tbl>
    <w:p w14:paraId="43A53BD5" w14:textId="77777777" w:rsidR="00FE753A" w:rsidRDefault="00FE753A" w:rsidP="00AB10FC"/>
    <w:p w14:paraId="16C26230" w14:textId="4787F2BB" w:rsidR="00CB339F" w:rsidRDefault="00CB339F" w:rsidP="00CB339F">
      <w:pPr>
        <w:pStyle w:val="Heading3"/>
      </w:pPr>
      <w:r>
        <w:t>Geologic Unit Details</w:t>
      </w:r>
    </w:p>
    <w:p w14:paraId="0EEDACEA" w14:textId="77777777" w:rsidR="00CB339F" w:rsidRDefault="00CB339F" w:rsidP="00AB10FC"/>
    <w:p w14:paraId="54DF5947" w14:textId="6EBCE18F" w:rsidR="00FE753A" w:rsidRDefault="00CB339F" w:rsidP="00AB10FC">
      <w:r w:rsidRPr="00CB339F">
        <w:t>The GeologicUnitDetails package provides for extended description of geologic unit features.</w:t>
      </w:r>
    </w:p>
    <w:p w14:paraId="47A20F63" w14:textId="77777777" w:rsidR="00CB339F" w:rsidRDefault="00CB339F" w:rsidP="00CB339F">
      <w:pPr>
        <w:keepNext/>
      </w:pPr>
      <w:r>
        <w:rPr>
          <w:noProof/>
          <w:lang w:val="en-CA" w:eastAsia="en-CA"/>
        </w:rPr>
        <w:lastRenderedPageBreak/>
        <w:drawing>
          <wp:inline distT="0" distB="0" distL="0" distR="0" wp14:anchorId="4F871BFB" wp14:editId="741BECCE">
            <wp:extent cx="3217545" cy="7038975"/>
            <wp:effectExtent l="0" t="0" r="1905" b="952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217545" cy="7038975"/>
                    </a:xfrm>
                    <a:prstGeom prst="rect">
                      <a:avLst/>
                    </a:prstGeom>
                    <a:noFill/>
                    <a:ln>
                      <a:noFill/>
                    </a:ln>
                  </pic:spPr>
                </pic:pic>
              </a:graphicData>
            </a:graphic>
          </wp:inline>
        </w:drawing>
      </w:r>
    </w:p>
    <w:p w14:paraId="0BFCB1FE" w14:textId="496E345F" w:rsidR="00CB339F" w:rsidRDefault="00CB339F" w:rsidP="00CB339F">
      <w:pPr>
        <w:pStyle w:val="Caption"/>
      </w:pPr>
      <w:r>
        <w:t xml:space="preserve">Figure </w:t>
      </w:r>
      <w:fldSimple w:instr=" SEQ Figure \* ARABIC ">
        <w:ins w:id="925" w:author="Eric Boisvert" w:date="2015-11-28T15:54:00Z">
          <w:r w:rsidR="00180077">
            <w:rPr>
              <w:noProof/>
            </w:rPr>
            <w:t>53</w:t>
          </w:r>
        </w:ins>
        <w:del w:id="926" w:author="Eric Boisvert" w:date="2015-10-30T04:23:00Z">
          <w:r w:rsidR="00090DCF" w:rsidDel="007D2867">
            <w:rPr>
              <w:noProof/>
            </w:rPr>
            <w:delText>51</w:delText>
          </w:r>
        </w:del>
      </w:fldSimple>
      <w:r>
        <w:t>: GeologicUnitDetails</w:t>
      </w:r>
    </w:p>
    <w:p w14:paraId="7845201B" w14:textId="14FAF705" w:rsidR="00CB339F" w:rsidRDefault="00CB339F" w:rsidP="00CB339F">
      <w:pPr>
        <w:pStyle w:val="Heading4"/>
      </w:pPr>
      <w:r>
        <w:t>GeologicUnitDescription</w:t>
      </w:r>
    </w:p>
    <w:p w14:paraId="369CCE5F" w14:textId="77777777" w:rsidR="00CB339F" w:rsidRDefault="00CB339F" w:rsidP="00AB10FC"/>
    <w:p w14:paraId="4577D310" w14:textId="27B06EF1" w:rsidR="00CB339F" w:rsidRDefault="00CB339F" w:rsidP="00AB10FC">
      <w:proofErr w:type="gramStart"/>
      <w:r w:rsidRPr="00CB339F">
        <w:t>Extended description of the characteristics of a geologic unit.</w:t>
      </w:r>
      <w:proofErr w:type="gramEnd"/>
    </w:p>
    <w:p w14:paraId="5E871F43" w14:textId="38A5DC8B" w:rsidR="00CB339F" w:rsidRPr="00CB339F" w:rsidRDefault="00CB339F" w:rsidP="00CB339F">
      <w:pPr>
        <w:autoSpaceDE w:val="0"/>
        <w:autoSpaceDN w:val="0"/>
        <w:adjustRightInd w:val="0"/>
        <w:spacing w:after="0"/>
        <w:rPr>
          <w:color w:val="000000"/>
          <w:sz w:val="20"/>
          <w:szCs w:val="20"/>
          <w:lang w:val="en-CA"/>
        </w:rPr>
      </w:pPr>
      <w:bookmarkStart w:id="927" w:name="BKM_E8CC2926_B007_4DFB_997F_F78EC469DF9A"/>
      <w:bookmarkEnd w:id="927"/>
    </w:p>
    <w:tbl>
      <w:tblPr>
        <w:tblStyle w:val="LightShading"/>
        <w:tblW w:w="9735" w:type="dxa"/>
        <w:tblLayout w:type="fixed"/>
        <w:tblLook w:val="04A0" w:firstRow="1" w:lastRow="0" w:firstColumn="1" w:lastColumn="0" w:noHBand="0" w:noVBand="1"/>
      </w:tblPr>
      <w:tblGrid>
        <w:gridCol w:w="1951"/>
        <w:gridCol w:w="1843"/>
        <w:gridCol w:w="5941"/>
      </w:tblGrid>
      <w:tr w:rsidR="00CB339F" w:rsidRPr="00CB339F" w14:paraId="0E209C5A" w14:textId="77777777" w:rsidTr="00604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0C7453B" w14:textId="77777777" w:rsidR="00CB339F" w:rsidRPr="00CB339F" w:rsidRDefault="00CB339F" w:rsidP="00CB339F">
            <w:pPr>
              <w:autoSpaceDE w:val="0"/>
              <w:autoSpaceDN w:val="0"/>
              <w:adjustRightInd w:val="0"/>
              <w:spacing w:after="0"/>
              <w:rPr>
                <w:rFonts w:asciiTheme="minorHAnsi" w:hAnsiTheme="minorHAnsi"/>
                <w:color w:val="000000"/>
                <w:sz w:val="20"/>
                <w:szCs w:val="20"/>
                <w:lang w:val="en-CA"/>
              </w:rPr>
            </w:pPr>
            <w:bookmarkStart w:id="928" w:name="BKM_BB58E692_A1AE_4D52_B50D_8A8583AB1BE4"/>
            <w:bookmarkEnd w:id="928"/>
            <w:r w:rsidRPr="00CB339F">
              <w:rPr>
                <w:rFonts w:asciiTheme="minorHAnsi" w:hAnsiTheme="minorHAnsi"/>
                <w:color w:val="000000"/>
                <w:sz w:val="20"/>
                <w:szCs w:val="20"/>
                <w:lang w:val="en-CA"/>
              </w:rPr>
              <w:t>Name</w:t>
            </w:r>
          </w:p>
        </w:tc>
        <w:tc>
          <w:tcPr>
            <w:tcW w:w="1843" w:type="dxa"/>
          </w:tcPr>
          <w:p w14:paraId="77B78D85" w14:textId="77777777" w:rsidR="00CB339F" w:rsidRPr="00CB339F" w:rsidRDefault="00CB339F" w:rsidP="00CB33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Type</w:t>
            </w:r>
          </w:p>
        </w:tc>
        <w:tc>
          <w:tcPr>
            <w:tcW w:w="5941" w:type="dxa"/>
          </w:tcPr>
          <w:p w14:paraId="57BD2426" w14:textId="77777777" w:rsidR="00CB339F" w:rsidRPr="00CB339F" w:rsidRDefault="00CB339F" w:rsidP="00CB33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Description</w:t>
            </w:r>
          </w:p>
        </w:tc>
      </w:tr>
      <w:tr w:rsidR="00CB339F" w:rsidRPr="00CB339F" w14:paraId="5C5F6CE0" w14:textId="77777777" w:rsidTr="00604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41AD44E" w14:textId="77777777" w:rsidR="00CB339F" w:rsidRPr="00CB339F" w:rsidRDefault="00CB339F" w:rsidP="00CB339F">
            <w:pPr>
              <w:autoSpaceDE w:val="0"/>
              <w:autoSpaceDN w:val="0"/>
              <w:adjustRightInd w:val="0"/>
              <w:spacing w:after="0"/>
              <w:rPr>
                <w:rFonts w:asciiTheme="minorHAnsi" w:hAnsiTheme="minorHAnsi"/>
                <w:color w:val="000000"/>
                <w:sz w:val="20"/>
                <w:szCs w:val="20"/>
                <w:lang w:val="en-CA"/>
              </w:rPr>
            </w:pPr>
            <w:r w:rsidRPr="00CB339F">
              <w:rPr>
                <w:rFonts w:asciiTheme="minorHAnsi" w:hAnsiTheme="minorHAnsi"/>
                <w:color w:val="000000"/>
                <w:sz w:val="20"/>
                <w:szCs w:val="20"/>
                <w:lang w:val="en-CA"/>
              </w:rPr>
              <w:t>bodyMorphology</w:t>
            </w:r>
          </w:p>
        </w:tc>
        <w:tc>
          <w:tcPr>
            <w:tcW w:w="1843" w:type="dxa"/>
          </w:tcPr>
          <w:p w14:paraId="644F833C"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Category</w:t>
            </w:r>
          </w:p>
        </w:tc>
        <w:tc>
          <w:tcPr>
            <w:tcW w:w="5941" w:type="dxa"/>
          </w:tcPr>
          <w:p w14:paraId="596A78E6"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The geometry or form of a GeologicUnit.  Examples include: dike (dyke), cone, fan, sheet, etc. Morphology is independent of the substance (EarthMaterial) that composes the GeologicUnit or process that formed it.</w:t>
            </w:r>
          </w:p>
          <w:p w14:paraId="64AD032B"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CB339F" w:rsidRPr="00CB339F" w14:paraId="1FB5F81D" w14:textId="77777777" w:rsidTr="006045F2">
        <w:tc>
          <w:tcPr>
            <w:cnfStyle w:val="001000000000" w:firstRow="0" w:lastRow="0" w:firstColumn="1" w:lastColumn="0" w:oddVBand="0" w:evenVBand="0" w:oddHBand="0" w:evenHBand="0" w:firstRowFirstColumn="0" w:firstRowLastColumn="0" w:lastRowFirstColumn="0" w:lastRowLastColumn="0"/>
            <w:tcW w:w="1951" w:type="dxa"/>
          </w:tcPr>
          <w:p w14:paraId="53E0A890" w14:textId="77777777" w:rsidR="00CB339F" w:rsidRPr="00CB339F" w:rsidRDefault="00CB339F" w:rsidP="00CB339F">
            <w:pPr>
              <w:autoSpaceDE w:val="0"/>
              <w:autoSpaceDN w:val="0"/>
              <w:adjustRightInd w:val="0"/>
              <w:spacing w:after="0"/>
              <w:rPr>
                <w:rFonts w:asciiTheme="minorHAnsi" w:hAnsiTheme="minorHAnsi"/>
                <w:color w:val="000000"/>
                <w:sz w:val="20"/>
                <w:szCs w:val="20"/>
                <w:lang w:val="en-CA"/>
              </w:rPr>
            </w:pPr>
            <w:bookmarkStart w:id="929" w:name="BKM_31BF4296_6E8D_413D_AA94_37BAA601A4E2"/>
            <w:bookmarkEnd w:id="929"/>
            <w:r w:rsidRPr="00CB339F">
              <w:rPr>
                <w:rFonts w:asciiTheme="minorHAnsi" w:hAnsiTheme="minorHAnsi"/>
                <w:color w:val="000000"/>
                <w:sz w:val="20"/>
                <w:szCs w:val="20"/>
                <w:lang w:val="en-CA"/>
              </w:rPr>
              <w:t>unitComposition</w:t>
            </w:r>
          </w:p>
        </w:tc>
        <w:tc>
          <w:tcPr>
            <w:tcW w:w="1843" w:type="dxa"/>
          </w:tcPr>
          <w:p w14:paraId="6CAF7852"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Category</w:t>
            </w:r>
          </w:p>
        </w:tc>
        <w:tc>
          <w:tcPr>
            <w:tcW w:w="5941" w:type="dxa"/>
          </w:tcPr>
          <w:p w14:paraId="22A7E417"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Composition-based classification that requires integrating the character of the unit over large area, not applicable at the rock-material/specimen level. Examples: alkalic, subaluminous, peraluminous, I-Type, carbonate, phosphate.</w:t>
            </w:r>
          </w:p>
          <w:p w14:paraId="1DE61B67"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CB339F" w:rsidRPr="00CB339F" w14:paraId="5E3EC33E" w14:textId="77777777" w:rsidTr="00604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2FC4522" w14:textId="77777777" w:rsidR="00CB339F" w:rsidRPr="00CB339F" w:rsidRDefault="00CB339F" w:rsidP="00CB339F">
            <w:pPr>
              <w:autoSpaceDE w:val="0"/>
              <w:autoSpaceDN w:val="0"/>
              <w:adjustRightInd w:val="0"/>
              <w:spacing w:after="0"/>
              <w:rPr>
                <w:rFonts w:asciiTheme="minorHAnsi" w:hAnsiTheme="minorHAnsi"/>
                <w:color w:val="000000"/>
                <w:sz w:val="20"/>
                <w:szCs w:val="20"/>
                <w:lang w:val="en-CA"/>
              </w:rPr>
            </w:pPr>
            <w:bookmarkStart w:id="930" w:name="BKM_0CE007A8_3CE4_4605_997D_014E0E71F898"/>
            <w:bookmarkEnd w:id="930"/>
            <w:r w:rsidRPr="00CB339F">
              <w:rPr>
                <w:rFonts w:asciiTheme="minorHAnsi" w:hAnsiTheme="minorHAnsi"/>
                <w:color w:val="000000"/>
                <w:sz w:val="20"/>
                <w:szCs w:val="20"/>
                <w:lang w:val="en-CA"/>
              </w:rPr>
              <w:t>outcropCharacter</w:t>
            </w:r>
          </w:p>
        </w:tc>
        <w:tc>
          <w:tcPr>
            <w:tcW w:w="1843" w:type="dxa"/>
          </w:tcPr>
          <w:p w14:paraId="42F4DF9A"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Category</w:t>
            </w:r>
          </w:p>
        </w:tc>
        <w:tc>
          <w:tcPr>
            <w:tcW w:w="5941" w:type="dxa"/>
          </w:tcPr>
          <w:p w14:paraId="4732DDE7"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Describes the nature of outcrops formed by a geologic unit. Examples: bouldery, cliff-forming, ledge-forming, slope-forming, poorly exposed</w:t>
            </w:r>
          </w:p>
          <w:p w14:paraId="0577C149"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CB339F" w:rsidRPr="00CB339F" w14:paraId="1B7DBC46" w14:textId="77777777" w:rsidTr="006045F2">
        <w:tc>
          <w:tcPr>
            <w:cnfStyle w:val="001000000000" w:firstRow="0" w:lastRow="0" w:firstColumn="1" w:lastColumn="0" w:oddVBand="0" w:evenVBand="0" w:oddHBand="0" w:evenHBand="0" w:firstRowFirstColumn="0" w:firstRowLastColumn="0" w:lastRowFirstColumn="0" w:lastRowLastColumn="0"/>
            <w:tcW w:w="1951" w:type="dxa"/>
          </w:tcPr>
          <w:p w14:paraId="28D5046E" w14:textId="77777777" w:rsidR="00CB339F" w:rsidRPr="00CB339F" w:rsidRDefault="00CB339F" w:rsidP="00CB339F">
            <w:pPr>
              <w:autoSpaceDE w:val="0"/>
              <w:autoSpaceDN w:val="0"/>
              <w:adjustRightInd w:val="0"/>
              <w:spacing w:after="0"/>
              <w:rPr>
                <w:rFonts w:asciiTheme="minorHAnsi" w:hAnsiTheme="minorHAnsi"/>
                <w:color w:val="000000"/>
                <w:sz w:val="20"/>
                <w:szCs w:val="20"/>
                <w:lang w:val="en-CA"/>
              </w:rPr>
            </w:pPr>
            <w:bookmarkStart w:id="931" w:name="BKM_4ACCDAB5_D34A_4312_AB32_2B6F03610F7A"/>
            <w:bookmarkEnd w:id="931"/>
            <w:r w:rsidRPr="00CB339F">
              <w:rPr>
                <w:rFonts w:asciiTheme="minorHAnsi" w:hAnsiTheme="minorHAnsi"/>
                <w:color w:val="000000"/>
                <w:sz w:val="20"/>
                <w:szCs w:val="20"/>
                <w:lang w:val="en-CA"/>
              </w:rPr>
              <w:t>unitThickness</w:t>
            </w:r>
          </w:p>
        </w:tc>
        <w:tc>
          <w:tcPr>
            <w:tcW w:w="1843" w:type="dxa"/>
          </w:tcPr>
          <w:p w14:paraId="0F17C0D0"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QuantityRange</w:t>
            </w:r>
          </w:p>
        </w:tc>
        <w:tc>
          <w:tcPr>
            <w:tcW w:w="5941" w:type="dxa"/>
          </w:tcPr>
          <w:p w14:paraId="1D4C9EAB"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Typical thickness of the geologic unit. Always reported as a range. If have a single value, the upper and lower limit of range are the same.</w:t>
            </w:r>
          </w:p>
          <w:p w14:paraId="1F6FB4F4"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CB339F" w:rsidRPr="00CB339F" w14:paraId="32FEC6EF" w14:textId="77777777" w:rsidTr="00604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A8EB16E" w14:textId="73229E81" w:rsidR="00CB339F" w:rsidRPr="00CB339F" w:rsidRDefault="00CB339F" w:rsidP="00CB339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bedding</w:t>
            </w:r>
          </w:p>
        </w:tc>
        <w:tc>
          <w:tcPr>
            <w:tcW w:w="1843" w:type="dxa"/>
          </w:tcPr>
          <w:p w14:paraId="1F39783E" w14:textId="1227B958"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BeddingDescription</w:t>
            </w:r>
          </w:p>
        </w:tc>
        <w:tc>
          <w:tcPr>
            <w:tcW w:w="5941" w:type="dxa"/>
          </w:tcPr>
          <w:p w14:paraId="7AC6AD99" w14:textId="28579CF0" w:rsidR="00CB339F" w:rsidRPr="00CB339F" w:rsidRDefault="006045F2"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Description of the bedding</w:t>
            </w:r>
          </w:p>
        </w:tc>
      </w:tr>
    </w:tbl>
    <w:p w14:paraId="23AE71C7" w14:textId="77777777" w:rsidR="00CB339F" w:rsidRDefault="00CB339F" w:rsidP="00AB10FC"/>
    <w:p w14:paraId="442C7D8D" w14:textId="2436C79B" w:rsidR="006045F2" w:rsidRDefault="006045F2" w:rsidP="006045F2">
      <w:pPr>
        <w:pStyle w:val="Heading4"/>
      </w:pPr>
      <w:r>
        <w:t>BeddingDescription</w:t>
      </w:r>
    </w:p>
    <w:p w14:paraId="30D66ADD" w14:textId="77777777" w:rsidR="006045F2" w:rsidRPr="006045F2" w:rsidRDefault="006045F2" w:rsidP="006045F2"/>
    <w:p w14:paraId="79D9664E" w14:textId="5D982528" w:rsidR="006045F2" w:rsidRDefault="006045F2" w:rsidP="00AB10FC">
      <w:proofErr w:type="gramStart"/>
      <w:r w:rsidRPr="006045F2">
        <w:t>Extended description of the bedding characteristics of a geologic unit.</w:t>
      </w:r>
      <w:proofErr w:type="gramEnd"/>
    </w:p>
    <w:p w14:paraId="640335DF" w14:textId="1308506C" w:rsidR="006045F2" w:rsidRPr="006045F2" w:rsidRDefault="006045F2" w:rsidP="006045F2">
      <w:pPr>
        <w:autoSpaceDE w:val="0"/>
        <w:autoSpaceDN w:val="0"/>
        <w:adjustRightInd w:val="0"/>
        <w:spacing w:after="0"/>
        <w:rPr>
          <w:color w:val="000000"/>
          <w:sz w:val="20"/>
          <w:szCs w:val="20"/>
          <w:lang w:val="en-CA"/>
        </w:rPr>
      </w:pPr>
      <w:bookmarkStart w:id="932" w:name="BKM_19472229_5BF0_45F8_BED6_B86B706423A9"/>
      <w:bookmarkEnd w:id="932"/>
    </w:p>
    <w:tbl>
      <w:tblPr>
        <w:tblStyle w:val="LightShading"/>
        <w:tblW w:w="9735" w:type="dxa"/>
        <w:tblLayout w:type="fixed"/>
        <w:tblLook w:val="04A0" w:firstRow="1" w:lastRow="0" w:firstColumn="1" w:lastColumn="0" w:noHBand="0" w:noVBand="1"/>
      </w:tblPr>
      <w:tblGrid>
        <w:gridCol w:w="1809"/>
        <w:gridCol w:w="1418"/>
        <w:gridCol w:w="6508"/>
      </w:tblGrid>
      <w:tr w:rsidR="006045F2" w:rsidRPr="006045F2" w14:paraId="7BAA2684" w14:textId="77777777" w:rsidTr="00604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A36A28C" w14:textId="77777777" w:rsidR="006045F2" w:rsidRPr="006045F2" w:rsidRDefault="006045F2" w:rsidP="006045F2">
            <w:pPr>
              <w:autoSpaceDE w:val="0"/>
              <w:autoSpaceDN w:val="0"/>
              <w:adjustRightInd w:val="0"/>
              <w:spacing w:after="0"/>
              <w:rPr>
                <w:rFonts w:asciiTheme="minorHAnsi" w:hAnsiTheme="minorHAnsi"/>
                <w:color w:val="000000"/>
                <w:sz w:val="20"/>
                <w:szCs w:val="20"/>
                <w:lang w:val="en-CA"/>
              </w:rPr>
            </w:pPr>
            <w:bookmarkStart w:id="933" w:name="BKM_B8E145AE_8356_455D_8AF6_DD01E80B774C"/>
            <w:bookmarkEnd w:id="933"/>
            <w:r w:rsidRPr="006045F2">
              <w:rPr>
                <w:rFonts w:asciiTheme="minorHAnsi" w:hAnsiTheme="minorHAnsi"/>
                <w:color w:val="000000"/>
                <w:sz w:val="20"/>
                <w:szCs w:val="20"/>
                <w:lang w:val="en-CA"/>
              </w:rPr>
              <w:t>Name</w:t>
            </w:r>
          </w:p>
        </w:tc>
        <w:tc>
          <w:tcPr>
            <w:tcW w:w="1418" w:type="dxa"/>
          </w:tcPr>
          <w:p w14:paraId="4D06BC56" w14:textId="77777777" w:rsidR="006045F2" w:rsidRPr="006045F2" w:rsidRDefault="006045F2" w:rsidP="006045F2">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Type</w:t>
            </w:r>
          </w:p>
        </w:tc>
        <w:tc>
          <w:tcPr>
            <w:tcW w:w="6508" w:type="dxa"/>
          </w:tcPr>
          <w:p w14:paraId="1674032A" w14:textId="77777777" w:rsidR="006045F2" w:rsidRPr="006045F2" w:rsidRDefault="006045F2" w:rsidP="006045F2">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Description</w:t>
            </w:r>
          </w:p>
        </w:tc>
      </w:tr>
      <w:tr w:rsidR="006045F2" w:rsidRPr="006045F2" w14:paraId="23A34F80" w14:textId="77777777" w:rsidTr="00604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9948200" w14:textId="77777777" w:rsidR="006045F2" w:rsidRPr="006045F2" w:rsidRDefault="006045F2" w:rsidP="006045F2">
            <w:pPr>
              <w:autoSpaceDE w:val="0"/>
              <w:autoSpaceDN w:val="0"/>
              <w:adjustRightInd w:val="0"/>
              <w:spacing w:after="0"/>
              <w:rPr>
                <w:rFonts w:asciiTheme="minorHAnsi" w:hAnsiTheme="minorHAnsi"/>
                <w:color w:val="000000"/>
                <w:sz w:val="20"/>
                <w:szCs w:val="20"/>
                <w:lang w:val="en-CA"/>
              </w:rPr>
            </w:pPr>
            <w:r w:rsidRPr="006045F2">
              <w:rPr>
                <w:rFonts w:asciiTheme="minorHAnsi" w:hAnsiTheme="minorHAnsi"/>
                <w:color w:val="000000"/>
                <w:sz w:val="20"/>
                <w:szCs w:val="20"/>
                <w:lang w:val="en-CA"/>
              </w:rPr>
              <w:t>beddingPattern</w:t>
            </w:r>
          </w:p>
        </w:tc>
        <w:tc>
          <w:tcPr>
            <w:tcW w:w="1418" w:type="dxa"/>
          </w:tcPr>
          <w:p w14:paraId="614C1124"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Category</w:t>
            </w:r>
          </w:p>
        </w:tc>
        <w:tc>
          <w:tcPr>
            <w:tcW w:w="6508" w:type="dxa"/>
          </w:tcPr>
          <w:p w14:paraId="3E3A756F"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Term(s) specifying patterns of bedding thickness or relationships between bedding packages. (eg; thinning upward, thickening upward)</w:t>
            </w:r>
          </w:p>
          <w:p w14:paraId="63B7F79E"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6045F2" w:rsidRPr="006045F2" w14:paraId="514F55EB" w14:textId="77777777" w:rsidTr="006045F2">
        <w:tc>
          <w:tcPr>
            <w:cnfStyle w:val="001000000000" w:firstRow="0" w:lastRow="0" w:firstColumn="1" w:lastColumn="0" w:oddVBand="0" w:evenVBand="0" w:oddHBand="0" w:evenHBand="0" w:firstRowFirstColumn="0" w:firstRowLastColumn="0" w:lastRowFirstColumn="0" w:lastRowLastColumn="0"/>
            <w:tcW w:w="1809" w:type="dxa"/>
          </w:tcPr>
          <w:p w14:paraId="4B2DB8F1" w14:textId="77777777" w:rsidR="006045F2" w:rsidRPr="006045F2" w:rsidRDefault="006045F2" w:rsidP="006045F2">
            <w:pPr>
              <w:autoSpaceDE w:val="0"/>
              <w:autoSpaceDN w:val="0"/>
              <w:adjustRightInd w:val="0"/>
              <w:spacing w:after="0"/>
              <w:rPr>
                <w:rFonts w:asciiTheme="minorHAnsi" w:hAnsiTheme="minorHAnsi"/>
                <w:color w:val="000000"/>
                <w:sz w:val="20"/>
                <w:szCs w:val="20"/>
                <w:lang w:val="en-CA"/>
              </w:rPr>
            </w:pPr>
            <w:bookmarkStart w:id="934" w:name="BKM_8FB90A67_2503_406F_8326_44811B80D96C"/>
            <w:bookmarkEnd w:id="934"/>
            <w:r w:rsidRPr="006045F2">
              <w:rPr>
                <w:rFonts w:asciiTheme="minorHAnsi" w:hAnsiTheme="minorHAnsi"/>
                <w:color w:val="000000"/>
                <w:sz w:val="20"/>
                <w:szCs w:val="20"/>
                <w:lang w:val="en-CA"/>
              </w:rPr>
              <w:t>beddingStyle</w:t>
            </w:r>
          </w:p>
        </w:tc>
        <w:tc>
          <w:tcPr>
            <w:tcW w:w="1418" w:type="dxa"/>
          </w:tcPr>
          <w:p w14:paraId="341CCE6B" w14:textId="77777777" w:rsidR="006045F2" w:rsidRPr="006045F2" w:rsidRDefault="006045F2" w:rsidP="006045F2">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Category</w:t>
            </w:r>
          </w:p>
        </w:tc>
        <w:tc>
          <w:tcPr>
            <w:tcW w:w="6508" w:type="dxa"/>
          </w:tcPr>
          <w:p w14:paraId="5027A2AE" w14:textId="77777777" w:rsidR="006045F2" w:rsidRPr="006045F2" w:rsidRDefault="006045F2" w:rsidP="006045F2">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Term(s) specifying the style of bedding in a stratified geologic unit (e.g. lenticular, irregular, planar, vague, massive)</w:t>
            </w:r>
          </w:p>
          <w:p w14:paraId="1B98D5D0" w14:textId="77777777" w:rsidR="006045F2" w:rsidRPr="006045F2" w:rsidRDefault="006045F2" w:rsidP="006045F2">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6045F2" w:rsidRPr="006045F2" w14:paraId="6A7B30B4" w14:textId="77777777" w:rsidTr="00604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B9FEB8A" w14:textId="77777777" w:rsidR="006045F2" w:rsidRPr="006045F2" w:rsidRDefault="006045F2" w:rsidP="006045F2">
            <w:pPr>
              <w:autoSpaceDE w:val="0"/>
              <w:autoSpaceDN w:val="0"/>
              <w:adjustRightInd w:val="0"/>
              <w:spacing w:after="0"/>
              <w:rPr>
                <w:rFonts w:asciiTheme="minorHAnsi" w:hAnsiTheme="minorHAnsi"/>
                <w:color w:val="000000"/>
                <w:sz w:val="20"/>
                <w:szCs w:val="20"/>
                <w:lang w:val="en-CA"/>
              </w:rPr>
            </w:pPr>
            <w:bookmarkStart w:id="935" w:name="BKM_32D036C1_ECEB_4E0E_8D49_567109DB3963"/>
            <w:bookmarkEnd w:id="935"/>
            <w:r w:rsidRPr="006045F2">
              <w:rPr>
                <w:rFonts w:asciiTheme="minorHAnsi" w:hAnsiTheme="minorHAnsi"/>
                <w:color w:val="000000"/>
                <w:sz w:val="20"/>
                <w:szCs w:val="20"/>
                <w:lang w:val="en-CA"/>
              </w:rPr>
              <w:t>beddingThickness</w:t>
            </w:r>
          </w:p>
        </w:tc>
        <w:tc>
          <w:tcPr>
            <w:tcW w:w="1418" w:type="dxa"/>
          </w:tcPr>
          <w:p w14:paraId="711BFECC"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Category</w:t>
            </w:r>
          </w:p>
        </w:tc>
        <w:tc>
          <w:tcPr>
            <w:tcW w:w="6508" w:type="dxa"/>
          </w:tcPr>
          <w:p w14:paraId="5A0AC714"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 xml:space="preserve">Term(s) or numeric values characterizing the thickness of bedding in the unit. </w:t>
            </w:r>
          </w:p>
          <w:p w14:paraId="6A84248D"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08133098" w14:textId="77777777" w:rsidR="006045F2" w:rsidRDefault="006045F2" w:rsidP="00AB10FC"/>
    <w:p w14:paraId="56D8292E" w14:textId="3F53894E" w:rsidR="00FE43AC" w:rsidRDefault="00FE43AC" w:rsidP="00FE43AC">
      <w:pPr>
        <w:pStyle w:val="Heading3"/>
      </w:pPr>
      <w:r>
        <w:t>GeoSciML extension vocabularies</w:t>
      </w:r>
    </w:p>
    <w:p w14:paraId="28B7FC06" w14:textId="77777777" w:rsidR="00FE43AC" w:rsidRDefault="00FE43AC" w:rsidP="00FE43AC"/>
    <w:p w14:paraId="354C2EA6" w14:textId="47B75FE5" w:rsidR="00FE43AC" w:rsidRPr="00FE43AC" w:rsidRDefault="00FE43AC" w:rsidP="00FE43AC">
      <w:r>
        <w:t xml:space="preserve">Vocabularies uses in GeoSciML are listed in </w:t>
      </w:r>
      <w:r>
        <w:fldChar w:fldCharType="begin"/>
      </w:r>
      <w:r>
        <w:instrText xml:space="preserve"> REF _Ref433004816 \h </w:instrText>
      </w:r>
      <w:r>
        <w:fldChar w:fldCharType="separate"/>
      </w:r>
      <w:r>
        <w:t xml:space="preserve">Table </w:t>
      </w:r>
      <w:r>
        <w:rPr>
          <w:noProof/>
        </w:rPr>
        <w:t>15</w:t>
      </w:r>
      <w:r>
        <w:fldChar w:fldCharType="end"/>
      </w:r>
    </w:p>
    <w:p w14:paraId="3DB0B66F" w14:textId="77777777" w:rsidR="00FE43AC" w:rsidRDefault="00FE43AC" w:rsidP="00AB10FC"/>
    <w:p w14:paraId="4E5106A3" w14:textId="3A3BF1CC" w:rsidR="00FE43AC" w:rsidRDefault="00FE43AC" w:rsidP="00FE43AC">
      <w:pPr>
        <w:pStyle w:val="Caption"/>
        <w:keepNext/>
      </w:pPr>
      <w:bookmarkStart w:id="936" w:name="_Ref433004816"/>
      <w:r>
        <w:t xml:space="preserve">Table </w:t>
      </w:r>
      <w:fldSimple w:instr=" SEQ Table \* ARABIC ">
        <w:r w:rsidR="004D3EF3">
          <w:rPr>
            <w:noProof/>
          </w:rPr>
          <w:t>15</w:t>
        </w:r>
      </w:fldSimple>
      <w:bookmarkEnd w:id="936"/>
      <w:r>
        <w:t xml:space="preserve"> : GeoSciML vocabularies</w:t>
      </w:r>
    </w:p>
    <w:tbl>
      <w:tblPr>
        <w:tblStyle w:val="LightShading"/>
        <w:tblW w:w="0" w:type="auto"/>
        <w:tblLook w:val="04A0" w:firstRow="1" w:lastRow="0" w:firstColumn="1" w:lastColumn="0" w:noHBand="0" w:noVBand="1"/>
      </w:tblPr>
      <w:tblGrid>
        <w:gridCol w:w="3658"/>
        <w:gridCol w:w="5198"/>
      </w:tblGrid>
      <w:tr w:rsidR="00FE43AC" w:rsidRPr="00FE43AC" w14:paraId="2D9E3680" w14:textId="77777777" w:rsidTr="00FE43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491BB4D1" w14:textId="36A16FA2" w:rsidR="00FE43AC" w:rsidRPr="00FE43AC" w:rsidRDefault="00FE43AC" w:rsidP="00AB10FC">
            <w:pPr>
              <w:rPr>
                <w:rFonts w:asciiTheme="minorHAnsi" w:hAnsiTheme="minorHAnsi"/>
              </w:rPr>
            </w:pPr>
            <w:r w:rsidRPr="00FE43AC">
              <w:rPr>
                <w:rFonts w:asciiTheme="minorHAnsi" w:hAnsiTheme="minorHAnsi"/>
              </w:rPr>
              <w:t>Vocabulary</w:t>
            </w:r>
          </w:p>
        </w:tc>
        <w:tc>
          <w:tcPr>
            <w:tcW w:w="5198" w:type="dxa"/>
          </w:tcPr>
          <w:p w14:paraId="46F484FA" w14:textId="6A44630E" w:rsidR="00FE43AC" w:rsidRPr="00FE43AC" w:rsidRDefault="00FE43AC" w:rsidP="00AB10FC">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Description</w:t>
            </w:r>
          </w:p>
        </w:tc>
      </w:tr>
      <w:tr w:rsidR="00FE43AC" w:rsidRPr="00FE43AC" w14:paraId="73DC6493"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299D9183" w14:textId="205C4F23" w:rsidR="00FE43AC" w:rsidRPr="00FE43AC" w:rsidRDefault="00FE43AC" w:rsidP="00AB10FC">
            <w:pPr>
              <w:rPr>
                <w:rFonts w:asciiTheme="minorHAnsi" w:hAnsiTheme="minorHAnsi"/>
              </w:rPr>
            </w:pPr>
            <w:r w:rsidRPr="00FE43AC">
              <w:rPr>
                <w:rFonts w:asciiTheme="minorHAnsi" w:hAnsiTheme="minorHAnsi"/>
              </w:rPr>
              <w:lastRenderedPageBreak/>
              <w:t>GeologicRelationshipTerm</w:t>
            </w:r>
          </w:p>
        </w:tc>
        <w:tc>
          <w:tcPr>
            <w:tcW w:w="5198" w:type="dxa"/>
          </w:tcPr>
          <w:p w14:paraId="1CE40D3B" w14:textId="18408F30"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Refers to a vocabulary of terms describing a relationships between geologic features or objects</w:t>
            </w:r>
          </w:p>
        </w:tc>
      </w:tr>
      <w:tr w:rsidR="00FE43AC" w:rsidRPr="00FE43AC" w14:paraId="318C2F8F" w14:textId="77777777" w:rsidTr="00FE43AC">
        <w:tc>
          <w:tcPr>
            <w:cnfStyle w:val="001000000000" w:firstRow="0" w:lastRow="0" w:firstColumn="1" w:lastColumn="0" w:oddVBand="0" w:evenVBand="0" w:oddHBand="0" w:evenHBand="0" w:firstRowFirstColumn="0" w:firstRowLastColumn="0" w:lastRowFirstColumn="0" w:lastRowLastColumn="0"/>
            <w:tcW w:w="3658" w:type="dxa"/>
          </w:tcPr>
          <w:p w14:paraId="690B5AEE" w14:textId="4EF1E00F" w:rsidR="00FE43AC" w:rsidRPr="00FE43AC" w:rsidRDefault="00FE43AC" w:rsidP="00AB10FC">
            <w:pPr>
              <w:rPr>
                <w:rFonts w:asciiTheme="minorHAnsi" w:hAnsiTheme="minorHAnsi"/>
              </w:rPr>
            </w:pPr>
            <w:r w:rsidRPr="00FE43AC">
              <w:rPr>
                <w:rFonts w:asciiTheme="minorHAnsi" w:hAnsiTheme="minorHAnsi"/>
              </w:rPr>
              <w:t>RelationRoleTerm</w:t>
            </w:r>
          </w:p>
        </w:tc>
        <w:tc>
          <w:tcPr>
            <w:tcW w:w="5198" w:type="dxa"/>
          </w:tcPr>
          <w:p w14:paraId="73AC3C24" w14:textId="0A9C686F" w:rsidR="00FE43AC" w:rsidRPr="00FE43AC" w:rsidRDefault="00FE43AC" w:rsidP="00AB10F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roles played by geologic features or objects in a geologic relationship</w:t>
            </w:r>
          </w:p>
        </w:tc>
      </w:tr>
      <w:tr w:rsidR="00FE43AC" w:rsidRPr="00FE43AC" w14:paraId="06E73D59"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6A094BCD" w14:textId="3684DC52" w:rsidR="00FE43AC" w:rsidRPr="00FE43AC" w:rsidRDefault="00FE43AC" w:rsidP="00AB10FC">
            <w:pPr>
              <w:rPr>
                <w:rFonts w:asciiTheme="minorHAnsi" w:hAnsiTheme="minorHAnsi"/>
              </w:rPr>
            </w:pPr>
            <w:r w:rsidRPr="00FE43AC">
              <w:rPr>
                <w:rFonts w:asciiTheme="minorHAnsi" w:hAnsiTheme="minorHAnsi"/>
              </w:rPr>
              <w:t>AlterationTypeTerm</w:t>
            </w:r>
          </w:p>
        </w:tc>
        <w:tc>
          <w:tcPr>
            <w:tcW w:w="5198" w:type="dxa"/>
          </w:tcPr>
          <w:p w14:paraId="01ADE2ED" w14:textId="43BF4976"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FE43AC" w14:paraId="598B3102" w14:textId="77777777" w:rsidTr="00FE43AC">
        <w:tc>
          <w:tcPr>
            <w:cnfStyle w:val="001000000000" w:firstRow="0" w:lastRow="0" w:firstColumn="1" w:lastColumn="0" w:oddVBand="0" w:evenVBand="0" w:oddHBand="0" w:evenHBand="0" w:firstRowFirstColumn="0" w:firstRowLastColumn="0" w:lastRowFirstColumn="0" w:lastRowLastColumn="0"/>
            <w:tcW w:w="3658" w:type="dxa"/>
          </w:tcPr>
          <w:p w14:paraId="702928FE" w14:textId="5CEF5CA9" w:rsidR="00FE43AC" w:rsidRPr="00FE43AC" w:rsidRDefault="00FE43AC" w:rsidP="00AB10FC">
            <w:pPr>
              <w:rPr>
                <w:rFonts w:asciiTheme="minorHAnsi" w:hAnsiTheme="minorHAnsi"/>
                <w:lang w:val="en-CA"/>
              </w:rPr>
            </w:pPr>
            <w:r w:rsidRPr="00FE43AC">
              <w:rPr>
                <w:rFonts w:asciiTheme="minorHAnsi" w:hAnsiTheme="minorHAnsi"/>
              </w:rPr>
              <w:t>ConstituentPartRoleTerm</w:t>
            </w:r>
          </w:p>
        </w:tc>
        <w:tc>
          <w:tcPr>
            <w:tcW w:w="5198" w:type="dxa"/>
          </w:tcPr>
          <w:p w14:paraId="761688CE" w14:textId="58772DF5" w:rsidR="00FE43AC" w:rsidRPr="00FE43AC" w:rsidRDefault="00FE43AC" w:rsidP="00AB10F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the role played by a constituent part of a compound material (eg, matrix, phenocryst)</w:t>
            </w:r>
          </w:p>
        </w:tc>
      </w:tr>
      <w:tr w:rsidR="00FE43AC" w:rsidRPr="00FE43AC" w14:paraId="0F45BD13"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4BE40267" w14:textId="5DC6E4B7" w:rsidR="00FE43AC" w:rsidRPr="00FE43AC" w:rsidRDefault="00FE43AC" w:rsidP="00AB10FC">
            <w:pPr>
              <w:rPr>
                <w:rFonts w:asciiTheme="minorHAnsi" w:hAnsiTheme="minorHAnsi"/>
              </w:rPr>
            </w:pPr>
            <w:r w:rsidRPr="00FE43AC">
              <w:rPr>
                <w:rFonts w:asciiTheme="minorHAnsi" w:hAnsiTheme="minorHAnsi"/>
              </w:rPr>
              <w:t>FabricTypeTerm</w:t>
            </w:r>
          </w:p>
        </w:tc>
        <w:tc>
          <w:tcPr>
            <w:tcW w:w="5198" w:type="dxa"/>
          </w:tcPr>
          <w:p w14:paraId="053CF9BF" w14:textId="3ABC4671"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the type of fabric present</w:t>
            </w:r>
          </w:p>
        </w:tc>
      </w:tr>
      <w:tr w:rsidR="00FE43AC" w:rsidRPr="00FE43AC" w14:paraId="62E8ADB8" w14:textId="77777777" w:rsidTr="00FE43AC">
        <w:tc>
          <w:tcPr>
            <w:cnfStyle w:val="001000000000" w:firstRow="0" w:lastRow="0" w:firstColumn="1" w:lastColumn="0" w:oddVBand="0" w:evenVBand="0" w:oddHBand="0" w:evenHBand="0" w:firstRowFirstColumn="0" w:firstRowLastColumn="0" w:lastRowFirstColumn="0" w:lastRowLastColumn="0"/>
            <w:tcW w:w="3658" w:type="dxa"/>
          </w:tcPr>
          <w:p w14:paraId="01734D96" w14:textId="6A0C5B57" w:rsidR="00FE43AC" w:rsidRPr="00FE43AC" w:rsidRDefault="00FE43AC" w:rsidP="00FE43AC">
            <w:pPr>
              <w:rPr>
                <w:rFonts w:asciiTheme="minorHAnsi" w:hAnsiTheme="minorHAnsi"/>
              </w:rPr>
            </w:pPr>
            <w:r w:rsidRPr="00FE43AC">
              <w:rPr>
                <w:rFonts w:asciiTheme="minorHAnsi" w:hAnsiTheme="minorHAnsi"/>
              </w:rPr>
              <w:t>MineralNameTerm</w:t>
            </w:r>
          </w:p>
        </w:tc>
        <w:tc>
          <w:tcPr>
            <w:tcW w:w="5198" w:type="dxa"/>
          </w:tcPr>
          <w:p w14:paraId="3F741223" w14:textId="0499EDC7" w:rsidR="00FE43AC" w:rsidRPr="00FE43AC" w:rsidRDefault="00FE43AC" w:rsidP="00AB10F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Refers to a vocabulary of mineral names</w:t>
            </w:r>
          </w:p>
        </w:tc>
      </w:tr>
      <w:tr w:rsidR="00FE43AC" w:rsidRPr="00FE43AC" w14:paraId="7A414FDB"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135D4B75" w14:textId="6C7DFC2F" w:rsidR="00FE43AC" w:rsidRPr="00FE43AC" w:rsidRDefault="00FE43AC" w:rsidP="00AB10FC">
            <w:pPr>
              <w:rPr>
                <w:rFonts w:asciiTheme="minorHAnsi" w:hAnsiTheme="minorHAnsi"/>
              </w:rPr>
            </w:pPr>
            <w:r w:rsidRPr="00FE43AC">
              <w:rPr>
                <w:rFonts w:asciiTheme="minorHAnsi" w:hAnsiTheme="minorHAnsi"/>
              </w:rPr>
              <w:t>ParticleTypeTerm</w:t>
            </w:r>
          </w:p>
        </w:tc>
        <w:tc>
          <w:tcPr>
            <w:tcW w:w="5198" w:type="dxa"/>
          </w:tcPr>
          <w:p w14:paraId="7D247249" w14:textId="6EAAB3DE"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the type of particle in the compound earth material (eg, bioclast, phenocryst, pyroclast)</w:t>
            </w:r>
          </w:p>
        </w:tc>
      </w:tr>
      <w:tr w:rsidR="00FE43AC" w:rsidRPr="00FE43AC" w14:paraId="2F7F49AF" w14:textId="77777777" w:rsidTr="00FE43AC">
        <w:tc>
          <w:tcPr>
            <w:cnfStyle w:val="001000000000" w:firstRow="0" w:lastRow="0" w:firstColumn="1" w:lastColumn="0" w:oddVBand="0" w:evenVBand="0" w:oddHBand="0" w:evenHBand="0" w:firstRowFirstColumn="0" w:firstRowLastColumn="0" w:lastRowFirstColumn="0" w:lastRowLastColumn="0"/>
            <w:tcW w:w="3658" w:type="dxa"/>
          </w:tcPr>
          <w:p w14:paraId="192C35DB" w14:textId="27B50DB6" w:rsidR="00FE43AC" w:rsidRPr="00FE43AC" w:rsidRDefault="00FE43AC" w:rsidP="00AB10FC">
            <w:pPr>
              <w:rPr>
                <w:rFonts w:asciiTheme="minorHAnsi" w:hAnsiTheme="minorHAnsi"/>
              </w:rPr>
            </w:pPr>
            <w:r w:rsidRPr="00FE43AC">
              <w:rPr>
                <w:rFonts w:asciiTheme="minorHAnsi" w:hAnsiTheme="minorHAnsi"/>
              </w:rPr>
              <w:t>PhysicalPropertyTerm</w:t>
            </w:r>
          </w:p>
        </w:tc>
        <w:tc>
          <w:tcPr>
            <w:tcW w:w="5198" w:type="dxa"/>
          </w:tcPr>
          <w:p w14:paraId="501ACEE0" w14:textId="5C090307" w:rsidR="00FE43AC" w:rsidRPr="00FE43AC" w:rsidRDefault="00FE43AC" w:rsidP="00AB10F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Refers to a vocabulary of physical property types (eg, density, porosity, magnetic susceptibility, magnetic remanence, conductivity, etc)</w:t>
            </w:r>
          </w:p>
        </w:tc>
      </w:tr>
      <w:tr w:rsidR="00FE43AC" w:rsidRPr="00FE43AC" w14:paraId="77A0E095"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413A7E0A" w14:textId="00A91475" w:rsidR="00FE43AC" w:rsidRPr="00FE43AC" w:rsidRDefault="00FE43AC" w:rsidP="00AB10FC">
            <w:pPr>
              <w:rPr>
                <w:rFonts w:asciiTheme="minorHAnsi" w:hAnsiTheme="minorHAnsi"/>
              </w:rPr>
            </w:pPr>
            <w:r w:rsidRPr="00FE43AC">
              <w:rPr>
                <w:rFonts w:asciiTheme="minorHAnsi" w:hAnsiTheme="minorHAnsi"/>
              </w:rPr>
              <w:t>DeformationStyleTerm</w:t>
            </w:r>
          </w:p>
        </w:tc>
        <w:tc>
          <w:tcPr>
            <w:tcW w:w="5198" w:type="dxa"/>
          </w:tcPr>
          <w:p w14:paraId="7C0219B3" w14:textId="7C2934AC"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A controlled vocabulary of terms describing the style of deformation (eg, brittle, ductile).</w:t>
            </w:r>
          </w:p>
        </w:tc>
      </w:tr>
      <w:tr w:rsidR="00FE43AC" w:rsidRPr="00FE43AC" w14:paraId="2C4231E8" w14:textId="77777777" w:rsidTr="00FE43AC">
        <w:tc>
          <w:tcPr>
            <w:cnfStyle w:val="001000000000" w:firstRow="0" w:lastRow="0" w:firstColumn="1" w:lastColumn="0" w:oddVBand="0" w:evenVBand="0" w:oddHBand="0" w:evenHBand="0" w:firstRowFirstColumn="0" w:firstRowLastColumn="0" w:lastRowFirstColumn="0" w:lastRowLastColumn="0"/>
            <w:tcW w:w="3658" w:type="dxa"/>
          </w:tcPr>
          <w:p w14:paraId="71D4BE5E" w14:textId="39A9BBB6" w:rsidR="00FE43AC" w:rsidRPr="00FE43AC" w:rsidRDefault="00FE43AC" w:rsidP="00AB10FC">
            <w:pPr>
              <w:rPr>
                <w:rFonts w:asciiTheme="minorHAnsi" w:hAnsiTheme="minorHAnsi"/>
              </w:rPr>
            </w:pPr>
            <w:r w:rsidRPr="00FE43AC">
              <w:rPr>
                <w:rFonts w:asciiTheme="minorHAnsi" w:hAnsiTheme="minorHAnsi"/>
              </w:rPr>
              <w:t>LineationTypeTerm</w:t>
            </w:r>
          </w:p>
        </w:tc>
        <w:tc>
          <w:tcPr>
            <w:tcW w:w="5198" w:type="dxa"/>
          </w:tcPr>
          <w:p w14:paraId="0998214D" w14:textId="6D80D57C" w:rsidR="00FE43AC" w:rsidRPr="00FE43AC" w:rsidRDefault="00FE43AC" w:rsidP="00FE43AC">
            <w:pPr>
              <w:tabs>
                <w:tab w:val="left" w:pos="3546"/>
              </w:tabs>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 xml:space="preserve">Refers to a vocabulary of terms describing the type of lineation.  Examples include: flow lines, scratches, striae, slickenlines, </w:t>
            </w:r>
            <w:proofErr w:type="gramStart"/>
            <w:r w:rsidRPr="00FE43AC">
              <w:rPr>
                <w:rFonts w:asciiTheme="minorHAnsi" w:hAnsiTheme="minorHAnsi"/>
              </w:rPr>
              <w:t>linear</w:t>
            </w:r>
            <w:proofErr w:type="gramEnd"/>
            <w:r w:rsidRPr="00FE43AC">
              <w:rPr>
                <w:rFonts w:asciiTheme="minorHAnsi" w:hAnsiTheme="minorHAnsi"/>
              </w:rPr>
              <w:t xml:space="preserve"> arrangements of elongate components in sediments, elongate minerals, crinkles, and lines of intersection between penetrative planar structures.</w:t>
            </w:r>
          </w:p>
        </w:tc>
      </w:tr>
      <w:tr w:rsidR="00FE43AC" w:rsidRPr="00FE43AC" w14:paraId="09EF80BD"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02816E32" w14:textId="50D78AC6" w:rsidR="00FE43AC" w:rsidRPr="00FE43AC" w:rsidRDefault="00FE43AC" w:rsidP="00AB10FC">
            <w:pPr>
              <w:rPr>
                <w:rFonts w:asciiTheme="minorHAnsi" w:hAnsiTheme="minorHAnsi"/>
              </w:rPr>
            </w:pPr>
            <w:r w:rsidRPr="00FE43AC">
              <w:rPr>
                <w:rFonts w:asciiTheme="minorHAnsi" w:hAnsiTheme="minorHAnsi"/>
              </w:rPr>
              <w:t>MovementSenseTerm</w:t>
            </w:r>
          </w:p>
        </w:tc>
        <w:tc>
          <w:tcPr>
            <w:tcW w:w="5198" w:type="dxa"/>
          </w:tcPr>
          <w:p w14:paraId="3A6D30A2" w14:textId="14B1FEA1"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the sense of movement on a shear displacement structure</w:t>
            </w:r>
          </w:p>
        </w:tc>
      </w:tr>
      <w:tr w:rsidR="00FE43AC" w:rsidRPr="00FE43AC" w14:paraId="3EBA984D" w14:textId="77777777" w:rsidTr="00FE43AC">
        <w:tc>
          <w:tcPr>
            <w:cnfStyle w:val="001000000000" w:firstRow="0" w:lastRow="0" w:firstColumn="1" w:lastColumn="0" w:oddVBand="0" w:evenVBand="0" w:oddHBand="0" w:evenHBand="0" w:firstRowFirstColumn="0" w:firstRowLastColumn="0" w:lastRowFirstColumn="0" w:lastRowLastColumn="0"/>
            <w:tcW w:w="3658" w:type="dxa"/>
          </w:tcPr>
          <w:p w14:paraId="442A7A86" w14:textId="0E20384C" w:rsidR="00FE43AC" w:rsidRPr="00FE43AC" w:rsidRDefault="00FE43AC" w:rsidP="00AB10FC">
            <w:pPr>
              <w:rPr>
                <w:rFonts w:asciiTheme="minorHAnsi" w:hAnsiTheme="minorHAnsi"/>
              </w:rPr>
            </w:pPr>
            <w:r w:rsidRPr="00FE43AC">
              <w:rPr>
                <w:rFonts w:asciiTheme="minorHAnsi" w:hAnsiTheme="minorHAnsi"/>
              </w:rPr>
              <w:t>MovementTypeTerm</w:t>
            </w:r>
          </w:p>
        </w:tc>
        <w:tc>
          <w:tcPr>
            <w:tcW w:w="5198" w:type="dxa"/>
          </w:tcPr>
          <w:p w14:paraId="2CAB326F" w14:textId="247D656B" w:rsidR="00FE43AC" w:rsidRPr="00FE43AC" w:rsidRDefault="00FE43AC" w:rsidP="00AB10F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 xml:space="preserve">Refers to a vocabulary of terms describing the type </w:t>
            </w:r>
            <w:r w:rsidRPr="00FE43AC">
              <w:rPr>
                <w:rFonts w:asciiTheme="minorHAnsi" w:hAnsiTheme="minorHAnsi"/>
              </w:rPr>
              <w:lastRenderedPageBreak/>
              <w:t>of movement  (eg, dip-slip, strike-slip)</w:t>
            </w:r>
          </w:p>
        </w:tc>
      </w:tr>
      <w:tr w:rsidR="00FE43AC" w:rsidRPr="00FE43AC" w14:paraId="6C1B54E8"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1771A2DC" w14:textId="4AD639E1" w:rsidR="00FE43AC" w:rsidRPr="00FE43AC" w:rsidRDefault="00FE43AC" w:rsidP="00AB10FC">
            <w:pPr>
              <w:rPr>
                <w:rFonts w:asciiTheme="minorHAnsi" w:hAnsiTheme="minorHAnsi"/>
              </w:rPr>
            </w:pPr>
            <w:r w:rsidRPr="00FE43AC">
              <w:rPr>
                <w:rFonts w:asciiTheme="minorHAnsi" w:hAnsiTheme="minorHAnsi"/>
              </w:rPr>
              <w:lastRenderedPageBreak/>
              <w:t>NonDirectionalStructureTypeTerm</w:t>
            </w:r>
          </w:p>
        </w:tc>
        <w:tc>
          <w:tcPr>
            <w:tcW w:w="5198" w:type="dxa"/>
          </w:tcPr>
          <w:p w14:paraId="7D818013" w14:textId="39FE2857" w:rsidR="00FE43AC" w:rsidRPr="00FE43AC" w:rsidRDefault="00FE43AC" w:rsidP="00FE43AC">
            <w:pPr>
              <w:tabs>
                <w:tab w:val="left" w:pos="3668"/>
              </w:tab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types of non-directional structures (eg, miarolitic cavity, flame structure, load cast, shatter cone, trace fossil, fossil mold, etc)</w:t>
            </w:r>
          </w:p>
        </w:tc>
      </w:tr>
    </w:tbl>
    <w:p w14:paraId="05CB90CE" w14:textId="77777777" w:rsidR="00FE43AC" w:rsidRDefault="00FE43AC" w:rsidP="00AB10FC"/>
    <w:p w14:paraId="10A3206D" w14:textId="77777777" w:rsidR="006045F2" w:rsidRPr="00AB10FC" w:rsidRDefault="006045F2" w:rsidP="00AB10FC"/>
    <w:p w14:paraId="62BDB0BB" w14:textId="37A18CAA" w:rsidR="003666A1" w:rsidRDefault="003666A1" w:rsidP="003666A1">
      <w:pPr>
        <w:pStyle w:val="Heading2"/>
        <w:rPr>
          <w:lang w:val="en-CA"/>
        </w:rPr>
      </w:pPr>
      <w:bookmarkStart w:id="937" w:name="_Ref432948522"/>
      <w:r w:rsidRPr="00D12552">
        <w:rPr>
          <w:lang w:val="en-CA"/>
        </w:rPr>
        <w:t xml:space="preserve">GeoSciML </w:t>
      </w:r>
      <w:r>
        <w:rPr>
          <w:lang w:val="en-CA"/>
        </w:rPr>
        <w:t>GeologicTime</w:t>
      </w:r>
      <w:r w:rsidRPr="00D12552">
        <w:rPr>
          <w:lang w:val="en-CA"/>
        </w:rPr>
        <w:t xml:space="preserve"> </w:t>
      </w:r>
      <w:ins w:id="938" w:author="Eric Boisvert" w:date="2015-11-03T05:15:00Z">
        <w:r w:rsidR="004F0DC1">
          <w:rPr>
            <w:lang w:val="en-CA"/>
          </w:rPr>
          <w:t xml:space="preserve">Abstract </w:t>
        </w:r>
      </w:ins>
      <w:r w:rsidRPr="00D12552">
        <w:rPr>
          <w:lang w:val="en-CA"/>
        </w:rPr>
        <w:t>Requirements Class</w:t>
      </w:r>
      <w:bookmarkEnd w:id="937"/>
    </w:p>
    <w:p w14:paraId="2285F0D3" w14:textId="77777777" w:rsidR="002A58E0" w:rsidRDefault="002A58E0" w:rsidP="00355CAB">
      <w:pPr>
        <w:rPr>
          <w:lang w:val="en-CA"/>
        </w:rPr>
      </w:pPr>
    </w:p>
    <w:p w14:paraId="2231DF6F" w14:textId="77777777" w:rsidR="003666A1" w:rsidRDefault="003666A1" w:rsidP="00355CAB">
      <w:pPr>
        <w:rPr>
          <w:lang w:val="en-CA"/>
        </w:rPr>
      </w:pPr>
      <w:r w:rsidRPr="003666A1">
        <w:rPr>
          <w:lang w:val="en-CA"/>
        </w:rPr>
        <w:t>The Geologic Time package contains elements used to describe the classification of geologic time: time periods, time boundaries, and the relationships between them as defined by the International Commission on Stratigraphy.</w:t>
      </w:r>
    </w:p>
    <w:p w14:paraId="15F819CB" w14:textId="77777777" w:rsidR="000B1244" w:rsidRDefault="000B1244" w:rsidP="00355CAB">
      <w:pPr>
        <w:rPr>
          <w:noProof/>
          <w:lang w:val="en-CA" w:eastAsia="en-CA"/>
        </w:rPr>
      </w:pPr>
    </w:p>
    <w:p w14:paraId="219AE101" w14:textId="77777777" w:rsidR="000B1244" w:rsidRDefault="000B1244" w:rsidP="000B1244">
      <w:pPr>
        <w:keepNext/>
      </w:pPr>
      <w:r>
        <w:rPr>
          <w:noProof/>
          <w:lang w:val="en-CA" w:eastAsia="en-CA"/>
        </w:rPr>
        <w:lastRenderedPageBreak/>
        <w:drawing>
          <wp:inline distT="0" distB="0" distL="0" distR="0" wp14:anchorId="4C8D56EE" wp14:editId="6C29ADA9">
            <wp:extent cx="5486400" cy="6156927"/>
            <wp:effectExtent l="0" t="0" r="0" b="0"/>
            <wp:docPr id="497" name="Imag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86400" cy="6156927"/>
                    </a:xfrm>
                    <a:prstGeom prst="rect">
                      <a:avLst/>
                    </a:prstGeom>
                    <a:noFill/>
                    <a:ln>
                      <a:noFill/>
                    </a:ln>
                  </pic:spPr>
                </pic:pic>
              </a:graphicData>
            </a:graphic>
          </wp:inline>
        </w:drawing>
      </w:r>
    </w:p>
    <w:p w14:paraId="1CA1FBA7" w14:textId="40410451" w:rsidR="000B1244" w:rsidRDefault="000B1244" w:rsidP="000B1244">
      <w:pPr>
        <w:pStyle w:val="Caption"/>
        <w:rPr>
          <w:lang w:val="en-CA"/>
        </w:rPr>
      </w:pPr>
      <w:r>
        <w:t xml:space="preserve">Figure </w:t>
      </w:r>
      <w:fldSimple w:instr=" SEQ Figure \* ARABIC ">
        <w:ins w:id="939" w:author="Eric Boisvert" w:date="2015-11-28T15:54:00Z">
          <w:r w:rsidR="00180077">
            <w:rPr>
              <w:noProof/>
            </w:rPr>
            <w:t>54</w:t>
          </w:r>
        </w:ins>
        <w:del w:id="940" w:author="Eric Boisvert" w:date="2015-10-30T04:23:00Z">
          <w:r w:rsidR="00090DCF" w:rsidDel="007D2867">
            <w:rPr>
              <w:noProof/>
            </w:rPr>
            <w:delText>52</w:delText>
          </w:r>
        </w:del>
      </w:fldSimple>
      <w:r>
        <w:t>: GeologicTime dependencies</w:t>
      </w:r>
    </w:p>
    <w:p w14:paraId="6A023BB6" w14:textId="77777777" w:rsidR="000B1244" w:rsidRDefault="000B124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6E550709"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4BE9489"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2E9E7CF8"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EFBD81C" w14:textId="7D217C40" w:rsidR="002A58E0" w:rsidRPr="00D12552" w:rsidRDefault="002A58E0" w:rsidP="002A58E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2A58E0" w:rsidRPr="00D12552" w14:paraId="52DBB499" w14:textId="77777777" w:rsidTr="006A7DD0">
        <w:tc>
          <w:tcPr>
            <w:tcW w:w="1809" w:type="dxa"/>
            <w:tcBorders>
              <w:top w:val="single" w:sz="12" w:space="0" w:color="auto"/>
              <w:left w:val="single" w:sz="12" w:space="0" w:color="auto"/>
              <w:bottom w:val="single" w:sz="4" w:space="0" w:color="auto"/>
              <w:right w:val="single" w:sz="4" w:space="0" w:color="auto"/>
            </w:tcBorders>
          </w:tcPr>
          <w:p w14:paraId="112D04E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7228883"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3E927D74" w14:textId="77777777" w:rsidTr="006A7DD0">
        <w:tc>
          <w:tcPr>
            <w:tcW w:w="1809" w:type="dxa"/>
            <w:tcBorders>
              <w:top w:val="single" w:sz="4" w:space="0" w:color="auto"/>
              <w:left w:val="single" w:sz="12" w:space="0" w:color="auto"/>
              <w:bottom w:val="single" w:sz="4" w:space="0" w:color="auto"/>
              <w:right w:val="single" w:sz="4" w:space="0" w:color="auto"/>
            </w:tcBorders>
          </w:tcPr>
          <w:p w14:paraId="046C6FE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F0CF151"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5E007479" w14:textId="77777777" w:rsidTr="006A7DD0">
        <w:tc>
          <w:tcPr>
            <w:tcW w:w="1809" w:type="dxa"/>
            <w:tcBorders>
              <w:top w:val="single" w:sz="4" w:space="0" w:color="auto"/>
              <w:left w:val="single" w:sz="12" w:space="0" w:color="auto"/>
              <w:bottom w:val="single" w:sz="4" w:space="0" w:color="auto"/>
              <w:right w:val="single" w:sz="4" w:space="0" w:color="auto"/>
            </w:tcBorders>
          </w:tcPr>
          <w:p w14:paraId="5502DB7B" w14:textId="4C7C9498"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9AAF185" w14:textId="625D69ED"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61491A23" w14:textId="77777777" w:rsidTr="006A7DD0">
        <w:tc>
          <w:tcPr>
            <w:tcW w:w="1809" w:type="dxa"/>
            <w:tcBorders>
              <w:top w:val="single" w:sz="4" w:space="0" w:color="auto"/>
              <w:left w:val="single" w:sz="12" w:space="0" w:color="auto"/>
              <w:bottom w:val="single" w:sz="4" w:space="0" w:color="auto"/>
              <w:right w:val="single" w:sz="4" w:space="0" w:color="auto"/>
            </w:tcBorders>
          </w:tcPr>
          <w:p w14:paraId="52813B25" w14:textId="34B599B7"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2C6D794" w14:textId="35D6DB8C"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 19108 Temporal Schema</w:t>
            </w:r>
          </w:p>
        </w:tc>
      </w:tr>
    </w:tbl>
    <w:p w14:paraId="07749D08" w14:textId="77777777" w:rsidR="002A58E0" w:rsidRDefault="002A58E0" w:rsidP="00355CAB">
      <w:pPr>
        <w:rPr>
          <w:lang w:val="en-CA"/>
        </w:rPr>
      </w:pPr>
    </w:p>
    <w:p w14:paraId="1FB8EF3C" w14:textId="77777777" w:rsidR="002A58E0" w:rsidRDefault="002A58E0" w:rsidP="00355CAB">
      <w:pPr>
        <w:rPr>
          <w:lang w:val="en-CA"/>
        </w:rPr>
      </w:pPr>
    </w:p>
    <w:p w14:paraId="2C2DA796" w14:textId="77777777" w:rsidR="008F4E9C" w:rsidRDefault="008F4E9C" w:rsidP="008F4E9C">
      <w:pPr>
        <w:keepNext/>
      </w:pPr>
      <w:r>
        <w:rPr>
          <w:noProof/>
          <w:lang w:val="en-CA" w:eastAsia="en-CA"/>
        </w:rPr>
        <w:drawing>
          <wp:inline distT="0" distB="0" distL="0" distR="0" wp14:anchorId="5B96BB0A" wp14:editId="572EE901">
            <wp:extent cx="5486400" cy="4740616"/>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86400" cy="4740616"/>
                    </a:xfrm>
                    <a:prstGeom prst="rect">
                      <a:avLst/>
                    </a:prstGeom>
                    <a:noFill/>
                    <a:ln>
                      <a:noFill/>
                    </a:ln>
                  </pic:spPr>
                </pic:pic>
              </a:graphicData>
            </a:graphic>
          </wp:inline>
        </w:drawing>
      </w:r>
    </w:p>
    <w:p w14:paraId="7CF7A581" w14:textId="7CC48CE3" w:rsidR="008F4E9C" w:rsidRDefault="008F4E9C" w:rsidP="008F4E9C">
      <w:pPr>
        <w:pStyle w:val="Caption"/>
      </w:pPr>
      <w:r>
        <w:t xml:space="preserve">Figure </w:t>
      </w:r>
      <w:fldSimple w:instr=" SEQ Figure \* ARABIC ">
        <w:ins w:id="941" w:author="Eric Boisvert" w:date="2015-11-28T15:54:00Z">
          <w:r w:rsidR="00180077">
            <w:rPr>
              <w:noProof/>
            </w:rPr>
            <w:t>55</w:t>
          </w:r>
        </w:ins>
        <w:del w:id="942" w:author="Eric Boisvert" w:date="2015-10-30T04:23:00Z">
          <w:r w:rsidR="00090DCF" w:rsidDel="007D2867">
            <w:rPr>
              <w:noProof/>
            </w:rPr>
            <w:delText>53</w:delText>
          </w:r>
        </w:del>
      </w:fldSimple>
      <w:r>
        <w:t>: Geologic Time summary diagram</w:t>
      </w:r>
    </w:p>
    <w:p w14:paraId="1B5DD8CD" w14:textId="60B4F9D0" w:rsidR="008F4E9C" w:rsidRDefault="008F4E9C" w:rsidP="00D81A7B">
      <w:pPr>
        <w:pStyle w:val="Heading3"/>
      </w:pPr>
      <w:r w:rsidRPr="008F4E9C">
        <w:t>Global Boundary Stratotype Sections and Points</w:t>
      </w:r>
    </w:p>
    <w:p w14:paraId="10D727D8" w14:textId="77777777" w:rsidR="00821F1F" w:rsidRDefault="00821F1F" w:rsidP="008F4E9C"/>
    <w:p w14:paraId="7A52FF85" w14:textId="00CB1F3E" w:rsidR="008F4E9C" w:rsidRDefault="008F4E9C" w:rsidP="008F4E9C">
      <w:r w:rsidRPr="008F4E9C">
        <w:t>The GSSP model describes "Global Boundary Stratotype Sections and Points" as defined by the International Stratigraphy Commission.</w:t>
      </w:r>
    </w:p>
    <w:p w14:paraId="2AC2EF4D" w14:textId="77777777" w:rsidR="00821F1F" w:rsidRDefault="00821F1F" w:rsidP="00821F1F">
      <w:pPr>
        <w:keepNext/>
      </w:pPr>
      <w:r>
        <w:rPr>
          <w:noProof/>
          <w:lang w:val="en-CA" w:eastAsia="en-CA"/>
        </w:rPr>
        <w:lastRenderedPageBreak/>
        <w:drawing>
          <wp:inline distT="0" distB="0" distL="0" distR="0" wp14:anchorId="3814E195" wp14:editId="6B0659CA">
            <wp:extent cx="5486400" cy="4148109"/>
            <wp:effectExtent l="0" t="0" r="0" b="508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86400" cy="4148109"/>
                    </a:xfrm>
                    <a:prstGeom prst="rect">
                      <a:avLst/>
                    </a:prstGeom>
                    <a:noFill/>
                    <a:ln>
                      <a:noFill/>
                    </a:ln>
                  </pic:spPr>
                </pic:pic>
              </a:graphicData>
            </a:graphic>
          </wp:inline>
        </w:drawing>
      </w:r>
    </w:p>
    <w:p w14:paraId="5D21835B" w14:textId="3A1C4794" w:rsidR="008F4E9C" w:rsidRDefault="00821F1F" w:rsidP="00821F1F">
      <w:pPr>
        <w:pStyle w:val="Caption"/>
      </w:pPr>
      <w:r>
        <w:t xml:space="preserve">Figure </w:t>
      </w:r>
      <w:fldSimple w:instr=" SEQ Figure \* ARABIC ">
        <w:ins w:id="943" w:author="Eric Boisvert" w:date="2015-11-28T15:54:00Z">
          <w:r w:rsidR="00180077">
            <w:rPr>
              <w:noProof/>
            </w:rPr>
            <w:t>56</w:t>
          </w:r>
        </w:ins>
        <w:del w:id="944" w:author="Eric Boisvert" w:date="2015-10-30T04:23:00Z">
          <w:r w:rsidR="00090DCF" w:rsidDel="007D2867">
            <w:rPr>
              <w:noProof/>
            </w:rPr>
            <w:delText>54</w:delText>
          </w:r>
        </w:del>
      </w:fldSimple>
      <w:r>
        <w:t xml:space="preserve">: </w:t>
      </w:r>
      <w:r w:rsidRPr="00AE031B">
        <w:t>Global Boundary Stratotype Sections and Points</w:t>
      </w:r>
    </w:p>
    <w:p w14:paraId="69B92594" w14:textId="77777777" w:rsidR="008F4E9C" w:rsidRDefault="008F4E9C" w:rsidP="008F4E9C"/>
    <w:p w14:paraId="3B4400A3" w14:textId="77777777" w:rsidR="000B1244" w:rsidRDefault="000B1244" w:rsidP="000B1244">
      <w:pPr>
        <w:pStyle w:val="Heading4"/>
      </w:pPr>
      <w:r>
        <w:t>StratigraphicPoint</w:t>
      </w:r>
    </w:p>
    <w:p w14:paraId="0E9A52DC" w14:textId="77777777" w:rsidR="000B1244" w:rsidRDefault="000B1244" w:rsidP="008F4E9C"/>
    <w:p w14:paraId="7F0517E7" w14:textId="3FD5F810" w:rsidR="00024B9A" w:rsidRDefault="000B1244" w:rsidP="008F4E9C">
      <w:r w:rsidRPr="000B1244">
        <w:t>A point in the stratigraphic record used to define a geochronologic boundary or point in geologic time</w:t>
      </w:r>
    </w:p>
    <w:p w14:paraId="6C5E99E9" w14:textId="77777777" w:rsidR="00821F1F" w:rsidRDefault="00821F1F" w:rsidP="00821F1F">
      <w:pPr>
        <w:keepNext/>
      </w:pPr>
      <w:r>
        <w:rPr>
          <w:noProof/>
          <w:lang w:val="en-CA" w:eastAsia="en-CA"/>
        </w:rPr>
        <w:lastRenderedPageBreak/>
        <w:drawing>
          <wp:inline distT="0" distB="0" distL="0" distR="0" wp14:anchorId="67C656A5" wp14:editId="76FBCBE4">
            <wp:extent cx="3070860" cy="4649470"/>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070860" cy="4649470"/>
                    </a:xfrm>
                    <a:prstGeom prst="rect">
                      <a:avLst/>
                    </a:prstGeom>
                    <a:noFill/>
                    <a:ln>
                      <a:noFill/>
                    </a:ln>
                  </pic:spPr>
                </pic:pic>
              </a:graphicData>
            </a:graphic>
          </wp:inline>
        </w:drawing>
      </w:r>
    </w:p>
    <w:p w14:paraId="27847BD6" w14:textId="3CCAB6AA" w:rsidR="00821F1F" w:rsidRDefault="00821F1F" w:rsidP="00821F1F">
      <w:pPr>
        <w:pStyle w:val="Caption"/>
      </w:pPr>
      <w:r>
        <w:t xml:space="preserve">Figure </w:t>
      </w:r>
      <w:fldSimple w:instr=" SEQ Figure \* ARABIC ">
        <w:ins w:id="945" w:author="Eric Boisvert" w:date="2015-11-28T15:54:00Z">
          <w:r w:rsidR="00180077">
            <w:rPr>
              <w:noProof/>
            </w:rPr>
            <w:t>57</w:t>
          </w:r>
        </w:ins>
        <w:del w:id="946" w:author="Eric Boisvert" w:date="2015-10-30T04:23:00Z">
          <w:r w:rsidR="00090DCF" w:rsidDel="007D2867">
            <w:rPr>
              <w:noProof/>
            </w:rPr>
            <w:delText>55</w:delText>
          </w:r>
        </w:del>
      </w:fldSimple>
      <w:r w:rsidR="00024B9A">
        <w:t>: Stratigraphic points</w:t>
      </w:r>
    </w:p>
    <w:p w14:paraId="427387EE" w14:textId="77777777" w:rsidR="000B1244" w:rsidRPr="000B1244" w:rsidRDefault="000B1244" w:rsidP="000B1244"/>
    <w:p w14:paraId="25A5D343" w14:textId="23232507" w:rsidR="00821F1F" w:rsidRPr="00821F1F" w:rsidRDefault="00821F1F" w:rsidP="00821F1F">
      <w:pPr>
        <w:autoSpaceDE w:val="0"/>
        <w:autoSpaceDN w:val="0"/>
        <w:adjustRightInd w:val="0"/>
        <w:spacing w:after="0"/>
        <w:rPr>
          <w:color w:val="000000"/>
          <w:sz w:val="20"/>
          <w:szCs w:val="20"/>
          <w:lang w:val="en-CA"/>
        </w:rPr>
      </w:pPr>
      <w:bookmarkStart w:id="947" w:name="BKM_58D632CF_BB56_4A60_B802_C78FC42B4B0D"/>
      <w:bookmarkEnd w:id="947"/>
    </w:p>
    <w:tbl>
      <w:tblPr>
        <w:tblStyle w:val="LightShading"/>
        <w:tblW w:w="9735" w:type="dxa"/>
        <w:tblLayout w:type="fixed"/>
        <w:tblLook w:val="04A0" w:firstRow="1" w:lastRow="0" w:firstColumn="1" w:lastColumn="0" w:noHBand="0" w:noVBand="1"/>
      </w:tblPr>
      <w:tblGrid>
        <w:gridCol w:w="2802"/>
        <w:gridCol w:w="1701"/>
        <w:gridCol w:w="5232"/>
      </w:tblGrid>
      <w:tr w:rsidR="00821F1F" w:rsidRPr="00821F1F" w14:paraId="39D5030A" w14:textId="77777777" w:rsidTr="00821F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65A67945" w14:textId="77777777" w:rsidR="00821F1F" w:rsidRPr="00821F1F" w:rsidRDefault="00821F1F" w:rsidP="00821F1F">
            <w:pPr>
              <w:autoSpaceDE w:val="0"/>
              <w:autoSpaceDN w:val="0"/>
              <w:adjustRightInd w:val="0"/>
              <w:spacing w:after="0"/>
              <w:rPr>
                <w:rFonts w:asciiTheme="minorHAnsi" w:hAnsiTheme="minorHAnsi"/>
                <w:color w:val="000000"/>
                <w:sz w:val="20"/>
                <w:szCs w:val="20"/>
                <w:lang w:val="en-CA"/>
              </w:rPr>
            </w:pPr>
            <w:bookmarkStart w:id="948" w:name="BKM_B8B6E400_425B_496D_997B_63F3369FC8C6"/>
            <w:bookmarkEnd w:id="948"/>
            <w:r w:rsidRPr="00821F1F">
              <w:rPr>
                <w:rFonts w:asciiTheme="minorHAnsi" w:hAnsiTheme="minorHAnsi"/>
                <w:color w:val="000000"/>
                <w:sz w:val="20"/>
                <w:szCs w:val="20"/>
                <w:lang w:val="en-CA"/>
              </w:rPr>
              <w:t>Name</w:t>
            </w:r>
          </w:p>
        </w:tc>
        <w:tc>
          <w:tcPr>
            <w:tcW w:w="1701" w:type="dxa"/>
          </w:tcPr>
          <w:p w14:paraId="3E87344B" w14:textId="77777777" w:rsidR="00821F1F" w:rsidRPr="00821F1F" w:rsidRDefault="00821F1F" w:rsidP="00821F1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Type</w:t>
            </w:r>
          </w:p>
        </w:tc>
        <w:tc>
          <w:tcPr>
            <w:tcW w:w="5232" w:type="dxa"/>
          </w:tcPr>
          <w:p w14:paraId="63EDEE1F" w14:textId="77777777" w:rsidR="00821F1F" w:rsidRPr="00821F1F" w:rsidRDefault="00821F1F" w:rsidP="00821F1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Description</w:t>
            </w:r>
          </w:p>
        </w:tc>
      </w:tr>
      <w:tr w:rsidR="00821F1F" w:rsidRPr="00821F1F" w14:paraId="1780527E" w14:textId="77777777" w:rsidTr="00821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3BE26010" w14:textId="77777777" w:rsidR="00821F1F" w:rsidRPr="00821F1F" w:rsidRDefault="00821F1F" w:rsidP="00821F1F">
            <w:pPr>
              <w:autoSpaceDE w:val="0"/>
              <w:autoSpaceDN w:val="0"/>
              <w:adjustRightInd w:val="0"/>
              <w:spacing w:after="0"/>
              <w:rPr>
                <w:rFonts w:asciiTheme="minorHAnsi" w:hAnsiTheme="minorHAnsi"/>
                <w:color w:val="000000"/>
                <w:sz w:val="20"/>
                <w:szCs w:val="20"/>
                <w:lang w:val="en-CA"/>
              </w:rPr>
            </w:pPr>
            <w:r w:rsidRPr="00821F1F">
              <w:rPr>
                <w:rFonts w:asciiTheme="minorHAnsi" w:hAnsiTheme="minorHAnsi"/>
                <w:color w:val="000000"/>
                <w:sz w:val="20"/>
                <w:szCs w:val="20"/>
                <w:lang w:val="en-CA"/>
              </w:rPr>
              <w:t>primaryGuidingCriterion</w:t>
            </w:r>
          </w:p>
        </w:tc>
        <w:tc>
          <w:tcPr>
            <w:tcW w:w="1701" w:type="dxa"/>
          </w:tcPr>
          <w:p w14:paraId="768C1FF3"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CharacterString</w:t>
            </w:r>
          </w:p>
        </w:tc>
        <w:tc>
          <w:tcPr>
            <w:tcW w:w="5232" w:type="dxa"/>
          </w:tcPr>
          <w:p w14:paraId="78B29AD2"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A description of the primary criterion used to establish this stratigraphic point</w:t>
            </w:r>
          </w:p>
          <w:p w14:paraId="76EA59B4"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21F1F" w:rsidRPr="00821F1F" w14:paraId="1792C63B" w14:textId="77777777" w:rsidTr="00821F1F">
        <w:tc>
          <w:tcPr>
            <w:cnfStyle w:val="001000000000" w:firstRow="0" w:lastRow="0" w:firstColumn="1" w:lastColumn="0" w:oddVBand="0" w:evenVBand="0" w:oddHBand="0" w:evenHBand="0" w:firstRowFirstColumn="0" w:firstRowLastColumn="0" w:lastRowFirstColumn="0" w:lastRowLastColumn="0"/>
            <w:tcW w:w="2802" w:type="dxa"/>
          </w:tcPr>
          <w:p w14:paraId="30E9683E" w14:textId="77777777" w:rsidR="00821F1F" w:rsidRPr="00821F1F" w:rsidRDefault="00821F1F" w:rsidP="00821F1F">
            <w:pPr>
              <w:autoSpaceDE w:val="0"/>
              <w:autoSpaceDN w:val="0"/>
              <w:adjustRightInd w:val="0"/>
              <w:spacing w:after="0"/>
              <w:rPr>
                <w:rFonts w:asciiTheme="minorHAnsi" w:hAnsiTheme="minorHAnsi"/>
                <w:color w:val="000000"/>
                <w:sz w:val="20"/>
                <w:szCs w:val="20"/>
                <w:lang w:val="en-CA"/>
              </w:rPr>
            </w:pPr>
            <w:bookmarkStart w:id="949" w:name="BKM_0A8B18AD_F79E_4E63_8D17_DE2C48F3AF42"/>
            <w:bookmarkEnd w:id="949"/>
            <w:r w:rsidRPr="00821F1F">
              <w:rPr>
                <w:rFonts w:asciiTheme="minorHAnsi" w:hAnsiTheme="minorHAnsi"/>
                <w:color w:val="000000"/>
                <w:sz w:val="20"/>
                <w:szCs w:val="20"/>
                <w:lang w:val="en-CA"/>
              </w:rPr>
              <w:t>additionalCorrelationProperty</w:t>
            </w:r>
          </w:p>
        </w:tc>
        <w:tc>
          <w:tcPr>
            <w:tcW w:w="1701" w:type="dxa"/>
          </w:tcPr>
          <w:p w14:paraId="0550DC68" w14:textId="77777777" w:rsidR="00821F1F" w:rsidRPr="00821F1F" w:rsidRDefault="00821F1F" w:rsidP="00821F1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CharacterString</w:t>
            </w:r>
          </w:p>
        </w:tc>
        <w:tc>
          <w:tcPr>
            <w:tcW w:w="5232" w:type="dxa"/>
          </w:tcPr>
          <w:p w14:paraId="0A243902" w14:textId="77777777" w:rsidR="00821F1F" w:rsidRPr="00821F1F" w:rsidRDefault="00821F1F" w:rsidP="00821F1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Any additional criteria used to establish this stratigraphic point</w:t>
            </w:r>
          </w:p>
          <w:p w14:paraId="2AABB02F" w14:textId="77777777" w:rsidR="00821F1F" w:rsidRPr="00821F1F" w:rsidRDefault="00821F1F" w:rsidP="00821F1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821F1F" w:rsidRPr="00821F1F" w14:paraId="25AE19DE" w14:textId="77777777" w:rsidTr="00821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74CB8006" w14:textId="77777777" w:rsidR="00821F1F" w:rsidRPr="00821F1F" w:rsidRDefault="00821F1F" w:rsidP="00821F1F">
            <w:pPr>
              <w:autoSpaceDE w:val="0"/>
              <w:autoSpaceDN w:val="0"/>
              <w:adjustRightInd w:val="0"/>
              <w:spacing w:after="0"/>
              <w:rPr>
                <w:rFonts w:asciiTheme="minorHAnsi" w:hAnsiTheme="minorHAnsi"/>
                <w:color w:val="000000"/>
                <w:sz w:val="20"/>
                <w:szCs w:val="20"/>
                <w:lang w:val="en-CA"/>
              </w:rPr>
            </w:pPr>
            <w:bookmarkStart w:id="950" w:name="BKM_F023F8DE_07B5_4FF5_8335_917836DF40EC"/>
            <w:bookmarkEnd w:id="950"/>
            <w:r w:rsidRPr="00821F1F">
              <w:rPr>
                <w:rFonts w:asciiTheme="minorHAnsi" w:hAnsiTheme="minorHAnsi"/>
                <w:color w:val="000000"/>
                <w:sz w:val="20"/>
                <w:szCs w:val="20"/>
                <w:lang w:val="en-CA"/>
              </w:rPr>
              <w:t>status</w:t>
            </w:r>
          </w:p>
        </w:tc>
        <w:tc>
          <w:tcPr>
            <w:tcW w:w="1701" w:type="dxa"/>
          </w:tcPr>
          <w:p w14:paraId="3DFB6808"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CharacterString</w:t>
            </w:r>
          </w:p>
        </w:tc>
        <w:tc>
          <w:tcPr>
            <w:tcW w:w="5232" w:type="dxa"/>
          </w:tcPr>
          <w:p w14:paraId="70D2CC80"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A description of the status of stratigraphic point (eg, formally accepted, etc)</w:t>
            </w:r>
          </w:p>
          <w:p w14:paraId="61FC4348"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25488744" w14:textId="77777777" w:rsidR="00821F1F" w:rsidRDefault="00821F1F" w:rsidP="00821F1F"/>
    <w:p w14:paraId="385CD0D8" w14:textId="3144FD99" w:rsidR="00821F1F" w:rsidRDefault="00024B9A" w:rsidP="00024B9A">
      <w:pPr>
        <w:pStyle w:val="Heading4"/>
      </w:pPr>
      <w:r>
        <w:t>GlobalStratotypePoint</w:t>
      </w:r>
    </w:p>
    <w:p w14:paraId="0172EEEF" w14:textId="77777777" w:rsidR="00024B9A" w:rsidRDefault="00024B9A" w:rsidP="00821F1F"/>
    <w:p w14:paraId="5BC4BB0B" w14:textId="1A792729" w:rsidR="00821F1F" w:rsidRDefault="00024B9A" w:rsidP="00821F1F">
      <w:r w:rsidRPr="00024B9A">
        <w:t>A type of stratigraphic point used to define a globally agreed point in geologic time</w:t>
      </w:r>
    </w:p>
    <w:p w14:paraId="34E012BB" w14:textId="36AE6BC6" w:rsidR="00024B9A" w:rsidRDefault="00024B9A" w:rsidP="00024B9A">
      <w:pPr>
        <w:pStyle w:val="Heading4"/>
      </w:pPr>
      <w:r>
        <w:lastRenderedPageBreak/>
        <w:t>StratigraphicSection</w:t>
      </w:r>
    </w:p>
    <w:p w14:paraId="3EBEBEE7" w14:textId="77777777" w:rsidR="00024B9A" w:rsidRDefault="00024B9A" w:rsidP="00821F1F"/>
    <w:p w14:paraId="5C696C2F" w14:textId="07ECE437" w:rsidR="00024B9A" w:rsidRDefault="00024B9A" w:rsidP="00821F1F">
      <w:r w:rsidRPr="00024B9A">
        <w:t>A sampled section of the stratigraphic record used to define a period in geologic time</w:t>
      </w:r>
    </w:p>
    <w:p w14:paraId="16749770" w14:textId="77777777" w:rsidR="00024B9A" w:rsidRDefault="00024B9A" w:rsidP="00024B9A">
      <w:pPr>
        <w:keepNext/>
      </w:pPr>
      <w:r>
        <w:rPr>
          <w:noProof/>
          <w:lang w:val="en-CA" w:eastAsia="en-CA"/>
        </w:rPr>
        <w:drawing>
          <wp:inline distT="0" distB="0" distL="0" distR="0" wp14:anchorId="52FDE423" wp14:editId="73B4819C">
            <wp:extent cx="4727575" cy="5081270"/>
            <wp:effectExtent l="0" t="0" r="0" b="508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27575" cy="5081270"/>
                    </a:xfrm>
                    <a:prstGeom prst="rect">
                      <a:avLst/>
                    </a:prstGeom>
                    <a:noFill/>
                    <a:ln>
                      <a:noFill/>
                    </a:ln>
                  </pic:spPr>
                </pic:pic>
              </a:graphicData>
            </a:graphic>
          </wp:inline>
        </w:drawing>
      </w:r>
    </w:p>
    <w:p w14:paraId="25FBC17D" w14:textId="6BDFA49F" w:rsidR="00024B9A" w:rsidRDefault="00024B9A" w:rsidP="00024B9A">
      <w:pPr>
        <w:pStyle w:val="Caption"/>
      </w:pPr>
      <w:r>
        <w:t xml:space="preserve">Figure </w:t>
      </w:r>
      <w:fldSimple w:instr=" SEQ Figure \* ARABIC ">
        <w:ins w:id="951" w:author="Eric Boisvert" w:date="2015-11-28T15:54:00Z">
          <w:r w:rsidR="00180077">
            <w:rPr>
              <w:noProof/>
            </w:rPr>
            <w:t>58</w:t>
          </w:r>
        </w:ins>
        <w:del w:id="952" w:author="Eric Boisvert" w:date="2015-10-30T04:23:00Z">
          <w:r w:rsidR="00090DCF" w:rsidDel="007D2867">
            <w:rPr>
              <w:noProof/>
            </w:rPr>
            <w:delText>56</w:delText>
          </w:r>
        </w:del>
      </w:fldSimple>
      <w:r>
        <w:t>: Stratigraphic sections</w:t>
      </w:r>
    </w:p>
    <w:p w14:paraId="133B6AAD" w14:textId="77777777" w:rsidR="00024B9A" w:rsidRDefault="00024B9A" w:rsidP="00821F1F"/>
    <w:p w14:paraId="6B6EF4C0" w14:textId="61912114" w:rsidR="00024B9A" w:rsidRPr="00024B9A" w:rsidRDefault="00024B9A" w:rsidP="00024B9A">
      <w:pPr>
        <w:autoSpaceDE w:val="0"/>
        <w:autoSpaceDN w:val="0"/>
        <w:adjustRightInd w:val="0"/>
        <w:spacing w:after="0"/>
        <w:rPr>
          <w:color w:val="000000"/>
          <w:sz w:val="20"/>
          <w:szCs w:val="20"/>
          <w:lang w:val="en-CA"/>
        </w:rPr>
      </w:pPr>
      <w:bookmarkStart w:id="953" w:name="BKM_1C0FB01B_F4A6_4733_BA06_87BA9B2415C9"/>
      <w:bookmarkEnd w:id="953"/>
    </w:p>
    <w:tbl>
      <w:tblPr>
        <w:tblStyle w:val="LightShading"/>
        <w:tblW w:w="9735" w:type="dxa"/>
        <w:tblLayout w:type="fixed"/>
        <w:tblLook w:val="04A0" w:firstRow="1" w:lastRow="0" w:firstColumn="1" w:lastColumn="0" w:noHBand="0" w:noVBand="1"/>
      </w:tblPr>
      <w:tblGrid>
        <w:gridCol w:w="2093"/>
        <w:gridCol w:w="1843"/>
        <w:gridCol w:w="5799"/>
      </w:tblGrid>
      <w:tr w:rsidR="00024B9A" w:rsidRPr="00024B9A" w14:paraId="6DF99837" w14:textId="77777777" w:rsidTr="009C2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AB06A41" w14:textId="77777777" w:rsidR="00024B9A" w:rsidRPr="00024B9A" w:rsidRDefault="00024B9A" w:rsidP="00024B9A">
            <w:pPr>
              <w:autoSpaceDE w:val="0"/>
              <w:autoSpaceDN w:val="0"/>
              <w:adjustRightInd w:val="0"/>
              <w:spacing w:after="0"/>
              <w:rPr>
                <w:rFonts w:asciiTheme="minorHAnsi" w:hAnsiTheme="minorHAnsi"/>
                <w:color w:val="000000"/>
                <w:sz w:val="20"/>
                <w:szCs w:val="20"/>
                <w:lang w:val="en-CA"/>
              </w:rPr>
            </w:pPr>
            <w:bookmarkStart w:id="954" w:name="BKM_FF29DAEB_3E4E_4D00_B3A1_D0E4D913A1D2"/>
            <w:bookmarkEnd w:id="954"/>
            <w:r w:rsidRPr="00024B9A">
              <w:rPr>
                <w:rFonts w:asciiTheme="minorHAnsi" w:hAnsiTheme="minorHAnsi"/>
                <w:color w:val="000000"/>
                <w:sz w:val="20"/>
                <w:szCs w:val="20"/>
                <w:lang w:val="en-CA"/>
              </w:rPr>
              <w:t>Name</w:t>
            </w:r>
          </w:p>
        </w:tc>
        <w:tc>
          <w:tcPr>
            <w:tcW w:w="1843" w:type="dxa"/>
          </w:tcPr>
          <w:p w14:paraId="7CE906DE" w14:textId="77777777" w:rsidR="00024B9A" w:rsidRPr="00024B9A" w:rsidRDefault="00024B9A" w:rsidP="00024B9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Type</w:t>
            </w:r>
          </w:p>
        </w:tc>
        <w:tc>
          <w:tcPr>
            <w:tcW w:w="5799" w:type="dxa"/>
          </w:tcPr>
          <w:p w14:paraId="12B968E3" w14:textId="77777777" w:rsidR="00024B9A" w:rsidRPr="00024B9A" w:rsidRDefault="00024B9A" w:rsidP="00024B9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Description</w:t>
            </w:r>
          </w:p>
        </w:tc>
      </w:tr>
      <w:tr w:rsidR="00024B9A" w:rsidRPr="00024B9A" w14:paraId="361FB136" w14:textId="77777777" w:rsidTr="009C2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B516853" w14:textId="77777777" w:rsidR="00024B9A" w:rsidRPr="00024B9A" w:rsidRDefault="00024B9A" w:rsidP="00024B9A">
            <w:pPr>
              <w:autoSpaceDE w:val="0"/>
              <w:autoSpaceDN w:val="0"/>
              <w:adjustRightInd w:val="0"/>
              <w:spacing w:after="0"/>
              <w:rPr>
                <w:rFonts w:asciiTheme="minorHAnsi" w:hAnsiTheme="minorHAnsi"/>
                <w:color w:val="000000"/>
                <w:sz w:val="20"/>
                <w:szCs w:val="20"/>
                <w:lang w:val="en-CA"/>
              </w:rPr>
            </w:pPr>
            <w:r w:rsidRPr="00024B9A">
              <w:rPr>
                <w:rFonts w:asciiTheme="minorHAnsi" w:hAnsiTheme="minorHAnsi"/>
                <w:color w:val="000000"/>
                <w:sz w:val="20"/>
                <w:szCs w:val="20"/>
                <w:lang w:val="en-CA"/>
              </w:rPr>
              <w:t>geologicSetting</w:t>
            </w:r>
          </w:p>
        </w:tc>
        <w:tc>
          <w:tcPr>
            <w:tcW w:w="1843" w:type="dxa"/>
          </w:tcPr>
          <w:p w14:paraId="1D1BF2D3"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CharacterString</w:t>
            </w:r>
          </w:p>
        </w:tc>
        <w:tc>
          <w:tcPr>
            <w:tcW w:w="5799" w:type="dxa"/>
          </w:tcPr>
          <w:p w14:paraId="543F44BE"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A description of the geologic setting of the stratigraphic section</w:t>
            </w:r>
          </w:p>
          <w:p w14:paraId="1A3D20CA"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024B9A" w:rsidRPr="00024B9A" w14:paraId="34C5DAB5" w14:textId="77777777" w:rsidTr="009C2973">
        <w:tc>
          <w:tcPr>
            <w:cnfStyle w:val="001000000000" w:firstRow="0" w:lastRow="0" w:firstColumn="1" w:lastColumn="0" w:oddVBand="0" w:evenVBand="0" w:oddHBand="0" w:evenHBand="0" w:firstRowFirstColumn="0" w:firstRowLastColumn="0" w:lastRowFirstColumn="0" w:lastRowLastColumn="0"/>
            <w:tcW w:w="2093" w:type="dxa"/>
          </w:tcPr>
          <w:p w14:paraId="78DE378F" w14:textId="77777777" w:rsidR="00024B9A" w:rsidRPr="00024B9A" w:rsidRDefault="00024B9A" w:rsidP="00024B9A">
            <w:pPr>
              <w:autoSpaceDE w:val="0"/>
              <w:autoSpaceDN w:val="0"/>
              <w:adjustRightInd w:val="0"/>
              <w:spacing w:after="0"/>
              <w:rPr>
                <w:rFonts w:asciiTheme="minorHAnsi" w:hAnsiTheme="minorHAnsi"/>
                <w:color w:val="000000"/>
                <w:sz w:val="20"/>
                <w:szCs w:val="20"/>
                <w:lang w:val="en-CA"/>
              </w:rPr>
            </w:pPr>
            <w:bookmarkStart w:id="955" w:name="BKM_2769F637_48D7_42F4_B567_915886458F2C"/>
            <w:bookmarkEnd w:id="955"/>
            <w:r w:rsidRPr="00024B9A">
              <w:rPr>
                <w:rFonts w:asciiTheme="minorHAnsi" w:hAnsiTheme="minorHAnsi"/>
                <w:color w:val="000000"/>
                <w:sz w:val="20"/>
                <w:szCs w:val="20"/>
                <w:lang w:val="en-CA"/>
              </w:rPr>
              <w:t>geologicDescription</w:t>
            </w:r>
          </w:p>
        </w:tc>
        <w:tc>
          <w:tcPr>
            <w:tcW w:w="1843" w:type="dxa"/>
          </w:tcPr>
          <w:p w14:paraId="00066C14"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CharacterString</w:t>
            </w:r>
          </w:p>
        </w:tc>
        <w:tc>
          <w:tcPr>
            <w:tcW w:w="5799" w:type="dxa"/>
          </w:tcPr>
          <w:p w14:paraId="116CE9F3"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A description of the geology of the stratigraphic section (eg, lithology, paleontology, paleogeography, etc)</w:t>
            </w:r>
          </w:p>
          <w:p w14:paraId="1A57C8FA"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024B9A" w:rsidRPr="00024B9A" w14:paraId="189B3790" w14:textId="77777777" w:rsidTr="009C2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56428C4" w14:textId="77777777" w:rsidR="00024B9A" w:rsidRPr="00024B9A" w:rsidRDefault="00024B9A" w:rsidP="00024B9A">
            <w:pPr>
              <w:autoSpaceDE w:val="0"/>
              <w:autoSpaceDN w:val="0"/>
              <w:adjustRightInd w:val="0"/>
              <w:spacing w:after="0"/>
              <w:rPr>
                <w:rFonts w:asciiTheme="minorHAnsi" w:hAnsiTheme="minorHAnsi"/>
                <w:color w:val="000000"/>
                <w:sz w:val="20"/>
                <w:szCs w:val="20"/>
                <w:lang w:val="en-CA"/>
              </w:rPr>
            </w:pPr>
            <w:bookmarkStart w:id="956" w:name="BKM_DAEF393B_8D05_4043_87C1_9038BA957915"/>
            <w:bookmarkEnd w:id="956"/>
            <w:r w:rsidRPr="00024B9A">
              <w:rPr>
                <w:rFonts w:asciiTheme="minorHAnsi" w:hAnsiTheme="minorHAnsi"/>
                <w:color w:val="000000"/>
                <w:sz w:val="20"/>
                <w:szCs w:val="20"/>
                <w:lang w:val="en-CA"/>
              </w:rPr>
              <w:t>accessibility</w:t>
            </w:r>
          </w:p>
        </w:tc>
        <w:tc>
          <w:tcPr>
            <w:tcW w:w="1843" w:type="dxa"/>
          </w:tcPr>
          <w:p w14:paraId="0E7CB4C2"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CharacterString</w:t>
            </w:r>
          </w:p>
        </w:tc>
        <w:tc>
          <w:tcPr>
            <w:tcW w:w="5799" w:type="dxa"/>
          </w:tcPr>
          <w:p w14:paraId="612F29E0"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A description of the ability to access the stratigraphic section</w:t>
            </w:r>
          </w:p>
          <w:p w14:paraId="69666771"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024B9A" w:rsidRPr="00024B9A" w14:paraId="23B13D80" w14:textId="77777777" w:rsidTr="009C2973">
        <w:tc>
          <w:tcPr>
            <w:cnfStyle w:val="001000000000" w:firstRow="0" w:lastRow="0" w:firstColumn="1" w:lastColumn="0" w:oddVBand="0" w:evenVBand="0" w:oddHBand="0" w:evenHBand="0" w:firstRowFirstColumn="0" w:firstRowLastColumn="0" w:lastRowFirstColumn="0" w:lastRowLastColumn="0"/>
            <w:tcW w:w="2093" w:type="dxa"/>
          </w:tcPr>
          <w:p w14:paraId="15AF5D2A" w14:textId="77777777" w:rsidR="00024B9A" w:rsidRPr="00024B9A" w:rsidRDefault="00024B9A" w:rsidP="00024B9A">
            <w:pPr>
              <w:autoSpaceDE w:val="0"/>
              <w:autoSpaceDN w:val="0"/>
              <w:adjustRightInd w:val="0"/>
              <w:spacing w:after="0"/>
              <w:rPr>
                <w:rFonts w:asciiTheme="minorHAnsi" w:hAnsiTheme="minorHAnsi"/>
                <w:color w:val="000000"/>
                <w:sz w:val="20"/>
                <w:szCs w:val="20"/>
                <w:lang w:val="en-CA"/>
              </w:rPr>
            </w:pPr>
            <w:bookmarkStart w:id="957" w:name="BKM_45E678ED_7B83_4A86_A4BD_BC55352F39D9"/>
            <w:bookmarkEnd w:id="957"/>
            <w:r w:rsidRPr="00024B9A">
              <w:rPr>
                <w:rFonts w:asciiTheme="minorHAnsi" w:hAnsiTheme="minorHAnsi"/>
                <w:color w:val="000000"/>
                <w:sz w:val="20"/>
                <w:szCs w:val="20"/>
                <w:lang w:val="en-CA"/>
              </w:rPr>
              <w:lastRenderedPageBreak/>
              <w:t>conservation</w:t>
            </w:r>
          </w:p>
        </w:tc>
        <w:tc>
          <w:tcPr>
            <w:tcW w:w="1843" w:type="dxa"/>
          </w:tcPr>
          <w:p w14:paraId="0395E389"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CharacterString</w:t>
            </w:r>
          </w:p>
        </w:tc>
        <w:tc>
          <w:tcPr>
            <w:tcW w:w="5799" w:type="dxa"/>
          </w:tcPr>
          <w:p w14:paraId="2846B8FE"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A description of measures to conserve the stratigraphic section</w:t>
            </w:r>
          </w:p>
          <w:p w14:paraId="3C33A0EB"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bl>
    <w:p w14:paraId="6978210C" w14:textId="77777777" w:rsidR="00024B9A" w:rsidRDefault="00024B9A" w:rsidP="00821F1F"/>
    <w:p w14:paraId="4098BE06" w14:textId="0760C900" w:rsidR="00024B9A" w:rsidRDefault="009C2973" w:rsidP="009C2973">
      <w:pPr>
        <w:pStyle w:val="Heading3"/>
      </w:pPr>
      <w:r>
        <w:t>Temporal Reference System</w:t>
      </w:r>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714433B8" w:rsidR="009C2973" w:rsidRDefault="0050472F" w:rsidP="009C2973">
      <w:pPr>
        <w:keepNext/>
      </w:pPr>
      <w:r>
        <w:rPr>
          <w:noProof/>
          <w:lang w:val="en-CA" w:eastAsia="en-CA"/>
        </w:rPr>
        <w:lastRenderedPageBreak/>
        <w:drawing>
          <wp:inline distT="0" distB="0" distL="0" distR="0" wp14:anchorId="788D9EFD" wp14:editId="66E4C41B">
            <wp:extent cx="5486400" cy="6460464"/>
            <wp:effectExtent l="0" t="0" r="0" b="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86400" cy="6460464"/>
                    </a:xfrm>
                    <a:prstGeom prst="rect">
                      <a:avLst/>
                    </a:prstGeom>
                    <a:noFill/>
                    <a:ln>
                      <a:noFill/>
                    </a:ln>
                  </pic:spPr>
                </pic:pic>
              </a:graphicData>
            </a:graphic>
          </wp:inline>
        </w:drawing>
      </w:r>
    </w:p>
    <w:p w14:paraId="45D9D86A" w14:textId="064BE97A" w:rsidR="009C2973" w:rsidRDefault="009C2973" w:rsidP="009C2973">
      <w:pPr>
        <w:pStyle w:val="Caption"/>
      </w:pPr>
      <w:r>
        <w:t xml:space="preserve">Figure </w:t>
      </w:r>
      <w:fldSimple w:instr=" SEQ Figure \* ARABIC ">
        <w:ins w:id="958" w:author="Eric Boisvert" w:date="2015-11-28T15:54:00Z">
          <w:r w:rsidR="00180077">
            <w:rPr>
              <w:noProof/>
            </w:rPr>
            <w:t>59</w:t>
          </w:r>
        </w:ins>
        <w:del w:id="959" w:author="Eric Boisvert" w:date="2015-10-30T04:23:00Z">
          <w:r w:rsidR="00090DCF" w:rsidDel="007D2867">
            <w:rPr>
              <w:noProof/>
            </w:rPr>
            <w:delText>57</w:delText>
          </w:r>
        </w:del>
      </w:fldSimple>
      <w:r>
        <w:t>: Temporal Reference System</w:t>
      </w:r>
    </w:p>
    <w:p w14:paraId="515022BD" w14:textId="603C9B93" w:rsidR="009C2973" w:rsidRDefault="009C2973" w:rsidP="009C2973">
      <w:pPr>
        <w:pStyle w:val="Heading4"/>
      </w:pPr>
      <w:r>
        <w:t>TimeOrdinalReferenceSystem</w:t>
      </w:r>
    </w:p>
    <w:p w14:paraId="29489303" w14:textId="77777777" w:rsidR="009C2973" w:rsidRDefault="009C2973" w:rsidP="00821F1F"/>
    <w:p w14:paraId="6936DD59" w14:textId="114562EF" w:rsidR="009C2973" w:rsidRDefault="009C2973" w:rsidP="00821F1F">
      <w:r w:rsidRPr="009C2973">
        <w:t>A time reference system comprised of an ordered set of time periods (time ordinal eras).</w:t>
      </w:r>
    </w:p>
    <w:tbl>
      <w:tblPr>
        <w:tblStyle w:val="LightShading"/>
        <w:tblW w:w="9735" w:type="dxa"/>
        <w:tblLayout w:type="fixed"/>
        <w:tblLook w:val="04A0" w:firstRow="1" w:lastRow="0" w:firstColumn="1" w:lastColumn="0" w:noHBand="0" w:noVBand="1"/>
      </w:tblPr>
      <w:tblGrid>
        <w:gridCol w:w="2093"/>
        <w:gridCol w:w="2551"/>
        <w:gridCol w:w="5091"/>
      </w:tblGrid>
      <w:tr w:rsidR="009C2973" w:rsidRPr="00024B9A" w14:paraId="23EFD5F4" w14:textId="77777777" w:rsidTr="00B06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F7C4360" w14:textId="77777777" w:rsidR="009C2973" w:rsidRPr="00024B9A" w:rsidRDefault="009C2973" w:rsidP="009C2973">
            <w:pPr>
              <w:autoSpaceDE w:val="0"/>
              <w:autoSpaceDN w:val="0"/>
              <w:adjustRightInd w:val="0"/>
              <w:spacing w:after="0"/>
              <w:rPr>
                <w:rFonts w:asciiTheme="minorHAnsi" w:hAnsiTheme="minorHAnsi"/>
                <w:color w:val="000000"/>
                <w:sz w:val="20"/>
                <w:szCs w:val="20"/>
                <w:lang w:val="en-CA"/>
              </w:rPr>
            </w:pPr>
            <w:r w:rsidRPr="00024B9A">
              <w:rPr>
                <w:rFonts w:asciiTheme="minorHAnsi" w:hAnsiTheme="minorHAnsi"/>
                <w:color w:val="000000"/>
                <w:sz w:val="20"/>
                <w:szCs w:val="20"/>
                <w:lang w:val="en-CA"/>
              </w:rPr>
              <w:t>Name</w:t>
            </w:r>
          </w:p>
        </w:tc>
        <w:tc>
          <w:tcPr>
            <w:tcW w:w="2551" w:type="dxa"/>
          </w:tcPr>
          <w:p w14:paraId="6D318686" w14:textId="77777777" w:rsidR="009C2973" w:rsidRPr="00024B9A" w:rsidRDefault="009C2973" w:rsidP="009C2973">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Type</w:t>
            </w:r>
          </w:p>
        </w:tc>
        <w:tc>
          <w:tcPr>
            <w:tcW w:w="5091" w:type="dxa"/>
          </w:tcPr>
          <w:p w14:paraId="2002BBEA" w14:textId="77777777" w:rsidR="009C2973" w:rsidRPr="00024B9A" w:rsidRDefault="009C2973" w:rsidP="009C2973">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Description</w:t>
            </w:r>
          </w:p>
        </w:tc>
      </w:tr>
      <w:tr w:rsidR="009C2973" w:rsidRPr="00024B9A" w14:paraId="3C1C7361" w14:textId="77777777" w:rsidTr="00B0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2EFB23B" w14:textId="36203E7F" w:rsidR="009C2973" w:rsidRPr="00024B9A" w:rsidRDefault="009C2973" w:rsidP="009C2973">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referencePoint</w:t>
            </w:r>
          </w:p>
        </w:tc>
        <w:tc>
          <w:tcPr>
            <w:tcW w:w="2551" w:type="dxa"/>
          </w:tcPr>
          <w:p w14:paraId="00954AF1" w14:textId="40E4AC40" w:rsidR="009C2973" w:rsidRPr="00024B9A" w:rsidRDefault="009C2973"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TimeOrdinalEraBoundary</w:t>
            </w:r>
          </w:p>
        </w:tc>
        <w:tc>
          <w:tcPr>
            <w:tcW w:w="5091" w:type="dxa"/>
          </w:tcPr>
          <w:p w14:paraId="284363B9" w14:textId="3178301D" w:rsidR="00FB5641" w:rsidRPr="00024B9A" w:rsidRDefault="00B0615B"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Two reference points defining the extent of the system</w:t>
            </w:r>
          </w:p>
          <w:p w14:paraId="1EBFB8AC" w14:textId="77777777" w:rsidR="009C2973" w:rsidRPr="00024B9A" w:rsidRDefault="009C2973"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B0615B" w:rsidRPr="00024B9A" w14:paraId="6072CBE6" w14:textId="77777777" w:rsidTr="00B0615B">
        <w:tc>
          <w:tcPr>
            <w:cnfStyle w:val="001000000000" w:firstRow="0" w:lastRow="0" w:firstColumn="1" w:lastColumn="0" w:oddVBand="0" w:evenVBand="0" w:oddHBand="0" w:evenHBand="0" w:firstRowFirstColumn="0" w:firstRowLastColumn="0" w:lastRowFirstColumn="0" w:lastRowLastColumn="0"/>
            <w:tcW w:w="2093" w:type="dxa"/>
          </w:tcPr>
          <w:p w14:paraId="2C085C97" w14:textId="741BA05C" w:rsidR="00B0615B" w:rsidRDefault="00B0615B" w:rsidP="009C2973">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lastRenderedPageBreak/>
              <w:t>component</w:t>
            </w:r>
          </w:p>
        </w:tc>
        <w:tc>
          <w:tcPr>
            <w:tcW w:w="2551" w:type="dxa"/>
          </w:tcPr>
          <w:p w14:paraId="57D4D144" w14:textId="6C598374" w:rsidR="00B0615B" w:rsidRDefault="00B0615B" w:rsidP="009C2973">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w:t>
            </w:r>
          </w:p>
        </w:tc>
        <w:tc>
          <w:tcPr>
            <w:tcW w:w="5091" w:type="dxa"/>
          </w:tcPr>
          <w:p w14:paraId="1A6CF153" w14:textId="2EAFC5C8" w:rsidR="00B0615B" w:rsidRDefault="00FB5641" w:rsidP="009C2973">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ins w:id="960" w:author="Eric Boisvert" w:date="2015-11-11T12:12:00Z">
              <w:r w:rsidRPr="00FB5641">
                <w:rPr>
                  <w:rFonts w:asciiTheme="minorHAnsi" w:hAnsiTheme="minorHAnsi"/>
                  <w:color w:val="000000"/>
                  <w:sz w:val="20"/>
                  <w:szCs w:val="20"/>
                  <w:lang w:val="en-CA"/>
                </w:rPr>
                <w:t>TimeOrdinalEra composing the TimeOrdinalReferenceSystem</w:t>
              </w:r>
            </w:ins>
            <w:del w:id="961" w:author="Eric Boisvert" w:date="2015-11-11T12:12:00Z">
              <w:r w:rsidR="00B0615B" w:rsidDel="00FB5641">
                <w:rPr>
                  <w:rFonts w:asciiTheme="minorHAnsi" w:hAnsiTheme="minorHAnsi"/>
                  <w:color w:val="000000"/>
                  <w:sz w:val="20"/>
                  <w:szCs w:val="20"/>
                  <w:lang w:val="en-CA"/>
                </w:rPr>
                <w:delText>Era composing the reference system</w:delText>
              </w:r>
            </w:del>
          </w:p>
        </w:tc>
      </w:tr>
    </w:tbl>
    <w:p w14:paraId="2DF131C8" w14:textId="77777777" w:rsidR="009C2973" w:rsidRDefault="009C2973" w:rsidP="00821F1F"/>
    <w:p w14:paraId="0A518A66" w14:textId="1A88AE43" w:rsidR="009C2973" w:rsidRDefault="00B0615B" w:rsidP="00B0615B">
      <w:pPr>
        <w:pStyle w:val="Heading4"/>
      </w:pPr>
      <w:r>
        <w:t>TimeOrdinalEra</w:t>
      </w:r>
    </w:p>
    <w:p w14:paraId="368C3DDC" w14:textId="77777777" w:rsidR="00B0615B" w:rsidRDefault="00B0615B" w:rsidP="00B0615B"/>
    <w:p w14:paraId="08DA865F" w14:textId="77777777" w:rsidR="00B0615B" w:rsidRDefault="00B0615B" w:rsidP="00B0615B">
      <w:r>
        <w:t xml:space="preserve">The association of an era with a stratotype is optional.  In the GSSP approach recommended by ICS for the Global Geologic Timescale, Unit Stratotypes are not used.  Rather, the association of an Era with geologic units and sections is indirect, via the association of an era with Boundaries, which are in turn tied to Stratotype Points, which occur within host Stratotype Sections. </w:t>
      </w:r>
    </w:p>
    <w:p w14:paraId="56B830FE" w14:textId="77777777" w:rsidR="000B1244" w:rsidRDefault="000B1244" w:rsidP="00B0615B"/>
    <w:tbl>
      <w:tblPr>
        <w:tblStyle w:val="LightShading"/>
        <w:tblW w:w="9735" w:type="dxa"/>
        <w:tblLayout w:type="fixed"/>
        <w:tblLook w:val="04A0" w:firstRow="1" w:lastRow="0" w:firstColumn="1" w:lastColumn="0" w:noHBand="0" w:noVBand="1"/>
      </w:tblPr>
      <w:tblGrid>
        <w:gridCol w:w="2093"/>
        <w:gridCol w:w="2551"/>
        <w:gridCol w:w="5091"/>
      </w:tblGrid>
      <w:tr w:rsidR="00B0615B" w:rsidRPr="00024B9A" w14:paraId="2F4719F6" w14:textId="77777777" w:rsidTr="00CA3A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15C247D" w14:textId="77777777" w:rsidR="00B0615B" w:rsidRPr="00024B9A" w:rsidRDefault="00B0615B" w:rsidP="00CA3AC5">
            <w:pPr>
              <w:autoSpaceDE w:val="0"/>
              <w:autoSpaceDN w:val="0"/>
              <w:adjustRightInd w:val="0"/>
              <w:spacing w:after="0"/>
              <w:rPr>
                <w:rFonts w:asciiTheme="minorHAnsi" w:hAnsiTheme="minorHAnsi"/>
                <w:color w:val="000000"/>
                <w:sz w:val="20"/>
                <w:szCs w:val="20"/>
                <w:lang w:val="en-CA"/>
              </w:rPr>
            </w:pPr>
            <w:r w:rsidRPr="00024B9A">
              <w:rPr>
                <w:rFonts w:asciiTheme="minorHAnsi" w:hAnsiTheme="minorHAnsi"/>
                <w:color w:val="000000"/>
                <w:sz w:val="20"/>
                <w:szCs w:val="20"/>
                <w:lang w:val="en-CA"/>
              </w:rPr>
              <w:t>Name</w:t>
            </w:r>
          </w:p>
        </w:tc>
        <w:tc>
          <w:tcPr>
            <w:tcW w:w="2551" w:type="dxa"/>
          </w:tcPr>
          <w:p w14:paraId="06F0B9D0" w14:textId="77777777" w:rsidR="00B0615B" w:rsidRPr="00024B9A" w:rsidRDefault="00B0615B" w:rsidP="00CA3AC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Type</w:t>
            </w:r>
          </w:p>
        </w:tc>
        <w:tc>
          <w:tcPr>
            <w:tcW w:w="5091" w:type="dxa"/>
          </w:tcPr>
          <w:p w14:paraId="5C151157" w14:textId="77777777" w:rsidR="00B0615B" w:rsidRPr="00024B9A" w:rsidRDefault="00B0615B" w:rsidP="00CA3AC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Description</w:t>
            </w:r>
          </w:p>
        </w:tc>
      </w:tr>
      <w:tr w:rsidR="00B0615B" w:rsidRPr="00024B9A" w14:paraId="5C7117A9" w14:textId="77777777" w:rsidTr="00CA3A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55BBC6A9" w14:textId="57AF5057" w:rsidR="00B0615B" w:rsidRPr="00024B9A" w:rsidRDefault="00B0615B" w:rsidP="00CA3AC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member</w:t>
            </w:r>
          </w:p>
        </w:tc>
        <w:tc>
          <w:tcPr>
            <w:tcW w:w="2551" w:type="dxa"/>
          </w:tcPr>
          <w:p w14:paraId="1FC12880" w14:textId="6087E738" w:rsidR="00B0615B" w:rsidRPr="00024B9A" w:rsidRDefault="00B0615B"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w:t>
            </w:r>
          </w:p>
        </w:tc>
        <w:tc>
          <w:tcPr>
            <w:tcW w:w="5091" w:type="dxa"/>
          </w:tcPr>
          <w:p w14:paraId="503B6794" w14:textId="75F0898E" w:rsidR="00B0615B" w:rsidRPr="00024B9A" w:rsidDel="00FB5641" w:rsidRDefault="00FB5641"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962" w:author="Eric Boisvert" w:date="2015-11-11T12:10:00Z"/>
                <w:rFonts w:asciiTheme="minorHAnsi" w:hAnsiTheme="minorHAnsi"/>
                <w:color w:val="000000"/>
                <w:sz w:val="20"/>
                <w:szCs w:val="20"/>
                <w:lang w:val="en-CA"/>
              </w:rPr>
            </w:pPr>
            <w:ins w:id="963" w:author="Eric Boisvert" w:date="2015-11-11T12:10:00Z">
              <w:r w:rsidRPr="00FB5641">
                <w:rPr>
                  <w:rFonts w:asciiTheme="minorHAnsi" w:hAnsiTheme="minorHAnsi"/>
                  <w:color w:val="000000"/>
                  <w:sz w:val="20"/>
                  <w:szCs w:val="20"/>
                  <w:lang w:val="en-CA"/>
                </w:rPr>
                <w:t>Subdivisions of TimeOrdinalEra</w:t>
              </w:r>
            </w:ins>
            <w:del w:id="964" w:author="Eric Boisvert" w:date="2015-11-11T12:10:00Z">
              <w:r w:rsidR="00B0615B" w:rsidDel="00FB5641">
                <w:rPr>
                  <w:rFonts w:asciiTheme="minorHAnsi" w:hAnsiTheme="minorHAnsi"/>
                  <w:color w:val="000000"/>
                  <w:sz w:val="20"/>
                  <w:szCs w:val="20"/>
                  <w:lang w:val="en-CA"/>
                </w:rPr>
                <w:delText>Sub division of this era</w:delText>
              </w:r>
            </w:del>
          </w:p>
          <w:p w14:paraId="120171A2" w14:textId="77777777" w:rsidR="00B0615B" w:rsidRPr="00024B9A" w:rsidRDefault="00B0615B"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B0615B" w:rsidRPr="00024B9A" w14:paraId="297A91F4" w14:textId="77777777" w:rsidTr="00CA3AC5">
        <w:tc>
          <w:tcPr>
            <w:cnfStyle w:val="001000000000" w:firstRow="0" w:lastRow="0" w:firstColumn="1" w:lastColumn="0" w:oddVBand="0" w:evenVBand="0" w:oddHBand="0" w:evenHBand="0" w:firstRowFirstColumn="0" w:firstRowLastColumn="0" w:lastRowFirstColumn="0" w:lastRowLastColumn="0"/>
            <w:tcW w:w="2093" w:type="dxa"/>
          </w:tcPr>
          <w:p w14:paraId="0A35ACB8" w14:textId="488B5379" w:rsidR="00B0615B" w:rsidRDefault="00B0615B" w:rsidP="00CA3AC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group</w:t>
            </w:r>
          </w:p>
        </w:tc>
        <w:tc>
          <w:tcPr>
            <w:tcW w:w="2551" w:type="dxa"/>
          </w:tcPr>
          <w:p w14:paraId="482FCCCF" w14:textId="155DDDCC" w:rsidR="00B0615B" w:rsidRDefault="00B0615B" w:rsidP="00CA3AC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w:t>
            </w:r>
          </w:p>
        </w:tc>
        <w:tc>
          <w:tcPr>
            <w:tcW w:w="5091" w:type="dxa"/>
          </w:tcPr>
          <w:p w14:paraId="6CD1035A" w14:textId="0ACEA9C0" w:rsidR="00B0615B" w:rsidRDefault="00B0615B" w:rsidP="00CA3AC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Parent era</w:t>
            </w:r>
          </w:p>
        </w:tc>
      </w:tr>
      <w:tr w:rsidR="00B0615B" w:rsidRPr="00024B9A" w14:paraId="391F796D" w14:textId="77777777" w:rsidTr="00CA3A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59F0815" w14:textId="3B611894" w:rsidR="00B0615B" w:rsidRDefault="00B0615B" w:rsidP="00CA3AC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start</w:t>
            </w:r>
          </w:p>
        </w:tc>
        <w:tc>
          <w:tcPr>
            <w:tcW w:w="2551" w:type="dxa"/>
          </w:tcPr>
          <w:p w14:paraId="6105D4BC" w14:textId="4D129361" w:rsidR="00B0615B" w:rsidRDefault="00B0615B"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TimeOrdinalEraBoundary</w:t>
            </w:r>
          </w:p>
        </w:tc>
        <w:tc>
          <w:tcPr>
            <w:tcW w:w="5091" w:type="dxa"/>
          </w:tcPr>
          <w:p w14:paraId="37BF1899" w14:textId="089A5C1A" w:rsidR="00B0615B" w:rsidRDefault="00B0615B"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Boundary starting the era</w:t>
            </w:r>
          </w:p>
        </w:tc>
      </w:tr>
      <w:tr w:rsidR="00B0615B" w:rsidRPr="00024B9A" w14:paraId="208C7C5A" w14:textId="77777777" w:rsidTr="00CA3AC5">
        <w:tc>
          <w:tcPr>
            <w:cnfStyle w:val="001000000000" w:firstRow="0" w:lastRow="0" w:firstColumn="1" w:lastColumn="0" w:oddVBand="0" w:evenVBand="0" w:oddHBand="0" w:evenHBand="0" w:firstRowFirstColumn="0" w:firstRowLastColumn="0" w:lastRowFirstColumn="0" w:lastRowLastColumn="0"/>
            <w:tcW w:w="2093" w:type="dxa"/>
          </w:tcPr>
          <w:p w14:paraId="07822E42" w14:textId="281BC661" w:rsidR="00B0615B" w:rsidRDefault="00B0615B" w:rsidP="00CA3AC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end</w:t>
            </w:r>
          </w:p>
        </w:tc>
        <w:tc>
          <w:tcPr>
            <w:tcW w:w="2551" w:type="dxa"/>
          </w:tcPr>
          <w:p w14:paraId="28353D6B" w14:textId="37A54182" w:rsidR="00B0615B" w:rsidRDefault="00B0615B" w:rsidP="00CA3AC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TimeOrdinalEraBoundary</w:t>
            </w:r>
          </w:p>
        </w:tc>
        <w:tc>
          <w:tcPr>
            <w:tcW w:w="5091" w:type="dxa"/>
          </w:tcPr>
          <w:p w14:paraId="1D82087E" w14:textId="6250C0E1" w:rsidR="00B0615B" w:rsidRDefault="00B0615B" w:rsidP="00CA3AC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Boundary ending the era</w:t>
            </w:r>
          </w:p>
        </w:tc>
      </w:tr>
    </w:tbl>
    <w:p w14:paraId="089206ED" w14:textId="77777777" w:rsidR="00B0615B" w:rsidRDefault="00B0615B" w:rsidP="00821F1F"/>
    <w:p w14:paraId="6177394F" w14:textId="32D2AF4F" w:rsidR="00B0615B" w:rsidRDefault="00B0615B" w:rsidP="00B0615B">
      <w:pPr>
        <w:pStyle w:val="Heading4"/>
      </w:pPr>
      <w:r>
        <w:t>TimeOrdinalEraBoundary</w:t>
      </w:r>
    </w:p>
    <w:p w14:paraId="35DE78F2" w14:textId="77777777" w:rsidR="00B0615B" w:rsidRDefault="00B0615B" w:rsidP="00821F1F"/>
    <w:p w14:paraId="30B99EEF" w14:textId="7984E2D3" w:rsidR="00B0615B" w:rsidRDefault="00B0615B" w:rsidP="00821F1F">
      <w:proofErr w:type="gramStart"/>
      <w:r w:rsidRPr="00B0615B">
        <w:t>A point in Earth's history which bounds a TimeOrdinalEra.</w:t>
      </w:r>
      <w:proofErr w:type="gramEnd"/>
    </w:p>
    <w:p w14:paraId="3CDF8CF3" w14:textId="14271978" w:rsidR="00B0615B" w:rsidRPr="00B0615B" w:rsidRDefault="00B0615B" w:rsidP="00B0615B">
      <w:pPr>
        <w:autoSpaceDE w:val="0"/>
        <w:autoSpaceDN w:val="0"/>
        <w:adjustRightInd w:val="0"/>
        <w:spacing w:after="0"/>
        <w:rPr>
          <w:color w:val="000000"/>
          <w:sz w:val="20"/>
          <w:szCs w:val="20"/>
          <w:lang w:val="en-CA"/>
        </w:rPr>
      </w:pPr>
      <w:bookmarkStart w:id="965" w:name="BKM_63ECF066_EE03_4253_8744_0F86D06238D4"/>
      <w:bookmarkEnd w:id="965"/>
    </w:p>
    <w:tbl>
      <w:tblPr>
        <w:tblStyle w:val="LightShading"/>
        <w:tblW w:w="9735" w:type="dxa"/>
        <w:tblLayout w:type="fixed"/>
        <w:tblLook w:val="04A0" w:firstRow="1" w:lastRow="0" w:firstColumn="1" w:lastColumn="0" w:noHBand="0" w:noVBand="1"/>
      </w:tblPr>
      <w:tblGrid>
        <w:gridCol w:w="2376"/>
        <w:gridCol w:w="1843"/>
        <w:gridCol w:w="5516"/>
      </w:tblGrid>
      <w:tr w:rsidR="00B0615B" w:rsidRPr="00B0615B" w14:paraId="27183E62" w14:textId="77777777" w:rsidTr="00935E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672F151A" w14:textId="77777777" w:rsidR="00B0615B" w:rsidRPr="00B0615B" w:rsidRDefault="00B0615B" w:rsidP="00B0615B">
            <w:pPr>
              <w:autoSpaceDE w:val="0"/>
              <w:autoSpaceDN w:val="0"/>
              <w:adjustRightInd w:val="0"/>
              <w:spacing w:after="0"/>
              <w:rPr>
                <w:rFonts w:asciiTheme="minorHAnsi" w:hAnsiTheme="minorHAnsi"/>
                <w:color w:val="000000"/>
                <w:sz w:val="20"/>
                <w:szCs w:val="20"/>
                <w:lang w:val="en-CA"/>
              </w:rPr>
            </w:pPr>
            <w:bookmarkStart w:id="966" w:name="BKM_87370C48_A777_490F_8AD5_7B430EEB4CC8"/>
            <w:bookmarkEnd w:id="966"/>
            <w:r w:rsidRPr="00B0615B">
              <w:rPr>
                <w:rFonts w:asciiTheme="minorHAnsi" w:hAnsiTheme="minorHAnsi"/>
                <w:color w:val="000000"/>
                <w:sz w:val="20"/>
                <w:szCs w:val="20"/>
                <w:lang w:val="en-CA"/>
              </w:rPr>
              <w:t>Name</w:t>
            </w:r>
          </w:p>
        </w:tc>
        <w:tc>
          <w:tcPr>
            <w:tcW w:w="1843" w:type="dxa"/>
          </w:tcPr>
          <w:p w14:paraId="14496396" w14:textId="77777777" w:rsidR="00B0615B" w:rsidRPr="00B0615B" w:rsidRDefault="00B0615B" w:rsidP="00B0615B">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Type</w:t>
            </w:r>
          </w:p>
        </w:tc>
        <w:tc>
          <w:tcPr>
            <w:tcW w:w="5516" w:type="dxa"/>
          </w:tcPr>
          <w:p w14:paraId="5E7E1C80" w14:textId="77777777" w:rsidR="00B0615B" w:rsidRPr="00B0615B" w:rsidRDefault="00B0615B" w:rsidP="00B0615B">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Description</w:t>
            </w:r>
          </w:p>
        </w:tc>
      </w:tr>
      <w:tr w:rsidR="00B0615B" w:rsidRPr="00B0615B" w14:paraId="64DD5315" w14:textId="77777777" w:rsidTr="00935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681DEDF2" w14:textId="77777777" w:rsidR="00B0615B" w:rsidRPr="00B0615B" w:rsidRDefault="00B0615B" w:rsidP="00B0615B">
            <w:pPr>
              <w:autoSpaceDE w:val="0"/>
              <w:autoSpaceDN w:val="0"/>
              <w:adjustRightInd w:val="0"/>
              <w:spacing w:after="0"/>
              <w:rPr>
                <w:rFonts w:asciiTheme="minorHAnsi" w:hAnsiTheme="minorHAnsi"/>
                <w:color w:val="000000"/>
                <w:sz w:val="20"/>
                <w:szCs w:val="20"/>
                <w:lang w:val="en-CA"/>
              </w:rPr>
            </w:pPr>
            <w:r w:rsidRPr="00B0615B">
              <w:rPr>
                <w:rFonts w:asciiTheme="minorHAnsi" w:hAnsiTheme="minorHAnsi"/>
                <w:color w:val="000000"/>
                <w:sz w:val="20"/>
                <w:szCs w:val="20"/>
                <w:lang w:val="en-CA"/>
              </w:rPr>
              <w:t>position</w:t>
            </w:r>
          </w:p>
        </w:tc>
        <w:tc>
          <w:tcPr>
            <w:tcW w:w="1843" w:type="dxa"/>
          </w:tcPr>
          <w:p w14:paraId="5F3E4D88" w14:textId="77777777" w:rsidR="00B0615B" w:rsidRPr="00B0615B" w:rsidRDefault="00B0615B"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TM_Instant</w:t>
            </w:r>
          </w:p>
        </w:tc>
        <w:tc>
          <w:tcPr>
            <w:tcW w:w="5516" w:type="dxa"/>
          </w:tcPr>
          <w:p w14:paraId="74313478" w14:textId="77777777" w:rsidR="00B0615B" w:rsidRPr="00B0615B" w:rsidRDefault="00B0615B"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A point in time corresponding to the era boundary</w:t>
            </w:r>
          </w:p>
          <w:p w14:paraId="1EB6C62C" w14:textId="77777777" w:rsidR="00B0615B" w:rsidRPr="00B0615B" w:rsidRDefault="00B0615B"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B0615B" w:rsidRPr="00B0615B" w14:paraId="712E3152" w14:textId="77777777" w:rsidTr="00935ECA">
        <w:tc>
          <w:tcPr>
            <w:cnfStyle w:val="001000000000" w:firstRow="0" w:lastRow="0" w:firstColumn="1" w:lastColumn="0" w:oddVBand="0" w:evenVBand="0" w:oddHBand="0" w:evenHBand="0" w:firstRowFirstColumn="0" w:firstRowLastColumn="0" w:lastRowFirstColumn="0" w:lastRowLastColumn="0"/>
            <w:tcW w:w="2376" w:type="dxa"/>
          </w:tcPr>
          <w:p w14:paraId="19C94950" w14:textId="77777777" w:rsidR="00B0615B" w:rsidRPr="00B0615B" w:rsidRDefault="00B0615B" w:rsidP="00B0615B">
            <w:pPr>
              <w:autoSpaceDE w:val="0"/>
              <w:autoSpaceDN w:val="0"/>
              <w:adjustRightInd w:val="0"/>
              <w:spacing w:after="0"/>
              <w:rPr>
                <w:rFonts w:asciiTheme="minorHAnsi" w:hAnsiTheme="minorHAnsi"/>
                <w:color w:val="000000"/>
                <w:sz w:val="20"/>
                <w:szCs w:val="20"/>
                <w:lang w:val="en-CA"/>
              </w:rPr>
            </w:pPr>
            <w:bookmarkStart w:id="967" w:name="BKM_229122EC_1DA3_4235_81D3_26787B18C5E7"/>
            <w:bookmarkEnd w:id="967"/>
            <w:r w:rsidRPr="00B0615B">
              <w:rPr>
                <w:rFonts w:asciiTheme="minorHAnsi" w:hAnsiTheme="minorHAnsi"/>
                <w:color w:val="000000"/>
                <w:sz w:val="20"/>
                <w:szCs w:val="20"/>
                <w:lang w:val="en-CA"/>
              </w:rPr>
              <w:t>positionalUncertainty</w:t>
            </w:r>
          </w:p>
        </w:tc>
        <w:tc>
          <w:tcPr>
            <w:tcW w:w="1843" w:type="dxa"/>
          </w:tcPr>
          <w:p w14:paraId="5A0E3F21" w14:textId="77777777" w:rsidR="00B0615B" w:rsidRPr="00B0615B" w:rsidRDefault="00B0615B" w:rsidP="00B0615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Quantity</w:t>
            </w:r>
          </w:p>
        </w:tc>
        <w:tc>
          <w:tcPr>
            <w:tcW w:w="5516" w:type="dxa"/>
          </w:tcPr>
          <w:p w14:paraId="6F98B040" w14:textId="77777777" w:rsidR="00B0615B" w:rsidRPr="00B0615B" w:rsidRDefault="00B0615B" w:rsidP="00B0615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A measure of the uncertainty in the estimate of the point in time of the era boundary</w:t>
            </w:r>
          </w:p>
          <w:p w14:paraId="4FAE6A3B" w14:textId="77777777" w:rsidR="00B0615B" w:rsidRPr="00B0615B" w:rsidRDefault="00B0615B" w:rsidP="00B0615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B0615B" w:rsidRPr="00B0615B" w14:paraId="0794BB68" w14:textId="77777777" w:rsidTr="00935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7A4E297E" w14:textId="31DE7144" w:rsidR="00B0615B" w:rsidRPr="00B0615B" w:rsidRDefault="00B0615B" w:rsidP="00B0615B">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previousEra</w:t>
            </w:r>
          </w:p>
        </w:tc>
        <w:tc>
          <w:tcPr>
            <w:tcW w:w="1843" w:type="dxa"/>
          </w:tcPr>
          <w:p w14:paraId="239ABA64" w14:textId="44F83167" w:rsidR="00B0615B" w:rsidRPr="00B0615B" w:rsidRDefault="00B0615B"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w:t>
            </w:r>
          </w:p>
        </w:tc>
        <w:tc>
          <w:tcPr>
            <w:tcW w:w="5516" w:type="dxa"/>
          </w:tcPr>
          <w:p w14:paraId="01ED4C4C" w14:textId="74698C66" w:rsidR="00B0615B" w:rsidRPr="00B0615B" w:rsidRDefault="00935ECA" w:rsidP="00935EC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 xml:space="preserve">Preceding era </w:t>
            </w:r>
          </w:p>
        </w:tc>
      </w:tr>
      <w:tr w:rsidR="00B0615B" w:rsidRPr="00B0615B" w14:paraId="32EFBACF" w14:textId="77777777" w:rsidTr="00935ECA">
        <w:tc>
          <w:tcPr>
            <w:cnfStyle w:val="001000000000" w:firstRow="0" w:lastRow="0" w:firstColumn="1" w:lastColumn="0" w:oddVBand="0" w:evenVBand="0" w:oddHBand="0" w:evenHBand="0" w:firstRowFirstColumn="0" w:firstRowLastColumn="0" w:lastRowFirstColumn="0" w:lastRowLastColumn="0"/>
            <w:tcW w:w="2376" w:type="dxa"/>
          </w:tcPr>
          <w:p w14:paraId="6FE6364F" w14:textId="3DABFDEB" w:rsidR="00B0615B" w:rsidRPr="00B0615B" w:rsidRDefault="00B0615B" w:rsidP="00B0615B">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nextEra</w:t>
            </w:r>
          </w:p>
        </w:tc>
        <w:tc>
          <w:tcPr>
            <w:tcW w:w="1843" w:type="dxa"/>
          </w:tcPr>
          <w:p w14:paraId="6DBE6801" w14:textId="008C23F9" w:rsidR="00B0615B" w:rsidRPr="00B0615B" w:rsidRDefault="00B0615B" w:rsidP="00B0615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w:t>
            </w:r>
          </w:p>
        </w:tc>
        <w:tc>
          <w:tcPr>
            <w:tcW w:w="5516" w:type="dxa"/>
          </w:tcPr>
          <w:p w14:paraId="3CA8CDE6" w14:textId="72EE2556" w:rsidR="00B0615B" w:rsidRPr="00B0615B" w:rsidRDefault="00935ECA" w:rsidP="00B0615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Succeeding era</w:t>
            </w:r>
          </w:p>
        </w:tc>
      </w:tr>
      <w:tr w:rsidR="00935ECA" w:rsidRPr="00B0615B" w14:paraId="251426C5" w14:textId="77777777" w:rsidTr="00935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7264F60" w14:textId="11200DDD" w:rsidR="00935ECA" w:rsidRDefault="00935ECA" w:rsidP="00B0615B">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observationalBasis</w:t>
            </w:r>
          </w:p>
        </w:tc>
        <w:tc>
          <w:tcPr>
            <w:tcW w:w="1843" w:type="dxa"/>
          </w:tcPr>
          <w:p w14:paraId="63BFDC61" w14:textId="15C096E7" w:rsidR="00935ECA" w:rsidRDefault="00935ECA"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OM_Observation</w:t>
            </w:r>
          </w:p>
        </w:tc>
        <w:tc>
          <w:tcPr>
            <w:tcW w:w="5516" w:type="dxa"/>
          </w:tcPr>
          <w:p w14:paraId="52767285" w14:textId="20858CC5" w:rsidR="00FB5641" w:rsidRPr="00B0615B" w:rsidRDefault="00935ECA"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Observation supporting the existence of the boundary (geochronology, paleontology, etc.)</w:t>
            </w:r>
          </w:p>
        </w:tc>
      </w:tr>
    </w:tbl>
    <w:p w14:paraId="79FEB5B4" w14:textId="77777777" w:rsidR="00B0615B" w:rsidRDefault="00B0615B" w:rsidP="00821F1F"/>
    <w:p w14:paraId="4F046F66" w14:textId="58C4DB99" w:rsidR="00B0615B" w:rsidRDefault="00935ECA" w:rsidP="00935ECA">
      <w:pPr>
        <w:pStyle w:val="Heading3"/>
      </w:pPr>
      <w:r>
        <w:t>Time scale</w:t>
      </w:r>
    </w:p>
    <w:p w14:paraId="1399B02A" w14:textId="77777777" w:rsidR="00935ECA" w:rsidRDefault="00935ECA" w:rsidP="00821F1F"/>
    <w:p w14:paraId="7F1B637E" w14:textId="6AA81148" w:rsidR="00935ECA" w:rsidRDefault="00935ECA" w:rsidP="00821F1F">
      <w:r w:rsidRPr="00935ECA">
        <w:t>The Timescale package describes geologic time periods (geochronologic eras) and the boundaries between them.</w:t>
      </w:r>
    </w:p>
    <w:p w14:paraId="586D1C06" w14:textId="77777777" w:rsidR="00935ECA" w:rsidRDefault="00935ECA" w:rsidP="00935ECA">
      <w:pPr>
        <w:keepNext/>
      </w:pPr>
      <w:r>
        <w:rPr>
          <w:noProof/>
          <w:lang w:val="en-CA" w:eastAsia="en-CA"/>
        </w:rPr>
        <w:lastRenderedPageBreak/>
        <w:drawing>
          <wp:inline distT="0" distB="0" distL="0" distR="0" wp14:anchorId="55246FA6" wp14:editId="4BBD0240">
            <wp:extent cx="5486400" cy="4816542"/>
            <wp:effectExtent l="0" t="0" r="0" b="3175"/>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86400" cy="4816542"/>
                    </a:xfrm>
                    <a:prstGeom prst="rect">
                      <a:avLst/>
                    </a:prstGeom>
                    <a:noFill/>
                    <a:ln>
                      <a:noFill/>
                    </a:ln>
                  </pic:spPr>
                </pic:pic>
              </a:graphicData>
            </a:graphic>
          </wp:inline>
        </w:drawing>
      </w:r>
    </w:p>
    <w:p w14:paraId="4CABE6E0" w14:textId="032071B4" w:rsidR="00935ECA" w:rsidRDefault="00935ECA" w:rsidP="00935ECA">
      <w:pPr>
        <w:pStyle w:val="Caption"/>
      </w:pPr>
      <w:r>
        <w:t xml:space="preserve">Figure </w:t>
      </w:r>
      <w:fldSimple w:instr=" SEQ Figure \* ARABIC ">
        <w:ins w:id="968" w:author="Eric Boisvert" w:date="2015-11-28T15:54:00Z">
          <w:r w:rsidR="00180077">
            <w:rPr>
              <w:noProof/>
            </w:rPr>
            <w:t>60</w:t>
          </w:r>
        </w:ins>
        <w:del w:id="969" w:author="Eric Boisvert" w:date="2015-10-30T04:23:00Z">
          <w:r w:rsidR="00090DCF" w:rsidDel="007D2867">
            <w:rPr>
              <w:noProof/>
            </w:rPr>
            <w:delText>58</w:delText>
          </w:r>
        </w:del>
      </w:fldSimple>
      <w:r>
        <w:t>: Time scale</w:t>
      </w:r>
    </w:p>
    <w:p w14:paraId="79C4F28B" w14:textId="77777777" w:rsidR="00935ECA" w:rsidRDefault="00935ECA" w:rsidP="00821F1F"/>
    <w:p w14:paraId="1263EAD3" w14:textId="56E2DACD" w:rsidR="00B42641" w:rsidRDefault="00B42641" w:rsidP="00B42641">
      <w:pPr>
        <w:pStyle w:val="Heading4"/>
      </w:pPr>
      <w:r>
        <w:t>GeologicTimeScale</w:t>
      </w:r>
    </w:p>
    <w:p w14:paraId="01DE5331" w14:textId="77777777" w:rsidR="00B42641" w:rsidRDefault="00B42641" w:rsidP="00821F1F"/>
    <w:p w14:paraId="1E34490B" w14:textId="1F2C4EF8" w:rsidR="00B42641" w:rsidRDefault="00B42641" w:rsidP="00821F1F">
      <w:r w:rsidRPr="00B42641">
        <w:t>The classic "Geologic Timescale" comprising an ordered, hierarchical set of named "eras" is an example of an Ordinal Temporal Reference System. It may be calibrated with reference to a numeric Temporal Coordinate System, but is in principle defined independently.</w:t>
      </w:r>
    </w:p>
    <w:p w14:paraId="7C6FF89B" w14:textId="77777777" w:rsidR="00B42641" w:rsidRDefault="00B42641" w:rsidP="00821F1F"/>
    <w:p w14:paraId="0EB6BC0B" w14:textId="4B217803" w:rsidR="00935ECA" w:rsidRDefault="00935ECA" w:rsidP="00935ECA">
      <w:pPr>
        <w:pStyle w:val="Heading4"/>
      </w:pPr>
      <w:r>
        <w:t>GeochronologicEra</w:t>
      </w:r>
    </w:p>
    <w:p w14:paraId="577988DF" w14:textId="77777777" w:rsidR="00935ECA" w:rsidRDefault="00935ECA" w:rsidP="00935ECA"/>
    <w:p w14:paraId="33D63EA9" w14:textId="77777777" w:rsidR="00935ECA" w:rsidRDefault="00935ECA" w:rsidP="00935ECA">
      <w:r>
        <w:t xml:space="preserve">The association of an era with a stratotype is optional.  In the GSSP approach recommended by ICS for the Global Geologic Timescale, Unit Stratotypes are not used. </w:t>
      </w:r>
    </w:p>
    <w:p w14:paraId="412952CB" w14:textId="77777777" w:rsidR="00935ECA" w:rsidRDefault="00935ECA" w:rsidP="00935ECA">
      <w:r>
        <w:lastRenderedPageBreak/>
        <w:t xml:space="preserve">Rather, the association of an Era with geologic units and sections is indirect, via the association of an era with Boundaries, which are in turn tied to Stratotype Points, which occur within host Stratotype Sections. </w:t>
      </w:r>
    </w:p>
    <w:p w14:paraId="4E87AFB3" w14:textId="77777777" w:rsidR="00606F7E" w:rsidRDefault="00935ECA" w:rsidP="00606F7E">
      <w:pPr>
        <w:keepNext/>
      </w:pPr>
      <w:r>
        <w:rPr>
          <w:noProof/>
          <w:lang w:val="en-CA" w:eastAsia="en-CA"/>
        </w:rPr>
        <w:drawing>
          <wp:inline distT="0" distB="0" distL="0" distR="0" wp14:anchorId="385F7099" wp14:editId="15E7F780">
            <wp:extent cx="5486400" cy="4969635"/>
            <wp:effectExtent l="0" t="0" r="0" b="254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86400" cy="4969635"/>
                    </a:xfrm>
                    <a:prstGeom prst="rect">
                      <a:avLst/>
                    </a:prstGeom>
                    <a:noFill/>
                    <a:ln>
                      <a:noFill/>
                    </a:ln>
                  </pic:spPr>
                </pic:pic>
              </a:graphicData>
            </a:graphic>
          </wp:inline>
        </w:drawing>
      </w:r>
    </w:p>
    <w:p w14:paraId="21B3C114" w14:textId="60315A93" w:rsidR="00935ECA" w:rsidRDefault="00606F7E" w:rsidP="00606F7E">
      <w:pPr>
        <w:pStyle w:val="Caption"/>
      </w:pPr>
      <w:r>
        <w:t xml:space="preserve">Figure </w:t>
      </w:r>
      <w:fldSimple w:instr=" SEQ Figure \* ARABIC ">
        <w:ins w:id="970" w:author="Eric Boisvert" w:date="2015-11-28T15:54:00Z">
          <w:r w:rsidR="00180077">
            <w:rPr>
              <w:noProof/>
            </w:rPr>
            <w:t>61</w:t>
          </w:r>
        </w:ins>
        <w:del w:id="971" w:author="Eric Boisvert" w:date="2015-10-30T04:23:00Z">
          <w:r w:rsidR="00090DCF" w:rsidDel="007D2867">
            <w:rPr>
              <w:noProof/>
            </w:rPr>
            <w:delText>59</w:delText>
          </w:r>
        </w:del>
      </w:fldSimple>
      <w:r>
        <w:t xml:space="preserve"> : GeochronologicEra</w:t>
      </w:r>
    </w:p>
    <w:p w14:paraId="5E62F251" w14:textId="4388F824" w:rsidR="00935ECA" w:rsidRPr="00935ECA" w:rsidRDefault="00935ECA" w:rsidP="00935ECA">
      <w:pPr>
        <w:autoSpaceDE w:val="0"/>
        <w:autoSpaceDN w:val="0"/>
        <w:adjustRightInd w:val="0"/>
        <w:spacing w:after="0"/>
        <w:rPr>
          <w:color w:val="000000"/>
          <w:sz w:val="20"/>
          <w:szCs w:val="20"/>
          <w:lang w:val="en-CA"/>
        </w:rPr>
      </w:pPr>
      <w:bookmarkStart w:id="972" w:name="BKM_87E807D4_B547_4527_95DA_3886362CC5FC"/>
      <w:bookmarkEnd w:id="972"/>
    </w:p>
    <w:tbl>
      <w:tblPr>
        <w:tblStyle w:val="LightShading"/>
        <w:tblW w:w="9735" w:type="dxa"/>
        <w:tblLayout w:type="fixed"/>
        <w:tblLook w:val="04A0" w:firstRow="1" w:lastRow="0" w:firstColumn="1" w:lastColumn="0" w:noHBand="0" w:noVBand="1"/>
      </w:tblPr>
      <w:tblGrid>
        <w:gridCol w:w="1668"/>
        <w:gridCol w:w="2551"/>
        <w:gridCol w:w="5516"/>
      </w:tblGrid>
      <w:tr w:rsidR="00935ECA" w:rsidRPr="00935ECA" w14:paraId="3324233B" w14:textId="77777777" w:rsidTr="00935E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4F6FA3A" w14:textId="77777777" w:rsidR="00935ECA" w:rsidRPr="00935ECA" w:rsidRDefault="00935ECA" w:rsidP="00935ECA">
            <w:pPr>
              <w:autoSpaceDE w:val="0"/>
              <w:autoSpaceDN w:val="0"/>
              <w:adjustRightInd w:val="0"/>
              <w:spacing w:after="0"/>
              <w:rPr>
                <w:rFonts w:asciiTheme="minorHAnsi" w:hAnsiTheme="minorHAnsi"/>
                <w:color w:val="000000"/>
                <w:sz w:val="20"/>
                <w:szCs w:val="20"/>
                <w:lang w:val="en-CA"/>
              </w:rPr>
            </w:pPr>
            <w:bookmarkStart w:id="973" w:name="BKM_84F1004A_AA50_459B_B70A_65E13CA8B294"/>
            <w:bookmarkEnd w:id="973"/>
            <w:r w:rsidRPr="00935ECA">
              <w:rPr>
                <w:rFonts w:asciiTheme="minorHAnsi" w:hAnsiTheme="minorHAnsi"/>
                <w:color w:val="000000"/>
                <w:sz w:val="20"/>
                <w:szCs w:val="20"/>
                <w:lang w:val="en-CA"/>
              </w:rPr>
              <w:t>Name</w:t>
            </w:r>
          </w:p>
        </w:tc>
        <w:tc>
          <w:tcPr>
            <w:tcW w:w="2551" w:type="dxa"/>
          </w:tcPr>
          <w:p w14:paraId="61EA2CA7" w14:textId="77777777" w:rsidR="00935ECA" w:rsidRPr="00935ECA" w:rsidRDefault="00935ECA" w:rsidP="00935EC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Type</w:t>
            </w:r>
          </w:p>
        </w:tc>
        <w:tc>
          <w:tcPr>
            <w:tcW w:w="5516" w:type="dxa"/>
          </w:tcPr>
          <w:p w14:paraId="6FBFFB9A" w14:textId="77777777" w:rsidR="00935ECA" w:rsidRPr="00935ECA" w:rsidRDefault="00935ECA" w:rsidP="00935EC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Description</w:t>
            </w:r>
          </w:p>
        </w:tc>
      </w:tr>
      <w:tr w:rsidR="00935ECA" w:rsidRPr="00935ECA" w14:paraId="2D878869" w14:textId="77777777" w:rsidTr="00935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C6851A6" w14:textId="77777777" w:rsidR="00935ECA" w:rsidRPr="00935ECA" w:rsidRDefault="00935ECA" w:rsidP="00935ECA">
            <w:pPr>
              <w:autoSpaceDE w:val="0"/>
              <w:autoSpaceDN w:val="0"/>
              <w:adjustRightInd w:val="0"/>
              <w:spacing w:after="0"/>
              <w:rPr>
                <w:rFonts w:asciiTheme="minorHAnsi" w:hAnsiTheme="minorHAnsi"/>
                <w:color w:val="000000"/>
                <w:sz w:val="20"/>
                <w:szCs w:val="20"/>
                <w:lang w:val="en-CA"/>
              </w:rPr>
            </w:pPr>
            <w:r w:rsidRPr="00935ECA">
              <w:rPr>
                <w:rFonts w:asciiTheme="minorHAnsi" w:hAnsiTheme="minorHAnsi"/>
                <w:color w:val="000000"/>
                <w:sz w:val="20"/>
                <w:szCs w:val="20"/>
                <w:lang w:val="en-CA"/>
              </w:rPr>
              <w:t>rank</w:t>
            </w:r>
          </w:p>
        </w:tc>
        <w:tc>
          <w:tcPr>
            <w:tcW w:w="2551" w:type="dxa"/>
          </w:tcPr>
          <w:p w14:paraId="1910FE29" w14:textId="77777777" w:rsidR="00935ECA" w:rsidRPr="00935ECA" w:rsidRDefault="00935ECA" w:rsidP="00935EC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GeochronologicEraRank</w:t>
            </w:r>
          </w:p>
        </w:tc>
        <w:tc>
          <w:tcPr>
            <w:tcW w:w="5516" w:type="dxa"/>
          </w:tcPr>
          <w:p w14:paraId="3BF32EDB" w14:textId="77777777" w:rsidR="00935ECA" w:rsidRPr="00935ECA" w:rsidRDefault="00935ECA" w:rsidP="00935EC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A term from a controlled vocabulary describing the rank of the time period (eg, eon, era, period, stage)</w:t>
            </w:r>
          </w:p>
          <w:p w14:paraId="7B5957BB" w14:textId="77777777" w:rsidR="00935ECA" w:rsidRPr="00935ECA" w:rsidRDefault="00935ECA" w:rsidP="00935EC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935ECA" w:rsidRPr="00935ECA" w14:paraId="2B541BD3" w14:textId="77777777" w:rsidTr="00935ECA">
        <w:tc>
          <w:tcPr>
            <w:cnfStyle w:val="001000000000" w:firstRow="0" w:lastRow="0" w:firstColumn="1" w:lastColumn="0" w:oddVBand="0" w:evenVBand="0" w:oddHBand="0" w:evenHBand="0" w:firstRowFirstColumn="0" w:firstRowLastColumn="0" w:lastRowFirstColumn="0" w:lastRowLastColumn="0"/>
            <w:tcW w:w="1668" w:type="dxa"/>
          </w:tcPr>
          <w:p w14:paraId="2A335E96" w14:textId="66BDAA40" w:rsidR="00935ECA" w:rsidRPr="00935ECA" w:rsidRDefault="00C343CA" w:rsidP="00935ECA">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w:t>
            </w:r>
            <w:r w:rsidR="00935ECA">
              <w:rPr>
                <w:rFonts w:asciiTheme="minorHAnsi" w:hAnsiTheme="minorHAnsi"/>
                <w:color w:val="000000"/>
                <w:sz w:val="20"/>
                <w:szCs w:val="20"/>
                <w:lang w:val="en-CA"/>
              </w:rPr>
              <w:t>tratotype</w:t>
            </w:r>
          </w:p>
        </w:tc>
        <w:tc>
          <w:tcPr>
            <w:tcW w:w="2551" w:type="dxa"/>
          </w:tcPr>
          <w:p w14:paraId="0FC06BCC" w14:textId="1D736C96" w:rsidR="00935ECA" w:rsidRPr="00935ECA" w:rsidRDefault="00935ECA" w:rsidP="00935EC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StratigraphicSection</w:t>
            </w:r>
          </w:p>
        </w:tc>
        <w:tc>
          <w:tcPr>
            <w:tcW w:w="5516" w:type="dxa"/>
          </w:tcPr>
          <w:p w14:paraId="63F439A3" w14:textId="40E475C1" w:rsidR="00935ECA" w:rsidRPr="00935ECA" w:rsidRDefault="00C343CA" w:rsidP="00C343C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Type section</w:t>
            </w:r>
            <w:r w:rsidRPr="00C343CA">
              <w:rPr>
                <w:rFonts w:asciiTheme="minorHAnsi" w:hAnsiTheme="minorHAnsi"/>
                <w:color w:val="000000"/>
                <w:sz w:val="20"/>
                <w:szCs w:val="20"/>
                <w:lang w:val="en-CA"/>
              </w:rPr>
              <w:t xml:space="preserve"> that names the physical location or outcrop of a particular reference exposure of a stratigraphic sequenc</w:t>
            </w:r>
            <w:r>
              <w:rPr>
                <w:rFonts w:asciiTheme="minorHAnsi" w:hAnsiTheme="minorHAnsi"/>
                <w:color w:val="000000"/>
                <w:sz w:val="20"/>
                <w:szCs w:val="20"/>
                <w:lang w:val="en-CA"/>
              </w:rPr>
              <w:t xml:space="preserve">e or stratigraphic boundary. </w:t>
            </w:r>
            <w:r w:rsidRPr="00C343CA">
              <w:rPr>
                <w:rFonts w:asciiTheme="minorHAnsi" w:hAnsiTheme="minorHAnsi"/>
                <w:color w:val="000000"/>
                <w:sz w:val="20"/>
                <w:szCs w:val="20"/>
                <w:lang w:val="en-CA"/>
              </w:rPr>
              <w:t xml:space="preserve">A unit stratotype is the agreed reference point for a particular stratigraphic unit and a boundary stratotype the reference for a particular </w:t>
            </w:r>
            <w:r>
              <w:rPr>
                <w:rFonts w:asciiTheme="minorHAnsi" w:hAnsiTheme="minorHAnsi"/>
                <w:color w:val="000000"/>
                <w:sz w:val="20"/>
                <w:szCs w:val="20"/>
                <w:lang w:val="en-CA"/>
              </w:rPr>
              <w:t>boundary between strata (Wikipedia)</w:t>
            </w:r>
          </w:p>
        </w:tc>
      </w:tr>
    </w:tbl>
    <w:p w14:paraId="5E05DB1D" w14:textId="77777777" w:rsidR="00935ECA" w:rsidRDefault="00935ECA" w:rsidP="00821F1F"/>
    <w:p w14:paraId="3A6EE748" w14:textId="43E01A96" w:rsidR="00935ECA" w:rsidRDefault="00606F7E" w:rsidP="00606F7E">
      <w:pPr>
        <w:pStyle w:val="Heading4"/>
      </w:pPr>
      <w:r>
        <w:lastRenderedPageBreak/>
        <w:t>GeochronologicBoundary</w:t>
      </w:r>
    </w:p>
    <w:p w14:paraId="606CAAC4" w14:textId="77777777" w:rsidR="00606F7E" w:rsidRDefault="00606F7E" w:rsidP="00821F1F"/>
    <w:p w14:paraId="453A51FA" w14:textId="6226972A" w:rsidR="00606F7E" w:rsidRDefault="00606F7E" w:rsidP="00821F1F">
      <w:r w:rsidRPr="00606F7E">
        <w:t>A boundary between two geochronologic time periods</w:t>
      </w:r>
    </w:p>
    <w:p w14:paraId="7D8220B0" w14:textId="77777777" w:rsidR="00606F7E" w:rsidRDefault="00606F7E" w:rsidP="00821F1F"/>
    <w:p w14:paraId="5A63EE19" w14:textId="77777777" w:rsidR="00C343CA" w:rsidRDefault="00C343CA" w:rsidP="00C343CA">
      <w:pPr>
        <w:keepNext/>
      </w:pPr>
      <w:r>
        <w:rPr>
          <w:noProof/>
          <w:lang w:val="en-CA" w:eastAsia="en-CA"/>
        </w:rPr>
        <w:drawing>
          <wp:inline distT="0" distB="0" distL="0" distR="0" wp14:anchorId="457BF0B7" wp14:editId="155BC8D5">
            <wp:extent cx="5486400" cy="5998309"/>
            <wp:effectExtent l="0" t="0" r="0" b="254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86400" cy="5998309"/>
                    </a:xfrm>
                    <a:prstGeom prst="rect">
                      <a:avLst/>
                    </a:prstGeom>
                    <a:noFill/>
                    <a:ln>
                      <a:noFill/>
                    </a:ln>
                  </pic:spPr>
                </pic:pic>
              </a:graphicData>
            </a:graphic>
          </wp:inline>
        </w:drawing>
      </w:r>
    </w:p>
    <w:p w14:paraId="042CF880" w14:textId="06A551AF" w:rsidR="00606F7E" w:rsidRDefault="00C343CA" w:rsidP="00C343CA">
      <w:pPr>
        <w:pStyle w:val="Caption"/>
      </w:pPr>
      <w:r>
        <w:t xml:space="preserve">Figure </w:t>
      </w:r>
      <w:fldSimple w:instr=" SEQ Figure \* ARABIC ">
        <w:ins w:id="974" w:author="Eric Boisvert" w:date="2015-11-28T15:54:00Z">
          <w:r w:rsidR="00180077">
            <w:rPr>
              <w:noProof/>
            </w:rPr>
            <w:t>62</w:t>
          </w:r>
        </w:ins>
        <w:del w:id="975" w:author="Eric Boisvert" w:date="2015-10-30T04:23:00Z">
          <w:r w:rsidR="00090DCF" w:rsidDel="007D2867">
            <w:rPr>
              <w:noProof/>
            </w:rPr>
            <w:delText>60</w:delText>
          </w:r>
        </w:del>
      </w:fldSimple>
      <w:r>
        <w:t>: GeochronologyBoundary</w:t>
      </w:r>
    </w:p>
    <w:tbl>
      <w:tblPr>
        <w:tblStyle w:val="LightShading"/>
        <w:tblW w:w="9735" w:type="dxa"/>
        <w:tblLayout w:type="fixed"/>
        <w:tblLook w:val="04A0" w:firstRow="1" w:lastRow="0" w:firstColumn="1" w:lastColumn="0" w:noHBand="0" w:noVBand="1"/>
      </w:tblPr>
      <w:tblGrid>
        <w:gridCol w:w="1668"/>
        <w:gridCol w:w="2551"/>
        <w:gridCol w:w="5516"/>
      </w:tblGrid>
      <w:tr w:rsidR="00C343CA" w:rsidRPr="00935ECA" w14:paraId="460535C7" w14:textId="77777777" w:rsidTr="00CA3A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A84E1C1" w14:textId="77777777" w:rsidR="00C343CA" w:rsidRPr="00935ECA" w:rsidRDefault="00C343CA" w:rsidP="00CA3AC5">
            <w:pPr>
              <w:autoSpaceDE w:val="0"/>
              <w:autoSpaceDN w:val="0"/>
              <w:adjustRightInd w:val="0"/>
              <w:spacing w:after="0"/>
              <w:rPr>
                <w:rFonts w:asciiTheme="minorHAnsi" w:hAnsiTheme="minorHAnsi"/>
                <w:color w:val="000000"/>
                <w:sz w:val="20"/>
                <w:szCs w:val="20"/>
                <w:lang w:val="en-CA"/>
              </w:rPr>
            </w:pPr>
            <w:r w:rsidRPr="00935ECA">
              <w:rPr>
                <w:rFonts w:asciiTheme="minorHAnsi" w:hAnsiTheme="minorHAnsi"/>
                <w:color w:val="000000"/>
                <w:sz w:val="20"/>
                <w:szCs w:val="20"/>
                <w:lang w:val="en-CA"/>
              </w:rPr>
              <w:t>Name</w:t>
            </w:r>
          </w:p>
        </w:tc>
        <w:tc>
          <w:tcPr>
            <w:tcW w:w="2551" w:type="dxa"/>
          </w:tcPr>
          <w:p w14:paraId="76D55D09" w14:textId="77777777" w:rsidR="00C343CA" w:rsidRPr="00935ECA" w:rsidRDefault="00C343CA" w:rsidP="00CA3AC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Type</w:t>
            </w:r>
          </w:p>
        </w:tc>
        <w:tc>
          <w:tcPr>
            <w:tcW w:w="5516" w:type="dxa"/>
          </w:tcPr>
          <w:p w14:paraId="725F1DC0" w14:textId="77777777" w:rsidR="00C343CA" w:rsidRPr="00935ECA" w:rsidRDefault="00C343CA" w:rsidP="00CA3AC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Description</w:t>
            </w:r>
          </w:p>
        </w:tc>
      </w:tr>
      <w:tr w:rsidR="00C343CA" w:rsidRPr="00935ECA" w14:paraId="003F9815" w14:textId="77777777" w:rsidTr="00CA3A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46C0D29" w14:textId="589EF9ED" w:rsidR="00C343CA" w:rsidRPr="00935ECA" w:rsidRDefault="00C343CA" w:rsidP="00CA3AC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stratotype</w:t>
            </w:r>
          </w:p>
        </w:tc>
        <w:tc>
          <w:tcPr>
            <w:tcW w:w="2551" w:type="dxa"/>
          </w:tcPr>
          <w:p w14:paraId="40419D49" w14:textId="52333ACF" w:rsidR="00C343CA" w:rsidRPr="00935ECA" w:rsidRDefault="00C343CA" w:rsidP="00B4264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Stratigraphic</w:t>
            </w:r>
            <w:r w:rsidR="00B42641">
              <w:rPr>
                <w:rFonts w:asciiTheme="minorHAnsi" w:hAnsiTheme="minorHAnsi"/>
                <w:color w:val="000000"/>
                <w:sz w:val="20"/>
                <w:szCs w:val="20"/>
                <w:lang w:val="en-CA"/>
              </w:rPr>
              <w:t>Point</w:t>
            </w:r>
          </w:p>
        </w:tc>
        <w:tc>
          <w:tcPr>
            <w:tcW w:w="5516" w:type="dxa"/>
          </w:tcPr>
          <w:p w14:paraId="303BC69F" w14:textId="77777777" w:rsidR="00C343CA" w:rsidRPr="00935ECA" w:rsidRDefault="00C343CA"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 xml:space="preserve">Several StratigraphicPoints may be associated with a boundary, but only one may have GSSP ratified status. The others are </w:t>
            </w:r>
            <w:r w:rsidRPr="00935ECA">
              <w:rPr>
                <w:rFonts w:asciiTheme="minorHAnsi" w:hAnsiTheme="minorHAnsi"/>
                <w:color w:val="000000"/>
                <w:sz w:val="20"/>
                <w:szCs w:val="20"/>
                <w:lang w:val="en-CA"/>
              </w:rPr>
              <w:lastRenderedPageBreak/>
              <w:t>proposed equivalent.</w:t>
            </w:r>
          </w:p>
        </w:tc>
      </w:tr>
    </w:tbl>
    <w:p w14:paraId="0F3B64B1" w14:textId="77777777" w:rsidR="00C343CA" w:rsidRDefault="00C343CA" w:rsidP="00C343CA"/>
    <w:p w14:paraId="38AB968E" w14:textId="77777777" w:rsidR="00C343CA" w:rsidRDefault="00C343CA" w:rsidP="00C343CA"/>
    <w:p w14:paraId="4BB8F60D" w14:textId="755E625E" w:rsidR="00B42641" w:rsidRDefault="00B42641" w:rsidP="00B42641">
      <w:pPr>
        <w:pStyle w:val="Heading4"/>
      </w:pPr>
      <w:r>
        <w:t>NumericEraBoundary</w:t>
      </w:r>
    </w:p>
    <w:p w14:paraId="6B4DC284" w14:textId="77777777" w:rsidR="00B42641" w:rsidRDefault="00B42641" w:rsidP="00C343CA"/>
    <w:p w14:paraId="492A4323" w14:textId="212C21A4" w:rsidR="00B42641" w:rsidRDefault="00B42641" w:rsidP="00C343CA">
      <w:r w:rsidRPr="00B42641">
        <w:t>Used for pre-Ediacaran and Pleistocene / Holocene boundaries in the standard timescale</w:t>
      </w:r>
      <w:r>
        <w:t xml:space="preserve"> (where boundaries are not defined by a material reference but a numerical value).</w:t>
      </w:r>
    </w:p>
    <w:p w14:paraId="701A1A7D" w14:textId="770CB850" w:rsidR="00B42641" w:rsidRDefault="00B42641" w:rsidP="00C343CA">
      <w:r>
        <w:rPr>
          <w:noProof/>
          <w:lang w:val="en-CA" w:eastAsia="en-CA"/>
        </w:rPr>
        <w:drawing>
          <wp:inline distT="0" distB="0" distL="0" distR="0" wp14:anchorId="7C5DFE02" wp14:editId="09254D22">
            <wp:extent cx="3554095" cy="4140835"/>
            <wp:effectExtent l="0" t="0" r="8255" b="0"/>
            <wp:docPr id="461" name="Imag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554095" cy="4140835"/>
                    </a:xfrm>
                    <a:prstGeom prst="rect">
                      <a:avLst/>
                    </a:prstGeom>
                    <a:noFill/>
                    <a:ln>
                      <a:noFill/>
                    </a:ln>
                  </pic:spPr>
                </pic:pic>
              </a:graphicData>
            </a:graphic>
          </wp:inline>
        </w:drawing>
      </w:r>
    </w:p>
    <w:p w14:paraId="3E07C049" w14:textId="77777777" w:rsidR="00B42641" w:rsidRDefault="00B42641" w:rsidP="00C343CA"/>
    <w:p w14:paraId="4A6887A9" w14:textId="74CC370B" w:rsidR="00B42641" w:rsidRDefault="00B42641" w:rsidP="00B42641">
      <w:pPr>
        <w:pStyle w:val="Heading4"/>
      </w:pPr>
      <w:r>
        <w:t>StandardGlobalNumericalAge</w:t>
      </w:r>
    </w:p>
    <w:p w14:paraId="37BBBF51" w14:textId="77777777" w:rsidR="00B42641" w:rsidRDefault="00B42641" w:rsidP="00C343CA"/>
    <w:p w14:paraId="272941C0" w14:textId="4705773A" w:rsidR="00B42641" w:rsidRDefault="00B42641" w:rsidP="00C343CA">
      <w:r w:rsidRPr="00B42641">
        <w:t>A standard numeric age point (a numeric analogue to a 'golden spike') applicable to the formal subdivision of the Precambrian, and perhaps the Pleistocene/Holocene boundary (Walshe, Gradstein and Ogg, 2004)</w:t>
      </w:r>
    </w:p>
    <w:p w14:paraId="38A758B3" w14:textId="77777777" w:rsidR="00B42641" w:rsidRDefault="00B42641" w:rsidP="00C343CA"/>
    <w:p w14:paraId="11C42997" w14:textId="0BEADEA6" w:rsidR="00B42641" w:rsidRDefault="00FE43AC" w:rsidP="00B42641">
      <w:pPr>
        <w:pStyle w:val="Heading3"/>
      </w:pPr>
      <w:r>
        <w:lastRenderedPageBreak/>
        <w:t>Geologic time</w:t>
      </w:r>
      <w:r w:rsidR="00B42641">
        <w:t xml:space="preserve"> vocabularies</w:t>
      </w:r>
    </w:p>
    <w:p w14:paraId="0B7CFA5A" w14:textId="77777777" w:rsidR="00FE43AC" w:rsidRDefault="00FE43AC" w:rsidP="00FE43AC"/>
    <w:p w14:paraId="294622AE" w14:textId="517D4F36" w:rsidR="00FE43AC" w:rsidRDefault="00FE43AC" w:rsidP="00FE43AC">
      <w:r>
        <w:t>Geologic time package had only one vocabulary</w:t>
      </w:r>
      <w:r w:rsidR="00634C52">
        <w:t xml:space="preserve"> (</w:t>
      </w:r>
      <w:r w:rsidR="00634C52">
        <w:fldChar w:fldCharType="begin"/>
      </w:r>
      <w:r w:rsidR="00634C52">
        <w:instrText xml:space="preserve"> REF _Ref433005219 \h </w:instrText>
      </w:r>
      <w:r w:rsidR="00634C52">
        <w:fldChar w:fldCharType="separate"/>
      </w:r>
      <w:r w:rsidR="00634C52">
        <w:t xml:space="preserve">Table </w:t>
      </w:r>
      <w:r w:rsidR="00634C52">
        <w:rPr>
          <w:noProof/>
        </w:rPr>
        <w:t>16</w:t>
      </w:r>
      <w:r w:rsidR="00634C52">
        <w:fldChar w:fldCharType="end"/>
      </w:r>
      <w:r w:rsidR="00634C52">
        <w:t>)</w:t>
      </w:r>
      <w:r>
        <w:t>.</w:t>
      </w:r>
    </w:p>
    <w:p w14:paraId="549D1547" w14:textId="77777777" w:rsidR="00FE43AC" w:rsidRPr="00FE43AC" w:rsidRDefault="00FE43AC" w:rsidP="00FE43AC"/>
    <w:p w14:paraId="034AE013" w14:textId="62DCD07D" w:rsidR="00634C52" w:rsidRDefault="00634C52" w:rsidP="00634C52">
      <w:pPr>
        <w:pStyle w:val="Caption"/>
        <w:keepNext/>
      </w:pPr>
      <w:bookmarkStart w:id="976" w:name="_Ref433005219"/>
      <w:r>
        <w:t xml:space="preserve">Table </w:t>
      </w:r>
      <w:fldSimple w:instr=" SEQ Table \* ARABIC ">
        <w:r w:rsidR="004D3EF3">
          <w:rPr>
            <w:noProof/>
          </w:rPr>
          <w:t>16</w:t>
        </w:r>
      </w:fldSimple>
      <w:bookmarkEnd w:id="976"/>
      <w:r>
        <w:t>: Geologic time vocabulary</w:t>
      </w:r>
    </w:p>
    <w:tbl>
      <w:tblPr>
        <w:tblStyle w:val="LightShading"/>
        <w:tblW w:w="0" w:type="auto"/>
        <w:tblLook w:val="04A0" w:firstRow="1" w:lastRow="0" w:firstColumn="1" w:lastColumn="0" w:noHBand="0" w:noVBand="1"/>
      </w:tblPr>
      <w:tblGrid>
        <w:gridCol w:w="2660"/>
        <w:gridCol w:w="6196"/>
      </w:tblGrid>
      <w:tr w:rsidR="00FE43AC" w:rsidRPr="00FE43AC" w14:paraId="58DE9AFE" w14:textId="77777777" w:rsidTr="00FE43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4C6C4B8A" w14:textId="77777777" w:rsidR="00FE43AC" w:rsidRPr="00FE43AC" w:rsidRDefault="00FE43AC" w:rsidP="00775DD7">
            <w:pPr>
              <w:rPr>
                <w:rFonts w:asciiTheme="minorHAnsi" w:hAnsiTheme="minorHAnsi"/>
              </w:rPr>
            </w:pPr>
            <w:r w:rsidRPr="00FE43AC">
              <w:rPr>
                <w:rFonts w:asciiTheme="minorHAnsi" w:hAnsiTheme="minorHAnsi"/>
              </w:rPr>
              <w:t>Vocabulary</w:t>
            </w:r>
          </w:p>
        </w:tc>
        <w:tc>
          <w:tcPr>
            <w:tcW w:w="6196" w:type="dxa"/>
          </w:tcPr>
          <w:p w14:paraId="719AC0AD" w14:textId="77777777" w:rsidR="00FE43AC" w:rsidRPr="00FE43AC" w:rsidRDefault="00FE43AC" w:rsidP="00775DD7">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Description</w:t>
            </w:r>
          </w:p>
        </w:tc>
      </w:tr>
      <w:tr w:rsidR="00FE43AC" w:rsidRPr="00FE43AC" w14:paraId="2C9843FD"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6EECDC8F" w14:textId="3660D708" w:rsidR="00FE43AC" w:rsidRPr="00FE43AC" w:rsidRDefault="00FE43AC" w:rsidP="00775DD7">
            <w:pPr>
              <w:rPr>
                <w:rFonts w:asciiTheme="minorHAnsi" w:hAnsiTheme="minorHAnsi"/>
              </w:rPr>
            </w:pPr>
            <w:r w:rsidRPr="00FE43AC">
              <w:rPr>
                <w:rFonts w:asciiTheme="minorHAnsi" w:hAnsiTheme="minorHAnsi"/>
              </w:rPr>
              <w:t>GeochronologicEraRank</w:t>
            </w:r>
          </w:p>
        </w:tc>
        <w:tc>
          <w:tcPr>
            <w:tcW w:w="6196" w:type="dxa"/>
          </w:tcPr>
          <w:p w14:paraId="7C663BAD" w14:textId="77777777" w:rsidR="00FE43AC" w:rsidRPr="00FE43AC" w:rsidRDefault="00FE43AC" w:rsidP="00FE43AC">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FE43AC" w:rsidRDefault="00FE43AC" w:rsidP="00FE43AC">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For example:</w:t>
            </w:r>
          </w:p>
          <w:p w14:paraId="5BB2EEF5" w14:textId="77777777" w:rsidR="00FE43AC" w:rsidRPr="00FE43AC" w:rsidRDefault="00FE43AC" w:rsidP="00FE43AC">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eon</w:t>
            </w:r>
          </w:p>
          <w:p w14:paraId="7A862556" w14:textId="77777777" w:rsidR="00FE43AC" w:rsidRPr="00FE43AC" w:rsidRDefault="00FE43AC" w:rsidP="00FE43AC">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era</w:t>
            </w:r>
          </w:p>
          <w:p w14:paraId="07534982" w14:textId="77777777" w:rsidR="00FE43AC" w:rsidRPr="00FE43AC" w:rsidRDefault="00FE43AC" w:rsidP="00FE43AC">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period</w:t>
            </w:r>
          </w:p>
          <w:p w14:paraId="2137BE0B" w14:textId="77777777" w:rsidR="00FE43AC" w:rsidRPr="00FE43AC" w:rsidRDefault="00FE43AC" w:rsidP="00FE43AC">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epoch</w:t>
            </w:r>
          </w:p>
          <w:p w14:paraId="0FD6556F" w14:textId="72828036" w:rsidR="00FE43AC" w:rsidRPr="00FE43AC" w:rsidRDefault="00FE43AC" w:rsidP="00FE43AC">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age</w:t>
            </w:r>
          </w:p>
        </w:tc>
      </w:tr>
    </w:tbl>
    <w:p w14:paraId="2D7C49AB" w14:textId="77777777" w:rsidR="00B42641" w:rsidRDefault="00B42641" w:rsidP="00C343CA"/>
    <w:p w14:paraId="7492A407" w14:textId="77777777" w:rsidR="00C343CA" w:rsidRPr="00C343CA" w:rsidRDefault="00C343CA" w:rsidP="00C343CA"/>
    <w:p w14:paraId="6E557592" w14:textId="4B9E39DD" w:rsidR="009B3BBD" w:rsidRDefault="009B3BBD" w:rsidP="009B3BBD">
      <w:pPr>
        <w:pStyle w:val="Heading2"/>
        <w:rPr>
          <w:lang w:val="en-CA"/>
        </w:rPr>
      </w:pPr>
      <w:r w:rsidRPr="00D12552">
        <w:rPr>
          <w:lang w:val="en-CA"/>
        </w:rPr>
        <w:t xml:space="preserve">GeoSciML </w:t>
      </w:r>
      <w:r>
        <w:rPr>
          <w:lang w:val="en-CA"/>
        </w:rPr>
        <w:t>Borehole</w:t>
      </w:r>
      <w:r w:rsidRPr="00D12552">
        <w:rPr>
          <w:lang w:val="en-CA"/>
        </w:rPr>
        <w:t xml:space="preserve"> </w:t>
      </w:r>
      <w:ins w:id="977" w:author="Eric Boisvert" w:date="2015-11-03T05:15:00Z">
        <w:r w:rsidR="004F0DC1">
          <w:rPr>
            <w:lang w:val="en-CA"/>
          </w:rPr>
          <w:t xml:space="preserve">Abstract </w:t>
        </w:r>
      </w:ins>
      <w:r w:rsidRPr="00D12552">
        <w:rPr>
          <w:lang w:val="en-CA"/>
        </w:rPr>
        <w:t>Requirements Class</w:t>
      </w:r>
    </w:p>
    <w:p w14:paraId="55EC4296" w14:textId="77777777" w:rsidR="00611A7A" w:rsidRDefault="00611A7A" w:rsidP="00CD7325">
      <w:pPr>
        <w:rPr>
          <w:lang w:val="en-CA"/>
        </w:rPr>
      </w:pPr>
    </w:p>
    <w:p w14:paraId="5F8C507B" w14:textId="77777777" w:rsidR="00CD7325" w:rsidRDefault="00CD7325" w:rsidP="00CD7325">
      <w:pPr>
        <w:rPr>
          <w:lang w:val="en-CA"/>
        </w:rPr>
      </w:pPr>
      <w:r w:rsidRPr="00CD7325">
        <w:rPr>
          <w:lang w:val="en-CA"/>
        </w:rPr>
        <w:t>The GeoSciML Borehole package contains model elements for representing Boreholes. This is primarily through re-use o</w:t>
      </w:r>
      <w:r>
        <w:rPr>
          <w:lang w:val="en-CA"/>
        </w:rPr>
        <w:t xml:space="preserve">f standard components from the </w:t>
      </w:r>
      <w:r w:rsidRPr="00CD7325">
        <w:rPr>
          <w:lang w:val="en-CA"/>
        </w:rPr>
        <w:t>Observations and Measurements package</w:t>
      </w:r>
      <w:r>
        <w:rPr>
          <w:lang w:val="en-CA"/>
        </w:rPr>
        <w:t xml:space="preserve"> (ISO 19156)</w:t>
      </w:r>
      <w:r w:rsidRPr="00CD7325">
        <w:rPr>
          <w:lang w:val="en-CA"/>
        </w:rPr>
        <w:t>.</w:t>
      </w:r>
    </w:p>
    <w:p w14:paraId="733C5CE2" w14:textId="77777777" w:rsidR="000B1244" w:rsidRDefault="000B1244" w:rsidP="00CD7325">
      <w:pPr>
        <w:rPr>
          <w:lang w:val="en-CA"/>
        </w:rPr>
      </w:pPr>
    </w:p>
    <w:p w14:paraId="7457C781" w14:textId="77777777" w:rsidR="000B1244" w:rsidRDefault="000B1244" w:rsidP="000B1244">
      <w:pPr>
        <w:keepNext/>
      </w:pPr>
      <w:r>
        <w:rPr>
          <w:noProof/>
          <w:lang w:val="en-CA" w:eastAsia="en-CA"/>
        </w:rPr>
        <w:lastRenderedPageBreak/>
        <w:drawing>
          <wp:inline distT="0" distB="0" distL="0" distR="0" wp14:anchorId="36ED525D" wp14:editId="38F166CF">
            <wp:extent cx="5486400" cy="4021265"/>
            <wp:effectExtent l="0" t="0" r="0" b="0"/>
            <wp:docPr id="498" name="Imag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86400" cy="4021265"/>
                    </a:xfrm>
                    <a:prstGeom prst="rect">
                      <a:avLst/>
                    </a:prstGeom>
                    <a:noFill/>
                    <a:ln>
                      <a:noFill/>
                    </a:ln>
                  </pic:spPr>
                </pic:pic>
              </a:graphicData>
            </a:graphic>
          </wp:inline>
        </w:drawing>
      </w:r>
    </w:p>
    <w:p w14:paraId="6DC4376B" w14:textId="0F94EA30" w:rsidR="000B1244" w:rsidRDefault="000B1244" w:rsidP="000B1244">
      <w:pPr>
        <w:pStyle w:val="Caption"/>
        <w:rPr>
          <w:lang w:val="en-CA"/>
        </w:rPr>
      </w:pPr>
      <w:r>
        <w:t xml:space="preserve">Figure </w:t>
      </w:r>
      <w:fldSimple w:instr=" SEQ Figure \* ARABIC ">
        <w:ins w:id="978" w:author="Eric Boisvert" w:date="2015-11-28T15:54:00Z">
          <w:r w:rsidR="00180077">
            <w:rPr>
              <w:noProof/>
            </w:rPr>
            <w:t>63</w:t>
          </w:r>
        </w:ins>
        <w:del w:id="979" w:author="Eric Boisvert" w:date="2015-10-30T04:23:00Z">
          <w:r w:rsidR="00090DCF" w:rsidDel="007D2867">
            <w:rPr>
              <w:noProof/>
            </w:rPr>
            <w:delText>61</w:delText>
          </w:r>
        </w:del>
      </w:fldSimple>
      <w:r>
        <w:t>: Borehole dependency diagram</w:t>
      </w:r>
    </w:p>
    <w:p w14:paraId="1B8F04AD" w14:textId="77777777" w:rsidR="000B1244" w:rsidRDefault="000B1244" w:rsidP="00CD7325">
      <w:pPr>
        <w:rPr>
          <w:lang w:val="en-CA"/>
        </w:rPr>
      </w:pPr>
    </w:p>
    <w:p w14:paraId="58B31D9D" w14:textId="77777777" w:rsidR="000B1244" w:rsidRDefault="000B1244"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153AB83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A7C14E7"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7E60C154"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8BAB93B"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3BB6D6E0" w14:textId="77777777" w:rsidTr="006A7DD0">
        <w:tc>
          <w:tcPr>
            <w:tcW w:w="1809" w:type="dxa"/>
            <w:tcBorders>
              <w:top w:val="single" w:sz="12" w:space="0" w:color="auto"/>
              <w:left w:val="single" w:sz="12" w:space="0" w:color="auto"/>
              <w:bottom w:val="single" w:sz="4" w:space="0" w:color="auto"/>
              <w:right w:val="single" w:sz="4" w:space="0" w:color="auto"/>
            </w:tcBorders>
          </w:tcPr>
          <w:p w14:paraId="60E5BCD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88B1BD0"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286B304E" w14:textId="77777777" w:rsidTr="006A7DD0">
        <w:tc>
          <w:tcPr>
            <w:tcW w:w="1809" w:type="dxa"/>
            <w:tcBorders>
              <w:top w:val="single" w:sz="4" w:space="0" w:color="auto"/>
              <w:left w:val="single" w:sz="12" w:space="0" w:color="auto"/>
              <w:bottom w:val="single" w:sz="4" w:space="0" w:color="auto"/>
              <w:right w:val="single" w:sz="4" w:space="0" w:color="auto"/>
            </w:tcBorders>
          </w:tcPr>
          <w:p w14:paraId="705E20D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61E0323" w14:textId="03B6A645" w:rsidR="002A58E0" w:rsidRPr="00D12552" w:rsidRDefault="000B1244"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A58E0" w:rsidRPr="00D12552" w14:paraId="58713B66" w14:textId="77777777" w:rsidTr="006A7DD0">
        <w:tc>
          <w:tcPr>
            <w:tcW w:w="1809" w:type="dxa"/>
            <w:tcBorders>
              <w:top w:val="single" w:sz="4" w:space="0" w:color="auto"/>
              <w:left w:val="single" w:sz="12" w:space="0" w:color="auto"/>
              <w:bottom w:val="single" w:sz="4" w:space="0" w:color="auto"/>
              <w:right w:val="single" w:sz="4" w:space="0" w:color="auto"/>
            </w:tcBorders>
          </w:tcPr>
          <w:p w14:paraId="3328EAF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3CADC46"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01F06411" w14:textId="77777777" w:rsidTr="006A7DD0">
        <w:tc>
          <w:tcPr>
            <w:tcW w:w="1809" w:type="dxa"/>
            <w:tcBorders>
              <w:top w:val="single" w:sz="4" w:space="0" w:color="auto"/>
              <w:left w:val="single" w:sz="12" w:space="0" w:color="auto"/>
              <w:bottom w:val="single" w:sz="4" w:space="0" w:color="auto"/>
              <w:right w:val="single" w:sz="4" w:space="0" w:color="auto"/>
            </w:tcBorders>
          </w:tcPr>
          <w:p w14:paraId="3B5A7490" w14:textId="36B49146"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8369B4C" w14:textId="57A1D8BF"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ISO19105</w:t>
            </w:r>
          </w:p>
        </w:tc>
      </w:tr>
      <w:tr w:rsidR="000B1244" w:rsidRPr="00D12552" w14:paraId="02B60B7D" w14:textId="77777777" w:rsidTr="006A7DD0">
        <w:tc>
          <w:tcPr>
            <w:tcW w:w="1809" w:type="dxa"/>
            <w:tcBorders>
              <w:top w:val="single" w:sz="4" w:space="0" w:color="auto"/>
              <w:left w:val="single" w:sz="12" w:space="0" w:color="auto"/>
              <w:bottom w:val="single" w:sz="4" w:space="0" w:color="auto"/>
              <w:right w:val="single" w:sz="4" w:space="0" w:color="auto"/>
            </w:tcBorders>
          </w:tcPr>
          <w:p w14:paraId="7E3B8F27" w14:textId="4836017F"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DEFC71A" w14:textId="01B28A19"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Spatial Schema</w:t>
            </w:r>
          </w:p>
        </w:tc>
      </w:tr>
      <w:tr w:rsidR="000B1244" w:rsidRPr="00D12552" w14:paraId="065CD059" w14:textId="77777777" w:rsidTr="006A7DD0">
        <w:tc>
          <w:tcPr>
            <w:tcW w:w="1809" w:type="dxa"/>
            <w:tcBorders>
              <w:top w:val="single" w:sz="4" w:space="0" w:color="auto"/>
              <w:left w:val="single" w:sz="12" w:space="0" w:color="auto"/>
              <w:bottom w:val="single" w:sz="4" w:space="0" w:color="auto"/>
              <w:right w:val="single" w:sz="4" w:space="0" w:color="auto"/>
            </w:tcBorders>
          </w:tcPr>
          <w:p w14:paraId="579F0059" w14:textId="3037D1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9DD3592" w14:textId="686E7C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Metadata ISO19115</w:t>
            </w:r>
          </w:p>
        </w:tc>
      </w:tr>
      <w:tr w:rsidR="000B1244" w:rsidRPr="00D12552" w14:paraId="4506E930" w14:textId="77777777" w:rsidTr="006A7DD0">
        <w:tc>
          <w:tcPr>
            <w:tcW w:w="1809" w:type="dxa"/>
            <w:tcBorders>
              <w:top w:val="single" w:sz="4" w:space="0" w:color="auto"/>
              <w:left w:val="single" w:sz="12" w:space="0" w:color="auto"/>
              <w:bottom w:val="single" w:sz="4" w:space="0" w:color="auto"/>
              <w:right w:val="single" w:sz="4" w:space="0" w:color="auto"/>
            </w:tcBorders>
          </w:tcPr>
          <w:p w14:paraId="31B1A38D" w14:textId="077610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6DC1B10" w14:textId="5765468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295B577B" w14:textId="77777777" w:rsidTr="006A7DD0">
        <w:tc>
          <w:tcPr>
            <w:tcW w:w="1809" w:type="dxa"/>
            <w:tcBorders>
              <w:top w:val="single" w:sz="4" w:space="0" w:color="auto"/>
              <w:left w:val="single" w:sz="12" w:space="0" w:color="auto"/>
              <w:bottom w:val="single" w:sz="4" w:space="0" w:color="auto"/>
              <w:right w:val="single" w:sz="4" w:space="0" w:color="auto"/>
            </w:tcBorders>
          </w:tcPr>
          <w:p w14:paraId="352CAF01" w14:textId="680A13DA"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E4287AB" w14:textId="006D18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Temporal Schema ISO19108</w:t>
            </w:r>
          </w:p>
        </w:tc>
      </w:tr>
    </w:tbl>
    <w:p w14:paraId="08A8B032" w14:textId="77777777" w:rsidR="002A58E0" w:rsidRDefault="002A58E0" w:rsidP="00CD7325">
      <w:pPr>
        <w:rPr>
          <w:lang w:val="en-CA"/>
        </w:rPr>
      </w:pPr>
    </w:p>
    <w:p w14:paraId="77D69A94" w14:textId="77777777" w:rsidR="00F46BB7" w:rsidRDefault="00F46BB7" w:rsidP="00F46BB7">
      <w:pPr>
        <w:keepNext/>
      </w:pPr>
      <w:r>
        <w:rPr>
          <w:noProof/>
          <w:lang w:val="en-CA" w:eastAsia="en-CA"/>
        </w:rPr>
        <w:lastRenderedPageBreak/>
        <w:drawing>
          <wp:inline distT="0" distB="0" distL="0" distR="0" wp14:anchorId="0473B146" wp14:editId="06BB722A">
            <wp:extent cx="5486400" cy="4252039"/>
            <wp:effectExtent l="0" t="0" r="0" b="0"/>
            <wp:docPr id="462" name="Imag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86400" cy="4252039"/>
                    </a:xfrm>
                    <a:prstGeom prst="rect">
                      <a:avLst/>
                    </a:prstGeom>
                    <a:noFill/>
                    <a:ln>
                      <a:noFill/>
                    </a:ln>
                  </pic:spPr>
                </pic:pic>
              </a:graphicData>
            </a:graphic>
          </wp:inline>
        </w:drawing>
      </w:r>
    </w:p>
    <w:p w14:paraId="799B4D2A" w14:textId="29D5A559" w:rsidR="00611A7A" w:rsidRDefault="00F46BB7" w:rsidP="00F46BB7">
      <w:pPr>
        <w:pStyle w:val="Caption"/>
        <w:rPr>
          <w:lang w:val="en-CA"/>
        </w:rPr>
      </w:pPr>
      <w:r>
        <w:t xml:space="preserve">Figure </w:t>
      </w:r>
      <w:fldSimple w:instr=" SEQ Figure \* ARABIC ">
        <w:ins w:id="980" w:author="Eric Boisvert" w:date="2015-11-28T15:54:00Z">
          <w:r w:rsidR="00180077">
            <w:rPr>
              <w:noProof/>
            </w:rPr>
            <w:t>64</w:t>
          </w:r>
        </w:ins>
        <w:del w:id="981" w:author="Eric Boisvert" w:date="2015-10-30T04:23:00Z">
          <w:r w:rsidR="00090DCF" w:rsidDel="007D2867">
            <w:rPr>
              <w:noProof/>
            </w:rPr>
            <w:delText>62</w:delText>
          </w:r>
        </w:del>
      </w:fldSimple>
      <w:r>
        <w:t>: Borehole summary diagram</w:t>
      </w:r>
    </w:p>
    <w:p w14:paraId="23ADA6F7" w14:textId="77777777" w:rsidR="00F46BB7" w:rsidRDefault="00F46BB7" w:rsidP="00CD7325">
      <w:pPr>
        <w:rPr>
          <w:lang w:val="en-CA"/>
        </w:rPr>
      </w:pPr>
    </w:p>
    <w:p w14:paraId="63C357C5" w14:textId="55687718" w:rsidR="00611A7A" w:rsidRDefault="00F46BB7" w:rsidP="00A458A9">
      <w:pPr>
        <w:pStyle w:val="Heading3"/>
        <w:rPr>
          <w:lang w:val="en-CA"/>
        </w:rPr>
      </w:pPr>
      <w:r>
        <w:rPr>
          <w:lang w:val="en-CA"/>
        </w:rPr>
        <w:t>Borehole</w:t>
      </w:r>
    </w:p>
    <w:p w14:paraId="1C005FD0" w14:textId="095357A3" w:rsidR="00F46BB7" w:rsidRDefault="000B1244" w:rsidP="00CD7325">
      <w:pPr>
        <w:rPr>
          <w:lang w:val="en-CA"/>
        </w:rPr>
      </w:pPr>
      <w:r>
        <w:rPr>
          <w:lang w:val="en-CA"/>
        </w:rPr>
        <w:t>This requirements class describes Borehole and BoreholeInterval and related data types.  This package is interested in Borehole as a mean to sample geologic units underground</w:t>
      </w:r>
      <w:r w:rsidR="00090DCF">
        <w:rPr>
          <w:lang w:val="en-CA"/>
        </w:rPr>
        <w:t xml:space="preserve"> and thus provide a linear map of the geology.</w:t>
      </w:r>
    </w:p>
    <w:p w14:paraId="3756A78B" w14:textId="77777777" w:rsidR="00F46BB7" w:rsidRDefault="00F46BB7" w:rsidP="00F46BB7">
      <w:pPr>
        <w:keepNext/>
      </w:pPr>
      <w:r>
        <w:rPr>
          <w:noProof/>
          <w:lang w:val="en-CA" w:eastAsia="en-CA"/>
        </w:rPr>
        <w:lastRenderedPageBreak/>
        <w:drawing>
          <wp:inline distT="0" distB="0" distL="0" distR="0" wp14:anchorId="6DA26BE3" wp14:editId="39A3296E">
            <wp:extent cx="5486400" cy="3093122"/>
            <wp:effectExtent l="0" t="0" r="0" b="0"/>
            <wp:docPr id="463" name="Imag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86400" cy="3093122"/>
                    </a:xfrm>
                    <a:prstGeom prst="rect">
                      <a:avLst/>
                    </a:prstGeom>
                    <a:noFill/>
                    <a:ln>
                      <a:noFill/>
                    </a:ln>
                  </pic:spPr>
                </pic:pic>
              </a:graphicData>
            </a:graphic>
          </wp:inline>
        </w:drawing>
      </w:r>
    </w:p>
    <w:p w14:paraId="0F8F0235" w14:textId="34A1D229" w:rsidR="00F46BB7" w:rsidRDefault="00F46BB7" w:rsidP="00F46BB7">
      <w:pPr>
        <w:pStyle w:val="Caption"/>
        <w:rPr>
          <w:lang w:val="en-CA"/>
        </w:rPr>
      </w:pPr>
      <w:r>
        <w:t xml:space="preserve">Figure </w:t>
      </w:r>
      <w:fldSimple w:instr=" SEQ Figure \* ARABIC ">
        <w:ins w:id="982" w:author="Eric Boisvert" w:date="2015-11-28T15:54:00Z">
          <w:r w:rsidR="00180077">
            <w:rPr>
              <w:noProof/>
            </w:rPr>
            <w:t>65</w:t>
          </w:r>
        </w:ins>
        <w:del w:id="983" w:author="Eric Boisvert" w:date="2015-10-30T04:23:00Z">
          <w:r w:rsidR="00090DCF" w:rsidDel="007D2867">
            <w:rPr>
              <w:noProof/>
            </w:rPr>
            <w:delText>63</w:delText>
          </w:r>
        </w:del>
      </w:fldSimple>
      <w:r>
        <w:t>: Borehole</w:t>
      </w:r>
    </w:p>
    <w:p w14:paraId="57EB2400" w14:textId="72D0FEC5" w:rsidR="00F46BB7" w:rsidRDefault="00F46BB7" w:rsidP="00F46BB7">
      <w:pPr>
        <w:pStyle w:val="Heading4"/>
        <w:rPr>
          <w:lang w:val="en-CA"/>
        </w:rPr>
      </w:pPr>
      <w:r>
        <w:rPr>
          <w:lang w:val="en-CA"/>
        </w:rPr>
        <w:t>Borehole</w:t>
      </w:r>
    </w:p>
    <w:p w14:paraId="7419823E" w14:textId="77777777" w:rsidR="00F46BB7" w:rsidRDefault="00F46BB7" w:rsidP="00CD7325">
      <w:pPr>
        <w:rPr>
          <w:lang w:val="en-CA"/>
        </w:rPr>
      </w:pPr>
    </w:p>
    <w:p w14:paraId="5C935A69" w14:textId="5271D587" w:rsidR="00F46BB7" w:rsidRDefault="00F46BB7" w:rsidP="00CD7325">
      <w:pPr>
        <w:rPr>
          <w:lang w:val="en-CA"/>
        </w:rPr>
      </w:pPr>
      <w:r w:rsidRPr="00F46BB7">
        <w:rPr>
          <w:lang w:val="en-CA"/>
        </w:rPr>
        <w:t>A borehole is the generalized term for any narrow shaft drilled in the ground, either vertically, horizontally, or inclined.</w:t>
      </w:r>
    </w:p>
    <w:tbl>
      <w:tblPr>
        <w:tblStyle w:val="LightShading"/>
        <w:tblW w:w="9735" w:type="dxa"/>
        <w:tblLayout w:type="fixed"/>
        <w:tblLook w:val="04A0" w:firstRow="1" w:lastRow="0" w:firstColumn="1" w:lastColumn="0" w:noHBand="0" w:noVBand="1"/>
      </w:tblPr>
      <w:tblGrid>
        <w:gridCol w:w="1809"/>
        <w:gridCol w:w="2410"/>
        <w:gridCol w:w="5516"/>
      </w:tblGrid>
      <w:tr w:rsidR="00F46BB7" w:rsidRPr="00935ECA" w14:paraId="246DC192" w14:textId="77777777" w:rsidTr="00F46B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0E9F6E59" w14:textId="77777777" w:rsidR="00F46BB7" w:rsidRPr="00935ECA" w:rsidRDefault="00F46BB7" w:rsidP="00775DD7">
            <w:pPr>
              <w:autoSpaceDE w:val="0"/>
              <w:autoSpaceDN w:val="0"/>
              <w:adjustRightInd w:val="0"/>
              <w:spacing w:after="0"/>
              <w:rPr>
                <w:rFonts w:asciiTheme="minorHAnsi" w:hAnsiTheme="minorHAnsi"/>
                <w:color w:val="000000"/>
                <w:sz w:val="20"/>
                <w:szCs w:val="20"/>
                <w:lang w:val="en-CA"/>
              </w:rPr>
            </w:pPr>
            <w:r w:rsidRPr="00935ECA">
              <w:rPr>
                <w:rFonts w:asciiTheme="minorHAnsi" w:hAnsiTheme="minorHAnsi"/>
                <w:color w:val="000000"/>
                <w:sz w:val="20"/>
                <w:szCs w:val="20"/>
                <w:lang w:val="en-CA"/>
              </w:rPr>
              <w:t>Name</w:t>
            </w:r>
          </w:p>
        </w:tc>
        <w:tc>
          <w:tcPr>
            <w:tcW w:w="2410" w:type="dxa"/>
          </w:tcPr>
          <w:p w14:paraId="1558F8D8" w14:textId="77777777" w:rsidR="00F46BB7" w:rsidRPr="00935ECA" w:rsidRDefault="00F46BB7" w:rsidP="00775DD7">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Type</w:t>
            </w:r>
          </w:p>
        </w:tc>
        <w:tc>
          <w:tcPr>
            <w:tcW w:w="5516" w:type="dxa"/>
          </w:tcPr>
          <w:p w14:paraId="114F25E7" w14:textId="77777777" w:rsidR="00F46BB7" w:rsidRPr="00935ECA" w:rsidRDefault="00F46BB7" w:rsidP="00775DD7">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Description</w:t>
            </w:r>
          </w:p>
        </w:tc>
      </w:tr>
      <w:tr w:rsidR="00F46BB7" w:rsidRPr="00935ECA" w14:paraId="355D6519" w14:textId="77777777" w:rsidTr="00F46B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1A7CFCA" w14:textId="5BC1DC89" w:rsidR="00F46BB7" w:rsidRPr="00935ECA" w:rsidRDefault="00F46BB7" w:rsidP="00775DD7">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indexData</w:t>
            </w:r>
          </w:p>
        </w:tc>
        <w:tc>
          <w:tcPr>
            <w:tcW w:w="2410" w:type="dxa"/>
          </w:tcPr>
          <w:p w14:paraId="3DDB3261" w14:textId="77777777" w:rsidR="00F46BB7" w:rsidRPr="00935ECA" w:rsidRDefault="00F46BB7" w:rsidP="00775DD7">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StratigraphicPoint</w:t>
            </w:r>
          </w:p>
        </w:tc>
        <w:tc>
          <w:tcPr>
            <w:tcW w:w="5516" w:type="dxa"/>
          </w:tcPr>
          <w:p w14:paraId="1D287D58" w14:textId="77777777" w:rsidR="00F46BB7" w:rsidRPr="00935ECA" w:rsidRDefault="00F46BB7" w:rsidP="00775DD7">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Several StratigraphicPoints may be associated with a boundary, but only one may have GSSP ratified status. The others are proposed equivalent.</w:t>
            </w:r>
          </w:p>
        </w:tc>
      </w:tr>
      <w:tr w:rsidR="00F46BB7" w:rsidRPr="00935ECA" w14:paraId="006E8861" w14:textId="77777777" w:rsidTr="00F46BB7">
        <w:tc>
          <w:tcPr>
            <w:cnfStyle w:val="001000000000" w:firstRow="0" w:lastRow="0" w:firstColumn="1" w:lastColumn="0" w:oddVBand="0" w:evenVBand="0" w:oddHBand="0" w:evenHBand="0" w:firstRowFirstColumn="0" w:firstRowLastColumn="0" w:lastRowFirstColumn="0" w:lastRowLastColumn="0"/>
            <w:tcW w:w="1809" w:type="dxa"/>
          </w:tcPr>
          <w:p w14:paraId="7753DC75" w14:textId="01B921E3" w:rsidR="00F46BB7" w:rsidRDefault="00F46BB7" w:rsidP="00775DD7">
            <w:pPr>
              <w:autoSpaceDE w:val="0"/>
              <w:autoSpaceDN w:val="0"/>
              <w:adjustRightInd w:val="0"/>
              <w:spacing w:after="0"/>
              <w:rPr>
                <w:rFonts w:asciiTheme="minorHAnsi" w:hAnsiTheme="minorHAnsi"/>
                <w:color w:val="000000"/>
                <w:sz w:val="20"/>
                <w:szCs w:val="20"/>
                <w:lang w:val="en-CA"/>
              </w:rPr>
            </w:pPr>
            <w:r w:rsidRPr="00F46BB7">
              <w:rPr>
                <w:rFonts w:asciiTheme="minorHAnsi" w:hAnsiTheme="minorHAnsi"/>
                <w:color w:val="000000"/>
                <w:sz w:val="20"/>
                <w:szCs w:val="20"/>
                <w:lang w:val="en-CA"/>
              </w:rPr>
              <w:t>downholeDrilling</w:t>
            </w:r>
            <w:r>
              <w:rPr>
                <w:rFonts w:asciiTheme="minorHAnsi" w:hAnsiTheme="minorHAnsi"/>
                <w:color w:val="000000"/>
                <w:sz w:val="20"/>
                <w:szCs w:val="20"/>
                <w:lang w:val="en-CA"/>
              </w:rPr>
              <w:br/>
            </w:r>
            <w:r w:rsidRPr="00F46BB7">
              <w:rPr>
                <w:rFonts w:asciiTheme="minorHAnsi" w:hAnsiTheme="minorHAnsi"/>
                <w:color w:val="000000"/>
                <w:sz w:val="20"/>
                <w:szCs w:val="20"/>
                <w:lang w:val="en-CA"/>
              </w:rPr>
              <w:t>Details</w:t>
            </w:r>
          </w:p>
        </w:tc>
        <w:tc>
          <w:tcPr>
            <w:tcW w:w="2410" w:type="dxa"/>
          </w:tcPr>
          <w:p w14:paraId="673D5BAE" w14:textId="5EC12495" w:rsidR="00F46BB7" w:rsidRDefault="00F46BB7" w:rsidP="00775DD7">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DrillingDetails</w:t>
            </w:r>
          </w:p>
        </w:tc>
        <w:tc>
          <w:tcPr>
            <w:tcW w:w="5516" w:type="dxa"/>
          </w:tcPr>
          <w:p w14:paraId="37F300B2" w14:textId="5858B914" w:rsidR="00F46BB7" w:rsidRPr="00935ECA" w:rsidRDefault="00F46BB7" w:rsidP="00775DD7">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46BB7">
              <w:rPr>
                <w:rFonts w:asciiTheme="minorHAnsi" w:hAnsiTheme="minorHAnsi"/>
                <w:color w:val="000000"/>
                <w:sz w:val="20"/>
                <w:szCs w:val="20"/>
                <w:lang w:val="en-CA"/>
              </w:rPr>
              <w:t>Specifies the drilling method and borehole diameter for intervals down the borehole</w:t>
            </w:r>
          </w:p>
        </w:tc>
      </w:tr>
      <w:tr w:rsidR="00F46BB7" w:rsidRPr="00935ECA" w14:paraId="09FF4F8E" w14:textId="77777777" w:rsidTr="00F46B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5FA1270" w14:textId="4F577090" w:rsidR="00F46BB7" w:rsidRPr="00F46BB7" w:rsidRDefault="00F46BB7" w:rsidP="00775DD7">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logElement</w:t>
            </w:r>
          </w:p>
        </w:tc>
        <w:tc>
          <w:tcPr>
            <w:tcW w:w="2410" w:type="dxa"/>
          </w:tcPr>
          <w:p w14:paraId="25A23FEF" w14:textId="68862AF6" w:rsidR="00F46BB7" w:rsidRDefault="00F46BB7" w:rsidP="00775DD7">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BoreholeInterval</w:t>
            </w:r>
          </w:p>
        </w:tc>
        <w:tc>
          <w:tcPr>
            <w:tcW w:w="5516" w:type="dxa"/>
          </w:tcPr>
          <w:p w14:paraId="5C7B8738" w14:textId="4E712261" w:rsidR="00F46BB7" w:rsidRPr="00F46BB7" w:rsidRDefault="00F46BB7" w:rsidP="00775DD7">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46BB7">
              <w:rPr>
                <w:rFonts w:asciiTheme="minorHAnsi" w:hAnsiTheme="minorHAnsi"/>
                <w:color w:val="000000"/>
                <w:sz w:val="20"/>
                <w:szCs w:val="20"/>
                <w:lang w:val="en-CA"/>
              </w:rPr>
              <w:t>Links to 1-D MappedFeature instances that are logged (interpreted) intervals within a borehole. This requirement is common in geoscience boreholes</w:t>
            </w:r>
          </w:p>
        </w:tc>
      </w:tr>
      <w:tr w:rsidR="00F46BB7" w:rsidRPr="00935ECA" w14:paraId="58F8796F" w14:textId="77777777" w:rsidTr="00F46BB7">
        <w:tc>
          <w:tcPr>
            <w:cnfStyle w:val="001000000000" w:firstRow="0" w:lastRow="0" w:firstColumn="1" w:lastColumn="0" w:oddVBand="0" w:evenVBand="0" w:oddHBand="0" w:evenHBand="0" w:firstRowFirstColumn="0" w:firstRowLastColumn="0" w:lastRowFirstColumn="0" w:lastRowLastColumn="0"/>
            <w:tcW w:w="1809" w:type="dxa"/>
          </w:tcPr>
          <w:p w14:paraId="229BB6C1" w14:textId="6540CB03" w:rsidR="00F46BB7" w:rsidRPr="00F46BB7" w:rsidRDefault="00F46BB7" w:rsidP="00775DD7">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referenceLocation</w:t>
            </w:r>
          </w:p>
        </w:tc>
        <w:tc>
          <w:tcPr>
            <w:tcW w:w="2410" w:type="dxa"/>
          </w:tcPr>
          <w:p w14:paraId="4ABEDE7B" w14:textId="3655B53E" w:rsidR="00F46BB7" w:rsidRDefault="00F46BB7" w:rsidP="00775DD7">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OriginPosition</w:t>
            </w:r>
          </w:p>
        </w:tc>
        <w:tc>
          <w:tcPr>
            <w:tcW w:w="5516" w:type="dxa"/>
          </w:tcPr>
          <w:p w14:paraId="176A02C2" w14:textId="6B02587D" w:rsidR="00F46BB7" w:rsidRPr="00F46BB7" w:rsidRDefault="00F46BB7" w:rsidP="00775DD7">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46BB7">
              <w:rPr>
                <w:rFonts w:asciiTheme="minorHAnsi" w:hAnsiTheme="minorHAnsi"/>
                <w:color w:val="000000"/>
                <w:sz w:val="20"/>
                <w:szCs w:val="20"/>
                <w:lang w:val="en-CA"/>
              </w:rPr>
              <w:t>A Borehole OriginPosition is a feature corresponding to the start point of a borehole log.  This may, but not necessarily, correspond to the borehole collar location (eg, kelly bush).</w:t>
            </w:r>
          </w:p>
        </w:tc>
      </w:tr>
    </w:tbl>
    <w:p w14:paraId="3F0851CD" w14:textId="77777777" w:rsidR="00F46BB7" w:rsidRDefault="00F46BB7" w:rsidP="00CD7325">
      <w:pPr>
        <w:rPr>
          <w:lang w:val="en-CA"/>
        </w:rPr>
      </w:pPr>
    </w:p>
    <w:p w14:paraId="5409A7D9" w14:textId="6D018B4F" w:rsidR="00F46BB7" w:rsidRDefault="00F46BB7" w:rsidP="00F46BB7">
      <w:pPr>
        <w:pStyle w:val="Heading4"/>
        <w:rPr>
          <w:lang w:val="en-CA"/>
        </w:rPr>
      </w:pPr>
      <w:r>
        <w:rPr>
          <w:lang w:val="en-CA"/>
        </w:rPr>
        <w:t>DrillingDetails</w:t>
      </w:r>
    </w:p>
    <w:p w14:paraId="258B25B7" w14:textId="77777777" w:rsidR="00F46BB7" w:rsidRDefault="00F46BB7" w:rsidP="00CD7325">
      <w:pPr>
        <w:rPr>
          <w:lang w:val="en-CA"/>
        </w:rPr>
      </w:pPr>
    </w:p>
    <w:p w14:paraId="11791404" w14:textId="0568EE50" w:rsidR="00F46BB7" w:rsidRDefault="00F46BB7" w:rsidP="00CD7325">
      <w:pPr>
        <w:rPr>
          <w:lang w:val="en-CA"/>
        </w:rPr>
      </w:pPr>
      <w:r w:rsidRPr="00F46BB7">
        <w:rPr>
          <w:lang w:val="en-CA"/>
        </w:rPr>
        <w:t xml:space="preserve">A class to capture description of drilling methods and </w:t>
      </w:r>
      <w:proofErr w:type="gramStart"/>
      <w:r w:rsidRPr="00F46BB7">
        <w:rPr>
          <w:lang w:val="en-CA"/>
        </w:rPr>
        <w:t>hole</w:t>
      </w:r>
      <w:proofErr w:type="gramEnd"/>
      <w:r w:rsidRPr="00F46BB7">
        <w:rPr>
          <w:lang w:val="en-CA"/>
        </w:rPr>
        <w:t xml:space="preserve"> diameter down the hole.</w:t>
      </w:r>
    </w:p>
    <w:p w14:paraId="257F67F8" w14:textId="77777777" w:rsidR="008B1DC6" w:rsidRDefault="008B1DC6" w:rsidP="008B1DC6">
      <w:pPr>
        <w:keepNext/>
      </w:pPr>
      <w:r>
        <w:rPr>
          <w:noProof/>
          <w:lang w:val="en-CA" w:eastAsia="en-CA"/>
        </w:rPr>
        <w:lastRenderedPageBreak/>
        <w:drawing>
          <wp:inline distT="0" distB="0" distL="0" distR="0" wp14:anchorId="22352A1C" wp14:editId="6504C26E">
            <wp:extent cx="5012055" cy="3959225"/>
            <wp:effectExtent l="0" t="0" r="0" b="3175"/>
            <wp:docPr id="464" name="Imag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012055" cy="3959225"/>
                    </a:xfrm>
                    <a:prstGeom prst="rect">
                      <a:avLst/>
                    </a:prstGeom>
                    <a:noFill/>
                    <a:ln>
                      <a:noFill/>
                    </a:ln>
                  </pic:spPr>
                </pic:pic>
              </a:graphicData>
            </a:graphic>
          </wp:inline>
        </w:drawing>
      </w:r>
    </w:p>
    <w:p w14:paraId="6C408421" w14:textId="2D2DAEED" w:rsidR="008B1DC6" w:rsidRDefault="008B1DC6" w:rsidP="008B1DC6">
      <w:pPr>
        <w:pStyle w:val="Caption"/>
        <w:rPr>
          <w:lang w:val="en-CA"/>
        </w:rPr>
      </w:pPr>
      <w:r>
        <w:t xml:space="preserve">Figure </w:t>
      </w:r>
      <w:fldSimple w:instr=" SEQ Figure \* ARABIC ">
        <w:ins w:id="984" w:author="Eric Boisvert" w:date="2015-11-28T15:54:00Z">
          <w:r w:rsidR="00180077">
            <w:rPr>
              <w:noProof/>
            </w:rPr>
            <w:t>66</w:t>
          </w:r>
        </w:ins>
        <w:del w:id="985" w:author="Eric Boisvert" w:date="2015-10-30T04:23:00Z">
          <w:r w:rsidR="00090DCF" w:rsidDel="007D2867">
            <w:rPr>
              <w:noProof/>
            </w:rPr>
            <w:delText>64</w:delText>
          </w:r>
        </w:del>
      </w:fldSimple>
      <w:r>
        <w:t>: Drilling details</w:t>
      </w:r>
    </w:p>
    <w:p w14:paraId="4A148068" w14:textId="77777777" w:rsidR="00F46BB7" w:rsidRDefault="00F46BB7" w:rsidP="00CD7325">
      <w:pPr>
        <w:rPr>
          <w:lang w:val="en-CA"/>
        </w:rPr>
      </w:pPr>
    </w:p>
    <w:p w14:paraId="7A22B259" w14:textId="6D48B596" w:rsidR="008B1DC6" w:rsidRPr="008B1DC6" w:rsidRDefault="008B1DC6" w:rsidP="008B1DC6">
      <w:pPr>
        <w:autoSpaceDE w:val="0"/>
        <w:autoSpaceDN w:val="0"/>
        <w:adjustRightInd w:val="0"/>
        <w:spacing w:after="0" w:line="240" w:lineRule="atLeast"/>
        <w:rPr>
          <w:rFonts w:cs="Arial"/>
          <w:color w:val="000000"/>
          <w:sz w:val="20"/>
          <w:lang w:val="en-CA"/>
        </w:rPr>
      </w:pPr>
      <w:bookmarkStart w:id="986" w:name="BKM_A12417ED_F0A6_4403_85AA_20F080BAB4D5"/>
      <w:bookmarkEnd w:id="986"/>
    </w:p>
    <w:tbl>
      <w:tblPr>
        <w:tblStyle w:val="LightShading"/>
        <w:tblW w:w="9735" w:type="dxa"/>
        <w:tblLayout w:type="fixed"/>
        <w:tblLook w:val="04A0" w:firstRow="1" w:lastRow="0" w:firstColumn="1" w:lastColumn="0" w:noHBand="0" w:noVBand="1"/>
      </w:tblPr>
      <w:tblGrid>
        <w:gridCol w:w="2093"/>
        <w:gridCol w:w="2268"/>
        <w:gridCol w:w="567"/>
        <w:gridCol w:w="4807"/>
      </w:tblGrid>
      <w:tr w:rsidR="008B1DC6" w:rsidRPr="008B1DC6" w14:paraId="16344880" w14:textId="77777777" w:rsidTr="008B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0210987"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987" w:name="BKM_25F49F60_E3B5_4649_859A_CB23C16B4FDD"/>
            <w:bookmarkEnd w:id="987"/>
            <w:r w:rsidRPr="008B1DC6">
              <w:rPr>
                <w:rFonts w:asciiTheme="minorHAnsi" w:hAnsiTheme="minorHAnsi" w:cs="Arial"/>
                <w:color w:val="000000"/>
                <w:sz w:val="20"/>
                <w:lang w:val="en-CA"/>
              </w:rPr>
              <w:t>Name</w:t>
            </w:r>
          </w:p>
        </w:tc>
        <w:tc>
          <w:tcPr>
            <w:tcW w:w="2835" w:type="dxa"/>
            <w:gridSpan w:val="2"/>
          </w:tcPr>
          <w:p w14:paraId="2E774A00" w14:textId="77777777" w:rsidR="008B1DC6" w:rsidRPr="008B1DC6" w:rsidRDefault="008B1DC6" w:rsidP="008B1DC6">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Type</w:t>
            </w:r>
          </w:p>
        </w:tc>
        <w:tc>
          <w:tcPr>
            <w:tcW w:w="4807" w:type="dxa"/>
          </w:tcPr>
          <w:p w14:paraId="315EA031" w14:textId="77777777" w:rsidR="008B1DC6" w:rsidRPr="008B1DC6" w:rsidRDefault="008B1DC6" w:rsidP="008B1DC6">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Description</w:t>
            </w:r>
          </w:p>
        </w:tc>
      </w:tr>
      <w:tr w:rsidR="008B1DC6" w:rsidRPr="008B1DC6" w14:paraId="66C56102"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ECE2206"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r w:rsidRPr="008B1DC6">
              <w:rPr>
                <w:rFonts w:asciiTheme="minorHAnsi" w:hAnsiTheme="minorHAnsi" w:cs="Arial"/>
                <w:color w:val="000000"/>
                <w:sz w:val="20"/>
                <w:lang w:val="en-CA"/>
              </w:rPr>
              <w:t>drillingMethod</w:t>
            </w:r>
          </w:p>
        </w:tc>
        <w:tc>
          <w:tcPr>
            <w:tcW w:w="2835" w:type="dxa"/>
            <w:gridSpan w:val="2"/>
          </w:tcPr>
          <w:p w14:paraId="74FC43FA"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BoreholeDrillingMethodCode</w:t>
            </w:r>
          </w:p>
        </w:tc>
        <w:tc>
          <w:tcPr>
            <w:tcW w:w="4807" w:type="dxa"/>
          </w:tcPr>
          <w:p w14:paraId="0BC02E85" w14:textId="69D92E5C"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Indicates the drilling method used. Appropriate terms would include rotary air blast; auger; diamond core; air core; etc</w:t>
            </w:r>
          </w:p>
        </w:tc>
      </w:tr>
      <w:tr w:rsidR="008B1DC6" w:rsidRPr="008B1DC6" w14:paraId="6EA3756E" w14:textId="77777777" w:rsidTr="008B1DC6">
        <w:tc>
          <w:tcPr>
            <w:cnfStyle w:val="001000000000" w:firstRow="0" w:lastRow="0" w:firstColumn="1" w:lastColumn="0" w:oddVBand="0" w:evenVBand="0" w:oddHBand="0" w:evenHBand="0" w:firstRowFirstColumn="0" w:firstRowLastColumn="0" w:lastRowFirstColumn="0" w:lastRowLastColumn="0"/>
            <w:tcW w:w="2093" w:type="dxa"/>
          </w:tcPr>
          <w:p w14:paraId="3D276883"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988" w:name="BKM_D18D7519_9180_4B84_84F3_D595F9367FF9"/>
            <w:bookmarkEnd w:id="988"/>
            <w:r w:rsidRPr="008B1DC6">
              <w:rPr>
                <w:rFonts w:asciiTheme="minorHAnsi" w:hAnsiTheme="minorHAnsi" w:cs="Arial"/>
                <w:color w:val="000000"/>
                <w:sz w:val="20"/>
                <w:lang w:val="en-CA"/>
              </w:rPr>
              <w:t>boreholeDiameter</w:t>
            </w:r>
          </w:p>
        </w:tc>
        <w:tc>
          <w:tcPr>
            <w:tcW w:w="2835" w:type="dxa"/>
            <w:gridSpan w:val="2"/>
          </w:tcPr>
          <w:p w14:paraId="2BE13AD0"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Quantity</w:t>
            </w:r>
          </w:p>
        </w:tc>
        <w:tc>
          <w:tcPr>
            <w:tcW w:w="4807" w:type="dxa"/>
          </w:tcPr>
          <w:p w14:paraId="03EB22D2" w14:textId="7B042A56"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The diameter of the drilled hole.</w:t>
            </w:r>
          </w:p>
        </w:tc>
      </w:tr>
      <w:tr w:rsidR="008B1DC6" w:rsidRPr="008B1DC6" w14:paraId="691DC1DA"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FDCDE12"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989" w:name="BKM_E2471C2A_7288_4681_B62D_57416C5AAFFF"/>
            <w:bookmarkEnd w:id="989"/>
            <w:r w:rsidRPr="008B1DC6">
              <w:rPr>
                <w:rFonts w:asciiTheme="minorHAnsi" w:hAnsiTheme="minorHAnsi" w:cs="Arial"/>
                <w:color w:val="000000"/>
                <w:sz w:val="20"/>
                <w:lang w:val="en-CA"/>
              </w:rPr>
              <w:t>intervalBegin</w:t>
            </w:r>
          </w:p>
        </w:tc>
        <w:tc>
          <w:tcPr>
            <w:tcW w:w="2835" w:type="dxa"/>
            <w:gridSpan w:val="2"/>
          </w:tcPr>
          <w:p w14:paraId="27401B9A"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Quantity</w:t>
            </w:r>
          </w:p>
        </w:tc>
        <w:tc>
          <w:tcPr>
            <w:tcW w:w="4807" w:type="dxa"/>
          </w:tcPr>
          <w:p w14:paraId="142EF946" w14:textId="6A091F5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 xml:space="preserve">The measured distance of the start of the interval along the path of the borehole. The measured value must be less than or equal to the IntervalEnd value. The "IntervalBegin" and "IntervalEnd" elements are added in version 3.2 as a measure to overcome problems with the delivery and queryability of 1D GML shapes via the "shape" property. </w:t>
            </w:r>
          </w:p>
        </w:tc>
      </w:tr>
      <w:tr w:rsidR="008B1DC6" w:rsidRPr="008B1DC6" w14:paraId="1C5468E4" w14:textId="77777777" w:rsidTr="008B1DC6">
        <w:tc>
          <w:tcPr>
            <w:cnfStyle w:val="001000000000" w:firstRow="0" w:lastRow="0" w:firstColumn="1" w:lastColumn="0" w:oddVBand="0" w:evenVBand="0" w:oddHBand="0" w:evenHBand="0" w:firstRowFirstColumn="0" w:firstRowLastColumn="0" w:lastRowFirstColumn="0" w:lastRowLastColumn="0"/>
            <w:tcW w:w="2093" w:type="dxa"/>
          </w:tcPr>
          <w:p w14:paraId="35A2B6B7"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990" w:name="BKM_C67677C2_A392_4DF9_BEE3_2543E744EE8A"/>
            <w:bookmarkEnd w:id="990"/>
            <w:r w:rsidRPr="008B1DC6">
              <w:rPr>
                <w:rFonts w:asciiTheme="minorHAnsi" w:hAnsiTheme="minorHAnsi" w:cs="Arial"/>
                <w:color w:val="000000"/>
                <w:sz w:val="20"/>
                <w:lang w:val="en-CA"/>
              </w:rPr>
              <w:t>intervalEnd</w:t>
            </w:r>
          </w:p>
        </w:tc>
        <w:tc>
          <w:tcPr>
            <w:tcW w:w="2835" w:type="dxa"/>
            <w:gridSpan w:val="2"/>
          </w:tcPr>
          <w:p w14:paraId="3E48613F"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Quantity</w:t>
            </w:r>
          </w:p>
        </w:tc>
        <w:tc>
          <w:tcPr>
            <w:tcW w:w="4807" w:type="dxa"/>
          </w:tcPr>
          <w:p w14:paraId="78A2E5BC" w14:textId="124E89CC"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 xml:space="preserve">The measured distance of the end of the interval along the path of the borehole. The measured value must be greater than or equal to the IntervalBegin value. The "IntervalBegin" and "IntervalEnd" elements are added in version 3.2 as a measure to overcome problems with the delivery and queryability of 1D GML shapes via the "shape" property. </w:t>
            </w:r>
          </w:p>
        </w:tc>
      </w:tr>
      <w:tr w:rsidR="00777507" w:rsidRPr="00D30B51" w14:paraId="5F063AA4" w14:textId="77777777" w:rsidTr="00AE59F3">
        <w:trPr>
          <w:cnfStyle w:val="000000100000" w:firstRow="0" w:lastRow="0" w:firstColumn="0" w:lastColumn="0" w:oddVBand="0" w:evenVBand="0" w:oddHBand="1" w:evenHBand="0" w:firstRowFirstColumn="0" w:firstRowLastColumn="0" w:lastRowFirstColumn="0" w:lastRowLastColumn="0"/>
          <w:ins w:id="991" w:author="Eric Boisvert" w:date="2015-11-11T14:04:00Z"/>
        </w:trPr>
        <w:tc>
          <w:tcPr>
            <w:cnfStyle w:val="001000000000" w:firstRow="0" w:lastRow="0" w:firstColumn="1" w:lastColumn="0" w:oddVBand="0" w:evenVBand="0" w:oddHBand="0" w:evenHBand="0" w:firstRowFirstColumn="0" w:firstRowLastColumn="0" w:lastRowFirstColumn="0" w:lastRowLastColumn="0"/>
            <w:tcW w:w="2093" w:type="dxa"/>
          </w:tcPr>
          <w:p w14:paraId="0FA2C725" w14:textId="77777777" w:rsidR="00777507" w:rsidRPr="00D30B51" w:rsidRDefault="00777507" w:rsidP="00AE59F3">
            <w:pPr>
              <w:autoSpaceDE w:val="0"/>
              <w:autoSpaceDN w:val="0"/>
              <w:adjustRightInd w:val="0"/>
              <w:spacing w:after="0" w:line="240" w:lineRule="atLeast"/>
              <w:rPr>
                <w:ins w:id="992" w:author="Eric Boisvert" w:date="2015-11-11T14:04:00Z"/>
                <w:rFonts w:asciiTheme="minorHAnsi" w:hAnsiTheme="minorHAnsi" w:cs="Arial"/>
                <w:color w:val="000000"/>
                <w:sz w:val="20"/>
                <w:lang w:val="en-CA"/>
              </w:rPr>
            </w:pPr>
            <w:commentRangeStart w:id="993"/>
            <w:ins w:id="994" w:author="Eric Boisvert" w:date="2015-11-11T14:04:00Z">
              <w:r>
                <w:rPr>
                  <w:rFonts w:asciiTheme="minorHAnsi" w:hAnsiTheme="minorHAnsi" w:cs="Arial"/>
                  <w:color w:val="000000"/>
                  <w:sz w:val="20"/>
                  <w:lang w:val="en-CA"/>
                </w:rPr>
                <w:t>Interval</w:t>
              </w:r>
            </w:ins>
          </w:p>
        </w:tc>
        <w:tc>
          <w:tcPr>
            <w:tcW w:w="2268" w:type="dxa"/>
          </w:tcPr>
          <w:p w14:paraId="72BE9AEC" w14:textId="77777777" w:rsidR="00777507" w:rsidRPr="00D30B51" w:rsidRDefault="00777507" w:rsidP="00AE59F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ins w:id="995" w:author="Eric Boisvert" w:date="2015-11-11T14:04:00Z"/>
                <w:rFonts w:asciiTheme="minorHAnsi" w:hAnsiTheme="minorHAnsi" w:cs="Arial"/>
                <w:color w:val="000000"/>
                <w:sz w:val="20"/>
                <w:lang w:val="en-CA"/>
              </w:rPr>
            </w:pPr>
            <w:ins w:id="996" w:author="Eric Boisvert" w:date="2015-11-11T14:04:00Z">
              <w:r>
                <w:rPr>
                  <w:rFonts w:asciiTheme="minorHAnsi" w:hAnsiTheme="minorHAnsi" w:cs="Arial"/>
                  <w:color w:val="000000"/>
                  <w:sz w:val="20"/>
                  <w:lang w:val="en-CA"/>
                </w:rPr>
                <w:t>GM_Object</w:t>
              </w:r>
            </w:ins>
          </w:p>
        </w:tc>
        <w:tc>
          <w:tcPr>
            <w:tcW w:w="5374" w:type="dxa"/>
            <w:gridSpan w:val="2"/>
          </w:tcPr>
          <w:p w14:paraId="154A50B0" w14:textId="77777777" w:rsidR="00777507" w:rsidRPr="00D30B51" w:rsidRDefault="00777507" w:rsidP="00AE59F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ins w:id="997" w:author="Eric Boisvert" w:date="2015-11-11T14:04:00Z"/>
                <w:rFonts w:asciiTheme="minorHAnsi" w:hAnsiTheme="minorHAnsi" w:cs="Arial"/>
                <w:color w:val="000000"/>
                <w:sz w:val="20"/>
                <w:lang w:val="en-CA"/>
              </w:rPr>
            </w:pPr>
            <w:ins w:id="998" w:author="Eric Boisvert" w:date="2015-11-11T14:04:00Z">
              <w:r w:rsidRPr="00375CAA">
                <w:rPr>
                  <w:rFonts w:asciiTheme="minorHAnsi" w:hAnsiTheme="minorHAnsi" w:cs="Arial"/>
                  <w:color w:val="000000"/>
                  <w:sz w:val="20"/>
                  <w:lang w:val="en-CA"/>
                </w:rPr>
                <w:t xml:space="preserve">A shape that is a 1-D interval (eg, a "from" and "to", or "top" and "base" measurement) and uses the SRS of the containing </w:t>
              </w:r>
              <w:r w:rsidRPr="00375CAA">
                <w:rPr>
                  <w:rFonts w:asciiTheme="minorHAnsi" w:hAnsiTheme="minorHAnsi" w:cs="Arial"/>
                  <w:color w:val="000000"/>
                  <w:sz w:val="20"/>
                  <w:lang w:val="en-CA"/>
                </w:rPr>
                <w:lastRenderedPageBreak/>
                <w:t>borehole</w:t>
              </w:r>
              <w:commentRangeEnd w:id="993"/>
              <w:r>
                <w:rPr>
                  <w:rStyle w:val="CommentReference"/>
                  <w:color w:val="auto"/>
                </w:rPr>
                <w:commentReference w:id="993"/>
              </w:r>
            </w:ins>
          </w:p>
        </w:tc>
      </w:tr>
      <w:tr w:rsidR="00B3403C" w:rsidRPr="008B1DC6" w:rsidDel="001A50D4" w14:paraId="5BE3E872" w14:textId="460EBD1F" w:rsidTr="008B1DC6">
        <w:trPr>
          <w:del w:id="999" w:author="Eric Boisvert" w:date="2015-11-11T14:04:00Z"/>
        </w:trPr>
        <w:tc>
          <w:tcPr>
            <w:cnfStyle w:val="001000000000" w:firstRow="0" w:lastRow="0" w:firstColumn="1" w:lastColumn="0" w:oddVBand="0" w:evenVBand="0" w:oddHBand="0" w:evenHBand="0" w:firstRowFirstColumn="0" w:firstRowLastColumn="0" w:lastRowFirstColumn="0" w:lastRowLastColumn="0"/>
            <w:tcW w:w="2093" w:type="dxa"/>
          </w:tcPr>
          <w:p w14:paraId="39972557" w14:textId="21ACB79C" w:rsidR="00B3403C" w:rsidRPr="008B1DC6" w:rsidDel="001A50D4" w:rsidRDefault="00B3403C" w:rsidP="008B1DC6">
            <w:pPr>
              <w:autoSpaceDE w:val="0"/>
              <w:autoSpaceDN w:val="0"/>
              <w:adjustRightInd w:val="0"/>
              <w:spacing w:after="0" w:line="240" w:lineRule="atLeast"/>
              <w:rPr>
                <w:del w:id="1000" w:author="Eric Boisvert" w:date="2015-11-11T14:04:00Z"/>
                <w:rFonts w:asciiTheme="minorHAnsi" w:hAnsiTheme="minorHAnsi" w:cs="Arial"/>
                <w:color w:val="000000"/>
                <w:sz w:val="20"/>
                <w:lang w:val="en-CA"/>
              </w:rPr>
            </w:pPr>
            <w:del w:id="1001" w:author="Eric Boisvert" w:date="2015-11-11T14:04:00Z">
              <w:r w:rsidDel="001A50D4">
                <w:rPr>
                  <w:rFonts w:asciiTheme="minorHAnsi" w:hAnsiTheme="minorHAnsi" w:cs="Arial"/>
                  <w:color w:val="000000"/>
                  <w:sz w:val="20"/>
                  <w:lang w:val="en-CA"/>
                </w:rPr>
                <w:lastRenderedPageBreak/>
                <w:delText>Interval</w:delText>
              </w:r>
            </w:del>
          </w:p>
        </w:tc>
        <w:tc>
          <w:tcPr>
            <w:tcW w:w="2835" w:type="dxa"/>
            <w:gridSpan w:val="2"/>
          </w:tcPr>
          <w:p w14:paraId="76805724" w14:textId="507A63DA" w:rsidR="00B3403C" w:rsidRPr="008B1DC6" w:rsidDel="001A50D4" w:rsidRDefault="00B3403C"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del w:id="1002" w:author="Eric Boisvert" w:date="2015-11-11T14:04:00Z"/>
                <w:rFonts w:asciiTheme="minorHAnsi" w:hAnsiTheme="minorHAnsi" w:cs="Arial"/>
                <w:color w:val="000000"/>
                <w:sz w:val="20"/>
                <w:lang w:val="en-CA"/>
              </w:rPr>
            </w:pPr>
            <w:del w:id="1003" w:author="Eric Boisvert" w:date="2015-11-11T14:04:00Z">
              <w:r w:rsidDel="001A50D4">
                <w:rPr>
                  <w:rFonts w:asciiTheme="minorHAnsi" w:hAnsiTheme="minorHAnsi" w:cs="Arial"/>
                  <w:color w:val="000000"/>
                  <w:sz w:val="20"/>
                  <w:lang w:val="en-CA"/>
                </w:rPr>
                <w:delText>GM_Object</w:delText>
              </w:r>
            </w:del>
          </w:p>
        </w:tc>
        <w:tc>
          <w:tcPr>
            <w:tcW w:w="4807" w:type="dxa"/>
          </w:tcPr>
          <w:p w14:paraId="349BE66E" w14:textId="70F36FA3" w:rsidR="00B3403C" w:rsidRPr="008B1DC6" w:rsidDel="001A50D4" w:rsidRDefault="00B3403C"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del w:id="1004" w:author="Eric Boisvert" w:date="2015-11-11T14:04:00Z"/>
                <w:rFonts w:asciiTheme="minorHAnsi" w:hAnsiTheme="minorHAnsi" w:cs="Arial"/>
                <w:color w:val="000000"/>
                <w:sz w:val="20"/>
                <w:lang w:val="en-CA"/>
              </w:rPr>
            </w:pPr>
            <w:del w:id="1005" w:author="Eric Boisvert" w:date="2015-11-11T14:04:00Z">
              <w:r w:rsidDel="001A50D4">
                <w:rPr>
                  <w:rFonts w:asciiTheme="minorHAnsi" w:hAnsiTheme="minorHAnsi" w:cs="Arial"/>
                  <w:color w:val="000000"/>
                  <w:sz w:val="20"/>
                  <w:lang w:val="en-CA"/>
                </w:rPr>
                <w:delText>Interval representing the totality of the drilled section</w:delText>
              </w:r>
            </w:del>
          </w:p>
        </w:tc>
      </w:tr>
    </w:tbl>
    <w:p w14:paraId="73211257" w14:textId="77777777" w:rsidR="008B1DC6" w:rsidRDefault="008B1DC6" w:rsidP="00CD7325">
      <w:pPr>
        <w:rPr>
          <w:lang w:val="en-CA"/>
        </w:rPr>
      </w:pPr>
    </w:p>
    <w:p w14:paraId="2B6CA81C" w14:textId="38526611" w:rsidR="00B3403C" w:rsidRDefault="00B3403C" w:rsidP="00B3403C">
      <w:pPr>
        <w:rPr>
          <w:lang w:val="en-CA"/>
        </w:rPr>
      </w:pPr>
      <w:r w:rsidRPr="00B3403C">
        <w:rPr>
          <w:lang w:val="en-CA"/>
        </w:rPr>
        <w:t xml:space="preserve">Encoding </w:t>
      </w:r>
      <w:r>
        <w:rPr>
          <w:lang w:val="en-CA"/>
        </w:rPr>
        <w:t>of the drilled interval</w:t>
      </w:r>
      <w:r w:rsidRPr="00B3403C">
        <w:rPr>
          <w:lang w:val="en-CA"/>
        </w:rPr>
        <w:t xml:space="preserve"> using GM_LineString </w:t>
      </w:r>
      <w:r>
        <w:rPr>
          <w:lang w:val="en-CA"/>
        </w:rPr>
        <w:t>shall</w:t>
      </w:r>
      <w:r w:rsidRPr="00B3403C">
        <w:rPr>
          <w:lang w:val="en-CA"/>
        </w:rPr>
        <w:t xml:space="preserve"> consist of two 1D points only (the start and end point of the interval, measured as distance from the borehole collar), with a 1-D CRS corresponding to the borehole curve shape</w:t>
      </w:r>
    </w:p>
    <w:p w14:paraId="027A10A5"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5040F589" w14:textId="77777777" w:rsidTr="00775DD7">
        <w:trPr>
          <w:cantSplit/>
        </w:trPr>
        <w:tc>
          <w:tcPr>
            <w:tcW w:w="4219" w:type="dxa"/>
            <w:tcBorders>
              <w:right w:val="nil"/>
            </w:tcBorders>
            <w:shd w:val="clear" w:color="auto" w:fill="auto"/>
          </w:tcPr>
          <w:p w14:paraId="1FDD2E95" w14:textId="05FF684A" w:rsidR="00B3403C" w:rsidRPr="00D12552" w:rsidRDefault="00B3403C" w:rsidP="00B3403C">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w:t>
            </w:r>
          </w:p>
        </w:tc>
        <w:tc>
          <w:tcPr>
            <w:tcW w:w="4678" w:type="dxa"/>
            <w:tcBorders>
              <w:left w:val="nil"/>
            </w:tcBorders>
            <w:shd w:val="clear" w:color="auto" w:fill="auto"/>
          </w:tcPr>
          <w:p w14:paraId="0350DD28" w14:textId="77777777"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p>
        </w:tc>
      </w:tr>
    </w:tbl>
    <w:p w14:paraId="671876D7"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36329BD4" w14:textId="77777777" w:rsidTr="00775DD7">
        <w:trPr>
          <w:cantSplit/>
        </w:trPr>
        <w:tc>
          <w:tcPr>
            <w:tcW w:w="4219" w:type="dxa"/>
            <w:tcBorders>
              <w:right w:val="nil"/>
            </w:tcBorders>
            <w:shd w:val="clear" w:color="auto" w:fill="auto"/>
          </w:tcPr>
          <w:p w14:paraId="3094006E" w14:textId="08B51A0F"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 xml:space="preserve"> drill-interval-1D-CRS</w:t>
            </w:r>
          </w:p>
        </w:tc>
        <w:tc>
          <w:tcPr>
            <w:tcW w:w="4678" w:type="dxa"/>
            <w:tcBorders>
              <w:left w:val="nil"/>
            </w:tcBorders>
            <w:shd w:val="clear" w:color="auto" w:fill="auto"/>
          </w:tcPr>
          <w:p w14:paraId="38E14C23" w14:textId="77777777" w:rsidR="00B3403C" w:rsidRPr="00D12552" w:rsidRDefault="00B3403C" w:rsidP="00775DD7">
            <w:pPr>
              <w:pStyle w:val="Tabletext10"/>
              <w:jc w:val="left"/>
              <w:rPr>
                <w:rStyle w:val="reqtext"/>
                <w:lang w:val="en-CA"/>
              </w:rPr>
            </w:pPr>
            <w:r>
              <w:rPr>
                <w:rStyle w:val="reqtext"/>
                <w:lang w:val="en-CA"/>
              </w:rPr>
              <w:t>Coordinate Reference System of interval geometries SHALL use an appropriate 1D CRS</w:t>
            </w:r>
          </w:p>
        </w:tc>
      </w:tr>
    </w:tbl>
    <w:p w14:paraId="4E90E7EF" w14:textId="77777777" w:rsidR="00B3403C" w:rsidRDefault="00B3403C" w:rsidP="00B3403C"/>
    <w:p w14:paraId="4C9C7C2F" w14:textId="77777777" w:rsidR="008B1DC6" w:rsidRPr="00B3403C" w:rsidRDefault="008B1DC6" w:rsidP="00CD7325"/>
    <w:p w14:paraId="1D7450DA" w14:textId="4BD468B2" w:rsidR="008B1DC6" w:rsidRDefault="008B1DC6" w:rsidP="008B1DC6">
      <w:pPr>
        <w:pStyle w:val="Heading4"/>
        <w:rPr>
          <w:lang w:val="en-CA"/>
        </w:rPr>
      </w:pPr>
      <w:r>
        <w:rPr>
          <w:lang w:val="en-CA"/>
        </w:rPr>
        <w:t>BoreholeInterval</w:t>
      </w:r>
    </w:p>
    <w:p w14:paraId="3F9555FC" w14:textId="77777777" w:rsidR="008B1DC6" w:rsidRDefault="008B1DC6" w:rsidP="00CD7325">
      <w:pPr>
        <w:rPr>
          <w:lang w:val="en-CA"/>
        </w:rPr>
      </w:pPr>
    </w:p>
    <w:p w14:paraId="2A54F8DB" w14:textId="4D2C8273" w:rsidR="008B1DC6" w:rsidRDefault="008B1DC6" w:rsidP="00CD7325">
      <w:pPr>
        <w:rPr>
          <w:lang w:val="en-CA"/>
        </w:rPr>
      </w:pPr>
      <w:r w:rsidRPr="008B1DC6">
        <w:rPr>
          <w:lang w:val="en-CA"/>
        </w:rPr>
        <w:t>A special kind of Mapped Feature whose shape is 1-D interval and uses the SRS of the containing borehole</w:t>
      </w:r>
    </w:p>
    <w:p w14:paraId="2DA1AC18" w14:textId="77777777" w:rsidR="008B1DC6" w:rsidRDefault="008B1DC6" w:rsidP="008B1DC6">
      <w:pPr>
        <w:keepNext/>
      </w:pPr>
      <w:r>
        <w:rPr>
          <w:noProof/>
          <w:lang w:val="en-CA" w:eastAsia="en-CA"/>
        </w:rPr>
        <w:lastRenderedPageBreak/>
        <w:drawing>
          <wp:inline distT="0" distB="0" distL="0" distR="0" wp14:anchorId="59DBDAEC" wp14:editId="4CE5739B">
            <wp:extent cx="4787900" cy="5262245"/>
            <wp:effectExtent l="0" t="0" r="0" b="0"/>
            <wp:docPr id="465" name="Imag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787900" cy="5262245"/>
                    </a:xfrm>
                    <a:prstGeom prst="rect">
                      <a:avLst/>
                    </a:prstGeom>
                    <a:noFill/>
                    <a:ln>
                      <a:noFill/>
                    </a:ln>
                  </pic:spPr>
                </pic:pic>
              </a:graphicData>
            </a:graphic>
          </wp:inline>
        </w:drawing>
      </w:r>
    </w:p>
    <w:p w14:paraId="18DBC4F9" w14:textId="09651362" w:rsidR="008B1DC6" w:rsidRDefault="008B1DC6" w:rsidP="008B1DC6">
      <w:pPr>
        <w:pStyle w:val="Caption"/>
        <w:rPr>
          <w:lang w:val="en-CA"/>
        </w:rPr>
      </w:pPr>
      <w:r>
        <w:t xml:space="preserve">Figure </w:t>
      </w:r>
      <w:fldSimple w:instr=" SEQ Figure \* ARABIC ">
        <w:ins w:id="1006" w:author="Eric Boisvert" w:date="2015-11-28T15:54:00Z">
          <w:r w:rsidR="00180077">
            <w:rPr>
              <w:noProof/>
            </w:rPr>
            <w:t>67</w:t>
          </w:r>
        </w:ins>
        <w:del w:id="1007" w:author="Eric Boisvert" w:date="2015-10-30T04:23:00Z">
          <w:r w:rsidR="00090DCF" w:rsidDel="007D2867">
            <w:rPr>
              <w:noProof/>
            </w:rPr>
            <w:delText>65</w:delText>
          </w:r>
        </w:del>
      </w:fldSimple>
      <w:r>
        <w:t>: Borehole interval</w:t>
      </w:r>
    </w:p>
    <w:p w14:paraId="42204F03" w14:textId="77777777" w:rsidR="008B1DC6" w:rsidRDefault="008B1DC6" w:rsidP="00CD7325">
      <w:pPr>
        <w:rPr>
          <w:lang w:val="en-CA"/>
        </w:rPr>
      </w:pPr>
    </w:p>
    <w:p w14:paraId="754621AF" w14:textId="7C848C74" w:rsidR="008B1DC6" w:rsidRPr="008B1DC6" w:rsidRDefault="008B1DC6" w:rsidP="008B1DC6">
      <w:pPr>
        <w:autoSpaceDE w:val="0"/>
        <w:autoSpaceDN w:val="0"/>
        <w:adjustRightInd w:val="0"/>
        <w:spacing w:after="0" w:line="240" w:lineRule="atLeast"/>
        <w:rPr>
          <w:rFonts w:cs="Arial"/>
          <w:color w:val="000000"/>
          <w:sz w:val="20"/>
          <w:lang w:val="en-CA"/>
        </w:rPr>
      </w:pPr>
      <w:bookmarkStart w:id="1008" w:name="BKM_73DD4A6D_1BCE_421F_B6B6_00A34E56B7BC"/>
      <w:bookmarkEnd w:id="1008"/>
    </w:p>
    <w:tbl>
      <w:tblPr>
        <w:tblStyle w:val="LightShading"/>
        <w:tblW w:w="9735" w:type="dxa"/>
        <w:tblLayout w:type="fixed"/>
        <w:tblLook w:val="04A0" w:firstRow="1" w:lastRow="0" w:firstColumn="1" w:lastColumn="0" w:noHBand="0" w:noVBand="1"/>
      </w:tblPr>
      <w:tblGrid>
        <w:gridCol w:w="2235"/>
        <w:gridCol w:w="1701"/>
        <w:gridCol w:w="5799"/>
      </w:tblGrid>
      <w:tr w:rsidR="008B1DC6" w:rsidRPr="008B1DC6" w14:paraId="6A066B8D" w14:textId="77777777" w:rsidTr="008B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E87331B"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1009" w:name="BKM_C7D17ABA_A07A_45C4_8096_F592A2DCBF59"/>
            <w:bookmarkEnd w:id="1009"/>
            <w:r w:rsidRPr="008B1DC6">
              <w:rPr>
                <w:rFonts w:asciiTheme="minorHAnsi" w:hAnsiTheme="minorHAnsi" w:cs="Arial"/>
                <w:color w:val="000000"/>
                <w:sz w:val="20"/>
                <w:lang w:val="en-CA"/>
              </w:rPr>
              <w:t>Name</w:t>
            </w:r>
          </w:p>
        </w:tc>
        <w:tc>
          <w:tcPr>
            <w:tcW w:w="1701" w:type="dxa"/>
          </w:tcPr>
          <w:p w14:paraId="43C0684D" w14:textId="77777777" w:rsidR="008B1DC6" w:rsidRPr="008B1DC6" w:rsidRDefault="008B1DC6" w:rsidP="008B1DC6">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Type</w:t>
            </w:r>
          </w:p>
        </w:tc>
        <w:tc>
          <w:tcPr>
            <w:tcW w:w="5799" w:type="dxa"/>
          </w:tcPr>
          <w:p w14:paraId="476E357A" w14:textId="77777777" w:rsidR="008B1DC6" w:rsidRPr="008B1DC6" w:rsidRDefault="008B1DC6" w:rsidP="008B1DC6">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Description</w:t>
            </w:r>
          </w:p>
        </w:tc>
      </w:tr>
      <w:tr w:rsidR="008B1DC6" w:rsidRPr="008B1DC6" w14:paraId="31B3238F"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358DF16"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r w:rsidRPr="008B1DC6">
              <w:rPr>
                <w:rFonts w:asciiTheme="minorHAnsi" w:hAnsiTheme="minorHAnsi" w:cs="Arial"/>
                <w:color w:val="000000"/>
                <w:sz w:val="20"/>
                <w:lang w:val="en-CA"/>
              </w:rPr>
              <w:t>observationMethod</w:t>
            </w:r>
          </w:p>
        </w:tc>
        <w:tc>
          <w:tcPr>
            <w:tcW w:w="1701" w:type="dxa"/>
          </w:tcPr>
          <w:p w14:paraId="537300D2"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Category</w:t>
            </w:r>
          </w:p>
        </w:tc>
        <w:tc>
          <w:tcPr>
            <w:tcW w:w="5799" w:type="dxa"/>
          </w:tcPr>
          <w:p w14:paraId="7DF34A1B"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The method used to observe the properties of the borehole</w:t>
            </w:r>
          </w:p>
          <w:p w14:paraId="796EFB7F"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8B1DC6" w:rsidRPr="008B1DC6" w14:paraId="0E3ACC7E" w14:textId="77777777" w:rsidTr="008B1DC6">
        <w:tc>
          <w:tcPr>
            <w:cnfStyle w:val="001000000000" w:firstRow="0" w:lastRow="0" w:firstColumn="1" w:lastColumn="0" w:oddVBand="0" w:evenVBand="0" w:oddHBand="0" w:evenHBand="0" w:firstRowFirstColumn="0" w:firstRowLastColumn="0" w:lastRowFirstColumn="0" w:lastRowLastColumn="0"/>
            <w:tcW w:w="2235" w:type="dxa"/>
          </w:tcPr>
          <w:p w14:paraId="4067F87F"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1010" w:name="BKM_7AC10AA1_3FE2_4E49_AD1F_C27423759ACA"/>
            <w:bookmarkEnd w:id="1010"/>
            <w:r w:rsidRPr="008B1DC6">
              <w:rPr>
                <w:rFonts w:asciiTheme="minorHAnsi" w:hAnsiTheme="minorHAnsi" w:cs="Arial"/>
                <w:color w:val="000000"/>
                <w:sz w:val="20"/>
                <w:lang w:val="en-CA"/>
              </w:rPr>
              <w:t>specification</w:t>
            </w:r>
          </w:p>
        </w:tc>
        <w:tc>
          <w:tcPr>
            <w:tcW w:w="1701" w:type="dxa"/>
          </w:tcPr>
          <w:p w14:paraId="6FB4E7EA"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GFI_Feature</w:t>
            </w:r>
          </w:p>
        </w:tc>
        <w:tc>
          <w:tcPr>
            <w:tcW w:w="5799" w:type="dxa"/>
          </w:tcPr>
          <w:p w14:paraId="0A31FCAA"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The domain feature that is sampled by the interval (eg, a GeologicUnit). Equaivalent to O&amp;M "sampledFeature".</w:t>
            </w:r>
          </w:p>
          <w:p w14:paraId="3AB6B497"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8B1DC6" w:rsidRPr="008B1DC6" w14:paraId="1D0921BF"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0C3A3C4"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1011" w:name="BKM_E1DEAC71_7DFE_439E_9E4B_2C2A15DE8E14"/>
            <w:bookmarkEnd w:id="1011"/>
            <w:r w:rsidRPr="008B1DC6">
              <w:rPr>
                <w:rFonts w:asciiTheme="minorHAnsi" w:hAnsiTheme="minorHAnsi" w:cs="Arial"/>
                <w:color w:val="000000"/>
                <w:sz w:val="20"/>
                <w:lang w:val="en-CA"/>
              </w:rPr>
              <w:t>mappedIntervalBegin</w:t>
            </w:r>
          </w:p>
        </w:tc>
        <w:tc>
          <w:tcPr>
            <w:tcW w:w="1701" w:type="dxa"/>
          </w:tcPr>
          <w:p w14:paraId="6C6E4D33"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Quantity</w:t>
            </w:r>
          </w:p>
        </w:tc>
        <w:tc>
          <w:tcPr>
            <w:tcW w:w="5799" w:type="dxa"/>
          </w:tcPr>
          <w:p w14:paraId="5E9483CE"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p>
          <w:p w14:paraId="029158D2"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8B1DC6" w:rsidRPr="008B1DC6" w14:paraId="5D7B9987" w14:textId="77777777" w:rsidTr="008B1DC6">
        <w:tc>
          <w:tcPr>
            <w:cnfStyle w:val="001000000000" w:firstRow="0" w:lastRow="0" w:firstColumn="1" w:lastColumn="0" w:oddVBand="0" w:evenVBand="0" w:oddHBand="0" w:evenHBand="0" w:firstRowFirstColumn="0" w:firstRowLastColumn="0" w:lastRowFirstColumn="0" w:lastRowLastColumn="0"/>
            <w:tcW w:w="2235" w:type="dxa"/>
          </w:tcPr>
          <w:p w14:paraId="02604B60"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1012" w:name="BKM_DEBFAE1D_DC46_4CB5_8920_4391F9626B7A"/>
            <w:bookmarkEnd w:id="1012"/>
            <w:r w:rsidRPr="008B1DC6">
              <w:rPr>
                <w:rFonts w:asciiTheme="minorHAnsi" w:hAnsiTheme="minorHAnsi" w:cs="Arial"/>
                <w:color w:val="000000"/>
                <w:sz w:val="20"/>
                <w:lang w:val="en-CA"/>
              </w:rPr>
              <w:lastRenderedPageBreak/>
              <w:t>mappedIntervalEnd</w:t>
            </w:r>
          </w:p>
        </w:tc>
        <w:tc>
          <w:tcPr>
            <w:tcW w:w="1701" w:type="dxa"/>
          </w:tcPr>
          <w:p w14:paraId="433841B8"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Quantity</w:t>
            </w:r>
          </w:p>
        </w:tc>
        <w:tc>
          <w:tcPr>
            <w:tcW w:w="5799" w:type="dxa"/>
          </w:tcPr>
          <w:p w14:paraId="603E1140"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p>
          <w:p w14:paraId="4828BA30"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8B1DC6" w:rsidRPr="008B1DC6" w14:paraId="7995A269"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9BDC4EE"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1013" w:name="BKM_EB3A6321_4939_429E_A4B6_C36556700F0A"/>
            <w:bookmarkEnd w:id="1013"/>
            <w:r w:rsidRPr="008B1DC6">
              <w:rPr>
                <w:rFonts w:asciiTheme="minorHAnsi" w:hAnsiTheme="minorHAnsi" w:cs="Arial"/>
                <w:color w:val="000000"/>
                <w:sz w:val="20"/>
                <w:lang w:val="en-CA"/>
              </w:rPr>
              <w:t>collectionIdentifier</w:t>
            </w:r>
          </w:p>
        </w:tc>
        <w:tc>
          <w:tcPr>
            <w:tcW w:w="1701" w:type="dxa"/>
          </w:tcPr>
          <w:p w14:paraId="3038C617"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ScopedName</w:t>
            </w:r>
          </w:p>
        </w:tc>
        <w:tc>
          <w:tcPr>
            <w:tcW w:w="5799" w:type="dxa"/>
          </w:tcPr>
          <w:p w14:paraId="0D141BDA"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A property to group BoreholeIntervals in order to implement multiple logs on a single borehole. GenericName should identify a particular log observation event.</w:t>
            </w:r>
          </w:p>
          <w:p w14:paraId="577D3636"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8B1DC6" w:rsidRPr="008B1DC6" w14:paraId="25856643" w14:textId="77777777" w:rsidTr="008B1DC6">
        <w:tc>
          <w:tcPr>
            <w:cnfStyle w:val="001000000000" w:firstRow="0" w:lastRow="0" w:firstColumn="1" w:lastColumn="0" w:oddVBand="0" w:evenVBand="0" w:oddHBand="0" w:evenHBand="0" w:firstRowFirstColumn="0" w:firstRowLastColumn="0" w:lastRowFirstColumn="0" w:lastRowLastColumn="0"/>
            <w:tcW w:w="2235" w:type="dxa"/>
          </w:tcPr>
          <w:p w14:paraId="6F7F0CD2" w14:textId="09B0D0D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parentBorehole</w:t>
            </w:r>
          </w:p>
        </w:tc>
        <w:tc>
          <w:tcPr>
            <w:tcW w:w="1701" w:type="dxa"/>
          </w:tcPr>
          <w:p w14:paraId="781BD2EA" w14:textId="5F4879EE"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Borehole</w:t>
            </w:r>
          </w:p>
        </w:tc>
        <w:tc>
          <w:tcPr>
            <w:tcW w:w="5799" w:type="dxa"/>
          </w:tcPr>
          <w:p w14:paraId="5E7765B3" w14:textId="7A7A97A5"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Borehole in context for the interval</w:t>
            </w:r>
          </w:p>
        </w:tc>
      </w:tr>
      <w:tr w:rsidR="00B3403C" w:rsidRPr="008B1DC6" w14:paraId="70729913"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EA4CDB4" w14:textId="1EDB8579" w:rsidR="00B3403C" w:rsidRDefault="00B3403C" w:rsidP="008B1DC6">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shape</w:t>
            </w:r>
          </w:p>
        </w:tc>
        <w:tc>
          <w:tcPr>
            <w:tcW w:w="1701" w:type="dxa"/>
          </w:tcPr>
          <w:p w14:paraId="53745538" w14:textId="20825C6A" w:rsidR="00B3403C" w:rsidRDefault="00B3403C"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GM_Object</w:t>
            </w:r>
          </w:p>
        </w:tc>
        <w:tc>
          <w:tcPr>
            <w:tcW w:w="5799" w:type="dxa"/>
          </w:tcPr>
          <w:p w14:paraId="30F63596" w14:textId="669C45E7" w:rsidR="00B3403C" w:rsidRDefault="00B3403C"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Geometry of the interval</w:t>
            </w:r>
          </w:p>
        </w:tc>
      </w:tr>
    </w:tbl>
    <w:p w14:paraId="05A554B9" w14:textId="77777777" w:rsidR="008B1DC6" w:rsidRDefault="008B1DC6" w:rsidP="00CD7325">
      <w:pPr>
        <w:rPr>
          <w:lang w:val="en-CA"/>
        </w:rPr>
      </w:pPr>
    </w:p>
    <w:p w14:paraId="53B2BF35" w14:textId="77777777" w:rsidR="00B3403C" w:rsidRDefault="00B3403C" w:rsidP="00B3403C">
      <w:pPr>
        <w:rPr>
          <w:lang w:val="en-CA"/>
        </w:rPr>
      </w:pPr>
      <w:r w:rsidRPr="00B3403C">
        <w:rPr>
          <w:lang w:val="en-CA"/>
        </w:rPr>
        <w:t>Encoding of a intervals within the borehole using GM_LineString should consist of two 1D points only (the start and end point of the interval, measured as distance from the borehole collar), with a 1-D CRS corresponding to the borehole curve shape</w:t>
      </w:r>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7777777"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interval-1D-SRS</w:t>
            </w:r>
          </w:p>
        </w:tc>
        <w:tc>
          <w:tcPr>
            <w:tcW w:w="4678" w:type="dxa"/>
            <w:tcBorders>
              <w:left w:val="nil"/>
            </w:tcBorders>
            <w:shd w:val="clear" w:color="auto" w:fill="auto"/>
          </w:tcPr>
          <w:p w14:paraId="57803D1B" w14:textId="77777777" w:rsidR="00B3403C" w:rsidRPr="00D12552" w:rsidRDefault="00B3403C" w:rsidP="00775DD7">
            <w:pPr>
              <w:pStyle w:val="Tabletext10"/>
              <w:jc w:val="left"/>
              <w:rPr>
                <w:rStyle w:val="reqtext"/>
                <w:lang w:val="en-CA"/>
              </w:rPr>
            </w:pPr>
            <w:commentRangeStart w:id="1014"/>
            <w:r>
              <w:rPr>
                <w:rStyle w:val="reqtext"/>
                <w:lang w:val="en-CA"/>
              </w:rPr>
              <w:t>Coordinate Reference System of interval geometries SHALL use an appropriate 1D CRS</w:t>
            </w:r>
            <w:commentRangeEnd w:id="1014"/>
            <w:r>
              <w:rPr>
                <w:rStyle w:val="CommentReference"/>
                <w:rFonts w:ascii="Times New Roman" w:eastAsia="Times New Roman" w:hAnsi="Times New Roman"/>
                <w:lang w:val="en-US" w:eastAsia="en-US"/>
              </w:rPr>
              <w:commentReference w:id="1014"/>
            </w:r>
          </w:p>
        </w:tc>
      </w:tr>
    </w:tbl>
    <w:p w14:paraId="54E334C7" w14:textId="77777777" w:rsidR="00B3403C" w:rsidRDefault="00B3403C" w:rsidP="00B3403C"/>
    <w:p w14:paraId="2BF43C1C" w14:textId="77777777" w:rsidR="00B3403C" w:rsidRPr="00B3403C" w:rsidRDefault="00B3403C" w:rsidP="00CD7325"/>
    <w:p w14:paraId="6C83F5A9" w14:textId="6A5DFA89" w:rsidR="008B1DC6" w:rsidRDefault="00D30B51" w:rsidP="00D30B51">
      <w:pPr>
        <w:pStyle w:val="Heading4"/>
        <w:rPr>
          <w:lang w:val="en-CA"/>
        </w:rPr>
      </w:pPr>
      <w:r>
        <w:rPr>
          <w:lang w:val="en-CA"/>
        </w:rPr>
        <w:t>BoreholeDetails</w:t>
      </w:r>
    </w:p>
    <w:p w14:paraId="09574B73" w14:textId="77777777" w:rsidR="00D30B51" w:rsidRDefault="00D30B51" w:rsidP="00CD7325">
      <w:pPr>
        <w:rPr>
          <w:lang w:val="en-CA"/>
        </w:rPr>
      </w:pPr>
    </w:p>
    <w:p w14:paraId="4A744A94" w14:textId="7F12A52A" w:rsidR="00D30B51" w:rsidRDefault="00D30B51" w:rsidP="00CD7325">
      <w:pPr>
        <w:rPr>
          <w:lang w:val="en-CA"/>
        </w:rPr>
      </w:pPr>
      <w:proofErr w:type="gramStart"/>
      <w:r w:rsidRPr="00D30B51">
        <w:rPr>
          <w:lang w:val="en-CA"/>
        </w:rPr>
        <w:t>Borehole-specific index or header information.</w:t>
      </w:r>
      <w:proofErr w:type="gramEnd"/>
      <w:r w:rsidRPr="00D30B51">
        <w:rPr>
          <w:lang w:val="en-CA"/>
        </w:rPr>
        <w:t xml:space="preserve"> This data does not relate to downhole intervals.</w:t>
      </w:r>
    </w:p>
    <w:p w14:paraId="33535719" w14:textId="77777777" w:rsidR="00D30B51" w:rsidRDefault="00D30B51" w:rsidP="00D30B51">
      <w:pPr>
        <w:keepNext/>
      </w:pPr>
      <w:r>
        <w:rPr>
          <w:noProof/>
          <w:lang w:val="en-CA" w:eastAsia="en-CA"/>
        </w:rPr>
        <w:lastRenderedPageBreak/>
        <w:drawing>
          <wp:inline distT="0" distB="0" distL="0" distR="0" wp14:anchorId="0B44AC5A" wp14:editId="0B948F21">
            <wp:extent cx="5452110" cy="5201920"/>
            <wp:effectExtent l="0" t="0" r="0" b="0"/>
            <wp:docPr id="466" name="Imag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52110" cy="5201920"/>
                    </a:xfrm>
                    <a:prstGeom prst="rect">
                      <a:avLst/>
                    </a:prstGeom>
                    <a:noFill/>
                    <a:ln>
                      <a:noFill/>
                    </a:ln>
                  </pic:spPr>
                </pic:pic>
              </a:graphicData>
            </a:graphic>
          </wp:inline>
        </w:drawing>
      </w:r>
    </w:p>
    <w:p w14:paraId="5AD6E1DD" w14:textId="3674DE36" w:rsidR="00D30B51" w:rsidRDefault="00D30B51" w:rsidP="00D30B51">
      <w:pPr>
        <w:pStyle w:val="Caption"/>
        <w:rPr>
          <w:lang w:val="en-CA"/>
        </w:rPr>
      </w:pPr>
      <w:r>
        <w:t xml:space="preserve">Figure </w:t>
      </w:r>
      <w:fldSimple w:instr=" SEQ Figure \* ARABIC ">
        <w:ins w:id="1015" w:author="Eric Boisvert" w:date="2015-11-28T15:54:00Z">
          <w:r w:rsidR="00180077">
            <w:rPr>
              <w:noProof/>
            </w:rPr>
            <w:t>68</w:t>
          </w:r>
        </w:ins>
        <w:del w:id="1016" w:author="Eric Boisvert" w:date="2015-10-30T04:23:00Z">
          <w:r w:rsidR="00090DCF" w:rsidDel="007D2867">
            <w:rPr>
              <w:noProof/>
            </w:rPr>
            <w:delText>66</w:delText>
          </w:r>
        </w:del>
      </w:fldSimple>
      <w:r>
        <w:t>: Borehole details</w:t>
      </w:r>
    </w:p>
    <w:p w14:paraId="443F3108" w14:textId="77777777" w:rsidR="00B3403C" w:rsidRPr="00B3403C" w:rsidRDefault="00B3403C" w:rsidP="00CD7325"/>
    <w:p w14:paraId="46D94315" w14:textId="58B9233C" w:rsidR="00D30B51" w:rsidRPr="00D30B51" w:rsidRDefault="00D30B51" w:rsidP="00D30B51">
      <w:pPr>
        <w:autoSpaceDE w:val="0"/>
        <w:autoSpaceDN w:val="0"/>
        <w:adjustRightInd w:val="0"/>
        <w:spacing w:after="0" w:line="240" w:lineRule="atLeast"/>
        <w:rPr>
          <w:rFonts w:cs="Arial"/>
          <w:color w:val="000000"/>
          <w:sz w:val="20"/>
          <w:lang w:val="en-CA"/>
        </w:rPr>
      </w:pPr>
      <w:bookmarkStart w:id="1017" w:name="BKM_DD9713AD_C742_4E77_9937_E79AF8E3F761"/>
      <w:bookmarkEnd w:id="1017"/>
    </w:p>
    <w:tbl>
      <w:tblPr>
        <w:tblStyle w:val="LightShading"/>
        <w:tblW w:w="9735" w:type="dxa"/>
        <w:tblLayout w:type="fixed"/>
        <w:tblLook w:val="04A0" w:firstRow="1" w:lastRow="0" w:firstColumn="1" w:lastColumn="0" w:noHBand="0" w:noVBand="1"/>
      </w:tblPr>
      <w:tblGrid>
        <w:gridCol w:w="2093"/>
        <w:gridCol w:w="2268"/>
        <w:gridCol w:w="5374"/>
      </w:tblGrid>
      <w:tr w:rsidR="00D30B51" w:rsidRPr="00D30B51" w14:paraId="65C0C77B" w14:textId="77777777" w:rsidTr="00D30B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7EF54D3"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1018" w:name="BKM_138D3390_B811_48AF_8A06_0C7EE945A325"/>
            <w:bookmarkEnd w:id="1018"/>
            <w:r w:rsidRPr="00D30B51">
              <w:rPr>
                <w:rFonts w:asciiTheme="minorHAnsi" w:hAnsiTheme="minorHAnsi" w:cs="Arial"/>
                <w:color w:val="000000"/>
                <w:sz w:val="20"/>
                <w:lang w:val="en-CA"/>
              </w:rPr>
              <w:t>Name</w:t>
            </w:r>
          </w:p>
        </w:tc>
        <w:tc>
          <w:tcPr>
            <w:tcW w:w="2268" w:type="dxa"/>
          </w:tcPr>
          <w:p w14:paraId="5395CE1C" w14:textId="77777777" w:rsidR="00D30B51" w:rsidRPr="00D30B51" w:rsidRDefault="00D30B51" w:rsidP="00D30B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Type</w:t>
            </w:r>
          </w:p>
        </w:tc>
        <w:tc>
          <w:tcPr>
            <w:tcW w:w="5374" w:type="dxa"/>
          </w:tcPr>
          <w:p w14:paraId="3510EF80" w14:textId="77777777" w:rsidR="00D30B51" w:rsidRPr="00D30B51" w:rsidRDefault="00D30B51" w:rsidP="00D30B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Description</w:t>
            </w:r>
          </w:p>
        </w:tc>
      </w:tr>
      <w:tr w:rsidR="00D30B51" w:rsidRPr="00D30B51" w14:paraId="6C41A657" w14:textId="77777777" w:rsidTr="00D30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FB1AC8D"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r w:rsidRPr="00D30B51">
              <w:rPr>
                <w:rFonts w:asciiTheme="minorHAnsi" w:hAnsiTheme="minorHAnsi" w:cs="Arial"/>
                <w:color w:val="000000"/>
                <w:sz w:val="20"/>
                <w:lang w:val="en-CA"/>
              </w:rPr>
              <w:t>operator</w:t>
            </w:r>
          </w:p>
        </w:tc>
        <w:tc>
          <w:tcPr>
            <w:tcW w:w="2268" w:type="dxa"/>
          </w:tcPr>
          <w:p w14:paraId="4E356228"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CI_Responsibility</w:t>
            </w:r>
          </w:p>
        </w:tc>
        <w:tc>
          <w:tcPr>
            <w:tcW w:w="5374" w:type="dxa"/>
          </w:tcPr>
          <w:p w14:paraId="71037690"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Organisation responsible for commissioning the borehole (as opposed to drilling the borehole)</w:t>
            </w:r>
          </w:p>
          <w:p w14:paraId="2CE870F1"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30B51" w:rsidRPr="00D30B51" w14:paraId="0171B3E6" w14:textId="77777777" w:rsidTr="00D30B51">
        <w:tc>
          <w:tcPr>
            <w:cnfStyle w:val="001000000000" w:firstRow="0" w:lastRow="0" w:firstColumn="1" w:lastColumn="0" w:oddVBand="0" w:evenVBand="0" w:oddHBand="0" w:evenHBand="0" w:firstRowFirstColumn="0" w:firstRowLastColumn="0" w:lastRowFirstColumn="0" w:lastRowLastColumn="0"/>
            <w:tcW w:w="2093" w:type="dxa"/>
          </w:tcPr>
          <w:p w14:paraId="2D973AD0"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1019" w:name="BKM_7C64B668_6255_4F21_934B_ED8983B04D0C"/>
            <w:bookmarkEnd w:id="1019"/>
            <w:r w:rsidRPr="00D30B51">
              <w:rPr>
                <w:rFonts w:asciiTheme="minorHAnsi" w:hAnsiTheme="minorHAnsi" w:cs="Arial"/>
                <w:color w:val="000000"/>
                <w:sz w:val="20"/>
                <w:lang w:val="en-CA"/>
              </w:rPr>
              <w:t>driller</w:t>
            </w:r>
          </w:p>
        </w:tc>
        <w:tc>
          <w:tcPr>
            <w:tcW w:w="2268" w:type="dxa"/>
          </w:tcPr>
          <w:p w14:paraId="1DB803EC"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CI_Responsibility</w:t>
            </w:r>
          </w:p>
        </w:tc>
        <w:tc>
          <w:tcPr>
            <w:tcW w:w="5374" w:type="dxa"/>
          </w:tcPr>
          <w:p w14:paraId="377B3DB7"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The organisation responsible for drilling the borehole (as opposed to commissioning the borehole)</w:t>
            </w:r>
          </w:p>
          <w:p w14:paraId="0DFB6C2D"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D30B51" w:rsidRPr="00D30B51" w14:paraId="6BCC06B9" w14:textId="77777777" w:rsidTr="00D30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20F1EDA"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1020" w:name="BKM_0C4AECF7_73FF_44BA_9AA0_74A2155E1FB1"/>
            <w:bookmarkEnd w:id="1020"/>
            <w:r w:rsidRPr="00D30B51">
              <w:rPr>
                <w:rFonts w:asciiTheme="minorHAnsi" w:hAnsiTheme="minorHAnsi" w:cs="Arial"/>
                <w:color w:val="000000"/>
                <w:sz w:val="20"/>
                <w:lang w:val="en-CA"/>
              </w:rPr>
              <w:t>dateOfDrilling</w:t>
            </w:r>
          </w:p>
        </w:tc>
        <w:tc>
          <w:tcPr>
            <w:tcW w:w="2268" w:type="dxa"/>
          </w:tcPr>
          <w:p w14:paraId="191F4FB0"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TM_Period</w:t>
            </w:r>
          </w:p>
        </w:tc>
        <w:tc>
          <w:tcPr>
            <w:tcW w:w="5374" w:type="dxa"/>
          </w:tcPr>
          <w:p w14:paraId="6140E4A5"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The time period during which drilling of the borehole occurred.</w:t>
            </w:r>
          </w:p>
          <w:p w14:paraId="119066FF"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30B51" w:rsidRPr="00D30B51" w14:paraId="1D4D3AD0" w14:textId="77777777" w:rsidTr="00D30B51">
        <w:tc>
          <w:tcPr>
            <w:cnfStyle w:val="001000000000" w:firstRow="0" w:lastRow="0" w:firstColumn="1" w:lastColumn="0" w:oddVBand="0" w:evenVBand="0" w:oddHBand="0" w:evenHBand="0" w:firstRowFirstColumn="0" w:firstRowLastColumn="0" w:lastRowFirstColumn="0" w:lastRowLastColumn="0"/>
            <w:tcW w:w="2093" w:type="dxa"/>
          </w:tcPr>
          <w:p w14:paraId="0D2AC8FE"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1021" w:name="BKM_405E5965_47DE_4F32_A8CF_BBB50354D56F"/>
            <w:bookmarkEnd w:id="1021"/>
            <w:r w:rsidRPr="00D30B51">
              <w:rPr>
                <w:rFonts w:asciiTheme="minorHAnsi" w:hAnsiTheme="minorHAnsi" w:cs="Arial"/>
                <w:color w:val="000000"/>
                <w:sz w:val="20"/>
                <w:lang w:val="en-CA"/>
              </w:rPr>
              <w:t>startPoint</w:t>
            </w:r>
          </w:p>
        </w:tc>
        <w:tc>
          <w:tcPr>
            <w:tcW w:w="2268" w:type="dxa"/>
          </w:tcPr>
          <w:p w14:paraId="3D6D6D66"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BoreholeStartPointCode</w:t>
            </w:r>
          </w:p>
        </w:tc>
        <w:tc>
          <w:tcPr>
            <w:tcW w:w="5374" w:type="dxa"/>
          </w:tcPr>
          <w:p w14:paraId="2A0AB394"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 xml:space="preserve">Indicates the position relative to ground surface where the borehole commenced. Appropriate terms would include Drilled from Ground Surface; Drilled Underground; Drilled from Quarry Floor etc </w:t>
            </w:r>
          </w:p>
          <w:p w14:paraId="77980037"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D30B51" w:rsidRPr="00D30B51" w14:paraId="308147BA" w14:textId="77777777" w:rsidTr="00D30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6D60891"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1022" w:name="BKM_8793A391_7A4C_4EEB_B8CF_F9D3F0D2716E"/>
            <w:bookmarkEnd w:id="1022"/>
            <w:r w:rsidRPr="00D30B51">
              <w:rPr>
                <w:rFonts w:asciiTheme="minorHAnsi" w:hAnsiTheme="minorHAnsi" w:cs="Arial"/>
                <w:color w:val="000000"/>
                <w:sz w:val="20"/>
                <w:lang w:val="en-CA"/>
              </w:rPr>
              <w:lastRenderedPageBreak/>
              <w:t>inclinationType</w:t>
            </w:r>
          </w:p>
        </w:tc>
        <w:tc>
          <w:tcPr>
            <w:tcW w:w="2268" w:type="dxa"/>
          </w:tcPr>
          <w:p w14:paraId="4C1375B2"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BoreholeInclinationCode</w:t>
            </w:r>
          </w:p>
        </w:tc>
        <w:tc>
          <w:tcPr>
            <w:tcW w:w="5374" w:type="dxa"/>
          </w:tcPr>
          <w:p w14:paraId="21971165"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Indicates the inclination of the borehole. Appropriate terms would include vertical; inclined up; inclined down, horizontal</w:t>
            </w:r>
          </w:p>
          <w:p w14:paraId="3B832077"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30B51" w:rsidRPr="00D30B51" w14:paraId="5439C3D6" w14:textId="77777777" w:rsidTr="00D30B51">
        <w:tc>
          <w:tcPr>
            <w:cnfStyle w:val="001000000000" w:firstRow="0" w:lastRow="0" w:firstColumn="1" w:lastColumn="0" w:oddVBand="0" w:evenVBand="0" w:oddHBand="0" w:evenHBand="0" w:firstRowFirstColumn="0" w:firstRowLastColumn="0" w:lastRowFirstColumn="0" w:lastRowLastColumn="0"/>
            <w:tcW w:w="2093" w:type="dxa"/>
          </w:tcPr>
          <w:p w14:paraId="6AA983E2" w14:textId="0927F313"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1023" w:name="BKM_3186C02E_BB7D_4207_BBD4_E76B02D0C894"/>
            <w:bookmarkEnd w:id="1023"/>
            <w:r w:rsidRPr="00D30B51">
              <w:rPr>
                <w:rFonts w:asciiTheme="minorHAnsi" w:hAnsiTheme="minorHAnsi" w:cs="Arial"/>
                <w:color w:val="000000"/>
                <w:sz w:val="20"/>
                <w:lang w:val="en-CA"/>
              </w:rPr>
              <w:t>boreholeMaterial</w:t>
            </w:r>
            <w:r>
              <w:rPr>
                <w:rFonts w:asciiTheme="minorHAnsi" w:hAnsiTheme="minorHAnsi" w:cs="Arial"/>
                <w:color w:val="000000"/>
                <w:sz w:val="20"/>
                <w:lang w:val="en-CA"/>
              </w:rPr>
              <w:br/>
            </w:r>
            <w:r w:rsidRPr="00D30B51">
              <w:rPr>
                <w:rFonts w:asciiTheme="minorHAnsi" w:hAnsiTheme="minorHAnsi" w:cs="Arial"/>
                <w:color w:val="000000"/>
                <w:sz w:val="20"/>
                <w:lang w:val="en-CA"/>
              </w:rPr>
              <w:t>Custodian</w:t>
            </w:r>
          </w:p>
        </w:tc>
        <w:tc>
          <w:tcPr>
            <w:tcW w:w="2268" w:type="dxa"/>
          </w:tcPr>
          <w:p w14:paraId="043562BA"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CI_Responsibility</w:t>
            </w:r>
          </w:p>
        </w:tc>
        <w:tc>
          <w:tcPr>
            <w:tcW w:w="5374" w:type="dxa"/>
          </w:tcPr>
          <w:p w14:paraId="0F192315"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Organisation that is custodian of the core recovered from the borehole</w:t>
            </w:r>
          </w:p>
          <w:p w14:paraId="5263A83B"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D30B51" w:rsidRPr="00D30B51" w14:paraId="4EC59C7D" w14:textId="77777777" w:rsidTr="00D30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71AD1DE"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1024" w:name="BKM_88BD49B2_8659_4CF8_BF4A_6EB59EB7D01A"/>
            <w:bookmarkEnd w:id="1024"/>
            <w:r w:rsidRPr="00D30B51">
              <w:rPr>
                <w:rFonts w:asciiTheme="minorHAnsi" w:hAnsiTheme="minorHAnsi" w:cs="Arial"/>
                <w:color w:val="000000"/>
                <w:sz w:val="20"/>
                <w:lang w:val="en-CA"/>
              </w:rPr>
              <w:t>purpose</w:t>
            </w:r>
          </w:p>
        </w:tc>
        <w:tc>
          <w:tcPr>
            <w:tcW w:w="2268" w:type="dxa"/>
          </w:tcPr>
          <w:p w14:paraId="6AF2056A"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BoreholePurposeCode</w:t>
            </w:r>
          </w:p>
        </w:tc>
        <w:tc>
          <w:tcPr>
            <w:tcW w:w="5374" w:type="dxa"/>
          </w:tcPr>
          <w:p w14:paraId="61C6B68E"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The purpose for which the borehole was drilled. eg, site investigation, mineral exploration, hydrocarbon exploration, water resources</w:t>
            </w:r>
          </w:p>
          <w:p w14:paraId="1F5659F4"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30B51" w:rsidRPr="00D30B51" w14:paraId="511A8091" w14:textId="77777777" w:rsidTr="00D30B51">
        <w:tc>
          <w:tcPr>
            <w:cnfStyle w:val="001000000000" w:firstRow="0" w:lastRow="0" w:firstColumn="1" w:lastColumn="0" w:oddVBand="0" w:evenVBand="0" w:oddHBand="0" w:evenHBand="0" w:firstRowFirstColumn="0" w:firstRowLastColumn="0" w:lastRowFirstColumn="0" w:lastRowLastColumn="0"/>
            <w:tcW w:w="2093" w:type="dxa"/>
          </w:tcPr>
          <w:p w14:paraId="0E113FC1"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1025" w:name="BKM_EDF197A9_47A0_4D71_AC33_859957294ED6"/>
            <w:bookmarkEnd w:id="1025"/>
            <w:r w:rsidRPr="00D30B51">
              <w:rPr>
                <w:rFonts w:asciiTheme="minorHAnsi" w:hAnsiTheme="minorHAnsi" w:cs="Arial"/>
                <w:color w:val="000000"/>
                <w:sz w:val="20"/>
                <w:lang w:val="en-CA"/>
              </w:rPr>
              <w:t>dataCustodian</w:t>
            </w:r>
          </w:p>
        </w:tc>
        <w:tc>
          <w:tcPr>
            <w:tcW w:w="2268" w:type="dxa"/>
          </w:tcPr>
          <w:p w14:paraId="46C78882"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CI_Responsibility</w:t>
            </w:r>
          </w:p>
        </w:tc>
        <w:tc>
          <w:tcPr>
            <w:tcW w:w="5374" w:type="dxa"/>
          </w:tcPr>
          <w:p w14:paraId="6FCCC24F"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The custodian (person or organisation) that is the custodian of data pertaining to this borehole.</w:t>
            </w:r>
          </w:p>
          <w:p w14:paraId="1D473DCC"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D30B51" w:rsidRPr="00D30B51" w14:paraId="7D9503A1" w14:textId="77777777" w:rsidTr="00D30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0C32321"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1026" w:name="BKM_F8F0AC0D_621F_42A5_92B3_5F5CC6F39AD8"/>
            <w:bookmarkEnd w:id="1026"/>
            <w:r w:rsidRPr="00D30B51">
              <w:rPr>
                <w:rFonts w:asciiTheme="minorHAnsi" w:hAnsiTheme="minorHAnsi" w:cs="Arial"/>
                <w:color w:val="000000"/>
                <w:sz w:val="20"/>
                <w:lang w:val="en-CA"/>
              </w:rPr>
              <w:t>boreholeLength</w:t>
            </w:r>
          </w:p>
        </w:tc>
        <w:tc>
          <w:tcPr>
            <w:tcW w:w="2268" w:type="dxa"/>
          </w:tcPr>
          <w:p w14:paraId="59276468"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Quantity</w:t>
            </w:r>
          </w:p>
        </w:tc>
        <w:tc>
          <w:tcPr>
            <w:tcW w:w="5374" w:type="dxa"/>
          </w:tcPr>
          <w:p w14:paraId="5743C532"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The "length" of a borehole will be determined by the data provider (ie, "length" can have different sources, like drillers measurement, loggers measurement, survey measurement, etc)</w:t>
            </w:r>
          </w:p>
          <w:p w14:paraId="5DF0E52E"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bl>
    <w:p w14:paraId="3C7D80AE" w14:textId="77777777" w:rsidR="00D30B51" w:rsidRDefault="00D30B51" w:rsidP="00CD7325">
      <w:pPr>
        <w:rPr>
          <w:lang w:val="en-CA"/>
        </w:rPr>
      </w:pPr>
    </w:p>
    <w:p w14:paraId="35BE5C7E" w14:textId="67F9FB85" w:rsidR="00D30B51" w:rsidRDefault="007C69FE" w:rsidP="007C69FE">
      <w:pPr>
        <w:pStyle w:val="Heading4"/>
        <w:rPr>
          <w:lang w:val="en-CA"/>
        </w:rPr>
      </w:pPr>
      <w:r>
        <w:rPr>
          <w:lang w:val="en-CA"/>
        </w:rPr>
        <w:t>OriginPosition</w:t>
      </w:r>
    </w:p>
    <w:p w14:paraId="05ABDDC2" w14:textId="77777777" w:rsidR="00B3403C" w:rsidRDefault="00B3403C" w:rsidP="007C69FE">
      <w:pPr>
        <w:rPr>
          <w:lang w:val="en-CA"/>
        </w:rPr>
      </w:pPr>
    </w:p>
    <w:p w14:paraId="4EE9C5E4" w14:textId="77777777" w:rsidR="007C69FE" w:rsidRDefault="007C69FE" w:rsidP="007C69FE">
      <w:pPr>
        <w:rPr>
          <w:lang w:val="en-CA"/>
        </w:rPr>
      </w:pPr>
      <w:r w:rsidRPr="007C69FE">
        <w:rPr>
          <w:lang w:val="en-CA"/>
        </w:rPr>
        <w:t xml:space="preserve">A Borehole OriginPosition is a feature corresponding to the start point of a borehole log.  This may, but not necessarily, correspond to the borehole collar location (eg, </w:t>
      </w:r>
      <w:proofErr w:type="gramStart"/>
      <w:r w:rsidRPr="007C69FE">
        <w:rPr>
          <w:lang w:val="en-CA"/>
        </w:rPr>
        <w:t>kelly</w:t>
      </w:r>
      <w:proofErr w:type="gramEnd"/>
      <w:r w:rsidRPr="007C69FE">
        <w:rPr>
          <w:lang w:val="en-CA"/>
        </w:rPr>
        <w:t xml:space="preserve"> bush).</w:t>
      </w:r>
    </w:p>
    <w:p w14:paraId="63502C36" w14:textId="77777777" w:rsidR="00B3403C" w:rsidRDefault="00B3403C" w:rsidP="00B3403C">
      <w:pPr>
        <w:keepNext/>
      </w:pPr>
      <w:r>
        <w:rPr>
          <w:noProof/>
          <w:lang w:val="en-CA" w:eastAsia="en-CA"/>
        </w:rPr>
        <w:lastRenderedPageBreak/>
        <w:drawing>
          <wp:inline distT="0" distB="0" distL="0" distR="0" wp14:anchorId="7F9F155A" wp14:editId="769C59B9">
            <wp:extent cx="4598035" cy="4028440"/>
            <wp:effectExtent l="0" t="0" r="0" b="0"/>
            <wp:docPr id="467" name="Imag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598035" cy="4028440"/>
                    </a:xfrm>
                    <a:prstGeom prst="rect">
                      <a:avLst/>
                    </a:prstGeom>
                    <a:noFill/>
                    <a:ln>
                      <a:noFill/>
                    </a:ln>
                  </pic:spPr>
                </pic:pic>
              </a:graphicData>
            </a:graphic>
          </wp:inline>
        </w:drawing>
      </w:r>
    </w:p>
    <w:p w14:paraId="2D670C68" w14:textId="5348ED6E" w:rsidR="00B3403C" w:rsidRDefault="00B3403C" w:rsidP="00B3403C">
      <w:pPr>
        <w:pStyle w:val="Caption"/>
        <w:rPr>
          <w:lang w:val="en-CA"/>
        </w:rPr>
      </w:pPr>
      <w:r>
        <w:t xml:space="preserve">Figure </w:t>
      </w:r>
      <w:fldSimple w:instr=" SEQ Figure \* ARABIC ">
        <w:ins w:id="1027" w:author="Eric Boisvert" w:date="2015-11-28T15:54:00Z">
          <w:r w:rsidR="00180077">
            <w:rPr>
              <w:noProof/>
            </w:rPr>
            <w:t>69</w:t>
          </w:r>
        </w:ins>
        <w:del w:id="1028" w:author="Eric Boisvert" w:date="2015-10-30T04:23:00Z">
          <w:r w:rsidR="00090DCF" w:rsidDel="007D2867">
            <w:rPr>
              <w:noProof/>
            </w:rPr>
            <w:delText>67</w:delText>
          </w:r>
        </w:del>
      </w:fldSimple>
      <w:r>
        <w:t>: Origin position</w:t>
      </w:r>
    </w:p>
    <w:p w14:paraId="6553BCB5" w14:textId="77777777" w:rsidR="00B3403C" w:rsidRPr="007C69FE" w:rsidRDefault="00B3403C" w:rsidP="007C69FE">
      <w:pPr>
        <w:rPr>
          <w:lang w:val="en-CA"/>
        </w:rPr>
      </w:pPr>
    </w:p>
    <w:p w14:paraId="38B6F97B" w14:textId="6C8356F5" w:rsidR="007C69FE" w:rsidRDefault="007C69FE" w:rsidP="007C69FE">
      <w:pPr>
        <w:rPr>
          <w:lang w:val="en-CA"/>
        </w:rPr>
      </w:pPr>
      <w:r w:rsidRPr="007C69FE">
        <w:rPr>
          <w:lang w:val="en-CA"/>
        </w:rPr>
        <w:t>If a text descript</w:t>
      </w:r>
      <w:r>
        <w:rPr>
          <w:lang w:val="en-CA"/>
        </w:rPr>
        <w:t>i</w:t>
      </w:r>
      <w:r w:rsidRPr="007C69FE">
        <w:rPr>
          <w:lang w:val="en-CA"/>
        </w:rPr>
        <w:t xml:space="preserve">on of the location is available, it should be placed in the description </w:t>
      </w:r>
      <w:r>
        <w:rPr>
          <w:lang w:val="en-CA"/>
        </w:rPr>
        <w:t>inherited from</w:t>
      </w:r>
      <w:r w:rsidRPr="007C69FE">
        <w:rPr>
          <w:lang w:val="en-CA"/>
        </w:rPr>
        <w:t xml:space="preserve"> </w:t>
      </w:r>
      <w:r>
        <w:rPr>
          <w:lang w:val="en-CA"/>
        </w:rPr>
        <w:t>Feature</w:t>
      </w:r>
      <w:r w:rsidRPr="007C69FE">
        <w:rPr>
          <w:lang w:val="en-CA"/>
        </w:rPr>
        <w:t>.  If no GM_Point is available, a</w:t>
      </w:r>
      <w:r>
        <w:rPr>
          <w:lang w:val="en-CA"/>
        </w:rPr>
        <w:t>n OGC nil value should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7C2E49B0" w14:textId="77777777" w:rsidTr="00775DD7">
        <w:trPr>
          <w:cantSplit/>
        </w:trPr>
        <w:tc>
          <w:tcPr>
            <w:tcW w:w="4219" w:type="dxa"/>
            <w:tcBorders>
              <w:right w:val="nil"/>
            </w:tcBorders>
            <w:shd w:val="clear" w:color="auto" w:fill="auto"/>
          </w:tcPr>
          <w:p w14:paraId="0AA6C978" w14:textId="77777777" w:rsidR="007C69FE" w:rsidRPr="00D12552" w:rsidRDefault="007C69FE"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borehole-position-null</w:t>
            </w:r>
          </w:p>
        </w:tc>
        <w:tc>
          <w:tcPr>
            <w:tcW w:w="4678" w:type="dxa"/>
            <w:tcBorders>
              <w:left w:val="nil"/>
            </w:tcBorders>
            <w:shd w:val="clear" w:color="auto" w:fill="auto"/>
          </w:tcPr>
          <w:p w14:paraId="3B8BC5C1" w14:textId="77777777" w:rsidR="007C69FE" w:rsidRPr="00D12552" w:rsidRDefault="007C69FE" w:rsidP="00775DD7">
            <w:pPr>
              <w:pStyle w:val="Tabletext10"/>
              <w:jc w:val="left"/>
              <w:rPr>
                <w:rStyle w:val="reqtext"/>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p>
        </w:tc>
      </w:tr>
    </w:tbl>
    <w:p w14:paraId="5BDCC2EE" w14:textId="77777777" w:rsidR="007C69FE" w:rsidRPr="007C69FE" w:rsidRDefault="007C69FE" w:rsidP="007C69FE"/>
    <w:p w14:paraId="0F2DB809" w14:textId="3F2F0F62" w:rsidR="007C69FE" w:rsidRDefault="007C69FE" w:rsidP="007C69FE">
      <w:pPr>
        <w:rPr>
          <w:lang w:val="en-CA"/>
        </w:rPr>
      </w:pPr>
      <w:r w:rsidRPr="007C69FE">
        <w:rPr>
          <w:lang w:val="en-CA"/>
        </w:rPr>
        <w:t>In situations where the origin position changes over the life of the borehole (eg, due to subsidence or destruction of the original collar), the origin position should be updated to the new location.</w:t>
      </w:r>
    </w:p>
    <w:p w14:paraId="2359663B" w14:textId="614176E3" w:rsidR="007C69FE" w:rsidRPr="007C69FE" w:rsidRDefault="007C69FE" w:rsidP="00CD7325">
      <w:pPr>
        <w:rPr>
          <w:lang w:val="en-CA"/>
        </w:rPr>
      </w:pPr>
      <w:r w:rsidRPr="007C69FE">
        <w:rPr>
          <w:lang w:val="en-CA"/>
        </w:rPr>
        <w:t>Implementers delivering 3-D origin locations should provide an elevation to imp</w:t>
      </w:r>
      <w:r w:rsidR="00B3403C">
        <w:rPr>
          <w:lang w:val="en-CA"/>
        </w:rPr>
        <w:t xml:space="preserve">rove interoperability.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365707B8" w14:textId="77777777" w:rsidTr="00775DD7">
        <w:trPr>
          <w:cantSplit/>
        </w:trPr>
        <w:tc>
          <w:tcPr>
            <w:tcW w:w="4219" w:type="dxa"/>
            <w:tcBorders>
              <w:right w:val="nil"/>
            </w:tcBorders>
            <w:shd w:val="clear" w:color="auto" w:fill="auto"/>
          </w:tcPr>
          <w:p w14:paraId="41781DCF" w14:textId="5913AF0B" w:rsidR="007C69FE" w:rsidRPr="00D12552" w:rsidRDefault="007C69FE" w:rsidP="007C69FE">
            <w:pPr>
              <w:pStyle w:val="Tabletext10"/>
              <w:rPr>
                <w:rStyle w:val="requri"/>
                <w:lang w:val="en-CA"/>
              </w:rPr>
            </w:pPr>
            <w:r>
              <w:rPr>
                <w:rStyle w:val="requri"/>
                <w:lang w:val="en-CA"/>
              </w:rPr>
              <w:t>/req/gsml4-borehole</w:t>
            </w:r>
            <w:r w:rsidRPr="00D12552">
              <w:rPr>
                <w:rStyle w:val="requri"/>
                <w:lang w:val="en-CA"/>
              </w:rPr>
              <w:t>/</w:t>
            </w:r>
            <w:r>
              <w:rPr>
                <w:rStyle w:val="requri"/>
                <w:lang w:val="en-CA"/>
              </w:rPr>
              <w:t>borehole-3d</w:t>
            </w:r>
          </w:p>
        </w:tc>
        <w:tc>
          <w:tcPr>
            <w:tcW w:w="4678" w:type="dxa"/>
            <w:tcBorders>
              <w:left w:val="nil"/>
            </w:tcBorders>
            <w:shd w:val="clear" w:color="auto" w:fill="auto"/>
          </w:tcPr>
          <w:p w14:paraId="381C723B" w14:textId="7EAD6070" w:rsidR="007C69FE" w:rsidRPr="00D12552" w:rsidRDefault="00B3403C" w:rsidP="00B3403C">
            <w:pPr>
              <w:pStyle w:val="Tabletext10"/>
              <w:jc w:val="left"/>
              <w:rPr>
                <w:rStyle w:val="reqtext"/>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bl>
    <w:p w14:paraId="2A70B90E" w14:textId="77777777" w:rsidR="007C69FE" w:rsidRPr="007C69FE" w:rsidRDefault="007C69FE" w:rsidP="00CD7325"/>
    <w:p w14:paraId="00D0290D" w14:textId="32353C93" w:rsidR="007C69FE" w:rsidRDefault="00C80D4B" w:rsidP="00C80D4B">
      <w:pPr>
        <w:pStyle w:val="Heading4"/>
      </w:pPr>
      <w:r>
        <w:lastRenderedPageBreak/>
        <w:t>GeoSciML Borehole vocabularies</w:t>
      </w:r>
    </w:p>
    <w:p w14:paraId="533AF79B" w14:textId="77777777" w:rsidR="00C80D4B" w:rsidRDefault="00C80D4B" w:rsidP="00CD7325"/>
    <w:p w14:paraId="1D6B2348" w14:textId="2F425850" w:rsidR="00C80D4B" w:rsidRDefault="00C80D4B" w:rsidP="00CD7325">
      <w:r>
        <w:t xml:space="preserve">Vocabularies used in Borehole package are listed in </w:t>
      </w:r>
      <w:r>
        <w:fldChar w:fldCharType="begin"/>
      </w:r>
      <w:r>
        <w:instrText xml:space="preserve"> REF _Ref433007016 \h </w:instrText>
      </w:r>
      <w:r>
        <w:fldChar w:fldCharType="separate"/>
      </w:r>
      <w:r>
        <w:t xml:space="preserve">Table </w:t>
      </w:r>
      <w:r>
        <w:rPr>
          <w:noProof/>
        </w:rPr>
        <w:t>17</w:t>
      </w:r>
      <w:r>
        <w:fldChar w:fldCharType="end"/>
      </w:r>
    </w:p>
    <w:p w14:paraId="33AE2642" w14:textId="77777777" w:rsidR="00C80D4B" w:rsidRDefault="00C80D4B" w:rsidP="00CD7325"/>
    <w:p w14:paraId="626D0DB1" w14:textId="54CBBB86" w:rsidR="00C80D4B" w:rsidRDefault="00C80D4B" w:rsidP="00C80D4B">
      <w:pPr>
        <w:pStyle w:val="Caption"/>
        <w:keepNext/>
      </w:pPr>
      <w:bookmarkStart w:id="1029" w:name="_Ref433007016"/>
      <w:r>
        <w:t xml:space="preserve">Table </w:t>
      </w:r>
      <w:fldSimple w:instr=" SEQ Table \* ARABIC ">
        <w:r w:rsidR="004D3EF3">
          <w:rPr>
            <w:noProof/>
          </w:rPr>
          <w:t>17</w:t>
        </w:r>
      </w:fldSimple>
      <w:bookmarkEnd w:id="1029"/>
      <w:r>
        <w:t>: Borehole vocabularies</w:t>
      </w:r>
    </w:p>
    <w:tbl>
      <w:tblPr>
        <w:tblStyle w:val="LightShading"/>
        <w:tblW w:w="0" w:type="auto"/>
        <w:tblLook w:val="04A0" w:firstRow="1" w:lastRow="0" w:firstColumn="1" w:lastColumn="0" w:noHBand="0" w:noVBand="1"/>
      </w:tblPr>
      <w:tblGrid>
        <w:gridCol w:w="3145"/>
        <w:gridCol w:w="5711"/>
      </w:tblGrid>
      <w:tr w:rsidR="00C80D4B" w:rsidRPr="00FE43AC" w14:paraId="7A2659BE" w14:textId="77777777" w:rsidTr="00775D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2AD75905" w14:textId="77777777" w:rsidR="00C80D4B" w:rsidRPr="00FE43AC" w:rsidRDefault="00C80D4B" w:rsidP="00775DD7">
            <w:pPr>
              <w:rPr>
                <w:rFonts w:asciiTheme="minorHAnsi" w:hAnsiTheme="minorHAnsi"/>
              </w:rPr>
            </w:pPr>
            <w:r w:rsidRPr="00FE43AC">
              <w:rPr>
                <w:rFonts w:asciiTheme="minorHAnsi" w:hAnsiTheme="minorHAnsi"/>
              </w:rPr>
              <w:t>Vocabulary</w:t>
            </w:r>
          </w:p>
        </w:tc>
        <w:tc>
          <w:tcPr>
            <w:tcW w:w="6196" w:type="dxa"/>
          </w:tcPr>
          <w:p w14:paraId="227EEBBC" w14:textId="77777777" w:rsidR="00C80D4B" w:rsidRPr="00FE43AC" w:rsidRDefault="00C80D4B" w:rsidP="00775DD7">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Description</w:t>
            </w:r>
          </w:p>
        </w:tc>
      </w:tr>
      <w:tr w:rsidR="00C80D4B" w:rsidRPr="00FE43AC" w14:paraId="522A1681" w14:textId="77777777" w:rsidTr="00775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2C4DD50C" w14:textId="7C2261EB" w:rsidR="00C80D4B" w:rsidRPr="00FE43AC" w:rsidRDefault="00C80D4B" w:rsidP="00775DD7">
            <w:pPr>
              <w:rPr>
                <w:rFonts w:asciiTheme="minorHAnsi" w:hAnsiTheme="minorHAnsi"/>
              </w:rPr>
            </w:pPr>
            <w:r w:rsidRPr="00C80D4B">
              <w:rPr>
                <w:rFonts w:asciiTheme="minorHAnsi" w:hAnsiTheme="minorHAnsi"/>
              </w:rPr>
              <w:t>BoreholeDrillingMethodCode</w:t>
            </w:r>
          </w:p>
        </w:tc>
        <w:tc>
          <w:tcPr>
            <w:tcW w:w="6196" w:type="dxa"/>
          </w:tcPr>
          <w:p w14:paraId="1488762B" w14:textId="0073AC5E" w:rsidR="00C80D4B" w:rsidRPr="00C80D4B" w:rsidRDefault="00C80D4B" w:rsidP="00C80D4B">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C80D4B">
              <w:rPr>
                <w:rFonts w:asciiTheme="minorHAnsi" w:hAnsiTheme="minorHAnsi"/>
                <w:lang w:val="en-CA"/>
              </w:rPr>
              <w:t>This class is an indicative placeholder only for a vocabulary of terms describing the borehole drilling method.  Users are encouraged to use a vocabulary of terms managed by the CGI vocabularies working group. (eg; auger, hand auger, air core, cable tool, diamond core, rotary air blast, etc)</w:t>
            </w:r>
          </w:p>
        </w:tc>
      </w:tr>
      <w:tr w:rsidR="00C80D4B" w:rsidRPr="00FE43AC" w14:paraId="12D0CBD3" w14:textId="77777777" w:rsidTr="00775DD7">
        <w:tc>
          <w:tcPr>
            <w:cnfStyle w:val="001000000000" w:firstRow="0" w:lastRow="0" w:firstColumn="1" w:lastColumn="0" w:oddVBand="0" w:evenVBand="0" w:oddHBand="0" w:evenHBand="0" w:firstRowFirstColumn="0" w:firstRowLastColumn="0" w:lastRowFirstColumn="0" w:lastRowLastColumn="0"/>
            <w:tcW w:w="2660" w:type="dxa"/>
          </w:tcPr>
          <w:p w14:paraId="032AA456" w14:textId="215FF739" w:rsidR="00C80D4B" w:rsidRPr="00C80D4B" w:rsidRDefault="00C80D4B" w:rsidP="00775DD7">
            <w:pPr>
              <w:rPr>
                <w:rFonts w:asciiTheme="minorHAnsi" w:hAnsiTheme="minorHAnsi"/>
              </w:rPr>
            </w:pPr>
            <w:r w:rsidRPr="00C80D4B">
              <w:rPr>
                <w:rFonts w:asciiTheme="minorHAnsi" w:hAnsiTheme="minorHAnsi"/>
              </w:rPr>
              <w:t>BoreholeInclinationCode</w:t>
            </w:r>
          </w:p>
        </w:tc>
        <w:tc>
          <w:tcPr>
            <w:tcW w:w="6196" w:type="dxa"/>
          </w:tcPr>
          <w:p w14:paraId="6E0B22EF" w14:textId="3446F231" w:rsidR="00C80D4B" w:rsidRPr="00C80D4B" w:rsidRDefault="00C80D4B" w:rsidP="00C80D4B">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80D4B">
              <w:rPr>
                <w:rFonts w:asciiTheme="minorHAnsi" w:hAnsiTheme="minorHAnsi"/>
                <w:lang w:val="en-CA"/>
              </w:rPr>
              <w:t xml:space="preserve">This class is an indicative placeholder only for a vocabulary of terms describing the general orientation of a borehole.  Users are encouraged to use a vocabulary of terms managed by the </w:t>
            </w:r>
            <w:r>
              <w:rPr>
                <w:rFonts w:asciiTheme="minorHAnsi" w:hAnsiTheme="minorHAnsi"/>
                <w:lang w:val="en-CA"/>
              </w:rPr>
              <w:t>CGI vocabularies working group.</w:t>
            </w:r>
          </w:p>
          <w:p w14:paraId="3C4812AD" w14:textId="77777777" w:rsidR="00C80D4B" w:rsidRPr="00C80D4B" w:rsidRDefault="00C80D4B" w:rsidP="00C80D4B">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80D4B">
              <w:rPr>
                <w:rFonts w:asciiTheme="minorHAnsi" w:hAnsiTheme="minorHAnsi"/>
                <w:lang w:val="en-CA"/>
              </w:rPr>
              <w:t>For example:</w:t>
            </w:r>
          </w:p>
          <w:p w14:paraId="3401473F" w14:textId="77777777" w:rsidR="00C80D4B" w:rsidRPr="00C80D4B" w:rsidRDefault="00C80D4B" w:rsidP="00C80D4B">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80D4B">
              <w:rPr>
                <w:rFonts w:asciiTheme="minorHAnsi" w:hAnsiTheme="minorHAnsi"/>
                <w:lang w:val="en-CA"/>
              </w:rPr>
              <w:t>vertical</w:t>
            </w:r>
          </w:p>
          <w:p w14:paraId="301711E8" w14:textId="77777777" w:rsidR="00C80D4B" w:rsidRPr="00C80D4B" w:rsidRDefault="00C80D4B" w:rsidP="00C80D4B">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80D4B">
              <w:rPr>
                <w:rFonts w:asciiTheme="minorHAnsi" w:hAnsiTheme="minorHAnsi"/>
                <w:lang w:val="en-CA"/>
              </w:rPr>
              <w:t>horizontal</w:t>
            </w:r>
          </w:p>
          <w:p w14:paraId="0016B8D8" w14:textId="77777777" w:rsidR="00C80D4B" w:rsidRPr="00C80D4B" w:rsidRDefault="00C80D4B" w:rsidP="00C80D4B">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80D4B">
              <w:rPr>
                <w:rFonts w:asciiTheme="minorHAnsi" w:hAnsiTheme="minorHAnsi"/>
                <w:lang w:val="en-CA"/>
              </w:rPr>
              <w:t>inclined up</w:t>
            </w:r>
          </w:p>
          <w:p w14:paraId="15EF27A6" w14:textId="02BDD57E" w:rsidR="00C80D4B" w:rsidRPr="00C80D4B" w:rsidRDefault="00C80D4B" w:rsidP="00C80D4B">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80D4B">
              <w:rPr>
                <w:rFonts w:asciiTheme="minorHAnsi" w:hAnsiTheme="minorHAnsi"/>
                <w:lang w:val="en-CA"/>
              </w:rPr>
              <w:t>inclined down</w:t>
            </w:r>
          </w:p>
        </w:tc>
      </w:tr>
      <w:tr w:rsidR="00C80D4B" w:rsidRPr="00FE43AC" w14:paraId="310E1409" w14:textId="77777777" w:rsidTr="00775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6474B538" w14:textId="5074AF8A" w:rsidR="00C80D4B" w:rsidRPr="00C80D4B" w:rsidRDefault="00326F3E" w:rsidP="00326F3E">
            <w:pPr>
              <w:rPr>
                <w:rFonts w:asciiTheme="minorHAnsi" w:hAnsiTheme="minorHAnsi"/>
              </w:rPr>
            </w:pPr>
            <w:r w:rsidRPr="00326F3E">
              <w:rPr>
                <w:rFonts w:asciiTheme="minorHAnsi" w:hAnsiTheme="minorHAnsi"/>
              </w:rPr>
              <w:t>BoreholePurposeCode</w:t>
            </w:r>
          </w:p>
        </w:tc>
        <w:tc>
          <w:tcPr>
            <w:tcW w:w="6196" w:type="dxa"/>
          </w:tcPr>
          <w:p w14:paraId="6C591882" w14:textId="7A62E8B4" w:rsidR="00C80D4B" w:rsidRPr="00C80D4B" w:rsidRDefault="00326F3E" w:rsidP="00C80D4B">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326F3E">
              <w:rPr>
                <w:rFonts w:asciiTheme="minorHAnsi" w:hAnsiTheme="minorHAnsi"/>
                <w:lang w:val="en-CA"/>
              </w:rPr>
              <w:t>Place holder for a vocabulary containing terms describing the purpose for which the borehole was drilled.  eg, mineral exploration, water pumping, site evaluation, stratigraphic research, etc</w:t>
            </w:r>
          </w:p>
        </w:tc>
      </w:tr>
      <w:tr w:rsidR="00C80D4B" w:rsidRPr="00FE43AC" w14:paraId="0964E7CB" w14:textId="77777777" w:rsidTr="00775DD7">
        <w:tc>
          <w:tcPr>
            <w:cnfStyle w:val="001000000000" w:firstRow="0" w:lastRow="0" w:firstColumn="1" w:lastColumn="0" w:oddVBand="0" w:evenVBand="0" w:oddHBand="0" w:evenHBand="0" w:firstRowFirstColumn="0" w:firstRowLastColumn="0" w:lastRowFirstColumn="0" w:lastRowLastColumn="0"/>
            <w:tcW w:w="2660" w:type="dxa"/>
          </w:tcPr>
          <w:p w14:paraId="04236AD3" w14:textId="379ECC69" w:rsidR="00C80D4B" w:rsidRPr="00C80D4B" w:rsidRDefault="00326F3E" w:rsidP="00775DD7">
            <w:pPr>
              <w:rPr>
                <w:rFonts w:asciiTheme="minorHAnsi" w:hAnsiTheme="minorHAnsi"/>
              </w:rPr>
            </w:pPr>
            <w:r w:rsidRPr="00326F3E">
              <w:rPr>
                <w:rFonts w:asciiTheme="minorHAnsi" w:hAnsiTheme="minorHAnsi"/>
              </w:rPr>
              <w:t>BoreholeStartPointCode</w:t>
            </w:r>
          </w:p>
        </w:tc>
        <w:tc>
          <w:tcPr>
            <w:tcW w:w="6196" w:type="dxa"/>
          </w:tcPr>
          <w:p w14:paraId="663CA86D" w14:textId="6B15C61B" w:rsidR="00326F3E" w:rsidRPr="00326F3E" w:rsidRDefault="00326F3E" w:rsidP="00326F3E">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326F3E">
              <w:rPr>
                <w:rFonts w:asciiTheme="minorHAnsi" w:hAnsiTheme="minorHAnsi"/>
                <w:lang w:val="en-CA"/>
              </w:rPr>
              <w:t xml:space="preserve">This class is an indicative placeholder only for a vocabulary of terms describing the location of the start of a borehole.  Users are encouraged to use a vocabulary of terms managed by the </w:t>
            </w:r>
            <w:r>
              <w:rPr>
                <w:rFonts w:asciiTheme="minorHAnsi" w:hAnsiTheme="minorHAnsi"/>
                <w:lang w:val="en-CA"/>
              </w:rPr>
              <w:t>CGI vocabularies working group.</w:t>
            </w:r>
          </w:p>
          <w:p w14:paraId="40164F0A" w14:textId="77777777" w:rsidR="00326F3E" w:rsidRPr="00326F3E" w:rsidRDefault="00326F3E" w:rsidP="00326F3E">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326F3E">
              <w:rPr>
                <w:rFonts w:asciiTheme="minorHAnsi" w:hAnsiTheme="minorHAnsi"/>
                <w:lang w:val="en-CA"/>
              </w:rPr>
              <w:t>Examples may include:</w:t>
            </w:r>
          </w:p>
          <w:p w14:paraId="32E30C9F" w14:textId="77777777" w:rsidR="00326F3E" w:rsidRPr="00326F3E" w:rsidRDefault="00326F3E" w:rsidP="00326F3E">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326F3E">
              <w:rPr>
                <w:rFonts w:asciiTheme="minorHAnsi" w:hAnsiTheme="minorHAnsi"/>
                <w:lang w:val="en-CA"/>
              </w:rPr>
              <w:t>natural ground surface - drilling started from a natural topographic surface</w:t>
            </w:r>
          </w:p>
          <w:p w14:paraId="4B680F5F" w14:textId="77777777" w:rsidR="00326F3E" w:rsidRPr="00326F3E" w:rsidRDefault="00326F3E" w:rsidP="00326F3E">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326F3E">
              <w:rPr>
                <w:rFonts w:asciiTheme="minorHAnsi" w:hAnsiTheme="minorHAnsi"/>
                <w:lang w:val="en-CA"/>
              </w:rPr>
              <w:lastRenderedPageBreak/>
              <w:t>open pit floor or wall - drilling started from the wall of an open pit or quarry</w:t>
            </w:r>
          </w:p>
          <w:p w14:paraId="722280A8" w14:textId="77777777" w:rsidR="00326F3E" w:rsidRPr="00326F3E" w:rsidRDefault="00326F3E" w:rsidP="00326F3E">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326F3E">
              <w:rPr>
                <w:rFonts w:asciiTheme="minorHAnsi" w:hAnsiTheme="minorHAnsi"/>
                <w:lang w:val="en-CA"/>
              </w:rPr>
              <w:t>underground - drilling started from an underground location, such as a driveway, chamber or open-stope</w:t>
            </w:r>
          </w:p>
          <w:p w14:paraId="5DC5D40D" w14:textId="30AEA25F" w:rsidR="00C80D4B" w:rsidRPr="00326F3E" w:rsidRDefault="00326F3E" w:rsidP="00326F3E">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326F3E">
              <w:rPr>
                <w:rFonts w:asciiTheme="minorHAnsi" w:hAnsiTheme="minorHAnsi"/>
                <w:lang w:val="en-CA"/>
              </w:rPr>
              <w:t>from pre-existing hole - new drill hole spudded off the wall of an existing hole</w:t>
            </w:r>
          </w:p>
        </w:tc>
      </w:tr>
    </w:tbl>
    <w:p w14:paraId="3F61AED1" w14:textId="77777777" w:rsidR="00C80D4B" w:rsidRDefault="00C80D4B" w:rsidP="00CD7325"/>
    <w:p w14:paraId="7AD7511C" w14:textId="77777777" w:rsidR="002151F2" w:rsidRPr="00B3403C" w:rsidRDefault="002151F2" w:rsidP="00CD7325"/>
    <w:p w14:paraId="24F874FF" w14:textId="101EA08A" w:rsidR="009B3BBD" w:rsidRPr="00D12552" w:rsidRDefault="009B3BBD" w:rsidP="009B3BBD">
      <w:pPr>
        <w:pStyle w:val="Heading2"/>
        <w:rPr>
          <w:lang w:val="en-CA"/>
        </w:rPr>
      </w:pPr>
      <w:r w:rsidRPr="00D12552">
        <w:rPr>
          <w:lang w:val="en-CA"/>
        </w:rPr>
        <w:t xml:space="preserve">GeoSciML </w:t>
      </w:r>
      <w:r>
        <w:rPr>
          <w:lang w:val="en-CA"/>
        </w:rPr>
        <w:t xml:space="preserve">Laboratory </w:t>
      </w:r>
      <w:ins w:id="1030" w:author="Eric Boisvert" w:date="2015-11-03T05:15:00Z">
        <w:r w:rsidR="004F0DC1">
          <w:rPr>
            <w:lang w:val="en-CA"/>
          </w:rPr>
          <w:t xml:space="preserve">Abstract </w:t>
        </w:r>
      </w:ins>
      <w:r>
        <w:rPr>
          <w:lang w:val="en-CA"/>
        </w:rPr>
        <w:t>Analysis</w:t>
      </w:r>
      <w:r w:rsidRPr="00D12552">
        <w:rPr>
          <w:lang w:val="en-CA"/>
        </w:rPr>
        <w:t xml:space="preserve"> Requirements Class</w:t>
      </w:r>
    </w:p>
    <w:p w14:paraId="314F9F4D" w14:textId="77777777" w:rsidR="002151F2" w:rsidRDefault="002151F2" w:rsidP="00CD7325">
      <w:pPr>
        <w:rPr>
          <w:lang w:val="en-CA"/>
        </w:rPr>
      </w:pPr>
    </w:p>
    <w:p w14:paraId="7E1A0401" w14:textId="1DD26E0B" w:rsidR="00F67178" w:rsidRDefault="00CD7325" w:rsidP="00F67178">
      <w:pPr>
        <w:rPr>
          <w:lang w:val="en-CA"/>
        </w:rPr>
      </w:pPr>
      <w:r w:rsidRPr="00CD7325">
        <w:rPr>
          <w:lang w:val="en-CA"/>
        </w:rPr>
        <w:t>The LaboratoryAnlaysis-Specimen application schema extends the ISO19156 schema for Observations, Measurements and Sampling.  It specifically describes processes and results related to the analysis of (geological) samples using instruments, most commonly in a laboratory environment. (Design of this package is based upon, and extends, the MOLES v3 data model.)</w:t>
      </w:r>
      <w:r w:rsidR="0084053A">
        <w:rPr>
          <w:lang w:val="en-CA"/>
        </w:rPr>
        <w:t xml:space="preserve"> .  It also constrains certain elements of ISO19156 to align them on the specifics of geoscience lab analysis</w:t>
      </w:r>
    </w:p>
    <w:p w14:paraId="2CD44B0D" w14:textId="77777777" w:rsidR="00090DCF" w:rsidRDefault="00090DCF" w:rsidP="00F67178">
      <w:pPr>
        <w:rPr>
          <w:lang w:val="en-CA"/>
        </w:rPr>
      </w:pPr>
    </w:p>
    <w:p w14:paraId="119515AA" w14:textId="77777777" w:rsidR="00090DCF" w:rsidRDefault="00090DCF" w:rsidP="00090DCF">
      <w:pPr>
        <w:keepNext/>
      </w:pPr>
      <w:commentRangeStart w:id="1031"/>
      <w:r>
        <w:rPr>
          <w:noProof/>
          <w:lang w:val="en-CA" w:eastAsia="en-CA"/>
        </w:rPr>
        <w:lastRenderedPageBreak/>
        <w:drawing>
          <wp:inline distT="0" distB="0" distL="0" distR="0" wp14:anchorId="6535D1F2" wp14:editId="5F30EA37">
            <wp:extent cx="5486400" cy="5053485"/>
            <wp:effectExtent l="0" t="0" r="0" b="0"/>
            <wp:docPr id="499" name="Imag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86400" cy="5053485"/>
                    </a:xfrm>
                    <a:prstGeom prst="rect">
                      <a:avLst/>
                    </a:prstGeom>
                    <a:noFill/>
                    <a:ln>
                      <a:noFill/>
                    </a:ln>
                  </pic:spPr>
                </pic:pic>
              </a:graphicData>
            </a:graphic>
          </wp:inline>
        </w:drawing>
      </w:r>
      <w:commentRangeEnd w:id="1031"/>
      <w:r w:rsidR="00043E8E">
        <w:rPr>
          <w:rStyle w:val="CommentReference"/>
        </w:rPr>
        <w:commentReference w:id="1031"/>
      </w:r>
    </w:p>
    <w:p w14:paraId="053FE055" w14:textId="37EA7336" w:rsidR="00090DCF" w:rsidRDefault="00090DCF" w:rsidP="00090DCF">
      <w:pPr>
        <w:pStyle w:val="Caption"/>
        <w:rPr>
          <w:lang w:val="en-CA"/>
        </w:rPr>
      </w:pPr>
      <w:r>
        <w:t xml:space="preserve">Figure </w:t>
      </w:r>
      <w:fldSimple w:instr=" SEQ Figure \* ARABIC ">
        <w:ins w:id="1032" w:author="Eric Boisvert" w:date="2015-11-28T15:54:00Z">
          <w:r w:rsidR="00180077">
            <w:rPr>
              <w:noProof/>
            </w:rPr>
            <w:t>70</w:t>
          </w:r>
        </w:ins>
        <w:del w:id="1033" w:author="Eric Boisvert" w:date="2015-10-30T04:23:00Z">
          <w:r w:rsidDel="007D2867">
            <w:rPr>
              <w:noProof/>
            </w:rPr>
            <w:delText>68</w:delText>
          </w:r>
        </w:del>
      </w:fldSimple>
      <w:r>
        <w:t>: LaboratoryAnalysis and Specimen dependencies</w:t>
      </w:r>
    </w:p>
    <w:p w14:paraId="67500E42" w14:textId="77777777" w:rsidR="00090DCF" w:rsidRDefault="00090DCF" w:rsidP="00F6717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0E82950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95C8C64"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6C12482A"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29BBF9A"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480BB014" w14:textId="77777777" w:rsidTr="006A7DD0">
        <w:tc>
          <w:tcPr>
            <w:tcW w:w="1809" w:type="dxa"/>
            <w:tcBorders>
              <w:top w:val="single" w:sz="12" w:space="0" w:color="auto"/>
              <w:left w:val="single" w:sz="12" w:space="0" w:color="auto"/>
              <w:bottom w:val="single" w:sz="4" w:space="0" w:color="auto"/>
              <w:right w:val="single" w:sz="4" w:space="0" w:color="auto"/>
            </w:tcBorders>
          </w:tcPr>
          <w:p w14:paraId="14676F91"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2FCE56"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7BFBC17A" w14:textId="77777777" w:rsidTr="006A7DD0">
        <w:tc>
          <w:tcPr>
            <w:tcW w:w="1809" w:type="dxa"/>
            <w:tcBorders>
              <w:top w:val="single" w:sz="4" w:space="0" w:color="auto"/>
              <w:left w:val="single" w:sz="12" w:space="0" w:color="auto"/>
              <w:bottom w:val="single" w:sz="4" w:space="0" w:color="auto"/>
              <w:right w:val="single" w:sz="4" w:space="0" w:color="auto"/>
            </w:tcBorders>
          </w:tcPr>
          <w:p w14:paraId="036ECC41"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C9E9D0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A58E0" w:rsidRPr="00D12552" w14:paraId="3F06B9EA" w14:textId="77777777" w:rsidTr="006A7DD0">
        <w:tc>
          <w:tcPr>
            <w:tcW w:w="1809" w:type="dxa"/>
            <w:tcBorders>
              <w:top w:val="single" w:sz="4" w:space="0" w:color="auto"/>
              <w:left w:val="single" w:sz="12" w:space="0" w:color="auto"/>
              <w:bottom w:val="single" w:sz="4" w:space="0" w:color="auto"/>
              <w:right w:val="single" w:sz="4" w:space="0" w:color="auto"/>
            </w:tcBorders>
          </w:tcPr>
          <w:p w14:paraId="3579225F"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3286065" w14:textId="2E6B13D5" w:rsidR="002A58E0" w:rsidRPr="00D12552"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ISO10156 </w:t>
            </w:r>
            <w:r w:rsidR="002A58E0">
              <w:rPr>
                <w:rFonts w:eastAsia="MS Mincho"/>
                <w:b/>
                <w:color w:val="0000FF"/>
                <w:sz w:val="22"/>
                <w:lang w:val="en-CA"/>
              </w:rPr>
              <w:t>Observation and Measurement</w:t>
            </w:r>
          </w:p>
        </w:tc>
      </w:tr>
      <w:tr w:rsidR="00DF5883" w:rsidRPr="00D12552" w14:paraId="4EB04D0C" w14:textId="77777777" w:rsidTr="006A7DD0">
        <w:tc>
          <w:tcPr>
            <w:tcW w:w="1809" w:type="dxa"/>
            <w:tcBorders>
              <w:top w:val="single" w:sz="4" w:space="0" w:color="auto"/>
              <w:left w:val="single" w:sz="12" w:space="0" w:color="auto"/>
              <w:bottom w:val="single" w:sz="4" w:space="0" w:color="auto"/>
              <w:right w:val="single" w:sz="4" w:space="0" w:color="auto"/>
            </w:tcBorders>
          </w:tcPr>
          <w:p w14:paraId="19B6B353" w14:textId="5C88A245" w:rsidR="00DF5883" w:rsidRPr="00D12552" w:rsidRDefault="00DF5883" w:rsidP="006A7DD0">
            <w:pPr>
              <w:spacing w:before="100" w:beforeAutospacing="1" w:after="100" w:afterAutospacing="1" w:line="230" w:lineRule="atLeast"/>
              <w:jc w:val="both"/>
              <w:rPr>
                <w:rFonts w:eastAsia="MS Mincho"/>
                <w:lang w:val="en-CA"/>
              </w:rPr>
            </w:pPr>
            <w:commentRangeStart w:id="1034"/>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0A2EC1" w14:textId="1E834E99" w:rsidR="00DF5883"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ISO19115 Metadata</w:t>
            </w:r>
            <w:commentRangeEnd w:id="1034"/>
            <w:r>
              <w:rPr>
                <w:rStyle w:val="CommentReference"/>
              </w:rPr>
              <w:commentReference w:id="1034"/>
            </w:r>
          </w:p>
        </w:tc>
      </w:tr>
    </w:tbl>
    <w:p w14:paraId="5E77148F" w14:textId="77777777" w:rsidR="002A58E0" w:rsidRDefault="002A58E0" w:rsidP="00F67178">
      <w:pPr>
        <w:rPr>
          <w:lang w:val="en-CA"/>
        </w:rPr>
      </w:pPr>
    </w:p>
    <w:p w14:paraId="1BA5441B" w14:textId="4DF4A2BB" w:rsidR="0084053A" w:rsidRDefault="0084053A" w:rsidP="00F67178">
      <w:pPr>
        <w:rPr>
          <w:lang w:val="en-CA"/>
        </w:rPr>
      </w:pPr>
      <w:r w:rsidRPr="0084053A">
        <w:rPr>
          <w:lang w:val="en-CA"/>
        </w:rPr>
        <w:t>The "sampledFeature" association links the SF_SamplingFeature to the feature which the sampling feature was designed to sample. The target of this association shall not be a sampling feature. It is usually a real-world feature from an application domain.</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lastRenderedPageBreak/>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76D93CC5" w:rsidR="00F67178" w:rsidRPr="00D12552" w:rsidRDefault="0084053A" w:rsidP="006A7DD0">
            <w:pPr>
              <w:pStyle w:val="Tabletext10"/>
              <w:jc w:val="left"/>
              <w:rPr>
                <w:rStyle w:val="reqtext"/>
                <w:lang w:val="en-CA"/>
              </w:rPr>
            </w:pPr>
            <w:r>
              <w:rPr>
                <w:rStyle w:val="reqtext"/>
                <w:lang w:val="en-CA"/>
              </w:rPr>
              <w:t>SF_SamplingFeature::sampledFeature SHALL not be an instance of SF_SamplingFeature</w:t>
            </w:r>
          </w:p>
        </w:tc>
      </w:tr>
    </w:tbl>
    <w:p w14:paraId="2B803CCB" w14:textId="77777777" w:rsidR="00F67178" w:rsidRDefault="00F67178" w:rsidP="00F67178"/>
    <w:p w14:paraId="44BDC7C7" w14:textId="091C558A" w:rsidR="0084053A" w:rsidRDefault="0084053A" w:rsidP="0084053A">
      <w:r>
        <w:t>OM_Observation/resultQuality/ DQ_QuantitativeAttributeAccuracy attribute shall be used to represent analytical errors and detection limits for each analytical measurement.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0048A931" w14:textId="77777777" w:rsidTr="006A7DD0">
        <w:trPr>
          <w:cantSplit/>
        </w:trPr>
        <w:tc>
          <w:tcPr>
            <w:tcW w:w="4219" w:type="dxa"/>
            <w:tcBorders>
              <w:right w:val="nil"/>
            </w:tcBorders>
            <w:shd w:val="clear" w:color="auto" w:fill="auto"/>
          </w:tcPr>
          <w:p w14:paraId="4652F528" w14:textId="226D8FB4"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w:t>
            </w:r>
          </w:p>
        </w:tc>
        <w:tc>
          <w:tcPr>
            <w:tcW w:w="4678" w:type="dxa"/>
            <w:tcBorders>
              <w:left w:val="nil"/>
            </w:tcBorders>
            <w:shd w:val="clear" w:color="auto" w:fill="auto"/>
          </w:tcPr>
          <w:p w14:paraId="7793E86E" w14:textId="41998C0A" w:rsidR="0084053A" w:rsidRPr="00D12552" w:rsidRDefault="0084053A" w:rsidP="006A7DD0">
            <w:pPr>
              <w:pStyle w:val="Tabletext10"/>
              <w:jc w:val="left"/>
              <w:rPr>
                <w:rStyle w:val="reqtext"/>
                <w:lang w:val="en-CA"/>
              </w:rPr>
            </w:pPr>
            <w:r>
              <w:rPr>
                <w:rStyle w:val="reqtext"/>
                <w:lang w:val="en-CA"/>
              </w:rPr>
              <w:t xml:space="preserve">Analytical error and detection limits SHALL be encoded using </w:t>
            </w:r>
            <w:r w:rsidRPr="0084053A">
              <w:rPr>
                <w:rStyle w:val="reqtext"/>
                <w:lang w:val="en-CA"/>
              </w:rPr>
              <w:t>OM_Observation/resultQuality/ DQ_QuantitativeAttributeAccuracy</w:t>
            </w:r>
          </w:p>
        </w:tc>
      </w:tr>
    </w:tbl>
    <w:p w14:paraId="3FA5E693" w14:textId="77777777" w:rsidR="0084053A" w:rsidRDefault="0084053A" w:rsidP="0084053A"/>
    <w:p w14:paraId="06FD44A9" w14:textId="688E23DB" w:rsidR="0084053A" w:rsidRDefault="0084053A" w:rsidP="0084053A">
      <w:r>
        <w:t>At least "nameOfMeasure" and "result" shall be used when delivering om</w:t>
      </w:r>
      <w:proofErr w:type="gramStart"/>
      <w:r>
        <w:t>:resultQuality</w:t>
      </w:r>
      <w:proofErr w:type="gramEnd"/>
      <w:r>
        <w:t xml:space="preserve">/gmd:DQ_QuantitativeAttributeAccuracy.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1F63D3ED" w14:textId="77777777" w:rsidTr="006A7DD0">
        <w:trPr>
          <w:cantSplit/>
        </w:trPr>
        <w:tc>
          <w:tcPr>
            <w:tcW w:w="4219"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accuracy-measure</w:t>
            </w:r>
          </w:p>
        </w:tc>
        <w:tc>
          <w:tcPr>
            <w:tcW w:w="4678" w:type="dxa"/>
            <w:tcBorders>
              <w:left w:val="nil"/>
            </w:tcBorders>
            <w:shd w:val="clear" w:color="auto" w:fill="auto"/>
          </w:tcPr>
          <w:p w14:paraId="3C623A50" w14:textId="2716D1C7" w:rsidR="0084053A" w:rsidRPr="00D12552" w:rsidRDefault="0084053A" w:rsidP="0084053A">
            <w:pPr>
              <w:pStyle w:val="Tabletext10"/>
              <w:jc w:val="left"/>
              <w:rPr>
                <w:rStyle w:val="reqtext"/>
                <w:lang w:val="en-CA"/>
              </w:rPr>
            </w:pPr>
            <w:r>
              <w:rPr>
                <w:rStyle w:val="reqtext"/>
                <w:lang w:val="en-CA"/>
              </w:rPr>
              <w:t xml:space="preserve">For analytical error and detection limits, both </w:t>
            </w:r>
            <w:r w:rsidRPr="0084053A">
              <w:rPr>
                <w:rStyle w:val="reqtext"/>
                <w:lang w:val="en-CA"/>
              </w:rPr>
              <w:t>DQ_QuantitativeAttributeAccuracy</w:t>
            </w:r>
            <w:r>
              <w:rPr>
                <w:rStyle w:val="reqtext"/>
                <w:lang w:val="en-CA"/>
              </w:rPr>
              <w:t xml:space="preserve">::nameOfMeasure and </w:t>
            </w:r>
            <w:r w:rsidRPr="0084053A">
              <w:rPr>
                <w:rStyle w:val="reqtext"/>
                <w:lang w:val="en-CA"/>
              </w:rPr>
              <w:t>DQ_QuantitativeAttributeAccuracy</w:t>
            </w:r>
            <w:r>
              <w:rPr>
                <w:rStyle w:val="reqtext"/>
                <w:lang w:val="en-CA"/>
              </w:rPr>
              <w:t>::result SHALL be non-null</w:t>
            </w:r>
          </w:p>
        </w:tc>
      </w:tr>
    </w:tbl>
    <w:p w14:paraId="599E2734" w14:textId="77777777" w:rsidR="0084053A" w:rsidRDefault="0084053A" w:rsidP="0084053A"/>
    <w:p w14:paraId="30028757" w14:textId="6C0ED4F7" w:rsidR="0084053A" w:rsidRDefault="0084053A" w:rsidP="0084053A">
      <w:r>
        <w:t>The characterString in "nameOfMeasure" should be a term from a controlled vocabulary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16B64F09" w:rsidR="0084053A" w:rsidRPr="00D12552" w:rsidRDefault="0084053A" w:rsidP="0084053A">
            <w:pPr>
              <w:pStyle w:val="Tabletext10"/>
              <w:jc w:val="left"/>
              <w:rPr>
                <w:rStyle w:val="reqtext"/>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p>
        </w:tc>
      </w:tr>
    </w:tbl>
    <w:p w14:paraId="5F669975" w14:textId="77777777" w:rsidR="00F67178" w:rsidRDefault="00F67178" w:rsidP="002151F2"/>
    <w:p w14:paraId="1EC677FE" w14:textId="5E856AE1" w:rsidR="00C02200" w:rsidRDefault="00C02200" w:rsidP="002151F2">
      <w:r>
        <w:t>Analytical methods are very varied and a single model can’t capture all the intricacies of each method used in geoscience.  Communities that need to report specific parameter that are not covered by this specification shall us NamedParameter.</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2200" w:rsidRPr="00D12552" w14:paraId="336F6599" w14:textId="77777777" w:rsidTr="006A7DD0">
        <w:trPr>
          <w:cantSplit/>
        </w:trPr>
        <w:tc>
          <w:tcPr>
            <w:tcW w:w="4219" w:type="dxa"/>
            <w:tcBorders>
              <w:right w:val="nil"/>
            </w:tcBorders>
            <w:shd w:val="clear" w:color="auto" w:fill="auto"/>
          </w:tcPr>
          <w:p w14:paraId="24E18283" w14:textId="55C08D92" w:rsidR="00C02200" w:rsidRPr="00D12552" w:rsidRDefault="00C02200" w:rsidP="00C02200">
            <w:pPr>
              <w:pStyle w:val="Tabletext10"/>
              <w:rPr>
                <w:rStyle w:val="requri"/>
                <w:lang w:val="en-CA"/>
              </w:rPr>
            </w:pPr>
            <w:r>
              <w:rPr>
                <w:rStyle w:val="requri"/>
                <w:lang w:val="en-CA"/>
              </w:rPr>
              <w:t>/req/gsml4-lab-analysis</w:t>
            </w:r>
            <w:r w:rsidRPr="00D12552">
              <w:rPr>
                <w:rStyle w:val="requri"/>
                <w:lang w:val="en-CA"/>
              </w:rPr>
              <w:t>/</w:t>
            </w:r>
            <w:r>
              <w:rPr>
                <w:rStyle w:val="requri"/>
                <w:lang w:val="en-CA"/>
              </w:rPr>
              <w:t>specific-parameters</w:t>
            </w:r>
          </w:p>
        </w:tc>
        <w:tc>
          <w:tcPr>
            <w:tcW w:w="4678" w:type="dxa"/>
            <w:tcBorders>
              <w:left w:val="nil"/>
            </w:tcBorders>
            <w:shd w:val="clear" w:color="auto" w:fill="auto"/>
          </w:tcPr>
          <w:p w14:paraId="7A589595" w14:textId="43943004" w:rsidR="00C02200" w:rsidRPr="00D12552" w:rsidRDefault="00C02200" w:rsidP="006A7DD0">
            <w:pPr>
              <w:pStyle w:val="Tabletext10"/>
              <w:jc w:val="left"/>
              <w:rPr>
                <w:rStyle w:val="reqtext"/>
                <w:lang w:val="en-CA"/>
              </w:rPr>
            </w:pPr>
            <w:r>
              <w:rPr>
                <w:rStyle w:val="reqtext"/>
                <w:lang w:val="en-CA"/>
              </w:rPr>
              <w:t>Method specific parameters SHALL be reported using OM_Observation::NamedParameter</w:t>
            </w:r>
          </w:p>
        </w:tc>
      </w:tr>
    </w:tbl>
    <w:p w14:paraId="71A90CDD" w14:textId="77777777" w:rsidR="00F67178" w:rsidRPr="00F67178" w:rsidRDefault="00F67178" w:rsidP="002151F2"/>
    <w:p w14:paraId="569F17AD" w14:textId="1FB7BC7D" w:rsidR="002151F2" w:rsidRDefault="00486E2A" w:rsidP="00486E2A">
      <w:pPr>
        <w:pStyle w:val="Heading3"/>
        <w:rPr>
          <w:lang w:val="en-CA"/>
        </w:rPr>
      </w:pPr>
      <w:r>
        <w:rPr>
          <w:lang w:val="en-CA"/>
        </w:rPr>
        <w:t>Laboratory Analysis</w:t>
      </w:r>
    </w:p>
    <w:p w14:paraId="0A55FC2B" w14:textId="086A8207" w:rsidR="00486E2A" w:rsidRDefault="00486E2A" w:rsidP="002151F2">
      <w:pPr>
        <w:rPr>
          <w:lang w:val="en-CA"/>
        </w:rPr>
      </w:pPr>
      <w:r w:rsidRPr="00486E2A">
        <w:rPr>
          <w:lang w:val="en-CA"/>
        </w:rPr>
        <w:t>The LaboratoryAnalysis leaf package describes processes, instruments and result quality associated with quantitative analysis of samples.</w:t>
      </w:r>
    </w:p>
    <w:p w14:paraId="520DD96C" w14:textId="77777777" w:rsidR="00775DD7" w:rsidRDefault="00775DD7" w:rsidP="00775DD7">
      <w:pPr>
        <w:keepNext/>
      </w:pPr>
      <w:r>
        <w:rPr>
          <w:noProof/>
          <w:lang w:val="en-CA" w:eastAsia="en-CA"/>
        </w:rPr>
        <w:lastRenderedPageBreak/>
        <w:drawing>
          <wp:inline distT="0" distB="0" distL="0" distR="0" wp14:anchorId="48E8DD77" wp14:editId="49F06B35">
            <wp:extent cx="5486400" cy="3215310"/>
            <wp:effectExtent l="0" t="0" r="0" b="4445"/>
            <wp:docPr id="468" name="Imag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86400" cy="3215310"/>
                    </a:xfrm>
                    <a:prstGeom prst="rect">
                      <a:avLst/>
                    </a:prstGeom>
                    <a:noFill/>
                    <a:ln>
                      <a:noFill/>
                    </a:ln>
                  </pic:spPr>
                </pic:pic>
              </a:graphicData>
            </a:graphic>
          </wp:inline>
        </w:drawing>
      </w:r>
    </w:p>
    <w:p w14:paraId="790AFF30" w14:textId="6D6E4F06" w:rsidR="00486E2A" w:rsidRDefault="00775DD7" w:rsidP="00775DD7">
      <w:pPr>
        <w:pStyle w:val="Caption"/>
        <w:rPr>
          <w:lang w:val="en-CA"/>
        </w:rPr>
      </w:pPr>
      <w:r>
        <w:t xml:space="preserve">Figure </w:t>
      </w:r>
      <w:fldSimple w:instr=" SEQ Figure \* ARABIC ">
        <w:ins w:id="1035" w:author="Eric Boisvert" w:date="2015-11-28T15:54:00Z">
          <w:r w:rsidR="00180077">
            <w:rPr>
              <w:noProof/>
            </w:rPr>
            <w:t>71</w:t>
          </w:r>
        </w:ins>
        <w:del w:id="1036" w:author="Eric Boisvert" w:date="2015-10-30T04:23:00Z">
          <w:r w:rsidR="00090DCF" w:rsidDel="007D2867">
            <w:rPr>
              <w:noProof/>
            </w:rPr>
            <w:delText>69</w:delText>
          </w:r>
        </w:del>
      </w:fldSimple>
      <w:r>
        <w:t>: Laboratory analysis summary diagram</w:t>
      </w:r>
    </w:p>
    <w:p w14:paraId="6CBF5157" w14:textId="77777777" w:rsidR="00F67178" w:rsidRPr="00F67178" w:rsidRDefault="00F67178" w:rsidP="002151F2"/>
    <w:p w14:paraId="3BDA7A96" w14:textId="06C653C3" w:rsidR="00775DD7" w:rsidRDefault="00775DD7" w:rsidP="00775DD7">
      <w:pPr>
        <w:pStyle w:val="Heading4"/>
        <w:rPr>
          <w:lang w:val="en-CA"/>
        </w:rPr>
      </w:pPr>
      <w:r>
        <w:rPr>
          <w:lang w:val="en-CA"/>
        </w:rPr>
        <w:t>AnalyticalInstrument</w:t>
      </w:r>
    </w:p>
    <w:p w14:paraId="14C1204D" w14:textId="77777777" w:rsidR="00775DD7" w:rsidRDefault="00775DD7" w:rsidP="002151F2">
      <w:pPr>
        <w:rPr>
          <w:lang w:val="en-CA"/>
        </w:rPr>
      </w:pPr>
    </w:p>
    <w:p w14:paraId="479DAB6D" w14:textId="71924DD7" w:rsidR="00775DD7" w:rsidRDefault="00775DD7" w:rsidP="002151F2">
      <w:pPr>
        <w:rPr>
          <w:lang w:val="en-CA"/>
        </w:rPr>
      </w:pPr>
      <w:r w:rsidRPr="00775DD7">
        <w:rPr>
          <w:lang w:val="en-CA"/>
        </w:rPr>
        <w:t>Type of instrument used to perform an analytical observation</w:t>
      </w:r>
    </w:p>
    <w:p w14:paraId="32485D33" w14:textId="77777777" w:rsidR="00775DD7" w:rsidRDefault="00775DD7" w:rsidP="00775DD7">
      <w:pPr>
        <w:keepNext/>
      </w:pPr>
      <w:r>
        <w:rPr>
          <w:noProof/>
          <w:lang w:val="en-CA" w:eastAsia="en-CA"/>
        </w:rPr>
        <w:drawing>
          <wp:inline distT="0" distB="0" distL="0" distR="0" wp14:anchorId="25A5606F" wp14:editId="472C5AB1">
            <wp:extent cx="5486400" cy="2917489"/>
            <wp:effectExtent l="0" t="0" r="0" b="0"/>
            <wp:docPr id="469" name="Imag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86400" cy="2917489"/>
                    </a:xfrm>
                    <a:prstGeom prst="rect">
                      <a:avLst/>
                    </a:prstGeom>
                    <a:noFill/>
                    <a:ln>
                      <a:noFill/>
                    </a:ln>
                  </pic:spPr>
                </pic:pic>
              </a:graphicData>
            </a:graphic>
          </wp:inline>
        </w:drawing>
      </w:r>
    </w:p>
    <w:p w14:paraId="0188072E" w14:textId="48B4D0D0" w:rsidR="00775DD7" w:rsidRDefault="00775DD7" w:rsidP="00775DD7">
      <w:pPr>
        <w:pStyle w:val="Caption"/>
      </w:pPr>
      <w:r>
        <w:t xml:space="preserve">Figure </w:t>
      </w:r>
      <w:fldSimple w:instr=" SEQ Figure \* ARABIC ">
        <w:ins w:id="1037" w:author="Eric Boisvert" w:date="2015-11-28T15:54:00Z">
          <w:r w:rsidR="00180077">
            <w:rPr>
              <w:noProof/>
            </w:rPr>
            <w:t>72</w:t>
          </w:r>
        </w:ins>
        <w:del w:id="1038" w:author="Eric Boisvert" w:date="2015-10-30T04:23:00Z">
          <w:r w:rsidR="00090DCF" w:rsidDel="007D2867">
            <w:rPr>
              <w:noProof/>
            </w:rPr>
            <w:delText>70</w:delText>
          </w:r>
        </w:del>
      </w:fldSimple>
      <w:r>
        <w:t>: Analytical instrument</w:t>
      </w:r>
    </w:p>
    <w:p w14:paraId="3B45EF98" w14:textId="00B4F7F7" w:rsidR="00775DD7" w:rsidRPr="00775DD7" w:rsidRDefault="00775DD7" w:rsidP="00775DD7">
      <w:pPr>
        <w:autoSpaceDE w:val="0"/>
        <w:autoSpaceDN w:val="0"/>
        <w:adjustRightInd w:val="0"/>
        <w:spacing w:after="0" w:line="240" w:lineRule="atLeast"/>
        <w:rPr>
          <w:rFonts w:cs="Arial"/>
          <w:color w:val="000000"/>
          <w:sz w:val="20"/>
          <w:lang w:val="en-CA"/>
        </w:rPr>
      </w:pPr>
      <w:bookmarkStart w:id="1039" w:name="BKM_4320F660_2F6E_4F45_98F8_50B996AF05CA"/>
      <w:bookmarkEnd w:id="1039"/>
    </w:p>
    <w:tbl>
      <w:tblPr>
        <w:tblStyle w:val="LightShading"/>
        <w:tblW w:w="9735" w:type="dxa"/>
        <w:tblLayout w:type="fixed"/>
        <w:tblLook w:val="04A0" w:firstRow="1" w:lastRow="0" w:firstColumn="1" w:lastColumn="0" w:noHBand="0" w:noVBand="1"/>
      </w:tblPr>
      <w:tblGrid>
        <w:gridCol w:w="1951"/>
        <w:gridCol w:w="2126"/>
        <w:gridCol w:w="5658"/>
      </w:tblGrid>
      <w:tr w:rsidR="00775DD7" w:rsidRPr="00775DD7" w14:paraId="3F54EBB1" w14:textId="77777777" w:rsidTr="00775D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50563BA"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1040" w:name="BKM_C47BB20E_AB3E_41B0_BEAF_8545314C826D"/>
            <w:bookmarkEnd w:id="1040"/>
            <w:r w:rsidRPr="00775DD7">
              <w:rPr>
                <w:rFonts w:asciiTheme="minorHAnsi" w:hAnsiTheme="minorHAnsi" w:cs="Arial"/>
                <w:color w:val="000000"/>
                <w:sz w:val="20"/>
                <w:lang w:val="en-CA"/>
              </w:rPr>
              <w:t>Name</w:t>
            </w:r>
          </w:p>
        </w:tc>
        <w:tc>
          <w:tcPr>
            <w:tcW w:w="2126" w:type="dxa"/>
          </w:tcPr>
          <w:p w14:paraId="3ACF9151" w14:textId="77777777" w:rsidR="00775DD7" w:rsidRPr="00775DD7" w:rsidRDefault="00775DD7" w:rsidP="00775DD7">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Type</w:t>
            </w:r>
          </w:p>
        </w:tc>
        <w:tc>
          <w:tcPr>
            <w:tcW w:w="5658" w:type="dxa"/>
          </w:tcPr>
          <w:p w14:paraId="4806937D" w14:textId="77777777" w:rsidR="00775DD7" w:rsidRPr="00775DD7" w:rsidRDefault="00775DD7" w:rsidP="00775DD7">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Description</w:t>
            </w:r>
          </w:p>
        </w:tc>
      </w:tr>
      <w:tr w:rsidR="00775DD7" w:rsidRPr="00775DD7" w14:paraId="1B80B9EF" w14:textId="77777777" w:rsidTr="00775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7E2B181"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r w:rsidRPr="00775DD7">
              <w:rPr>
                <w:rFonts w:asciiTheme="minorHAnsi" w:hAnsiTheme="minorHAnsi" w:cs="Arial"/>
                <w:color w:val="000000"/>
                <w:sz w:val="20"/>
                <w:lang w:val="en-CA"/>
              </w:rPr>
              <w:t>type</w:t>
            </w:r>
          </w:p>
        </w:tc>
        <w:tc>
          <w:tcPr>
            <w:tcW w:w="2126" w:type="dxa"/>
          </w:tcPr>
          <w:p w14:paraId="0EC0714A"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InstrumentTypeTerm</w:t>
            </w:r>
          </w:p>
        </w:tc>
        <w:tc>
          <w:tcPr>
            <w:tcW w:w="5658" w:type="dxa"/>
          </w:tcPr>
          <w:p w14:paraId="07C6EC0B"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The category of instrument used in an analytical session (eg; XRF, ICPMS, SHRIMP, etc)</w:t>
            </w:r>
          </w:p>
          <w:p w14:paraId="755A1266"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75DD7" w:rsidRPr="00775DD7" w14:paraId="373C8219" w14:textId="77777777" w:rsidTr="00775DD7">
        <w:tc>
          <w:tcPr>
            <w:cnfStyle w:val="001000000000" w:firstRow="0" w:lastRow="0" w:firstColumn="1" w:lastColumn="0" w:oddVBand="0" w:evenVBand="0" w:oddHBand="0" w:evenHBand="0" w:firstRowFirstColumn="0" w:firstRowLastColumn="0" w:lastRowFirstColumn="0" w:lastRowLastColumn="0"/>
            <w:tcW w:w="1951" w:type="dxa"/>
          </w:tcPr>
          <w:p w14:paraId="3469C870"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1041" w:name="BKM_5A9940B3_320D_4C85_8B41_0199FF52327B"/>
            <w:bookmarkEnd w:id="1041"/>
            <w:r w:rsidRPr="00775DD7">
              <w:rPr>
                <w:rFonts w:asciiTheme="minorHAnsi" w:hAnsiTheme="minorHAnsi" w:cs="Arial"/>
                <w:color w:val="000000"/>
                <w:sz w:val="20"/>
                <w:lang w:val="en-CA"/>
              </w:rPr>
              <w:t>model</w:t>
            </w:r>
          </w:p>
        </w:tc>
        <w:tc>
          <w:tcPr>
            <w:tcW w:w="2126" w:type="dxa"/>
          </w:tcPr>
          <w:p w14:paraId="593B3685"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CharacterString</w:t>
            </w:r>
          </w:p>
        </w:tc>
        <w:tc>
          <w:tcPr>
            <w:tcW w:w="5658" w:type="dxa"/>
          </w:tcPr>
          <w:p w14:paraId="4FA7713F"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An optional text string to identify the model of instrument used. (eg instrument type = XRD, model = Siemens Diffraktometer D500)</w:t>
            </w:r>
          </w:p>
          <w:p w14:paraId="65B04B10"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75DD7" w:rsidRPr="00775DD7" w14:paraId="6C41DF61" w14:textId="77777777" w:rsidTr="00775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757D865"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1042" w:name="BKM_692BBE92_2CD8_471D_9014_13E6919FFDA7"/>
            <w:bookmarkEnd w:id="1042"/>
            <w:r w:rsidRPr="00775DD7">
              <w:rPr>
                <w:rFonts w:asciiTheme="minorHAnsi" w:hAnsiTheme="minorHAnsi" w:cs="Arial"/>
                <w:color w:val="000000"/>
                <w:sz w:val="20"/>
                <w:lang w:val="en-CA"/>
              </w:rPr>
              <w:t>serialNumber</w:t>
            </w:r>
          </w:p>
        </w:tc>
        <w:tc>
          <w:tcPr>
            <w:tcW w:w="2126" w:type="dxa"/>
          </w:tcPr>
          <w:p w14:paraId="70154FF6"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CharacterString</w:t>
            </w:r>
          </w:p>
        </w:tc>
        <w:tc>
          <w:tcPr>
            <w:tcW w:w="5658" w:type="dxa"/>
          </w:tcPr>
          <w:p w14:paraId="7CA99630"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An optional text string for the serial number of the machine used in an analytical session.</w:t>
            </w:r>
          </w:p>
          <w:p w14:paraId="10F39904"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75DD7" w:rsidRPr="00775DD7" w14:paraId="58740385" w14:textId="77777777" w:rsidTr="00775DD7">
        <w:tc>
          <w:tcPr>
            <w:cnfStyle w:val="001000000000" w:firstRow="0" w:lastRow="0" w:firstColumn="1" w:lastColumn="0" w:oddVBand="0" w:evenVBand="0" w:oddHBand="0" w:evenHBand="0" w:firstRowFirstColumn="0" w:firstRowLastColumn="0" w:lastRowFirstColumn="0" w:lastRowLastColumn="0"/>
            <w:tcW w:w="1951" w:type="dxa"/>
          </w:tcPr>
          <w:p w14:paraId="36237D88"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1043" w:name="BKM_E14379F1_C7A7_42A6_B412_F1E01671E46F"/>
            <w:bookmarkEnd w:id="1043"/>
            <w:r w:rsidRPr="00775DD7">
              <w:rPr>
                <w:rFonts w:asciiTheme="minorHAnsi" w:hAnsiTheme="minorHAnsi" w:cs="Arial"/>
                <w:color w:val="000000"/>
                <w:sz w:val="20"/>
                <w:lang w:val="en-CA"/>
              </w:rPr>
              <w:t>commissionDate</w:t>
            </w:r>
          </w:p>
        </w:tc>
        <w:tc>
          <w:tcPr>
            <w:tcW w:w="2126" w:type="dxa"/>
          </w:tcPr>
          <w:p w14:paraId="0A939676"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TM_Instant</w:t>
            </w:r>
          </w:p>
        </w:tc>
        <w:tc>
          <w:tcPr>
            <w:tcW w:w="5658" w:type="dxa"/>
          </w:tcPr>
          <w:p w14:paraId="5AFFEE5A"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The date of the commissioning of an instrument (optional)</w:t>
            </w:r>
          </w:p>
          <w:p w14:paraId="2767E975"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75DD7" w:rsidRPr="00775DD7" w14:paraId="5F9C0D3E" w14:textId="77777777" w:rsidTr="00775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5B7F33C"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1044" w:name="BKM_40997390_B407_46AF_928A_15F7B52273ED"/>
            <w:bookmarkEnd w:id="1044"/>
            <w:r w:rsidRPr="00775DD7">
              <w:rPr>
                <w:rFonts w:asciiTheme="minorHAnsi" w:hAnsiTheme="minorHAnsi" w:cs="Arial"/>
                <w:color w:val="000000"/>
                <w:sz w:val="20"/>
                <w:lang w:val="en-CA"/>
              </w:rPr>
              <w:t>location</w:t>
            </w:r>
          </w:p>
        </w:tc>
        <w:tc>
          <w:tcPr>
            <w:tcW w:w="2126" w:type="dxa"/>
          </w:tcPr>
          <w:p w14:paraId="2CFB308C"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CI_Responsibility</w:t>
            </w:r>
          </w:p>
        </w:tc>
        <w:tc>
          <w:tcPr>
            <w:tcW w:w="5658" w:type="dxa"/>
          </w:tcPr>
          <w:p w14:paraId="3B8225FA"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The location and owner of an instrument</w:t>
            </w:r>
          </w:p>
          <w:p w14:paraId="0AF7CDBA"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75DD7" w:rsidRPr="00775DD7" w14:paraId="07A6C392" w14:textId="77777777" w:rsidTr="00775DD7">
        <w:tc>
          <w:tcPr>
            <w:cnfStyle w:val="001000000000" w:firstRow="0" w:lastRow="0" w:firstColumn="1" w:lastColumn="0" w:oddVBand="0" w:evenVBand="0" w:oddHBand="0" w:evenHBand="0" w:firstRowFirstColumn="0" w:firstRowLastColumn="0" w:lastRowFirstColumn="0" w:lastRowLastColumn="0"/>
            <w:tcW w:w="1951" w:type="dxa"/>
          </w:tcPr>
          <w:p w14:paraId="40D61AD4" w14:textId="23A95E7B"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usedIn</w:t>
            </w:r>
          </w:p>
        </w:tc>
        <w:tc>
          <w:tcPr>
            <w:tcW w:w="2126" w:type="dxa"/>
          </w:tcPr>
          <w:p w14:paraId="70D0077C" w14:textId="339A4F21"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AnalyticalSession</w:t>
            </w:r>
          </w:p>
        </w:tc>
        <w:tc>
          <w:tcPr>
            <w:tcW w:w="5658" w:type="dxa"/>
          </w:tcPr>
          <w:p w14:paraId="77BC2365" w14:textId="7FE260FA"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Identifies one or more analytical sessions which used this instrument</w:t>
            </w:r>
          </w:p>
        </w:tc>
      </w:tr>
    </w:tbl>
    <w:p w14:paraId="5BBBA3A3" w14:textId="77777777" w:rsidR="00775DD7" w:rsidRDefault="00775DD7" w:rsidP="00775DD7">
      <w:pPr>
        <w:rPr>
          <w:lang w:val="en-CA"/>
        </w:rPr>
      </w:pPr>
    </w:p>
    <w:p w14:paraId="2AAF4B30" w14:textId="48C6D3BB" w:rsidR="00775DD7" w:rsidRDefault="00775DD7" w:rsidP="00775DD7">
      <w:pPr>
        <w:pStyle w:val="Heading4"/>
        <w:rPr>
          <w:lang w:val="en-CA"/>
        </w:rPr>
      </w:pPr>
      <w:r>
        <w:rPr>
          <w:lang w:val="en-CA"/>
        </w:rPr>
        <w:t>AnalyticalSession</w:t>
      </w:r>
    </w:p>
    <w:p w14:paraId="18AA6728" w14:textId="77777777" w:rsidR="00775DD7" w:rsidRDefault="00775DD7" w:rsidP="00775DD7">
      <w:pPr>
        <w:rPr>
          <w:lang w:val="en-CA"/>
        </w:rPr>
      </w:pPr>
    </w:p>
    <w:p w14:paraId="21E4275D" w14:textId="64AD2886" w:rsidR="00775DD7" w:rsidRDefault="00775DD7" w:rsidP="00775DD7">
      <w:pPr>
        <w:rPr>
          <w:lang w:val="en-CA"/>
        </w:rPr>
      </w:pPr>
      <w:r w:rsidRPr="00775DD7">
        <w:rPr>
          <w:lang w:val="en-CA"/>
        </w:rPr>
        <w:t>This class describes the time and operator of a particular laboratory analytical session. AnalyticalSession also has associated links to the type of instrument and analytical method used, processing steps applied to data collected during a session, and instrument parameters unique to that session.</w:t>
      </w:r>
    </w:p>
    <w:p w14:paraId="21746A91" w14:textId="77777777" w:rsidR="00775DD7" w:rsidRDefault="00775DD7" w:rsidP="00775DD7">
      <w:pPr>
        <w:keepNext/>
      </w:pPr>
      <w:r>
        <w:rPr>
          <w:noProof/>
          <w:lang w:val="en-CA" w:eastAsia="en-CA"/>
        </w:rPr>
        <w:lastRenderedPageBreak/>
        <w:drawing>
          <wp:inline distT="0" distB="0" distL="0" distR="0" wp14:anchorId="196148BD" wp14:editId="611EC360">
            <wp:extent cx="5486400" cy="4334462"/>
            <wp:effectExtent l="0" t="0" r="0" b="9525"/>
            <wp:docPr id="470" name="Imag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86400" cy="4334462"/>
                    </a:xfrm>
                    <a:prstGeom prst="rect">
                      <a:avLst/>
                    </a:prstGeom>
                    <a:noFill/>
                    <a:ln>
                      <a:noFill/>
                    </a:ln>
                  </pic:spPr>
                </pic:pic>
              </a:graphicData>
            </a:graphic>
          </wp:inline>
        </w:drawing>
      </w:r>
    </w:p>
    <w:p w14:paraId="61F89649" w14:textId="7BA37666" w:rsidR="00775DD7" w:rsidRDefault="00775DD7" w:rsidP="00775DD7">
      <w:pPr>
        <w:pStyle w:val="Caption"/>
      </w:pPr>
      <w:r>
        <w:t xml:space="preserve">Figure </w:t>
      </w:r>
      <w:fldSimple w:instr=" SEQ Figure \* ARABIC ">
        <w:ins w:id="1045" w:author="Eric Boisvert" w:date="2015-11-28T15:54:00Z">
          <w:r w:rsidR="00180077">
            <w:rPr>
              <w:noProof/>
            </w:rPr>
            <w:t>73</w:t>
          </w:r>
        </w:ins>
        <w:del w:id="1046" w:author="Eric Boisvert" w:date="2015-10-30T04:23:00Z">
          <w:r w:rsidR="00090DCF" w:rsidDel="007D2867">
            <w:rPr>
              <w:noProof/>
            </w:rPr>
            <w:delText>71</w:delText>
          </w:r>
        </w:del>
      </w:fldSimple>
      <w:r>
        <w:t>: Analytical session</w:t>
      </w:r>
    </w:p>
    <w:p w14:paraId="134D2DC3" w14:textId="26EE58A2" w:rsidR="00775DD7" w:rsidRPr="00775DD7" w:rsidRDefault="00775DD7" w:rsidP="00775DD7">
      <w:pPr>
        <w:autoSpaceDE w:val="0"/>
        <w:autoSpaceDN w:val="0"/>
        <w:adjustRightInd w:val="0"/>
        <w:spacing w:after="0" w:line="240" w:lineRule="atLeast"/>
        <w:rPr>
          <w:rFonts w:cs="Arial"/>
          <w:color w:val="000000"/>
          <w:sz w:val="20"/>
          <w:lang w:val="en-CA"/>
        </w:rPr>
      </w:pPr>
      <w:bookmarkStart w:id="1047" w:name="BKM_BF1C223A_F0A6_4FC2_9EEF_88DC486F7DB4"/>
      <w:bookmarkEnd w:id="1047"/>
    </w:p>
    <w:tbl>
      <w:tblPr>
        <w:tblStyle w:val="LightShading"/>
        <w:tblW w:w="9735" w:type="dxa"/>
        <w:tblLayout w:type="fixed"/>
        <w:tblLook w:val="04A0" w:firstRow="1" w:lastRow="0" w:firstColumn="1" w:lastColumn="0" w:noHBand="0" w:noVBand="1"/>
      </w:tblPr>
      <w:tblGrid>
        <w:gridCol w:w="1951"/>
        <w:gridCol w:w="1985"/>
        <w:gridCol w:w="5799"/>
      </w:tblGrid>
      <w:tr w:rsidR="00775DD7" w:rsidRPr="00775DD7" w14:paraId="432E6F45" w14:textId="77777777" w:rsidTr="00B51A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2E15D5F"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1048" w:name="BKM_FCC3B9BB_23CF_4B5C_A83B_A898D191B651"/>
            <w:bookmarkEnd w:id="1048"/>
            <w:r w:rsidRPr="00775DD7">
              <w:rPr>
                <w:rFonts w:asciiTheme="minorHAnsi" w:hAnsiTheme="minorHAnsi" w:cs="Arial"/>
                <w:color w:val="000000"/>
                <w:sz w:val="20"/>
                <w:lang w:val="en-CA"/>
              </w:rPr>
              <w:t>Name</w:t>
            </w:r>
          </w:p>
        </w:tc>
        <w:tc>
          <w:tcPr>
            <w:tcW w:w="1985" w:type="dxa"/>
          </w:tcPr>
          <w:p w14:paraId="6AC7BC95" w14:textId="77777777" w:rsidR="00775DD7" w:rsidRPr="00775DD7" w:rsidRDefault="00775DD7" w:rsidP="00775DD7">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Type</w:t>
            </w:r>
          </w:p>
        </w:tc>
        <w:tc>
          <w:tcPr>
            <w:tcW w:w="5799" w:type="dxa"/>
          </w:tcPr>
          <w:p w14:paraId="0B9A8D61" w14:textId="77777777" w:rsidR="00775DD7" w:rsidRPr="00775DD7" w:rsidRDefault="00775DD7" w:rsidP="00775DD7">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Description</w:t>
            </w:r>
          </w:p>
        </w:tc>
      </w:tr>
      <w:tr w:rsidR="00775DD7" w:rsidRPr="00775DD7" w14:paraId="54D8D98B" w14:textId="77777777" w:rsidTr="00B51A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676F8A46"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r w:rsidRPr="00775DD7">
              <w:rPr>
                <w:rFonts w:asciiTheme="minorHAnsi" w:hAnsiTheme="minorHAnsi" w:cs="Arial"/>
                <w:color w:val="000000"/>
                <w:sz w:val="20"/>
                <w:lang w:val="en-CA"/>
              </w:rPr>
              <w:t>time</w:t>
            </w:r>
          </w:p>
        </w:tc>
        <w:tc>
          <w:tcPr>
            <w:tcW w:w="1985" w:type="dxa"/>
          </w:tcPr>
          <w:p w14:paraId="3D1881F6"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TM_Period</w:t>
            </w:r>
          </w:p>
        </w:tc>
        <w:tc>
          <w:tcPr>
            <w:tcW w:w="5799" w:type="dxa"/>
          </w:tcPr>
          <w:p w14:paraId="703E8EBC"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The time period during which the analysis was performed</w:t>
            </w:r>
          </w:p>
          <w:p w14:paraId="2AF6B05E"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75DD7" w:rsidRPr="00775DD7" w14:paraId="573CA446" w14:textId="77777777" w:rsidTr="00B51AB4">
        <w:tc>
          <w:tcPr>
            <w:cnfStyle w:val="001000000000" w:firstRow="0" w:lastRow="0" w:firstColumn="1" w:lastColumn="0" w:oddVBand="0" w:evenVBand="0" w:oddHBand="0" w:evenHBand="0" w:firstRowFirstColumn="0" w:firstRowLastColumn="0" w:lastRowFirstColumn="0" w:lastRowLastColumn="0"/>
            <w:tcW w:w="1951" w:type="dxa"/>
          </w:tcPr>
          <w:p w14:paraId="1E1E89B5"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1049" w:name="BKM_D9B59F94_645D_4A43_B06F_F3308DA82998"/>
            <w:bookmarkEnd w:id="1049"/>
            <w:r w:rsidRPr="00775DD7">
              <w:rPr>
                <w:rFonts w:asciiTheme="minorHAnsi" w:hAnsiTheme="minorHAnsi" w:cs="Arial"/>
                <w:color w:val="000000"/>
                <w:sz w:val="20"/>
                <w:lang w:val="en-CA"/>
              </w:rPr>
              <w:t>operator</w:t>
            </w:r>
          </w:p>
        </w:tc>
        <w:tc>
          <w:tcPr>
            <w:tcW w:w="1985" w:type="dxa"/>
          </w:tcPr>
          <w:p w14:paraId="1495A0ED"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CI_Responsibility</w:t>
            </w:r>
          </w:p>
        </w:tc>
        <w:tc>
          <w:tcPr>
            <w:tcW w:w="5799" w:type="dxa"/>
          </w:tcPr>
          <w:p w14:paraId="4B4B521A"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The name of the operator or organisation responsible for the analytical session</w:t>
            </w:r>
          </w:p>
          <w:p w14:paraId="23999D84"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75DD7" w:rsidRPr="00775DD7" w14:paraId="342C6A14" w14:textId="77777777" w:rsidTr="00B51A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C76EAAB"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1050" w:name="BKM_963C6EE0_1269_4609_B11A_C2CBF9678C56"/>
            <w:bookmarkEnd w:id="1050"/>
            <w:r w:rsidRPr="00775DD7">
              <w:rPr>
                <w:rFonts w:asciiTheme="minorHAnsi" w:hAnsiTheme="minorHAnsi" w:cs="Arial"/>
                <w:color w:val="000000"/>
                <w:sz w:val="20"/>
                <w:lang w:val="en-CA"/>
              </w:rPr>
              <w:t>parameter</w:t>
            </w:r>
          </w:p>
        </w:tc>
        <w:tc>
          <w:tcPr>
            <w:tcW w:w="1985" w:type="dxa"/>
          </w:tcPr>
          <w:p w14:paraId="091588C7"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NamedValue</w:t>
            </w:r>
          </w:p>
        </w:tc>
        <w:tc>
          <w:tcPr>
            <w:tcW w:w="5799" w:type="dxa"/>
          </w:tcPr>
          <w:p w14:paraId="1A2CE7ED"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 xml:space="preserve">This association is analogous to the "parameter" attribute of OM_Observation, but in this case describes environmental or instrument setting parameters that apply to an entire analytical session (eg, voltage, current, </w:t>
            </w:r>
            <w:proofErr w:type="gramStart"/>
            <w:r w:rsidRPr="00775DD7">
              <w:rPr>
                <w:rFonts w:asciiTheme="minorHAnsi" w:hAnsiTheme="minorHAnsi" w:cs="Arial"/>
                <w:color w:val="000000"/>
                <w:sz w:val="20"/>
                <w:lang w:val="en-CA"/>
              </w:rPr>
              <w:t>temperature</w:t>
            </w:r>
            <w:proofErr w:type="gramEnd"/>
            <w:r w:rsidRPr="00775DD7">
              <w:rPr>
                <w:rFonts w:asciiTheme="minorHAnsi" w:hAnsiTheme="minorHAnsi" w:cs="Arial"/>
                <w:color w:val="000000"/>
                <w:sz w:val="20"/>
                <w:lang w:val="en-CA"/>
              </w:rPr>
              <w:t>, vacuum). The "name" attribute of NamedValue is implemented in OMXML as a byReference URI to a controlled list.</w:t>
            </w:r>
          </w:p>
          <w:p w14:paraId="47CA3A53"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75DD7" w:rsidRPr="00775DD7" w14:paraId="559BD6B0" w14:textId="77777777" w:rsidTr="00B51AB4">
        <w:tc>
          <w:tcPr>
            <w:cnfStyle w:val="001000000000" w:firstRow="0" w:lastRow="0" w:firstColumn="1" w:lastColumn="0" w:oddVBand="0" w:evenVBand="0" w:oddHBand="0" w:evenHBand="0" w:firstRowFirstColumn="0" w:firstRowLastColumn="0" w:lastRowFirstColumn="0" w:lastRowLastColumn="0"/>
            <w:tcW w:w="1951" w:type="dxa"/>
          </w:tcPr>
          <w:p w14:paraId="4280A2F8" w14:textId="23CEDB02"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instrument</w:t>
            </w:r>
          </w:p>
        </w:tc>
        <w:tc>
          <w:tcPr>
            <w:tcW w:w="1985" w:type="dxa"/>
          </w:tcPr>
          <w:p w14:paraId="5BF8CD5F" w14:textId="51B49E69"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AnalyticalInstrument</w:t>
            </w:r>
          </w:p>
        </w:tc>
        <w:tc>
          <w:tcPr>
            <w:tcW w:w="5799" w:type="dxa"/>
          </w:tcPr>
          <w:p w14:paraId="72EBA813" w14:textId="102AED1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Identifies the instrument used in the analytical session</w:t>
            </w:r>
          </w:p>
        </w:tc>
      </w:tr>
      <w:tr w:rsidR="00775DD7" w:rsidRPr="00775DD7" w14:paraId="14F81E7B" w14:textId="77777777" w:rsidTr="00B51A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22D7DB1" w14:textId="1A96FEBD" w:rsidR="00775DD7" w:rsidRDefault="00B51AB4" w:rsidP="00775DD7">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referenceAnalysis</w:t>
            </w:r>
          </w:p>
        </w:tc>
        <w:tc>
          <w:tcPr>
            <w:tcW w:w="1985" w:type="dxa"/>
          </w:tcPr>
          <w:p w14:paraId="163BBB35" w14:textId="2DB75009" w:rsidR="00775DD7" w:rsidRDefault="00B51AB4"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ReferenceSpecimen</w:t>
            </w:r>
          </w:p>
        </w:tc>
        <w:tc>
          <w:tcPr>
            <w:tcW w:w="5799" w:type="dxa"/>
          </w:tcPr>
          <w:p w14:paraId="0C8993CF" w14:textId="50EC467A" w:rsidR="00775DD7" w:rsidRPr="00775DD7" w:rsidRDefault="00B51AB4"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B51AB4">
              <w:rPr>
                <w:rFonts w:asciiTheme="minorHAnsi" w:hAnsiTheme="minorHAnsi" w:cs="Arial"/>
                <w:color w:val="000000"/>
                <w:sz w:val="20"/>
                <w:lang w:val="en-CA"/>
              </w:rPr>
              <w:t>Describes any reference specimens (ie, standards, blanks) used in the analytical session.</w:t>
            </w:r>
          </w:p>
        </w:tc>
      </w:tr>
    </w:tbl>
    <w:p w14:paraId="49022B74" w14:textId="77777777" w:rsidR="00775DD7" w:rsidRDefault="00775DD7" w:rsidP="00775DD7">
      <w:pPr>
        <w:rPr>
          <w:lang w:val="en-CA"/>
        </w:rPr>
      </w:pPr>
    </w:p>
    <w:p w14:paraId="7349D97A" w14:textId="471DEC63" w:rsidR="00775DD7" w:rsidRDefault="00B51AB4" w:rsidP="00B51AB4">
      <w:pPr>
        <w:pStyle w:val="Heading4"/>
        <w:rPr>
          <w:lang w:val="en-CA"/>
        </w:rPr>
      </w:pPr>
      <w:r>
        <w:rPr>
          <w:lang w:val="en-CA"/>
        </w:rPr>
        <w:t>AnalyticalProcess</w:t>
      </w:r>
    </w:p>
    <w:p w14:paraId="13588CCA" w14:textId="77777777" w:rsidR="00B51AB4" w:rsidRDefault="00B51AB4" w:rsidP="00775DD7">
      <w:pPr>
        <w:rPr>
          <w:lang w:val="en-CA"/>
        </w:rPr>
      </w:pPr>
    </w:p>
    <w:p w14:paraId="75A83E7E" w14:textId="424F04B0" w:rsidR="00B51AB4" w:rsidRDefault="00B51AB4" w:rsidP="00775DD7">
      <w:pPr>
        <w:rPr>
          <w:lang w:val="en-CA"/>
        </w:rPr>
      </w:pPr>
      <w:r>
        <w:rPr>
          <w:lang w:val="en-CA"/>
        </w:rPr>
        <w:lastRenderedPageBreak/>
        <w:t>An analytical process is a c</w:t>
      </w:r>
      <w:r w:rsidRPr="00B51AB4">
        <w:rPr>
          <w:lang w:val="en-CA"/>
        </w:rPr>
        <w:t xml:space="preserve">oncrete implementation of OM_Process.  </w:t>
      </w:r>
      <w:r>
        <w:rPr>
          <w:lang w:val="en-CA"/>
        </w:rPr>
        <w:t>It l</w:t>
      </w:r>
      <w:r w:rsidRPr="00B51AB4">
        <w:rPr>
          <w:lang w:val="en-CA"/>
        </w:rPr>
        <w:t>inks to an analytical session (data acquisition) or a computational process which produce analytical results.</w:t>
      </w:r>
    </w:p>
    <w:p w14:paraId="3375A2F1" w14:textId="21F7BD24" w:rsidR="00B51AB4" w:rsidDel="00D01D0C" w:rsidRDefault="00B51AB4" w:rsidP="00775DD7">
      <w:pPr>
        <w:rPr>
          <w:del w:id="1051" w:author="Eric Boisvert" w:date="2015-11-11T14:10:00Z"/>
          <w:lang w:val="en-CA"/>
        </w:rPr>
      </w:pPr>
    </w:p>
    <w:p w14:paraId="0A9F4FF6" w14:textId="381FCBD2" w:rsidR="00B51AB4" w:rsidRDefault="00B51AB4" w:rsidP="00B51AB4">
      <w:pPr>
        <w:keepNext/>
      </w:pPr>
    </w:p>
    <w:p w14:paraId="74801BF7" w14:textId="77777777" w:rsidR="00D01D0C" w:rsidRDefault="00D01D0C" w:rsidP="00D01D0C">
      <w:pPr>
        <w:keepNext/>
      </w:pPr>
      <w:r>
        <w:rPr>
          <w:noProof/>
          <w:lang w:val="en-CA" w:eastAsia="en-CA"/>
        </w:rPr>
        <w:drawing>
          <wp:inline distT="0" distB="0" distL="0" distR="0" wp14:anchorId="14AF9298" wp14:editId="6B0E51E8">
            <wp:extent cx="5486400" cy="5105209"/>
            <wp:effectExtent l="0" t="0" r="0" b="635"/>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86400" cy="5105209"/>
                    </a:xfrm>
                    <a:prstGeom prst="rect">
                      <a:avLst/>
                    </a:prstGeom>
                    <a:noFill/>
                    <a:ln>
                      <a:noFill/>
                    </a:ln>
                  </pic:spPr>
                </pic:pic>
              </a:graphicData>
            </a:graphic>
          </wp:inline>
        </w:drawing>
      </w:r>
    </w:p>
    <w:p w14:paraId="0A42FE07" w14:textId="5AC23FAF" w:rsidR="00D01D0C" w:rsidRDefault="00D01D0C" w:rsidP="00D01D0C">
      <w:pPr>
        <w:pStyle w:val="Caption"/>
      </w:pPr>
      <w:r>
        <w:t xml:space="preserve">Figure </w:t>
      </w:r>
      <w:fldSimple w:instr=" SEQ Figure \* ARABIC ">
        <w:r w:rsidR="00180077">
          <w:rPr>
            <w:noProof/>
          </w:rPr>
          <w:t>74</w:t>
        </w:r>
      </w:fldSimple>
      <w:r>
        <w:t xml:space="preserve">: </w:t>
      </w:r>
      <w:r w:rsidRPr="002736FE">
        <w:t>Analytical process</w:t>
      </w:r>
    </w:p>
    <w:p w14:paraId="620264FC" w14:textId="191DA961" w:rsidR="00B51AB4" w:rsidRDefault="00B51AB4" w:rsidP="00B51AB4">
      <w:pPr>
        <w:pStyle w:val="Caption"/>
      </w:pPr>
    </w:p>
    <w:tbl>
      <w:tblPr>
        <w:tblStyle w:val="LightShading"/>
        <w:tblW w:w="9735" w:type="dxa"/>
        <w:tblLayout w:type="fixed"/>
        <w:tblLook w:val="04A0" w:firstRow="1" w:lastRow="0" w:firstColumn="1" w:lastColumn="0" w:noHBand="0" w:noVBand="1"/>
      </w:tblPr>
      <w:tblGrid>
        <w:gridCol w:w="1951"/>
        <w:gridCol w:w="1985"/>
        <w:gridCol w:w="5799"/>
      </w:tblGrid>
      <w:tr w:rsidR="00B51AB4" w:rsidRPr="00775DD7" w14:paraId="08E14F02" w14:textId="77777777" w:rsidTr="006A7D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558A9BE" w14:textId="77777777" w:rsidR="00B51AB4" w:rsidRPr="00775DD7" w:rsidRDefault="00B51AB4" w:rsidP="006A7DD0">
            <w:pPr>
              <w:autoSpaceDE w:val="0"/>
              <w:autoSpaceDN w:val="0"/>
              <w:adjustRightInd w:val="0"/>
              <w:spacing w:after="0" w:line="240" w:lineRule="atLeast"/>
              <w:rPr>
                <w:rFonts w:asciiTheme="minorHAnsi" w:hAnsiTheme="minorHAnsi" w:cs="Arial"/>
                <w:color w:val="000000"/>
                <w:sz w:val="20"/>
                <w:lang w:val="en-CA"/>
              </w:rPr>
            </w:pPr>
            <w:r w:rsidRPr="00775DD7">
              <w:rPr>
                <w:rFonts w:asciiTheme="minorHAnsi" w:hAnsiTheme="minorHAnsi" w:cs="Arial"/>
                <w:color w:val="000000"/>
                <w:sz w:val="20"/>
                <w:lang w:val="en-CA"/>
              </w:rPr>
              <w:t>Name</w:t>
            </w:r>
          </w:p>
        </w:tc>
        <w:tc>
          <w:tcPr>
            <w:tcW w:w="1985" w:type="dxa"/>
          </w:tcPr>
          <w:p w14:paraId="0574994C" w14:textId="77777777" w:rsidR="00B51AB4" w:rsidRPr="00775DD7" w:rsidRDefault="00B51AB4" w:rsidP="006A7DD0">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Type</w:t>
            </w:r>
          </w:p>
        </w:tc>
        <w:tc>
          <w:tcPr>
            <w:tcW w:w="5799" w:type="dxa"/>
          </w:tcPr>
          <w:p w14:paraId="65299FB8" w14:textId="77777777" w:rsidR="00B51AB4" w:rsidRPr="00775DD7" w:rsidRDefault="00B51AB4" w:rsidP="006A7DD0">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Description</w:t>
            </w:r>
          </w:p>
        </w:tc>
      </w:tr>
      <w:tr w:rsidR="00B51AB4" w:rsidRPr="00775DD7" w14:paraId="03C4DCEA" w14:textId="77777777" w:rsidTr="006A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6A0A830" w14:textId="4D8CA78F" w:rsidR="00B51AB4" w:rsidRPr="00775DD7" w:rsidRDefault="00B51AB4" w:rsidP="006A7DD0">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method</w:t>
            </w:r>
          </w:p>
        </w:tc>
        <w:tc>
          <w:tcPr>
            <w:tcW w:w="1985" w:type="dxa"/>
          </w:tcPr>
          <w:p w14:paraId="1C611693" w14:textId="15DE657D" w:rsidR="00B51AB4" w:rsidRPr="00775DD7" w:rsidRDefault="00B51AB4" w:rsidP="006A7DD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AnalyticalMethod</w:t>
            </w:r>
          </w:p>
        </w:tc>
        <w:tc>
          <w:tcPr>
            <w:tcW w:w="5799" w:type="dxa"/>
          </w:tcPr>
          <w:p w14:paraId="025B4DD0" w14:textId="4225A1EC" w:rsidR="00B51AB4" w:rsidRPr="00775DD7" w:rsidRDefault="00B51AB4" w:rsidP="006A7DD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B51AB4">
              <w:rPr>
                <w:rFonts w:asciiTheme="minorHAnsi" w:hAnsiTheme="minorHAnsi" w:cs="Arial"/>
                <w:color w:val="000000"/>
                <w:sz w:val="20"/>
                <w:lang w:val="en-CA"/>
              </w:rPr>
              <w:t>Identifies the type of analytical method used to make an observation.</w:t>
            </w:r>
          </w:p>
        </w:tc>
      </w:tr>
      <w:tr w:rsidR="00B51AB4" w:rsidRPr="00775DD7" w14:paraId="23A48EEF" w14:textId="77777777" w:rsidTr="006A7DD0">
        <w:tc>
          <w:tcPr>
            <w:cnfStyle w:val="001000000000" w:firstRow="0" w:lastRow="0" w:firstColumn="1" w:lastColumn="0" w:oddVBand="0" w:evenVBand="0" w:oddHBand="0" w:evenHBand="0" w:firstRowFirstColumn="0" w:firstRowLastColumn="0" w:lastRowFirstColumn="0" w:lastRowLastColumn="0"/>
            <w:tcW w:w="1951" w:type="dxa"/>
          </w:tcPr>
          <w:p w14:paraId="325BA0E7" w14:textId="545F58C9" w:rsidR="00B51AB4" w:rsidRPr="00775DD7" w:rsidRDefault="00B51AB4" w:rsidP="006A7DD0">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acquisition</w:t>
            </w:r>
          </w:p>
        </w:tc>
        <w:tc>
          <w:tcPr>
            <w:tcW w:w="1985" w:type="dxa"/>
          </w:tcPr>
          <w:p w14:paraId="0038889F" w14:textId="5E04EEEB" w:rsidR="00B51AB4" w:rsidRPr="00775DD7" w:rsidRDefault="00B51AB4" w:rsidP="00B51AB4">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AnalyticalSession</w:t>
            </w:r>
          </w:p>
        </w:tc>
        <w:tc>
          <w:tcPr>
            <w:tcW w:w="5799" w:type="dxa"/>
          </w:tcPr>
          <w:p w14:paraId="43976FB0" w14:textId="1BEAF8D1" w:rsidR="00B51AB4" w:rsidRPr="00775DD7" w:rsidRDefault="00B51AB4" w:rsidP="006A7DD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B51AB4">
              <w:rPr>
                <w:rFonts w:asciiTheme="minorHAnsi" w:hAnsiTheme="minorHAnsi" w:cs="Arial"/>
                <w:color w:val="000000"/>
                <w:sz w:val="20"/>
                <w:lang w:val="en-CA"/>
              </w:rPr>
              <w:t>Describes the analytical session (eg, laboratory session) in which an observation was made and data acquired.</w:t>
            </w:r>
          </w:p>
        </w:tc>
      </w:tr>
      <w:tr w:rsidR="001A50D4" w:rsidRPr="00775DD7" w14:paraId="16B652ED" w14:textId="77777777" w:rsidTr="006A7DD0">
        <w:trPr>
          <w:cnfStyle w:val="000000100000" w:firstRow="0" w:lastRow="0" w:firstColumn="0" w:lastColumn="0" w:oddVBand="0" w:evenVBand="0" w:oddHBand="1" w:evenHBand="0" w:firstRowFirstColumn="0" w:firstRowLastColumn="0" w:lastRowFirstColumn="0" w:lastRowLastColumn="0"/>
          <w:ins w:id="1052" w:author="Eric Boisvert" w:date="2015-11-11T14:07:00Z"/>
        </w:trPr>
        <w:tc>
          <w:tcPr>
            <w:cnfStyle w:val="001000000000" w:firstRow="0" w:lastRow="0" w:firstColumn="1" w:lastColumn="0" w:oddVBand="0" w:evenVBand="0" w:oddHBand="0" w:evenHBand="0" w:firstRowFirstColumn="0" w:firstRowLastColumn="0" w:lastRowFirstColumn="0" w:lastRowLastColumn="0"/>
            <w:tcW w:w="1951" w:type="dxa"/>
          </w:tcPr>
          <w:p w14:paraId="6C51BF18" w14:textId="37FB0815" w:rsidR="001A50D4" w:rsidRDefault="001A50D4" w:rsidP="006A7DD0">
            <w:pPr>
              <w:autoSpaceDE w:val="0"/>
              <w:autoSpaceDN w:val="0"/>
              <w:adjustRightInd w:val="0"/>
              <w:spacing w:after="0" w:line="240" w:lineRule="atLeast"/>
              <w:rPr>
                <w:ins w:id="1053" w:author="Eric Boisvert" w:date="2015-11-11T14:07:00Z"/>
                <w:rFonts w:asciiTheme="minorHAnsi" w:hAnsiTheme="minorHAnsi" w:cs="Arial"/>
                <w:color w:val="000000"/>
                <w:sz w:val="20"/>
                <w:lang w:val="en-CA"/>
              </w:rPr>
            </w:pPr>
            <w:ins w:id="1054" w:author="Eric Boisvert" w:date="2015-11-11T14:07:00Z">
              <w:r>
                <w:rPr>
                  <w:rFonts w:asciiTheme="minorHAnsi" w:hAnsiTheme="minorHAnsi" w:cs="Arial"/>
                  <w:color w:val="000000"/>
                  <w:sz w:val="20"/>
                  <w:lang w:val="en-CA"/>
                </w:rPr>
                <w:t>Computation</w:t>
              </w:r>
            </w:ins>
          </w:p>
        </w:tc>
        <w:tc>
          <w:tcPr>
            <w:tcW w:w="1985" w:type="dxa"/>
          </w:tcPr>
          <w:p w14:paraId="171CE36C" w14:textId="45F801B2" w:rsidR="001A50D4" w:rsidRDefault="001A50D4" w:rsidP="00B51AB4">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ins w:id="1055" w:author="Eric Boisvert" w:date="2015-11-11T14:07:00Z"/>
                <w:rFonts w:asciiTheme="minorHAnsi" w:hAnsiTheme="minorHAnsi" w:cs="Arial"/>
                <w:color w:val="000000"/>
                <w:sz w:val="20"/>
                <w:lang w:val="en-CA"/>
              </w:rPr>
            </w:pPr>
            <w:ins w:id="1056" w:author="Eric Boisvert" w:date="2015-11-11T14:07:00Z">
              <w:r>
                <w:rPr>
                  <w:rFonts w:asciiTheme="minorHAnsi" w:hAnsiTheme="minorHAnsi" w:cs="Arial"/>
                  <w:color w:val="000000"/>
                  <w:sz w:val="20"/>
                  <w:lang w:val="en-CA"/>
                </w:rPr>
                <w:t>LI_ProcessStep</w:t>
              </w:r>
            </w:ins>
          </w:p>
        </w:tc>
        <w:tc>
          <w:tcPr>
            <w:tcW w:w="5799" w:type="dxa"/>
          </w:tcPr>
          <w:p w14:paraId="4A4D68B2" w14:textId="3A395ED6" w:rsidR="001A50D4" w:rsidRPr="00B51AB4" w:rsidRDefault="001A50D4" w:rsidP="006A7DD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ins w:id="1057" w:author="Eric Boisvert" w:date="2015-11-11T14:07:00Z"/>
                <w:rFonts w:asciiTheme="minorHAnsi" w:hAnsiTheme="minorHAnsi" w:cs="Arial"/>
                <w:color w:val="000000"/>
                <w:sz w:val="20"/>
                <w:lang w:val="en-CA"/>
              </w:rPr>
            </w:pPr>
            <w:ins w:id="1058" w:author="Eric Boisvert" w:date="2015-11-11T14:07:00Z">
              <w:r>
                <w:rPr>
                  <w:rFonts w:asciiTheme="minorHAnsi" w:hAnsiTheme="minorHAnsi" w:cs="Arial"/>
                  <w:color w:val="000000"/>
                  <w:sz w:val="20"/>
                  <w:lang w:val="en-CA"/>
                </w:rPr>
                <w:t>C</w:t>
              </w:r>
              <w:r w:rsidRPr="001A50D4">
                <w:rPr>
                  <w:rFonts w:asciiTheme="minorHAnsi" w:hAnsiTheme="minorHAnsi" w:cs="Arial"/>
                  <w:color w:val="000000"/>
                  <w:sz w:val="20"/>
                  <w:lang w:val="en-CA"/>
                </w:rPr>
                <w:t>omputational process associated with the Process.</w:t>
              </w:r>
            </w:ins>
          </w:p>
        </w:tc>
      </w:tr>
    </w:tbl>
    <w:p w14:paraId="6C73AA54" w14:textId="77777777" w:rsidR="00B51AB4" w:rsidRPr="00B51AB4" w:rsidRDefault="00B51AB4" w:rsidP="00B51AB4">
      <w:pPr>
        <w:rPr>
          <w:lang w:val="en-CA"/>
        </w:rPr>
      </w:pPr>
    </w:p>
    <w:p w14:paraId="2C5A42EA" w14:textId="0797FBB7" w:rsidR="00B51AB4" w:rsidRDefault="00E966AA" w:rsidP="00E966AA">
      <w:pPr>
        <w:pStyle w:val="Heading4"/>
      </w:pPr>
      <w:r>
        <w:t>AnalyticalMethod</w:t>
      </w:r>
    </w:p>
    <w:p w14:paraId="66BC1DB3" w14:textId="77777777" w:rsidR="00E966AA" w:rsidRDefault="00E966AA" w:rsidP="00B51AB4"/>
    <w:p w14:paraId="4CF25447" w14:textId="5B3D9BF5" w:rsidR="00E966AA" w:rsidRDefault="00E966AA" w:rsidP="00B51AB4">
      <w:r w:rsidRPr="00E966AA">
        <w:t>Name, and published citation, of the analytical method used in an analytical session</w:t>
      </w:r>
    </w:p>
    <w:p w14:paraId="276E92B7" w14:textId="77777777" w:rsidR="00E966AA" w:rsidRDefault="00E966AA" w:rsidP="00E966AA">
      <w:pPr>
        <w:keepNext/>
      </w:pPr>
      <w:r>
        <w:rPr>
          <w:noProof/>
          <w:lang w:val="en-CA" w:eastAsia="en-CA"/>
        </w:rPr>
        <w:drawing>
          <wp:inline distT="0" distB="0" distL="0" distR="0" wp14:anchorId="5CF58450" wp14:editId="08657C9A">
            <wp:extent cx="4658360" cy="3105785"/>
            <wp:effectExtent l="0" t="0" r="8890" b="0"/>
            <wp:docPr id="472" name="Imag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658360" cy="3105785"/>
                    </a:xfrm>
                    <a:prstGeom prst="rect">
                      <a:avLst/>
                    </a:prstGeom>
                    <a:noFill/>
                    <a:ln>
                      <a:noFill/>
                    </a:ln>
                  </pic:spPr>
                </pic:pic>
              </a:graphicData>
            </a:graphic>
          </wp:inline>
        </w:drawing>
      </w:r>
    </w:p>
    <w:p w14:paraId="6CA05FBD" w14:textId="40F8CCD3" w:rsidR="00E966AA" w:rsidRDefault="00E966AA" w:rsidP="00E966AA">
      <w:pPr>
        <w:pStyle w:val="Caption"/>
      </w:pPr>
      <w:r>
        <w:t xml:space="preserve">Figure </w:t>
      </w:r>
      <w:fldSimple w:instr=" SEQ Figure \* ARABIC ">
        <w:ins w:id="1059" w:author="Eric Boisvert" w:date="2015-11-28T15:54:00Z">
          <w:r w:rsidR="00180077">
            <w:rPr>
              <w:noProof/>
            </w:rPr>
            <w:t>75</w:t>
          </w:r>
        </w:ins>
        <w:del w:id="1060" w:author="Eric Boisvert" w:date="2015-10-30T04:23:00Z">
          <w:r w:rsidR="00090DCF" w:rsidDel="007D2867">
            <w:rPr>
              <w:noProof/>
            </w:rPr>
            <w:delText>73</w:delText>
          </w:r>
        </w:del>
      </w:fldSimple>
      <w:r>
        <w:t xml:space="preserve"> : Analytical method</w:t>
      </w:r>
    </w:p>
    <w:p w14:paraId="23D69338" w14:textId="77777777" w:rsidR="00E966AA" w:rsidRDefault="00E966AA" w:rsidP="00E966AA"/>
    <w:p w14:paraId="232A9BCB" w14:textId="6502BFDD" w:rsidR="00E966AA" w:rsidRPr="00E966AA" w:rsidRDefault="00E966AA" w:rsidP="00E966AA">
      <w:pPr>
        <w:autoSpaceDE w:val="0"/>
        <w:autoSpaceDN w:val="0"/>
        <w:adjustRightInd w:val="0"/>
        <w:spacing w:after="0" w:line="240" w:lineRule="atLeast"/>
        <w:rPr>
          <w:rFonts w:cs="Arial"/>
          <w:color w:val="000000"/>
          <w:sz w:val="20"/>
          <w:lang w:val="en-CA"/>
        </w:rPr>
      </w:pPr>
      <w:bookmarkStart w:id="1061" w:name="BKM_79050478_59B4_46CF_B3EE_2B3B979B34B2"/>
      <w:bookmarkEnd w:id="1061"/>
    </w:p>
    <w:tbl>
      <w:tblPr>
        <w:tblStyle w:val="LightShading"/>
        <w:tblW w:w="9735" w:type="dxa"/>
        <w:tblLayout w:type="fixed"/>
        <w:tblLook w:val="04A0" w:firstRow="1" w:lastRow="0" w:firstColumn="1" w:lastColumn="0" w:noHBand="0" w:noVBand="1"/>
      </w:tblPr>
      <w:tblGrid>
        <w:gridCol w:w="1526"/>
        <w:gridCol w:w="2410"/>
        <w:gridCol w:w="5799"/>
      </w:tblGrid>
      <w:tr w:rsidR="00E966AA" w:rsidRPr="00E966AA" w14:paraId="7A02CDA9" w14:textId="77777777" w:rsidTr="00E966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4A792CA" w14:textId="77777777" w:rsidR="00E966AA" w:rsidRPr="00E966AA" w:rsidRDefault="00E966AA" w:rsidP="00E966AA">
            <w:pPr>
              <w:autoSpaceDE w:val="0"/>
              <w:autoSpaceDN w:val="0"/>
              <w:adjustRightInd w:val="0"/>
              <w:spacing w:after="0" w:line="240" w:lineRule="atLeast"/>
              <w:rPr>
                <w:rFonts w:asciiTheme="minorHAnsi" w:hAnsiTheme="minorHAnsi" w:cs="Arial"/>
                <w:color w:val="000000"/>
                <w:sz w:val="20"/>
                <w:lang w:val="en-CA"/>
              </w:rPr>
            </w:pPr>
            <w:bookmarkStart w:id="1062" w:name="BKM_49851DB0_5102_456A_B25E_E5E16C13E2EB"/>
            <w:bookmarkEnd w:id="1062"/>
            <w:r w:rsidRPr="00E966AA">
              <w:rPr>
                <w:rFonts w:asciiTheme="minorHAnsi" w:hAnsiTheme="minorHAnsi" w:cs="Arial"/>
                <w:color w:val="000000"/>
                <w:sz w:val="20"/>
                <w:lang w:val="en-CA"/>
              </w:rPr>
              <w:t>Name</w:t>
            </w:r>
          </w:p>
        </w:tc>
        <w:tc>
          <w:tcPr>
            <w:tcW w:w="2410" w:type="dxa"/>
          </w:tcPr>
          <w:p w14:paraId="1BB71345" w14:textId="77777777" w:rsidR="00E966AA" w:rsidRPr="00E966AA" w:rsidRDefault="00E966AA" w:rsidP="00E966AA">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Type</w:t>
            </w:r>
          </w:p>
        </w:tc>
        <w:tc>
          <w:tcPr>
            <w:tcW w:w="5799" w:type="dxa"/>
          </w:tcPr>
          <w:p w14:paraId="596B0745" w14:textId="77777777" w:rsidR="00E966AA" w:rsidRPr="00E966AA" w:rsidRDefault="00E966AA" w:rsidP="00E966AA">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Description</w:t>
            </w:r>
          </w:p>
        </w:tc>
      </w:tr>
      <w:tr w:rsidR="00E966AA" w:rsidRPr="00E966AA" w14:paraId="7D8A8BD0" w14:textId="77777777" w:rsidTr="00E966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5898C64D" w14:textId="77777777" w:rsidR="00E966AA" w:rsidRPr="00E966AA" w:rsidRDefault="00E966AA" w:rsidP="00E966AA">
            <w:pPr>
              <w:autoSpaceDE w:val="0"/>
              <w:autoSpaceDN w:val="0"/>
              <w:adjustRightInd w:val="0"/>
              <w:spacing w:after="0" w:line="240" w:lineRule="atLeast"/>
              <w:rPr>
                <w:rFonts w:asciiTheme="minorHAnsi" w:hAnsiTheme="minorHAnsi" w:cs="Arial"/>
                <w:color w:val="000000"/>
                <w:sz w:val="20"/>
                <w:lang w:val="en-CA"/>
              </w:rPr>
            </w:pPr>
            <w:r w:rsidRPr="00E966AA">
              <w:rPr>
                <w:rFonts w:asciiTheme="minorHAnsi" w:hAnsiTheme="minorHAnsi" w:cs="Arial"/>
                <w:color w:val="000000"/>
                <w:sz w:val="20"/>
                <w:lang w:val="en-CA"/>
              </w:rPr>
              <w:t>methodName</w:t>
            </w:r>
          </w:p>
        </w:tc>
        <w:tc>
          <w:tcPr>
            <w:tcW w:w="2410" w:type="dxa"/>
          </w:tcPr>
          <w:p w14:paraId="77FC6630" w14:textId="77777777" w:rsidR="00E966AA" w:rsidRPr="00E966AA" w:rsidRDefault="00E966AA" w:rsidP="00E966AA">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AnalyticalMethodTerm</w:t>
            </w:r>
          </w:p>
        </w:tc>
        <w:tc>
          <w:tcPr>
            <w:tcW w:w="5799" w:type="dxa"/>
          </w:tcPr>
          <w:p w14:paraId="28E9470F" w14:textId="77777777" w:rsidR="00E966AA" w:rsidRPr="00E966AA" w:rsidRDefault="00E966AA" w:rsidP="00E966AA">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Reference to a controlled vocabulary of names of analytical method used in a session (eg; XRF mass spectrometry, ICPMS, SHRIMP geochronology)</w:t>
            </w:r>
          </w:p>
          <w:p w14:paraId="1857DB73" w14:textId="77777777" w:rsidR="00E966AA" w:rsidRPr="00E966AA" w:rsidRDefault="00E966AA" w:rsidP="00E966AA">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E966AA" w:rsidRPr="00E966AA" w14:paraId="50123186" w14:textId="77777777" w:rsidTr="00E966AA">
        <w:tc>
          <w:tcPr>
            <w:cnfStyle w:val="001000000000" w:firstRow="0" w:lastRow="0" w:firstColumn="1" w:lastColumn="0" w:oddVBand="0" w:evenVBand="0" w:oddHBand="0" w:evenHBand="0" w:firstRowFirstColumn="0" w:firstRowLastColumn="0" w:lastRowFirstColumn="0" w:lastRowLastColumn="0"/>
            <w:tcW w:w="1526" w:type="dxa"/>
          </w:tcPr>
          <w:p w14:paraId="47229DE1" w14:textId="77777777" w:rsidR="00E966AA" w:rsidRPr="00E966AA" w:rsidRDefault="00E966AA" w:rsidP="00E966AA">
            <w:pPr>
              <w:autoSpaceDE w:val="0"/>
              <w:autoSpaceDN w:val="0"/>
              <w:adjustRightInd w:val="0"/>
              <w:spacing w:after="0" w:line="240" w:lineRule="atLeast"/>
              <w:rPr>
                <w:rFonts w:asciiTheme="minorHAnsi" w:hAnsiTheme="minorHAnsi" w:cs="Arial"/>
                <w:color w:val="000000"/>
                <w:sz w:val="20"/>
                <w:lang w:val="en-CA"/>
              </w:rPr>
            </w:pPr>
            <w:bookmarkStart w:id="1063" w:name="BKM_B16CD918_4034_47F7_9393_204D6BE54C10"/>
            <w:bookmarkEnd w:id="1063"/>
            <w:r w:rsidRPr="00E966AA">
              <w:rPr>
                <w:rFonts w:asciiTheme="minorHAnsi" w:hAnsiTheme="minorHAnsi" w:cs="Arial"/>
                <w:color w:val="000000"/>
                <w:sz w:val="20"/>
                <w:lang w:val="en-CA"/>
              </w:rPr>
              <w:t>citation</w:t>
            </w:r>
          </w:p>
        </w:tc>
        <w:tc>
          <w:tcPr>
            <w:tcW w:w="2410" w:type="dxa"/>
          </w:tcPr>
          <w:p w14:paraId="160F8932" w14:textId="77777777" w:rsidR="00E966AA" w:rsidRPr="00E966AA" w:rsidRDefault="00E966AA" w:rsidP="00E966AA">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CI_Citation</w:t>
            </w:r>
          </w:p>
        </w:tc>
        <w:tc>
          <w:tcPr>
            <w:tcW w:w="5799" w:type="dxa"/>
          </w:tcPr>
          <w:p w14:paraId="6D0F0F70" w14:textId="77777777" w:rsidR="00E966AA" w:rsidRPr="00E966AA" w:rsidRDefault="00E966AA" w:rsidP="00E966AA">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A published description of a particular analytical method (eg; a standard operating procedure document). This attribute is nillable if such a document does not exist.</w:t>
            </w:r>
          </w:p>
          <w:p w14:paraId="75D03871" w14:textId="77777777" w:rsidR="00E966AA" w:rsidRPr="00E966AA" w:rsidRDefault="00E966AA" w:rsidP="00E966AA">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bl>
    <w:p w14:paraId="79DA99A4" w14:textId="77777777" w:rsidR="00E966AA" w:rsidRDefault="00E966AA" w:rsidP="00E966AA"/>
    <w:p w14:paraId="7BA3F8F4" w14:textId="032A63C9" w:rsidR="00E966AA" w:rsidRDefault="00E966AA" w:rsidP="00E966AA">
      <w:pPr>
        <w:pStyle w:val="Heading4"/>
      </w:pPr>
      <w:r>
        <w:t>Image</w:t>
      </w:r>
    </w:p>
    <w:p w14:paraId="5C92B4AE" w14:textId="2A1EAE7F" w:rsidR="00E966AA" w:rsidRDefault="00E966AA" w:rsidP="00E966AA">
      <w:r>
        <w:t>Use for image of sampling features, f</w:t>
      </w:r>
      <w:r w:rsidRPr="00E966AA">
        <w:t>or example, photographs of ion microprobe grain mounts.</w:t>
      </w:r>
    </w:p>
    <w:p w14:paraId="253D879F" w14:textId="77777777" w:rsidR="00E966AA" w:rsidRDefault="00E966AA" w:rsidP="00E966AA"/>
    <w:p w14:paraId="7E5690BB" w14:textId="77777777" w:rsidR="00E966AA" w:rsidRDefault="00E966AA" w:rsidP="00E966AA">
      <w:pPr>
        <w:keepNext/>
      </w:pPr>
      <w:r>
        <w:rPr>
          <w:noProof/>
          <w:lang w:val="en-CA" w:eastAsia="en-CA"/>
        </w:rPr>
        <w:lastRenderedPageBreak/>
        <w:drawing>
          <wp:inline distT="0" distB="0" distL="0" distR="0" wp14:anchorId="70029C90" wp14:editId="3557B673">
            <wp:extent cx="2708910" cy="3140075"/>
            <wp:effectExtent l="0" t="0" r="0" b="3175"/>
            <wp:docPr id="473" name="Imag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708910" cy="3140075"/>
                    </a:xfrm>
                    <a:prstGeom prst="rect">
                      <a:avLst/>
                    </a:prstGeom>
                    <a:noFill/>
                    <a:ln>
                      <a:noFill/>
                    </a:ln>
                  </pic:spPr>
                </pic:pic>
              </a:graphicData>
            </a:graphic>
          </wp:inline>
        </w:drawing>
      </w:r>
    </w:p>
    <w:p w14:paraId="7E3A17FD" w14:textId="40230A08" w:rsidR="00E966AA" w:rsidRDefault="00E966AA" w:rsidP="00E966AA">
      <w:pPr>
        <w:pStyle w:val="Caption"/>
      </w:pPr>
      <w:r>
        <w:t xml:space="preserve">Figure </w:t>
      </w:r>
      <w:fldSimple w:instr=" SEQ Figure \* ARABIC ">
        <w:ins w:id="1064" w:author="Eric Boisvert" w:date="2015-11-28T15:54:00Z">
          <w:r w:rsidR="00180077">
            <w:rPr>
              <w:noProof/>
            </w:rPr>
            <w:t>76</w:t>
          </w:r>
        </w:ins>
        <w:del w:id="1065" w:author="Eric Boisvert" w:date="2015-10-30T04:23:00Z">
          <w:r w:rsidR="00090DCF" w:rsidDel="007D2867">
            <w:rPr>
              <w:noProof/>
            </w:rPr>
            <w:delText>74</w:delText>
          </w:r>
        </w:del>
      </w:fldSimple>
      <w:r>
        <w:t>: Image</w:t>
      </w:r>
    </w:p>
    <w:p w14:paraId="1B44B20B" w14:textId="5E3C20E6" w:rsidR="00E966AA" w:rsidRPr="00E966AA" w:rsidRDefault="00E966AA" w:rsidP="00E966AA">
      <w:commentRangeStart w:id="1066"/>
      <w:r>
        <w:t xml:space="preserve">When the image is available online, </w:t>
      </w:r>
      <w:r w:rsidR="00F67178">
        <w:t>the description field should provide a link to it.</w:t>
      </w:r>
      <w:commentRangeEnd w:id="1066"/>
      <w:r w:rsidR="00F67178">
        <w:rPr>
          <w:rStyle w:val="CommentReference"/>
        </w:rPr>
        <w:commentReference w:id="1066"/>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2CE609AC" w:rsidR="00E966AA" w:rsidRPr="00D12552" w:rsidRDefault="00E966AA" w:rsidP="00E966AA">
            <w:pPr>
              <w:pStyle w:val="Tabletext10"/>
              <w:jc w:val="left"/>
              <w:rPr>
                <w:rStyle w:val="reqtext"/>
                <w:lang w:val="en-CA"/>
              </w:rPr>
            </w:pPr>
            <w:r>
              <w:rPr>
                <w:rStyle w:val="reqtext"/>
                <w:lang w:val="en-CA"/>
              </w:rPr>
              <w:t>When a URL to the image is available, the URL SHALL be encoded in it GML description property</w:t>
            </w:r>
            <w:r w:rsidRPr="00B3403C">
              <w:rPr>
                <w:rStyle w:val="reqtext"/>
                <w:lang w:val="en-CA"/>
              </w:rPr>
              <w:t>.</w:t>
            </w:r>
          </w:p>
        </w:tc>
      </w:tr>
    </w:tbl>
    <w:p w14:paraId="0DAFC62E" w14:textId="77777777" w:rsidR="00F67178" w:rsidRDefault="00F67178" w:rsidP="00E966AA"/>
    <w:p w14:paraId="7CEDEA20" w14:textId="65010A75" w:rsidR="00F67178" w:rsidRDefault="00F67178" w:rsidP="00E966AA">
      <w:r>
        <w:t>The process for an image should be a camera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5D4DD34B" w:rsidR="00F67178" w:rsidRPr="00D12552" w:rsidRDefault="00F67178" w:rsidP="006A7DD0">
            <w:pPr>
              <w:pStyle w:val="Tabletext10"/>
              <w:jc w:val="left"/>
              <w:rPr>
                <w:rStyle w:val="reqtext"/>
                <w:lang w:val="en-CA"/>
              </w:rPr>
            </w:pPr>
            <w:r>
              <w:rPr>
                <w:rStyle w:val="reqtext"/>
                <w:lang w:val="en-CA"/>
              </w:rPr>
              <w:t>The image SHOULD make reference to a camera for its SF_Process</w:t>
            </w:r>
          </w:p>
        </w:tc>
      </w:tr>
    </w:tbl>
    <w:p w14:paraId="4E3BBE51" w14:textId="77777777" w:rsidR="00F67178" w:rsidRDefault="00F67178" w:rsidP="00E966AA"/>
    <w:p w14:paraId="55CB641E" w14:textId="2772C4A8" w:rsidR="007F7DE0" w:rsidRDefault="007F7DE0" w:rsidP="007F7DE0">
      <w:pPr>
        <w:pStyle w:val="Heading3"/>
      </w:pPr>
      <w:r>
        <w:t>Geochronology</w:t>
      </w:r>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5A39CA63" w:rsidR="007F7DE0" w:rsidRDefault="007F7DE0" w:rsidP="007F7DE0">
      <w:pPr>
        <w:pStyle w:val="ListParagraph"/>
        <w:numPr>
          <w:ilvl w:val="0"/>
          <w:numId w:val="22"/>
        </w:numPr>
      </w:pPr>
      <w:r>
        <w:t>a Specimen (eg; rock sample)</w:t>
      </w:r>
    </w:p>
    <w:p w14:paraId="39ECA28D" w14:textId="69D1EF03" w:rsidR="007F7DE0" w:rsidRDefault="007F7DE0" w:rsidP="007F7DE0">
      <w:pPr>
        <w:pStyle w:val="ListParagraph"/>
        <w:numPr>
          <w:ilvl w:val="0"/>
          <w:numId w:val="22"/>
        </w:numPr>
      </w:pPr>
      <w:r>
        <w:t>a related collection of sampling features within that specimen (eg; ion probe burn spots),</w:t>
      </w:r>
    </w:p>
    <w:p w14:paraId="4624D5BC" w14:textId="5F12373C" w:rsidR="007F7DE0" w:rsidRDefault="007F7DE0" w:rsidP="007F7DE0">
      <w:pPr>
        <w:pStyle w:val="ListParagraph"/>
        <w:numPr>
          <w:ilvl w:val="0"/>
          <w:numId w:val="22"/>
        </w:numPr>
      </w:pPr>
      <w:proofErr w:type="gramStart"/>
      <w:r>
        <w:t>and</w:t>
      </w:r>
      <w:proofErr w:type="gramEnd"/>
      <w:r>
        <w:t xml:space="preserve"> a GeochronologicInterpretation related to that sampling collection. </w:t>
      </w:r>
    </w:p>
    <w:p w14:paraId="0E287753" w14:textId="77777777" w:rsidR="007F7DE0" w:rsidRDefault="007F7DE0" w:rsidP="007F7DE0"/>
    <w:p w14:paraId="10CCF296" w14:textId="41765F74" w:rsidR="007F7DE0" w:rsidRDefault="007F7DE0" w:rsidP="007F7DE0">
      <w:r>
        <w:t>Each member of the sampling collection has related OM_Observation/result(s)</w:t>
      </w:r>
    </w:p>
    <w:p w14:paraId="1BC74315" w14:textId="77777777" w:rsidR="007F7DE0" w:rsidRDefault="007F7DE0" w:rsidP="007F7DE0"/>
    <w:p w14:paraId="4B6BCEF4" w14:textId="77777777" w:rsidR="007F7DE0" w:rsidRDefault="007F7DE0" w:rsidP="007F7DE0">
      <w:pPr>
        <w:keepNext/>
      </w:pPr>
      <w:r>
        <w:rPr>
          <w:noProof/>
          <w:lang w:val="en-CA" w:eastAsia="en-CA"/>
        </w:rPr>
        <w:lastRenderedPageBreak/>
        <w:drawing>
          <wp:inline distT="0" distB="0" distL="0" distR="0" wp14:anchorId="1CECBB05" wp14:editId="36251CDD">
            <wp:extent cx="5486400" cy="3330704"/>
            <wp:effectExtent l="0" t="0" r="0" b="3175"/>
            <wp:docPr id="474" name="Imag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86400" cy="3330704"/>
                    </a:xfrm>
                    <a:prstGeom prst="rect">
                      <a:avLst/>
                    </a:prstGeom>
                    <a:noFill/>
                    <a:ln>
                      <a:noFill/>
                    </a:ln>
                  </pic:spPr>
                </pic:pic>
              </a:graphicData>
            </a:graphic>
          </wp:inline>
        </w:drawing>
      </w:r>
    </w:p>
    <w:p w14:paraId="46654EFA" w14:textId="517C2DB8" w:rsidR="007F7DE0" w:rsidRDefault="007F7DE0" w:rsidP="007F7DE0">
      <w:pPr>
        <w:pStyle w:val="Caption"/>
      </w:pPr>
      <w:r>
        <w:t xml:space="preserve">Figure </w:t>
      </w:r>
      <w:fldSimple w:instr=" SEQ Figure \* ARABIC ">
        <w:ins w:id="1067" w:author="Eric Boisvert" w:date="2015-11-28T15:54:00Z">
          <w:r w:rsidR="00180077">
            <w:rPr>
              <w:noProof/>
            </w:rPr>
            <w:t>77</w:t>
          </w:r>
        </w:ins>
        <w:del w:id="1068" w:author="Eric Boisvert" w:date="2015-10-30T04:23:00Z">
          <w:r w:rsidR="00090DCF" w:rsidDel="007D2867">
            <w:rPr>
              <w:noProof/>
            </w:rPr>
            <w:delText>75</w:delText>
          </w:r>
        </w:del>
      </w:fldSimple>
      <w:r>
        <w:t>: Summary diagram of geochronology</w:t>
      </w:r>
    </w:p>
    <w:p w14:paraId="37939833" w14:textId="77777777" w:rsidR="007F7DE0" w:rsidRDefault="007F7DE0" w:rsidP="007F7DE0"/>
    <w:p w14:paraId="23F2D92B" w14:textId="337881DA" w:rsidR="007F7DE0" w:rsidRDefault="007F7DE0" w:rsidP="007F7DE0">
      <w:pPr>
        <w:pStyle w:val="Heading4"/>
      </w:pPr>
      <w:bookmarkStart w:id="1069" w:name="BKM_A1B6B909_67BC_419F_AEF9_8696BB63F29E"/>
      <w:bookmarkEnd w:id="1069"/>
      <w:r>
        <w:t>GeochronologicInterpretation</w:t>
      </w:r>
    </w:p>
    <w:p w14:paraId="51A07AE7" w14:textId="77777777" w:rsidR="007F7DE0" w:rsidRDefault="007F7DE0" w:rsidP="007F7DE0"/>
    <w:p w14:paraId="33E713BD" w14:textId="6AF199A7" w:rsidR="007F7DE0" w:rsidRDefault="007F7DE0" w:rsidP="007F7DE0">
      <w:r w:rsidRPr="007F7DE0">
        <w:t>An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77777777" w:rsidR="007F7DE0" w:rsidRDefault="007F7DE0" w:rsidP="007F7DE0">
      <w:pPr>
        <w:keepNext/>
      </w:pPr>
      <w:r>
        <w:rPr>
          <w:noProof/>
          <w:lang w:val="en-CA" w:eastAsia="en-CA"/>
        </w:rPr>
        <w:lastRenderedPageBreak/>
        <w:drawing>
          <wp:inline distT="0" distB="0" distL="0" distR="0" wp14:anchorId="55646E9A" wp14:editId="48462AC6">
            <wp:extent cx="5486400" cy="5105560"/>
            <wp:effectExtent l="0" t="0" r="0" b="0"/>
            <wp:docPr id="475" name="Imag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86400" cy="5105560"/>
                    </a:xfrm>
                    <a:prstGeom prst="rect">
                      <a:avLst/>
                    </a:prstGeom>
                    <a:noFill/>
                    <a:ln>
                      <a:noFill/>
                    </a:ln>
                  </pic:spPr>
                </pic:pic>
              </a:graphicData>
            </a:graphic>
          </wp:inline>
        </w:drawing>
      </w:r>
    </w:p>
    <w:p w14:paraId="1497C4AA" w14:textId="52A77C9B" w:rsidR="007F7DE0" w:rsidRPr="007F7DE0" w:rsidRDefault="007F7DE0" w:rsidP="007F7DE0">
      <w:pPr>
        <w:pStyle w:val="Caption"/>
      </w:pPr>
      <w:r>
        <w:t xml:space="preserve">Figure </w:t>
      </w:r>
      <w:fldSimple w:instr=" SEQ Figure \* ARABIC ">
        <w:ins w:id="1070" w:author="Eric Boisvert" w:date="2015-11-28T15:54:00Z">
          <w:r w:rsidR="00180077">
            <w:rPr>
              <w:noProof/>
            </w:rPr>
            <w:t>78</w:t>
          </w:r>
        </w:ins>
        <w:del w:id="1071" w:author="Eric Boisvert" w:date="2015-10-30T04:23:00Z">
          <w:r w:rsidR="00090DCF" w:rsidDel="007D2867">
            <w:rPr>
              <w:noProof/>
            </w:rPr>
            <w:delText>76</w:delText>
          </w:r>
        </w:del>
      </w:fldSimple>
      <w:r>
        <w:t>: Geochronologic interpretation</w:t>
      </w:r>
    </w:p>
    <w:p w14:paraId="311A44BD" w14:textId="77777777" w:rsidR="007F7DE0" w:rsidRDefault="007F7DE0" w:rsidP="007F7DE0"/>
    <w:p w14:paraId="1CC835DE" w14:textId="7E642B3C" w:rsidR="007F7DE0" w:rsidRPr="007F7DE0" w:rsidRDefault="007F7DE0" w:rsidP="007F7DE0">
      <w:pPr>
        <w:autoSpaceDE w:val="0"/>
        <w:autoSpaceDN w:val="0"/>
        <w:adjustRightInd w:val="0"/>
        <w:spacing w:after="0" w:line="240" w:lineRule="atLeast"/>
        <w:rPr>
          <w:rFonts w:cs="Arial"/>
          <w:color w:val="000000"/>
          <w:sz w:val="20"/>
          <w:lang w:val="en-CA"/>
        </w:rPr>
      </w:pPr>
    </w:p>
    <w:tbl>
      <w:tblPr>
        <w:tblStyle w:val="LightShading"/>
        <w:tblW w:w="9735" w:type="dxa"/>
        <w:tblLayout w:type="fixed"/>
        <w:tblLook w:val="04A0" w:firstRow="1" w:lastRow="0" w:firstColumn="1" w:lastColumn="0" w:noHBand="0" w:noVBand="1"/>
      </w:tblPr>
      <w:tblGrid>
        <w:gridCol w:w="1809"/>
        <w:gridCol w:w="2127"/>
        <w:gridCol w:w="5799"/>
      </w:tblGrid>
      <w:tr w:rsidR="007F7DE0" w:rsidRPr="007F7DE0" w14:paraId="34F0DC82" w14:textId="77777777" w:rsidTr="007F7D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7C74629"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1072" w:name="BKM_0B1CA329_7FCB_4838_9738_F600EF3A8B04"/>
            <w:bookmarkEnd w:id="1072"/>
            <w:r w:rsidRPr="007F7DE0">
              <w:rPr>
                <w:rFonts w:asciiTheme="minorHAnsi" w:hAnsiTheme="minorHAnsi" w:cs="Arial"/>
                <w:color w:val="000000"/>
                <w:sz w:val="20"/>
                <w:lang w:val="en-CA"/>
              </w:rPr>
              <w:t>Name</w:t>
            </w:r>
          </w:p>
        </w:tc>
        <w:tc>
          <w:tcPr>
            <w:tcW w:w="2127" w:type="dxa"/>
          </w:tcPr>
          <w:p w14:paraId="42DB7BCB" w14:textId="77777777" w:rsidR="007F7DE0" w:rsidRPr="007F7DE0" w:rsidRDefault="007F7DE0" w:rsidP="007F7DE0">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Type</w:t>
            </w:r>
          </w:p>
        </w:tc>
        <w:tc>
          <w:tcPr>
            <w:tcW w:w="5799" w:type="dxa"/>
          </w:tcPr>
          <w:p w14:paraId="7928FFF9" w14:textId="77777777" w:rsidR="007F7DE0" w:rsidRPr="007F7DE0" w:rsidRDefault="007F7DE0" w:rsidP="007F7DE0">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Description</w:t>
            </w:r>
          </w:p>
        </w:tc>
      </w:tr>
      <w:tr w:rsidR="007F7DE0" w:rsidRPr="007F7DE0" w14:paraId="75CCE25E" w14:textId="77777777" w:rsidTr="007F7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7483408"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r w:rsidRPr="007F7DE0">
              <w:rPr>
                <w:rFonts w:asciiTheme="minorHAnsi" w:hAnsiTheme="minorHAnsi" w:cs="Arial"/>
                <w:color w:val="000000"/>
                <w:sz w:val="20"/>
                <w:lang w:val="en-CA"/>
              </w:rPr>
              <w:t>interpretedAge</w:t>
            </w:r>
          </w:p>
        </w:tc>
        <w:tc>
          <w:tcPr>
            <w:tcW w:w="2127" w:type="dxa"/>
          </w:tcPr>
          <w:p w14:paraId="4800D15A"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GeologicEvent</w:t>
            </w:r>
          </w:p>
        </w:tc>
        <w:tc>
          <w:tcPr>
            <w:tcW w:w="5799" w:type="dxa"/>
          </w:tcPr>
          <w:p w14:paraId="626C373F"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Use GeoSciML GeologicEvent to describe event age, process and environment. e.g, Event age = 350 Ma +/- 3 Ma. Event process = intrusion, extrusion, metamorphism. Event environment = plutonic, marine.</w:t>
            </w:r>
          </w:p>
          <w:p w14:paraId="6C9045A6"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F7DE0" w:rsidRPr="007F7DE0" w14:paraId="7F0B5ED3" w14:textId="77777777" w:rsidTr="007F7DE0">
        <w:tc>
          <w:tcPr>
            <w:cnfStyle w:val="001000000000" w:firstRow="0" w:lastRow="0" w:firstColumn="1" w:lastColumn="0" w:oddVBand="0" w:evenVBand="0" w:oddHBand="0" w:evenHBand="0" w:firstRowFirstColumn="0" w:firstRowLastColumn="0" w:lastRowFirstColumn="0" w:lastRowLastColumn="0"/>
            <w:tcW w:w="1809" w:type="dxa"/>
          </w:tcPr>
          <w:p w14:paraId="50153419"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1073" w:name="BKM_1D244EC3_ED85_479D_9C71_0F691EEBA5EA"/>
            <w:bookmarkEnd w:id="1073"/>
            <w:r w:rsidRPr="007F7DE0">
              <w:rPr>
                <w:rFonts w:asciiTheme="minorHAnsi" w:hAnsiTheme="minorHAnsi" w:cs="Arial"/>
                <w:color w:val="000000"/>
                <w:sz w:val="20"/>
                <w:lang w:val="en-CA"/>
              </w:rPr>
              <w:t>isotopicEvent</w:t>
            </w:r>
          </w:p>
        </w:tc>
        <w:tc>
          <w:tcPr>
            <w:tcW w:w="2127" w:type="dxa"/>
          </w:tcPr>
          <w:p w14:paraId="587C77FA"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IsotopicEventType</w:t>
            </w:r>
          </w:p>
        </w:tc>
        <w:tc>
          <w:tcPr>
            <w:tcW w:w="5799" w:type="dxa"/>
          </w:tcPr>
          <w:p w14:paraId="3A1383F1"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Describes any isotopic events that are relevant to the interpretation. eg; closure, isotopic mixing, Pb loss, etc</w:t>
            </w:r>
          </w:p>
          <w:p w14:paraId="19B99164"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F7DE0" w:rsidRPr="007F7DE0" w14:paraId="3379E41B" w14:textId="77777777" w:rsidTr="007F7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7241B903"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1074" w:name="BKM_9712572B_F199_4830_ACFD_E9764FB58028"/>
            <w:bookmarkEnd w:id="1074"/>
            <w:r w:rsidRPr="007F7DE0">
              <w:rPr>
                <w:rFonts w:asciiTheme="minorHAnsi" w:hAnsiTheme="minorHAnsi" w:cs="Arial"/>
                <w:color w:val="000000"/>
                <w:sz w:val="20"/>
                <w:lang w:val="en-CA"/>
              </w:rPr>
              <w:t>isotopicSystem</w:t>
            </w:r>
          </w:p>
        </w:tc>
        <w:tc>
          <w:tcPr>
            <w:tcW w:w="2127" w:type="dxa"/>
          </w:tcPr>
          <w:p w14:paraId="5E63ABBD"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IsotopicSystemName</w:t>
            </w:r>
          </w:p>
        </w:tc>
        <w:tc>
          <w:tcPr>
            <w:tcW w:w="5799" w:type="dxa"/>
          </w:tcPr>
          <w:p w14:paraId="30C0510C"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Describes the isotopic system used to calculate geochronological age. StatisticalAgeTypes vocabulary would contain values like:</w:t>
            </w:r>
          </w:p>
          <w:p w14:paraId="5CF1F59A"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Ar-Ar, K-Ar, Nd-Sm, Pb-Pb, Rb-Sr, Re-Os, U-Pb, etc</w:t>
            </w:r>
          </w:p>
          <w:p w14:paraId="4967F048"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F7DE0" w:rsidRPr="007F7DE0" w14:paraId="210B8CE9" w14:textId="77777777" w:rsidTr="007F7DE0">
        <w:tc>
          <w:tcPr>
            <w:cnfStyle w:val="001000000000" w:firstRow="0" w:lastRow="0" w:firstColumn="1" w:lastColumn="0" w:oddVBand="0" w:evenVBand="0" w:oddHBand="0" w:evenHBand="0" w:firstRowFirstColumn="0" w:firstRowLastColumn="0" w:lastRowFirstColumn="0" w:lastRowLastColumn="0"/>
            <w:tcW w:w="1809" w:type="dxa"/>
          </w:tcPr>
          <w:p w14:paraId="6630B380"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1075" w:name="BKM_95947C71_177C_4EA6_8B4C_94C513E8FE7E"/>
            <w:bookmarkEnd w:id="1075"/>
            <w:r w:rsidRPr="007F7DE0">
              <w:rPr>
                <w:rFonts w:asciiTheme="minorHAnsi" w:hAnsiTheme="minorHAnsi" w:cs="Arial"/>
                <w:color w:val="000000"/>
                <w:sz w:val="20"/>
                <w:lang w:val="en-CA"/>
              </w:rPr>
              <w:t>statisticalMethod</w:t>
            </w:r>
          </w:p>
        </w:tc>
        <w:tc>
          <w:tcPr>
            <w:tcW w:w="2127" w:type="dxa"/>
          </w:tcPr>
          <w:p w14:paraId="75633194"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StatisticalMethodTerm</w:t>
            </w:r>
          </w:p>
        </w:tc>
        <w:tc>
          <w:tcPr>
            <w:tcW w:w="5799" w:type="dxa"/>
          </w:tcPr>
          <w:p w14:paraId="7971F32C"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The statistical method used to interpret the results</w:t>
            </w:r>
          </w:p>
          <w:p w14:paraId="238ADB4B"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F7DE0" w:rsidRPr="007F7DE0" w14:paraId="75D90ECE" w14:textId="77777777" w:rsidTr="007F7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5329971E"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1076" w:name="BKM_F00B629C_EDB4_449B_8603_CDBBEFBA3576"/>
            <w:bookmarkEnd w:id="1076"/>
            <w:r w:rsidRPr="007F7DE0">
              <w:rPr>
                <w:rFonts w:asciiTheme="minorHAnsi" w:hAnsiTheme="minorHAnsi" w:cs="Arial"/>
                <w:color w:val="000000"/>
                <w:sz w:val="20"/>
                <w:lang w:val="en-CA"/>
              </w:rPr>
              <w:lastRenderedPageBreak/>
              <w:t>interpretedBy</w:t>
            </w:r>
          </w:p>
        </w:tc>
        <w:tc>
          <w:tcPr>
            <w:tcW w:w="2127" w:type="dxa"/>
          </w:tcPr>
          <w:p w14:paraId="7D9736E2"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CI_Responsibility</w:t>
            </w:r>
          </w:p>
        </w:tc>
        <w:tc>
          <w:tcPr>
            <w:tcW w:w="5799" w:type="dxa"/>
          </w:tcPr>
          <w:p w14:paraId="2D2165E7"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Party responsible for this interpretation</w:t>
            </w:r>
          </w:p>
          <w:p w14:paraId="754F14AC"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F7DE0" w:rsidRPr="007F7DE0" w14:paraId="6008CA13" w14:textId="77777777" w:rsidTr="007F7DE0">
        <w:tc>
          <w:tcPr>
            <w:cnfStyle w:val="001000000000" w:firstRow="0" w:lastRow="0" w:firstColumn="1" w:lastColumn="0" w:oddVBand="0" w:evenVBand="0" w:oddHBand="0" w:evenHBand="0" w:firstRowFirstColumn="0" w:firstRowLastColumn="0" w:lastRowFirstColumn="0" w:lastRowLastColumn="0"/>
            <w:tcW w:w="1809" w:type="dxa"/>
          </w:tcPr>
          <w:p w14:paraId="2319EC80"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1077" w:name="BKM_B465F0F6_D0B5_40C2_8492_D188CFF84ACF"/>
            <w:bookmarkEnd w:id="1077"/>
            <w:r w:rsidRPr="007F7DE0">
              <w:rPr>
                <w:rFonts w:asciiTheme="minorHAnsi" w:hAnsiTheme="minorHAnsi" w:cs="Arial"/>
                <w:color w:val="000000"/>
                <w:sz w:val="20"/>
                <w:lang w:val="en-CA"/>
              </w:rPr>
              <w:t>citation</w:t>
            </w:r>
          </w:p>
        </w:tc>
        <w:tc>
          <w:tcPr>
            <w:tcW w:w="2127" w:type="dxa"/>
          </w:tcPr>
          <w:p w14:paraId="3492A120"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CI_Citation</w:t>
            </w:r>
          </w:p>
        </w:tc>
        <w:tc>
          <w:tcPr>
            <w:tcW w:w="5799" w:type="dxa"/>
          </w:tcPr>
          <w:p w14:paraId="783C0C0F"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Use ISO metadata citation element to describe author and other reference information. Can be used to describe reference for new or legacy data</w:t>
            </w:r>
          </w:p>
          <w:p w14:paraId="32A78792"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F7DE0" w:rsidRPr="007F7DE0" w14:paraId="2D190524" w14:textId="77777777" w:rsidTr="007F7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C3D132B"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1078" w:name="BKM_84CD8D11_428B_401E_A711_B019F6D0913D"/>
            <w:bookmarkEnd w:id="1078"/>
            <w:r w:rsidRPr="007F7DE0">
              <w:rPr>
                <w:rFonts w:asciiTheme="minorHAnsi" w:hAnsiTheme="minorHAnsi" w:cs="Arial"/>
                <w:color w:val="000000"/>
                <w:sz w:val="20"/>
                <w:lang w:val="en-CA"/>
              </w:rPr>
              <w:t>preferredInterpretation</w:t>
            </w:r>
          </w:p>
        </w:tc>
        <w:tc>
          <w:tcPr>
            <w:tcW w:w="2127" w:type="dxa"/>
          </w:tcPr>
          <w:p w14:paraId="5E153169"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Boolean</w:t>
            </w:r>
          </w:p>
        </w:tc>
        <w:tc>
          <w:tcPr>
            <w:tcW w:w="5799" w:type="dxa"/>
          </w:tcPr>
          <w:p w14:paraId="6E156C59"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 xml:space="preserve">Indicates whether this interpretation is the preferred interpretation (ie; the analytical data may be reinterpreted) </w:t>
            </w:r>
          </w:p>
          <w:p w14:paraId="46EA7F0E"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F7DE0" w:rsidRPr="007F7DE0" w14:paraId="3E11DBF3" w14:textId="77777777" w:rsidTr="007F7DE0">
        <w:tc>
          <w:tcPr>
            <w:cnfStyle w:val="001000000000" w:firstRow="0" w:lastRow="0" w:firstColumn="1" w:lastColumn="0" w:oddVBand="0" w:evenVBand="0" w:oddHBand="0" w:evenHBand="0" w:firstRowFirstColumn="0" w:firstRowLastColumn="0" w:lastRowFirstColumn="0" w:lastRowLastColumn="0"/>
            <w:tcW w:w="1809" w:type="dxa"/>
          </w:tcPr>
          <w:p w14:paraId="430DE667" w14:textId="4E2FE1CD"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sourceCollection</w:t>
            </w:r>
          </w:p>
        </w:tc>
        <w:tc>
          <w:tcPr>
            <w:tcW w:w="2127" w:type="dxa"/>
          </w:tcPr>
          <w:p w14:paraId="074CD919" w14:textId="0F898800"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SF_SamplingFeature</w:t>
            </w:r>
            <w:r>
              <w:rPr>
                <w:rFonts w:asciiTheme="minorHAnsi" w:hAnsiTheme="minorHAnsi" w:cs="Arial"/>
                <w:color w:val="000000"/>
                <w:sz w:val="20"/>
                <w:lang w:val="en-CA"/>
              </w:rPr>
              <w:br/>
              <w:t>Collection</w:t>
            </w:r>
          </w:p>
        </w:tc>
        <w:tc>
          <w:tcPr>
            <w:tcW w:w="5799" w:type="dxa"/>
          </w:tcPr>
          <w:p w14:paraId="2A313D85" w14:textId="345CF2DF"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Each geochronological interpretation has a mandatory association to a collection of sampling features (eg; a collection of burn spots or craters from a SHRIMP analytical session).  Legacy published data for which the SamplingFeatureCollection is unknown may be delivered with SamplingFeatureCollection = 'unknown'.</w:t>
            </w:r>
          </w:p>
        </w:tc>
      </w:tr>
    </w:tbl>
    <w:p w14:paraId="57CBD782" w14:textId="77777777" w:rsidR="007F7DE0" w:rsidRDefault="007F7DE0" w:rsidP="007F7DE0">
      <w:pPr>
        <w:rPr>
          <w:lang w:val="en-CA"/>
        </w:rPr>
      </w:pPr>
    </w:p>
    <w:p w14:paraId="6CDE300C" w14:textId="73EAE649" w:rsidR="007F7DE0" w:rsidRDefault="007F7DE0" w:rsidP="007F7DE0">
      <w:pPr>
        <w:pStyle w:val="Heading3"/>
        <w:rPr>
          <w:lang w:val="en-CA"/>
        </w:rPr>
      </w:pPr>
      <w:r>
        <w:rPr>
          <w:lang w:val="en-CA"/>
        </w:rPr>
        <w:t>Geologic Specimen</w:t>
      </w:r>
    </w:p>
    <w:p w14:paraId="1EBA54CB" w14:textId="77777777" w:rsidR="007F7DE0" w:rsidRDefault="007F7DE0" w:rsidP="007F7DE0">
      <w:pPr>
        <w:rPr>
          <w:lang w:val="en-CA"/>
        </w:rPr>
      </w:pPr>
    </w:p>
    <w:p w14:paraId="22E630CD" w14:textId="6AC4E60C" w:rsidR="007F7DE0" w:rsidRDefault="007F7DE0" w:rsidP="007F7DE0">
      <w:pPr>
        <w:rPr>
          <w:lang w:val="en-CA"/>
        </w:rPr>
      </w:pPr>
      <w:r w:rsidRPr="007F7DE0">
        <w:rPr>
          <w:lang w:val="en-CA"/>
        </w:rPr>
        <w:t>The GeologicSpecimen package extends the ISO19156 O&amp;M schema, and describes processes relevant to the sampling, preparation and analysis of geologic specimens.</w:t>
      </w:r>
    </w:p>
    <w:p w14:paraId="1AC9EEA0" w14:textId="77777777" w:rsidR="00672D0D" w:rsidRDefault="00672D0D" w:rsidP="00672D0D">
      <w:pPr>
        <w:keepNext/>
      </w:pPr>
      <w:r>
        <w:rPr>
          <w:noProof/>
          <w:lang w:val="en-CA" w:eastAsia="en-CA"/>
        </w:rPr>
        <w:lastRenderedPageBreak/>
        <w:drawing>
          <wp:inline distT="0" distB="0" distL="0" distR="0" wp14:anchorId="14BF44EC" wp14:editId="52711F35">
            <wp:extent cx="5486400" cy="4877892"/>
            <wp:effectExtent l="0" t="0" r="0" b="0"/>
            <wp:docPr id="487" name="Imag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86400" cy="4877892"/>
                    </a:xfrm>
                    <a:prstGeom prst="rect">
                      <a:avLst/>
                    </a:prstGeom>
                    <a:noFill/>
                    <a:ln>
                      <a:noFill/>
                    </a:ln>
                  </pic:spPr>
                </pic:pic>
              </a:graphicData>
            </a:graphic>
          </wp:inline>
        </w:drawing>
      </w:r>
    </w:p>
    <w:p w14:paraId="3258DEC6" w14:textId="247FF194" w:rsidR="00672D0D" w:rsidRDefault="00672D0D" w:rsidP="00672D0D">
      <w:pPr>
        <w:pStyle w:val="Caption"/>
      </w:pPr>
      <w:r>
        <w:t xml:space="preserve">Figure </w:t>
      </w:r>
      <w:fldSimple w:instr=" SEQ Figure \* ARABIC ">
        <w:ins w:id="1079" w:author="Eric Boisvert" w:date="2015-11-28T15:54:00Z">
          <w:r w:rsidR="00180077">
            <w:rPr>
              <w:noProof/>
            </w:rPr>
            <w:t>79</w:t>
          </w:r>
        </w:ins>
        <w:del w:id="1080" w:author="Eric Boisvert" w:date="2015-10-30T04:23:00Z">
          <w:r w:rsidR="00090DCF" w:rsidDel="007D2867">
            <w:rPr>
              <w:noProof/>
            </w:rPr>
            <w:delText>77</w:delText>
          </w:r>
        </w:del>
      </w:fldSimple>
      <w:r>
        <w:t>: Geologic speciment summary diagram</w:t>
      </w:r>
    </w:p>
    <w:p w14:paraId="0C51F906" w14:textId="77777777" w:rsidR="00672D0D" w:rsidRDefault="00672D0D" w:rsidP="00672D0D">
      <w:pPr>
        <w:rPr>
          <w:ins w:id="1081" w:author="Eric Boisvert" w:date="2015-10-30T09:04:00Z"/>
        </w:rPr>
      </w:pPr>
    </w:p>
    <w:p w14:paraId="1E73370E" w14:textId="35931A19" w:rsidR="00DD569C" w:rsidDel="004D3EF3" w:rsidRDefault="00DD569C" w:rsidP="00672D0D">
      <w:pPr>
        <w:rPr>
          <w:del w:id="1082" w:author="Eric Boisvert" w:date="2015-10-30T09:22:00Z"/>
        </w:rPr>
      </w:pPr>
    </w:p>
    <w:p w14:paraId="5B637E6D" w14:textId="5ABC7E9B" w:rsidR="00672D0D" w:rsidRDefault="00672D0D" w:rsidP="00672D0D">
      <w:pPr>
        <w:pStyle w:val="Heading4"/>
      </w:pPr>
      <w:r>
        <w:t>ReferenceSpecimen</w:t>
      </w:r>
    </w:p>
    <w:p w14:paraId="086ACB13" w14:textId="77777777" w:rsidR="00672D0D" w:rsidRDefault="00672D0D" w:rsidP="00672D0D"/>
    <w:p w14:paraId="305352B0" w14:textId="77777777"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p>
    <w:p w14:paraId="00F539F1" w14:textId="6CD026BB" w:rsidR="00672D0D" w:rsidRDefault="00672D0D" w:rsidP="00672D0D">
      <w:r>
        <w:t>Analytical results from a reference specimen analysed during an AnalyticalSession are delivered in the same way as the results of other specimens analysed in that session.</w:t>
      </w:r>
    </w:p>
    <w:p w14:paraId="690B51BA" w14:textId="77777777" w:rsidR="00672D0D" w:rsidRDefault="00672D0D" w:rsidP="00672D0D">
      <w:pPr>
        <w:keepNext/>
      </w:pPr>
      <w:r>
        <w:rPr>
          <w:noProof/>
          <w:lang w:val="en-CA" w:eastAsia="en-CA"/>
        </w:rPr>
        <w:lastRenderedPageBreak/>
        <w:drawing>
          <wp:inline distT="0" distB="0" distL="0" distR="0" wp14:anchorId="4B671713" wp14:editId="5C7839A0">
            <wp:extent cx="2889885" cy="4399280"/>
            <wp:effectExtent l="0" t="0" r="5715" b="1270"/>
            <wp:docPr id="488" name="Imag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889885" cy="4399280"/>
                    </a:xfrm>
                    <a:prstGeom prst="rect">
                      <a:avLst/>
                    </a:prstGeom>
                    <a:noFill/>
                    <a:ln>
                      <a:noFill/>
                    </a:ln>
                  </pic:spPr>
                </pic:pic>
              </a:graphicData>
            </a:graphic>
          </wp:inline>
        </w:drawing>
      </w:r>
    </w:p>
    <w:p w14:paraId="47E216F7" w14:textId="2627E696" w:rsidR="00672D0D" w:rsidRDefault="00672D0D" w:rsidP="00672D0D">
      <w:pPr>
        <w:pStyle w:val="Caption"/>
      </w:pPr>
      <w:r>
        <w:t xml:space="preserve">Figure </w:t>
      </w:r>
      <w:fldSimple w:instr=" SEQ Figure \* ARABIC ">
        <w:ins w:id="1083" w:author="Eric Boisvert" w:date="2015-11-28T15:54:00Z">
          <w:r w:rsidR="00180077">
            <w:rPr>
              <w:noProof/>
            </w:rPr>
            <w:t>80</w:t>
          </w:r>
        </w:ins>
        <w:del w:id="1084" w:author="Eric Boisvert" w:date="2015-10-30T04:23:00Z">
          <w:r w:rsidR="00090DCF" w:rsidDel="007D2867">
            <w:rPr>
              <w:noProof/>
            </w:rPr>
            <w:delText>78</w:delText>
          </w:r>
        </w:del>
      </w:fldSimple>
      <w:r>
        <w:t>: Reference specimen</w:t>
      </w:r>
    </w:p>
    <w:p w14:paraId="12F5F644" w14:textId="77777777" w:rsidR="00672D0D" w:rsidRDefault="00672D0D" w:rsidP="00672D0D"/>
    <w:p w14:paraId="008D88FB" w14:textId="2FC50D53" w:rsidR="00672D0D" w:rsidRPr="00672D0D" w:rsidRDefault="00672D0D" w:rsidP="00672D0D">
      <w:pPr>
        <w:autoSpaceDE w:val="0"/>
        <w:autoSpaceDN w:val="0"/>
        <w:adjustRightInd w:val="0"/>
        <w:spacing w:after="0" w:line="240" w:lineRule="atLeast"/>
        <w:rPr>
          <w:rFonts w:cs="Arial"/>
          <w:color w:val="000000"/>
          <w:sz w:val="20"/>
          <w:lang w:val="en-CA"/>
        </w:rPr>
      </w:pPr>
      <w:bookmarkStart w:id="1085" w:name="BKM_A953E1E0_629C_4E85_A72E_737CDDDCFAE9"/>
      <w:bookmarkEnd w:id="1085"/>
    </w:p>
    <w:tbl>
      <w:tblPr>
        <w:tblStyle w:val="LightShading"/>
        <w:tblW w:w="9735" w:type="dxa"/>
        <w:tblLayout w:type="fixed"/>
        <w:tblLook w:val="04A0" w:firstRow="1" w:lastRow="0" w:firstColumn="1" w:lastColumn="0" w:noHBand="0" w:noVBand="1"/>
      </w:tblPr>
      <w:tblGrid>
        <w:gridCol w:w="2235"/>
        <w:gridCol w:w="1701"/>
        <w:gridCol w:w="5799"/>
      </w:tblGrid>
      <w:tr w:rsidR="00672D0D" w:rsidRPr="00672D0D" w14:paraId="74A77A1F" w14:textId="77777777" w:rsidTr="00DD28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0CCC8C5" w14:textId="77777777" w:rsidR="00672D0D" w:rsidRPr="00672D0D" w:rsidRDefault="00672D0D" w:rsidP="00672D0D">
            <w:pPr>
              <w:autoSpaceDE w:val="0"/>
              <w:autoSpaceDN w:val="0"/>
              <w:adjustRightInd w:val="0"/>
              <w:spacing w:after="0" w:line="240" w:lineRule="atLeast"/>
              <w:rPr>
                <w:rFonts w:asciiTheme="minorHAnsi" w:hAnsiTheme="minorHAnsi" w:cs="Arial"/>
                <w:color w:val="000000"/>
                <w:sz w:val="20"/>
                <w:lang w:val="en-CA"/>
              </w:rPr>
            </w:pPr>
            <w:bookmarkStart w:id="1086" w:name="BKM_01360702_0FF9_4329_8A24_6080B84F3852"/>
            <w:bookmarkEnd w:id="1086"/>
            <w:r w:rsidRPr="00672D0D">
              <w:rPr>
                <w:rFonts w:asciiTheme="minorHAnsi" w:hAnsiTheme="minorHAnsi" w:cs="Arial"/>
                <w:color w:val="000000"/>
                <w:sz w:val="20"/>
                <w:lang w:val="en-CA"/>
              </w:rPr>
              <w:t>Name</w:t>
            </w:r>
          </w:p>
        </w:tc>
        <w:tc>
          <w:tcPr>
            <w:tcW w:w="1701" w:type="dxa"/>
          </w:tcPr>
          <w:p w14:paraId="5B3F1842" w14:textId="77777777" w:rsidR="00672D0D" w:rsidRPr="00672D0D" w:rsidRDefault="00672D0D" w:rsidP="00672D0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672D0D">
              <w:rPr>
                <w:rFonts w:asciiTheme="minorHAnsi" w:hAnsiTheme="minorHAnsi" w:cs="Arial"/>
                <w:color w:val="000000"/>
                <w:sz w:val="20"/>
                <w:lang w:val="en-CA"/>
              </w:rPr>
              <w:t>Type</w:t>
            </w:r>
          </w:p>
        </w:tc>
        <w:tc>
          <w:tcPr>
            <w:tcW w:w="5799" w:type="dxa"/>
          </w:tcPr>
          <w:p w14:paraId="1E927BE3" w14:textId="77777777" w:rsidR="00672D0D" w:rsidRPr="00672D0D" w:rsidRDefault="00672D0D" w:rsidP="00672D0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672D0D">
              <w:rPr>
                <w:rFonts w:asciiTheme="minorHAnsi" w:hAnsiTheme="minorHAnsi" w:cs="Arial"/>
                <w:color w:val="000000"/>
                <w:sz w:val="20"/>
                <w:lang w:val="en-CA"/>
              </w:rPr>
              <w:t>Description</w:t>
            </w:r>
          </w:p>
        </w:tc>
      </w:tr>
      <w:tr w:rsidR="00672D0D" w:rsidRPr="00672D0D" w14:paraId="5B00262A" w14:textId="77777777" w:rsidTr="00DD28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804DC1D" w14:textId="77777777" w:rsidR="00672D0D" w:rsidRPr="00672D0D" w:rsidRDefault="00672D0D" w:rsidP="00672D0D">
            <w:pPr>
              <w:autoSpaceDE w:val="0"/>
              <w:autoSpaceDN w:val="0"/>
              <w:adjustRightInd w:val="0"/>
              <w:spacing w:after="0" w:line="240" w:lineRule="atLeast"/>
              <w:rPr>
                <w:rFonts w:asciiTheme="minorHAnsi" w:hAnsiTheme="minorHAnsi" w:cs="Arial"/>
                <w:color w:val="000000"/>
                <w:sz w:val="20"/>
                <w:lang w:val="en-CA"/>
              </w:rPr>
            </w:pPr>
            <w:r w:rsidRPr="00672D0D">
              <w:rPr>
                <w:rFonts w:asciiTheme="minorHAnsi" w:hAnsiTheme="minorHAnsi" w:cs="Arial"/>
                <w:color w:val="000000"/>
                <w:sz w:val="20"/>
                <w:lang w:val="en-CA"/>
              </w:rPr>
              <w:t>referenceDescription</w:t>
            </w:r>
          </w:p>
        </w:tc>
        <w:tc>
          <w:tcPr>
            <w:tcW w:w="1701" w:type="dxa"/>
          </w:tcPr>
          <w:p w14:paraId="4D7D311B" w14:textId="77777777" w:rsidR="00672D0D" w:rsidRPr="00672D0D" w:rsidRDefault="00672D0D" w:rsidP="00672D0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672D0D">
              <w:rPr>
                <w:rFonts w:asciiTheme="minorHAnsi" w:hAnsiTheme="minorHAnsi" w:cs="Arial"/>
                <w:color w:val="000000"/>
                <w:sz w:val="20"/>
                <w:lang w:val="en-CA"/>
              </w:rPr>
              <w:t>CI_Citation</w:t>
            </w:r>
          </w:p>
        </w:tc>
        <w:tc>
          <w:tcPr>
            <w:tcW w:w="5799" w:type="dxa"/>
          </w:tcPr>
          <w:p w14:paraId="56D1BA37" w14:textId="77777777" w:rsidR="00672D0D" w:rsidRPr="00672D0D" w:rsidRDefault="00672D0D" w:rsidP="00672D0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672D0D">
              <w:rPr>
                <w:rFonts w:asciiTheme="minorHAnsi" w:hAnsiTheme="minorHAnsi" w:cs="Arial"/>
                <w:color w:val="000000"/>
                <w:sz w:val="20"/>
                <w:lang w:val="en-CA"/>
              </w:rPr>
              <w:t>Citation of published analytical results for this standard reference specimen</w:t>
            </w:r>
          </w:p>
          <w:p w14:paraId="46E1AEEA" w14:textId="77777777" w:rsidR="00672D0D" w:rsidRPr="00672D0D" w:rsidRDefault="00672D0D" w:rsidP="00672D0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D288D" w:rsidRPr="00672D0D" w14:paraId="01FA9800" w14:textId="77777777" w:rsidTr="00DD288D">
        <w:tc>
          <w:tcPr>
            <w:cnfStyle w:val="001000000000" w:firstRow="0" w:lastRow="0" w:firstColumn="1" w:lastColumn="0" w:oddVBand="0" w:evenVBand="0" w:oddHBand="0" w:evenHBand="0" w:firstRowFirstColumn="0" w:firstRowLastColumn="0" w:lastRowFirstColumn="0" w:lastRowLastColumn="0"/>
            <w:tcW w:w="2235" w:type="dxa"/>
          </w:tcPr>
          <w:p w14:paraId="4D996D2D" w14:textId="05A5DFCA" w:rsidR="00DD288D" w:rsidRPr="00672D0D" w:rsidRDefault="00DD288D" w:rsidP="00672D0D">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usedIn</w:t>
            </w:r>
          </w:p>
        </w:tc>
        <w:tc>
          <w:tcPr>
            <w:tcW w:w="1701" w:type="dxa"/>
          </w:tcPr>
          <w:p w14:paraId="11FE4831" w14:textId="47870D2B" w:rsidR="00DD288D" w:rsidRPr="00672D0D" w:rsidRDefault="00DD288D" w:rsidP="00672D0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AnalyticalSession</w:t>
            </w:r>
          </w:p>
        </w:tc>
        <w:tc>
          <w:tcPr>
            <w:tcW w:w="5799" w:type="dxa"/>
          </w:tcPr>
          <w:p w14:paraId="63244868" w14:textId="4DC7A5A3" w:rsidR="00DD288D" w:rsidRPr="00672D0D" w:rsidRDefault="00DD288D" w:rsidP="00672D0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Identifies any analytical sessions in which the reference specimens were used</w:t>
            </w:r>
          </w:p>
        </w:tc>
      </w:tr>
    </w:tbl>
    <w:p w14:paraId="63C5CFBF" w14:textId="77777777" w:rsidR="00672D0D" w:rsidRDefault="00672D0D" w:rsidP="00672D0D">
      <w:pPr>
        <w:rPr>
          <w:lang w:val="en-CA"/>
        </w:rPr>
      </w:pPr>
    </w:p>
    <w:p w14:paraId="7F2A4610" w14:textId="0CDD7006" w:rsidR="00DD288D" w:rsidRDefault="00DD288D" w:rsidP="00DD288D">
      <w:pPr>
        <w:pStyle w:val="Heading4"/>
        <w:rPr>
          <w:lang w:val="en-CA"/>
        </w:rPr>
      </w:pPr>
      <w:r>
        <w:rPr>
          <w:lang w:val="en-CA"/>
        </w:rPr>
        <w:t>GeologicSpecimenPreparation</w:t>
      </w:r>
    </w:p>
    <w:p w14:paraId="6CC3B4D3" w14:textId="77777777" w:rsidR="00DD288D" w:rsidRDefault="00DD288D" w:rsidP="00672D0D">
      <w:pPr>
        <w:rPr>
          <w:lang w:val="en-CA"/>
        </w:rPr>
      </w:pPr>
    </w:p>
    <w:p w14:paraId="65469F5E" w14:textId="711FD1E2" w:rsidR="00DD288D" w:rsidRDefault="00DD288D" w:rsidP="00672D0D">
      <w:pPr>
        <w:rPr>
          <w:lang w:val="en-CA"/>
        </w:rPr>
      </w:pPr>
      <w:r w:rsidRPr="00DD288D">
        <w:rPr>
          <w:lang w:val="en-CA"/>
        </w:rPr>
        <w:t xml:space="preserve">An extension of </w:t>
      </w:r>
      <w:r>
        <w:rPr>
          <w:lang w:val="en-CA"/>
        </w:rPr>
        <w:t>ISO</w:t>
      </w:r>
      <w:r w:rsidRPr="00DD288D">
        <w:rPr>
          <w:lang w:val="en-CA"/>
        </w:rPr>
        <w:t xml:space="preserve"> Specimen</w:t>
      </w:r>
      <w:proofErr w:type="gramStart"/>
      <w:r w:rsidRPr="00DD288D">
        <w:rPr>
          <w:lang w:val="en-CA"/>
        </w:rPr>
        <w:t>:PreparationStep</w:t>
      </w:r>
      <w:proofErr w:type="gramEnd"/>
      <w:r w:rsidRPr="00DD288D">
        <w:rPr>
          <w:lang w:val="en-CA"/>
        </w:rPr>
        <w:t xml:space="preserve"> to allow details of preparation steps to be delivered (eg, filtration and mesh size, chemical additives, crushing methods, drying parameters, etc)</w:t>
      </w:r>
    </w:p>
    <w:p w14:paraId="3292B09B" w14:textId="77777777" w:rsidR="00180077" w:rsidRDefault="00180077">
      <w:pPr>
        <w:keepNext/>
        <w:rPr>
          <w:ins w:id="1087" w:author="Eric Boisvert" w:date="2015-11-28T15:54:00Z"/>
        </w:rPr>
        <w:pPrChange w:id="1088" w:author="Eric Boisvert" w:date="2015-11-28T15:54:00Z">
          <w:pPr/>
        </w:pPrChange>
      </w:pPr>
      <w:ins w:id="1089" w:author="Eric Boisvert" w:date="2015-11-28T15:54:00Z">
        <w:r>
          <w:rPr>
            <w:noProof/>
            <w:lang w:val="en-CA" w:eastAsia="en-CA"/>
          </w:rPr>
          <w:lastRenderedPageBreak/>
          <w:drawing>
            <wp:inline distT="0" distB="0" distL="0" distR="0" wp14:anchorId="05FC7B6C" wp14:editId="36C188EC">
              <wp:extent cx="5486400" cy="4508147"/>
              <wp:effectExtent l="0" t="0" r="0" b="6985"/>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86400" cy="4508147"/>
                      </a:xfrm>
                      <a:prstGeom prst="rect">
                        <a:avLst/>
                      </a:prstGeom>
                      <a:noFill/>
                      <a:ln>
                        <a:noFill/>
                      </a:ln>
                    </pic:spPr>
                  </pic:pic>
                </a:graphicData>
              </a:graphic>
            </wp:inline>
          </w:drawing>
        </w:r>
      </w:ins>
    </w:p>
    <w:p w14:paraId="21DA6829" w14:textId="33AC7CA7" w:rsidR="00DD288D" w:rsidRDefault="00180077">
      <w:pPr>
        <w:pStyle w:val="Caption"/>
        <w:rPr>
          <w:lang w:val="en-CA"/>
        </w:rPr>
        <w:pPrChange w:id="1090" w:author="Eric Boisvert" w:date="2015-11-28T15:54:00Z">
          <w:pPr/>
        </w:pPrChange>
      </w:pPr>
      <w:ins w:id="1091" w:author="Eric Boisvert" w:date="2015-11-28T15:54:00Z">
        <w:r>
          <w:t xml:space="preserve">Figure </w:t>
        </w:r>
        <w:r>
          <w:fldChar w:fldCharType="begin"/>
        </w:r>
        <w:r>
          <w:instrText xml:space="preserve"> SEQ Figure \* ARABIC </w:instrText>
        </w:r>
      </w:ins>
      <w:r>
        <w:fldChar w:fldCharType="separate"/>
      </w:r>
      <w:ins w:id="1092" w:author="Eric Boisvert" w:date="2015-11-28T15:54:00Z">
        <w:r>
          <w:rPr>
            <w:noProof/>
          </w:rPr>
          <w:t>81</w:t>
        </w:r>
        <w:r>
          <w:fldChar w:fldCharType="end"/>
        </w:r>
        <w:r>
          <w:t xml:space="preserve"> : Geologic specimen preparation</w:t>
        </w:r>
      </w:ins>
    </w:p>
    <w:p w14:paraId="26FAB876" w14:textId="23DB8608" w:rsidR="00DD288D" w:rsidRPr="00DD288D" w:rsidRDefault="00DD288D" w:rsidP="00DD288D">
      <w:pPr>
        <w:autoSpaceDE w:val="0"/>
        <w:autoSpaceDN w:val="0"/>
        <w:adjustRightInd w:val="0"/>
        <w:spacing w:after="0" w:line="240" w:lineRule="atLeast"/>
        <w:rPr>
          <w:rFonts w:cs="Arial"/>
          <w:color w:val="000000"/>
          <w:sz w:val="20"/>
          <w:lang w:val="en-CA"/>
        </w:rPr>
      </w:pPr>
      <w:bookmarkStart w:id="1093" w:name="BKM_99DC7785_B09A_4EA4_AE4E_BDEDC4CCA382"/>
      <w:bookmarkEnd w:id="1093"/>
    </w:p>
    <w:tbl>
      <w:tblPr>
        <w:tblStyle w:val="LightShading"/>
        <w:tblW w:w="9735" w:type="dxa"/>
        <w:tblLayout w:type="fixed"/>
        <w:tblLook w:val="04A0" w:firstRow="1" w:lastRow="0" w:firstColumn="1" w:lastColumn="0" w:noHBand="0" w:noVBand="1"/>
      </w:tblPr>
      <w:tblGrid>
        <w:gridCol w:w="1951"/>
        <w:gridCol w:w="3260"/>
        <w:gridCol w:w="4524"/>
      </w:tblGrid>
      <w:tr w:rsidR="00DD288D" w:rsidRPr="00DD288D" w14:paraId="628CD4EC" w14:textId="77777777" w:rsidTr="00DD28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B834E1F"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bookmarkStart w:id="1094" w:name="BKM_2563A400_6C3B_4942_8487_10D45BA1555F"/>
            <w:bookmarkEnd w:id="1094"/>
            <w:r w:rsidRPr="00DD288D">
              <w:rPr>
                <w:rFonts w:asciiTheme="minorHAnsi" w:hAnsiTheme="minorHAnsi" w:cs="Arial"/>
                <w:color w:val="000000"/>
                <w:sz w:val="20"/>
                <w:lang w:val="en-CA"/>
              </w:rPr>
              <w:t>Name</w:t>
            </w:r>
          </w:p>
        </w:tc>
        <w:tc>
          <w:tcPr>
            <w:tcW w:w="3260" w:type="dxa"/>
          </w:tcPr>
          <w:p w14:paraId="7758F17F" w14:textId="77777777" w:rsidR="00DD288D" w:rsidRPr="00DD288D" w:rsidRDefault="00DD288D" w:rsidP="00DD288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Type</w:t>
            </w:r>
          </w:p>
        </w:tc>
        <w:tc>
          <w:tcPr>
            <w:tcW w:w="4524" w:type="dxa"/>
          </w:tcPr>
          <w:p w14:paraId="2A35871B" w14:textId="77777777" w:rsidR="00DD288D" w:rsidRPr="00DD288D" w:rsidRDefault="00DD288D" w:rsidP="00DD288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Description</w:t>
            </w:r>
          </w:p>
        </w:tc>
      </w:tr>
      <w:tr w:rsidR="00DD288D" w:rsidRPr="00DD288D" w14:paraId="2D97F34D" w14:textId="77777777" w:rsidTr="00DD28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FD151D4"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r w:rsidRPr="00DD288D">
              <w:rPr>
                <w:rFonts w:asciiTheme="minorHAnsi" w:hAnsiTheme="minorHAnsi" w:cs="Arial"/>
                <w:color w:val="000000"/>
                <w:sz w:val="20"/>
                <w:lang w:val="en-CA"/>
              </w:rPr>
              <w:t>preparationMethod</w:t>
            </w:r>
          </w:p>
        </w:tc>
        <w:tc>
          <w:tcPr>
            <w:tcW w:w="3260" w:type="dxa"/>
          </w:tcPr>
          <w:p w14:paraId="2C3D01AA" w14:textId="77777777" w:rsidR="00DD288D" w:rsidRPr="00DD288D" w:rsidRDefault="00DD288D" w:rsidP="00DD288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GeologicSpecimenPreparationTerm</w:t>
            </w:r>
          </w:p>
        </w:tc>
        <w:tc>
          <w:tcPr>
            <w:tcW w:w="4524" w:type="dxa"/>
          </w:tcPr>
          <w:p w14:paraId="3B75B3D2" w14:textId="77777777" w:rsidR="00DD288D" w:rsidRPr="00DD288D" w:rsidRDefault="00DD288D" w:rsidP="00DD288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A term from a controlled vocabulary to describe the method employed for the preparation of a geologic specimen for further analysis.</w:t>
            </w:r>
          </w:p>
          <w:p w14:paraId="2D8049B2" w14:textId="77777777" w:rsidR="00DD288D" w:rsidRPr="00DD288D" w:rsidRDefault="00DD288D" w:rsidP="00DD288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D288D" w:rsidRPr="00DD288D" w14:paraId="7538ECA6" w14:textId="77777777" w:rsidTr="00DD288D">
        <w:tc>
          <w:tcPr>
            <w:cnfStyle w:val="001000000000" w:firstRow="0" w:lastRow="0" w:firstColumn="1" w:lastColumn="0" w:oddVBand="0" w:evenVBand="0" w:oddHBand="0" w:evenHBand="0" w:firstRowFirstColumn="0" w:firstRowLastColumn="0" w:lastRowFirstColumn="0" w:lastRowLastColumn="0"/>
            <w:tcW w:w="1951" w:type="dxa"/>
          </w:tcPr>
          <w:p w14:paraId="395DAF4F"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bookmarkStart w:id="1095" w:name="BKM_F3DE8415_7817_43D1_B72D_75E85103B0DD"/>
            <w:bookmarkEnd w:id="1095"/>
            <w:r w:rsidRPr="00DD288D">
              <w:rPr>
                <w:rFonts w:asciiTheme="minorHAnsi" w:hAnsiTheme="minorHAnsi" w:cs="Arial"/>
                <w:color w:val="000000"/>
                <w:sz w:val="20"/>
                <w:lang w:val="en-CA"/>
              </w:rPr>
              <w:t>parameter</w:t>
            </w:r>
          </w:p>
        </w:tc>
        <w:tc>
          <w:tcPr>
            <w:tcW w:w="3260" w:type="dxa"/>
          </w:tcPr>
          <w:p w14:paraId="5A1B3779"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NamedValue</w:t>
            </w:r>
          </w:p>
        </w:tc>
        <w:tc>
          <w:tcPr>
            <w:tcW w:w="4524" w:type="dxa"/>
          </w:tcPr>
          <w:p w14:paraId="612C0BA0"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One or more parameters used in this preparation step. eg, mesh size in a sieving process, type of chemical additives, parameters in a mineral separation process</w:t>
            </w:r>
          </w:p>
          <w:p w14:paraId="71C6DDD3"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bl>
    <w:p w14:paraId="52DABE31" w14:textId="77777777" w:rsidR="00DD288D" w:rsidRDefault="00DD288D" w:rsidP="00DD288D">
      <w:pPr>
        <w:rPr>
          <w:lang w:val="en-CA"/>
        </w:rPr>
      </w:pPr>
    </w:p>
    <w:p w14:paraId="739733C2" w14:textId="4F39CFE3" w:rsidR="00DD288D" w:rsidRDefault="00DD288D" w:rsidP="00DD288D">
      <w:pPr>
        <w:pStyle w:val="Heading4"/>
        <w:rPr>
          <w:lang w:val="en-CA"/>
        </w:rPr>
      </w:pPr>
      <w:r>
        <w:rPr>
          <w:lang w:val="en-CA"/>
        </w:rPr>
        <w:t>GeologicSamplingMethod</w:t>
      </w:r>
    </w:p>
    <w:p w14:paraId="25E14C53" w14:textId="77777777" w:rsidR="00DD288D" w:rsidRDefault="00DD288D" w:rsidP="00DD288D">
      <w:pPr>
        <w:rPr>
          <w:lang w:val="en-CA"/>
        </w:rPr>
      </w:pPr>
    </w:p>
    <w:p w14:paraId="016B05C5" w14:textId="77777777" w:rsidR="00DD288D" w:rsidRPr="00DD288D" w:rsidRDefault="00DD288D" w:rsidP="00DD288D">
      <w:pPr>
        <w:rPr>
          <w:lang w:val="en-CA"/>
        </w:rPr>
      </w:pPr>
      <w:r w:rsidRPr="00DD288D">
        <w:rPr>
          <w:lang w:val="en-CA"/>
        </w:rPr>
        <w:t>Implementation of SF_Process to describe the method used to obtain a geologic specimen</w:t>
      </w:r>
    </w:p>
    <w:p w14:paraId="01C903AE" w14:textId="31117BE0" w:rsidR="00DD288D" w:rsidRPr="00DD288D" w:rsidRDefault="00DD288D" w:rsidP="00DD288D">
      <w:pPr>
        <w:rPr>
          <w:lang w:val="en-CA"/>
        </w:rPr>
      </w:pPr>
      <w:r>
        <w:rPr>
          <w:lang w:val="en-CA"/>
        </w:rPr>
        <w:t xml:space="preserve">Examples: </w:t>
      </w:r>
    </w:p>
    <w:p w14:paraId="179EDBA9" w14:textId="77777777" w:rsidR="00DD288D" w:rsidRPr="00DD288D" w:rsidRDefault="00DD288D" w:rsidP="00DD288D">
      <w:pPr>
        <w:pStyle w:val="ListParagraph"/>
        <w:numPr>
          <w:ilvl w:val="0"/>
          <w:numId w:val="23"/>
        </w:numPr>
        <w:rPr>
          <w:lang w:val="en-CA"/>
        </w:rPr>
      </w:pPr>
      <w:r w:rsidRPr="00DD288D">
        <w:rPr>
          <w:lang w:val="en-CA"/>
        </w:rPr>
        <w:lastRenderedPageBreak/>
        <w:t>diamond drilling</w:t>
      </w:r>
    </w:p>
    <w:p w14:paraId="445DA49D" w14:textId="77777777" w:rsidR="00DD288D" w:rsidRPr="00DD288D" w:rsidRDefault="00DD288D" w:rsidP="00DD288D">
      <w:pPr>
        <w:pStyle w:val="ListParagraph"/>
        <w:numPr>
          <w:ilvl w:val="0"/>
          <w:numId w:val="23"/>
        </w:numPr>
        <w:rPr>
          <w:lang w:val="en-CA"/>
        </w:rPr>
      </w:pPr>
      <w:r w:rsidRPr="00DD288D">
        <w:rPr>
          <w:lang w:val="en-CA"/>
        </w:rPr>
        <w:t>percussion drilling</w:t>
      </w:r>
    </w:p>
    <w:p w14:paraId="5780EC3D" w14:textId="77777777" w:rsidR="00DD288D" w:rsidRPr="00DD288D" w:rsidRDefault="00DD288D" w:rsidP="00DD288D">
      <w:pPr>
        <w:pStyle w:val="ListParagraph"/>
        <w:numPr>
          <w:ilvl w:val="0"/>
          <w:numId w:val="23"/>
        </w:numPr>
        <w:rPr>
          <w:lang w:val="en-CA"/>
        </w:rPr>
      </w:pPr>
      <w:r w:rsidRPr="00DD288D">
        <w:rPr>
          <w:lang w:val="en-CA"/>
        </w:rPr>
        <w:t>piston core drilling</w:t>
      </w:r>
    </w:p>
    <w:p w14:paraId="07F3BDF9" w14:textId="77777777" w:rsidR="00DD288D" w:rsidRPr="00DD288D" w:rsidRDefault="00DD288D" w:rsidP="00DD288D">
      <w:pPr>
        <w:pStyle w:val="ListParagraph"/>
        <w:numPr>
          <w:ilvl w:val="0"/>
          <w:numId w:val="23"/>
        </w:numPr>
        <w:rPr>
          <w:lang w:val="en-CA"/>
        </w:rPr>
      </w:pPr>
      <w:r w:rsidRPr="00DD288D">
        <w:rPr>
          <w:lang w:val="en-CA"/>
        </w:rPr>
        <w:t>vibro core drilling</w:t>
      </w:r>
    </w:p>
    <w:p w14:paraId="2CCBBCD2" w14:textId="77777777" w:rsidR="00DD288D" w:rsidRPr="00DD288D" w:rsidRDefault="00DD288D" w:rsidP="00DD288D">
      <w:pPr>
        <w:pStyle w:val="ListParagraph"/>
        <w:numPr>
          <w:ilvl w:val="0"/>
          <w:numId w:val="23"/>
        </w:numPr>
        <w:rPr>
          <w:lang w:val="en-CA"/>
        </w:rPr>
      </w:pPr>
      <w:r w:rsidRPr="00DD288D">
        <w:rPr>
          <w:lang w:val="en-CA"/>
        </w:rPr>
        <w:t>channel sampling</w:t>
      </w:r>
    </w:p>
    <w:p w14:paraId="1F178315" w14:textId="77777777" w:rsidR="00DD288D" w:rsidRPr="00DD288D" w:rsidRDefault="00DD288D" w:rsidP="00DD288D">
      <w:pPr>
        <w:pStyle w:val="ListParagraph"/>
        <w:numPr>
          <w:ilvl w:val="0"/>
          <w:numId w:val="23"/>
        </w:numPr>
        <w:rPr>
          <w:lang w:val="en-CA"/>
        </w:rPr>
      </w:pPr>
      <w:r w:rsidRPr="00DD288D">
        <w:rPr>
          <w:lang w:val="en-CA"/>
        </w:rPr>
        <w:t>sea floor dredging</w:t>
      </w:r>
    </w:p>
    <w:p w14:paraId="77E91918" w14:textId="640C7858" w:rsidR="00DD288D" w:rsidRPr="00DD288D" w:rsidRDefault="00DD288D" w:rsidP="00DD288D">
      <w:pPr>
        <w:pStyle w:val="ListParagraph"/>
        <w:numPr>
          <w:ilvl w:val="0"/>
          <w:numId w:val="23"/>
        </w:numPr>
        <w:rPr>
          <w:lang w:val="en-CA"/>
        </w:rPr>
      </w:pPr>
      <w:r w:rsidRPr="00DD288D">
        <w:rPr>
          <w:lang w:val="en-CA"/>
        </w:rPr>
        <w:t>geological hammer</w:t>
      </w:r>
    </w:p>
    <w:p w14:paraId="60A1CDF9" w14:textId="77777777" w:rsidR="00180077" w:rsidRDefault="00180077">
      <w:pPr>
        <w:keepNext/>
        <w:rPr>
          <w:ins w:id="1096" w:author="Eric Boisvert" w:date="2015-11-28T15:52:00Z"/>
        </w:rPr>
        <w:pPrChange w:id="1097" w:author="Eric Boisvert" w:date="2015-11-28T15:52:00Z">
          <w:pPr/>
        </w:pPrChange>
      </w:pPr>
      <w:ins w:id="1098" w:author="Eric Boisvert" w:date="2015-11-28T15:52:00Z">
        <w:r>
          <w:rPr>
            <w:noProof/>
            <w:lang w:val="en-CA" w:eastAsia="en-CA"/>
          </w:rPr>
          <w:drawing>
            <wp:inline distT="0" distB="0" distL="0" distR="0" wp14:anchorId="05BDC3AC" wp14:editId="311E1007">
              <wp:extent cx="4666615" cy="4295775"/>
              <wp:effectExtent l="0" t="0" r="635" b="9525"/>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666615" cy="4295775"/>
                      </a:xfrm>
                      <a:prstGeom prst="rect">
                        <a:avLst/>
                      </a:prstGeom>
                      <a:noFill/>
                      <a:ln>
                        <a:noFill/>
                      </a:ln>
                    </pic:spPr>
                  </pic:pic>
                </a:graphicData>
              </a:graphic>
            </wp:inline>
          </w:drawing>
        </w:r>
      </w:ins>
    </w:p>
    <w:p w14:paraId="0AA98F0B" w14:textId="53DD3FEB" w:rsidR="00DD288D" w:rsidRDefault="00180077">
      <w:pPr>
        <w:pStyle w:val="Caption"/>
        <w:rPr>
          <w:lang w:val="en-CA"/>
        </w:rPr>
        <w:pPrChange w:id="1099" w:author="Eric Boisvert" w:date="2015-11-28T15:52:00Z">
          <w:pPr/>
        </w:pPrChange>
      </w:pPr>
      <w:ins w:id="1100" w:author="Eric Boisvert" w:date="2015-11-28T15:52:00Z">
        <w:r>
          <w:t xml:space="preserve">Figure </w:t>
        </w:r>
        <w:r>
          <w:fldChar w:fldCharType="begin"/>
        </w:r>
        <w:r>
          <w:instrText xml:space="preserve"> SEQ Figure \* ARABIC </w:instrText>
        </w:r>
      </w:ins>
      <w:r>
        <w:fldChar w:fldCharType="separate"/>
      </w:r>
      <w:ins w:id="1101" w:author="Eric Boisvert" w:date="2015-11-28T15:54:00Z">
        <w:r>
          <w:rPr>
            <w:noProof/>
          </w:rPr>
          <w:t>82</w:t>
        </w:r>
      </w:ins>
      <w:ins w:id="1102" w:author="Eric Boisvert" w:date="2015-11-28T15:52:00Z">
        <w:r>
          <w:fldChar w:fldCharType="end"/>
        </w:r>
        <w:r>
          <w:t xml:space="preserve"> : </w:t>
        </w:r>
        <w:r w:rsidRPr="00F115BF">
          <w:t>Geologic sampling method</w:t>
        </w:r>
      </w:ins>
    </w:p>
    <w:p w14:paraId="1C810CF8" w14:textId="37BE203B" w:rsidR="00DD288D" w:rsidRDefault="00DD288D" w:rsidP="00DD288D">
      <w:pPr>
        <w:keepNext/>
      </w:pPr>
    </w:p>
    <w:p w14:paraId="55D7FE27" w14:textId="4AF76F11" w:rsidR="00DD288D" w:rsidRDefault="00FA03D9" w:rsidP="00DD288D">
      <w:pPr>
        <w:rPr>
          <w:lang w:val="en-CA"/>
        </w:rPr>
      </w:pPr>
      <w:r>
        <w:rPr>
          <w:lang w:val="en-CA"/>
        </w:rPr>
        <w:t>GeologicSamplingMethod can only be used in a context of a SF_Specimen::samplingMethod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DD288D" w:rsidRPr="00D12552" w14:paraId="578921A9" w14:textId="77777777" w:rsidTr="00FA03D9">
        <w:trPr>
          <w:cantSplit/>
        </w:trPr>
        <w:tc>
          <w:tcPr>
            <w:tcW w:w="4077" w:type="dxa"/>
            <w:tcBorders>
              <w:right w:val="nil"/>
            </w:tcBorders>
            <w:shd w:val="clear" w:color="auto" w:fill="auto"/>
          </w:tcPr>
          <w:p w14:paraId="2F89E87C" w14:textId="5C5ED122" w:rsidR="00DD288D" w:rsidRPr="00D12552" w:rsidRDefault="00DD288D" w:rsidP="00DD288D">
            <w:pPr>
              <w:pStyle w:val="Tabletext10"/>
              <w:rPr>
                <w:rStyle w:val="requri"/>
                <w:lang w:val="en-CA"/>
              </w:rPr>
            </w:pPr>
            <w:r>
              <w:rPr>
                <w:rStyle w:val="requri"/>
                <w:lang w:val="en-CA"/>
              </w:rPr>
              <w:t>/req/gsml4-lab-analysis</w:t>
            </w:r>
            <w:r w:rsidRPr="00D12552">
              <w:rPr>
                <w:rStyle w:val="requri"/>
                <w:lang w:val="en-CA"/>
              </w:rPr>
              <w:t>/</w:t>
            </w:r>
            <w:r>
              <w:rPr>
                <w:rStyle w:val="requri"/>
                <w:lang w:val="en-CA"/>
              </w:rPr>
              <w:t>specimen-sampling-method</w:t>
            </w:r>
          </w:p>
        </w:tc>
        <w:tc>
          <w:tcPr>
            <w:tcW w:w="4820" w:type="dxa"/>
            <w:tcBorders>
              <w:left w:val="nil"/>
            </w:tcBorders>
            <w:shd w:val="clear" w:color="auto" w:fill="auto"/>
          </w:tcPr>
          <w:p w14:paraId="58A89C83" w14:textId="7984EAF1" w:rsidR="00DD288D" w:rsidRPr="00D12552" w:rsidRDefault="00FA03D9" w:rsidP="006A7DD0">
            <w:pPr>
              <w:pStyle w:val="Tabletext10"/>
              <w:jc w:val="left"/>
              <w:rPr>
                <w:rStyle w:val="reqtext"/>
                <w:lang w:val="en-CA"/>
              </w:rPr>
            </w:pPr>
            <w:commentRangeStart w:id="1103"/>
            <w:r>
              <w:rPr>
                <w:rStyle w:val="reqtext"/>
                <w:lang w:val="en-CA"/>
              </w:rPr>
              <w:t xml:space="preserve">In a GeoSciML instance, GeologicMethod SHALL only </w:t>
            </w:r>
            <w:proofErr w:type="gramStart"/>
            <w:r>
              <w:rPr>
                <w:rStyle w:val="reqtext"/>
                <w:lang w:val="en-CA"/>
              </w:rPr>
              <w:t>be</w:t>
            </w:r>
            <w:proofErr w:type="gramEnd"/>
            <w:r>
              <w:rPr>
                <w:rStyle w:val="reqtext"/>
                <w:lang w:val="en-CA"/>
              </w:rPr>
              <w:t xml:space="preserve"> used as a value for SF_Speciment::samplingMethod.</w:t>
            </w:r>
            <w:commentRangeEnd w:id="1103"/>
            <w:r>
              <w:rPr>
                <w:rStyle w:val="CommentReference"/>
                <w:rFonts w:ascii="Times New Roman" w:eastAsia="Times New Roman" w:hAnsi="Times New Roman"/>
                <w:lang w:val="en-US" w:eastAsia="en-US"/>
              </w:rPr>
              <w:commentReference w:id="1103"/>
            </w:r>
          </w:p>
        </w:tc>
      </w:tr>
    </w:tbl>
    <w:p w14:paraId="0E88C212" w14:textId="77777777" w:rsidR="00DD288D" w:rsidRPr="00DD288D" w:rsidRDefault="00DD288D" w:rsidP="00DD288D"/>
    <w:p w14:paraId="6DD0A156" w14:textId="19B88233" w:rsidR="00DD288D" w:rsidRPr="00DD288D" w:rsidRDefault="00DD288D" w:rsidP="00DD288D">
      <w:pPr>
        <w:autoSpaceDE w:val="0"/>
        <w:autoSpaceDN w:val="0"/>
        <w:adjustRightInd w:val="0"/>
        <w:spacing w:after="0" w:line="240" w:lineRule="atLeast"/>
        <w:rPr>
          <w:rFonts w:cs="Arial"/>
          <w:color w:val="000000"/>
          <w:sz w:val="20"/>
          <w:lang w:val="en-CA"/>
        </w:rPr>
      </w:pPr>
      <w:bookmarkStart w:id="1104" w:name="BKM_7694DED9_A4F1_4913_BBD8_F553EF63B4A9"/>
      <w:bookmarkEnd w:id="1104"/>
    </w:p>
    <w:tbl>
      <w:tblPr>
        <w:tblStyle w:val="LightShading"/>
        <w:tblW w:w="9735" w:type="dxa"/>
        <w:tblLayout w:type="fixed"/>
        <w:tblLook w:val="04A0" w:firstRow="1" w:lastRow="0" w:firstColumn="1" w:lastColumn="0" w:noHBand="0" w:noVBand="1"/>
      </w:tblPr>
      <w:tblGrid>
        <w:gridCol w:w="1101"/>
        <w:gridCol w:w="3118"/>
        <w:gridCol w:w="5516"/>
      </w:tblGrid>
      <w:tr w:rsidR="00DD288D" w:rsidRPr="00DD288D" w14:paraId="4AEA017A" w14:textId="77777777" w:rsidTr="00DD28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77CA4A30"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bookmarkStart w:id="1105" w:name="BKM_D4F19968_4426_4517_BA14_BAB7917AB647"/>
            <w:bookmarkEnd w:id="1105"/>
            <w:r w:rsidRPr="00DD288D">
              <w:rPr>
                <w:rFonts w:asciiTheme="minorHAnsi" w:hAnsiTheme="minorHAnsi" w:cs="Arial"/>
                <w:color w:val="000000"/>
                <w:sz w:val="20"/>
                <w:lang w:val="en-CA"/>
              </w:rPr>
              <w:t>Name</w:t>
            </w:r>
          </w:p>
        </w:tc>
        <w:tc>
          <w:tcPr>
            <w:tcW w:w="3118" w:type="dxa"/>
          </w:tcPr>
          <w:p w14:paraId="268D0D7F" w14:textId="77777777" w:rsidR="00DD288D" w:rsidRPr="00DD288D" w:rsidRDefault="00DD288D" w:rsidP="00DD288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Type</w:t>
            </w:r>
          </w:p>
        </w:tc>
        <w:tc>
          <w:tcPr>
            <w:tcW w:w="5516" w:type="dxa"/>
          </w:tcPr>
          <w:p w14:paraId="0C4B96EF" w14:textId="77777777" w:rsidR="00DD288D" w:rsidRPr="00DD288D" w:rsidRDefault="00DD288D" w:rsidP="00DD288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Description</w:t>
            </w:r>
          </w:p>
        </w:tc>
      </w:tr>
      <w:tr w:rsidR="00DD288D" w:rsidRPr="00DD288D" w14:paraId="789AA271" w14:textId="77777777" w:rsidTr="00DD28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0E477712"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r w:rsidRPr="00DD288D">
              <w:rPr>
                <w:rFonts w:asciiTheme="minorHAnsi" w:hAnsiTheme="minorHAnsi" w:cs="Arial"/>
                <w:color w:val="000000"/>
                <w:sz w:val="20"/>
                <w:lang w:val="en-CA"/>
              </w:rPr>
              <w:lastRenderedPageBreak/>
              <w:t>method</w:t>
            </w:r>
          </w:p>
        </w:tc>
        <w:tc>
          <w:tcPr>
            <w:tcW w:w="3118" w:type="dxa"/>
          </w:tcPr>
          <w:p w14:paraId="66AFA788" w14:textId="77777777" w:rsidR="00DD288D" w:rsidRPr="00DD288D" w:rsidRDefault="00DD288D" w:rsidP="00DD288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GeologicSamplingMethodTerm</w:t>
            </w:r>
          </w:p>
        </w:tc>
        <w:tc>
          <w:tcPr>
            <w:tcW w:w="5516" w:type="dxa"/>
          </w:tcPr>
          <w:p w14:paraId="3FA6AF2A" w14:textId="25A496D9" w:rsidR="00DD288D" w:rsidRPr="00DD288D" w:rsidRDefault="00DD288D" w:rsidP="00DD288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Name of the process used to obtain or create a geologic specimen. eg: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diamond drilling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percussion drilling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piston core drilling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vibro core drilling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channel sampling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sea floor dredging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crushing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mineral separation</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melting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geological hammer</w:t>
            </w:r>
            <w:r>
              <w:rPr>
                <w:rFonts w:asciiTheme="minorHAnsi" w:hAnsiTheme="minorHAnsi" w:cs="Arial"/>
                <w:color w:val="000000"/>
                <w:sz w:val="20"/>
                <w:lang w:val="en-CA"/>
              </w:rPr>
              <w:t>.</w:t>
            </w:r>
          </w:p>
        </w:tc>
      </w:tr>
      <w:tr w:rsidR="00DD288D" w:rsidRPr="00DD288D" w14:paraId="55397E8B" w14:textId="77777777" w:rsidTr="00DD288D">
        <w:tc>
          <w:tcPr>
            <w:cnfStyle w:val="001000000000" w:firstRow="0" w:lastRow="0" w:firstColumn="1" w:lastColumn="0" w:oddVBand="0" w:evenVBand="0" w:oddHBand="0" w:evenHBand="0" w:firstRowFirstColumn="0" w:firstRowLastColumn="0" w:lastRowFirstColumn="0" w:lastRowLastColumn="0"/>
            <w:tcW w:w="1101" w:type="dxa"/>
          </w:tcPr>
          <w:p w14:paraId="5F56C521"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bookmarkStart w:id="1106" w:name="BKM_04EA1B0A_66CA_4B08_B485_94449A53A44A"/>
            <w:bookmarkEnd w:id="1106"/>
            <w:r w:rsidRPr="00DD288D">
              <w:rPr>
                <w:rFonts w:asciiTheme="minorHAnsi" w:hAnsiTheme="minorHAnsi" w:cs="Arial"/>
                <w:color w:val="000000"/>
                <w:sz w:val="20"/>
                <w:lang w:val="en-CA"/>
              </w:rPr>
              <w:t>parameter</w:t>
            </w:r>
          </w:p>
        </w:tc>
        <w:tc>
          <w:tcPr>
            <w:tcW w:w="3118" w:type="dxa"/>
          </w:tcPr>
          <w:p w14:paraId="1ED57B67"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NamedValue</w:t>
            </w:r>
          </w:p>
        </w:tc>
        <w:tc>
          <w:tcPr>
            <w:tcW w:w="5516" w:type="dxa"/>
          </w:tcPr>
          <w:p w14:paraId="7EEBCDEB"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One or more specific parameters used in the sampling process.</w:t>
            </w:r>
          </w:p>
          <w:p w14:paraId="3747B6B8"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bl>
    <w:p w14:paraId="2A27BD42" w14:textId="77777777" w:rsidR="00DD288D" w:rsidRDefault="00DD288D" w:rsidP="00DD288D">
      <w:pPr>
        <w:rPr>
          <w:lang w:val="en-CA"/>
        </w:rPr>
      </w:pPr>
    </w:p>
    <w:p w14:paraId="363BC140" w14:textId="38C62ADA" w:rsidR="00DD288D" w:rsidRDefault="0073628E" w:rsidP="0073628E">
      <w:pPr>
        <w:pStyle w:val="Heading3"/>
        <w:rPr>
          <w:lang w:val="en-CA"/>
        </w:rPr>
      </w:pPr>
      <w:r>
        <w:rPr>
          <w:lang w:val="en-CA"/>
        </w:rPr>
        <w:t>GeoSciML Laboratory analysis and specimen vocabularies</w:t>
      </w:r>
    </w:p>
    <w:p w14:paraId="3EA0C584" w14:textId="77777777" w:rsidR="0073628E" w:rsidRDefault="0073628E" w:rsidP="00DD288D">
      <w:pPr>
        <w:rPr>
          <w:lang w:val="en-CA"/>
        </w:rPr>
      </w:pPr>
    </w:p>
    <w:tbl>
      <w:tblPr>
        <w:tblStyle w:val="LightShading"/>
        <w:tblW w:w="0" w:type="auto"/>
        <w:tblLook w:val="04A0" w:firstRow="1" w:lastRow="0" w:firstColumn="1" w:lastColumn="0" w:noHBand="0" w:noVBand="1"/>
      </w:tblPr>
      <w:tblGrid>
        <w:gridCol w:w="3753"/>
        <w:gridCol w:w="5103"/>
      </w:tblGrid>
      <w:tr w:rsidR="0073628E" w:rsidRPr="00FE43AC" w14:paraId="247CF8FB" w14:textId="77777777" w:rsidTr="00C218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3" w:type="dxa"/>
          </w:tcPr>
          <w:p w14:paraId="68D7620F" w14:textId="77777777" w:rsidR="0073628E" w:rsidRPr="00FE43AC" w:rsidRDefault="0073628E" w:rsidP="006A7DD0">
            <w:pPr>
              <w:rPr>
                <w:rFonts w:asciiTheme="minorHAnsi" w:hAnsiTheme="minorHAnsi"/>
              </w:rPr>
            </w:pPr>
            <w:r w:rsidRPr="00FE43AC">
              <w:rPr>
                <w:rFonts w:asciiTheme="minorHAnsi" w:hAnsiTheme="minorHAnsi"/>
              </w:rPr>
              <w:t>Vocabulary</w:t>
            </w:r>
          </w:p>
        </w:tc>
        <w:tc>
          <w:tcPr>
            <w:tcW w:w="5103" w:type="dxa"/>
          </w:tcPr>
          <w:p w14:paraId="29D9D2E9" w14:textId="77777777" w:rsidR="0073628E" w:rsidRPr="00FE43AC" w:rsidRDefault="0073628E" w:rsidP="006A7DD0">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Description</w:t>
            </w:r>
          </w:p>
        </w:tc>
      </w:tr>
      <w:tr w:rsidR="0073628E" w:rsidRPr="00FE43AC" w14:paraId="4D9579D4" w14:textId="77777777" w:rsidTr="00C21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3" w:type="dxa"/>
          </w:tcPr>
          <w:p w14:paraId="696881D5" w14:textId="45C2A02F" w:rsidR="0073628E" w:rsidRPr="00FE43AC" w:rsidRDefault="00C2184E" w:rsidP="006A7DD0">
            <w:pPr>
              <w:rPr>
                <w:rFonts w:asciiTheme="minorHAnsi" w:hAnsiTheme="minorHAnsi"/>
              </w:rPr>
            </w:pPr>
            <w:r w:rsidRPr="00C2184E">
              <w:rPr>
                <w:rFonts w:asciiTheme="minorHAnsi" w:hAnsiTheme="minorHAnsi"/>
              </w:rPr>
              <w:t>AnalyticalMethodTerm</w:t>
            </w:r>
          </w:p>
        </w:tc>
        <w:tc>
          <w:tcPr>
            <w:tcW w:w="5103" w:type="dxa"/>
          </w:tcPr>
          <w:p w14:paraId="6949C19C" w14:textId="52A9DE0C" w:rsidR="0073628E" w:rsidRPr="00C80D4B" w:rsidRDefault="00C2184E" w:rsidP="006A7DD0">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of terms describing the analytical method used in an analytical session (eg; XRF mass spectrometry, ICPMS, SHRIMP geochronology)</w:t>
            </w:r>
          </w:p>
        </w:tc>
      </w:tr>
      <w:tr w:rsidR="0073628E" w:rsidRPr="00FE43AC" w14:paraId="62F1B81F" w14:textId="77777777" w:rsidTr="00C2184E">
        <w:tc>
          <w:tcPr>
            <w:cnfStyle w:val="001000000000" w:firstRow="0" w:lastRow="0" w:firstColumn="1" w:lastColumn="0" w:oddVBand="0" w:evenVBand="0" w:oddHBand="0" w:evenHBand="0" w:firstRowFirstColumn="0" w:firstRowLastColumn="0" w:lastRowFirstColumn="0" w:lastRowLastColumn="0"/>
            <w:tcW w:w="3753" w:type="dxa"/>
          </w:tcPr>
          <w:p w14:paraId="7A6F9307" w14:textId="54BFBEA6" w:rsidR="0073628E" w:rsidRPr="00C80D4B" w:rsidRDefault="00C2184E" w:rsidP="006A7DD0">
            <w:pPr>
              <w:rPr>
                <w:rFonts w:asciiTheme="minorHAnsi" w:hAnsiTheme="minorHAnsi"/>
              </w:rPr>
            </w:pPr>
            <w:r w:rsidRPr="00C2184E">
              <w:rPr>
                <w:rFonts w:asciiTheme="minorHAnsi" w:hAnsiTheme="minorHAnsi"/>
              </w:rPr>
              <w:t>InstrumentTypeTerm</w:t>
            </w:r>
          </w:p>
        </w:tc>
        <w:tc>
          <w:tcPr>
            <w:tcW w:w="5103" w:type="dxa"/>
          </w:tcPr>
          <w:p w14:paraId="5A5DFE4D" w14:textId="176B7910" w:rsidR="0073628E" w:rsidRPr="00C2184E" w:rsidRDefault="00C2184E" w:rsidP="00C2184E">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of Instrument types (eg; XRF, ICPMS, SHRIMP, etc)</w:t>
            </w:r>
          </w:p>
        </w:tc>
      </w:tr>
      <w:tr w:rsidR="0073628E" w:rsidRPr="00FE43AC" w14:paraId="3DEFE364" w14:textId="77777777" w:rsidTr="00C21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3" w:type="dxa"/>
          </w:tcPr>
          <w:p w14:paraId="6E316988" w14:textId="1F7E00E8" w:rsidR="0073628E" w:rsidRPr="00C80D4B" w:rsidRDefault="00C2184E" w:rsidP="006A7DD0">
            <w:pPr>
              <w:rPr>
                <w:rFonts w:asciiTheme="minorHAnsi" w:hAnsiTheme="minorHAnsi"/>
              </w:rPr>
            </w:pPr>
            <w:r w:rsidRPr="00C2184E">
              <w:rPr>
                <w:rFonts w:asciiTheme="minorHAnsi" w:hAnsiTheme="minorHAnsi"/>
              </w:rPr>
              <w:t>IsotopicEventType</w:t>
            </w:r>
          </w:p>
        </w:tc>
        <w:tc>
          <w:tcPr>
            <w:tcW w:w="5103" w:type="dxa"/>
          </w:tcPr>
          <w:p w14:paraId="78AA724D" w14:textId="2B065FA4" w:rsidR="0073628E" w:rsidRPr="00C80D4B" w:rsidRDefault="00C2184E" w:rsidP="006A7DD0">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of terms to describe any isotopic processes relevant to the geochronologic interpretation. eg:closure, isotopic mixing, Pb loss, etc</w:t>
            </w:r>
          </w:p>
        </w:tc>
      </w:tr>
      <w:tr w:rsidR="0073628E" w:rsidRPr="00FE43AC" w14:paraId="2864E703" w14:textId="77777777" w:rsidTr="00C2184E">
        <w:tc>
          <w:tcPr>
            <w:cnfStyle w:val="001000000000" w:firstRow="0" w:lastRow="0" w:firstColumn="1" w:lastColumn="0" w:oddVBand="0" w:evenVBand="0" w:oddHBand="0" w:evenHBand="0" w:firstRowFirstColumn="0" w:firstRowLastColumn="0" w:lastRowFirstColumn="0" w:lastRowLastColumn="0"/>
            <w:tcW w:w="3753" w:type="dxa"/>
          </w:tcPr>
          <w:p w14:paraId="36F35110" w14:textId="6A6A6F3D" w:rsidR="0073628E" w:rsidRPr="00C80D4B" w:rsidRDefault="00C2184E" w:rsidP="006A7DD0">
            <w:pPr>
              <w:rPr>
                <w:rFonts w:asciiTheme="minorHAnsi" w:hAnsiTheme="minorHAnsi"/>
              </w:rPr>
            </w:pPr>
            <w:r w:rsidRPr="00C2184E">
              <w:rPr>
                <w:rFonts w:asciiTheme="minorHAnsi" w:hAnsiTheme="minorHAnsi"/>
              </w:rPr>
              <w:t>IsotopicSystemName</w:t>
            </w:r>
          </w:p>
        </w:tc>
        <w:tc>
          <w:tcPr>
            <w:tcW w:w="5103" w:type="dxa"/>
          </w:tcPr>
          <w:p w14:paraId="13D6897B" w14:textId="723670FB" w:rsidR="0073628E" w:rsidRPr="00C2184E" w:rsidRDefault="00C2184E" w:rsidP="00C2184E">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of isotopic systems such as Ar-Ar, K-Ar, Nd-Sm, U-Pb, Pb-Pb, Re-Os, etc</w:t>
            </w:r>
          </w:p>
        </w:tc>
      </w:tr>
      <w:tr w:rsidR="00C2184E" w:rsidRPr="00FE43AC" w14:paraId="2F365353" w14:textId="77777777" w:rsidTr="00C21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3" w:type="dxa"/>
          </w:tcPr>
          <w:p w14:paraId="05BAED87" w14:textId="37576A4F" w:rsidR="00C2184E" w:rsidRPr="00C2184E" w:rsidRDefault="00C2184E" w:rsidP="006A7DD0">
            <w:pPr>
              <w:rPr>
                <w:rFonts w:asciiTheme="minorHAnsi" w:hAnsiTheme="minorHAnsi"/>
              </w:rPr>
            </w:pPr>
            <w:r w:rsidRPr="00C2184E">
              <w:rPr>
                <w:rFonts w:asciiTheme="minorHAnsi" w:hAnsiTheme="minorHAnsi"/>
              </w:rPr>
              <w:t>StatisticalMethodTerm</w:t>
            </w:r>
          </w:p>
        </w:tc>
        <w:tc>
          <w:tcPr>
            <w:tcW w:w="5103" w:type="dxa"/>
          </w:tcPr>
          <w:p w14:paraId="6F37153A" w14:textId="6A1CDCFD" w:rsidR="00C2184E" w:rsidRPr="00C2184E" w:rsidRDefault="00C2184E" w:rsidP="00C2184E">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describing statistical methods used in interpret geochronologic data</w:t>
            </w:r>
          </w:p>
        </w:tc>
      </w:tr>
      <w:tr w:rsidR="00C2184E" w:rsidRPr="00FE43AC" w14:paraId="66A853B2" w14:textId="77777777" w:rsidTr="00C2184E">
        <w:tc>
          <w:tcPr>
            <w:cnfStyle w:val="001000000000" w:firstRow="0" w:lastRow="0" w:firstColumn="1" w:lastColumn="0" w:oddVBand="0" w:evenVBand="0" w:oddHBand="0" w:evenHBand="0" w:firstRowFirstColumn="0" w:firstRowLastColumn="0" w:lastRowFirstColumn="0" w:lastRowLastColumn="0"/>
            <w:tcW w:w="3753" w:type="dxa"/>
          </w:tcPr>
          <w:p w14:paraId="5227575D" w14:textId="372FA4F3" w:rsidR="00C2184E" w:rsidRPr="00C2184E" w:rsidRDefault="00C2184E" w:rsidP="006A7DD0">
            <w:pPr>
              <w:rPr>
                <w:rFonts w:asciiTheme="minorHAnsi" w:hAnsiTheme="minorHAnsi"/>
              </w:rPr>
            </w:pPr>
            <w:r w:rsidRPr="00C2184E">
              <w:rPr>
                <w:rFonts w:asciiTheme="minorHAnsi" w:hAnsiTheme="minorHAnsi"/>
              </w:rPr>
              <w:t>GeologicSamplingMethodTerm</w:t>
            </w:r>
          </w:p>
        </w:tc>
        <w:tc>
          <w:tcPr>
            <w:tcW w:w="5103" w:type="dxa"/>
          </w:tcPr>
          <w:p w14:paraId="4A4F7E2D" w14:textId="3D85740C" w:rsidR="00C2184E" w:rsidRPr="00C2184E" w:rsidRDefault="00C2184E" w:rsidP="00C2184E">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of terms describing the samplingProcess used to obtain or create the Specimen. eg:</w:t>
            </w:r>
            <w:r>
              <w:rPr>
                <w:rFonts w:asciiTheme="minorHAnsi" w:hAnsiTheme="minorHAnsi"/>
                <w:lang w:val="en-CA"/>
              </w:rPr>
              <w:t xml:space="preserve"> </w:t>
            </w:r>
            <w:r w:rsidRPr="00C2184E">
              <w:rPr>
                <w:rFonts w:asciiTheme="minorHAnsi" w:hAnsiTheme="minorHAnsi"/>
                <w:lang w:val="en-CA"/>
              </w:rPr>
              <w:t>diamond drilling</w:t>
            </w:r>
            <w:r>
              <w:rPr>
                <w:rFonts w:asciiTheme="minorHAnsi" w:hAnsiTheme="minorHAnsi"/>
                <w:lang w:val="en-CA"/>
              </w:rPr>
              <w:t xml:space="preserve">, </w:t>
            </w:r>
            <w:r w:rsidRPr="00C2184E">
              <w:rPr>
                <w:rFonts w:asciiTheme="minorHAnsi" w:hAnsiTheme="minorHAnsi"/>
                <w:lang w:val="en-CA"/>
              </w:rPr>
              <w:t>percussion drilling</w:t>
            </w:r>
            <w:r>
              <w:rPr>
                <w:rFonts w:asciiTheme="minorHAnsi" w:hAnsiTheme="minorHAnsi"/>
                <w:lang w:val="en-CA"/>
              </w:rPr>
              <w:t xml:space="preserve">, </w:t>
            </w:r>
            <w:r w:rsidRPr="00C2184E">
              <w:rPr>
                <w:rFonts w:asciiTheme="minorHAnsi" w:hAnsiTheme="minorHAnsi"/>
                <w:lang w:val="en-CA"/>
              </w:rPr>
              <w:t>piston core drilling</w:t>
            </w:r>
            <w:r>
              <w:rPr>
                <w:rFonts w:asciiTheme="minorHAnsi" w:hAnsiTheme="minorHAnsi"/>
                <w:lang w:val="en-CA"/>
              </w:rPr>
              <w:t xml:space="preserve">, </w:t>
            </w:r>
            <w:r w:rsidRPr="00C2184E">
              <w:rPr>
                <w:rFonts w:asciiTheme="minorHAnsi" w:hAnsiTheme="minorHAnsi"/>
                <w:lang w:val="en-CA"/>
              </w:rPr>
              <w:t>vibro core drilling</w:t>
            </w:r>
            <w:r>
              <w:rPr>
                <w:rFonts w:asciiTheme="minorHAnsi" w:hAnsiTheme="minorHAnsi"/>
                <w:lang w:val="en-CA"/>
              </w:rPr>
              <w:t xml:space="preserve">, </w:t>
            </w:r>
            <w:r w:rsidRPr="00C2184E">
              <w:rPr>
                <w:rFonts w:asciiTheme="minorHAnsi" w:hAnsiTheme="minorHAnsi"/>
                <w:lang w:val="en-CA"/>
              </w:rPr>
              <w:t>channel sampling</w:t>
            </w:r>
            <w:r>
              <w:rPr>
                <w:rFonts w:asciiTheme="minorHAnsi" w:hAnsiTheme="minorHAnsi"/>
                <w:lang w:val="en-CA"/>
              </w:rPr>
              <w:t xml:space="preserve">, </w:t>
            </w:r>
            <w:r w:rsidRPr="00C2184E">
              <w:rPr>
                <w:rFonts w:asciiTheme="minorHAnsi" w:hAnsiTheme="minorHAnsi"/>
                <w:lang w:val="en-CA"/>
              </w:rPr>
              <w:t>sea floor dredging</w:t>
            </w:r>
            <w:r>
              <w:rPr>
                <w:rFonts w:asciiTheme="minorHAnsi" w:hAnsiTheme="minorHAnsi"/>
                <w:lang w:val="en-CA"/>
              </w:rPr>
              <w:t xml:space="preserve">, </w:t>
            </w:r>
            <w:r w:rsidRPr="00C2184E">
              <w:rPr>
                <w:rFonts w:asciiTheme="minorHAnsi" w:hAnsiTheme="minorHAnsi"/>
                <w:lang w:val="en-CA"/>
              </w:rPr>
              <w:t>crushing</w:t>
            </w:r>
            <w:r>
              <w:rPr>
                <w:rFonts w:asciiTheme="minorHAnsi" w:hAnsiTheme="minorHAnsi"/>
                <w:lang w:val="en-CA"/>
              </w:rPr>
              <w:t xml:space="preserve"> </w:t>
            </w:r>
            <w:r w:rsidRPr="00C2184E">
              <w:rPr>
                <w:rFonts w:asciiTheme="minorHAnsi" w:hAnsiTheme="minorHAnsi"/>
                <w:lang w:val="en-CA"/>
              </w:rPr>
              <w:t>mineral separation</w:t>
            </w:r>
            <w:r>
              <w:rPr>
                <w:rFonts w:asciiTheme="minorHAnsi" w:hAnsiTheme="minorHAnsi"/>
                <w:lang w:val="en-CA"/>
              </w:rPr>
              <w:t xml:space="preserve"> ,</w:t>
            </w:r>
            <w:r w:rsidRPr="00C2184E">
              <w:rPr>
                <w:rFonts w:asciiTheme="minorHAnsi" w:hAnsiTheme="minorHAnsi"/>
                <w:lang w:val="en-CA"/>
              </w:rPr>
              <w:t>melting</w:t>
            </w:r>
            <w:r>
              <w:rPr>
                <w:rFonts w:asciiTheme="minorHAnsi" w:hAnsiTheme="minorHAnsi"/>
                <w:lang w:val="en-CA"/>
              </w:rPr>
              <w:t xml:space="preserve"> ,</w:t>
            </w:r>
            <w:r w:rsidRPr="00C2184E">
              <w:rPr>
                <w:rFonts w:asciiTheme="minorHAnsi" w:hAnsiTheme="minorHAnsi"/>
                <w:lang w:val="en-CA"/>
              </w:rPr>
              <w:t>geological hammer</w:t>
            </w:r>
          </w:p>
        </w:tc>
      </w:tr>
      <w:tr w:rsidR="00C2184E" w:rsidRPr="00FE43AC" w14:paraId="74E0B626" w14:textId="77777777" w:rsidTr="00C21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3" w:type="dxa"/>
          </w:tcPr>
          <w:p w14:paraId="629FBB37" w14:textId="76694C33" w:rsidR="00C2184E" w:rsidRPr="00C2184E" w:rsidRDefault="00C2184E" w:rsidP="006A7DD0">
            <w:pPr>
              <w:rPr>
                <w:rFonts w:asciiTheme="minorHAnsi" w:hAnsiTheme="minorHAnsi"/>
              </w:rPr>
            </w:pPr>
            <w:r w:rsidRPr="00C2184E">
              <w:rPr>
                <w:rFonts w:asciiTheme="minorHAnsi" w:hAnsiTheme="minorHAnsi"/>
              </w:rPr>
              <w:t>GeologicSpecimenPreparationTerm</w:t>
            </w:r>
          </w:p>
        </w:tc>
        <w:tc>
          <w:tcPr>
            <w:tcW w:w="5103" w:type="dxa"/>
          </w:tcPr>
          <w:p w14:paraId="24DE07DF" w14:textId="6076D0B8" w:rsidR="00C2184E" w:rsidRPr="00C2184E" w:rsidRDefault="00C2184E" w:rsidP="00C2184E">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C2184E">
              <w:rPr>
                <w:rFonts w:asciiTheme="minorHAnsi" w:hAnsiTheme="minorHAnsi"/>
                <w:lang w:val="en-CA"/>
              </w:rPr>
              <w:t xml:space="preserve">Refers to a vocabulary of terms to describe sample preparation applied to geologic specimens, typically in preparation for analytical processes like geochemistry or microscopy. </w:t>
            </w:r>
            <w:r>
              <w:rPr>
                <w:rFonts w:asciiTheme="minorHAnsi" w:hAnsiTheme="minorHAnsi"/>
                <w:lang w:val="en-CA"/>
              </w:rPr>
              <w:t xml:space="preserve"> </w:t>
            </w:r>
            <w:r w:rsidRPr="00C2184E">
              <w:rPr>
                <w:rFonts w:asciiTheme="minorHAnsi" w:hAnsiTheme="minorHAnsi"/>
                <w:lang w:val="en-CA"/>
              </w:rPr>
              <w:t xml:space="preserve">eg: </w:t>
            </w:r>
            <w:r>
              <w:rPr>
                <w:rFonts w:asciiTheme="minorHAnsi" w:hAnsiTheme="minorHAnsi"/>
                <w:lang w:val="en-CA"/>
              </w:rPr>
              <w:t xml:space="preserve"> </w:t>
            </w:r>
            <w:r w:rsidRPr="00C2184E">
              <w:rPr>
                <w:rFonts w:asciiTheme="minorHAnsi" w:hAnsiTheme="minorHAnsi"/>
                <w:lang w:val="en-CA"/>
              </w:rPr>
              <w:t>crush</w:t>
            </w:r>
            <w:r>
              <w:rPr>
                <w:rFonts w:asciiTheme="minorHAnsi" w:hAnsiTheme="minorHAnsi"/>
                <w:lang w:val="en-CA"/>
              </w:rPr>
              <w:t xml:space="preserve">, </w:t>
            </w:r>
            <w:r w:rsidRPr="00C2184E">
              <w:rPr>
                <w:rFonts w:asciiTheme="minorHAnsi" w:hAnsiTheme="minorHAnsi"/>
                <w:lang w:val="en-CA"/>
              </w:rPr>
              <w:t>mineral separation</w:t>
            </w:r>
            <w:r>
              <w:rPr>
                <w:rFonts w:asciiTheme="minorHAnsi" w:hAnsiTheme="minorHAnsi"/>
                <w:lang w:val="en-CA"/>
              </w:rPr>
              <w:t xml:space="preserve">, </w:t>
            </w:r>
            <w:r w:rsidRPr="00C2184E">
              <w:rPr>
                <w:rFonts w:asciiTheme="minorHAnsi" w:hAnsiTheme="minorHAnsi"/>
                <w:lang w:val="en-CA"/>
              </w:rPr>
              <w:t>thin section</w:t>
            </w:r>
            <w:r>
              <w:rPr>
                <w:rFonts w:asciiTheme="minorHAnsi" w:hAnsiTheme="minorHAnsi"/>
                <w:lang w:val="en-CA"/>
              </w:rPr>
              <w:t xml:space="preserve">, </w:t>
            </w:r>
            <w:r w:rsidRPr="00C2184E">
              <w:rPr>
                <w:rFonts w:asciiTheme="minorHAnsi" w:hAnsiTheme="minorHAnsi"/>
                <w:lang w:val="en-CA"/>
              </w:rPr>
              <w:t>cut</w:t>
            </w:r>
            <w:r>
              <w:rPr>
                <w:rFonts w:asciiTheme="minorHAnsi" w:hAnsiTheme="minorHAnsi"/>
                <w:lang w:val="en-CA"/>
              </w:rPr>
              <w:t>, p</w:t>
            </w:r>
            <w:r w:rsidRPr="00C2184E">
              <w:rPr>
                <w:rFonts w:asciiTheme="minorHAnsi" w:hAnsiTheme="minorHAnsi"/>
                <w:lang w:val="en-CA"/>
              </w:rPr>
              <w:t>olish</w:t>
            </w:r>
            <w:r>
              <w:rPr>
                <w:rFonts w:asciiTheme="minorHAnsi" w:hAnsiTheme="minorHAnsi"/>
                <w:lang w:val="en-CA"/>
              </w:rPr>
              <w:t xml:space="preserve">, </w:t>
            </w:r>
            <w:r w:rsidRPr="00C2184E">
              <w:rPr>
                <w:rFonts w:asciiTheme="minorHAnsi" w:hAnsiTheme="minorHAnsi"/>
                <w:lang w:val="en-CA"/>
              </w:rPr>
              <w:t>mount</w:t>
            </w:r>
            <w:r>
              <w:rPr>
                <w:rFonts w:asciiTheme="minorHAnsi" w:hAnsiTheme="minorHAnsi"/>
                <w:lang w:val="en-CA"/>
              </w:rPr>
              <w:t xml:space="preserve">, </w:t>
            </w:r>
            <w:r w:rsidRPr="00C2184E">
              <w:rPr>
                <w:rFonts w:asciiTheme="minorHAnsi" w:hAnsiTheme="minorHAnsi"/>
                <w:lang w:val="en-CA"/>
              </w:rPr>
              <w:t>acid digestion</w:t>
            </w:r>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Heading3"/>
        <w:rPr>
          <w:lang w:val="en-CA"/>
        </w:rPr>
      </w:pPr>
      <w:bookmarkStart w:id="1107" w:name="_Ref433015177"/>
      <w:r>
        <w:rPr>
          <w:lang w:val="en-CA"/>
        </w:rPr>
        <w:t>Outcrop encoding pattern</w:t>
      </w:r>
      <w:r w:rsidR="00DD288D">
        <w:rPr>
          <w:lang w:val="en-CA"/>
        </w:rPr>
        <w:t xml:space="preserve"> (</w:t>
      </w:r>
      <w:commentRangeStart w:id="1108"/>
      <w:r w:rsidR="00DD288D">
        <w:rPr>
          <w:lang w:val="en-CA"/>
        </w:rPr>
        <w:t>Informative</w:t>
      </w:r>
      <w:commentRangeEnd w:id="1108"/>
      <w:r w:rsidR="00DD288D">
        <w:rPr>
          <w:rStyle w:val="CommentReference"/>
          <w:b w:val="0"/>
          <w:bCs w:val="0"/>
        </w:rPr>
        <w:commentReference w:id="1108"/>
      </w:r>
      <w:r w:rsidR="00DD288D">
        <w:rPr>
          <w:lang w:val="en-CA"/>
        </w:rPr>
        <w:t>)</w:t>
      </w:r>
      <w:bookmarkEnd w:id="1107"/>
    </w:p>
    <w:p w14:paraId="77FD67C5" w14:textId="77777777" w:rsidR="00672D0D" w:rsidRDefault="00672D0D" w:rsidP="00672D0D">
      <w:pPr>
        <w:rPr>
          <w:lang w:val="en-CA"/>
        </w:rPr>
      </w:pPr>
    </w:p>
    <w:p w14:paraId="77E53EA9" w14:textId="36554333" w:rsidR="00672D0D" w:rsidRPr="00672D0D" w:rsidRDefault="00672D0D" w:rsidP="00672D0D">
      <w:pPr>
        <w:rPr>
          <w:lang w:val="en-CA"/>
        </w:rPr>
      </w:pPr>
      <w:r>
        <w:rPr>
          <w:lang w:val="en-CA"/>
        </w:rPr>
        <w:t>It is suggested to u</w:t>
      </w:r>
      <w:r w:rsidRPr="00672D0D">
        <w:rPr>
          <w:lang w:val="en-CA"/>
        </w:rPr>
        <w:t>se SamplingFeatureCollection for representing geological field data collected at an outcrop, (ie; an outcrop is modelled as a collection of sampling points).  At each point at an outcrop, observations may be made on a single geologic feature (sampledFeature), such as a geologic unit description, a fault description, a contact description, or structural measurements on a foliation. If more than one geologic feature is observed at an outcrop, it is delivered as a separate sampling point.</w:t>
      </w:r>
    </w:p>
    <w:p w14:paraId="059F1122" w14:textId="77777777" w:rsidR="00672D0D" w:rsidRDefault="00672D0D" w:rsidP="00672D0D">
      <w:pPr>
        <w:keepNext/>
      </w:pPr>
      <w:r>
        <w:rPr>
          <w:noProof/>
          <w:lang w:val="en-CA" w:eastAsia="en-CA"/>
        </w:rPr>
        <w:drawing>
          <wp:inline distT="0" distB="0" distL="0" distR="0" wp14:anchorId="5EF554D0" wp14:editId="0AFAD832">
            <wp:extent cx="5486400" cy="3093186"/>
            <wp:effectExtent l="0" t="0" r="0" b="0"/>
            <wp:docPr id="476" name="Imag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86400" cy="3093186"/>
                    </a:xfrm>
                    <a:prstGeom prst="rect">
                      <a:avLst/>
                    </a:prstGeom>
                    <a:noFill/>
                    <a:ln>
                      <a:noFill/>
                    </a:ln>
                  </pic:spPr>
                </pic:pic>
              </a:graphicData>
            </a:graphic>
          </wp:inline>
        </w:drawing>
      </w:r>
    </w:p>
    <w:p w14:paraId="30A1E2AA" w14:textId="433A659C" w:rsidR="00672D0D" w:rsidRPr="00672D0D" w:rsidRDefault="00672D0D" w:rsidP="00672D0D">
      <w:pPr>
        <w:pStyle w:val="Caption"/>
        <w:rPr>
          <w:lang w:val="en-CA"/>
        </w:rPr>
      </w:pPr>
      <w:r>
        <w:t xml:space="preserve">Figure </w:t>
      </w:r>
      <w:fldSimple w:instr=" SEQ Figure \* ARABIC ">
        <w:ins w:id="1109" w:author="Eric Boisvert" w:date="2015-11-28T15:54:00Z">
          <w:r w:rsidR="00180077">
            <w:rPr>
              <w:noProof/>
            </w:rPr>
            <w:t>83</w:t>
          </w:r>
        </w:ins>
        <w:del w:id="1110" w:author="Eric Boisvert" w:date="2015-10-30T04:23:00Z">
          <w:r w:rsidR="00090DCF" w:rsidDel="007D2867">
            <w:rPr>
              <w:noProof/>
            </w:rPr>
            <w:delText>81</w:delText>
          </w:r>
        </w:del>
      </w:fldSimple>
      <w:r>
        <w:t>: Outcrop encoding pattern using ISO19156</w:t>
      </w:r>
    </w:p>
    <w:p w14:paraId="0776AEF6" w14:textId="4D81649B" w:rsidR="00672D0D" w:rsidRDefault="00672D0D" w:rsidP="00672D0D">
      <w:pPr>
        <w:rPr>
          <w:lang w:val="en-CA"/>
        </w:rPr>
      </w:pPr>
      <w:r w:rsidRPr="00672D0D">
        <w:rPr>
          <w:lang w:val="en-CA"/>
        </w:rPr>
        <w:t>SamplingFeatureCollection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455C8C2B" w:rsidR="0073628E" w:rsidRPr="00D12552" w:rsidRDefault="0073628E" w:rsidP="00C2184E">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r w:rsidR="00C2184E">
              <w:rPr>
                <w:rStyle w:val="reqtext"/>
                <w:lang w:val="en-CA"/>
              </w:rPr>
              <w:fldChar w:fldCharType="begin"/>
            </w:r>
            <w:r w:rsidR="00C2184E">
              <w:rPr>
                <w:rStyle w:val="reqtext"/>
                <w:lang w:val="en-CA"/>
              </w:rPr>
              <w:instrText xml:space="preserve"> REF _Ref433015177 \r \h </w:instrText>
            </w:r>
            <w:r w:rsidR="00C2184E">
              <w:rPr>
                <w:rStyle w:val="reqtext"/>
                <w:lang w:val="en-CA"/>
              </w:rPr>
            </w:r>
            <w:r w:rsidR="00C2184E">
              <w:rPr>
                <w:rStyle w:val="reqtext"/>
                <w:lang w:val="en-CA"/>
              </w:rPr>
              <w:fldChar w:fldCharType="separate"/>
            </w:r>
            <w:r w:rsidR="00C2184E">
              <w:rPr>
                <w:rStyle w:val="reqtext"/>
                <w:lang w:val="en-CA"/>
              </w:rPr>
              <w:t>8.8.5</w:t>
            </w:r>
            <w:r w:rsidR="00C2184E">
              <w:rPr>
                <w:rStyle w:val="reqtext"/>
                <w:lang w:val="en-CA"/>
              </w:rPr>
              <w:fldChar w:fldCharType="end"/>
            </w:r>
            <w:r w:rsidR="00C2184E">
              <w:rPr>
                <w:rStyle w:val="reqtext"/>
                <w:lang w:val="en-CA"/>
              </w:rPr>
              <w:fldChar w:fldCharType="begin"/>
            </w:r>
            <w:r w:rsidR="00C2184E">
              <w:rPr>
                <w:rStyle w:val="reqtext"/>
                <w:lang w:val="en-CA"/>
              </w:rPr>
              <w:instrText xml:space="preserve"> PAGEREF _Ref433015177 \h </w:instrText>
            </w:r>
            <w:r w:rsidR="00C2184E">
              <w:rPr>
                <w:rStyle w:val="reqtext"/>
                <w:lang w:val="en-CA"/>
              </w:rPr>
            </w:r>
            <w:r w:rsidR="00C2184E">
              <w:rPr>
                <w:rStyle w:val="reqtext"/>
                <w:lang w:val="en-CA"/>
              </w:rPr>
              <w:fldChar w:fldCharType="end"/>
            </w:r>
          </w:p>
        </w:tc>
      </w:tr>
    </w:tbl>
    <w:p w14:paraId="254431DB" w14:textId="77777777" w:rsidR="00672D0D" w:rsidRPr="0073628E" w:rsidRDefault="00672D0D" w:rsidP="007F7DE0"/>
    <w:p w14:paraId="10AC2A8A" w14:textId="77777777" w:rsidR="009B3BBD" w:rsidRDefault="009B3BBD" w:rsidP="009B3BBD">
      <w:pPr>
        <w:pStyle w:val="Heading1"/>
        <w:rPr>
          <w:lang w:val="en-CA"/>
        </w:rPr>
      </w:pPr>
      <w:r>
        <w:rPr>
          <w:lang w:val="en-CA"/>
        </w:rPr>
        <w:lastRenderedPageBreak/>
        <w:t>GML Encoding Requirements classes</w:t>
      </w:r>
    </w:p>
    <w:p w14:paraId="120C17FC" w14:textId="2BD270A7" w:rsidR="00504099" w:rsidRPr="00504099" w:rsidRDefault="00504099" w:rsidP="00156903">
      <w:pPr>
        <w:rPr>
          <w:lang w:val="en-CA"/>
        </w:rPr>
      </w:pPr>
      <w:r>
        <w:rPr>
          <w:lang w:val="en-CA"/>
        </w:rPr>
        <w:t xml:space="preserve">XSD were derived from the UML model following </w:t>
      </w:r>
      <w:r w:rsidR="00156903">
        <w:rPr>
          <w:lang w:val="en-CA"/>
        </w:rPr>
        <w:t xml:space="preserve">GML 3.3 encoding (OGC 10-129r1) that superceeds some of the ISO 19136-2007 </w:t>
      </w:r>
      <w:proofErr w:type="gramStart"/>
      <w:r w:rsidR="00156903">
        <w:rPr>
          <w:lang w:val="en-CA"/>
        </w:rPr>
        <w:t xml:space="preserve">rules </w:t>
      </w:r>
      <w:ins w:id="1111" w:author="Eric Boisvert" w:date="2015-11-03T05:22:00Z">
        <w:r w:rsidR="004F0DC1">
          <w:rPr>
            <w:lang w:val="en-CA"/>
          </w:rPr>
          <w:t>,</w:t>
        </w:r>
        <w:proofErr w:type="gramEnd"/>
        <w:r w:rsidR="004F0DC1">
          <w:rPr>
            <w:lang w:val="en-CA"/>
          </w:rPr>
          <w:t xml:space="preserve"> specifically regarding clauses 11 (CodeType encoding) and </w:t>
        </w:r>
      </w:ins>
      <w:ins w:id="1112" w:author="Eric Boisvert" w:date="2015-11-03T05:23:00Z">
        <w:r w:rsidR="004F0DC1">
          <w:rPr>
            <w:lang w:val="en-CA"/>
          </w:rPr>
          <w:t xml:space="preserve">12.3 (Association encoding) </w:t>
        </w:r>
      </w:ins>
      <w:del w:id="1113" w:author="Eric Boisvert" w:date="2015-11-03T05:15:00Z">
        <w:r w:rsidR="00156903" w:rsidDel="004F0DC1">
          <w:rPr>
            <w:lang w:val="en-CA"/>
          </w:rPr>
          <w:delText>(</w:delText>
        </w:r>
      </w:del>
      <w:del w:id="1114" w:author="Eric Boisvert" w:date="2015-11-03T05:24:00Z">
        <w:r w:rsidR="00156903" w:rsidDel="007C49F8">
          <w:rPr>
            <w:lang w:val="en-CA"/>
          </w:rPr>
          <w:delText>more specifically CodeType encoding)</w:delText>
        </w:r>
      </w:del>
      <w:del w:id="1115" w:author="Eric Boisvert" w:date="2015-10-30T05:10:00Z">
        <w:r w:rsidDel="00156903">
          <w:rPr>
            <w:lang w:val="en-CA"/>
          </w:rPr>
          <w:delText xml:space="preserve"> </w:delText>
        </w:r>
      </w:del>
      <w:del w:id="1116" w:author="Eric Boisvert" w:date="2015-11-03T05:24:00Z">
        <w:r w:rsidDel="007C49F8">
          <w:rPr>
            <w:lang w:val="en-CA"/>
          </w:rPr>
          <w:delText xml:space="preserve">.  </w:delText>
        </w:r>
      </w:del>
    </w:p>
    <w:p w14:paraId="0B58FD66" w14:textId="590684E9" w:rsidR="00C648D4" w:rsidRDefault="009B3BBD" w:rsidP="009B3BBD">
      <w:pPr>
        <w:rPr>
          <w:ins w:id="1117" w:author="Eric Boisvert" w:date="2015-10-30T05:35:00Z"/>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 xml:space="preserve">the requirements that must be met by any XML instance claiming compliance to this specification.  Any requirements that cannot be expressed in XSD or SCH are described in the relevant XML encoding section.  </w:t>
      </w:r>
    </w:p>
    <w:p w14:paraId="0B4B971B" w14:textId="6DF098A2" w:rsidR="00E97666" w:rsidRDefault="00E97666">
      <w:pPr>
        <w:pStyle w:val="Heading2"/>
        <w:rPr>
          <w:lang w:val="en-CA"/>
        </w:rPr>
        <w:pPrChange w:id="1118" w:author="Eric Boisvert" w:date="2015-10-30T05:36:00Z">
          <w:pPr/>
        </w:pPrChange>
      </w:pPr>
      <w:ins w:id="1119" w:author="Eric Boisvert" w:date="2015-10-30T05:35:00Z">
        <w:r>
          <w:rPr>
            <w:lang w:val="en-CA"/>
          </w:rPr>
          <w:t>Prefixes used in examples</w:t>
        </w:r>
      </w:ins>
    </w:p>
    <w:p w14:paraId="0C2A7DBC" w14:textId="77777777" w:rsidR="00E97666" w:rsidRDefault="00E97666" w:rsidP="009B3BBD">
      <w:pPr>
        <w:rPr>
          <w:ins w:id="1120" w:author="Eric Boisvert" w:date="2015-10-30T05:36:00Z"/>
          <w:lang w:val="en-CA"/>
        </w:rPr>
      </w:pPr>
    </w:p>
    <w:p w14:paraId="75322E50" w14:textId="770015FA"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xml:space="preserve">, namespace declaration might be omitted.  Throughout this document, the following </w:t>
      </w:r>
      <w:del w:id="1121" w:author="Eric Boisvert" w:date="2015-10-30T05:36:00Z">
        <w:r w:rsidDel="00E97666">
          <w:rPr>
            <w:lang w:val="en-CA"/>
          </w:rPr>
          <w:delText xml:space="preserve">prefixes </w:delText>
        </w:r>
      </w:del>
      <w:ins w:id="1122" w:author="Eric Boisvert" w:date="2015-10-30T05:36:00Z">
        <w:r w:rsidR="00E97666">
          <w:rPr>
            <w:lang w:val="en-CA"/>
          </w:rPr>
          <w:t xml:space="preserve">namespaces mapping </w:t>
        </w:r>
      </w:ins>
      <w:r>
        <w:rPr>
          <w:lang w:val="en-CA"/>
        </w:rPr>
        <w:t xml:space="preserve">will be </w:t>
      </w:r>
      <w:del w:id="1123" w:author="Eric Boisvert" w:date="2015-10-30T05:36:00Z">
        <w:r w:rsidDel="00E97666">
          <w:rPr>
            <w:lang w:val="en-CA"/>
          </w:rPr>
          <w:delText>used</w:delText>
        </w:r>
      </w:del>
      <w:ins w:id="1124" w:author="Eric Boisvert" w:date="2015-10-30T05:36:00Z">
        <w:r w:rsidR="00E97666">
          <w:rPr>
            <w:lang w:val="en-CA"/>
          </w:rPr>
          <w:t>assumed.</w:t>
        </w:r>
      </w:ins>
    </w:p>
    <w:p w14:paraId="2127A182" w14:textId="2267FDE5" w:rsidR="001517B8" w:rsidRDefault="00380908" w:rsidP="00380908">
      <w:del w:id="1125" w:author="Eric Boisvert" w:date="2015-10-30T05:36:00Z">
        <w:r w:rsidDel="00E97666">
          <w:delText>XML snippets will use the following prefixes:</w:delText>
        </w:r>
      </w:del>
    </w:p>
    <w:tbl>
      <w:tblPr>
        <w:tblStyle w:val="LightShading"/>
        <w:tblW w:w="0" w:type="auto"/>
        <w:tblLook w:val="04A0" w:firstRow="1" w:lastRow="0" w:firstColumn="1" w:lastColumn="0" w:noHBand="0" w:noVBand="1"/>
      </w:tblPr>
      <w:tblGrid>
        <w:gridCol w:w="876"/>
        <w:gridCol w:w="6484"/>
      </w:tblGrid>
      <w:tr w:rsidR="00F0235F" w:rsidRPr="00C2184E" w14:paraId="3FF36FA7" w14:textId="77777777" w:rsidTr="008D2309">
        <w:trPr>
          <w:cnfStyle w:val="100000000000" w:firstRow="1" w:lastRow="0" w:firstColumn="0" w:lastColumn="0" w:oddVBand="0" w:evenVBand="0" w:oddHBand="0"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0" w:type="auto"/>
            <w:noWrap/>
          </w:tcPr>
          <w:p w14:paraId="086BC82E" w14:textId="77777777" w:rsidR="00F0235F" w:rsidRPr="00C2184E" w:rsidRDefault="00F0235F" w:rsidP="00F0235F">
            <w:pPr>
              <w:rPr>
                <w:rFonts w:ascii="Arial" w:hAnsi="Arial" w:cs="Arial"/>
                <w:sz w:val="20"/>
                <w:szCs w:val="20"/>
                <w:lang w:val="en-CA" w:eastAsia="en-CA"/>
              </w:rPr>
            </w:pPr>
            <w:r w:rsidRPr="00C2184E">
              <w:rPr>
                <w:rFonts w:ascii="Arial" w:hAnsi="Arial" w:cs="Arial"/>
                <w:sz w:val="20"/>
                <w:szCs w:val="20"/>
                <w:lang w:val="en-CA" w:eastAsia="en-CA"/>
              </w:rPr>
              <w:t>Prefix</w:t>
            </w:r>
          </w:p>
        </w:tc>
        <w:tc>
          <w:tcPr>
            <w:tcW w:w="0" w:type="auto"/>
            <w:noWrap/>
          </w:tcPr>
          <w:p w14:paraId="29EB38EC" w14:textId="1696202E" w:rsidR="00F0235F" w:rsidRPr="00C2184E" w:rsidRDefault="00F0235F" w:rsidP="00F0235F">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val="en-CA" w:eastAsia="en-CA"/>
              </w:rPr>
            </w:pPr>
            <w:r w:rsidRPr="00C2184E">
              <w:rPr>
                <w:rFonts w:ascii="Arial" w:hAnsi="Arial" w:cs="Arial"/>
                <w:sz w:val="20"/>
                <w:szCs w:val="20"/>
                <w:lang w:val="en-CA" w:eastAsia="en-CA"/>
              </w:rPr>
              <w:t>Namespace</w:t>
            </w:r>
            <w:r w:rsidR="00C2184E">
              <w:rPr>
                <w:rFonts w:ascii="Arial" w:hAnsi="Arial" w:cs="Arial"/>
                <w:sz w:val="20"/>
                <w:szCs w:val="20"/>
                <w:lang w:val="en-CA" w:eastAsia="en-CA"/>
              </w:rPr>
              <w:t xml:space="preserve"> URI</w:t>
            </w:r>
          </w:p>
        </w:tc>
      </w:tr>
      <w:tr w:rsidR="001517B8" w:rsidRPr="001517B8" w14:paraId="1B456B2C"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90F432A"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cit</w:t>
            </w:r>
          </w:p>
        </w:tc>
        <w:tc>
          <w:tcPr>
            <w:tcW w:w="0" w:type="auto"/>
            <w:noWrap/>
            <w:hideMark/>
          </w:tcPr>
          <w:p w14:paraId="599098DE" w14:textId="09153C84" w:rsidR="001517B8" w:rsidRPr="001517B8" w:rsidRDefault="00314722"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hyperlink r:id="rId100" w:history="1">
              <w:r w:rsidR="00C2184E" w:rsidRPr="009A13E8">
                <w:rPr>
                  <w:rStyle w:val="Hyperlink"/>
                  <w:rFonts w:ascii="Consolas" w:hAnsi="Consolas" w:cs="Consolas"/>
                  <w:sz w:val="20"/>
                  <w:szCs w:val="20"/>
                  <w:lang w:val="en-CA" w:eastAsia="en-CA"/>
                </w:rPr>
                <w:t>http://standards.iso.org/iso/19115/-3/cit/1.0</w:t>
              </w:r>
            </w:hyperlink>
          </w:p>
        </w:tc>
      </w:tr>
      <w:tr w:rsidR="008D2309" w:rsidRPr="001517B8" w14:paraId="3D670C01"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512D2763"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cv</w:t>
            </w:r>
          </w:p>
        </w:tc>
        <w:tc>
          <w:tcPr>
            <w:tcW w:w="0" w:type="auto"/>
            <w:hideMark/>
          </w:tcPr>
          <w:p w14:paraId="4C4CE7D7" w14:textId="77777777" w:rsidR="001517B8" w:rsidRPr="001517B8" w:rsidRDefault="00314722"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101" w:history="1">
              <w:r w:rsidR="001517B8" w:rsidRPr="001517B8">
                <w:rPr>
                  <w:rFonts w:ascii="Consolas" w:hAnsi="Consolas" w:cs="Consolas"/>
                  <w:color w:val="0000FF"/>
                  <w:sz w:val="20"/>
                  <w:szCs w:val="20"/>
                  <w:u w:val="single"/>
                  <w:lang w:eastAsia="en-CA"/>
                </w:rPr>
                <w:t>http://www.opengis.net/cv/0.2/gml32</w:t>
              </w:r>
            </w:hyperlink>
          </w:p>
        </w:tc>
      </w:tr>
      <w:tr w:rsidR="001517B8" w:rsidRPr="001517B8" w14:paraId="692E3515"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35446798"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gco</w:t>
            </w:r>
          </w:p>
        </w:tc>
        <w:tc>
          <w:tcPr>
            <w:tcW w:w="0" w:type="auto"/>
            <w:hideMark/>
          </w:tcPr>
          <w:p w14:paraId="1C46F4E8" w14:textId="77777777" w:rsidR="001517B8" w:rsidRPr="001517B8" w:rsidRDefault="00314722"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102" w:history="1">
              <w:r w:rsidR="001517B8" w:rsidRPr="001517B8">
                <w:rPr>
                  <w:rFonts w:ascii="Consolas" w:hAnsi="Consolas" w:cs="Consolas"/>
                  <w:color w:val="0000FF"/>
                  <w:sz w:val="20"/>
                  <w:szCs w:val="20"/>
                  <w:u w:val="single"/>
                  <w:lang w:eastAsia="en-CA"/>
                </w:rPr>
                <w:t>http://www.isotc211.org/2005/gco</w:t>
              </w:r>
            </w:hyperlink>
          </w:p>
        </w:tc>
      </w:tr>
      <w:tr w:rsidR="001517B8" w:rsidRPr="001517B8" w14:paraId="3D6B3AED"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2CB74770"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gmd</w:t>
            </w:r>
          </w:p>
        </w:tc>
        <w:tc>
          <w:tcPr>
            <w:tcW w:w="0" w:type="auto"/>
            <w:hideMark/>
          </w:tcPr>
          <w:p w14:paraId="0E3C613E" w14:textId="77777777" w:rsidR="001517B8" w:rsidRPr="001517B8" w:rsidRDefault="00314722"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103" w:history="1">
              <w:r w:rsidR="001517B8" w:rsidRPr="001517B8">
                <w:rPr>
                  <w:rFonts w:ascii="Consolas" w:hAnsi="Consolas" w:cs="Consolas"/>
                  <w:color w:val="0000FF"/>
                  <w:sz w:val="20"/>
                  <w:szCs w:val="20"/>
                  <w:u w:val="single"/>
                  <w:lang w:eastAsia="en-CA"/>
                </w:rPr>
                <w:t>http://www.isotc211.org/2005/gmd</w:t>
              </w:r>
            </w:hyperlink>
          </w:p>
        </w:tc>
      </w:tr>
      <w:tr w:rsidR="001517B8" w:rsidRPr="001517B8" w14:paraId="6D111265"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55C060CD"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gml</w:t>
            </w:r>
          </w:p>
        </w:tc>
        <w:tc>
          <w:tcPr>
            <w:tcW w:w="0" w:type="auto"/>
            <w:hideMark/>
          </w:tcPr>
          <w:p w14:paraId="504E75FC" w14:textId="77777777" w:rsidR="001517B8" w:rsidRPr="001517B8" w:rsidRDefault="00314722"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104" w:history="1">
              <w:r w:rsidR="001517B8" w:rsidRPr="001517B8">
                <w:rPr>
                  <w:rFonts w:ascii="Consolas" w:hAnsi="Consolas" w:cs="Consolas"/>
                  <w:color w:val="0000FF"/>
                  <w:sz w:val="20"/>
                  <w:szCs w:val="20"/>
                  <w:u w:val="single"/>
                  <w:lang w:eastAsia="en-CA"/>
                </w:rPr>
                <w:t>http://www.opengis.net/gml/3.2</w:t>
              </w:r>
            </w:hyperlink>
          </w:p>
        </w:tc>
      </w:tr>
      <w:tr w:rsidR="001517B8" w:rsidRPr="001517B8" w14:paraId="772CCAD4"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2FBA254"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gmlexr</w:t>
            </w:r>
          </w:p>
        </w:tc>
        <w:tc>
          <w:tcPr>
            <w:tcW w:w="0" w:type="auto"/>
            <w:noWrap/>
            <w:hideMark/>
          </w:tcPr>
          <w:p w14:paraId="4A8F513F" w14:textId="77777777" w:rsidR="001517B8" w:rsidRPr="001517B8" w:rsidRDefault="00314722"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lang w:val="en-CA" w:eastAsia="en-CA"/>
              </w:rPr>
            </w:pPr>
            <w:hyperlink r:id="rId105" w:history="1">
              <w:r w:rsidR="001517B8" w:rsidRPr="00AE3BE7">
                <w:rPr>
                  <w:rStyle w:val="Hyperlink"/>
                  <w:rFonts w:ascii="Consolas" w:hAnsi="Consolas" w:cs="Consolas"/>
                  <w:sz w:val="20"/>
                  <w:szCs w:val="20"/>
                  <w:lang w:val="en-CA" w:eastAsia="en-CA"/>
                </w:rPr>
                <w:t>http://www.opengis.net/gml/3.3/exr</w:t>
              </w:r>
            </w:hyperlink>
          </w:p>
        </w:tc>
      </w:tr>
      <w:tr w:rsidR="001517B8" w:rsidRPr="001517B8" w14:paraId="08EAE5D0"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C6E2B44"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gsmlb</w:t>
            </w:r>
          </w:p>
        </w:tc>
        <w:tc>
          <w:tcPr>
            <w:tcW w:w="0" w:type="auto"/>
            <w:noWrap/>
            <w:hideMark/>
          </w:tcPr>
          <w:p w14:paraId="797E9A1B" w14:textId="77777777" w:rsidR="001517B8" w:rsidRPr="001517B8" w:rsidRDefault="00314722"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hyperlink r:id="rId106" w:history="1">
              <w:r w:rsidR="001517B8" w:rsidRPr="00AE3BE7">
                <w:rPr>
                  <w:rStyle w:val="Hyperlink"/>
                  <w:rFonts w:ascii="Consolas" w:hAnsi="Consolas" w:cs="Consolas"/>
                  <w:sz w:val="20"/>
                  <w:szCs w:val="20"/>
                  <w:lang w:val="en-CA" w:eastAsia="en-CA"/>
                </w:rPr>
                <w:t>http://xmlns.geosciml.org/GeoSciML-Basic/4.0</w:t>
              </w:r>
            </w:hyperlink>
          </w:p>
        </w:tc>
      </w:tr>
      <w:tr w:rsidR="001517B8" w:rsidRPr="001517B8" w14:paraId="7066582A"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67F1489"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gsmlbh</w:t>
            </w:r>
          </w:p>
        </w:tc>
        <w:tc>
          <w:tcPr>
            <w:tcW w:w="0" w:type="auto"/>
            <w:noWrap/>
            <w:hideMark/>
          </w:tcPr>
          <w:p w14:paraId="4443998C" w14:textId="77777777" w:rsidR="001517B8" w:rsidRPr="001517B8" w:rsidRDefault="00314722"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lang w:val="en-CA" w:eastAsia="en-CA"/>
              </w:rPr>
            </w:pPr>
            <w:hyperlink r:id="rId107" w:history="1">
              <w:r w:rsidR="001517B8" w:rsidRPr="00AE3BE7">
                <w:rPr>
                  <w:rStyle w:val="Hyperlink"/>
                  <w:rFonts w:ascii="Consolas" w:hAnsi="Consolas" w:cs="Consolas"/>
                  <w:sz w:val="20"/>
                  <w:szCs w:val="20"/>
                  <w:lang w:val="en-CA" w:eastAsia="en-CA"/>
                </w:rPr>
                <w:t>http://xmlns.geosciml.org/Borehole/4.0</w:t>
              </w:r>
            </w:hyperlink>
            <w:r w:rsidR="001517B8">
              <w:rPr>
                <w:rFonts w:ascii="Consolas" w:hAnsi="Consolas" w:cs="Consolas"/>
                <w:sz w:val="20"/>
                <w:szCs w:val="20"/>
                <w:lang w:val="en-CA" w:eastAsia="en-CA"/>
              </w:rPr>
              <w:t xml:space="preserve"> </w:t>
            </w:r>
          </w:p>
        </w:tc>
      </w:tr>
      <w:tr w:rsidR="001517B8" w:rsidRPr="001517B8" w14:paraId="0988D4A7" w14:textId="77777777" w:rsidTr="008D230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noWrap/>
            <w:hideMark/>
          </w:tcPr>
          <w:p w14:paraId="215127F7"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gsmle</w:t>
            </w:r>
          </w:p>
        </w:tc>
        <w:tc>
          <w:tcPr>
            <w:tcW w:w="0" w:type="auto"/>
            <w:noWrap/>
            <w:hideMark/>
          </w:tcPr>
          <w:p w14:paraId="4176E700" w14:textId="77777777" w:rsidR="001517B8" w:rsidRPr="001517B8" w:rsidRDefault="00314722"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hyperlink r:id="rId108" w:history="1">
              <w:r w:rsidR="001517B8" w:rsidRPr="00AE3BE7">
                <w:rPr>
                  <w:rStyle w:val="Hyperlink"/>
                  <w:rFonts w:ascii="Consolas" w:hAnsi="Consolas" w:cs="Consolas"/>
                  <w:sz w:val="20"/>
                  <w:szCs w:val="20"/>
                  <w:lang w:val="en-CA" w:eastAsia="en-CA"/>
                </w:rPr>
                <w:t>http://xmlns.geosciml.org/GeoSciML-Extension/4.0</w:t>
              </w:r>
            </w:hyperlink>
            <w:r w:rsidR="001517B8">
              <w:rPr>
                <w:rFonts w:ascii="Consolas" w:hAnsi="Consolas" w:cs="Consolas"/>
                <w:sz w:val="20"/>
                <w:szCs w:val="20"/>
                <w:lang w:val="en-CA" w:eastAsia="en-CA"/>
              </w:rPr>
              <w:t xml:space="preserve"> </w:t>
            </w:r>
          </w:p>
        </w:tc>
      </w:tr>
      <w:tr w:rsidR="001517B8" w:rsidRPr="001517B8" w14:paraId="68BC2695" w14:textId="77777777" w:rsidTr="008D2309">
        <w:trPr>
          <w:trHeight w:val="315"/>
        </w:trPr>
        <w:tc>
          <w:tcPr>
            <w:cnfStyle w:val="001000000000" w:firstRow="0" w:lastRow="0" w:firstColumn="1" w:lastColumn="0" w:oddVBand="0" w:evenVBand="0" w:oddHBand="0" w:evenHBand="0" w:firstRowFirstColumn="0" w:firstRowLastColumn="0" w:lastRowFirstColumn="0" w:lastRowLastColumn="0"/>
            <w:tcW w:w="0" w:type="auto"/>
            <w:noWrap/>
            <w:hideMark/>
          </w:tcPr>
          <w:p w14:paraId="6152C27D"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gsmlgt</w:t>
            </w:r>
          </w:p>
        </w:tc>
        <w:tc>
          <w:tcPr>
            <w:tcW w:w="0" w:type="auto"/>
            <w:noWrap/>
            <w:hideMark/>
          </w:tcPr>
          <w:p w14:paraId="3EFC1B9D" w14:textId="77777777" w:rsidR="001517B8" w:rsidRPr="001517B8" w:rsidRDefault="00314722"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lang w:val="en-CA" w:eastAsia="en-CA"/>
              </w:rPr>
            </w:pPr>
            <w:hyperlink r:id="rId109" w:history="1">
              <w:r w:rsidR="001517B8" w:rsidRPr="00AE3BE7">
                <w:rPr>
                  <w:rStyle w:val="Hyperlink"/>
                  <w:rFonts w:ascii="Consolas" w:hAnsi="Consolas" w:cs="Consolas"/>
                  <w:sz w:val="20"/>
                  <w:szCs w:val="20"/>
                  <w:lang w:val="en-CA" w:eastAsia="en-CA"/>
                </w:rPr>
                <w:t>http://xmlns.geosciml.org/GeologicTime/4.0</w:t>
              </w:r>
            </w:hyperlink>
            <w:r w:rsidR="001517B8">
              <w:rPr>
                <w:rFonts w:ascii="Consolas" w:hAnsi="Consolas" w:cs="Consolas"/>
                <w:sz w:val="20"/>
                <w:szCs w:val="20"/>
                <w:lang w:val="en-CA" w:eastAsia="en-CA"/>
              </w:rPr>
              <w:t xml:space="preserve"> </w:t>
            </w:r>
          </w:p>
        </w:tc>
      </w:tr>
      <w:tr w:rsidR="001517B8" w:rsidRPr="001517B8" w14:paraId="43EA51D5"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5210616"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gsmlla</w:t>
            </w:r>
          </w:p>
        </w:tc>
        <w:tc>
          <w:tcPr>
            <w:tcW w:w="0" w:type="auto"/>
            <w:noWrap/>
            <w:hideMark/>
          </w:tcPr>
          <w:p w14:paraId="2EF3394F" w14:textId="77777777" w:rsidR="001517B8" w:rsidRPr="001517B8" w:rsidRDefault="00314722"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hyperlink r:id="rId110" w:history="1">
              <w:r w:rsidR="001517B8" w:rsidRPr="00AE3BE7">
                <w:rPr>
                  <w:rStyle w:val="Hyperlink"/>
                  <w:rFonts w:ascii="Consolas" w:hAnsi="Consolas" w:cs="Consolas"/>
                  <w:sz w:val="20"/>
                  <w:szCs w:val="20"/>
                  <w:lang w:val="en-CA" w:eastAsia="en-CA"/>
                </w:rPr>
                <w:t>http://xmlns.geosciml.org/LaboratoryAnalysis-Specimen/4.0</w:t>
              </w:r>
            </w:hyperlink>
            <w:r w:rsidR="001517B8">
              <w:rPr>
                <w:rFonts w:ascii="Consolas" w:hAnsi="Consolas" w:cs="Consolas"/>
                <w:sz w:val="20"/>
                <w:szCs w:val="20"/>
                <w:lang w:val="en-CA" w:eastAsia="en-CA"/>
              </w:rPr>
              <w:t xml:space="preserve"> </w:t>
            </w:r>
          </w:p>
        </w:tc>
      </w:tr>
      <w:tr w:rsidR="001517B8" w:rsidRPr="001517B8" w14:paraId="0E6CA1F9"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F5232D2"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gsmlp</w:t>
            </w:r>
          </w:p>
        </w:tc>
        <w:tc>
          <w:tcPr>
            <w:tcW w:w="0" w:type="auto"/>
            <w:noWrap/>
            <w:hideMark/>
          </w:tcPr>
          <w:p w14:paraId="5F745EFB" w14:textId="77777777" w:rsidR="001517B8" w:rsidRPr="001517B8" w:rsidRDefault="00314722"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lang w:val="en-CA" w:eastAsia="en-CA"/>
              </w:rPr>
            </w:pPr>
            <w:hyperlink r:id="rId111" w:history="1">
              <w:r w:rsidR="001517B8" w:rsidRPr="00AE3BE7">
                <w:rPr>
                  <w:rStyle w:val="Hyperlink"/>
                  <w:rFonts w:ascii="Consolas" w:hAnsi="Consolas" w:cs="Consolas"/>
                  <w:sz w:val="20"/>
                  <w:szCs w:val="20"/>
                  <w:lang w:val="en-CA" w:eastAsia="en-CA"/>
                </w:rPr>
                <w:t>http://xmlns.geosciml.org/geosciml-portrayal/4.0</w:t>
              </w:r>
            </w:hyperlink>
            <w:r w:rsidR="001517B8">
              <w:rPr>
                <w:rFonts w:ascii="Consolas" w:hAnsi="Consolas" w:cs="Consolas"/>
                <w:sz w:val="20"/>
                <w:szCs w:val="20"/>
                <w:lang w:val="en-CA" w:eastAsia="en-CA"/>
              </w:rPr>
              <w:t xml:space="preserve"> </w:t>
            </w:r>
          </w:p>
        </w:tc>
      </w:tr>
      <w:tr w:rsidR="001517B8" w:rsidRPr="001517B8" w14:paraId="0697AA2E"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88E7850"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mrl</w:t>
            </w:r>
          </w:p>
        </w:tc>
        <w:tc>
          <w:tcPr>
            <w:tcW w:w="0" w:type="auto"/>
            <w:noWrap/>
            <w:hideMark/>
          </w:tcPr>
          <w:p w14:paraId="0CAA915F" w14:textId="77777777" w:rsidR="001517B8" w:rsidRPr="001517B8" w:rsidRDefault="00314722"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hyperlink r:id="rId112" w:history="1">
              <w:r w:rsidR="001517B8" w:rsidRPr="00AE3BE7">
                <w:rPr>
                  <w:rStyle w:val="Hyperlink"/>
                  <w:rFonts w:ascii="Consolas" w:hAnsi="Consolas" w:cs="Consolas"/>
                  <w:sz w:val="20"/>
                  <w:szCs w:val="20"/>
                  <w:lang w:val="en-CA" w:eastAsia="en-CA"/>
                </w:rPr>
                <w:t>http://standards.iso.org/iso/19115/-3/mrl/1.0</w:t>
              </w:r>
            </w:hyperlink>
            <w:r w:rsidR="001517B8">
              <w:rPr>
                <w:rFonts w:ascii="Consolas" w:hAnsi="Consolas" w:cs="Consolas"/>
                <w:sz w:val="20"/>
                <w:szCs w:val="20"/>
                <w:lang w:val="en-CA" w:eastAsia="en-CA"/>
              </w:rPr>
              <w:t xml:space="preserve"> </w:t>
            </w:r>
          </w:p>
        </w:tc>
      </w:tr>
      <w:tr w:rsidR="001517B8" w:rsidRPr="001517B8" w14:paraId="6EC7183A"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036850D3"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lastRenderedPageBreak/>
              <w:t>om</w:t>
            </w:r>
          </w:p>
        </w:tc>
        <w:tc>
          <w:tcPr>
            <w:tcW w:w="0" w:type="auto"/>
            <w:hideMark/>
          </w:tcPr>
          <w:p w14:paraId="53F16546" w14:textId="77777777" w:rsidR="001517B8" w:rsidRPr="001517B8" w:rsidRDefault="00314722"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113" w:history="1">
              <w:r w:rsidR="001517B8" w:rsidRPr="001517B8">
                <w:rPr>
                  <w:rFonts w:ascii="Consolas" w:hAnsi="Consolas" w:cs="Consolas"/>
                  <w:color w:val="0000FF"/>
                  <w:sz w:val="20"/>
                  <w:szCs w:val="20"/>
                  <w:u w:val="single"/>
                  <w:lang w:eastAsia="en-CA"/>
                </w:rPr>
                <w:t>http://www.opengis.net/om/2.0</w:t>
              </w:r>
            </w:hyperlink>
          </w:p>
        </w:tc>
      </w:tr>
      <w:tr w:rsidR="001517B8" w:rsidRPr="001517B8" w14:paraId="49E6E802"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66F95531"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sam</w:t>
            </w:r>
          </w:p>
        </w:tc>
        <w:tc>
          <w:tcPr>
            <w:tcW w:w="0" w:type="auto"/>
            <w:hideMark/>
          </w:tcPr>
          <w:p w14:paraId="064616D7" w14:textId="77777777" w:rsidR="001517B8" w:rsidRPr="001517B8" w:rsidRDefault="00314722"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114" w:history="1">
              <w:r w:rsidR="001517B8" w:rsidRPr="001517B8">
                <w:rPr>
                  <w:rFonts w:ascii="Consolas" w:hAnsi="Consolas" w:cs="Consolas"/>
                  <w:color w:val="0000FF"/>
                  <w:sz w:val="20"/>
                  <w:szCs w:val="20"/>
                  <w:u w:val="single"/>
                  <w:lang w:eastAsia="en-CA"/>
                </w:rPr>
                <w:t>http://www.opengis.net/sampling/2.0</w:t>
              </w:r>
            </w:hyperlink>
          </w:p>
        </w:tc>
      </w:tr>
      <w:tr w:rsidR="001517B8" w:rsidRPr="001517B8" w14:paraId="6AB89F40" w14:textId="77777777" w:rsidTr="008D2309">
        <w:trPr>
          <w:trHeight w:val="600"/>
        </w:trPr>
        <w:tc>
          <w:tcPr>
            <w:cnfStyle w:val="001000000000" w:firstRow="0" w:lastRow="0" w:firstColumn="1" w:lastColumn="0" w:oddVBand="0" w:evenVBand="0" w:oddHBand="0" w:evenHBand="0" w:firstRowFirstColumn="0" w:firstRowLastColumn="0" w:lastRowFirstColumn="0" w:lastRowLastColumn="0"/>
            <w:tcW w:w="0" w:type="auto"/>
            <w:hideMark/>
          </w:tcPr>
          <w:p w14:paraId="3A5F6D84"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sams</w:t>
            </w:r>
          </w:p>
        </w:tc>
        <w:tc>
          <w:tcPr>
            <w:tcW w:w="0" w:type="auto"/>
            <w:hideMark/>
          </w:tcPr>
          <w:p w14:paraId="79F94428" w14:textId="77777777" w:rsidR="001517B8" w:rsidRPr="001517B8" w:rsidRDefault="00314722"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115" w:history="1">
              <w:r w:rsidR="001517B8" w:rsidRPr="001517B8">
                <w:rPr>
                  <w:rFonts w:ascii="Consolas" w:hAnsi="Consolas" w:cs="Consolas"/>
                  <w:color w:val="0000FF"/>
                  <w:sz w:val="20"/>
                  <w:szCs w:val="20"/>
                  <w:u w:val="single"/>
                  <w:lang w:eastAsia="en-CA"/>
                </w:rPr>
                <w:t>http://www.opengis.net/samplingSpatial/2.0</w:t>
              </w:r>
            </w:hyperlink>
          </w:p>
        </w:tc>
      </w:tr>
      <w:tr w:rsidR="001517B8" w:rsidRPr="001517B8" w14:paraId="6D248E71" w14:textId="77777777" w:rsidTr="008D2309">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0" w:type="auto"/>
            <w:hideMark/>
          </w:tcPr>
          <w:p w14:paraId="47C249AB"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spec</w:t>
            </w:r>
          </w:p>
        </w:tc>
        <w:tc>
          <w:tcPr>
            <w:tcW w:w="0" w:type="auto"/>
            <w:hideMark/>
          </w:tcPr>
          <w:p w14:paraId="039102C9" w14:textId="77777777" w:rsidR="001517B8" w:rsidRPr="001517B8" w:rsidRDefault="00314722"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116" w:history="1">
              <w:r w:rsidR="001517B8" w:rsidRPr="001517B8">
                <w:rPr>
                  <w:rFonts w:ascii="Consolas" w:hAnsi="Consolas" w:cs="Consolas"/>
                  <w:color w:val="0000FF"/>
                  <w:sz w:val="20"/>
                  <w:szCs w:val="20"/>
                  <w:u w:val="single"/>
                  <w:lang w:eastAsia="en-CA"/>
                </w:rPr>
                <w:t>http://www.opengis.net/samplingSpecimen/2.0</w:t>
              </w:r>
            </w:hyperlink>
          </w:p>
        </w:tc>
      </w:tr>
      <w:tr w:rsidR="001517B8" w:rsidRPr="001517B8" w14:paraId="1C14575B"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2E797273"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swe</w:t>
            </w:r>
          </w:p>
        </w:tc>
        <w:tc>
          <w:tcPr>
            <w:tcW w:w="0" w:type="auto"/>
            <w:hideMark/>
          </w:tcPr>
          <w:p w14:paraId="042860C0" w14:textId="77777777" w:rsidR="001517B8" w:rsidRPr="001517B8" w:rsidRDefault="00314722"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117" w:history="1">
              <w:r w:rsidR="001517B8" w:rsidRPr="001517B8">
                <w:rPr>
                  <w:rFonts w:ascii="Consolas" w:hAnsi="Consolas" w:cs="Consolas"/>
                  <w:color w:val="0000FF"/>
                  <w:sz w:val="20"/>
                  <w:szCs w:val="20"/>
                  <w:u w:val="single"/>
                  <w:lang w:eastAsia="en-CA"/>
                </w:rPr>
                <w:t>http://www.opengis.net/swe/2.0</w:t>
              </w:r>
            </w:hyperlink>
          </w:p>
        </w:tc>
      </w:tr>
      <w:tr w:rsidR="001517B8" w:rsidRPr="001517B8" w14:paraId="38A274AA" w14:textId="77777777" w:rsidTr="008D230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0" w:type="auto"/>
            <w:hideMark/>
          </w:tcPr>
          <w:p w14:paraId="5367FAF9"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wfs</w:t>
            </w:r>
          </w:p>
        </w:tc>
        <w:tc>
          <w:tcPr>
            <w:tcW w:w="0" w:type="auto"/>
            <w:hideMark/>
          </w:tcPr>
          <w:p w14:paraId="57141625" w14:textId="77777777" w:rsidR="001517B8" w:rsidRPr="001517B8" w:rsidRDefault="00314722"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118" w:history="1">
              <w:r w:rsidR="001517B8" w:rsidRPr="001517B8">
                <w:rPr>
                  <w:rFonts w:ascii="Consolas" w:hAnsi="Consolas" w:cs="Consolas"/>
                  <w:color w:val="0000FF"/>
                  <w:sz w:val="20"/>
                  <w:szCs w:val="20"/>
                  <w:u w:val="single"/>
                  <w:lang w:eastAsia="en-CA"/>
                </w:rPr>
                <w:t>http://www.opengis.net/wfs/2.0</w:t>
              </w:r>
            </w:hyperlink>
          </w:p>
        </w:tc>
      </w:tr>
      <w:tr w:rsidR="001517B8" w:rsidRPr="001517B8" w14:paraId="006A1B0D" w14:textId="77777777" w:rsidTr="008D2309">
        <w:trPr>
          <w:trHeight w:val="285"/>
        </w:trPr>
        <w:tc>
          <w:tcPr>
            <w:cnfStyle w:val="001000000000" w:firstRow="0" w:lastRow="0" w:firstColumn="1" w:lastColumn="0" w:oddVBand="0" w:evenVBand="0" w:oddHBand="0" w:evenHBand="0" w:firstRowFirstColumn="0" w:firstRowLastColumn="0" w:lastRowFirstColumn="0" w:lastRowLastColumn="0"/>
            <w:tcW w:w="0" w:type="auto"/>
            <w:hideMark/>
          </w:tcPr>
          <w:p w14:paraId="4B6274D3"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xlink</w:t>
            </w:r>
          </w:p>
        </w:tc>
        <w:tc>
          <w:tcPr>
            <w:tcW w:w="0" w:type="auto"/>
            <w:hideMark/>
          </w:tcPr>
          <w:p w14:paraId="1B289F0B" w14:textId="77777777" w:rsidR="001517B8" w:rsidRPr="001517B8" w:rsidRDefault="00314722"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119" w:history="1">
              <w:r w:rsidR="001517B8" w:rsidRPr="001517B8">
                <w:rPr>
                  <w:rFonts w:ascii="Consolas" w:hAnsi="Consolas" w:cs="Consolas"/>
                  <w:color w:val="0000FF"/>
                  <w:sz w:val="20"/>
                  <w:szCs w:val="20"/>
                  <w:u w:val="single"/>
                  <w:lang w:eastAsia="en-CA"/>
                </w:rPr>
                <w:t>http://www.w3.org/1999/xlink</w:t>
              </w:r>
            </w:hyperlink>
          </w:p>
        </w:tc>
      </w:tr>
    </w:tbl>
    <w:p w14:paraId="019C8217" w14:textId="77777777" w:rsidR="00380908" w:rsidRDefault="001517B8" w:rsidP="00380908">
      <w:r>
        <w:t xml:space="preserve"> </w:t>
      </w:r>
    </w:p>
    <w:p w14:paraId="6C3760F4" w14:textId="77777777" w:rsidR="00380908" w:rsidRPr="009B3BBD" w:rsidRDefault="00380908" w:rsidP="009B3BBD">
      <w:pPr>
        <w:rPr>
          <w:lang w:val="en-CA"/>
        </w:rPr>
      </w:pPr>
    </w:p>
    <w:p w14:paraId="238F699D" w14:textId="77777777" w:rsidR="009B3BBD" w:rsidRDefault="009B3BBD" w:rsidP="009B3BBD">
      <w:pPr>
        <w:pStyle w:val="Heading2"/>
        <w:rPr>
          <w:lang w:val="en-CA"/>
        </w:rPr>
      </w:pPr>
      <w:r w:rsidRPr="00D12552">
        <w:rPr>
          <w:lang w:val="en-CA"/>
        </w:rPr>
        <w:t xml:space="preserve">GeoSciML </w:t>
      </w:r>
      <w:r>
        <w:rPr>
          <w:lang w:val="en-CA"/>
        </w:rPr>
        <w:t>Core XML</w:t>
      </w:r>
      <w:r w:rsidRPr="00D12552">
        <w:rPr>
          <w:lang w:val="en-CA"/>
        </w:rPr>
        <w:t xml:space="preserve"> Requirements Class</w:t>
      </w:r>
    </w:p>
    <w:p w14:paraId="46D450FC" w14:textId="77777777" w:rsidR="005A0C30" w:rsidRPr="005A0C30" w:rsidRDefault="005A0C30" w:rsidP="005A0C3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D7649" w:rsidRPr="00D12552" w14:paraId="7BEFABA7"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365A8" w14:textId="031889FE" w:rsidR="00AD7649" w:rsidRPr="00D12552" w:rsidRDefault="00AD7649" w:rsidP="00380908">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AD7649" w:rsidRPr="00D12552" w14:paraId="735721DC"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4992CC4"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AD7649" w:rsidRPr="00D12552" w14:paraId="281868BA" w14:textId="77777777" w:rsidTr="00380908">
        <w:tc>
          <w:tcPr>
            <w:tcW w:w="1809" w:type="dxa"/>
            <w:tcBorders>
              <w:top w:val="single" w:sz="12" w:space="0" w:color="auto"/>
              <w:left w:val="single" w:sz="12" w:space="0" w:color="auto"/>
              <w:bottom w:val="single" w:sz="4" w:space="0" w:color="auto"/>
              <w:right w:val="single" w:sz="4" w:space="0" w:color="auto"/>
            </w:tcBorders>
          </w:tcPr>
          <w:p w14:paraId="70BAD9C6"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B416DA6" w14:textId="77777777" w:rsidR="00AD7649" w:rsidRPr="00D12552" w:rsidRDefault="00AD7649" w:rsidP="00380908">
            <w:pPr>
              <w:spacing w:before="100" w:beforeAutospacing="1" w:after="100" w:afterAutospacing="1" w:line="230" w:lineRule="atLeast"/>
              <w:jc w:val="both"/>
              <w:rPr>
                <w:rFonts w:eastAsia="MS Mincho"/>
                <w:lang w:val="en-CA"/>
              </w:rPr>
            </w:pPr>
            <w:r>
              <w:rPr>
                <w:rFonts w:eastAsia="MS Mincho"/>
                <w:lang w:val="en-CA"/>
              </w:rPr>
              <w:t>XML instance</w:t>
            </w:r>
          </w:p>
        </w:tc>
      </w:tr>
      <w:tr w:rsidR="00AD7649" w:rsidRPr="00D12552" w14:paraId="18F4FDB9" w14:textId="77777777" w:rsidTr="00380908">
        <w:tc>
          <w:tcPr>
            <w:tcW w:w="1809" w:type="dxa"/>
            <w:tcBorders>
              <w:top w:val="single" w:sz="4" w:space="0" w:color="auto"/>
              <w:left w:val="single" w:sz="12" w:space="0" w:color="auto"/>
              <w:bottom w:val="single" w:sz="4" w:space="0" w:color="auto"/>
              <w:right w:val="single" w:sz="4" w:space="0" w:color="auto"/>
            </w:tcBorders>
          </w:tcPr>
          <w:p w14:paraId="4B765ED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7224670"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AD7649" w:rsidRPr="00D12552" w14:paraId="7F526357" w14:textId="77777777" w:rsidTr="00380908">
        <w:tc>
          <w:tcPr>
            <w:tcW w:w="1809" w:type="dxa"/>
            <w:tcBorders>
              <w:top w:val="single" w:sz="4" w:space="0" w:color="auto"/>
              <w:left w:val="single" w:sz="12" w:space="0" w:color="auto"/>
              <w:bottom w:val="single" w:sz="4" w:space="0" w:color="auto"/>
              <w:right w:val="single" w:sz="4" w:space="0" w:color="auto"/>
            </w:tcBorders>
          </w:tcPr>
          <w:p w14:paraId="09B65D2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4215F51" w14:textId="77777777" w:rsidR="00AD7649" w:rsidRPr="00D12552" w:rsidRDefault="00AD7649"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0D36D8" w:rsidRPr="00D12552" w14:paraId="749C5803" w14:textId="77777777" w:rsidTr="00380908">
        <w:trPr>
          <w:ins w:id="1126" w:author="Eric Boisvert" w:date="2015-10-30T05:55:00Z"/>
        </w:trPr>
        <w:tc>
          <w:tcPr>
            <w:tcW w:w="1809" w:type="dxa"/>
            <w:tcBorders>
              <w:top w:val="single" w:sz="4" w:space="0" w:color="auto"/>
              <w:left w:val="single" w:sz="12" w:space="0" w:color="auto"/>
              <w:bottom w:val="single" w:sz="4" w:space="0" w:color="auto"/>
              <w:right w:val="single" w:sz="4" w:space="0" w:color="auto"/>
            </w:tcBorders>
          </w:tcPr>
          <w:p w14:paraId="5B860F1A" w14:textId="2CE97423" w:rsidR="000D36D8" w:rsidRPr="00D12552" w:rsidRDefault="000D36D8" w:rsidP="00380908">
            <w:pPr>
              <w:spacing w:before="100" w:beforeAutospacing="1" w:after="100" w:afterAutospacing="1" w:line="230" w:lineRule="atLeast"/>
              <w:jc w:val="both"/>
              <w:rPr>
                <w:ins w:id="1127" w:author="Eric Boisvert" w:date="2015-10-30T05:55:00Z"/>
                <w:rFonts w:eastAsia="MS Mincho"/>
                <w:lang w:val="en-CA"/>
              </w:rPr>
            </w:pPr>
            <w:ins w:id="1128" w:author="Eric Boisvert" w:date="2015-10-30T05:55:00Z">
              <w:r>
                <w:rPr>
                  <w:rFonts w:eastAsia="MS Mincho"/>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40FE3DF9" w14:textId="45BCD8BB" w:rsidR="000D36D8" w:rsidRDefault="000D36D8" w:rsidP="00380908">
            <w:pPr>
              <w:spacing w:before="100" w:beforeAutospacing="1" w:after="100" w:afterAutospacing="1" w:line="230" w:lineRule="atLeast"/>
              <w:jc w:val="both"/>
              <w:rPr>
                <w:ins w:id="1129" w:author="Eric Boisvert" w:date="2015-10-30T05:55:00Z"/>
                <w:rFonts w:eastAsia="MS Mincho"/>
                <w:b/>
                <w:color w:val="0000FF"/>
                <w:sz w:val="22"/>
                <w:lang w:val="en-CA"/>
              </w:rPr>
            </w:pPr>
            <w:ins w:id="1130" w:author="Eric Boisvert" w:date="2015-10-30T05:55:00Z">
              <w:r w:rsidRPr="000D36D8">
                <w:rPr>
                  <w:rFonts w:eastAsia="MS Mincho"/>
                  <w:b/>
                  <w:color w:val="0000FF"/>
                  <w:sz w:val="22"/>
                  <w:lang w:val="en-CA"/>
                </w:rPr>
                <w:t>http://www.w3.org/TR/xlink11/</w:t>
              </w:r>
            </w:ins>
          </w:p>
        </w:tc>
      </w:tr>
      <w:tr w:rsidR="00AD7649" w:rsidRPr="00D12552" w14:paraId="5045A5EE"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6B9F44C"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6DDCC77"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xsd</w:t>
            </w:r>
          </w:p>
          <w:p w14:paraId="35F9EEA9" w14:textId="77777777" w:rsidR="00AD7649" w:rsidRPr="00D12552" w:rsidRDefault="00AD7649" w:rsidP="00380908">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r w:rsidR="00AD7649" w:rsidRPr="00D12552" w14:paraId="41F9FFF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AFB81D1"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DAFE70C"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sch</w:t>
            </w:r>
          </w:p>
          <w:p w14:paraId="203F9313"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Instance document SHALL validate against schematron rules of the package</w:t>
            </w:r>
          </w:p>
        </w:tc>
      </w:tr>
      <w:tr w:rsidR="00AD7649" w:rsidRPr="00D12552" w14:paraId="1C7D5DE2"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2EDD8C2F"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457BE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1131"/>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codelist</w:t>
            </w:r>
          </w:p>
          <w:p w14:paraId="353A668F"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Vocabulary term shall be encoded with HTTP Uri in xlink:href and a human readable description in xlink:title</w:t>
            </w:r>
            <w:commentRangeEnd w:id="1131"/>
            <w:r w:rsidR="00106124">
              <w:rPr>
                <w:rStyle w:val="CommentReference"/>
              </w:rPr>
              <w:commentReference w:id="1131"/>
            </w:r>
          </w:p>
        </w:tc>
      </w:tr>
      <w:tr w:rsidR="00AD7649" w:rsidRPr="00D12552" w14:paraId="2A467A7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0876A17"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5FDB6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1132"/>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sidR="00380908">
              <w:rPr>
                <w:rFonts w:eastAsia="MS Mincho"/>
                <w:b/>
                <w:color w:val="FF0000"/>
                <w:sz w:val="22"/>
                <w:lang w:val="en-CA"/>
              </w:rPr>
              <w:t>byr</w:t>
            </w:r>
            <w:r>
              <w:rPr>
                <w:rFonts w:eastAsia="MS Mincho"/>
                <w:b/>
                <w:color w:val="FF0000"/>
                <w:sz w:val="22"/>
                <w:lang w:val="en-CA"/>
              </w:rPr>
              <w:t>ef</w:t>
            </w:r>
          </w:p>
          <w:p w14:paraId="61558E71" w14:textId="77777777" w:rsidR="00AD7649" w:rsidRPr="00A1185A"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By Reference property SHALL be encoded with HTTP URI in xlink:href, and resolve to a representation of that resource using Linked Open Data principles</w:t>
            </w:r>
            <w:commentRangeEnd w:id="1132"/>
            <w:r w:rsidR="00106124">
              <w:rPr>
                <w:rStyle w:val="CommentReference"/>
              </w:rPr>
              <w:commentReference w:id="1132"/>
            </w:r>
          </w:p>
        </w:tc>
      </w:tr>
    </w:tbl>
    <w:p w14:paraId="6CD4F2E8" w14:textId="77777777" w:rsidR="00AD7649" w:rsidRDefault="00AD7649" w:rsidP="00AD7649">
      <w:pPr>
        <w:rPr>
          <w:lang w:val="en-CA"/>
        </w:rPr>
      </w:pPr>
    </w:p>
    <w:p w14:paraId="407799A7" w14:textId="77777777" w:rsidR="00380908" w:rsidRDefault="00380908" w:rsidP="00380908">
      <w:pPr>
        <w:pStyle w:val="Heading3"/>
        <w:rPr>
          <w:lang w:val="en-CA"/>
        </w:rPr>
      </w:pPr>
      <w:r>
        <w:rPr>
          <w:lang w:val="en-CA"/>
        </w:rPr>
        <w:lastRenderedPageBreak/>
        <w:t>XML document validation</w:t>
      </w:r>
    </w:p>
    <w:p w14:paraId="474E80BF" w14:textId="77777777" w:rsidR="00380908" w:rsidRDefault="00380908" w:rsidP="00380908">
      <w:pPr>
        <w:rPr>
          <w:lang w:val="en-CA"/>
        </w:rPr>
      </w:pPr>
      <w:r>
        <w:rPr>
          <w:lang w:val="en-CA"/>
        </w:rPr>
        <w:t xml:space="preserve">An XML instance shall validate to both the XSD and schematron rules provided by this specification for each of the XML requirements classes. </w:t>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t>/req/gsml4xsd/xsd</w:t>
            </w:r>
          </w:p>
        </w:tc>
        <w:tc>
          <w:tcPr>
            <w:tcW w:w="4678" w:type="dxa"/>
            <w:tcBorders>
              <w:left w:val="nil"/>
            </w:tcBorders>
            <w:shd w:val="clear" w:color="auto" w:fill="auto"/>
          </w:tcPr>
          <w:p w14:paraId="6760158D" w14:textId="3139EAB5" w:rsidR="00380908" w:rsidRPr="00D12552" w:rsidRDefault="00380908" w:rsidP="00380908">
            <w:pPr>
              <w:pStyle w:val="Tabletext10"/>
              <w:jc w:val="left"/>
              <w:rPr>
                <w:rStyle w:val="reqtext"/>
                <w:lang w:val="en-CA"/>
              </w:rPr>
            </w:pPr>
            <w:r>
              <w:rPr>
                <w:rStyle w:val="reqtext"/>
                <w:lang w:val="en-CA"/>
              </w:rPr>
              <w:t>XML instance SHALL</w:t>
            </w:r>
            <w:ins w:id="1133" w:author="Eric Boisvert" w:date="2015-10-28T11:32:00Z">
              <w:r w:rsidR="00DE3D18">
                <w:rPr>
                  <w:rStyle w:val="reqtext"/>
                  <w:lang w:val="en-CA"/>
                </w:rPr>
                <w:t xml:space="preserve"> validate</w:t>
              </w:r>
            </w:ins>
            <w:r>
              <w:rPr>
                <w:rStyle w:val="reqtext"/>
                <w:lang w:val="en-CA"/>
              </w:rPr>
              <w:t xml:space="preserve"> against XSD schema</w:t>
            </w:r>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t>/req/gsml4xsd/sch</w:t>
            </w:r>
          </w:p>
        </w:tc>
        <w:tc>
          <w:tcPr>
            <w:tcW w:w="4678" w:type="dxa"/>
            <w:tcBorders>
              <w:left w:val="nil"/>
            </w:tcBorders>
            <w:shd w:val="clear" w:color="auto" w:fill="auto"/>
          </w:tcPr>
          <w:p w14:paraId="77D24188" w14:textId="15EDEDE2" w:rsidR="00380908" w:rsidRPr="00D12552" w:rsidRDefault="00380908" w:rsidP="00380908">
            <w:pPr>
              <w:pStyle w:val="Tabletext10"/>
              <w:jc w:val="left"/>
              <w:rPr>
                <w:rStyle w:val="reqtext"/>
                <w:lang w:val="en-CA"/>
              </w:rPr>
            </w:pPr>
            <w:r>
              <w:rPr>
                <w:rStyle w:val="reqtext"/>
                <w:lang w:val="en-CA"/>
              </w:rPr>
              <w:t xml:space="preserve">XML instance SHALL </w:t>
            </w:r>
            <w:ins w:id="1134" w:author="Eric Boisvert" w:date="2015-10-28T11:33:00Z">
              <w:r w:rsidR="00DE3D18">
                <w:rPr>
                  <w:rStyle w:val="reqtext"/>
                  <w:lang w:val="en-CA"/>
                </w:rPr>
                <w:t xml:space="preserve">validate </w:t>
              </w:r>
            </w:ins>
            <w:r>
              <w:rPr>
                <w:rStyle w:val="reqtext"/>
                <w:lang w:val="en-CA"/>
              </w:rPr>
              <w:t>against schematron rules</w:t>
            </w:r>
          </w:p>
        </w:tc>
      </w:tr>
    </w:tbl>
    <w:p w14:paraId="3812B48A" w14:textId="77777777" w:rsidR="00380908" w:rsidRDefault="00380908" w:rsidP="00AD7649">
      <w:pPr>
        <w:rPr>
          <w:lang w:val="en-CA"/>
        </w:rPr>
      </w:pPr>
    </w:p>
    <w:p w14:paraId="2C975498" w14:textId="6930C2A7" w:rsidR="005C1C53" w:rsidRDefault="005C1C53" w:rsidP="00AD7649">
      <w:pPr>
        <w:rPr>
          <w:lang w:val="en-CA"/>
        </w:rPr>
      </w:pPr>
      <w:commentRangeStart w:id="1135"/>
      <w:r>
        <w:rPr>
          <w:lang w:val="en-CA"/>
        </w:rPr>
        <w:t>Some core rules are implemented in .sch that apply to all instances</w:t>
      </w:r>
      <w:commentRangeEnd w:id="1135"/>
      <w:r>
        <w:rPr>
          <w:rStyle w:val="CommentReference"/>
        </w:rPr>
        <w:commentReference w:id="1135"/>
      </w:r>
      <w:r w:rsidR="005B40C3">
        <w:rPr>
          <w:lang w:val="en-CA"/>
        </w:rPr>
        <w:t xml:space="preserve">.  Since this is </w:t>
      </w:r>
      <w:proofErr w:type="gramStart"/>
      <w:r w:rsidR="005B40C3">
        <w:rPr>
          <w:lang w:val="en-CA"/>
        </w:rPr>
        <w:t>a</w:t>
      </w:r>
      <w:proofErr w:type="gramEnd"/>
      <w:r w:rsidR="005B40C3">
        <w:rPr>
          <w:lang w:val="en-CA"/>
        </w:rPr>
        <w:t xml:space="preserve"> abstract requirement class, there are no instance of “core” to be tested.  But all concrete targets will import this schematron file.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C1C53" w:rsidRPr="00D12552" w14:paraId="40E3FDD2" w14:textId="77777777" w:rsidTr="008D6449">
        <w:trPr>
          <w:cantSplit/>
        </w:trPr>
        <w:tc>
          <w:tcPr>
            <w:tcW w:w="4219" w:type="dxa"/>
            <w:tcBorders>
              <w:right w:val="nil"/>
            </w:tcBorders>
            <w:shd w:val="clear" w:color="auto" w:fill="auto"/>
          </w:tcPr>
          <w:p w14:paraId="19E233B5" w14:textId="058D447F" w:rsidR="005C1C53" w:rsidRPr="00D12552" w:rsidRDefault="005C1C53" w:rsidP="008D6449">
            <w:pPr>
              <w:pStyle w:val="Tabletext10"/>
              <w:rPr>
                <w:rStyle w:val="requri"/>
                <w:lang w:val="en-CA"/>
              </w:rPr>
            </w:pPr>
            <w:r>
              <w:rPr>
                <w:rStyle w:val="requri"/>
                <w:lang w:val="en-CA"/>
              </w:rPr>
              <w:t>/req/gsml4xsd/code-sch</w:t>
            </w:r>
          </w:p>
        </w:tc>
        <w:tc>
          <w:tcPr>
            <w:tcW w:w="4678" w:type="dxa"/>
            <w:tcBorders>
              <w:left w:val="nil"/>
            </w:tcBorders>
            <w:shd w:val="clear" w:color="auto" w:fill="auto"/>
          </w:tcPr>
          <w:p w14:paraId="15E658A9" w14:textId="316DF8CD" w:rsidR="005C1C53" w:rsidRPr="00D12552" w:rsidRDefault="005C1C53" w:rsidP="008D6449">
            <w:pPr>
              <w:pStyle w:val="Tabletext10"/>
              <w:jc w:val="left"/>
              <w:rPr>
                <w:rStyle w:val="reqtext"/>
                <w:lang w:val="en-CA"/>
              </w:rPr>
            </w:pPr>
            <w:r>
              <w:rPr>
                <w:rStyle w:val="reqtext"/>
                <w:lang w:val="en-CA"/>
              </w:rPr>
              <w:t>All XML instance SHALL validate with gsml</w:t>
            </w:r>
            <w:r w:rsidR="005B40C3">
              <w:rPr>
                <w:rStyle w:val="reqtext"/>
                <w:lang w:val="en-CA"/>
              </w:rPr>
              <w:t>4</w:t>
            </w:r>
            <w:r>
              <w:rPr>
                <w:rStyle w:val="reqtext"/>
                <w:lang w:val="en-CA"/>
              </w:rPr>
              <w:t>-core.sch</w:t>
            </w:r>
          </w:p>
        </w:tc>
      </w:tr>
    </w:tbl>
    <w:p w14:paraId="496A9BA7" w14:textId="77777777" w:rsidR="005C1C53" w:rsidRDefault="005C1C53" w:rsidP="00AD7649">
      <w:pPr>
        <w:rPr>
          <w:lang w:val="en-CA"/>
        </w:rPr>
      </w:pPr>
    </w:p>
    <w:p w14:paraId="40A4E9F3" w14:textId="4F5BBE5E" w:rsidR="00380908" w:rsidDel="00652E95" w:rsidRDefault="00380908" w:rsidP="00380908">
      <w:pPr>
        <w:pStyle w:val="Heading3"/>
        <w:rPr>
          <w:del w:id="1136" w:author="Eric Boisvert" w:date="2015-10-30T06:47:00Z"/>
          <w:lang w:val="en-CA"/>
        </w:rPr>
      </w:pPr>
      <w:del w:id="1137" w:author="Eric Boisvert" w:date="2015-10-30T06:47:00Z">
        <w:r w:rsidDel="00652E95">
          <w:rPr>
            <w:lang w:val="en-CA"/>
          </w:rPr>
          <w:delText>CodeList</w:delText>
        </w:r>
      </w:del>
      <w:ins w:id="1138" w:author="Eric Boisvert" w:date="2015-10-30T06:48:00Z">
        <w:r w:rsidR="00652E95">
          <w:rPr>
            <w:lang w:val="en-CA"/>
          </w:rPr>
          <w:t xml:space="preserve"> Reference</w:t>
        </w:r>
      </w:ins>
    </w:p>
    <w:p w14:paraId="5FF0D917" w14:textId="5FAE90EC" w:rsidR="00E97666" w:rsidDel="00160943" w:rsidRDefault="00E97666" w:rsidP="00AD7649">
      <w:pPr>
        <w:rPr>
          <w:del w:id="1139" w:author="Eric Boisvert" w:date="2015-10-30T06:48: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rsidDel="00160943" w14:paraId="62936D05" w14:textId="4C13AD5C" w:rsidTr="00E50D76">
        <w:trPr>
          <w:cantSplit/>
          <w:del w:id="1140" w:author="Eric Boisvert" w:date="2015-10-30T06:48:00Z"/>
        </w:trPr>
        <w:tc>
          <w:tcPr>
            <w:tcW w:w="4219" w:type="dxa"/>
            <w:tcBorders>
              <w:right w:val="nil"/>
            </w:tcBorders>
            <w:shd w:val="clear" w:color="auto" w:fill="auto"/>
          </w:tcPr>
          <w:p w14:paraId="23E27D55" w14:textId="183D9564" w:rsidR="00106124" w:rsidRPr="00D12552" w:rsidDel="00160943" w:rsidRDefault="00106124" w:rsidP="00E50D76">
            <w:pPr>
              <w:pStyle w:val="Tabletext10"/>
              <w:rPr>
                <w:del w:id="1141" w:author="Eric Boisvert" w:date="2015-10-30T06:48:00Z"/>
                <w:rStyle w:val="requri"/>
                <w:lang w:val="en-CA"/>
              </w:rPr>
            </w:pPr>
            <w:del w:id="1142" w:author="Eric Boisvert" w:date="2015-10-30T06:48:00Z">
              <w:r w:rsidRPr="00106124" w:rsidDel="00160943">
                <w:rPr>
                  <w:rStyle w:val="requri"/>
                  <w:lang w:val="en-CA"/>
                </w:rPr>
                <w:delText>/req/gsml4xsd/codelist</w:delText>
              </w:r>
            </w:del>
          </w:p>
        </w:tc>
        <w:tc>
          <w:tcPr>
            <w:tcW w:w="4678" w:type="dxa"/>
            <w:tcBorders>
              <w:left w:val="nil"/>
            </w:tcBorders>
            <w:shd w:val="clear" w:color="auto" w:fill="auto"/>
          </w:tcPr>
          <w:p w14:paraId="42EEE9FD" w14:textId="1FF9C552" w:rsidR="00106124" w:rsidRPr="00D12552" w:rsidDel="00160943" w:rsidRDefault="00106124" w:rsidP="00E50D76">
            <w:pPr>
              <w:pStyle w:val="Tabletext10"/>
              <w:jc w:val="left"/>
              <w:rPr>
                <w:del w:id="1143" w:author="Eric Boisvert" w:date="2015-10-30T06:48:00Z"/>
                <w:rStyle w:val="reqtext"/>
                <w:lang w:val="en-CA"/>
              </w:rPr>
            </w:pPr>
            <w:del w:id="1144" w:author="Eric Boisvert" w:date="2015-10-30T06:48:00Z">
              <w:r w:rsidRPr="00106124" w:rsidDel="00160943">
                <w:rPr>
                  <w:rStyle w:val="reqtext"/>
                  <w:lang w:val="en-CA"/>
                </w:rPr>
                <w:delText>Vocabulary term shall be encoded with HTTP Uri in xlink:href and a human readable description in xlink:title</w:delText>
              </w:r>
            </w:del>
          </w:p>
        </w:tc>
      </w:tr>
    </w:tbl>
    <w:p w14:paraId="1125D7C9" w14:textId="2957DC93" w:rsidR="00A8510C" w:rsidRDefault="00A8510C" w:rsidP="00AD7649">
      <w:pPr>
        <w:rPr>
          <w:ins w:id="1145" w:author="Eric Boisvert" w:date="2015-10-30T06:12:00Z"/>
          <w:lang w:val="en-CA"/>
        </w:rPr>
      </w:pPr>
      <w:ins w:id="1146" w:author="Eric Boisvert" w:date="2015-10-30T05:58:00Z">
        <w:r>
          <w:rPr>
            <w:lang w:val="en-CA"/>
          </w:rPr>
          <w:t xml:space="preserve">XML document forbids the serialization </w:t>
        </w:r>
      </w:ins>
      <w:ins w:id="1147" w:author="Eric Boisvert" w:date="2015-10-30T06:03:00Z">
        <w:r>
          <w:rPr>
            <w:lang w:val="en-CA"/>
          </w:rPr>
          <w:t>of duplicate xs</w:t>
        </w:r>
        <w:proofErr w:type="gramStart"/>
        <w:r>
          <w:rPr>
            <w:lang w:val="en-CA"/>
          </w:rPr>
          <w:t>:ID</w:t>
        </w:r>
        <w:proofErr w:type="gramEnd"/>
        <w:r>
          <w:rPr>
            <w:lang w:val="en-CA"/>
          </w:rPr>
          <w:t xml:space="preserve"> (gml:id is of type xsd:ID) and since gml:id is a local identifier for a </w:t>
        </w:r>
      </w:ins>
      <w:ins w:id="1148" w:author="Eric Boisvert" w:date="2015-10-30T06:05:00Z">
        <w:r>
          <w:rPr>
            <w:lang w:val="en-CA"/>
          </w:rPr>
          <w:t>&lt;&lt;</w:t>
        </w:r>
      </w:ins>
      <w:ins w:id="1149" w:author="Eric Boisvert" w:date="2015-10-30T06:03:00Z">
        <w:r>
          <w:rPr>
            <w:lang w:val="en-CA"/>
          </w:rPr>
          <w:t>Type</w:t>
        </w:r>
      </w:ins>
      <w:ins w:id="1150" w:author="Eric Boisvert" w:date="2015-10-30T06:05:00Z">
        <w:r>
          <w:rPr>
            <w:lang w:val="en-CA"/>
          </w:rPr>
          <w:t>&gt;&gt;</w:t>
        </w:r>
      </w:ins>
      <w:ins w:id="1151" w:author="Eric Boisvert" w:date="2015-10-30T06:03:00Z">
        <w:r>
          <w:rPr>
            <w:lang w:val="en-CA"/>
          </w:rPr>
          <w:t>, an entity cannot be repeate</w:t>
        </w:r>
      </w:ins>
      <w:ins w:id="1152" w:author="Eric Boisvert" w:date="2015-10-30T06:05:00Z">
        <w:r>
          <w:rPr>
            <w:lang w:val="en-CA"/>
          </w:rPr>
          <w:t>d.  Property must therefore use a reference to the already serialized entity</w:t>
        </w:r>
      </w:ins>
      <w:ins w:id="1153" w:author="Eric Boisvert" w:date="2015-10-30T06:12:00Z">
        <w:r w:rsidR="00793B54">
          <w:rPr>
            <w:lang w:val="en-CA"/>
          </w:rPr>
          <w:t>.</w:t>
        </w:r>
      </w:ins>
    </w:p>
    <w:p w14:paraId="5F752F2C" w14:textId="77777777" w:rsidR="00174304" w:rsidRPr="00174304" w:rsidRDefault="00174304">
      <w:pPr>
        <w:contextualSpacing/>
        <w:rPr>
          <w:ins w:id="1154" w:author="Eric Boisvert" w:date="2015-10-30T06:30:00Z"/>
          <w:rFonts w:ascii="Courier New" w:hAnsi="Courier New" w:cs="Courier New"/>
          <w:sz w:val="20"/>
          <w:szCs w:val="20"/>
          <w:lang w:val="en-CA"/>
          <w:rPrChange w:id="1155" w:author="Eric Boisvert" w:date="2015-10-30T06:31:00Z">
            <w:rPr>
              <w:ins w:id="1156" w:author="Eric Boisvert" w:date="2015-10-30T06:30:00Z"/>
              <w:lang w:val="en-CA"/>
            </w:rPr>
          </w:rPrChange>
        </w:rPr>
        <w:pPrChange w:id="1157" w:author="Eric Boisvert" w:date="2015-10-30T06:31:00Z">
          <w:pPr/>
        </w:pPrChange>
      </w:pPr>
      <w:ins w:id="1158" w:author="Eric Boisvert" w:date="2015-10-30T06:30:00Z">
        <w:r w:rsidRPr="00174304">
          <w:rPr>
            <w:rFonts w:ascii="Courier New" w:hAnsi="Courier New" w:cs="Courier New"/>
            <w:sz w:val="20"/>
            <w:szCs w:val="20"/>
            <w:lang w:val="en-CA"/>
            <w:rPrChange w:id="1159" w:author="Eric Boisvert" w:date="2015-10-30T06:31:00Z">
              <w:rPr>
                <w:lang w:val="en-CA"/>
              </w:rPr>
            </w:rPrChange>
          </w:rPr>
          <w:t>&lt;</w:t>
        </w:r>
        <w:proofErr w:type="gramStart"/>
        <w:r w:rsidRPr="00174304">
          <w:rPr>
            <w:rFonts w:ascii="Courier New" w:hAnsi="Courier New" w:cs="Courier New"/>
            <w:sz w:val="20"/>
            <w:szCs w:val="20"/>
            <w:lang w:val="en-CA"/>
            <w:rPrChange w:id="1160" w:author="Eric Boisvert" w:date="2015-10-30T06:31:00Z">
              <w:rPr>
                <w:lang w:val="en-CA"/>
              </w:rPr>
            </w:rPrChange>
          </w:rPr>
          <w:t>gsmlb:</w:t>
        </w:r>
        <w:proofErr w:type="gramEnd"/>
        <w:r w:rsidRPr="00174304">
          <w:rPr>
            <w:rFonts w:ascii="Courier New" w:hAnsi="Courier New" w:cs="Courier New"/>
            <w:sz w:val="20"/>
            <w:szCs w:val="20"/>
            <w:lang w:val="en-CA"/>
            <w:rPrChange w:id="1161" w:author="Eric Boisvert" w:date="2015-10-30T06:31:00Z">
              <w:rPr>
                <w:lang w:val="en-CA"/>
              </w:rPr>
            </w:rPrChange>
          </w:rPr>
          <w:t>GSML&gt;</w:t>
        </w:r>
      </w:ins>
    </w:p>
    <w:p w14:paraId="2D9F9469" w14:textId="77777777" w:rsidR="00174304" w:rsidRPr="00174304" w:rsidRDefault="00174304">
      <w:pPr>
        <w:contextualSpacing/>
        <w:rPr>
          <w:ins w:id="1162" w:author="Eric Boisvert" w:date="2015-10-30T06:30:00Z"/>
          <w:rFonts w:ascii="Courier New" w:hAnsi="Courier New" w:cs="Courier New"/>
          <w:sz w:val="20"/>
          <w:szCs w:val="20"/>
          <w:lang w:val="en-CA"/>
          <w:rPrChange w:id="1163" w:author="Eric Boisvert" w:date="2015-10-30T06:31:00Z">
            <w:rPr>
              <w:ins w:id="1164" w:author="Eric Boisvert" w:date="2015-10-30T06:30:00Z"/>
              <w:lang w:val="en-CA"/>
            </w:rPr>
          </w:rPrChange>
        </w:rPr>
        <w:pPrChange w:id="1165" w:author="Eric Boisvert" w:date="2015-10-30T06:31:00Z">
          <w:pPr/>
        </w:pPrChange>
      </w:pPr>
      <w:ins w:id="1166" w:author="Eric Boisvert" w:date="2015-10-30T06:30:00Z">
        <w:r w:rsidRPr="00174304">
          <w:rPr>
            <w:rFonts w:ascii="Courier New" w:hAnsi="Courier New" w:cs="Courier New"/>
            <w:sz w:val="20"/>
            <w:szCs w:val="20"/>
            <w:lang w:val="en-CA"/>
            <w:rPrChange w:id="1167" w:author="Eric Boisvert" w:date="2015-10-30T06:31:00Z">
              <w:rPr>
                <w:lang w:val="en-CA"/>
              </w:rPr>
            </w:rPrChange>
          </w:rPr>
          <w:t>&lt;</w:t>
        </w:r>
        <w:proofErr w:type="gramStart"/>
        <w:r w:rsidRPr="00174304">
          <w:rPr>
            <w:rFonts w:ascii="Courier New" w:hAnsi="Courier New" w:cs="Courier New"/>
            <w:sz w:val="20"/>
            <w:szCs w:val="20"/>
            <w:lang w:val="en-CA"/>
            <w:rPrChange w:id="1168" w:author="Eric Boisvert" w:date="2015-10-30T06:31:00Z">
              <w:rPr>
                <w:lang w:val="en-CA"/>
              </w:rPr>
            </w:rPrChange>
          </w:rPr>
          <w:t>gsmlb:</w:t>
        </w:r>
        <w:proofErr w:type="gramEnd"/>
        <w:r w:rsidRPr="00174304">
          <w:rPr>
            <w:rFonts w:ascii="Courier New" w:hAnsi="Courier New" w:cs="Courier New"/>
            <w:sz w:val="20"/>
            <w:szCs w:val="20"/>
            <w:lang w:val="en-CA"/>
            <w:rPrChange w:id="1169" w:author="Eric Boisvert" w:date="2015-10-30T06:31:00Z">
              <w:rPr>
                <w:lang w:val="en-CA"/>
              </w:rPr>
            </w:rPrChange>
          </w:rPr>
          <w:t>mappedItem&gt;</w:t>
        </w:r>
      </w:ins>
    </w:p>
    <w:p w14:paraId="5E0D496C" w14:textId="77777777" w:rsidR="00174304" w:rsidRPr="00174304" w:rsidRDefault="00174304">
      <w:pPr>
        <w:contextualSpacing/>
        <w:rPr>
          <w:ins w:id="1170" w:author="Eric Boisvert" w:date="2015-10-30T06:30:00Z"/>
          <w:rFonts w:ascii="Courier New" w:hAnsi="Courier New" w:cs="Courier New"/>
          <w:sz w:val="20"/>
          <w:szCs w:val="20"/>
          <w:lang w:val="en-CA"/>
          <w:rPrChange w:id="1171" w:author="Eric Boisvert" w:date="2015-10-30T06:31:00Z">
            <w:rPr>
              <w:ins w:id="1172" w:author="Eric Boisvert" w:date="2015-10-30T06:30:00Z"/>
              <w:lang w:val="en-CA"/>
            </w:rPr>
          </w:rPrChange>
        </w:rPr>
        <w:pPrChange w:id="1173" w:author="Eric Boisvert" w:date="2015-10-30T06:31:00Z">
          <w:pPr/>
        </w:pPrChange>
      </w:pPr>
      <w:ins w:id="1174" w:author="Eric Boisvert" w:date="2015-10-30T06:30:00Z">
        <w:r w:rsidRPr="00174304">
          <w:rPr>
            <w:rFonts w:ascii="Courier New" w:hAnsi="Courier New" w:cs="Courier New"/>
            <w:sz w:val="20"/>
            <w:szCs w:val="20"/>
            <w:lang w:val="en-CA"/>
            <w:rPrChange w:id="1175" w:author="Eric Boisvert" w:date="2015-10-30T06:31:00Z">
              <w:rPr>
                <w:lang w:val="en-CA"/>
              </w:rPr>
            </w:rPrChange>
          </w:rPr>
          <w:tab/>
          <w:t>&lt;gsmlb</w:t>
        </w:r>
        <w:proofErr w:type="gramStart"/>
        <w:r w:rsidRPr="00174304">
          <w:rPr>
            <w:rFonts w:ascii="Courier New" w:hAnsi="Courier New" w:cs="Courier New"/>
            <w:sz w:val="20"/>
            <w:szCs w:val="20"/>
            <w:lang w:val="en-CA"/>
            <w:rPrChange w:id="1176" w:author="Eric Boisvert" w:date="2015-10-30T06:31:00Z">
              <w:rPr>
                <w:lang w:val="en-CA"/>
              </w:rPr>
            </w:rPrChange>
          </w:rPr>
          <w:t>:MappedFeature</w:t>
        </w:r>
        <w:proofErr w:type="gramEnd"/>
        <w:r w:rsidRPr="00174304">
          <w:rPr>
            <w:rFonts w:ascii="Courier New" w:hAnsi="Courier New" w:cs="Courier New"/>
            <w:sz w:val="20"/>
            <w:szCs w:val="20"/>
            <w:lang w:val="en-CA"/>
            <w:rPrChange w:id="1177" w:author="Eric Boisvert" w:date="2015-10-30T06:31:00Z">
              <w:rPr>
                <w:lang w:val="en-CA"/>
              </w:rPr>
            </w:rPrChange>
          </w:rPr>
          <w:t xml:space="preserve"> gml:id="m1"&gt;</w:t>
        </w:r>
      </w:ins>
    </w:p>
    <w:p w14:paraId="3EC6A6CD" w14:textId="77777777" w:rsidR="00174304" w:rsidRPr="00174304" w:rsidRDefault="00174304">
      <w:pPr>
        <w:contextualSpacing/>
        <w:rPr>
          <w:ins w:id="1178" w:author="Eric Boisvert" w:date="2015-10-30T06:30:00Z"/>
          <w:rFonts w:ascii="Courier New" w:hAnsi="Courier New" w:cs="Courier New"/>
          <w:sz w:val="20"/>
          <w:szCs w:val="20"/>
          <w:lang w:val="en-CA"/>
          <w:rPrChange w:id="1179" w:author="Eric Boisvert" w:date="2015-10-30T06:31:00Z">
            <w:rPr>
              <w:ins w:id="1180" w:author="Eric Boisvert" w:date="2015-10-30T06:30:00Z"/>
              <w:lang w:val="en-CA"/>
            </w:rPr>
          </w:rPrChange>
        </w:rPr>
        <w:pPrChange w:id="1181" w:author="Eric Boisvert" w:date="2015-10-30T06:31:00Z">
          <w:pPr/>
        </w:pPrChange>
      </w:pPr>
      <w:ins w:id="1182" w:author="Eric Boisvert" w:date="2015-10-30T06:30:00Z">
        <w:r w:rsidRPr="00174304">
          <w:rPr>
            <w:rFonts w:ascii="Courier New" w:hAnsi="Courier New" w:cs="Courier New"/>
            <w:sz w:val="20"/>
            <w:szCs w:val="20"/>
            <w:lang w:val="en-CA"/>
            <w:rPrChange w:id="1183" w:author="Eric Boisvert" w:date="2015-10-30T06:31:00Z">
              <w:rPr>
                <w:lang w:val="en-CA"/>
              </w:rPr>
            </w:rPrChange>
          </w:rPr>
          <w:tab/>
        </w:r>
        <w:r w:rsidRPr="00174304">
          <w:rPr>
            <w:rFonts w:ascii="Courier New" w:hAnsi="Courier New" w:cs="Courier New"/>
            <w:sz w:val="20"/>
            <w:szCs w:val="20"/>
            <w:lang w:val="en-CA"/>
            <w:rPrChange w:id="1184" w:author="Eric Boisvert" w:date="2015-10-30T06:31:00Z">
              <w:rPr>
                <w:lang w:val="en-CA"/>
              </w:rPr>
            </w:rPrChange>
          </w:rPr>
          <w:tab/>
          <w:t>&lt;</w:t>
        </w:r>
        <w:proofErr w:type="gramStart"/>
        <w:r w:rsidRPr="00174304">
          <w:rPr>
            <w:rFonts w:ascii="Courier New" w:hAnsi="Courier New" w:cs="Courier New"/>
            <w:sz w:val="20"/>
            <w:szCs w:val="20"/>
            <w:lang w:val="en-CA"/>
            <w:rPrChange w:id="1185" w:author="Eric Boisvert" w:date="2015-10-30T06:31:00Z">
              <w:rPr>
                <w:lang w:val="en-CA"/>
              </w:rPr>
            </w:rPrChange>
          </w:rPr>
          <w:t>gsmlb:</w:t>
        </w:r>
        <w:proofErr w:type="gramEnd"/>
        <w:r w:rsidRPr="00174304">
          <w:rPr>
            <w:rFonts w:ascii="Courier New" w:hAnsi="Courier New" w:cs="Courier New"/>
            <w:sz w:val="20"/>
            <w:szCs w:val="20"/>
            <w:lang w:val="en-CA"/>
            <w:rPrChange w:id="1186" w:author="Eric Boisvert" w:date="2015-10-30T06:31:00Z">
              <w:rPr>
                <w:lang w:val="en-CA"/>
              </w:rPr>
            </w:rPrChange>
          </w:rPr>
          <w:t>specification&gt;</w:t>
        </w:r>
      </w:ins>
    </w:p>
    <w:p w14:paraId="65F9D5E5" w14:textId="77777777" w:rsidR="00174304" w:rsidRPr="00174304" w:rsidRDefault="00174304">
      <w:pPr>
        <w:contextualSpacing/>
        <w:rPr>
          <w:ins w:id="1187" w:author="Eric Boisvert" w:date="2015-10-30T06:30:00Z"/>
          <w:rFonts w:ascii="Courier New" w:hAnsi="Courier New" w:cs="Courier New"/>
          <w:sz w:val="20"/>
          <w:szCs w:val="20"/>
          <w:lang w:val="en-CA"/>
          <w:rPrChange w:id="1188" w:author="Eric Boisvert" w:date="2015-10-30T06:31:00Z">
            <w:rPr>
              <w:ins w:id="1189" w:author="Eric Boisvert" w:date="2015-10-30T06:30:00Z"/>
              <w:lang w:val="en-CA"/>
            </w:rPr>
          </w:rPrChange>
        </w:rPr>
        <w:pPrChange w:id="1190" w:author="Eric Boisvert" w:date="2015-10-30T06:31:00Z">
          <w:pPr/>
        </w:pPrChange>
      </w:pPr>
      <w:ins w:id="1191" w:author="Eric Boisvert" w:date="2015-10-30T06:30:00Z">
        <w:r w:rsidRPr="00174304">
          <w:rPr>
            <w:rFonts w:ascii="Courier New" w:hAnsi="Courier New" w:cs="Courier New"/>
            <w:sz w:val="20"/>
            <w:szCs w:val="20"/>
            <w:lang w:val="en-CA"/>
            <w:rPrChange w:id="1192" w:author="Eric Boisvert" w:date="2015-10-30T06:31:00Z">
              <w:rPr>
                <w:lang w:val="en-CA"/>
              </w:rPr>
            </w:rPrChange>
          </w:rPr>
          <w:tab/>
        </w:r>
        <w:r w:rsidRPr="00174304">
          <w:rPr>
            <w:rFonts w:ascii="Courier New" w:hAnsi="Courier New" w:cs="Courier New"/>
            <w:sz w:val="20"/>
            <w:szCs w:val="20"/>
            <w:lang w:val="en-CA"/>
            <w:rPrChange w:id="1193" w:author="Eric Boisvert" w:date="2015-10-30T06:31:00Z">
              <w:rPr>
                <w:lang w:val="en-CA"/>
              </w:rPr>
            </w:rPrChange>
          </w:rPr>
          <w:tab/>
        </w:r>
        <w:r w:rsidRPr="00174304">
          <w:rPr>
            <w:rFonts w:ascii="Courier New" w:hAnsi="Courier New" w:cs="Courier New"/>
            <w:sz w:val="20"/>
            <w:szCs w:val="20"/>
            <w:lang w:val="en-CA"/>
            <w:rPrChange w:id="1194" w:author="Eric Boisvert" w:date="2015-10-30T06:31:00Z">
              <w:rPr>
                <w:lang w:val="en-CA"/>
              </w:rPr>
            </w:rPrChange>
          </w:rPr>
          <w:tab/>
          <w:t>&lt;gsmlb</w:t>
        </w:r>
        <w:proofErr w:type="gramStart"/>
        <w:r w:rsidRPr="00174304">
          <w:rPr>
            <w:rFonts w:ascii="Courier New" w:hAnsi="Courier New" w:cs="Courier New"/>
            <w:sz w:val="20"/>
            <w:szCs w:val="20"/>
            <w:lang w:val="en-CA"/>
            <w:rPrChange w:id="1195" w:author="Eric Boisvert" w:date="2015-10-30T06:31:00Z">
              <w:rPr>
                <w:lang w:val="en-CA"/>
              </w:rPr>
            </w:rPrChange>
          </w:rPr>
          <w:t>:GeologicUnit</w:t>
        </w:r>
        <w:proofErr w:type="gramEnd"/>
        <w:r w:rsidRPr="00174304">
          <w:rPr>
            <w:rFonts w:ascii="Courier New" w:hAnsi="Courier New" w:cs="Courier New"/>
            <w:sz w:val="20"/>
            <w:szCs w:val="20"/>
            <w:lang w:val="en-CA"/>
            <w:rPrChange w:id="1196" w:author="Eric Boisvert" w:date="2015-10-30T06:31:00Z">
              <w:rPr>
                <w:lang w:val="en-CA"/>
              </w:rPr>
            </w:rPrChange>
          </w:rPr>
          <w:t xml:space="preserve"> gml:id="G1"&gt;</w:t>
        </w:r>
      </w:ins>
    </w:p>
    <w:p w14:paraId="3C8FA0B6" w14:textId="77777777" w:rsidR="00174304" w:rsidRPr="00174304" w:rsidRDefault="00174304">
      <w:pPr>
        <w:contextualSpacing/>
        <w:rPr>
          <w:ins w:id="1197" w:author="Eric Boisvert" w:date="2015-10-30T06:30:00Z"/>
          <w:rFonts w:ascii="Courier New" w:hAnsi="Courier New" w:cs="Courier New"/>
          <w:sz w:val="20"/>
          <w:szCs w:val="20"/>
          <w:lang w:val="en-CA"/>
          <w:rPrChange w:id="1198" w:author="Eric Boisvert" w:date="2015-10-30T06:31:00Z">
            <w:rPr>
              <w:ins w:id="1199" w:author="Eric Boisvert" w:date="2015-10-30T06:30:00Z"/>
              <w:lang w:val="en-CA"/>
            </w:rPr>
          </w:rPrChange>
        </w:rPr>
        <w:pPrChange w:id="1200" w:author="Eric Boisvert" w:date="2015-10-30T06:31:00Z">
          <w:pPr/>
        </w:pPrChange>
      </w:pPr>
      <w:ins w:id="1201" w:author="Eric Boisvert" w:date="2015-10-30T06:30:00Z">
        <w:r w:rsidRPr="00174304">
          <w:rPr>
            <w:rFonts w:ascii="Courier New" w:hAnsi="Courier New" w:cs="Courier New"/>
            <w:sz w:val="20"/>
            <w:szCs w:val="20"/>
            <w:lang w:val="en-CA"/>
            <w:rPrChange w:id="1202" w:author="Eric Boisvert" w:date="2015-10-30T06:31:00Z">
              <w:rPr>
                <w:lang w:val="en-CA"/>
              </w:rPr>
            </w:rPrChange>
          </w:rPr>
          <w:tab/>
        </w:r>
        <w:r w:rsidRPr="00174304">
          <w:rPr>
            <w:rFonts w:ascii="Courier New" w:hAnsi="Courier New" w:cs="Courier New"/>
            <w:sz w:val="20"/>
            <w:szCs w:val="20"/>
            <w:lang w:val="en-CA"/>
            <w:rPrChange w:id="1203" w:author="Eric Boisvert" w:date="2015-10-30T06:31:00Z">
              <w:rPr>
                <w:lang w:val="en-CA"/>
              </w:rPr>
            </w:rPrChange>
          </w:rPr>
          <w:tab/>
        </w:r>
        <w:r w:rsidRPr="00174304">
          <w:rPr>
            <w:rFonts w:ascii="Courier New" w:hAnsi="Courier New" w:cs="Courier New"/>
            <w:sz w:val="20"/>
            <w:szCs w:val="20"/>
            <w:lang w:val="en-CA"/>
            <w:rPrChange w:id="1204" w:author="Eric Boisvert" w:date="2015-10-30T06:31:00Z">
              <w:rPr>
                <w:lang w:val="en-CA"/>
              </w:rPr>
            </w:rPrChange>
          </w:rPr>
          <w:tab/>
          <w:t>...</w:t>
        </w:r>
      </w:ins>
    </w:p>
    <w:p w14:paraId="6D153CE2" w14:textId="77777777" w:rsidR="00174304" w:rsidRPr="00174304" w:rsidRDefault="00174304">
      <w:pPr>
        <w:contextualSpacing/>
        <w:rPr>
          <w:ins w:id="1205" w:author="Eric Boisvert" w:date="2015-10-30T06:30:00Z"/>
          <w:rFonts w:ascii="Courier New" w:hAnsi="Courier New" w:cs="Courier New"/>
          <w:sz w:val="20"/>
          <w:szCs w:val="20"/>
          <w:lang w:val="en-CA"/>
          <w:rPrChange w:id="1206" w:author="Eric Boisvert" w:date="2015-10-30T06:31:00Z">
            <w:rPr>
              <w:ins w:id="1207" w:author="Eric Boisvert" w:date="2015-10-30T06:30:00Z"/>
              <w:lang w:val="en-CA"/>
            </w:rPr>
          </w:rPrChange>
        </w:rPr>
        <w:pPrChange w:id="1208" w:author="Eric Boisvert" w:date="2015-10-30T06:31:00Z">
          <w:pPr/>
        </w:pPrChange>
      </w:pPr>
      <w:ins w:id="1209" w:author="Eric Boisvert" w:date="2015-10-30T06:30:00Z">
        <w:r w:rsidRPr="00174304">
          <w:rPr>
            <w:rFonts w:ascii="Courier New" w:hAnsi="Courier New" w:cs="Courier New"/>
            <w:sz w:val="20"/>
            <w:szCs w:val="20"/>
            <w:lang w:val="en-CA"/>
            <w:rPrChange w:id="1210" w:author="Eric Boisvert" w:date="2015-10-30T06:31:00Z">
              <w:rPr>
                <w:lang w:val="en-CA"/>
              </w:rPr>
            </w:rPrChange>
          </w:rPr>
          <w:tab/>
        </w:r>
        <w:r w:rsidRPr="00174304">
          <w:rPr>
            <w:rFonts w:ascii="Courier New" w:hAnsi="Courier New" w:cs="Courier New"/>
            <w:sz w:val="20"/>
            <w:szCs w:val="20"/>
            <w:lang w:val="en-CA"/>
            <w:rPrChange w:id="1211" w:author="Eric Boisvert" w:date="2015-10-30T06:31:00Z">
              <w:rPr>
                <w:lang w:val="en-CA"/>
              </w:rPr>
            </w:rPrChange>
          </w:rPr>
          <w:tab/>
        </w:r>
        <w:r w:rsidRPr="00174304">
          <w:rPr>
            <w:rFonts w:ascii="Courier New" w:hAnsi="Courier New" w:cs="Courier New"/>
            <w:sz w:val="20"/>
            <w:szCs w:val="20"/>
            <w:lang w:val="en-CA"/>
            <w:rPrChange w:id="1212" w:author="Eric Boisvert" w:date="2015-10-30T06:31:00Z">
              <w:rPr>
                <w:lang w:val="en-CA"/>
              </w:rPr>
            </w:rPrChange>
          </w:rPr>
          <w:tab/>
          <w:t>&lt;/gsmlb</w:t>
        </w:r>
        <w:proofErr w:type="gramStart"/>
        <w:r w:rsidRPr="00174304">
          <w:rPr>
            <w:rFonts w:ascii="Courier New" w:hAnsi="Courier New" w:cs="Courier New"/>
            <w:sz w:val="20"/>
            <w:szCs w:val="20"/>
            <w:lang w:val="en-CA"/>
            <w:rPrChange w:id="1213" w:author="Eric Boisvert" w:date="2015-10-30T06:31:00Z">
              <w:rPr>
                <w:lang w:val="en-CA"/>
              </w:rPr>
            </w:rPrChange>
          </w:rPr>
          <w:t>:GeologicUnit</w:t>
        </w:r>
        <w:proofErr w:type="gramEnd"/>
        <w:r w:rsidRPr="00174304">
          <w:rPr>
            <w:rFonts w:ascii="Courier New" w:hAnsi="Courier New" w:cs="Courier New"/>
            <w:sz w:val="20"/>
            <w:szCs w:val="20"/>
            <w:lang w:val="en-CA"/>
            <w:rPrChange w:id="1214" w:author="Eric Boisvert" w:date="2015-10-30T06:31:00Z">
              <w:rPr>
                <w:lang w:val="en-CA"/>
              </w:rPr>
            </w:rPrChange>
          </w:rPr>
          <w:t>&gt;</w:t>
        </w:r>
      </w:ins>
    </w:p>
    <w:p w14:paraId="62CD90FA" w14:textId="77777777" w:rsidR="00174304" w:rsidRPr="00174304" w:rsidRDefault="00174304">
      <w:pPr>
        <w:contextualSpacing/>
        <w:rPr>
          <w:ins w:id="1215" w:author="Eric Boisvert" w:date="2015-10-30T06:30:00Z"/>
          <w:rFonts w:ascii="Courier New" w:hAnsi="Courier New" w:cs="Courier New"/>
          <w:sz w:val="20"/>
          <w:szCs w:val="20"/>
          <w:lang w:val="en-CA"/>
          <w:rPrChange w:id="1216" w:author="Eric Boisvert" w:date="2015-10-30T06:31:00Z">
            <w:rPr>
              <w:ins w:id="1217" w:author="Eric Boisvert" w:date="2015-10-30T06:30:00Z"/>
              <w:lang w:val="en-CA"/>
            </w:rPr>
          </w:rPrChange>
        </w:rPr>
        <w:pPrChange w:id="1218" w:author="Eric Boisvert" w:date="2015-10-30T06:31:00Z">
          <w:pPr/>
        </w:pPrChange>
      </w:pPr>
      <w:ins w:id="1219" w:author="Eric Boisvert" w:date="2015-10-30T06:30:00Z">
        <w:r w:rsidRPr="00174304">
          <w:rPr>
            <w:rFonts w:ascii="Courier New" w:hAnsi="Courier New" w:cs="Courier New"/>
            <w:sz w:val="20"/>
            <w:szCs w:val="20"/>
            <w:lang w:val="en-CA"/>
            <w:rPrChange w:id="1220" w:author="Eric Boisvert" w:date="2015-10-30T06:31:00Z">
              <w:rPr>
                <w:lang w:val="en-CA"/>
              </w:rPr>
            </w:rPrChange>
          </w:rPr>
          <w:tab/>
        </w:r>
        <w:r w:rsidRPr="00174304">
          <w:rPr>
            <w:rFonts w:ascii="Courier New" w:hAnsi="Courier New" w:cs="Courier New"/>
            <w:sz w:val="20"/>
            <w:szCs w:val="20"/>
            <w:lang w:val="en-CA"/>
            <w:rPrChange w:id="1221" w:author="Eric Boisvert" w:date="2015-10-30T06:31:00Z">
              <w:rPr>
                <w:lang w:val="en-CA"/>
              </w:rPr>
            </w:rPrChange>
          </w:rPr>
          <w:tab/>
          <w:t>&lt;/gsmlb</w:t>
        </w:r>
        <w:proofErr w:type="gramStart"/>
        <w:r w:rsidRPr="00174304">
          <w:rPr>
            <w:rFonts w:ascii="Courier New" w:hAnsi="Courier New" w:cs="Courier New"/>
            <w:sz w:val="20"/>
            <w:szCs w:val="20"/>
            <w:lang w:val="en-CA"/>
            <w:rPrChange w:id="1222" w:author="Eric Boisvert" w:date="2015-10-30T06:31:00Z">
              <w:rPr>
                <w:lang w:val="en-CA"/>
              </w:rPr>
            </w:rPrChange>
          </w:rPr>
          <w:t>:specification</w:t>
        </w:r>
        <w:proofErr w:type="gramEnd"/>
        <w:r w:rsidRPr="00174304">
          <w:rPr>
            <w:rFonts w:ascii="Courier New" w:hAnsi="Courier New" w:cs="Courier New"/>
            <w:sz w:val="20"/>
            <w:szCs w:val="20"/>
            <w:lang w:val="en-CA"/>
            <w:rPrChange w:id="1223" w:author="Eric Boisvert" w:date="2015-10-30T06:31:00Z">
              <w:rPr>
                <w:lang w:val="en-CA"/>
              </w:rPr>
            </w:rPrChange>
          </w:rPr>
          <w:t>&gt;</w:t>
        </w:r>
      </w:ins>
    </w:p>
    <w:p w14:paraId="033FAFCD" w14:textId="77777777" w:rsidR="00174304" w:rsidRPr="00174304" w:rsidRDefault="00174304">
      <w:pPr>
        <w:contextualSpacing/>
        <w:rPr>
          <w:ins w:id="1224" w:author="Eric Boisvert" w:date="2015-10-30T06:30:00Z"/>
          <w:rFonts w:ascii="Courier New" w:hAnsi="Courier New" w:cs="Courier New"/>
          <w:sz w:val="20"/>
          <w:szCs w:val="20"/>
          <w:lang w:val="en-CA"/>
          <w:rPrChange w:id="1225" w:author="Eric Boisvert" w:date="2015-10-30T06:31:00Z">
            <w:rPr>
              <w:ins w:id="1226" w:author="Eric Boisvert" w:date="2015-10-30T06:30:00Z"/>
              <w:lang w:val="en-CA"/>
            </w:rPr>
          </w:rPrChange>
        </w:rPr>
        <w:pPrChange w:id="1227" w:author="Eric Boisvert" w:date="2015-10-30T06:31:00Z">
          <w:pPr/>
        </w:pPrChange>
      </w:pPr>
      <w:ins w:id="1228" w:author="Eric Boisvert" w:date="2015-10-30T06:30:00Z">
        <w:r w:rsidRPr="00174304">
          <w:rPr>
            <w:rFonts w:ascii="Courier New" w:hAnsi="Courier New" w:cs="Courier New"/>
            <w:sz w:val="20"/>
            <w:szCs w:val="20"/>
            <w:lang w:val="en-CA"/>
            <w:rPrChange w:id="1229" w:author="Eric Boisvert" w:date="2015-10-30T06:31:00Z">
              <w:rPr>
                <w:lang w:val="en-CA"/>
              </w:rPr>
            </w:rPrChange>
          </w:rPr>
          <w:tab/>
          <w:t>&lt;/gsmlb</w:t>
        </w:r>
        <w:proofErr w:type="gramStart"/>
        <w:r w:rsidRPr="00174304">
          <w:rPr>
            <w:rFonts w:ascii="Courier New" w:hAnsi="Courier New" w:cs="Courier New"/>
            <w:sz w:val="20"/>
            <w:szCs w:val="20"/>
            <w:lang w:val="en-CA"/>
            <w:rPrChange w:id="1230" w:author="Eric Boisvert" w:date="2015-10-30T06:31:00Z">
              <w:rPr>
                <w:lang w:val="en-CA"/>
              </w:rPr>
            </w:rPrChange>
          </w:rPr>
          <w:t>:MappedFeature</w:t>
        </w:r>
        <w:proofErr w:type="gramEnd"/>
        <w:r w:rsidRPr="00174304">
          <w:rPr>
            <w:rFonts w:ascii="Courier New" w:hAnsi="Courier New" w:cs="Courier New"/>
            <w:sz w:val="20"/>
            <w:szCs w:val="20"/>
            <w:lang w:val="en-CA"/>
            <w:rPrChange w:id="1231" w:author="Eric Boisvert" w:date="2015-10-30T06:31:00Z">
              <w:rPr>
                <w:lang w:val="en-CA"/>
              </w:rPr>
            </w:rPrChange>
          </w:rPr>
          <w:t>&gt;</w:t>
        </w:r>
      </w:ins>
    </w:p>
    <w:p w14:paraId="3D47EAF1" w14:textId="77777777" w:rsidR="00174304" w:rsidRPr="00174304" w:rsidRDefault="00174304">
      <w:pPr>
        <w:contextualSpacing/>
        <w:rPr>
          <w:ins w:id="1232" w:author="Eric Boisvert" w:date="2015-10-30T06:30:00Z"/>
          <w:rFonts w:ascii="Courier New" w:hAnsi="Courier New" w:cs="Courier New"/>
          <w:sz w:val="20"/>
          <w:szCs w:val="20"/>
          <w:lang w:val="en-CA"/>
          <w:rPrChange w:id="1233" w:author="Eric Boisvert" w:date="2015-10-30T06:31:00Z">
            <w:rPr>
              <w:ins w:id="1234" w:author="Eric Boisvert" w:date="2015-10-30T06:30:00Z"/>
              <w:lang w:val="en-CA"/>
            </w:rPr>
          </w:rPrChange>
        </w:rPr>
        <w:pPrChange w:id="1235" w:author="Eric Boisvert" w:date="2015-10-30T06:31:00Z">
          <w:pPr/>
        </w:pPrChange>
      </w:pPr>
      <w:ins w:id="1236" w:author="Eric Boisvert" w:date="2015-10-30T06:30:00Z">
        <w:r w:rsidRPr="00174304">
          <w:rPr>
            <w:rFonts w:ascii="Courier New" w:hAnsi="Courier New" w:cs="Courier New"/>
            <w:sz w:val="20"/>
            <w:szCs w:val="20"/>
            <w:lang w:val="en-CA"/>
            <w:rPrChange w:id="1237" w:author="Eric Boisvert" w:date="2015-10-30T06:31:00Z">
              <w:rPr>
                <w:lang w:val="en-CA"/>
              </w:rPr>
            </w:rPrChange>
          </w:rPr>
          <w:t>&lt;/gsmlb</w:t>
        </w:r>
        <w:proofErr w:type="gramStart"/>
        <w:r w:rsidRPr="00174304">
          <w:rPr>
            <w:rFonts w:ascii="Courier New" w:hAnsi="Courier New" w:cs="Courier New"/>
            <w:sz w:val="20"/>
            <w:szCs w:val="20"/>
            <w:lang w:val="en-CA"/>
            <w:rPrChange w:id="1238" w:author="Eric Boisvert" w:date="2015-10-30T06:31:00Z">
              <w:rPr>
                <w:lang w:val="en-CA"/>
              </w:rPr>
            </w:rPrChange>
          </w:rPr>
          <w:t>:mappedItem</w:t>
        </w:r>
        <w:proofErr w:type="gramEnd"/>
        <w:r w:rsidRPr="00174304">
          <w:rPr>
            <w:rFonts w:ascii="Courier New" w:hAnsi="Courier New" w:cs="Courier New"/>
            <w:sz w:val="20"/>
            <w:szCs w:val="20"/>
            <w:lang w:val="en-CA"/>
            <w:rPrChange w:id="1239" w:author="Eric Boisvert" w:date="2015-10-30T06:31:00Z">
              <w:rPr>
                <w:lang w:val="en-CA"/>
              </w:rPr>
            </w:rPrChange>
          </w:rPr>
          <w:t>&gt;</w:t>
        </w:r>
      </w:ins>
    </w:p>
    <w:p w14:paraId="0B0D047C" w14:textId="77777777" w:rsidR="00174304" w:rsidRPr="00174304" w:rsidRDefault="00174304">
      <w:pPr>
        <w:contextualSpacing/>
        <w:rPr>
          <w:ins w:id="1240" w:author="Eric Boisvert" w:date="2015-10-30T06:30:00Z"/>
          <w:rFonts w:ascii="Courier New" w:hAnsi="Courier New" w:cs="Courier New"/>
          <w:sz w:val="20"/>
          <w:szCs w:val="20"/>
          <w:lang w:val="en-CA"/>
          <w:rPrChange w:id="1241" w:author="Eric Boisvert" w:date="2015-10-30T06:31:00Z">
            <w:rPr>
              <w:ins w:id="1242" w:author="Eric Boisvert" w:date="2015-10-30T06:30:00Z"/>
              <w:lang w:val="en-CA"/>
            </w:rPr>
          </w:rPrChange>
        </w:rPr>
        <w:pPrChange w:id="1243" w:author="Eric Boisvert" w:date="2015-10-30T06:31:00Z">
          <w:pPr/>
        </w:pPrChange>
      </w:pPr>
      <w:ins w:id="1244" w:author="Eric Boisvert" w:date="2015-10-30T06:30:00Z">
        <w:r w:rsidRPr="00174304">
          <w:rPr>
            <w:rFonts w:ascii="Courier New" w:hAnsi="Courier New" w:cs="Courier New"/>
            <w:sz w:val="20"/>
            <w:szCs w:val="20"/>
            <w:lang w:val="en-CA"/>
            <w:rPrChange w:id="1245" w:author="Eric Boisvert" w:date="2015-10-30T06:31:00Z">
              <w:rPr>
                <w:lang w:val="en-CA"/>
              </w:rPr>
            </w:rPrChange>
          </w:rPr>
          <w:t>&lt;</w:t>
        </w:r>
        <w:proofErr w:type="gramStart"/>
        <w:r w:rsidRPr="00174304">
          <w:rPr>
            <w:rFonts w:ascii="Courier New" w:hAnsi="Courier New" w:cs="Courier New"/>
            <w:sz w:val="20"/>
            <w:szCs w:val="20"/>
            <w:lang w:val="en-CA"/>
            <w:rPrChange w:id="1246" w:author="Eric Boisvert" w:date="2015-10-30T06:31:00Z">
              <w:rPr>
                <w:lang w:val="en-CA"/>
              </w:rPr>
            </w:rPrChange>
          </w:rPr>
          <w:t>gsmlb:</w:t>
        </w:r>
        <w:proofErr w:type="gramEnd"/>
        <w:r w:rsidRPr="00174304">
          <w:rPr>
            <w:rFonts w:ascii="Courier New" w:hAnsi="Courier New" w:cs="Courier New"/>
            <w:sz w:val="20"/>
            <w:szCs w:val="20"/>
            <w:lang w:val="en-CA"/>
            <w:rPrChange w:id="1247" w:author="Eric Boisvert" w:date="2015-10-30T06:31:00Z">
              <w:rPr>
                <w:lang w:val="en-CA"/>
              </w:rPr>
            </w:rPrChange>
          </w:rPr>
          <w:t>mappedItem&gt;</w:t>
        </w:r>
      </w:ins>
    </w:p>
    <w:p w14:paraId="0D71C6DE" w14:textId="77777777" w:rsidR="00174304" w:rsidRPr="00174304" w:rsidRDefault="00174304">
      <w:pPr>
        <w:contextualSpacing/>
        <w:rPr>
          <w:ins w:id="1248" w:author="Eric Boisvert" w:date="2015-10-30T06:30:00Z"/>
          <w:rFonts w:ascii="Courier New" w:hAnsi="Courier New" w:cs="Courier New"/>
          <w:sz w:val="20"/>
          <w:szCs w:val="20"/>
          <w:lang w:val="en-CA"/>
          <w:rPrChange w:id="1249" w:author="Eric Boisvert" w:date="2015-10-30T06:31:00Z">
            <w:rPr>
              <w:ins w:id="1250" w:author="Eric Boisvert" w:date="2015-10-30T06:30:00Z"/>
              <w:lang w:val="en-CA"/>
            </w:rPr>
          </w:rPrChange>
        </w:rPr>
        <w:pPrChange w:id="1251" w:author="Eric Boisvert" w:date="2015-10-30T06:31:00Z">
          <w:pPr/>
        </w:pPrChange>
      </w:pPr>
      <w:ins w:id="1252" w:author="Eric Boisvert" w:date="2015-10-30T06:30:00Z">
        <w:r w:rsidRPr="00174304">
          <w:rPr>
            <w:rFonts w:ascii="Courier New" w:hAnsi="Courier New" w:cs="Courier New"/>
            <w:sz w:val="20"/>
            <w:szCs w:val="20"/>
            <w:lang w:val="en-CA"/>
            <w:rPrChange w:id="1253" w:author="Eric Boisvert" w:date="2015-10-30T06:31:00Z">
              <w:rPr>
                <w:lang w:val="en-CA"/>
              </w:rPr>
            </w:rPrChange>
          </w:rPr>
          <w:tab/>
          <w:t>&lt;gsmlb</w:t>
        </w:r>
        <w:proofErr w:type="gramStart"/>
        <w:r w:rsidRPr="00174304">
          <w:rPr>
            <w:rFonts w:ascii="Courier New" w:hAnsi="Courier New" w:cs="Courier New"/>
            <w:sz w:val="20"/>
            <w:szCs w:val="20"/>
            <w:lang w:val="en-CA"/>
            <w:rPrChange w:id="1254" w:author="Eric Boisvert" w:date="2015-10-30T06:31:00Z">
              <w:rPr>
                <w:lang w:val="en-CA"/>
              </w:rPr>
            </w:rPrChange>
          </w:rPr>
          <w:t>:MappedFeature</w:t>
        </w:r>
        <w:proofErr w:type="gramEnd"/>
        <w:r w:rsidRPr="00174304">
          <w:rPr>
            <w:rFonts w:ascii="Courier New" w:hAnsi="Courier New" w:cs="Courier New"/>
            <w:sz w:val="20"/>
            <w:szCs w:val="20"/>
            <w:lang w:val="en-CA"/>
            <w:rPrChange w:id="1255" w:author="Eric Boisvert" w:date="2015-10-30T06:31:00Z">
              <w:rPr>
                <w:lang w:val="en-CA"/>
              </w:rPr>
            </w:rPrChange>
          </w:rPr>
          <w:t xml:space="preserve"> gml:id="m2"&gt;</w:t>
        </w:r>
      </w:ins>
    </w:p>
    <w:p w14:paraId="60E6E081" w14:textId="77777777" w:rsidR="00174304" w:rsidRPr="00174304" w:rsidRDefault="00174304">
      <w:pPr>
        <w:contextualSpacing/>
        <w:rPr>
          <w:ins w:id="1256" w:author="Eric Boisvert" w:date="2015-10-30T06:30:00Z"/>
          <w:rFonts w:ascii="Courier New" w:hAnsi="Courier New" w:cs="Courier New"/>
          <w:b/>
          <w:sz w:val="20"/>
          <w:szCs w:val="20"/>
          <w:lang w:val="en-CA"/>
          <w:rPrChange w:id="1257" w:author="Eric Boisvert" w:date="2015-10-30T06:32:00Z">
            <w:rPr>
              <w:ins w:id="1258" w:author="Eric Boisvert" w:date="2015-10-30T06:30:00Z"/>
              <w:lang w:val="en-CA"/>
            </w:rPr>
          </w:rPrChange>
        </w:rPr>
        <w:pPrChange w:id="1259" w:author="Eric Boisvert" w:date="2015-10-30T06:31:00Z">
          <w:pPr/>
        </w:pPrChange>
      </w:pPr>
      <w:ins w:id="1260" w:author="Eric Boisvert" w:date="2015-10-30T06:30:00Z">
        <w:r w:rsidRPr="00174304">
          <w:rPr>
            <w:rFonts w:ascii="Courier New" w:hAnsi="Courier New" w:cs="Courier New"/>
            <w:b/>
            <w:sz w:val="20"/>
            <w:szCs w:val="20"/>
            <w:lang w:val="en-CA"/>
            <w:rPrChange w:id="1261" w:author="Eric Boisvert" w:date="2015-10-30T06:32:00Z">
              <w:rPr>
                <w:lang w:val="en-CA"/>
              </w:rPr>
            </w:rPrChange>
          </w:rPr>
          <w:tab/>
        </w:r>
        <w:r w:rsidRPr="00174304">
          <w:rPr>
            <w:rFonts w:ascii="Courier New" w:hAnsi="Courier New" w:cs="Courier New"/>
            <w:b/>
            <w:sz w:val="20"/>
            <w:szCs w:val="20"/>
            <w:lang w:val="en-CA"/>
            <w:rPrChange w:id="1262" w:author="Eric Boisvert" w:date="2015-10-30T06:32:00Z">
              <w:rPr>
                <w:lang w:val="en-CA"/>
              </w:rPr>
            </w:rPrChange>
          </w:rPr>
          <w:tab/>
          <w:t>&lt;gsmlb</w:t>
        </w:r>
        <w:proofErr w:type="gramStart"/>
        <w:r w:rsidRPr="00174304">
          <w:rPr>
            <w:rFonts w:ascii="Courier New" w:hAnsi="Courier New" w:cs="Courier New"/>
            <w:b/>
            <w:sz w:val="20"/>
            <w:szCs w:val="20"/>
            <w:lang w:val="en-CA"/>
            <w:rPrChange w:id="1263" w:author="Eric Boisvert" w:date="2015-10-30T06:32:00Z">
              <w:rPr>
                <w:lang w:val="en-CA"/>
              </w:rPr>
            </w:rPrChange>
          </w:rPr>
          <w:t>:specification</w:t>
        </w:r>
        <w:proofErr w:type="gramEnd"/>
        <w:r w:rsidRPr="00174304">
          <w:rPr>
            <w:rFonts w:ascii="Courier New" w:hAnsi="Courier New" w:cs="Courier New"/>
            <w:b/>
            <w:sz w:val="20"/>
            <w:szCs w:val="20"/>
            <w:lang w:val="en-CA"/>
            <w:rPrChange w:id="1264" w:author="Eric Boisvert" w:date="2015-10-30T06:32:00Z">
              <w:rPr>
                <w:lang w:val="en-CA"/>
              </w:rPr>
            </w:rPrChange>
          </w:rPr>
          <w:t xml:space="preserve"> xlink:href="#G1"</w:t>
        </w:r>
      </w:ins>
      <w:ins w:id="1265" w:author="Eric Boisvert" w:date="2015-10-30T06:32:00Z">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ins>
      <w:ins w:id="1266" w:author="Eric Boisvert" w:date="2015-10-30T06:30:00Z">
        <w:r w:rsidRPr="00174304">
          <w:rPr>
            <w:rFonts w:ascii="Courier New" w:hAnsi="Courier New" w:cs="Courier New"/>
            <w:b/>
            <w:sz w:val="20"/>
            <w:szCs w:val="20"/>
            <w:lang w:val="en-CA"/>
            <w:rPrChange w:id="1267" w:author="Eric Boisvert" w:date="2015-10-30T06:32:00Z">
              <w:rPr>
                <w:lang w:val="en-CA"/>
              </w:rPr>
            </w:rPrChange>
          </w:rPr>
          <w:t>/&gt;</w:t>
        </w:r>
      </w:ins>
    </w:p>
    <w:p w14:paraId="143F9500" w14:textId="77777777" w:rsidR="00174304" w:rsidRPr="00174304" w:rsidRDefault="00174304">
      <w:pPr>
        <w:contextualSpacing/>
        <w:rPr>
          <w:ins w:id="1268" w:author="Eric Boisvert" w:date="2015-10-30T06:30:00Z"/>
          <w:rFonts w:ascii="Courier New" w:hAnsi="Courier New" w:cs="Courier New"/>
          <w:sz w:val="20"/>
          <w:szCs w:val="20"/>
          <w:lang w:val="en-CA"/>
          <w:rPrChange w:id="1269" w:author="Eric Boisvert" w:date="2015-10-30T06:31:00Z">
            <w:rPr>
              <w:ins w:id="1270" w:author="Eric Boisvert" w:date="2015-10-30T06:30:00Z"/>
              <w:lang w:val="en-CA"/>
            </w:rPr>
          </w:rPrChange>
        </w:rPr>
        <w:pPrChange w:id="1271" w:author="Eric Boisvert" w:date="2015-10-30T06:31:00Z">
          <w:pPr/>
        </w:pPrChange>
      </w:pPr>
      <w:ins w:id="1272" w:author="Eric Boisvert" w:date="2015-10-30T06:30:00Z">
        <w:r w:rsidRPr="00174304">
          <w:rPr>
            <w:rFonts w:ascii="Courier New" w:hAnsi="Courier New" w:cs="Courier New"/>
            <w:sz w:val="20"/>
            <w:szCs w:val="20"/>
            <w:lang w:val="en-CA"/>
            <w:rPrChange w:id="1273" w:author="Eric Boisvert" w:date="2015-10-30T06:31:00Z">
              <w:rPr>
                <w:lang w:val="en-CA"/>
              </w:rPr>
            </w:rPrChange>
          </w:rPr>
          <w:tab/>
          <w:t>&lt;/gsmlb</w:t>
        </w:r>
        <w:proofErr w:type="gramStart"/>
        <w:r w:rsidRPr="00174304">
          <w:rPr>
            <w:rFonts w:ascii="Courier New" w:hAnsi="Courier New" w:cs="Courier New"/>
            <w:sz w:val="20"/>
            <w:szCs w:val="20"/>
            <w:lang w:val="en-CA"/>
            <w:rPrChange w:id="1274" w:author="Eric Boisvert" w:date="2015-10-30T06:31:00Z">
              <w:rPr>
                <w:lang w:val="en-CA"/>
              </w:rPr>
            </w:rPrChange>
          </w:rPr>
          <w:t>:MappedFeature</w:t>
        </w:r>
        <w:proofErr w:type="gramEnd"/>
        <w:r w:rsidRPr="00174304">
          <w:rPr>
            <w:rFonts w:ascii="Courier New" w:hAnsi="Courier New" w:cs="Courier New"/>
            <w:sz w:val="20"/>
            <w:szCs w:val="20"/>
            <w:lang w:val="en-CA"/>
            <w:rPrChange w:id="1275" w:author="Eric Boisvert" w:date="2015-10-30T06:31:00Z">
              <w:rPr>
                <w:lang w:val="en-CA"/>
              </w:rPr>
            </w:rPrChange>
          </w:rPr>
          <w:t>&gt;</w:t>
        </w:r>
      </w:ins>
    </w:p>
    <w:p w14:paraId="6643D632" w14:textId="77777777" w:rsidR="00174304" w:rsidRDefault="00174304">
      <w:pPr>
        <w:contextualSpacing/>
        <w:rPr>
          <w:ins w:id="1276" w:author="Eric Boisvert" w:date="2015-10-30T06:32:00Z"/>
          <w:rFonts w:ascii="Courier New" w:hAnsi="Courier New" w:cs="Courier New"/>
          <w:sz w:val="20"/>
          <w:szCs w:val="20"/>
          <w:lang w:val="en-CA"/>
        </w:rPr>
        <w:pPrChange w:id="1277" w:author="Eric Boisvert" w:date="2015-10-30T06:31:00Z">
          <w:pPr/>
        </w:pPrChange>
      </w:pPr>
      <w:ins w:id="1278" w:author="Eric Boisvert" w:date="2015-10-30T06:30:00Z">
        <w:r w:rsidRPr="00174304">
          <w:rPr>
            <w:rFonts w:ascii="Courier New" w:hAnsi="Courier New" w:cs="Courier New"/>
            <w:sz w:val="20"/>
            <w:szCs w:val="20"/>
            <w:lang w:val="en-CA"/>
            <w:rPrChange w:id="1279" w:author="Eric Boisvert" w:date="2015-10-30T06:31:00Z">
              <w:rPr>
                <w:lang w:val="en-CA"/>
              </w:rPr>
            </w:rPrChange>
          </w:rPr>
          <w:t>&lt;/gsmlb</w:t>
        </w:r>
        <w:proofErr w:type="gramStart"/>
        <w:r w:rsidRPr="00174304">
          <w:rPr>
            <w:rFonts w:ascii="Courier New" w:hAnsi="Courier New" w:cs="Courier New"/>
            <w:sz w:val="20"/>
            <w:szCs w:val="20"/>
            <w:lang w:val="en-CA"/>
            <w:rPrChange w:id="1280" w:author="Eric Boisvert" w:date="2015-10-30T06:31:00Z">
              <w:rPr>
                <w:lang w:val="en-CA"/>
              </w:rPr>
            </w:rPrChange>
          </w:rPr>
          <w:t>:mappedItem</w:t>
        </w:r>
        <w:proofErr w:type="gramEnd"/>
        <w:r w:rsidRPr="00174304">
          <w:rPr>
            <w:rFonts w:ascii="Courier New" w:hAnsi="Courier New" w:cs="Courier New"/>
            <w:sz w:val="20"/>
            <w:szCs w:val="20"/>
            <w:lang w:val="en-CA"/>
            <w:rPrChange w:id="1281" w:author="Eric Boisvert" w:date="2015-10-30T06:31:00Z">
              <w:rPr>
                <w:lang w:val="en-CA"/>
              </w:rPr>
            </w:rPrChange>
          </w:rPr>
          <w:t>&gt;</w:t>
        </w:r>
      </w:ins>
    </w:p>
    <w:p w14:paraId="5B616B54" w14:textId="77777777" w:rsidR="00174304" w:rsidRPr="00A0434E" w:rsidRDefault="00174304" w:rsidP="00174304">
      <w:pPr>
        <w:contextualSpacing/>
        <w:rPr>
          <w:ins w:id="1282" w:author="Eric Boisvert" w:date="2015-10-30T06:32:00Z"/>
          <w:rFonts w:ascii="Courier New" w:hAnsi="Courier New" w:cs="Courier New"/>
          <w:sz w:val="20"/>
          <w:szCs w:val="20"/>
          <w:lang w:val="en-CA"/>
        </w:rPr>
      </w:pPr>
      <w:ins w:id="1283" w:author="Eric Boisvert" w:date="2015-10-30T06:32:00Z">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ins>
    </w:p>
    <w:p w14:paraId="435F5726" w14:textId="2097ADE0" w:rsidR="00174304" w:rsidRPr="00A0434E" w:rsidRDefault="00174304" w:rsidP="00174304">
      <w:pPr>
        <w:contextualSpacing/>
        <w:rPr>
          <w:ins w:id="1284" w:author="Eric Boisvert" w:date="2015-10-30T06:32:00Z"/>
          <w:rFonts w:ascii="Courier New" w:hAnsi="Courier New" w:cs="Courier New"/>
          <w:sz w:val="20"/>
          <w:szCs w:val="20"/>
          <w:lang w:val="en-CA"/>
        </w:rPr>
      </w:pPr>
      <w:ins w:id="1285" w:author="Eric Boisvert" w:date="2015-10-30T06:32:00Z">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w:t>
        </w:r>
      </w:ins>
      <w:ins w:id="1286" w:author="Eric Boisvert" w:date="2015-10-30T06:33:00Z">
        <w:r>
          <w:rPr>
            <w:rFonts w:ascii="Courier New" w:hAnsi="Courier New" w:cs="Courier New"/>
            <w:sz w:val="20"/>
            <w:szCs w:val="20"/>
            <w:lang w:val="en-CA"/>
          </w:rPr>
          <w:t>3</w:t>
        </w:r>
      </w:ins>
      <w:ins w:id="1287" w:author="Eric Boisvert" w:date="2015-10-30T06:32:00Z">
        <w:r w:rsidRPr="00A0434E">
          <w:rPr>
            <w:rFonts w:ascii="Courier New" w:hAnsi="Courier New" w:cs="Courier New"/>
            <w:sz w:val="20"/>
            <w:szCs w:val="20"/>
            <w:lang w:val="en-CA"/>
          </w:rPr>
          <w:t>"&gt;</w:t>
        </w:r>
      </w:ins>
    </w:p>
    <w:p w14:paraId="3B9F1A48" w14:textId="79A1E7BB" w:rsidR="00174304" w:rsidRPr="00A0434E" w:rsidRDefault="00174304" w:rsidP="00174304">
      <w:pPr>
        <w:contextualSpacing/>
        <w:rPr>
          <w:ins w:id="1288" w:author="Eric Boisvert" w:date="2015-10-30T06:32:00Z"/>
          <w:rFonts w:ascii="Courier New" w:hAnsi="Courier New" w:cs="Courier New"/>
          <w:b/>
          <w:sz w:val="20"/>
          <w:szCs w:val="20"/>
          <w:lang w:val="en-CA"/>
        </w:rPr>
      </w:pPr>
      <w:ins w:id="1289" w:author="Eric Boisvert" w:date="2015-10-30T06:32: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w:t>
        </w:r>
      </w:ins>
      <w:ins w:id="1290" w:author="Eric Boisvert" w:date="2015-10-30T06:33:00Z">
        <w:r>
          <w:rPr>
            <w:rFonts w:ascii="Courier New" w:hAnsi="Courier New" w:cs="Courier New"/>
            <w:b/>
            <w:sz w:val="20"/>
            <w:szCs w:val="20"/>
            <w:lang w:val="en-CA"/>
          </w:rPr>
          <w:t>host.org/resources/geologicUnit/G1</w:t>
        </w:r>
      </w:ins>
      <w:ins w:id="1291" w:author="Eric Boisvert" w:date="2015-10-30T06:32:00Z">
        <w:r w:rsidRPr="00A0434E">
          <w:rPr>
            <w:rFonts w:ascii="Courier New" w:hAnsi="Courier New" w:cs="Courier New"/>
            <w:b/>
            <w:sz w:val="20"/>
            <w:szCs w:val="20"/>
            <w:lang w:val="en-CA"/>
          </w:rPr>
          <w:t>"</w:t>
        </w:r>
      </w:ins>
      <w:ins w:id="1292" w:author="Eric Boisvert" w:date="2015-10-30T06:33:00Z">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ins>
      <w:ins w:id="1293" w:author="Eric Boisvert" w:date="2015-10-30T06:32:00Z">
        <w:r w:rsidRPr="00A0434E">
          <w:rPr>
            <w:rFonts w:ascii="Courier New" w:hAnsi="Courier New" w:cs="Courier New"/>
            <w:b/>
            <w:sz w:val="20"/>
            <w:szCs w:val="20"/>
            <w:lang w:val="en-CA"/>
          </w:rPr>
          <w:t>/&gt;</w:t>
        </w:r>
      </w:ins>
    </w:p>
    <w:p w14:paraId="61C00EF3" w14:textId="77777777" w:rsidR="00174304" w:rsidRPr="00A0434E" w:rsidRDefault="00174304" w:rsidP="00174304">
      <w:pPr>
        <w:contextualSpacing/>
        <w:rPr>
          <w:ins w:id="1294" w:author="Eric Boisvert" w:date="2015-10-30T06:32:00Z"/>
          <w:rFonts w:ascii="Courier New" w:hAnsi="Courier New" w:cs="Courier New"/>
          <w:sz w:val="20"/>
          <w:szCs w:val="20"/>
          <w:lang w:val="en-CA"/>
        </w:rPr>
      </w:pPr>
      <w:ins w:id="1295" w:author="Eric Boisvert" w:date="2015-10-30T06:32:00Z">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ins>
    </w:p>
    <w:p w14:paraId="200A7578" w14:textId="77777777" w:rsidR="00174304" w:rsidRPr="00A0434E" w:rsidRDefault="00174304" w:rsidP="00174304">
      <w:pPr>
        <w:contextualSpacing/>
        <w:rPr>
          <w:ins w:id="1296" w:author="Eric Boisvert" w:date="2015-10-30T06:32:00Z"/>
          <w:rFonts w:ascii="Courier New" w:hAnsi="Courier New" w:cs="Courier New"/>
          <w:sz w:val="20"/>
          <w:szCs w:val="20"/>
          <w:lang w:val="en-CA"/>
        </w:rPr>
      </w:pPr>
      <w:ins w:id="1297" w:author="Eric Boisvert" w:date="2015-10-30T06:32:00Z">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ins>
    </w:p>
    <w:p w14:paraId="73F6BA99" w14:textId="77777777" w:rsidR="00174304" w:rsidRPr="00174304" w:rsidRDefault="00174304">
      <w:pPr>
        <w:contextualSpacing/>
        <w:rPr>
          <w:ins w:id="1298" w:author="Eric Boisvert" w:date="2015-10-30T06:30:00Z"/>
          <w:rFonts w:ascii="Courier New" w:hAnsi="Courier New" w:cs="Courier New"/>
          <w:sz w:val="20"/>
          <w:szCs w:val="20"/>
          <w:lang w:val="en-CA"/>
          <w:rPrChange w:id="1299" w:author="Eric Boisvert" w:date="2015-10-30T06:31:00Z">
            <w:rPr>
              <w:ins w:id="1300" w:author="Eric Boisvert" w:date="2015-10-30T06:30:00Z"/>
              <w:lang w:val="en-CA"/>
            </w:rPr>
          </w:rPrChange>
        </w:rPr>
        <w:pPrChange w:id="1301" w:author="Eric Boisvert" w:date="2015-10-30T06:31:00Z">
          <w:pPr/>
        </w:pPrChange>
      </w:pPr>
    </w:p>
    <w:p w14:paraId="467FA132" w14:textId="537D3B04" w:rsidR="00793B54" w:rsidRPr="00174304" w:rsidRDefault="00174304">
      <w:pPr>
        <w:contextualSpacing/>
        <w:rPr>
          <w:ins w:id="1302" w:author="Eric Boisvert" w:date="2015-10-30T05:38:00Z"/>
          <w:rFonts w:ascii="Courier New" w:hAnsi="Courier New" w:cs="Courier New"/>
          <w:sz w:val="20"/>
          <w:szCs w:val="20"/>
          <w:lang w:val="en-CA"/>
          <w:rPrChange w:id="1303" w:author="Eric Boisvert" w:date="2015-10-30T06:31:00Z">
            <w:rPr>
              <w:ins w:id="1304" w:author="Eric Boisvert" w:date="2015-10-30T05:38:00Z"/>
              <w:lang w:val="en-CA"/>
            </w:rPr>
          </w:rPrChange>
        </w:rPr>
        <w:pPrChange w:id="1305" w:author="Eric Boisvert" w:date="2015-10-30T06:31:00Z">
          <w:pPr/>
        </w:pPrChange>
      </w:pPr>
      <w:ins w:id="1306" w:author="Eric Boisvert" w:date="2015-10-30T06:30:00Z">
        <w:r w:rsidRPr="00174304">
          <w:rPr>
            <w:rFonts w:ascii="Courier New" w:hAnsi="Courier New" w:cs="Courier New"/>
            <w:sz w:val="20"/>
            <w:szCs w:val="20"/>
            <w:lang w:val="en-CA"/>
            <w:rPrChange w:id="1307" w:author="Eric Boisvert" w:date="2015-10-30T06:31:00Z">
              <w:rPr>
                <w:lang w:val="en-CA"/>
              </w:rPr>
            </w:rPrChange>
          </w:rPr>
          <w:t>&lt;/gsmlb</w:t>
        </w:r>
        <w:proofErr w:type="gramStart"/>
        <w:r w:rsidRPr="00174304">
          <w:rPr>
            <w:rFonts w:ascii="Courier New" w:hAnsi="Courier New" w:cs="Courier New"/>
            <w:sz w:val="20"/>
            <w:szCs w:val="20"/>
            <w:lang w:val="en-CA"/>
            <w:rPrChange w:id="1308" w:author="Eric Boisvert" w:date="2015-10-30T06:31:00Z">
              <w:rPr>
                <w:lang w:val="en-CA"/>
              </w:rPr>
            </w:rPrChange>
          </w:rPr>
          <w:t>:GSML</w:t>
        </w:r>
        <w:proofErr w:type="gramEnd"/>
        <w:r w:rsidRPr="00174304">
          <w:rPr>
            <w:rFonts w:ascii="Courier New" w:hAnsi="Courier New" w:cs="Courier New"/>
            <w:sz w:val="20"/>
            <w:szCs w:val="20"/>
            <w:lang w:val="en-CA"/>
            <w:rPrChange w:id="1309" w:author="Eric Boisvert" w:date="2015-10-30T06:31:00Z">
              <w:rPr>
                <w:lang w:val="en-CA"/>
              </w:rPr>
            </w:rPrChange>
          </w:rPr>
          <w:t>&gt;</w:t>
        </w:r>
        <w:r w:rsidRPr="00174304">
          <w:rPr>
            <w:rFonts w:ascii="Courier New" w:hAnsi="Courier New" w:cs="Courier New"/>
            <w:sz w:val="20"/>
            <w:szCs w:val="20"/>
            <w:lang w:val="en-CA"/>
            <w:rPrChange w:id="1310" w:author="Eric Boisvert" w:date="2015-10-30T06:31:00Z">
              <w:rPr>
                <w:lang w:val="en-CA"/>
              </w:rPr>
            </w:rPrChange>
          </w:rPr>
          <w:tab/>
        </w:r>
      </w:ins>
    </w:p>
    <w:p w14:paraId="0AD1A072" w14:textId="77777777" w:rsidR="00174304" w:rsidRDefault="00174304" w:rsidP="00A8510C">
      <w:pPr>
        <w:rPr>
          <w:ins w:id="1311" w:author="Eric Boisvert" w:date="2015-10-30T06:34:00Z"/>
          <w:lang w:val="en-CA"/>
        </w:rPr>
      </w:pPr>
    </w:p>
    <w:p w14:paraId="749A0137" w14:textId="721B1842" w:rsidR="003E6590" w:rsidRDefault="003E6590" w:rsidP="00A8510C">
      <w:pPr>
        <w:rPr>
          <w:ins w:id="1312" w:author="Eric Boisvert" w:date="2015-10-30T06:37:00Z"/>
          <w:lang w:val="en-CA"/>
        </w:rPr>
      </w:pPr>
      <w:ins w:id="1313" w:author="Eric Boisvert" w:date="2015-10-30T06:34:00Z">
        <w:r>
          <w:rPr>
            <w:lang w:val="en-CA"/>
          </w:rPr>
          <w:t>This example shows 3 encoding of a gsmlb</w:t>
        </w:r>
        <w:proofErr w:type="gramStart"/>
        <w:r>
          <w:rPr>
            <w:lang w:val="en-CA"/>
          </w:rPr>
          <w:t>:specification</w:t>
        </w:r>
        <w:proofErr w:type="gramEnd"/>
        <w:r>
          <w:rPr>
            <w:lang w:val="en-CA"/>
          </w:rPr>
          <w:t xml:space="preserve"> property containing (or </w:t>
        </w:r>
      </w:ins>
      <w:ins w:id="1314" w:author="Eric Boisvert" w:date="2015-10-30T06:35:00Z">
        <w:r>
          <w:rPr>
            <w:lang w:val="en-CA"/>
          </w:rPr>
          <w:t xml:space="preserve">referring) to a gsmlb:GeologicUnit.  The first is </w:t>
        </w:r>
        <w:proofErr w:type="gramStart"/>
        <w:r>
          <w:rPr>
            <w:lang w:val="en-CA"/>
          </w:rPr>
          <w:t>inline,</w:t>
        </w:r>
        <w:proofErr w:type="gramEnd"/>
        <w:r>
          <w:rPr>
            <w:lang w:val="en-CA"/>
          </w:rPr>
          <w:t xml:space="preserve"> the second uses a local reference while the last uses a LOD reference.</w:t>
        </w:r>
      </w:ins>
      <w:ins w:id="1315" w:author="Eric Boisvert" w:date="2015-10-30T06:42:00Z">
        <w:r>
          <w:rPr>
            <w:lang w:val="en-CA"/>
          </w:rPr>
          <w:t xml:space="preserve"> </w:t>
        </w:r>
      </w:ins>
    </w:p>
    <w:p w14:paraId="5B553F68" w14:textId="605216FD" w:rsidR="00D44162" w:rsidRDefault="00D44162" w:rsidP="003E6590">
      <w:pPr>
        <w:contextualSpacing/>
        <w:rPr>
          <w:ins w:id="1316" w:author="Eric Boisvert" w:date="2015-10-30T06:45:00Z"/>
          <w:rFonts w:ascii="Courier New" w:hAnsi="Courier New" w:cs="Courier New"/>
          <w:sz w:val="20"/>
          <w:szCs w:val="20"/>
          <w:lang w:val="en-CA"/>
        </w:rPr>
      </w:pPr>
      <w:ins w:id="1317" w:author="Eric Boisvert" w:date="2015-10-30T06:45:00Z">
        <w:r>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GSML&gt;</w:t>
        </w:r>
      </w:ins>
    </w:p>
    <w:p w14:paraId="153D278E" w14:textId="77777777" w:rsidR="003E6590" w:rsidRPr="00A0434E" w:rsidRDefault="003E6590" w:rsidP="003E6590">
      <w:pPr>
        <w:contextualSpacing/>
        <w:rPr>
          <w:ins w:id="1318" w:author="Eric Boisvert" w:date="2015-10-30T06:37:00Z"/>
          <w:rFonts w:ascii="Courier New" w:hAnsi="Courier New" w:cs="Courier New"/>
          <w:sz w:val="20"/>
          <w:szCs w:val="20"/>
          <w:lang w:val="en-CA"/>
        </w:rPr>
      </w:pPr>
      <w:ins w:id="1319" w:author="Eric Boisvert" w:date="2015-10-30T06:37:00Z">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ins>
    </w:p>
    <w:p w14:paraId="66232948" w14:textId="53E72EF1" w:rsidR="003E6590" w:rsidRPr="00A0434E" w:rsidRDefault="003E6590" w:rsidP="003E6590">
      <w:pPr>
        <w:contextualSpacing/>
        <w:rPr>
          <w:ins w:id="1320" w:author="Eric Boisvert" w:date="2015-10-30T06:37:00Z"/>
          <w:rFonts w:ascii="Courier New" w:hAnsi="Courier New" w:cs="Courier New"/>
          <w:sz w:val="20"/>
          <w:szCs w:val="20"/>
          <w:lang w:val="en-CA"/>
        </w:rPr>
      </w:pPr>
      <w:ins w:id="1321" w:author="Eric Boisvert" w:date="2015-10-30T06:37:00Z">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gml:id="m4</w:t>
        </w:r>
        <w:r w:rsidRPr="00A0434E">
          <w:rPr>
            <w:rFonts w:ascii="Courier New" w:hAnsi="Courier New" w:cs="Courier New"/>
            <w:sz w:val="20"/>
            <w:szCs w:val="20"/>
            <w:lang w:val="en-CA"/>
          </w:rPr>
          <w:t>"&gt;</w:t>
        </w:r>
      </w:ins>
    </w:p>
    <w:p w14:paraId="6DF39FEC" w14:textId="4E1B907A" w:rsidR="003E6590" w:rsidRPr="00A0434E" w:rsidRDefault="003E6590" w:rsidP="003E6590">
      <w:pPr>
        <w:contextualSpacing/>
        <w:rPr>
          <w:ins w:id="1322" w:author="Eric Boisvert" w:date="2015-10-30T06:37:00Z"/>
          <w:rFonts w:ascii="Courier New" w:hAnsi="Courier New" w:cs="Courier New"/>
          <w:b/>
          <w:sz w:val="20"/>
          <w:szCs w:val="20"/>
          <w:lang w:val="en-CA"/>
        </w:rPr>
      </w:pPr>
      <w:ins w:id="1323" w:author="Eric Boisvert" w:date="2015-10-30T06:37: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http://host.org/files/geologicUnit.xml#G1</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ins>
    </w:p>
    <w:p w14:paraId="364B08BC" w14:textId="77777777" w:rsidR="003E6590" w:rsidRPr="00A0434E" w:rsidRDefault="003E6590" w:rsidP="003E6590">
      <w:pPr>
        <w:contextualSpacing/>
        <w:rPr>
          <w:ins w:id="1324" w:author="Eric Boisvert" w:date="2015-10-30T06:37:00Z"/>
          <w:rFonts w:ascii="Courier New" w:hAnsi="Courier New" w:cs="Courier New"/>
          <w:sz w:val="20"/>
          <w:szCs w:val="20"/>
          <w:lang w:val="en-CA"/>
        </w:rPr>
      </w:pPr>
      <w:ins w:id="1325" w:author="Eric Boisvert" w:date="2015-10-30T06:37:00Z">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ins>
    </w:p>
    <w:p w14:paraId="532D8B13" w14:textId="4848DB60" w:rsidR="003E6590" w:rsidRPr="00D44162" w:rsidRDefault="00D44162" w:rsidP="00A8510C">
      <w:pPr>
        <w:contextualSpacing/>
        <w:rPr>
          <w:ins w:id="1326" w:author="Eric Boisvert" w:date="2015-10-30T06:42:00Z"/>
          <w:rFonts w:ascii="Courier New" w:hAnsi="Courier New" w:cs="Courier New"/>
          <w:sz w:val="20"/>
          <w:szCs w:val="20"/>
          <w:lang w:val="en-CA"/>
          <w:rPrChange w:id="1327" w:author="Eric Boisvert" w:date="2015-10-30T06:45:00Z">
            <w:rPr>
              <w:ins w:id="1328" w:author="Eric Boisvert" w:date="2015-10-30T06:42:00Z"/>
              <w:lang w:val="en-CA"/>
            </w:rPr>
          </w:rPrChange>
        </w:rPr>
      </w:pPr>
      <w:ins w:id="1329" w:author="Eric Boisvert" w:date="2015-10-30T06:37:00Z">
        <w:r>
          <w:rPr>
            <w:rFonts w:ascii="Courier New" w:hAnsi="Courier New" w:cs="Courier New"/>
            <w:sz w:val="20"/>
            <w:szCs w:val="20"/>
            <w:lang w:val="en-CA"/>
          </w:rPr>
          <w:t>&lt;/gsmlb</w:t>
        </w:r>
        <w:proofErr w:type="gramStart"/>
        <w:r>
          <w:rPr>
            <w:rFonts w:ascii="Courier New" w:hAnsi="Courier New" w:cs="Courier New"/>
            <w:sz w:val="20"/>
            <w:szCs w:val="20"/>
            <w:lang w:val="en-CA"/>
          </w:rPr>
          <w:t>:mappedItem</w:t>
        </w:r>
        <w:proofErr w:type="gramEnd"/>
        <w:r>
          <w:rPr>
            <w:rFonts w:ascii="Courier New" w:hAnsi="Courier New" w:cs="Courier New"/>
            <w:sz w:val="20"/>
            <w:szCs w:val="20"/>
            <w:lang w:val="en-CA"/>
          </w:rPr>
          <w:t>&gt;</w:t>
        </w:r>
      </w:ins>
    </w:p>
    <w:p w14:paraId="15DDF801" w14:textId="77777777" w:rsidR="003E6590" w:rsidRPr="00A0434E" w:rsidRDefault="003E6590" w:rsidP="003E6590">
      <w:pPr>
        <w:contextualSpacing/>
        <w:rPr>
          <w:ins w:id="1330" w:author="Eric Boisvert" w:date="2015-10-30T06:42:00Z"/>
          <w:rFonts w:ascii="Courier New" w:hAnsi="Courier New" w:cs="Courier New"/>
          <w:sz w:val="20"/>
          <w:szCs w:val="20"/>
          <w:lang w:val="en-CA"/>
        </w:rPr>
      </w:pPr>
      <w:ins w:id="1331" w:author="Eric Boisvert" w:date="2015-10-30T06:42:00Z">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ins>
    </w:p>
    <w:p w14:paraId="7F7FF92E" w14:textId="77777777" w:rsidR="003E6590" w:rsidRPr="00A0434E" w:rsidRDefault="003E6590" w:rsidP="003E6590">
      <w:pPr>
        <w:contextualSpacing/>
        <w:rPr>
          <w:ins w:id="1332" w:author="Eric Boisvert" w:date="2015-10-30T06:42:00Z"/>
          <w:rFonts w:ascii="Courier New" w:hAnsi="Courier New" w:cs="Courier New"/>
          <w:sz w:val="20"/>
          <w:szCs w:val="20"/>
          <w:lang w:val="en-CA"/>
        </w:rPr>
      </w:pPr>
      <w:ins w:id="1333" w:author="Eric Boisvert" w:date="2015-10-30T06:42:00Z">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gml:id="m4</w:t>
        </w:r>
        <w:r w:rsidRPr="00A0434E">
          <w:rPr>
            <w:rFonts w:ascii="Courier New" w:hAnsi="Courier New" w:cs="Courier New"/>
            <w:sz w:val="20"/>
            <w:szCs w:val="20"/>
            <w:lang w:val="en-CA"/>
          </w:rPr>
          <w:t>"&gt;</w:t>
        </w:r>
      </w:ins>
    </w:p>
    <w:p w14:paraId="6B874A1A" w14:textId="1D3C205A" w:rsidR="003E6590" w:rsidRPr="00A0434E" w:rsidRDefault="003E6590" w:rsidP="003E6590">
      <w:pPr>
        <w:contextualSpacing/>
        <w:rPr>
          <w:ins w:id="1334" w:author="Eric Boisvert" w:date="2015-10-30T06:42:00Z"/>
          <w:rFonts w:ascii="Courier New" w:hAnsi="Courier New" w:cs="Courier New"/>
          <w:b/>
          <w:sz w:val="20"/>
          <w:szCs w:val="20"/>
          <w:lang w:val="en-CA"/>
        </w:rPr>
      </w:pPr>
      <w:ins w:id="1335" w:author="Eric Boisvert" w:date="2015-10-30T06:42: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http://host.org/wfs?</w:t>
        </w:r>
      </w:ins>
      <w:ins w:id="1336" w:author="Eric Boisvert" w:date="2015-10-30T06:43:00Z">
        <w:r w:rsidRPr="003E6590">
          <w:t xml:space="preserve"> </w:t>
        </w:r>
        <w:r w:rsidRPr="003E6590">
          <w:rPr>
            <w:rFonts w:ascii="Courier New" w:hAnsi="Courier New" w:cs="Courier New"/>
            <w:b/>
            <w:sz w:val="20"/>
            <w:szCs w:val="20"/>
            <w:lang w:val="en-CA"/>
          </w:rPr>
          <w:t>REQUEST=GetFeature&amp;VERSION=2.0.0&amp;SERVICE=WFS&amp;STOREDQUERY_ID=urn</w:t>
        </w:r>
        <w:proofErr w:type="gramStart"/>
        <w:r w:rsidRPr="003E6590">
          <w:rPr>
            <w:rFonts w:ascii="Courier New" w:hAnsi="Courier New" w:cs="Courier New"/>
            <w:b/>
            <w:sz w:val="20"/>
            <w:szCs w:val="20"/>
            <w:lang w:val="en-CA"/>
          </w:rPr>
          <w:t>:ogc:def:query:OGC</w:t>
        </w:r>
        <w:proofErr w:type="gramEnd"/>
        <w:r>
          <w:rPr>
            <w:rFonts w:ascii="Courier New" w:hAnsi="Courier New" w:cs="Courier New"/>
            <w:b/>
            <w:sz w:val="20"/>
            <w:szCs w:val="20"/>
            <w:lang w:val="en-CA"/>
          </w:rPr>
          <w:t>-WFS::GetFeatureById&amp;ID=G1</w:t>
        </w:r>
      </w:ins>
      <w:ins w:id="1337" w:author="Eric Boisvert" w:date="2015-10-30T06:42:00Z">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ins>
    </w:p>
    <w:p w14:paraId="4032B2F8" w14:textId="77777777" w:rsidR="003E6590" w:rsidRPr="00A0434E" w:rsidRDefault="003E6590" w:rsidP="003E6590">
      <w:pPr>
        <w:contextualSpacing/>
        <w:rPr>
          <w:ins w:id="1338" w:author="Eric Boisvert" w:date="2015-10-30T06:42:00Z"/>
          <w:rFonts w:ascii="Courier New" w:hAnsi="Courier New" w:cs="Courier New"/>
          <w:sz w:val="20"/>
          <w:szCs w:val="20"/>
          <w:lang w:val="en-CA"/>
        </w:rPr>
      </w:pPr>
      <w:ins w:id="1339" w:author="Eric Boisvert" w:date="2015-10-30T06:42:00Z">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ins>
    </w:p>
    <w:p w14:paraId="7408A0BE" w14:textId="77777777" w:rsidR="003E6590" w:rsidRPr="00A0434E" w:rsidRDefault="003E6590" w:rsidP="003E6590">
      <w:pPr>
        <w:contextualSpacing/>
        <w:rPr>
          <w:ins w:id="1340" w:author="Eric Boisvert" w:date="2015-10-30T06:42:00Z"/>
          <w:rFonts w:ascii="Courier New" w:hAnsi="Courier New" w:cs="Courier New"/>
          <w:sz w:val="20"/>
          <w:szCs w:val="20"/>
          <w:lang w:val="en-CA"/>
        </w:rPr>
      </w:pPr>
      <w:ins w:id="1341" w:author="Eric Boisvert" w:date="2015-10-30T06:42:00Z">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ins>
    </w:p>
    <w:p w14:paraId="7BB137A3" w14:textId="77777777" w:rsidR="00D44162" w:rsidRPr="00A0434E" w:rsidRDefault="00D44162" w:rsidP="00D44162">
      <w:pPr>
        <w:contextualSpacing/>
        <w:rPr>
          <w:ins w:id="1342" w:author="Eric Boisvert" w:date="2015-10-30T06:45:00Z"/>
          <w:rFonts w:ascii="Courier New" w:hAnsi="Courier New" w:cs="Courier New"/>
          <w:sz w:val="20"/>
          <w:szCs w:val="20"/>
          <w:lang w:val="en-CA"/>
        </w:rPr>
      </w:pPr>
      <w:ins w:id="1343" w:author="Eric Boisvert" w:date="2015-10-30T06:45:00Z">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:GSML</w:t>
        </w:r>
        <w:proofErr w:type="gramEnd"/>
        <w:r w:rsidRPr="00A0434E">
          <w:rPr>
            <w:rFonts w:ascii="Courier New" w:hAnsi="Courier New" w:cs="Courier New"/>
            <w:sz w:val="20"/>
            <w:szCs w:val="20"/>
            <w:lang w:val="en-CA"/>
          </w:rPr>
          <w:t>&gt;</w:t>
        </w:r>
        <w:r w:rsidRPr="00A0434E">
          <w:rPr>
            <w:rFonts w:ascii="Courier New" w:hAnsi="Courier New" w:cs="Courier New"/>
            <w:sz w:val="20"/>
            <w:szCs w:val="20"/>
            <w:lang w:val="en-CA"/>
          </w:rPr>
          <w:tab/>
        </w:r>
      </w:ins>
    </w:p>
    <w:p w14:paraId="4D1E1379" w14:textId="77777777" w:rsidR="003E6590" w:rsidRDefault="003E6590" w:rsidP="00A8510C">
      <w:pPr>
        <w:rPr>
          <w:ins w:id="1344" w:author="Eric Boisvert" w:date="2015-10-30T06:37:00Z"/>
          <w:lang w:val="en-CA"/>
        </w:rPr>
      </w:pPr>
    </w:p>
    <w:p w14:paraId="49FAEAD9" w14:textId="77777777" w:rsidR="00E13215" w:rsidRDefault="00D44162" w:rsidP="00A8510C">
      <w:pPr>
        <w:rPr>
          <w:ins w:id="1345" w:author="Eric Boisvert" w:date="2015-10-30T06:46:00Z"/>
          <w:lang w:val="en-CA"/>
        </w:rPr>
      </w:pPr>
      <w:ins w:id="1346" w:author="Eric Boisvert" w:date="2015-10-30T06:37:00Z">
        <w:r>
          <w:rPr>
            <w:lang w:val="en-CA"/>
          </w:rPr>
          <w:t>Th</w:t>
        </w:r>
      </w:ins>
      <w:ins w:id="1347" w:author="Eric Boisvert" w:date="2015-10-30T06:44:00Z">
        <w:r>
          <w:rPr>
            <w:lang w:val="en-CA"/>
          </w:rPr>
          <w:t xml:space="preserve">e next </w:t>
        </w:r>
      </w:ins>
      <w:proofErr w:type="gramStart"/>
      <w:ins w:id="1348" w:author="Eric Boisvert" w:date="2015-10-30T06:37:00Z">
        <w:r w:rsidR="003E6590">
          <w:rPr>
            <w:lang w:val="en-CA"/>
          </w:rPr>
          <w:t>exampl</w:t>
        </w:r>
      </w:ins>
      <w:ins w:id="1349" w:author="Eric Boisvert" w:date="2015-10-30T06:38:00Z">
        <w:r w:rsidR="003E6590">
          <w:rPr>
            <w:lang w:val="en-CA"/>
          </w:rPr>
          <w:t>e</w:t>
        </w:r>
      </w:ins>
      <w:ins w:id="1350" w:author="Eric Boisvert" w:date="2015-10-30T06:44:00Z">
        <w:r>
          <w:rPr>
            <w:lang w:val="en-CA"/>
          </w:rPr>
          <w:t>s</w:t>
        </w:r>
      </w:ins>
      <w:ins w:id="1351" w:author="Eric Boisvert" w:date="2015-10-30T06:38:00Z">
        <w:r w:rsidR="003E6590">
          <w:rPr>
            <w:lang w:val="en-CA"/>
          </w:rPr>
          <w:t xml:space="preserve"> shows</w:t>
        </w:r>
        <w:proofErr w:type="gramEnd"/>
        <w:r w:rsidR="003E6590">
          <w:rPr>
            <w:lang w:val="en-CA"/>
          </w:rPr>
          <w:t xml:space="preserve"> yet another W3C encoding of a link by referencing to a fragment inside a XML document</w:t>
        </w:r>
      </w:ins>
      <w:ins w:id="1352" w:author="Eric Boisvert" w:date="2015-10-30T06:45:00Z">
        <w:r w:rsidR="00E13215">
          <w:rPr>
            <w:lang w:val="en-CA"/>
          </w:rPr>
          <w:t xml:space="preserve"> and using a WFS 2.0 request</w:t>
        </w:r>
      </w:ins>
      <w:ins w:id="1353" w:author="Eric Boisvert" w:date="2015-10-30T06:38:00Z">
        <w:r w:rsidR="003E6590">
          <w:rPr>
            <w:lang w:val="en-CA"/>
          </w:rPr>
          <w:t>.</w:t>
        </w:r>
      </w:ins>
      <w:ins w:id="1354" w:author="Eric Boisvert" w:date="2015-10-30T06:39:00Z">
        <w:r w:rsidR="003E6590">
          <w:rPr>
            <w:lang w:val="en-CA"/>
          </w:rPr>
          <w:t xml:space="preserve">  While </w:t>
        </w:r>
      </w:ins>
      <w:ins w:id="1355" w:author="Eric Boisvert" w:date="2015-10-30T06:46:00Z">
        <w:r w:rsidR="00E13215">
          <w:rPr>
            <w:lang w:val="en-CA"/>
          </w:rPr>
          <w:t>they are</w:t>
        </w:r>
      </w:ins>
      <w:ins w:id="1356" w:author="Eric Boisvert" w:date="2015-10-30T06:39:00Z">
        <w:r w:rsidR="003E6590">
          <w:rPr>
            <w:lang w:val="en-CA"/>
          </w:rPr>
          <w:t xml:space="preserve"> valid encoding</w:t>
        </w:r>
      </w:ins>
      <w:ins w:id="1357" w:author="Eric Boisvert" w:date="2015-10-30T06:46:00Z">
        <w:r w:rsidR="00E13215">
          <w:rPr>
            <w:lang w:val="en-CA"/>
          </w:rPr>
          <w:t>s</w:t>
        </w:r>
      </w:ins>
      <w:ins w:id="1358" w:author="Eric Boisvert" w:date="2015-10-30T06:39:00Z">
        <w:r w:rsidR="003E6590">
          <w:rPr>
            <w:lang w:val="en-CA"/>
          </w:rPr>
          <w:t>, the link</w:t>
        </w:r>
      </w:ins>
      <w:ins w:id="1359" w:author="Eric Boisvert" w:date="2015-10-30T06:46:00Z">
        <w:r w:rsidR="00E13215">
          <w:rPr>
            <w:lang w:val="en-CA"/>
          </w:rPr>
          <w:t>s</w:t>
        </w:r>
      </w:ins>
      <w:ins w:id="1360" w:author="Eric Boisvert" w:date="2015-10-30T06:39:00Z">
        <w:r w:rsidR="003E6590">
          <w:rPr>
            <w:lang w:val="en-CA"/>
          </w:rPr>
          <w:t xml:space="preserve"> </w:t>
        </w:r>
      </w:ins>
      <w:ins w:id="1361" w:author="Eric Boisvert" w:date="2015-10-30T06:46:00Z">
        <w:r w:rsidR="00E13215">
          <w:rPr>
            <w:lang w:val="en-CA"/>
          </w:rPr>
          <w:t>are</w:t>
        </w:r>
      </w:ins>
      <w:ins w:id="1362" w:author="Eric Boisvert" w:date="2015-10-30T06:39:00Z">
        <w:r w:rsidR="003E6590">
          <w:rPr>
            <w:lang w:val="en-CA"/>
          </w:rPr>
          <w:t xml:space="preserve"> not identifier </w:t>
        </w:r>
      </w:ins>
      <w:ins w:id="1363" w:author="Eric Boisvert" w:date="2015-10-30T06:46:00Z">
        <w:r w:rsidR="00E13215">
          <w:rPr>
            <w:lang w:val="en-CA"/>
          </w:rPr>
          <w:t xml:space="preserve">(although the information is hidden in the link).  </w:t>
        </w:r>
      </w:ins>
    </w:p>
    <w:p w14:paraId="308DAA23" w14:textId="1B663291" w:rsidR="003E6590" w:rsidRDefault="003E6590" w:rsidP="00A8510C">
      <w:pPr>
        <w:rPr>
          <w:ins w:id="1364" w:author="Eric Boisvert" w:date="2015-10-30T06:32:00Z"/>
          <w:lang w:val="en-CA"/>
        </w:rPr>
      </w:pPr>
      <w:ins w:id="1365" w:author="Eric Boisvert" w:date="2015-10-30T06:39:00Z">
        <w:r>
          <w:rPr>
            <w:lang w:val="en-CA"/>
          </w:rPr>
          <w:t>LOD</w:t>
        </w:r>
      </w:ins>
      <w:ins w:id="1366" w:author="Eric Boisvert" w:date="2015-10-30T06:47:00Z">
        <w:r w:rsidR="00E13215">
          <w:rPr>
            <w:lang w:val="en-CA"/>
          </w:rPr>
          <w:t xml:space="preserve"> HTTP URIs </w:t>
        </w:r>
        <w:proofErr w:type="gramStart"/>
        <w:r w:rsidR="00E13215">
          <w:rPr>
            <w:lang w:val="en-CA"/>
          </w:rPr>
          <w:t>have</w:t>
        </w:r>
      </w:ins>
      <w:proofErr w:type="gramEnd"/>
      <w:ins w:id="1367" w:author="Eric Boisvert" w:date="2015-10-30T06:39:00Z">
        <w:r>
          <w:rPr>
            <w:lang w:val="en-CA"/>
          </w:rPr>
          <w:t xml:space="preserve"> the dual role</w:t>
        </w:r>
      </w:ins>
      <w:ins w:id="1368" w:author="Eric Boisvert" w:date="2015-10-30T06:47:00Z">
        <w:r w:rsidR="00E13215">
          <w:rPr>
            <w:lang w:val="en-CA"/>
          </w:rPr>
          <w:t>s</w:t>
        </w:r>
      </w:ins>
      <w:ins w:id="1369" w:author="Eric Boisvert" w:date="2015-10-30T06:39:00Z">
        <w:r w:rsidR="00E13215">
          <w:rPr>
            <w:lang w:val="en-CA"/>
          </w:rPr>
          <w:t xml:space="preserve"> of being </w:t>
        </w:r>
      </w:ins>
      <w:ins w:id="1370" w:author="Eric Boisvert" w:date="2015-10-30T06:47:00Z">
        <w:r w:rsidR="00E13215">
          <w:rPr>
            <w:lang w:val="en-CA"/>
          </w:rPr>
          <w:t>both an</w:t>
        </w:r>
      </w:ins>
      <w:ins w:id="1371" w:author="Eric Boisvert" w:date="2015-10-30T06:39:00Z">
        <w:r>
          <w:rPr>
            <w:lang w:val="en-CA"/>
          </w:rPr>
          <w:t xml:space="preserve"> identifier </w:t>
        </w:r>
        <w:r w:rsidRPr="003E6590">
          <w:rPr>
            <w:b/>
            <w:lang w:val="en-CA"/>
            <w:rPrChange w:id="1372" w:author="Eric Boisvert" w:date="2015-10-30T06:40:00Z">
              <w:rPr>
                <w:lang w:val="en-CA"/>
              </w:rPr>
            </w:rPrChange>
          </w:rPr>
          <w:t>and</w:t>
        </w:r>
        <w:r>
          <w:rPr>
            <w:lang w:val="en-CA"/>
          </w:rPr>
          <w:t xml:space="preserve"> a location.</w:t>
        </w:r>
      </w:ins>
      <w:ins w:id="1373" w:author="Eric Boisvert" w:date="2015-10-30T06:40:00Z">
        <w:r>
          <w:rPr>
            <w:lang w:val="en-CA"/>
          </w:rPr>
          <w:t xml:space="preserve">  </w:t>
        </w:r>
      </w:ins>
      <w:ins w:id="1374" w:author="Eric Boisvert" w:date="2015-10-30T06:41:00Z">
        <w:r>
          <w:rPr>
            <w:lang w:val="en-CA"/>
          </w:rPr>
          <w:t>For this reason, this specification demands that external references use LOD.</w:t>
        </w:r>
      </w:ins>
    </w:p>
    <w:p w14:paraId="06B0F7B7" w14:textId="77777777" w:rsidR="00E97666" w:rsidRDefault="00E9766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7205D46B" w14:textId="77777777" w:rsidTr="00E50D76">
        <w:trPr>
          <w:cantSplit/>
        </w:trPr>
        <w:tc>
          <w:tcPr>
            <w:tcW w:w="4219" w:type="dxa"/>
            <w:tcBorders>
              <w:right w:val="nil"/>
            </w:tcBorders>
            <w:shd w:val="clear" w:color="auto" w:fill="auto"/>
          </w:tcPr>
          <w:p w14:paraId="04D51F65" w14:textId="77777777" w:rsidR="00106124" w:rsidRPr="00D12552" w:rsidRDefault="00106124" w:rsidP="00E50D76">
            <w:pPr>
              <w:pStyle w:val="Tabletext10"/>
              <w:rPr>
                <w:rStyle w:val="requri"/>
                <w:lang w:val="en-CA"/>
              </w:rPr>
            </w:pPr>
            <w:r w:rsidRPr="00106124">
              <w:rPr>
                <w:rStyle w:val="requri"/>
                <w:lang w:val="en-CA"/>
              </w:rPr>
              <w:t>/req/gsml4xsd/byref</w:t>
            </w:r>
          </w:p>
        </w:tc>
        <w:tc>
          <w:tcPr>
            <w:tcW w:w="4678" w:type="dxa"/>
            <w:tcBorders>
              <w:left w:val="nil"/>
            </w:tcBorders>
            <w:shd w:val="clear" w:color="auto" w:fill="auto"/>
          </w:tcPr>
          <w:p w14:paraId="7F2222E7" w14:textId="77777777" w:rsidR="00106124" w:rsidRPr="00106124" w:rsidRDefault="00106124" w:rsidP="00106124">
            <w:pPr>
              <w:pStyle w:val="Tabletext10"/>
              <w:rPr>
                <w:rStyle w:val="reqtext"/>
                <w:lang w:val="en-CA"/>
              </w:rPr>
            </w:pPr>
            <w:r w:rsidRPr="00106124">
              <w:rPr>
                <w:rStyle w:val="reqtext"/>
                <w:lang w:val="en-CA"/>
              </w:rPr>
              <w:t>/req/gsml4xsd/byref</w:t>
            </w:r>
          </w:p>
          <w:p w14:paraId="5BA2077B" w14:textId="36A24D98" w:rsidR="00106124" w:rsidRPr="00D12552" w:rsidRDefault="00106124" w:rsidP="00106124">
            <w:pPr>
              <w:pStyle w:val="Tabletext10"/>
              <w:jc w:val="left"/>
              <w:rPr>
                <w:rStyle w:val="reqtext"/>
                <w:lang w:val="en-CA"/>
              </w:rPr>
            </w:pPr>
            <w:r w:rsidRPr="00106124">
              <w:rPr>
                <w:rStyle w:val="reqtext"/>
                <w:lang w:val="en-CA"/>
              </w:rPr>
              <w:t xml:space="preserve">By Reference property </w:t>
            </w:r>
            <w:ins w:id="1375" w:author="Eric Boisvert" w:date="2015-10-30T06:36:00Z">
              <w:r w:rsidR="003E6590">
                <w:rPr>
                  <w:rStyle w:val="reqtext"/>
                  <w:lang w:val="en-CA"/>
                </w:rPr>
                <w:t xml:space="preserve">referencing to an external resource </w:t>
              </w:r>
            </w:ins>
            <w:r w:rsidRPr="00106124">
              <w:rPr>
                <w:rStyle w:val="reqtext"/>
                <w:lang w:val="en-CA"/>
              </w:rPr>
              <w:t>SHALL be encoded with HTTP URI in xlink:href, and resolve to a representation of that resource using Linked Open Data principles</w:t>
            </w:r>
          </w:p>
        </w:tc>
      </w:tr>
    </w:tbl>
    <w:p w14:paraId="64B30BCC" w14:textId="77777777" w:rsidR="00106124" w:rsidRDefault="00106124" w:rsidP="00AD7649">
      <w:pPr>
        <w:rPr>
          <w:ins w:id="1376" w:author="Eric Boisvert" w:date="2015-10-30T06:47:00Z"/>
          <w:lang w:val="en-CA"/>
        </w:rPr>
      </w:pPr>
      <w:r>
        <w:rPr>
          <w:lang w:val="en-CA"/>
        </w:rPr>
        <w:t xml:space="preserve"> </w:t>
      </w:r>
    </w:p>
    <w:p w14:paraId="00A2CAF8" w14:textId="77777777" w:rsidR="00652E95" w:rsidRDefault="00652E95" w:rsidP="00652E95">
      <w:pPr>
        <w:pStyle w:val="Heading3"/>
        <w:rPr>
          <w:ins w:id="1377" w:author="Eric Boisvert" w:date="2015-10-30T06:47:00Z"/>
          <w:lang w:val="en-CA"/>
        </w:rPr>
      </w:pPr>
      <w:ins w:id="1378" w:author="Eric Boisvert" w:date="2015-10-30T06:47:00Z">
        <w:r>
          <w:rPr>
            <w:lang w:val="en-CA"/>
          </w:rPr>
          <w:t>CodeList</w:t>
        </w:r>
      </w:ins>
    </w:p>
    <w:p w14:paraId="00512E31" w14:textId="77777777" w:rsidR="00652E95" w:rsidRDefault="00652E95" w:rsidP="00652E95">
      <w:pPr>
        <w:rPr>
          <w:ins w:id="1379" w:author="Eric Boisvert" w:date="2015-10-30T06:47:00Z"/>
          <w:lang w:val="en-CA"/>
        </w:rPr>
      </w:pPr>
    </w:p>
    <w:p w14:paraId="4565B3B7" w14:textId="77777777" w:rsidR="00652E95" w:rsidRDefault="00652E95" w:rsidP="00652E95">
      <w:pPr>
        <w:rPr>
          <w:ins w:id="1380" w:author="Eric Boisvert" w:date="2015-10-30T06:47:00Z"/>
          <w:lang w:val="en-CA"/>
        </w:rPr>
      </w:pPr>
      <w:ins w:id="1381" w:author="Eric Boisvert" w:date="2015-10-30T06:47:00Z">
        <w:r>
          <w:rPr>
            <w:lang w:val="en-CA"/>
          </w:rPr>
          <w:t>Code List are encoded as gml</w:t>
        </w:r>
        <w:proofErr w:type="gramStart"/>
        <w:r>
          <w:rPr>
            <w:lang w:val="en-CA"/>
          </w:rPr>
          <w:t>:ReferenceType</w:t>
        </w:r>
        <w:proofErr w:type="gramEnd"/>
        <w:r>
          <w:rPr>
            <w:lang w:val="en-CA"/>
          </w:rPr>
          <w:t xml:space="preserve"> which is a sequence of </w:t>
        </w:r>
        <w:r w:rsidRPr="008D2309">
          <w:rPr>
            <w:lang w:val="en-CA"/>
          </w:rPr>
          <w:t>gml:OwnershipAttributeGroup</w:t>
        </w:r>
        <w:r>
          <w:rPr>
            <w:lang w:val="en-CA"/>
          </w:rPr>
          <w:t xml:space="preserve"> and </w:t>
        </w:r>
        <w:r w:rsidRPr="008D2309">
          <w:rPr>
            <w:lang w:val="en-CA"/>
          </w:rPr>
          <w:t>gml:AssociationAttributeGroup</w:t>
        </w:r>
        <w:r>
          <w:rPr>
            <w:lang w:val="en-CA"/>
          </w:rPr>
          <w:t>, providing a series of xml attributes from W3C XLINK  (</w:t>
        </w:r>
        <w:r>
          <w:rPr>
            <w:lang w:val="en-CA"/>
          </w:rPr>
          <w:fldChar w:fldCharType="begin"/>
        </w:r>
        <w:r>
          <w:rPr>
            <w:lang w:val="en-CA"/>
          </w:rPr>
          <w:instrText xml:space="preserve"> HYPERLINK "</w:instrText>
        </w:r>
        <w:r w:rsidRPr="000D36D8">
          <w:rPr>
            <w:lang w:val="en-CA"/>
          </w:rPr>
          <w:instrText>http://www.w3.org/TR/xlink11/</w:instrText>
        </w:r>
        <w:r>
          <w:rPr>
            <w:lang w:val="en-CA"/>
          </w:rPr>
          <w:instrText xml:space="preserve">" </w:instrText>
        </w:r>
        <w:r>
          <w:rPr>
            <w:lang w:val="en-CA"/>
          </w:rPr>
          <w:fldChar w:fldCharType="separate"/>
        </w:r>
        <w:r w:rsidRPr="006716F1">
          <w:rPr>
            <w:rStyle w:val="Hyperlink"/>
            <w:lang w:val="en-CA"/>
          </w:rPr>
          <w:t>http://www.w3.org/TR/xlink11/</w:t>
        </w:r>
        <w:r>
          <w:rPr>
            <w:lang w:val="en-CA"/>
          </w:rPr>
          <w:fldChar w:fldCharType="end"/>
        </w:r>
        <w:r>
          <w:rPr>
            <w:lang w:val="en-CA"/>
          </w:rPr>
          <w:t>) . A vocabulary reference have xlink</w:t>
        </w:r>
        <w:proofErr w:type="gramStart"/>
        <w:r>
          <w:rPr>
            <w:lang w:val="en-CA"/>
          </w:rPr>
          <w:t>:href</w:t>
        </w:r>
        <w:proofErr w:type="gramEnd"/>
        <w:r>
          <w:rPr>
            <w:lang w:val="en-CA"/>
          </w:rPr>
          <w:t xml:space="preserve"> and xlink:title as mandatory attributes.</w:t>
        </w:r>
      </w:ins>
    </w:p>
    <w:p w14:paraId="69AC555F" w14:textId="77777777" w:rsidR="00652E95" w:rsidRDefault="00652E95" w:rsidP="00652E95">
      <w:pPr>
        <w:rPr>
          <w:ins w:id="1382" w:author="Eric Boisvert" w:date="2015-10-30T06:47:00Z"/>
          <w:rFonts w:ascii="Consolas" w:hAnsi="Consolas" w:cs="Consolas"/>
          <w:sz w:val="20"/>
          <w:szCs w:val="20"/>
          <w:lang w:val="en-CA"/>
        </w:rPr>
      </w:pPr>
      <w:ins w:id="1383" w:author="Eric Boisvert" w:date="2015-10-30T06:47:00Z">
        <w:r w:rsidRPr="008D2309">
          <w:rPr>
            <w:rFonts w:ascii="Consolas" w:hAnsi="Consolas" w:cs="Consolas"/>
            <w:sz w:val="20"/>
            <w:szCs w:val="20"/>
            <w:lang w:val="en-CA"/>
          </w:rPr>
          <w:lastRenderedPageBreak/>
          <w:t>&lt;gsmlb</w:t>
        </w:r>
        <w:proofErr w:type="gramStart"/>
        <w:r w:rsidRPr="008D2309">
          <w:rPr>
            <w:rFonts w:ascii="Consolas" w:hAnsi="Consolas" w:cs="Consolas"/>
            <w:sz w:val="20"/>
            <w:szCs w:val="20"/>
            <w:lang w:val="en-CA"/>
          </w:rPr>
          <w:t>:lithology</w:t>
        </w:r>
        <w:proofErr w:type="gramEnd"/>
        <w:r w:rsidRPr="008D2309">
          <w:rPr>
            <w:rFonts w:ascii="Consolas" w:hAnsi="Consolas" w:cs="Consolas"/>
            <w:sz w:val="20"/>
            <w:szCs w:val="20"/>
            <w:lang w:val="en-CA"/>
          </w:rPr>
          <w:t xml:space="preserve"> xlink:href="</w:t>
        </w:r>
        <w:commentRangeStart w:id="1384"/>
        <w:r w:rsidRPr="008D2309">
          <w:rPr>
            <w:rFonts w:ascii="Consolas" w:hAnsi="Consolas" w:cs="Consolas"/>
            <w:sz w:val="20"/>
            <w:szCs w:val="20"/>
            <w:lang w:val="en-CA"/>
          </w:rPr>
          <w:t>http://resource.geosciml.org/classifier/cgi/simplelithology/mudstone</w:t>
        </w:r>
        <w:commentRangeEnd w:id="1384"/>
        <w:r>
          <w:rPr>
            <w:rStyle w:val="CommentReference"/>
          </w:rPr>
          <w:commentReference w:id="1384"/>
        </w:r>
        <w:r w:rsidRPr="008D2309">
          <w:rPr>
            <w:rFonts w:ascii="Consolas" w:hAnsi="Consolas" w:cs="Consolas"/>
            <w:sz w:val="20"/>
            <w:szCs w:val="20"/>
            <w:lang w:val="en-CA"/>
          </w:rPr>
          <w:t>" xlink:title="mudstone"/&gt;</w:t>
        </w:r>
      </w:ins>
    </w:p>
    <w:p w14:paraId="13540271" w14:textId="77777777" w:rsidR="00652E95" w:rsidRDefault="00652E95" w:rsidP="00652E95">
      <w:pPr>
        <w:rPr>
          <w:ins w:id="1385" w:author="Eric Boisvert" w:date="2015-10-30T06:47:00Z"/>
          <w:lang w:val="en-CA"/>
        </w:rPr>
      </w:pPr>
      <w:ins w:id="1386" w:author="Eric Boisvert" w:date="2015-10-30T06:47:00Z">
        <w:r>
          <w:rPr>
            <w:lang w:val="en-CA"/>
          </w:rPr>
          <w:t>The xlink</w:t>
        </w:r>
        <w:proofErr w:type="gramStart"/>
        <w:r>
          <w:rPr>
            <w:lang w:val="en-CA"/>
          </w:rPr>
          <w:t>:href</w:t>
        </w:r>
        <w:proofErr w:type="gramEnd"/>
        <w:r>
          <w:rPr>
            <w:lang w:val="en-CA"/>
          </w:rPr>
          <w:t xml:space="preserve"> contains an absolute HTTP URI that must resolve to a resource (often a SKOS document).  The resource can have multiple representations and it’s not guaranteed that an XML parsable document can be obtained from the vocabulary service.</w:t>
        </w:r>
      </w:ins>
    </w:p>
    <w:p w14:paraId="29EE82B5" w14:textId="77777777" w:rsidR="00160943" w:rsidRDefault="00160943" w:rsidP="00160943">
      <w:pPr>
        <w:rPr>
          <w:ins w:id="1387" w:author="Eric Boisvert" w:date="2015-10-30T06:48: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0943" w:rsidRPr="00D12552" w14:paraId="23C5F259" w14:textId="77777777" w:rsidTr="004F0DC1">
        <w:trPr>
          <w:cantSplit/>
          <w:ins w:id="1388" w:author="Eric Boisvert" w:date="2015-10-30T06:48:00Z"/>
        </w:trPr>
        <w:tc>
          <w:tcPr>
            <w:tcW w:w="4219" w:type="dxa"/>
            <w:tcBorders>
              <w:right w:val="nil"/>
            </w:tcBorders>
            <w:shd w:val="clear" w:color="auto" w:fill="auto"/>
          </w:tcPr>
          <w:p w14:paraId="3E191CE4" w14:textId="77777777" w:rsidR="00160943" w:rsidRPr="00D12552" w:rsidRDefault="00160943" w:rsidP="004F0DC1">
            <w:pPr>
              <w:pStyle w:val="Tabletext10"/>
              <w:rPr>
                <w:ins w:id="1389" w:author="Eric Boisvert" w:date="2015-10-30T06:48:00Z"/>
                <w:rStyle w:val="requri"/>
                <w:lang w:val="en-CA"/>
              </w:rPr>
            </w:pPr>
            <w:ins w:id="1390" w:author="Eric Boisvert" w:date="2015-10-30T06:48:00Z">
              <w:r w:rsidRPr="00106124">
                <w:rPr>
                  <w:rStyle w:val="requri"/>
                  <w:lang w:val="en-CA"/>
                </w:rPr>
                <w:t>/req/gsml4xsd/codelist</w:t>
              </w:r>
            </w:ins>
          </w:p>
        </w:tc>
        <w:tc>
          <w:tcPr>
            <w:tcW w:w="4678" w:type="dxa"/>
            <w:tcBorders>
              <w:left w:val="nil"/>
            </w:tcBorders>
            <w:shd w:val="clear" w:color="auto" w:fill="auto"/>
          </w:tcPr>
          <w:p w14:paraId="64762713" w14:textId="77777777" w:rsidR="00160943" w:rsidRPr="00D12552" w:rsidRDefault="00160943" w:rsidP="004F0DC1">
            <w:pPr>
              <w:pStyle w:val="Tabletext10"/>
              <w:jc w:val="left"/>
              <w:rPr>
                <w:ins w:id="1391" w:author="Eric Boisvert" w:date="2015-10-30T06:48:00Z"/>
                <w:rStyle w:val="reqtext"/>
                <w:lang w:val="en-CA"/>
              </w:rPr>
            </w:pPr>
            <w:ins w:id="1392" w:author="Eric Boisvert" w:date="2015-10-30T06:48:00Z">
              <w:r w:rsidRPr="00106124">
                <w:rPr>
                  <w:rStyle w:val="reqtext"/>
                  <w:lang w:val="en-CA"/>
                </w:rPr>
                <w:t xml:space="preserve">Vocabulary term shall be encoded with HTTP Uri in xlink:href and </w:t>
              </w:r>
              <w:r>
                <w:rPr>
                  <w:rStyle w:val="reqtext"/>
                  <w:lang w:val="en-CA"/>
                </w:rPr>
                <w:t xml:space="preserve">provide </w:t>
              </w:r>
              <w:r w:rsidRPr="00106124">
                <w:rPr>
                  <w:rStyle w:val="reqtext"/>
                  <w:lang w:val="en-CA"/>
                </w:rPr>
                <w:t>a human readable description in xlink:title</w:t>
              </w:r>
            </w:ins>
          </w:p>
        </w:tc>
      </w:tr>
    </w:tbl>
    <w:p w14:paraId="7BEF1021" w14:textId="77777777" w:rsidR="00160943" w:rsidRDefault="00160943" w:rsidP="00160943">
      <w:pPr>
        <w:rPr>
          <w:ins w:id="1393" w:author="Eric Boisvert" w:date="2015-10-30T06:48:00Z"/>
          <w:lang w:val="en-CA"/>
        </w:rPr>
      </w:pPr>
    </w:p>
    <w:p w14:paraId="11A1A0CE" w14:textId="77777777" w:rsidR="00652E95" w:rsidRDefault="00652E95" w:rsidP="00AD7649">
      <w:pPr>
        <w:rPr>
          <w:lang w:val="en-CA"/>
        </w:rPr>
      </w:pPr>
    </w:p>
    <w:p w14:paraId="43D885EC" w14:textId="6F2ED829" w:rsidR="00380908" w:rsidDel="00E97666" w:rsidRDefault="00380908" w:rsidP="00AD7649">
      <w:pPr>
        <w:rPr>
          <w:del w:id="1394" w:author="Eric Boisvert" w:date="2015-10-30T05:38:00Z"/>
          <w:lang w:val="en-CA"/>
        </w:rPr>
      </w:pPr>
      <w:del w:id="1395" w:author="Eric Boisvert" w:date="2015-10-30T05:38:00Z">
        <w:r w:rsidDel="00E97666">
          <w:rPr>
            <w:lang w:val="en-CA"/>
          </w:rPr>
          <w:delText xml:space="preserve">Code List are encoded as gml:ReferenceType </w:delText>
        </w:r>
        <w:r w:rsidR="008D2309" w:rsidDel="00E97666">
          <w:rPr>
            <w:lang w:val="en-CA"/>
          </w:rPr>
          <w:delText xml:space="preserve">which is a sequence of </w:delText>
        </w:r>
        <w:r w:rsidR="008D2309" w:rsidRPr="008D2309" w:rsidDel="00E97666">
          <w:rPr>
            <w:lang w:val="en-CA"/>
          </w:rPr>
          <w:delText>gml:OwnershipAttributeGroup</w:delText>
        </w:r>
        <w:r w:rsidR="008D2309" w:rsidDel="00E97666">
          <w:rPr>
            <w:lang w:val="en-CA"/>
          </w:rPr>
          <w:delText xml:space="preserve"> and </w:delText>
        </w:r>
        <w:r w:rsidR="008D2309" w:rsidRPr="008D2309" w:rsidDel="00E97666">
          <w:rPr>
            <w:lang w:val="en-CA"/>
          </w:rPr>
          <w:delText>gml:AssociationAttributeGroup</w:delText>
        </w:r>
        <w:r w:rsidR="008D2309" w:rsidDel="00E97666">
          <w:rPr>
            <w:lang w:val="en-CA"/>
          </w:rPr>
          <w:delText>, providing a series of xml attributes from XLink. A vocabulary reference have xlink:href and xlink:title as mandatory attributes.</w:delText>
        </w:r>
      </w:del>
    </w:p>
    <w:p w14:paraId="64968F64" w14:textId="1891DA56" w:rsidR="00380908" w:rsidDel="00E97666" w:rsidRDefault="008D2309" w:rsidP="00AD7649">
      <w:pPr>
        <w:rPr>
          <w:del w:id="1396" w:author="Eric Boisvert" w:date="2015-10-30T05:38:00Z"/>
          <w:rFonts w:ascii="Consolas" w:hAnsi="Consolas" w:cs="Consolas"/>
          <w:sz w:val="20"/>
          <w:szCs w:val="20"/>
          <w:lang w:val="en-CA"/>
        </w:rPr>
      </w:pPr>
      <w:del w:id="1397" w:author="Eric Boisvert" w:date="2015-10-30T05:38:00Z">
        <w:r w:rsidRPr="008D2309" w:rsidDel="00E97666">
          <w:rPr>
            <w:rFonts w:ascii="Consolas" w:hAnsi="Consolas" w:cs="Consolas"/>
            <w:sz w:val="20"/>
            <w:szCs w:val="20"/>
            <w:lang w:val="en-CA"/>
          </w:rPr>
          <w:delText>&lt;gsmlb:lithology xlink:href="</w:delText>
        </w:r>
        <w:commentRangeStart w:id="1398"/>
        <w:r w:rsidRPr="008D2309" w:rsidDel="00E97666">
          <w:rPr>
            <w:rFonts w:ascii="Consolas" w:hAnsi="Consolas" w:cs="Consolas"/>
            <w:sz w:val="20"/>
            <w:szCs w:val="20"/>
            <w:lang w:val="en-CA"/>
          </w:rPr>
          <w:delText>http://resource.geosciml.org/classifier/cgi/simplelithology/mudstone</w:delText>
        </w:r>
        <w:commentRangeEnd w:id="1398"/>
        <w:r w:rsidR="008D1584" w:rsidDel="00E97666">
          <w:rPr>
            <w:rStyle w:val="CommentReference"/>
          </w:rPr>
          <w:commentReference w:id="1398"/>
        </w:r>
        <w:r w:rsidRPr="008D2309" w:rsidDel="00E97666">
          <w:rPr>
            <w:rFonts w:ascii="Consolas" w:hAnsi="Consolas" w:cs="Consolas"/>
            <w:sz w:val="20"/>
            <w:szCs w:val="20"/>
            <w:lang w:val="en-CA"/>
          </w:rPr>
          <w:delText>" xlink:title="mudstone"/&gt;</w:delText>
        </w:r>
      </w:del>
    </w:p>
    <w:p w14:paraId="7F07D54D" w14:textId="52829D98" w:rsidR="008D2309" w:rsidDel="00E97666" w:rsidRDefault="00106124" w:rsidP="00AD7649">
      <w:pPr>
        <w:rPr>
          <w:del w:id="1399" w:author="Eric Boisvert" w:date="2015-10-30T05:38:00Z"/>
          <w:lang w:val="en-CA"/>
        </w:rPr>
      </w:pPr>
      <w:del w:id="1400" w:author="Eric Boisvert" w:date="2015-10-30T05:38:00Z">
        <w:r w:rsidDel="00E97666">
          <w:rPr>
            <w:lang w:val="en-CA"/>
          </w:rPr>
          <w:delText xml:space="preserve">The </w:delText>
        </w:r>
        <w:r w:rsidR="00370329" w:rsidDel="00E97666">
          <w:rPr>
            <w:lang w:val="en-CA"/>
          </w:rPr>
          <w:delText>xlink:</w:delText>
        </w:r>
        <w:r w:rsidDel="00E97666">
          <w:rPr>
            <w:lang w:val="en-CA"/>
          </w:rPr>
          <w:delText xml:space="preserve">href contains a HTTP URI </w:delText>
        </w:r>
        <w:r w:rsidR="00CE7929" w:rsidDel="00E97666">
          <w:rPr>
            <w:lang w:val="en-CA"/>
          </w:rPr>
          <w:delText xml:space="preserve">that </w:delText>
        </w:r>
        <w:r w:rsidDel="00E97666">
          <w:rPr>
            <w:lang w:val="en-CA"/>
          </w:rPr>
          <w:delText xml:space="preserve">must resolve to </w:delText>
        </w:r>
        <w:r w:rsidR="00CE7929" w:rsidDel="00E97666">
          <w:rPr>
            <w:lang w:val="en-CA"/>
          </w:rPr>
          <w:delText xml:space="preserve">a </w:delText>
        </w:r>
        <w:r w:rsidDel="00E97666">
          <w:rPr>
            <w:lang w:val="en-CA"/>
          </w:rPr>
          <w:delText>resource (</w:delText>
        </w:r>
        <w:r w:rsidR="00CE7929" w:rsidDel="00E97666">
          <w:rPr>
            <w:lang w:val="en-CA"/>
          </w:rPr>
          <w:delText xml:space="preserve">often </w:delText>
        </w:r>
        <w:r w:rsidDel="00E97666">
          <w:rPr>
            <w:lang w:val="en-CA"/>
          </w:rPr>
          <w:delText>a SKOS document)</w:delText>
        </w:r>
        <w:r w:rsidR="008C6C76" w:rsidDel="00E97666">
          <w:rPr>
            <w:lang w:val="en-CA"/>
          </w:rPr>
          <w:delText>.  The resource can have multiple representations and it’s not guaranteed that an XML parsable document can be obtained from the vocabulary service.</w:delText>
        </w:r>
      </w:del>
    </w:p>
    <w:p w14:paraId="6594FBA4" w14:textId="22FFAEE2" w:rsidR="00E966AA" w:rsidRDefault="008C6C76" w:rsidP="00385662">
      <w:pPr>
        <w:pStyle w:val="Heading3"/>
        <w:rPr>
          <w:lang w:val="en-CA"/>
        </w:rPr>
      </w:pPr>
      <w:r>
        <w:rPr>
          <w:lang w:val="en-CA"/>
        </w:rPr>
        <w:t>Identifiers</w:t>
      </w:r>
    </w:p>
    <w:p w14:paraId="4DD0F239" w14:textId="77777777" w:rsidR="00370329" w:rsidRDefault="00370329" w:rsidP="00AD7649">
      <w:pPr>
        <w:rPr>
          <w:lang w:val="en-CA"/>
        </w:rPr>
      </w:pPr>
    </w:p>
    <w:p w14:paraId="4980DCF9" w14:textId="4DA2D437" w:rsidR="008C6C76" w:rsidRDefault="008C6C76" w:rsidP="00AD7649">
      <w:pPr>
        <w:rPr>
          <w:lang w:val="en-CA"/>
        </w:rPr>
      </w:pPr>
      <w:r>
        <w:rPr>
          <w:lang w:val="en-CA"/>
        </w:rPr>
        <w:t>Feature identifiers shall be encoded as gml</w:t>
      </w:r>
      <w:proofErr w:type="gramStart"/>
      <w:r>
        <w:rPr>
          <w:lang w:val="en-CA"/>
        </w:rPr>
        <w:t>:identifier</w:t>
      </w:r>
      <w:proofErr w:type="gramEnd"/>
      <w:r>
        <w:rPr>
          <w:lang w:val="en-CA"/>
        </w:rPr>
        <w:t xml:space="preserve"> which value is </w:t>
      </w:r>
      <w:commentRangeStart w:id="1401"/>
      <w:r>
        <w:rPr>
          <w:lang w:val="en-CA"/>
        </w:rPr>
        <w:t>a Linked Open Data resource identifier</w:t>
      </w:r>
      <w:commentRangeEnd w:id="1401"/>
      <w:r w:rsidR="0068411B">
        <w:rPr>
          <w:rStyle w:val="CommentReference"/>
        </w:rPr>
        <w:commentReference w:id="1401"/>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t>/req/gsml4xsd/identifier-uri</w:t>
            </w:r>
          </w:p>
        </w:tc>
        <w:tc>
          <w:tcPr>
            <w:tcW w:w="4678" w:type="dxa"/>
            <w:tcBorders>
              <w:left w:val="nil"/>
            </w:tcBorders>
            <w:shd w:val="clear" w:color="auto" w:fill="auto"/>
          </w:tcPr>
          <w:p w14:paraId="5741C4C0" w14:textId="0AB7BCAB" w:rsidR="008C6C76" w:rsidRPr="00D12552" w:rsidRDefault="008C6C76" w:rsidP="008C6C76">
            <w:pPr>
              <w:pStyle w:val="Tabletext10"/>
              <w:jc w:val="left"/>
              <w:rPr>
                <w:rStyle w:val="reqtext"/>
                <w:lang w:val="en-CA"/>
              </w:rPr>
            </w:pPr>
            <w:commentRangeStart w:id="1402"/>
            <w:r>
              <w:rPr>
                <w:rStyle w:val="reqtext"/>
                <w:lang w:val="en-CA"/>
              </w:rPr>
              <w:t>Feature identifiers (unique name) provided in gml</w:t>
            </w:r>
            <w:proofErr w:type="gramStart"/>
            <w:r>
              <w:rPr>
                <w:rStyle w:val="reqtext"/>
                <w:lang w:val="en-CA"/>
              </w:rPr>
              <w:t>:identifier</w:t>
            </w:r>
            <w:proofErr w:type="gramEnd"/>
            <w:r>
              <w:rPr>
                <w:rStyle w:val="reqtext"/>
                <w:lang w:val="en-CA"/>
              </w:rPr>
              <w:t xml:space="preserve"> SHALL 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commentRangeEnd w:id="1402"/>
            <w:r>
              <w:rPr>
                <w:rStyle w:val="CommentReference"/>
                <w:rFonts w:ascii="Times New Roman" w:eastAsia="Times New Roman" w:hAnsi="Times New Roman"/>
                <w:lang w:val="en-US" w:eastAsia="en-US"/>
              </w:rPr>
              <w:commentReference w:id="1402"/>
            </w:r>
          </w:p>
        </w:tc>
      </w:tr>
    </w:tbl>
    <w:p w14:paraId="63A966FD" w14:textId="77777777" w:rsidR="008C6C76" w:rsidRPr="008C6C76" w:rsidRDefault="008C6C76" w:rsidP="00AD7649"/>
    <w:p w14:paraId="6AE41641" w14:textId="7618DA63" w:rsidR="008C6C76" w:rsidRDefault="008C6C76" w:rsidP="00AD7649">
      <w:pPr>
        <w:rPr>
          <w:rFonts w:ascii="Consolas" w:hAnsi="Consolas" w:cs="Consolas"/>
          <w:color w:val="0000FF"/>
          <w:sz w:val="20"/>
          <w:szCs w:val="20"/>
          <w:lang w:val="fr-CA"/>
        </w:rPr>
      </w:pPr>
      <w:r w:rsidRPr="008C6C76">
        <w:rPr>
          <w:rFonts w:ascii="Consolas" w:hAnsi="Consolas" w:cs="Consolas"/>
          <w:color w:val="0000FF"/>
          <w:sz w:val="20"/>
          <w:szCs w:val="20"/>
          <w:highlight w:val="white"/>
          <w:lang w:val="fr-CA"/>
        </w:rPr>
        <w:t>&lt;</w:t>
      </w:r>
      <w:proofErr w:type="gramStart"/>
      <w:r w:rsidRPr="008C6C76">
        <w:rPr>
          <w:rFonts w:ascii="Consolas" w:hAnsi="Consolas" w:cs="Consolas"/>
          <w:color w:val="800000"/>
          <w:sz w:val="20"/>
          <w:szCs w:val="20"/>
          <w:highlight w:val="white"/>
          <w:lang w:val="fr-CA"/>
        </w:rPr>
        <w:t>gml:</w:t>
      </w:r>
      <w:proofErr w:type="gramEnd"/>
      <w:r w:rsidRPr="008C6C76">
        <w:rPr>
          <w:rFonts w:ascii="Consolas" w:hAnsi="Consolas" w:cs="Consolas"/>
          <w:color w:val="800000"/>
          <w:sz w:val="20"/>
          <w:szCs w:val="20"/>
          <w:highlight w:val="white"/>
          <w:lang w:val="fr-CA"/>
        </w:rPr>
        <w:t>identifier</w:t>
      </w:r>
      <w:r w:rsidRPr="008C6C76">
        <w:rPr>
          <w:rFonts w:ascii="Consolas" w:hAnsi="Consolas" w:cs="Consolas"/>
          <w:color w:val="FF0000"/>
          <w:sz w:val="20"/>
          <w:szCs w:val="20"/>
          <w:highlight w:val="white"/>
          <w:lang w:val="fr-CA"/>
        </w:rPr>
        <w:t xml:space="preserve"> codeSpace</w:t>
      </w:r>
      <w:r w:rsidRPr="008C6C76">
        <w:rPr>
          <w:rFonts w:ascii="Consolas" w:hAnsi="Consolas" w:cs="Consolas"/>
          <w:color w:val="0000FF"/>
          <w:sz w:val="20"/>
          <w:szCs w:val="20"/>
          <w:highlight w:val="white"/>
          <w:lang w:val="fr-CA"/>
        </w:rPr>
        <w:t>="</w:t>
      </w:r>
      <w:r w:rsidRPr="008C6C76">
        <w:rPr>
          <w:rFonts w:ascii="Consolas" w:hAnsi="Consolas" w:cs="Consolas"/>
          <w:color w:val="000000"/>
          <w:sz w:val="20"/>
          <w:szCs w:val="20"/>
          <w:highlight w:val="white"/>
          <w:lang w:val="fr-CA"/>
        </w:rPr>
        <w:t>http://data.geoscience.gov.xx/</w:t>
      </w:r>
      <w:r w:rsidRPr="008C6C76">
        <w:rPr>
          <w:rFonts w:ascii="Consolas" w:hAnsi="Consolas" w:cs="Consolas"/>
          <w:color w:val="0000FF"/>
          <w:sz w:val="20"/>
          <w:szCs w:val="20"/>
          <w:highlight w:val="white"/>
          <w:lang w:val="fr-CA"/>
        </w:rPr>
        <w:t>"&gt;</w:t>
      </w:r>
      <w:hyperlink r:id="rId120" w:history="1">
        <w:r w:rsidRPr="009A13E8">
          <w:rPr>
            <w:rStyle w:val="Hyperlink"/>
            <w:rFonts w:ascii="Consolas" w:hAnsi="Consolas" w:cs="Consolas"/>
            <w:sz w:val="20"/>
            <w:szCs w:val="20"/>
            <w:highlight w:val="white"/>
            <w:lang w:val="fr-CA"/>
          </w:rPr>
          <w:t>http://data.geoscience.gov.xx/feature/asc/geologicunit/stratno/25947&lt;/gml:identifier</w:t>
        </w:r>
      </w:hyperlink>
      <w:r w:rsidRPr="008C6C76">
        <w:rPr>
          <w:rFonts w:ascii="Consolas" w:hAnsi="Consolas" w:cs="Consolas"/>
          <w:color w:val="0000FF"/>
          <w:sz w:val="20"/>
          <w:szCs w:val="20"/>
          <w:highlight w:val="white"/>
          <w:lang w:val="fr-CA"/>
        </w:rPr>
        <w:t>&gt;</w:t>
      </w:r>
    </w:p>
    <w:p w14:paraId="1E7F0706" w14:textId="77777777" w:rsidR="008C6C76" w:rsidRPr="008C6C76" w:rsidRDefault="008C6C76" w:rsidP="00AD7649">
      <w:pPr>
        <w:rPr>
          <w:lang w:val="fr-CA"/>
        </w:rPr>
      </w:pPr>
    </w:p>
    <w:p w14:paraId="63E94E9E" w14:textId="573E3412" w:rsidR="00370329" w:rsidRDefault="00370329" w:rsidP="00370329">
      <w:pPr>
        <w:pStyle w:val="Heading3"/>
        <w:rPr>
          <w:lang w:val="en-CA"/>
        </w:rPr>
      </w:pPr>
      <w:r>
        <w:rPr>
          <w:lang w:val="en-CA"/>
        </w:rPr>
        <w:t>Nillables or Voidables</w:t>
      </w:r>
    </w:p>
    <w:p w14:paraId="168C9B83" w14:textId="77777777" w:rsidR="00370329" w:rsidRDefault="00370329" w:rsidP="00AD7649">
      <w:pPr>
        <w:rPr>
          <w:lang w:val="en-CA"/>
        </w:rPr>
      </w:pPr>
    </w:p>
    <w:p w14:paraId="1F86A32A" w14:textId="7A367569" w:rsidR="00E966AA" w:rsidRDefault="00370329" w:rsidP="00AD7649">
      <w:pPr>
        <w:rPr>
          <w:lang w:val="en-CA"/>
        </w:rPr>
      </w:pPr>
      <w:r>
        <w:rPr>
          <w:lang w:val="en-CA"/>
        </w:rPr>
        <w:lastRenderedPageBreak/>
        <w:t xml:space="preserve">A nillable property (identified as “voidable” in the </w:t>
      </w:r>
      <w:r w:rsidR="008A6B29">
        <w:rPr>
          <w:lang w:val="en-CA"/>
        </w:rPr>
        <w:t xml:space="preserve">UML model) is a property than can document the reason it does not provide any values.  There are </w:t>
      </w:r>
      <w:r w:rsidR="00761F44">
        <w:rPr>
          <w:lang w:val="en-CA"/>
        </w:rPr>
        <w:t>two ways to identify a nil value</w:t>
      </w:r>
    </w:p>
    <w:p w14:paraId="70294484" w14:textId="3AAD22BD" w:rsidR="00761F44" w:rsidRDefault="00330E0C" w:rsidP="00330E0C">
      <w:pPr>
        <w:pStyle w:val="Heading3"/>
        <w:rPr>
          <w:lang w:val="en-CA"/>
        </w:rPr>
      </w:pPr>
      <w:r>
        <w:rPr>
          <w:lang w:val="en-CA"/>
        </w:rPr>
        <w:t>Date encoding</w:t>
      </w:r>
    </w:p>
    <w:p w14:paraId="4E700643" w14:textId="77777777" w:rsidR="00330E0C" w:rsidRDefault="00330E0C" w:rsidP="00AD7649">
      <w:pPr>
        <w:rPr>
          <w:lang w:val="en-CA"/>
        </w:rPr>
      </w:pPr>
    </w:p>
    <w:p w14:paraId="34A50A34" w14:textId="77777777" w:rsidR="00330E0C" w:rsidRDefault="00330E0C" w:rsidP="00330E0C">
      <w:r>
        <w:t>The date-time formats will conform to ISO standards.  Although this is already a GML 3.2 encoding rule (clause 14.2.2.7), this format shall also be used in any string that does not attempt to validate the date time structure.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43BB546E" w14:textId="77777777" w:rsidTr="00330E0C">
        <w:trPr>
          <w:cantSplit/>
        </w:trPr>
        <w:tc>
          <w:tcPr>
            <w:tcW w:w="2825" w:type="dxa"/>
            <w:tcBorders>
              <w:right w:val="single" w:sz="4" w:space="0" w:color="auto"/>
            </w:tcBorders>
            <w:shd w:val="clear" w:color="auto" w:fill="auto"/>
          </w:tcPr>
          <w:p w14:paraId="3A854010" w14:textId="482EE4D9" w:rsidR="00330E0C" w:rsidRPr="00031D61" w:rsidRDefault="00330E0C" w:rsidP="00330E0C">
            <w:pPr>
              <w:pStyle w:val="Tabletext10"/>
              <w:rPr>
                <w:rStyle w:val="requri"/>
              </w:rPr>
            </w:pPr>
            <w:r>
              <w:rPr>
                <w:rStyle w:val="requri"/>
                <w:lang w:val="en-CA"/>
              </w:rPr>
              <w:t>/req/gsml4xsd/</w:t>
            </w:r>
            <w:r w:rsidRPr="00031D61">
              <w:rPr>
                <w:rStyle w:val="requri"/>
              </w:rPr>
              <w:t>iso8601-time</w:t>
            </w:r>
          </w:p>
        </w:tc>
        <w:tc>
          <w:tcPr>
            <w:tcW w:w="6072" w:type="dxa"/>
            <w:tcBorders>
              <w:left w:val="single" w:sz="4" w:space="0" w:color="auto"/>
            </w:tcBorders>
            <w:shd w:val="clear" w:color="auto" w:fill="auto"/>
          </w:tcPr>
          <w:p w14:paraId="24F7711E" w14:textId="77777777" w:rsidR="00330E0C" w:rsidRPr="00031D61" w:rsidRDefault="00330E0C" w:rsidP="00330E0C">
            <w:pPr>
              <w:pStyle w:val="Tabletext10"/>
              <w:jc w:val="left"/>
              <w:rPr>
                <w:rStyle w:val="reqtext"/>
              </w:rPr>
            </w:pPr>
            <w:r w:rsidRPr="00031D61">
              <w:rPr>
                <w:rStyle w:val="reqtext"/>
              </w:rPr>
              <w:t xml:space="preserve">All date-time elements </w:t>
            </w:r>
            <w:r>
              <w:rPr>
                <w:rStyle w:val="reqtext"/>
              </w:rPr>
              <w:t>SHALL</w:t>
            </w:r>
            <w:r w:rsidRPr="00031D61">
              <w:rPr>
                <w:rStyle w:val="reqtext"/>
              </w:rPr>
              <w:t xml:space="preserve"> be encoded using ISO8601 extended time format</w:t>
            </w:r>
          </w:p>
        </w:tc>
      </w:tr>
    </w:tbl>
    <w:p w14:paraId="04A2D336" w14:textId="77777777" w:rsidR="00330E0C" w:rsidRDefault="00330E0C" w:rsidP="00330E0C"/>
    <w:p w14:paraId="36C2892B" w14:textId="77777777" w:rsidR="00330E0C" w:rsidRDefault="00330E0C" w:rsidP="00330E0C">
      <w:r>
        <w:t>Note that this precludes the use of time-coordinate systems such as UNIX time. This is specified in order to be maximally consistent with WML2 requirements. The time zone will be included in the time element.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66A6892A" w14:textId="77777777" w:rsidTr="00330E0C">
        <w:trPr>
          <w:cantSplit/>
        </w:trPr>
        <w:tc>
          <w:tcPr>
            <w:tcW w:w="2825" w:type="dxa"/>
            <w:tcBorders>
              <w:right w:val="single" w:sz="4" w:space="0" w:color="auto"/>
            </w:tcBorders>
            <w:shd w:val="clear" w:color="auto" w:fill="auto"/>
          </w:tcPr>
          <w:p w14:paraId="6014F70F" w14:textId="0009C5EE" w:rsidR="00330E0C" w:rsidRPr="00031D61" w:rsidRDefault="00330E0C" w:rsidP="00330E0C">
            <w:pPr>
              <w:pStyle w:val="Tabletext10"/>
              <w:rPr>
                <w:rStyle w:val="requri"/>
              </w:rPr>
            </w:pPr>
            <w:r>
              <w:rPr>
                <w:rStyle w:val="requri"/>
                <w:lang w:val="en-CA"/>
              </w:rPr>
              <w:t>/req/gsml4xsd/</w:t>
            </w:r>
            <w:r w:rsidRPr="00031D61">
              <w:rPr>
                <w:rStyle w:val="requri"/>
              </w:rPr>
              <w:t>time-zone</w:t>
            </w:r>
          </w:p>
        </w:tc>
        <w:tc>
          <w:tcPr>
            <w:tcW w:w="6072" w:type="dxa"/>
            <w:tcBorders>
              <w:left w:val="single" w:sz="4" w:space="0" w:color="auto"/>
            </w:tcBorders>
            <w:shd w:val="clear" w:color="auto" w:fill="auto"/>
          </w:tcPr>
          <w:p w14:paraId="1F56DC62" w14:textId="77777777" w:rsidR="00330E0C" w:rsidRPr="00031D61" w:rsidRDefault="00330E0C" w:rsidP="00330E0C">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62515E96" w14:textId="77777777" w:rsidR="00330E0C" w:rsidRDefault="00330E0C" w:rsidP="00330E0C">
            <w:pPr>
              <w:pStyle w:val="Tabletext10"/>
              <w:jc w:val="left"/>
            </w:pPr>
            <w:r w:rsidRPr="002E01C8">
              <w:rPr>
                <w:lang w:val="en-AU"/>
              </w:rPr>
              <w:t>(Z|[+-]HH:MM)</w:t>
            </w:r>
          </w:p>
        </w:tc>
      </w:tr>
    </w:tbl>
    <w:p w14:paraId="1DE906F2" w14:textId="77777777" w:rsidR="00330E0C" w:rsidRDefault="00330E0C" w:rsidP="00330E0C"/>
    <w:p w14:paraId="0FBC40F7" w14:textId="77777777" w:rsidR="00330E0C" w:rsidRDefault="00330E0C" w:rsidP="00330E0C">
      <w:r>
        <w:t>Greenwich Mean Time (GMT or Zulu)</w:t>
      </w:r>
    </w:p>
    <w:p w14:paraId="44150F68"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31D61">
        <w:rPr>
          <w:rFonts w:ascii="Consolas" w:hAnsi="Consolas" w:cs="Consolas"/>
          <w:color w:val="0000FF"/>
          <w:sz w:val="18"/>
          <w:szCs w:val="20"/>
          <w:highlight w:val="white"/>
          <w:lang w:val="en-CA"/>
        </w:rPr>
        <w:t>&lt;</w:t>
      </w:r>
      <w:proofErr w:type="gramStart"/>
      <w:r w:rsidRPr="00031D61">
        <w:rPr>
          <w:rFonts w:ascii="Consolas" w:hAnsi="Consolas" w:cs="Consolas"/>
          <w:color w:val="800000"/>
          <w:sz w:val="18"/>
          <w:szCs w:val="20"/>
          <w:highlight w:val="white"/>
          <w:lang w:val="en-CA"/>
        </w:rPr>
        <w:t>om:</w:t>
      </w:r>
      <w:proofErr w:type="gramEnd"/>
      <w:r w:rsidRPr="00031D61">
        <w:rPr>
          <w:rFonts w:ascii="Consolas" w:hAnsi="Consolas" w:cs="Consolas"/>
          <w:color w:val="800000"/>
          <w:sz w:val="18"/>
          <w:szCs w:val="20"/>
          <w:highlight w:val="white"/>
          <w:lang w:val="en-CA"/>
        </w:rPr>
        <w:t>phenomenonTime</w:t>
      </w:r>
      <w:r w:rsidRPr="00031D61">
        <w:rPr>
          <w:rFonts w:ascii="Consolas" w:hAnsi="Consolas" w:cs="Consolas"/>
          <w:color w:val="0000FF"/>
          <w:sz w:val="18"/>
          <w:szCs w:val="20"/>
          <w:highlight w:val="white"/>
          <w:lang w:val="en-CA"/>
        </w:rPr>
        <w:t>&gt;</w:t>
      </w:r>
    </w:p>
    <w:p w14:paraId="76FCF427" w14:textId="7F60B9C6"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p>
    <w:p w14:paraId="612F612B"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p>
    <w:p w14:paraId="71AFA920"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0000FF"/>
          <w:sz w:val="18"/>
          <w:szCs w:val="20"/>
          <w:highlight w:val="white"/>
          <w:lang w:val="en-CA"/>
        </w:rPr>
        <w:t>&gt;</w:t>
      </w:r>
    </w:p>
    <w:p w14:paraId="7AF83026" w14:textId="77777777" w:rsidR="00330E0C" w:rsidRPr="00031D61" w:rsidRDefault="00330E0C" w:rsidP="00330E0C">
      <w:pPr>
        <w:autoSpaceDE w:val="0"/>
        <w:autoSpaceDN w:val="0"/>
        <w:adjustRightInd w:val="0"/>
        <w:spacing w:after="0"/>
        <w:rPr>
          <w:sz w:val="22"/>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w:t>
      </w:r>
      <w:proofErr w:type="gramStart"/>
      <w:r w:rsidRPr="00031D61">
        <w:rPr>
          <w:rFonts w:ascii="Consolas" w:hAnsi="Consolas" w:cs="Consolas"/>
          <w:color w:val="800000"/>
          <w:sz w:val="18"/>
          <w:szCs w:val="20"/>
          <w:highlight w:val="white"/>
          <w:lang w:val="en-CA"/>
        </w:rPr>
        <w:t>:phenomenonTime</w:t>
      </w:r>
      <w:proofErr w:type="gramEnd"/>
      <w:r w:rsidRPr="00031D61">
        <w:rPr>
          <w:rFonts w:ascii="Consolas" w:hAnsi="Consolas" w:cs="Consolas"/>
          <w:color w:val="0000FF"/>
          <w:sz w:val="18"/>
          <w:szCs w:val="20"/>
          <w:highlight w:val="white"/>
          <w:lang w:val="en-CA"/>
        </w:rPr>
        <w:t>&gt;</w:t>
      </w:r>
    </w:p>
    <w:p w14:paraId="1E5C27DB" w14:textId="77777777" w:rsidR="00330E0C" w:rsidRDefault="00330E0C" w:rsidP="00330E0C"/>
    <w:p w14:paraId="5071AE63" w14:textId="77777777" w:rsidR="00330E0C" w:rsidRDefault="00330E0C" w:rsidP="00330E0C">
      <w:r>
        <w:t>Time Zone (example is Newfoundland time zone -3:30)</w:t>
      </w:r>
    </w:p>
    <w:p w14:paraId="343BDDCA"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9D3113">
        <w:rPr>
          <w:rFonts w:ascii="Consolas" w:hAnsi="Consolas" w:cs="Consolas"/>
          <w:color w:val="0000FF"/>
          <w:sz w:val="18"/>
          <w:szCs w:val="20"/>
          <w:highlight w:val="white"/>
          <w:lang w:val="en-CA"/>
        </w:rPr>
        <w:t>&lt;</w:t>
      </w:r>
      <w:proofErr w:type="gramStart"/>
      <w:r w:rsidRPr="009D3113">
        <w:rPr>
          <w:rFonts w:ascii="Consolas" w:hAnsi="Consolas" w:cs="Consolas"/>
          <w:color w:val="800000"/>
          <w:sz w:val="18"/>
          <w:szCs w:val="20"/>
          <w:highlight w:val="white"/>
          <w:lang w:val="en-CA"/>
        </w:rPr>
        <w:t>om:</w:t>
      </w:r>
      <w:proofErr w:type="gramEnd"/>
      <w:r w:rsidRPr="009D3113">
        <w:rPr>
          <w:rFonts w:ascii="Consolas" w:hAnsi="Consolas" w:cs="Consolas"/>
          <w:color w:val="800000"/>
          <w:sz w:val="18"/>
          <w:szCs w:val="20"/>
          <w:highlight w:val="white"/>
          <w:lang w:val="en-CA"/>
        </w:rPr>
        <w:t>phenomenonTime</w:t>
      </w:r>
      <w:r w:rsidRPr="009D3113">
        <w:rPr>
          <w:rFonts w:ascii="Consolas" w:hAnsi="Consolas" w:cs="Consolas"/>
          <w:color w:val="0000FF"/>
          <w:sz w:val="18"/>
          <w:szCs w:val="20"/>
          <w:highlight w:val="white"/>
          <w:lang w:val="en-CA"/>
        </w:rPr>
        <w:t>&gt;</w:t>
      </w:r>
    </w:p>
    <w:p w14:paraId="77B84F58" w14:textId="1A51E4CD"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p>
    <w:p w14:paraId="74C8CF50"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p>
    <w:p w14:paraId="56C622ED"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0000FF"/>
          <w:sz w:val="18"/>
          <w:szCs w:val="20"/>
          <w:highlight w:val="white"/>
          <w:lang w:val="en-CA"/>
        </w:rPr>
        <w:t>&gt;</w:t>
      </w:r>
    </w:p>
    <w:p w14:paraId="0A36C979" w14:textId="77777777" w:rsidR="00330E0C" w:rsidRPr="009D3113" w:rsidRDefault="00330E0C" w:rsidP="00330E0C">
      <w:pPr>
        <w:autoSpaceDE w:val="0"/>
        <w:autoSpaceDN w:val="0"/>
        <w:adjustRightInd w:val="0"/>
        <w:spacing w:after="0"/>
        <w:rPr>
          <w:sz w:val="22"/>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w:t>
      </w:r>
      <w:proofErr w:type="gramStart"/>
      <w:r w:rsidRPr="009D3113">
        <w:rPr>
          <w:rFonts w:ascii="Consolas" w:hAnsi="Consolas" w:cs="Consolas"/>
          <w:color w:val="800000"/>
          <w:sz w:val="18"/>
          <w:szCs w:val="20"/>
          <w:highlight w:val="white"/>
          <w:lang w:val="en-CA"/>
        </w:rPr>
        <w:t>:phenomenonTime</w:t>
      </w:r>
      <w:proofErr w:type="gramEnd"/>
      <w:r w:rsidRPr="009D3113">
        <w:rPr>
          <w:rFonts w:ascii="Consolas" w:hAnsi="Consolas" w:cs="Consolas"/>
          <w:color w:val="0000FF"/>
          <w:sz w:val="18"/>
          <w:szCs w:val="20"/>
          <w:highlight w:val="white"/>
          <w:lang w:val="en-CA"/>
        </w:rPr>
        <w:t>&gt;</w:t>
      </w:r>
    </w:p>
    <w:p w14:paraId="72DBE598" w14:textId="77777777" w:rsidR="00330E0C" w:rsidRDefault="00330E0C" w:rsidP="00330E0C"/>
    <w:p w14:paraId="486A64AD" w14:textId="7B444474" w:rsidR="00330E0C" w:rsidRPr="00330E0C" w:rsidRDefault="008D6449" w:rsidP="008D6449">
      <w:pPr>
        <w:pStyle w:val="Heading3"/>
      </w:pPr>
      <w:r>
        <w:t>Units of Measure</w:t>
      </w:r>
    </w:p>
    <w:p w14:paraId="76D71FB5" w14:textId="77777777" w:rsidR="00E966AA" w:rsidRDefault="00E966AA" w:rsidP="00AD7649">
      <w:pPr>
        <w:rPr>
          <w:lang w:val="en-CA"/>
        </w:rPr>
      </w:pPr>
    </w:p>
    <w:p w14:paraId="71B250A1" w14:textId="04517C99" w:rsidR="008D6449" w:rsidRDefault="008D6449" w:rsidP="00AD7649">
      <w:pPr>
        <w:rPr>
          <w:lang w:val="en-CA"/>
        </w:rPr>
      </w:pPr>
      <w:r>
        <w:rPr>
          <w:lang w:val="en-CA"/>
        </w:rPr>
        <w:t>SWE Quantity shall have a unit of measure (uom)</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8D6449" w14:paraId="2583194D" w14:textId="77777777" w:rsidTr="008D6449">
        <w:trPr>
          <w:cantSplit/>
        </w:trPr>
        <w:tc>
          <w:tcPr>
            <w:tcW w:w="2825" w:type="dxa"/>
            <w:tcBorders>
              <w:right w:val="single" w:sz="4" w:space="0" w:color="auto"/>
            </w:tcBorders>
            <w:shd w:val="clear" w:color="auto" w:fill="auto"/>
          </w:tcPr>
          <w:p w14:paraId="6B7E3664" w14:textId="7A865A0A" w:rsidR="008D6449" w:rsidRPr="00031D61" w:rsidRDefault="008D6449" w:rsidP="008D6449">
            <w:pPr>
              <w:pStyle w:val="Tabletext10"/>
              <w:rPr>
                <w:rStyle w:val="requri"/>
              </w:rPr>
            </w:pPr>
            <w:r>
              <w:rPr>
                <w:rStyle w:val="requri"/>
                <w:lang w:val="en-CA"/>
              </w:rPr>
              <w:t>/req/gsml4xsd/</w:t>
            </w:r>
            <w:r w:rsidRPr="008D6449">
              <w:rPr>
                <w:rStyle w:val="requri"/>
              </w:rPr>
              <w:t>unit-of-measure</w:t>
            </w:r>
          </w:p>
        </w:tc>
        <w:tc>
          <w:tcPr>
            <w:tcW w:w="6072" w:type="dxa"/>
            <w:tcBorders>
              <w:left w:val="single" w:sz="4" w:space="0" w:color="auto"/>
            </w:tcBorders>
            <w:shd w:val="clear" w:color="auto" w:fill="auto"/>
          </w:tcPr>
          <w:p w14:paraId="76D00600" w14:textId="4DE3B40B" w:rsidR="008D6449" w:rsidRDefault="003921A3" w:rsidP="008D6449">
            <w:pPr>
              <w:pStyle w:val="Tabletext10"/>
              <w:jc w:val="left"/>
            </w:pPr>
            <w:r>
              <w:rPr>
                <w:rStyle w:val="reqtext"/>
              </w:rPr>
              <w:t>SWE Common Quantities SHALL have a defined unit of measure</w:t>
            </w:r>
          </w:p>
        </w:tc>
      </w:tr>
    </w:tbl>
    <w:p w14:paraId="6111D627" w14:textId="77777777" w:rsidR="008D6449" w:rsidRDefault="008D6449" w:rsidP="00AD7649">
      <w:pPr>
        <w:rPr>
          <w:lang w:val="en-CA"/>
        </w:rPr>
      </w:pPr>
    </w:p>
    <w:p w14:paraId="4525B8AC" w14:textId="77777777" w:rsidR="008D6449" w:rsidRPr="00AD7649" w:rsidRDefault="008D6449" w:rsidP="00AD7649">
      <w:pPr>
        <w:rPr>
          <w:lang w:val="en-CA"/>
        </w:rPr>
      </w:pPr>
    </w:p>
    <w:p w14:paraId="6A8EF357" w14:textId="5A1B46D2" w:rsidR="009B3BBD" w:rsidRDefault="003A3448" w:rsidP="009B3BBD">
      <w:pPr>
        <w:pStyle w:val="Heading2"/>
        <w:rPr>
          <w:lang w:val="en-CA"/>
        </w:rPr>
      </w:pPr>
      <w:del w:id="1403" w:author="Eric Boisvert" w:date="2015-10-29T03:55:00Z">
        <w:r w:rsidDel="007A1979">
          <w:rPr>
            <w:lang w:val="en-CA"/>
          </w:rPr>
          <w:delText xml:space="preserve">Abstract </w:delText>
        </w:r>
      </w:del>
      <w:r w:rsidR="009B3BBD" w:rsidRPr="009B3BBD">
        <w:rPr>
          <w:lang w:val="en-CA"/>
        </w:rPr>
        <w:t>GeoSciML Portrayal</w:t>
      </w:r>
      <w:r w:rsidR="009B3BBD">
        <w:rPr>
          <w:lang w:val="en-CA"/>
        </w:rPr>
        <w:t xml:space="preserve"> XML</w:t>
      </w:r>
      <w:r w:rsidR="009B3BBD" w:rsidRPr="009B3BBD">
        <w:rPr>
          <w:lang w:val="en-CA"/>
        </w:rPr>
        <w:t xml:space="preserve"> Requirements Class</w:t>
      </w:r>
    </w:p>
    <w:p w14:paraId="04AEED42" w14:textId="77777777" w:rsidR="00225333" w:rsidRDefault="00225333" w:rsidP="00225333">
      <w:pPr>
        <w:rPr>
          <w:lang w:val="en-CA"/>
        </w:rPr>
      </w:pPr>
    </w:p>
    <w:p w14:paraId="4B15B9BE" w14:textId="15454E0C" w:rsidR="003A3448" w:rsidRDefault="003A3448" w:rsidP="00225333">
      <w:pPr>
        <w:rPr>
          <w:lang w:val="en-CA"/>
        </w:rPr>
      </w:pPr>
      <w:proofErr w:type="gramStart"/>
      <w:r>
        <w:rPr>
          <w:lang w:val="en-CA"/>
        </w:rPr>
        <w:t>The abstract portrayal encoding set general encoding rules for XML targets, regardless or version of GML from the 3.x series.</w:t>
      </w:r>
      <w:proofErr w:type="gramEnd"/>
    </w:p>
    <w:p w14:paraId="6FB9EF14" w14:textId="77777777" w:rsidR="003A3448" w:rsidRDefault="003A3448" w:rsidP="00225333">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25333" w:rsidRPr="00D12552" w14:paraId="262BF2B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498D4E3" w14:textId="712E7050" w:rsidR="00225333" w:rsidRPr="00D12552" w:rsidRDefault="00746B77" w:rsidP="006A7DD0">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225333" w:rsidRPr="00D12552">
              <w:rPr>
                <w:rFonts w:eastAsia="MS Mincho"/>
                <w:b/>
                <w:sz w:val="22"/>
                <w:lang w:val="en-CA"/>
              </w:rPr>
              <w:t>Requirements Class</w:t>
            </w:r>
          </w:p>
        </w:tc>
      </w:tr>
      <w:tr w:rsidR="00225333" w:rsidRPr="00D12552" w14:paraId="68CB682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7F0B1FAF"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7CACFBB9" w14:textId="77777777" w:rsidTr="006A7DD0">
        <w:tc>
          <w:tcPr>
            <w:tcW w:w="1809" w:type="dxa"/>
            <w:tcBorders>
              <w:top w:val="single" w:sz="12" w:space="0" w:color="auto"/>
              <w:left w:val="single" w:sz="12" w:space="0" w:color="auto"/>
              <w:bottom w:val="single" w:sz="4" w:space="0" w:color="auto"/>
              <w:right w:val="single" w:sz="4" w:space="0" w:color="auto"/>
            </w:tcBorders>
          </w:tcPr>
          <w:p w14:paraId="5E683387"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E8DB030" w14:textId="77777777"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225333" w:rsidRPr="00D12552" w14:paraId="6D2C7D33" w14:textId="77777777" w:rsidTr="006A7DD0">
        <w:tc>
          <w:tcPr>
            <w:tcW w:w="1809" w:type="dxa"/>
            <w:tcBorders>
              <w:top w:val="single" w:sz="4" w:space="0" w:color="auto"/>
              <w:left w:val="single" w:sz="12" w:space="0" w:color="auto"/>
              <w:bottom w:val="single" w:sz="4" w:space="0" w:color="auto"/>
              <w:right w:val="single" w:sz="4" w:space="0" w:color="auto"/>
            </w:tcBorders>
          </w:tcPr>
          <w:p w14:paraId="1341E3B1"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1C8BDF6" w14:textId="2A1B70D3" w:rsidR="00225333"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225333" w:rsidRPr="00D12552" w14:paraId="3B730EBC" w14:textId="77777777" w:rsidTr="006A7DD0">
        <w:tc>
          <w:tcPr>
            <w:tcW w:w="1809" w:type="dxa"/>
            <w:tcBorders>
              <w:top w:val="single" w:sz="4" w:space="0" w:color="auto"/>
              <w:left w:val="single" w:sz="12" w:space="0" w:color="auto"/>
              <w:bottom w:val="single" w:sz="4" w:space="0" w:color="auto"/>
              <w:right w:val="single" w:sz="4" w:space="0" w:color="auto"/>
            </w:tcBorders>
          </w:tcPr>
          <w:p w14:paraId="17B38A66" w14:textId="480904E8"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DD12486" w14:textId="32C6016D" w:rsidR="00225333"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6743A2F9" w14:textId="77777777" w:rsidTr="006A7DD0">
        <w:tc>
          <w:tcPr>
            <w:tcW w:w="1809" w:type="dxa"/>
            <w:tcBorders>
              <w:top w:val="single" w:sz="4" w:space="0" w:color="auto"/>
              <w:left w:val="single" w:sz="12" w:space="0" w:color="auto"/>
              <w:bottom w:val="single" w:sz="4" w:space="0" w:color="auto"/>
              <w:right w:val="single" w:sz="4" w:space="0" w:color="auto"/>
            </w:tcBorders>
          </w:tcPr>
          <w:p w14:paraId="5ECC10E0"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5B04B3F" w14:textId="77777777" w:rsidR="00225333" w:rsidRPr="00D12552" w:rsidRDefault="0022533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112EA6" w:rsidRPr="00D12552" w14:paraId="22272013" w14:textId="77777777" w:rsidTr="006A7DD0">
        <w:tc>
          <w:tcPr>
            <w:tcW w:w="1809" w:type="dxa"/>
            <w:tcBorders>
              <w:top w:val="single" w:sz="4" w:space="0" w:color="auto"/>
              <w:left w:val="single" w:sz="12" w:space="0" w:color="auto"/>
              <w:bottom w:val="single" w:sz="4" w:space="0" w:color="auto"/>
              <w:right w:val="single" w:sz="4" w:space="0" w:color="auto"/>
            </w:tcBorders>
          </w:tcPr>
          <w:p w14:paraId="31DA9ED9" w14:textId="520640C2" w:rsidR="00112EA6" w:rsidRPr="00D12552" w:rsidRDefault="00112EA6"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B0CB922" w14:textId="09530566" w:rsidR="00112EA6" w:rsidRDefault="00112EA6" w:rsidP="00112EA6">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GML Simple Feature OGC 10-100r3 SF-1</w:t>
            </w:r>
          </w:p>
        </w:tc>
      </w:tr>
      <w:tr w:rsidR="00225333" w:rsidRPr="00D12552" w14:paraId="58DD18E6"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8D02AA9" w14:textId="77777777" w:rsidR="00225333" w:rsidRPr="00CD7325" w:rsidRDefault="00225333"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5016711" w14:textId="71DD3E63"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31DBD091" w14:textId="77777777" w:rsidR="00225333" w:rsidRPr="00D12552" w:rsidRDefault="00225333"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1F950AE" w14:textId="77777777" w:rsidR="00225333" w:rsidRDefault="00225333" w:rsidP="00225333">
      <w:pPr>
        <w:rPr>
          <w:ins w:id="1404" w:author="Eric Boisvert" w:date="2015-10-29T03:56:00Z"/>
        </w:rPr>
      </w:pPr>
    </w:p>
    <w:p w14:paraId="6378C5AC" w14:textId="06412674" w:rsidR="007A1979" w:rsidRDefault="007A1979" w:rsidP="00225333">
      <w:commentRangeStart w:id="1405"/>
      <w:ins w:id="1406" w:author="Eric Boisvert" w:date="2015-10-29T03:56:00Z">
        <w:r>
          <w:t>Because of the limited availability of WFS 2.0 compliant server</w:t>
        </w:r>
      </w:ins>
      <w:ins w:id="1407" w:author="Eric Boisvert" w:date="2015-10-29T03:57:00Z">
        <w:r>
          <w:t>s</w:t>
        </w:r>
      </w:ins>
      <w:ins w:id="1408" w:author="Eric Boisvert" w:date="2015-10-29T03:56:00Z">
        <w:r>
          <w:t xml:space="preserve"> and clients, </w:t>
        </w:r>
      </w:ins>
      <w:ins w:id="1409" w:author="Eric Boisvert" w:date="2015-10-29T03:57:00Z">
        <w:r>
          <w:t xml:space="preserve">GeoSciML </w:t>
        </w:r>
      </w:ins>
      <w:ins w:id="1410" w:author="Eric Boisvert" w:date="2015-10-29T03:56:00Z">
        <w:r>
          <w:t xml:space="preserve">Portrayal </w:t>
        </w:r>
      </w:ins>
      <w:ins w:id="1411" w:author="Eric Boisvert" w:date="2015-10-29T03:58:00Z">
        <w:r>
          <w:t xml:space="preserve">targets WFS 1.1.0 and GML 3.1.1. </w:t>
        </w:r>
        <w:commentRangeEnd w:id="1405"/>
        <w:r>
          <w:rPr>
            <w:rStyle w:val="CommentReference"/>
          </w:rPr>
          <w:commentReference w:id="1405"/>
        </w:r>
      </w:ins>
    </w:p>
    <w:p w14:paraId="7A803E96" w14:textId="17B700A2" w:rsidR="008246C7" w:rsidRDefault="008246C7" w:rsidP="00225333">
      <w:r>
        <w:t>Portrayal schemas are meant to deliver simple content, consistent with simple scenarios described in GML Simple Feature</w:t>
      </w:r>
      <w:r w:rsidR="00112EA6">
        <w:t xml:space="preserve"> Level 1 (OGC 10-100r3</w:t>
      </w:r>
      <w:r>
        <w:t>)</w:t>
      </w:r>
      <w:r w:rsidR="00112EA6">
        <w:t>, user defined properties must respect the same constrains as defined in SF-1 specification</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10E26A6D" w14:textId="77777777" w:rsidTr="008D6449">
        <w:trPr>
          <w:cantSplit/>
        </w:trPr>
        <w:tc>
          <w:tcPr>
            <w:tcW w:w="4219" w:type="dxa"/>
            <w:tcBorders>
              <w:right w:val="nil"/>
            </w:tcBorders>
            <w:shd w:val="clear" w:color="auto" w:fill="auto"/>
          </w:tcPr>
          <w:p w14:paraId="0C1103DE" w14:textId="5CBA9749" w:rsidR="00112EA6" w:rsidRPr="00D12552" w:rsidRDefault="00112EA6" w:rsidP="00112EA6">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p>
        </w:tc>
        <w:tc>
          <w:tcPr>
            <w:tcW w:w="4678" w:type="dxa"/>
            <w:tcBorders>
              <w:left w:val="nil"/>
            </w:tcBorders>
            <w:shd w:val="clear" w:color="auto" w:fill="auto"/>
          </w:tcPr>
          <w:p w14:paraId="03CDFFFE" w14:textId="744AF3EC" w:rsidR="00112EA6" w:rsidRPr="00D12552" w:rsidRDefault="00112EA6" w:rsidP="00112EA6">
            <w:pPr>
              <w:pStyle w:val="Tabletext10"/>
              <w:jc w:val="left"/>
              <w:rPr>
                <w:rStyle w:val="reqtext"/>
                <w:lang w:val="en-CA"/>
              </w:rPr>
            </w:pPr>
            <w:r w:rsidRPr="005372A3">
              <w:rPr>
                <w:rStyle w:val="reqtext"/>
                <w:lang w:val="en-CA"/>
              </w:rPr>
              <w:t xml:space="preserve">XML instance document shall </w:t>
            </w:r>
            <w:r>
              <w:rPr>
                <w:rStyle w:val="reqtext"/>
                <w:lang w:val="en-CA"/>
              </w:rPr>
              <w:t xml:space="preserve">SHALL be compliant to GML Simple Feature Level 1 </w:t>
            </w:r>
          </w:p>
        </w:tc>
      </w:tr>
    </w:tbl>
    <w:p w14:paraId="37E48400" w14:textId="77777777" w:rsidR="006A7DD0" w:rsidRDefault="006A7DD0" w:rsidP="00225333"/>
    <w:p w14:paraId="0B05AC3E" w14:textId="5E1AAF15" w:rsidR="00112EA6" w:rsidRDefault="00112EA6" w:rsidP="00112EA6">
      <w:r>
        <w:t>SF-1 allows the definition of complex content</w:t>
      </w:r>
      <w:r w:rsidR="00753B5D">
        <w:t xml:space="preserve"> (Clause 9.3.2 of OGC 10-100r3). To be consistent with the most common scenario encountered in GIS which is a direct mapping between a database table to XML, this specification restrict user defined content to simple type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247BF408" w14:textId="77777777" w:rsidTr="008D6449">
        <w:trPr>
          <w:cantSplit/>
        </w:trPr>
        <w:tc>
          <w:tcPr>
            <w:tcW w:w="4219" w:type="dxa"/>
            <w:tcBorders>
              <w:right w:val="nil"/>
            </w:tcBorders>
            <w:shd w:val="clear" w:color="auto" w:fill="auto"/>
          </w:tcPr>
          <w:p w14:paraId="73AD7D5E" w14:textId="40BB91B8" w:rsidR="00112EA6" w:rsidRPr="00D12552" w:rsidRDefault="00112EA6" w:rsidP="008D6449">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r w:rsidR="00753B5D">
              <w:rPr>
                <w:rStyle w:val="requri"/>
                <w:lang w:val="en-CA"/>
              </w:rPr>
              <w:t>-simpletype</w:t>
            </w:r>
          </w:p>
        </w:tc>
        <w:tc>
          <w:tcPr>
            <w:tcW w:w="4678" w:type="dxa"/>
            <w:tcBorders>
              <w:left w:val="nil"/>
            </w:tcBorders>
            <w:shd w:val="clear" w:color="auto" w:fill="auto"/>
          </w:tcPr>
          <w:p w14:paraId="61AF7DDA" w14:textId="40410E83" w:rsidR="00112EA6" w:rsidRPr="00D12552" w:rsidRDefault="00753B5D" w:rsidP="008D6449">
            <w:pPr>
              <w:pStyle w:val="Tabletext10"/>
              <w:jc w:val="left"/>
              <w:rPr>
                <w:rStyle w:val="reqtext"/>
                <w:lang w:val="en-CA"/>
              </w:rPr>
            </w:pPr>
            <w:r>
              <w:rPr>
                <w:rStyle w:val="reqtext"/>
                <w:lang w:val="en-CA"/>
              </w:rPr>
              <w:t>User defined elements SHALL be XSD simpleType</w:t>
            </w:r>
            <w:r w:rsidR="00112EA6">
              <w:rPr>
                <w:rStyle w:val="reqtext"/>
                <w:lang w:val="en-CA"/>
              </w:rPr>
              <w:t xml:space="preserve"> </w:t>
            </w:r>
          </w:p>
        </w:tc>
      </w:tr>
    </w:tbl>
    <w:p w14:paraId="424D9698" w14:textId="77777777" w:rsidR="00112EA6" w:rsidRDefault="00112EA6" w:rsidP="00112EA6"/>
    <w:p w14:paraId="629FF36F" w14:textId="1AD69F98" w:rsidR="00112EA6" w:rsidRDefault="00753B5D" w:rsidP="00225333">
      <w:r>
        <w:t xml:space="preserve">User defined properties are defined as </w:t>
      </w:r>
    </w:p>
    <w:p w14:paraId="040097C6" w14:textId="43A40FF2"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p>
    <w:p w14:paraId="25CB334A" w14:textId="0E7ABB60"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annotation</w:t>
      </w:r>
      <w:proofErr w:type="gramEnd"/>
      <w:r>
        <w:rPr>
          <w:rFonts w:ascii="Consolas" w:hAnsi="Consolas" w:cs="Consolas"/>
          <w:color w:val="0000FF"/>
          <w:sz w:val="20"/>
          <w:szCs w:val="20"/>
          <w:highlight w:val="white"/>
          <w:lang w:val="en-CA"/>
        </w:rPr>
        <w:t>&gt;</w:t>
      </w:r>
    </w:p>
    <w:p w14:paraId="7F7B65BC" w14:textId="1526F59D"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lastRenderedPageBreak/>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roofErr w:type="gramEnd"/>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
    <w:p w14:paraId="3BFAE4EB" w14:textId="2B9A432B"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62B91F93" w14:textId="6E873131" w:rsidR="00753B5D" w:rsidRDefault="00753B5D" w:rsidP="00225333">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p>
    <w:p w14:paraId="7A7C9041" w14:textId="645E9372" w:rsidR="00112EA6" w:rsidRDefault="00753B5D" w:rsidP="00225333">
      <w:r>
        <w:t>Process content is set to “lax”, which means that the validator will attempt to validate user defined property is a schema is available.  To help client applications and developer to validate instance containing use defined property, a XSD file should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53B5D" w:rsidRPr="00D12552" w14:paraId="55D45DE6" w14:textId="77777777" w:rsidTr="008D6449">
        <w:trPr>
          <w:cantSplit/>
        </w:trPr>
        <w:tc>
          <w:tcPr>
            <w:tcW w:w="4219" w:type="dxa"/>
            <w:tcBorders>
              <w:right w:val="nil"/>
            </w:tcBorders>
            <w:shd w:val="clear" w:color="auto" w:fill="auto"/>
          </w:tcPr>
          <w:p w14:paraId="3AE15ED4" w14:textId="2CA3010E" w:rsidR="00753B5D" w:rsidRPr="00D12552" w:rsidRDefault="00753B5D" w:rsidP="00753B5D">
            <w:pPr>
              <w:pStyle w:val="Tabletext10"/>
              <w:rPr>
                <w:rStyle w:val="requri"/>
                <w:lang w:val="en-CA"/>
              </w:rPr>
            </w:pPr>
            <w:r>
              <w:rPr>
                <w:rStyle w:val="requri"/>
                <w:lang w:val="en-CA"/>
              </w:rPr>
              <w:t>/req/gsml4xsd-portrayal</w:t>
            </w:r>
            <w:r w:rsidRPr="00D12552">
              <w:rPr>
                <w:rStyle w:val="requri"/>
                <w:lang w:val="en-CA"/>
              </w:rPr>
              <w:t>/</w:t>
            </w:r>
            <w:r>
              <w:rPr>
                <w:rStyle w:val="requri"/>
                <w:lang w:val="en-CA"/>
              </w:rPr>
              <w:t>user-xsd</w:t>
            </w:r>
          </w:p>
        </w:tc>
        <w:tc>
          <w:tcPr>
            <w:tcW w:w="4678" w:type="dxa"/>
            <w:tcBorders>
              <w:left w:val="nil"/>
            </w:tcBorders>
            <w:shd w:val="clear" w:color="auto" w:fill="auto"/>
          </w:tcPr>
          <w:p w14:paraId="72FFAE73" w14:textId="54423345" w:rsidR="00753B5D" w:rsidRPr="00D12552" w:rsidRDefault="00753B5D" w:rsidP="008D6449">
            <w:pPr>
              <w:pStyle w:val="Tabletext10"/>
              <w:jc w:val="left"/>
              <w:rPr>
                <w:rStyle w:val="reqtext"/>
                <w:lang w:val="en-CA"/>
              </w:rPr>
            </w:pPr>
            <w:proofErr w:type="gramStart"/>
            <w:r>
              <w:rPr>
                <w:rStyle w:val="reqtext"/>
                <w:lang w:val="en-CA"/>
              </w:rPr>
              <w:t>An XSD schemas</w:t>
            </w:r>
            <w:proofErr w:type="gramEnd"/>
            <w:r>
              <w:rPr>
                <w:rStyle w:val="reqtext"/>
                <w:lang w:val="en-CA"/>
              </w:rPr>
              <w:t xml:space="preserve"> SHOULD be provided by data provider to validate user defined properties. </w:t>
            </w:r>
          </w:p>
        </w:tc>
      </w:tr>
    </w:tbl>
    <w:p w14:paraId="4CEE1313" w14:textId="77777777" w:rsidR="00753B5D" w:rsidRDefault="00753B5D" w:rsidP="00225333"/>
    <w:p w14:paraId="1B4B6A90" w14:textId="26358852" w:rsidR="00753B5D" w:rsidRDefault="00746B77" w:rsidP="00746B77">
      <w:pPr>
        <w:pStyle w:val="Heading2"/>
      </w:pPr>
      <w:r>
        <w:t>GeoSciML Portrayal GML 3.2 profile</w:t>
      </w:r>
    </w:p>
    <w:p w14:paraId="0638BB2B" w14:textId="77777777" w:rsidR="00746B77" w:rsidRDefault="00746B77" w:rsidP="00746B77"/>
    <w:p w14:paraId="783871E5" w14:textId="1A2787BA" w:rsidR="00746B77" w:rsidRDefault="00746B77" w:rsidP="00225333">
      <w:r>
        <w:t>Target specifically GML 3.2</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746B77" w:rsidRPr="00D12552" w14:paraId="3AC63B57" w14:textId="77777777" w:rsidTr="008D6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89F8537" w14:textId="77777777" w:rsidR="00746B77" w:rsidRPr="00D12552" w:rsidRDefault="00746B77" w:rsidP="008D6449">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Pr="00D12552">
              <w:rPr>
                <w:rFonts w:eastAsia="MS Mincho"/>
                <w:b/>
                <w:sz w:val="22"/>
                <w:lang w:val="en-CA"/>
              </w:rPr>
              <w:t>Requirements Class</w:t>
            </w:r>
          </w:p>
        </w:tc>
      </w:tr>
      <w:tr w:rsidR="00746B77" w:rsidRPr="00D12552" w14:paraId="4CB8D020" w14:textId="77777777" w:rsidTr="008D6449">
        <w:tc>
          <w:tcPr>
            <w:tcW w:w="8897" w:type="dxa"/>
            <w:gridSpan w:val="2"/>
            <w:tcBorders>
              <w:top w:val="single" w:sz="12" w:space="0" w:color="auto"/>
              <w:left w:val="single" w:sz="12" w:space="0" w:color="auto"/>
              <w:bottom w:val="single" w:sz="12" w:space="0" w:color="auto"/>
              <w:right w:val="single" w:sz="12" w:space="0" w:color="auto"/>
            </w:tcBorders>
          </w:tcPr>
          <w:p w14:paraId="61DF4076" w14:textId="0DBE1091"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/req/gsml4xsd-portrayal-32</w:t>
            </w:r>
          </w:p>
        </w:tc>
      </w:tr>
      <w:tr w:rsidR="00746B77" w:rsidRPr="00D12552" w14:paraId="62489335" w14:textId="77777777" w:rsidTr="008D6449">
        <w:tc>
          <w:tcPr>
            <w:tcW w:w="1809" w:type="dxa"/>
            <w:tcBorders>
              <w:top w:val="single" w:sz="12" w:space="0" w:color="auto"/>
              <w:left w:val="single" w:sz="12" w:space="0" w:color="auto"/>
              <w:bottom w:val="single" w:sz="4" w:space="0" w:color="auto"/>
              <w:right w:val="single" w:sz="4" w:space="0" w:color="auto"/>
            </w:tcBorders>
          </w:tcPr>
          <w:p w14:paraId="69152C9F"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C5DB729" w14:textId="77777777" w:rsidR="00746B77" w:rsidRPr="00D12552" w:rsidRDefault="00746B77" w:rsidP="008D6449">
            <w:pPr>
              <w:spacing w:before="100" w:beforeAutospacing="1" w:after="100" w:afterAutospacing="1" w:line="230" w:lineRule="atLeast"/>
              <w:jc w:val="both"/>
              <w:rPr>
                <w:rFonts w:eastAsia="MS Mincho"/>
                <w:lang w:val="en-CA"/>
              </w:rPr>
            </w:pPr>
            <w:r>
              <w:rPr>
                <w:rFonts w:eastAsia="MS Mincho"/>
                <w:lang w:val="en-CA"/>
              </w:rPr>
              <w:t>XML instance</w:t>
            </w:r>
          </w:p>
        </w:tc>
      </w:tr>
      <w:tr w:rsidR="00746B77" w:rsidRPr="00D12552" w14:paraId="56476B1A" w14:textId="77777777" w:rsidTr="008D6449">
        <w:tc>
          <w:tcPr>
            <w:tcW w:w="1809" w:type="dxa"/>
            <w:tcBorders>
              <w:top w:val="single" w:sz="4" w:space="0" w:color="auto"/>
              <w:left w:val="single" w:sz="12" w:space="0" w:color="auto"/>
              <w:bottom w:val="single" w:sz="4" w:space="0" w:color="auto"/>
              <w:right w:val="single" w:sz="4" w:space="0" w:color="auto"/>
            </w:tcBorders>
          </w:tcPr>
          <w:p w14:paraId="15444713" w14:textId="77777777" w:rsidR="00746B77" w:rsidRPr="00D12552" w:rsidRDefault="00746B77" w:rsidP="008D644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767702D"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746B77" w:rsidRPr="00D12552" w14:paraId="62E5320D" w14:textId="77777777" w:rsidTr="008D6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1BDA1F3C" w14:textId="77777777" w:rsidR="00746B77" w:rsidRPr="00CD7325" w:rsidRDefault="00746B77" w:rsidP="008D6449">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9ECF420"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325E335D" w14:textId="77777777" w:rsidR="00746B77" w:rsidRPr="00D12552" w:rsidRDefault="00746B77" w:rsidP="008D6449">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B8D9233" w14:textId="77777777" w:rsidR="00746B77" w:rsidRDefault="00746B77" w:rsidP="00225333"/>
    <w:p w14:paraId="3A0298C9" w14:textId="2DCBAB48" w:rsidR="00746B77" w:rsidRDefault="00746B77" w:rsidP="00746B77">
      <w:r>
        <w:t xml:space="preserve">All the elements from the portrayal package must be schema valid according to the XSD document provided at </w:t>
      </w:r>
      <w:r w:rsidRPr="005372A3">
        <w:t>http://schemas.opengis.net/gsml/4.0/geosciml-portrayal.xsd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27E34554" w14:textId="77777777" w:rsidTr="008D6449">
        <w:trPr>
          <w:cantSplit/>
        </w:trPr>
        <w:tc>
          <w:tcPr>
            <w:tcW w:w="4219" w:type="dxa"/>
            <w:tcBorders>
              <w:right w:val="nil"/>
            </w:tcBorders>
            <w:shd w:val="clear" w:color="auto" w:fill="auto"/>
          </w:tcPr>
          <w:p w14:paraId="10AC2E50" w14:textId="4F8E371C" w:rsidR="00746B77" w:rsidRPr="00D12552" w:rsidRDefault="00746B77" w:rsidP="008D6449">
            <w:pPr>
              <w:pStyle w:val="Tabletext10"/>
              <w:rPr>
                <w:rStyle w:val="requri"/>
                <w:lang w:val="en-CA"/>
              </w:rPr>
            </w:pPr>
            <w:r>
              <w:rPr>
                <w:rStyle w:val="requri"/>
                <w:lang w:val="en-CA"/>
              </w:rPr>
              <w:t>/req/gsml4xsd-portrayal-32</w:t>
            </w:r>
            <w:r w:rsidRPr="00D12552">
              <w:rPr>
                <w:rStyle w:val="requri"/>
                <w:lang w:val="en-CA"/>
              </w:rPr>
              <w:t>/</w:t>
            </w:r>
            <w:r>
              <w:rPr>
                <w:rStyle w:val="requri"/>
                <w:lang w:val="en-CA"/>
              </w:rPr>
              <w:t>xsd</w:t>
            </w:r>
          </w:p>
        </w:tc>
        <w:tc>
          <w:tcPr>
            <w:tcW w:w="4678" w:type="dxa"/>
            <w:tcBorders>
              <w:left w:val="nil"/>
            </w:tcBorders>
            <w:shd w:val="clear" w:color="auto" w:fill="auto"/>
          </w:tcPr>
          <w:p w14:paraId="38797DFE" w14:textId="3BE7BB34"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http://schemas.opengis.net/gsml/4.0/geosciml-portraya.xsd</w:t>
            </w:r>
          </w:p>
        </w:tc>
      </w:tr>
    </w:tbl>
    <w:p w14:paraId="54E76901" w14:textId="77777777" w:rsidR="00746B77" w:rsidRDefault="00746B77" w:rsidP="00746B77"/>
    <w:p w14:paraId="4CB41BC3" w14:textId="77777777" w:rsidR="00746B77" w:rsidRDefault="00746B77" w:rsidP="00746B77">
      <w:r>
        <w:t xml:space="preserve">All the elements from portrayal package must pass the schematron rule defined in the schematron file located at </w:t>
      </w:r>
      <w:hyperlink r:id="rId121" w:history="1">
        <w:r w:rsidRPr="00140F09">
          <w:rPr>
            <w:rStyle w:val="Hyperlink"/>
          </w:rPr>
          <w:t>http://schemas.opengis.net/gsml/4.0/geosciml-portrayal.sch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0D0F1C12" w14:textId="77777777" w:rsidTr="008D6449">
        <w:trPr>
          <w:cantSplit/>
        </w:trPr>
        <w:tc>
          <w:tcPr>
            <w:tcW w:w="4219" w:type="dxa"/>
            <w:tcBorders>
              <w:right w:val="nil"/>
            </w:tcBorders>
            <w:shd w:val="clear" w:color="auto" w:fill="auto"/>
          </w:tcPr>
          <w:p w14:paraId="3499DDDC" w14:textId="1DE4FC00" w:rsidR="00746B77" w:rsidRPr="00D12552" w:rsidRDefault="00746B77" w:rsidP="008D6449">
            <w:pPr>
              <w:pStyle w:val="Tabletext10"/>
              <w:rPr>
                <w:rStyle w:val="requri"/>
                <w:lang w:val="en-CA"/>
              </w:rPr>
            </w:pPr>
            <w:r>
              <w:rPr>
                <w:rStyle w:val="requri"/>
                <w:lang w:val="en-CA"/>
              </w:rPr>
              <w:t>/req/gsml4xsd-portrayal-32</w:t>
            </w:r>
            <w:r w:rsidRPr="00D12552">
              <w:rPr>
                <w:rStyle w:val="requri"/>
                <w:lang w:val="en-CA"/>
              </w:rPr>
              <w:t>/</w:t>
            </w:r>
            <w:r>
              <w:rPr>
                <w:rStyle w:val="requri"/>
                <w:lang w:val="en-CA"/>
              </w:rPr>
              <w:t>scg</w:t>
            </w:r>
          </w:p>
        </w:tc>
        <w:tc>
          <w:tcPr>
            <w:tcW w:w="4678" w:type="dxa"/>
            <w:tcBorders>
              <w:left w:val="nil"/>
            </w:tcBorders>
            <w:shd w:val="clear" w:color="auto" w:fill="auto"/>
          </w:tcPr>
          <w:p w14:paraId="0DE1087B" w14:textId="21A374F9"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sch</w:t>
            </w:r>
          </w:p>
        </w:tc>
      </w:tr>
    </w:tbl>
    <w:p w14:paraId="17B499A9" w14:textId="77777777" w:rsidR="00746B77" w:rsidRDefault="00746B77" w:rsidP="00746B77"/>
    <w:p w14:paraId="179802BC" w14:textId="21DDBBFB" w:rsidR="00746B77" w:rsidRDefault="00746B77" w:rsidP="00746B77">
      <w:pPr>
        <w:pStyle w:val="Heading2"/>
      </w:pPr>
      <w:r>
        <w:t>GeoSciML Portrayal GML 3.1 profile</w:t>
      </w:r>
    </w:p>
    <w:p w14:paraId="28785625" w14:textId="77777777" w:rsidR="00746B77" w:rsidRDefault="00746B77" w:rsidP="00225333"/>
    <w:p w14:paraId="24EAECDC" w14:textId="543C4D8F" w:rsidR="00746B77" w:rsidRDefault="00746B77" w:rsidP="00225333">
      <w:r>
        <w:lastRenderedPageBreak/>
        <w:t>Targets specifically GML 31 to accommodate WFS 1.1.0 services</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746B77" w:rsidRPr="00D12552" w14:paraId="55E96D31" w14:textId="77777777" w:rsidTr="008D6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78B4BD8" w14:textId="77777777" w:rsidR="00746B77" w:rsidRPr="00D12552" w:rsidRDefault="00746B77" w:rsidP="008D6449">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Pr="00D12552">
              <w:rPr>
                <w:rFonts w:eastAsia="MS Mincho"/>
                <w:b/>
                <w:sz w:val="22"/>
                <w:lang w:val="en-CA"/>
              </w:rPr>
              <w:t>Requirements Class</w:t>
            </w:r>
          </w:p>
        </w:tc>
      </w:tr>
      <w:tr w:rsidR="00746B77" w:rsidRPr="00D12552" w14:paraId="0F07B5AA" w14:textId="77777777" w:rsidTr="008D6449">
        <w:tc>
          <w:tcPr>
            <w:tcW w:w="8897" w:type="dxa"/>
            <w:gridSpan w:val="2"/>
            <w:tcBorders>
              <w:top w:val="single" w:sz="12" w:space="0" w:color="auto"/>
              <w:left w:val="single" w:sz="12" w:space="0" w:color="auto"/>
              <w:bottom w:val="single" w:sz="12" w:space="0" w:color="auto"/>
              <w:right w:val="single" w:sz="12" w:space="0" w:color="auto"/>
            </w:tcBorders>
          </w:tcPr>
          <w:p w14:paraId="770ED4D4" w14:textId="27C25A1F"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/req/gsml4xsd-portrayal-31</w:t>
            </w:r>
          </w:p>
        </w:tc>
      </w:tr>
      <w:tr w:rsidR="00746B77" w:rsidRPr="00D12552" w14:paraId="52E224C5" w14:textId="77777777" w:rsidTr="008D6449">
        <w:tc>
          <w:tcPr>
            <w:tcW w:w="1809" w:type="dxa"/>
            <w:tcBorders>
              <w:top w:val="single" w:sz="12" w:space="0" w:color="auto"/>
              <w:left w:val="single" w:sz="12" w:space="0" w:color="auto"/>
              <w:bottom w:val="single" w:sz="4" w:space="0" w:color="auto"/>
              <w:right w:val="single" w:sz="4" w:space="0" w:color="auto"/>
            </w:tcBorders>
          </w:tcPr>
          <w:p w14:paraId="35D0FCC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D7DEC62" w14:textId="77777777" w:rsidR="00746B77" w:rsidRPr="00D12552" w:rsidRDefault="00746B77" w:rsidP="008D6449">
            <w:pPr>
              <w:spacing w:before="100" w:beforeAutospacing="1" w:after="100" w:afterAutospacing="1" w:line="230" w:lineRule="atLeast"/>
              <w:jc w:val="both"/>
              <w:rPr>
                <w:rFonts w:eastAsia="MS Mincho"/>
                <w:lang w:val="en-CA"/>
              </w:rPr>
            </w:pPr>
            <w:r>
              <w:rPr>
                <w:rFonts w:eastAsia="MS Mincho"/>
                <w:lang w:val="en-CA"/>
              </w:rPr>
              <w:t>XML instance</w:t>
            </w:r>
          </w:p>
        </w:tc>
      </w:tr>
      <w:tr w:rsidR="00746B77" w:rsidRPr="00D12552" w14:paraId="25034667" w14:textId="77777777" w:rsidTr="008D6449">
        <w:tc>
          <w:tcPr>
            <w:tcW w:w="1809" w:type="dxa"/>
            <w:tcBorders>
              <w:top w:val="single" w:sz="4" w:space="0" w:color="auto"/>
              <w:left w:val="single" w:sz="12" w:space="0" w:color="auto"/>
              <w:bottom w:val="single" w:sz="4" w:space="0" w:color="auto"/>
              <w:right w:val="single" w:sz="4" w:space="0" w:color="auto"/>
            </w:tcBorders>
          </w:tcPr>
          <w:p w14:paraId="48A98A1C" w14:textId="77777777" w:rsidR="00746B77" w:rsidRPr="00D12552" w:rsidRDefault="00746B77" w:rsidP="008D644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B24274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746B77" w:rsidRPr="00D12552" w14:paraId="0DF22CCA" w14:textId="77777777" w:rsidTr="008D6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911439A" w14:textId="77777777" w:rsidR="00746B77" w:rsidRPr="00CD7325" w:rsidRDefault="00746B77" w:rsidP="008D6449">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65B2CBB"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2CFEE34" w14:textId="77777777" w:rsidR="00746B77" w:rsidRPr="00D12552" w:rsidRDefault="00746B77" w:rsidP="008D6449">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C9466E6" w14:textId="77777777" w:rsidR="00746B77" w:rsidRDefault="00746B77" w:rsidP="00225333"/>
    <w:p w14:paraId="4E8C8DBB" w14:textId="3F57C344" w:rsidR="00746B77" w:rsidRDefault="00746B77" w:rsidP="00746B77">
      <w:r>
        <w:t xml:space="preserve">All the elements from the portrayal package must be schema valid according to the XSD document provided at </w:t>
      </w:r>
      <w:r w:rsidRPr="005372A3">
        <w:t>http://schemas.opengis.net/gsml/4.0/geosciml-portrayal</w:t>
      </w:r>
      <w:r>
        <w:t>-wfs1</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138D3C56" w14:textId="77777777" w:rsidTr="008D6449">
        <w:trPr>
          <w:cantSplit/>
        </w:trPr>
        <w:tc>
          <w:tcPr>
            <w:tcW w:w="4219" w:type="dxa"/>
            <w:tcBorders>
              <w:right w:val="nil"/>
            </w:tcBorders>
            <w:shd w:val="clear" w:color="auto" w:fill="auto"/>
          </w:tcPr>
          <w:p w14:paraId="01260F30" w14:textId="66081E5E"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xsd</w:t>
            </w:r>
          </w:p>
        </w:tc>
        <w:tc>
          <w:tcPr>
            <w:tcW w:w="4678" w:type="dxa"/>
            <w:tcBorders>
              <w:left w:val="nil"/>
            </w:tcBorders>
            <w:shd w:val="clear" w:color="auto" w:fill="auto"/>
          </w:tcPr>
          <w:p w14:paraId="2C214628" w14:textId="7225E39F"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.xsd</w:t>
            </w:r>
          </w:p>
        </w:tc>
      </w:tr>
    </w:tbl>
    <w:p w14:paraId="2C505904" w14:textId="77777777" w:rsidR="00746B77" w:rsidRDefault="00746B77" w:rsidP="00746B77"/>
    <w:p w14:paraId="2173BF44" w14:textId="77777777" w:rsidR="00746B77" w:rsidRDefault="00746B77" w:rsidP="00746B77">
      <w:r>
        <w:t xml:space="preserve">All the elements from portrayal package must pass the schematron rule defined in the schematron file located at </w:t>
      </w:r>
      <w:hyperlink r:id="rId122" w:history="1">
        <w:r w:rsidRPr="00140F09">
          <w:rPr>
            <w:rStyle w:val="Hyperlink"/>
          </w:rPr>
          <w:t>http://schemas.opengis.net/gsml/4.0/geosciml-portrayal.sch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3E4FFC98" w14:textId="77777777" w:rsidTr="008D6449">
        <w:trPr>
          <w:cantSplit/>
        </w:trPr>
        <w:tc>
          <w:tcPr>
            <w:tcW w:w="4219" w:type="dxa"/>
            <w:tcBorders>
              <w:right w:val="nil"/>
            </w:tcBorders>
            <w:shd w:val="clear" w:color="auto" w:fill="auto"/>
          </w:tcPr>
          <w:p w14:paraId="707D5680" w14:textId="6081E472"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scg</w:t>
            </w:r>
          </w:p>
        </w:tc>
        <w:tc>
          <w:tcPr>
            <w:tcW w:w="4678" w:type="dxa"/>
            <w:tcBorders>
              <w:left w:val="nil"/>
            </w:tcBorders>
            <w:shd w:val="clear" w:color="auto" w:fill="auto"/>
          </w:tcPr>
          <w:p w14:paraId="136C56F0" w14:textId="329A2E6B"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w:t>
            </w:r>
            <w:r>
              <w:rPr>
                <w:rStyle w:val="reqtext"/>
                <w:lang w:val="en-CA"/>
              </w:rPr>
              <w:t>sch</w:t>
            </w:r>
          </w:p>
        </w:tc>
      </w:tr>
    </w:tbl>
    <w:p w14:paraId="4476BC6D" w14:textId="77777777" w:rsidR="00746B77" w:rsidRDefault="00746B77" w:rsidP="00225333"/>
    <w:p w14:paraId="52814667" w14:textId="77777777" w:rsidR="00746B77" w:rsidRPr="00225333" w:rsidRDefault="00746B77" w:rsidP="00225333"/>
    <w:p w14:paraId="091A40ED" w14:textId="77777777" w:rsidR="009B3BBD" w:rsidRDefault="009B3BBD" w:rsidP="009B3BBD">
      <w:pPr>
        <w:pStyle w:val="Heading2"/>
        <w:rPr>
          <w:lang w:val="en-CA"/>
        </w:rPr>
      </w:pPr>
      <w:r w:rsidRPr="00D12552">
        <w:rPr>
          <w:lang w:val="en-CA"/>
        </w:rPr>
        <w:t xml:space="preserve">GeoSciML </w:t>
      </w:r>
      <w:r>
        <w:rPr>
          <w:lang w:val="en-CA"/>
        </w:rPr>
        <w:t>Basic XML</w:t>
      </w:r>
      <w:r w:rsidRPr="00D12552">
        <w:rPr>
          <w:lang w:val="en-CA"/>
        </w:rPr>
        <w:t xml:space="preserve"> Requirements Class</w:t>
      </w:r>
    </w:p>
    <w:p w14:paraId="48238B04"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7FB79E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7A8F63D"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30DAD34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5802A12" w14:textId="34B79DA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380268AD" w14:textId="77777777" w:rsidTr="006A7DD0">
        <w:tc>
          <w:tcPr>
            <w:tcW w:w="1809" w:type="dxa"/>
            <w:tcBorders>
              <w:top w:val="single" w:sz="12" w:space="0" w:color="auto"/>
              <w:left w:val="single" w:sz="12" w:space="0" w:color="auto"/>
              <w:bottom w:val="single" w:sz="4" w:space="0" w:color="auto"/>
              <w:right w:val="single" w:sz="4" w:space="0" w:color="auto"/>
            </w:tcBorders>
          </w:tcPr>
          <w:p w14:paraId="55E70881"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1B3E16E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D89C9C1" w14:textId="77777777" w:rsidTr="006A7DD0">
        <w:tc>
          <w:tcPr>
            <w:tcW w:w="1809" w:type="dxa"/>
            <w:tcBorders>
              <w:top w:val="single" w:sz="4" w:space="0" w:color="auto"/>
              <w:left w:val="single" w:sz="12" w:space="0" w:color="auto"/>
              <w:bottom w:val="single" w:sz="4" w:space="0" w:color="auto"/>
              <w:right w:val="single" w:sz="4" w:space="0" w:color="auto"/>
            </w:tcBorders>
          </w:tcPr>
          <w:p w14:paraId="4F7681E0"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0613DBA" w14:textId="50EEE63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6A7DD0" w:rsidRPr="00D12552" w14:paraId="4E3B7CD0" w14:textId="77777777" w:rsidTr="006A7DD0">
        <w:tc>
          <w:tcPr>
            <w:tcW w:w="1809" w:type="dxa"/>
            <w:tcBorders>
              <w:top w:val="single" w:sz="4" w:space="0" w:color="auto"/>
              <w:left w:val="single" w:sz="12" w:space="0" w:color="auto"/>
              <w:bottom w:val="single" w:sz="4" w:space="0" w:color="auto"/>
              <w:right w:val="single" w:sz="4" w:space="0" w:color="auto"/>
            </w:tcBorders>
          </w:tcPr>
          <w:p w14:paraId="2A0DF25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417C05C"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1BC2590E" w14:textId="77777777" w:rsidTr="006A7DD0">
        <w:tc>
          <w:tcPr>
            <w:tcW w:w="1809" w:type="dxa"/>
            <w:tcBorders>
              <w:top w:val="single" w:sz="4" w:space="0" w:color="auto"/>
              <w:left w:val="single" w:sz="12" w:space="0" w:color="auto"/>
              <w:bottom w:val="single" w:sz="4" w:space="0" w:color="auto"/>
              <w:right w:val="single" w:sz="4" w:space="0" w:color="auto"/>
            </w:tcBorders>
          </w:tcPr>
          <w:p w14:paraId="5B3006E9"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C860032"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70D255AD"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9DF2E3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1FD2D21" w14:textId="78E47E20"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68411B">
              <w:rPr>
                <w:rFonts w:eastAsia="MS Mincho"/>
                <w:b/>
                <w:color w:val="FF0000"/>
                <w:sz w:val="22"/>
                <w:lang w:val="en-CA"/>
              </w:rPr>
              <w:t>basic</w:t>
            </w:r>
            <w:r w:rsidRPr="00D12552">
              <w:rPr>
                <w:rFonts w:eastAsia="MS Mincho"/>
                <w:b/>
                <w:color w:val="FF0000"/>
                <w:sz w:val="22"/>
                <w:lang w:val="en-CA"/>
              </w:rPr>
              <w:t>/</w:t>
            </w:r>
          </w:p>
          <w:p w14:paraId="78B91E75"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14CB55D8" w14:textId="77777777" w:rsidR="006A7DD0" w:rsidRDefault="006A7DD0" w:rsidP="006A7DD0"/>
    <w:p w14:paraId="0DE1A0D6" w14:textId="2DEC5F7A"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http://schemas.opengis.net/gsml/4.0/geoSciMLBasic.xsd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1DAD4D89" w14:textId="77777777" w:rsidTr="00370329">
        <w:trPr>
          <w:cantSplit/>
        </w:trPr>
        <w:tc>
          <w:tcPr>
            <w:tcW w:w="4219" w:type="dxa"/>
            <w:tcBorders>
              <w:right w:val="nil"/>
            </w:tcBorders>
            <w:shd w:val="clear" w:color="auto" w:fill="auto"/>
          </w:tcPr>
          <w:p w14:paraId="23E3EAEA" w14:textId="39A11EA7" w:rsidR="005372A3" w:rsidRPr="00D12552" w:rsidRDefault="005372A3" w:rsidP="005372A3">
            <w:pPr>
              <w:pStyle w:val="Tabletext10"/>
              <w:rPr>
                <w:rStyle w:val="requri"/>
                <w:lang w:val="en-CA"/>
              </w:rPr>
            </w:pPr>
            <w:r>
              <w:rPr>
                <w:rStyle w:val="requri"/>
                <w:lang w:val="en-CA"/>
              </w:rPr>
              <w:lastRenderedPageBreak/>
              <w:t>/req/gsml4xsd-basic</w:t>
            </w:r>
            <w:r w:rsidRPr="00D12552">
              <w:rPr>
                <w:rStyle w:val="requri"/>
                <w:lang w:val="en-CA"/>
              </w:rPr>
              <w:t>/</w:t>
            </w:r>
            <w:r>
              <w:rPr>
                <w:rStyle w:val="requri"/>
                <w:lang w:val="en-CA"/>
              </w:rPr>
              <w:t>xsd</w:t>
            </w:r>
          </w:p>
        </w:tc>
        <w:tc>
          <w:tcPr>
            <w:tcW w:w="4678" w:type="dxa"/>
            <w:tcBorders>
              <w:left w:val="nil"/>
            </w:tcBorders>
            <w:shd w:val="clear" w:color="auto" w:fill="auto"/>
          </w:tcPr>
          <w:p w14:paraId="79B7DD2F" w14:textId="525D6881" w:rsidR="005372A3" w:rsidRPr="00D12552" w:rsidRDefault="005372A3" w:rsidP="0037032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http://schemas.opengis.net/gsml/4.0/geoSciMLBasic.xsd</w:t>
            </w:r>
          </w:p>
        </w:tc>
      </w:tr>
    </w:tbl>
    <w:p w14:paraId="1C84452E" w14:textId="77777777" w:rsidR="005372A3" w:rsidRDefault="005372A3" w:rsidP="005372A3"/>
    <w:p w14:paraId="195EC955" w14:textId="24055BFC" w:rsidR="005372A3" w:rsidRDefault="005372A3" w:rsidP="005372A3">
      <w:r>
        <w:t xml:space="preserve">All the elements from </w:t>
      </w:r>
      <w:r w:rsidR="00CE5B49">
        <w:t>basic package</w:t>
      </w:r>
      <w:r>
        <w:t xml:space="preserve"> must pass the schematron rule defined in the schematron file located at </w:t>
      </w:r>
      <w:hyperlink r:id="rId123" w:history="1">
        <w:r w:rsidR="00CE5B49" w:rsidRPr="00140F09">
          <w:rPr>
            <w:rStyle w:val="Hyperlink"/>
          </w:rPr>
          <w:t>http://schemas.opengis.net/gsml/4.0/geoSciMLBasic.sch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370329">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3C481152" w:rsidR="005372A3" w:rsidRPr="00D12552" w:rsidRDefault="005372A3" w:rsidP="0037032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s.net/gsml/4.0/geoSciMLBasic.sch</w:t>
            </w:r>
          </w:p>
        </w:tc>
      </w:tr>
    </w:tbl>
    <w:p w14:paraId="4637A82F" w14:textId="77777777" w:rsidR="005372A3" w:rsidRDefault="005372A3" w:rsidP="005372A3"/>
    <w:p w14:paraId="3DF8D3C9" w14:textId="656ADC57" w:rsidR="005372A3" w:rsidRDefault="00330E0C" w:rsidP="006A7DD0">
      <w:r>
        <w:t xml:space="preserve">Some properties links to stub property blocks (see </w:t>
      </w:r>
      <w:r w:rsidR="008A0D27">
        <w:fldChar w:fldCharType="begin"/>
      </w:r>
      <w:r w:rsidR="008A0D27">
        <w:instrText xml:space="preserve"> REF _Ref432754283 \r \h </w:instrText>
      </w:r>
      <w:r w:rsidR="008A0D27">
        <w:fldChar w:fldCharType="separate"/>
      </w:r>
      <w:r w:rsidR="008A0D27">
        <w:t>5.2</w:t>
      </w:r>
      <w:r w:rsidR="008A0D27">
        <w:fldChar w:fldCharType="end"/>
      </w:r>
      <w:r w:rsidR="008A0D27">
        <w:t>) which value are empty abstract classes</w:t>
      </w:r>
      <w:r w:rsidR="002A2C89">
        <w:t>, therefore no value can be provided in basic package.  XML encoding still allows the presence of an empty tag</w:t>
      </w:r>
    </w:p>
    <w:p w14:paraId="628FE87E" w14:textId="44F95894" w:rsidR="002A2C89" w:rsidRDefault="002A2C89" w:rsidP="002A2C89">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gsmlb:</w:t>
      </w:r>
      <w:proofErr w:type="gramEnd"/>
      <w:r>
        <w:rPr>
          <w:rFonts w:ascii="Consolas" w:hAnsi="Consolas" w:cs="Consolas"/>
          <w:color w:val="800000"/>
          <w:sz w:val="20"/>
          <w:szCs w:val="20"/>
          <w:highlight w:val="white"/>
          <w:lang w:val="en-CA"/>
        </w:rPr>
        <w:t>GeologicUnit</w:t>
      </w:r>
      <w:r>
        <w:rPr>
          <w:rFonts w:ascii="Consolas" w:hAnsi="Consolas" w:cs="Consolas"/>
          <w:color w:val="0000FF"/>
          <w:sz w:val="20"/>
          <w:szCs w:val="20"/>
          <w:highlight w:val="white"/>
          <w:lang w:val="en-CA"/>
        </w:rPr>
        <w:t>&gt;</w:t>
      </w:r>
    </w:p>
    <w:p w14:paraId="45D71C57" w14:textId="77777777" w:rsidR="002A2C89" w:rsidRDefault="002A2C89" w:rsidP="002A2C89">
      <w:pPr>
        <w:autoSpaceDE w:val="0"/>
        <w:autoSpaceDN w:val="0"/>
        <w:adjustRightInd w:val="0"/>
        <w:spacing w:after="0"/>
        <w:ind w:firstLine="72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gsmlb</w:t>
      </w:r>
      <w:proofErr w:type="gramStart"/>
      <w:r>
        <w:rPr>
          <w:rFonts w:ascii="Consolas" w:hAnsi="Consolas" w:cs="Consolas"/>
          <w:color w:val="800000"/>
          <w:sz w:val="20"/>
          <w:szCs w:val="20"/>
          <w:highlight w:val="white"/>
          <w:lang w:val="en-CA"/>
        </w:rPr>
        <w:t>:gbMaterialDescription</w:t>
      </w:r>
      <w:proofErr w:type="gramEnd"/>
      <w:r>
        <w:rPr>
          <w:rFonts w:ascii="Consolas" w:hAnsi="Consolas" w:cs="Consolas"/>
          <w:color w:val="0000FF"/>
          <w:sz w:val="20"/>
          <w:szCs w:val="20"/>
          <w:highlight w:val="white"/>
          <w:lang w:val="en-CA"/>
        </w:rPr>
        <w:t>/&gt;</w:t>
      </w:r>
    </w:p>
    <w:p w14:paraId="34741C35" w14:textId="68670507" w:rsidR="002A2C89" w:rsidRDefault="002A2C89" w:rsidP="002A2C89">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gsmlb</w:t>
      </w:r>
      <w:proofErr w:type="gramStart"/>
      <w:r>
        <w:rPr>
          <w:rFonts w:ascii="Consolas" w:hAnsi="Consolas" w:cs="Consolas"/>
          <w:color w:val="800000"/>
          <w:sz w:val="20"/>
          <w:szCs w:val="20"/>
          <w:highlight w:val="white"/>
          <w:lang w:val="en-CA"/>
        </w:rPr>
        <w:t>:GeologicUnit</w:t>
      </w:r>
      <w:proofErr w:type="gramEnd"/>
      <w:r>
        <w:rPr>
          <w:rFonts w:ascii="Consolas" w:hAnsi="Consolas" w:cs="Consolas"/>
          <w:color w:val="0000FF"/>
          <w:sz w:val="20"/>
          <w:szCs w:val="20"/>
          <w:highlight w:val="white"/>
          <w:lang w:val="en-CA"/>
        </w:rPr>
        <w:t>&gt;</w:t>
      </w:r>
    </w:p>
    <w:p w14:paraId="4F93F38F" w14:textId="2465D4E9" w:rsidR="002A2C89" w:rsidRDefault="002A2C89" w:rsidP="006A7DD0">
      <w:r>
        <w:t>It is recommended in basic package to not serialise those properties at all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A2C89" w:rsidRPr="00D12552" w14:paraId="2FD22EC3" w14:textId="77777777" w:rsidTr="008D6449">
        <w:trPr>
          <w:cantSplit/>
        </w:trPr>
        <w:tc>
          <w:tcPr>
            <w:tcW w:w="4219" w:type="dxa"/>
            <w:tcBorders>
              <w:right w:val="nil"/>
            </w:tcBorders>
            <w:shd w:val="clear" w:color="auto" w:fill="auto"/>
          </w:tcPr>
          <w:p w14:paraId="4C1EA6F9" w14:textId="7D5BA3D3" w:rsidR="002A2C89" w:rsidRPr="00D12552" w:rsidRDefault="002A2C89" w:rsidP="002A2C89">
            <w:pPr>
              <w:pStyle w:val="Tabletext10"/>
              <w:rPr>
                <w:rStyle w:val="requri"/>
                <w:lang w:val="en-CA"/>
              </w:rPr>
            </w:pPr>
            <w:r>
              <w:rPr>
                <w:rStyle w:val="requri"/>
                <w:lang w:val="en-CA"/>
              </w:rPr>
              <w:t>/req/gsml4xsd-basic</w:t>
            </w:r>
            <w:r w:rsidRPr="00D12552">
              <w:rPr>
                <w:rStyle w:val="requri"/>
                <w:lang w:val="en-CA"/>
              </w:rPr>
              <w:t>/</w:t>
            </w:r>
            <w:r>
              <w:rPr>
                <w:rStyle w:val="requri"/>
                <w:lang w:val="en-CA"/>
              </w:rPr>
              <w:t>abstractDescription</w:t>
            </w:r>
          </w:p>
        </w:tc>
        <w:tc>
          <w:tcPr>
            <w:tcW w:w="4678" w:type="dxa"/>
            <w:tcBorders>
              <w:left w:val="nil"/>
            </w:tcBorders>
            <w:shd w:val="clear" w:color="auto" w:fill="auto"/>
          </w:tcPr>
          <w:p w14:paraId="4EF889FB" w14:textId="4ED20F9C" w:rsidR="002A2C89" w:rsidRPr="00D12552" w:rsidRDefault="002A2C89" w:rsidP="008D6449">
            <w:pPr>
              <w:pStyle w:val="Tabletext10"/>
              <w:jc w:val="left"/>
              <w:rPr>
                <w:rStyle w:val="reqtext"/>
                <w:lang w:val="en-CA"/>
              </w:rPr>
            </w:pPr>
            <w:r>
              <w:rPr>
                <w:rStyle w:val="reqtext"/>
                <w:lang w:val="en-CA"/>
              </w:rPr>
              <w:t>Properties that link to abstract description classes should not be serialized.</w:t>
            </w:r>
          </w:p>
        </w:tc>
      </w:tr>
    </w:tbl>
    <w:p w14:paraId="5612A58C" w14:textId="77777777" w:rsidR="002A2C89" w:rsidRDefault="002A2C89" w:rsidP="006A7DD0"/>
    <w:p w14:paraId="71A5BB71" w14:textId="77777777" w:rsidR="002A2C89" w:rsidRPr="006A7DD0" w:rsidRDefault="002A2C89" w:rsidP="006A7DD0"/>
    <w:p w14:paraId="4F39824A" w14:textId="77777777" w:rsidR="009B3BBD" w:rsidRDefault="009B3BBD" w:rsidP="009B3BBD">
      <w:pPr>
        <w:pStyle w:val="Heading2"/>
        <w:rPr>
          <w:lang w:val="en-CA"/>
        </w:rPr>
      </w:pPr>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Requirements Class</w:t>
      </w:r>
    </w:p>
    <w:p w14:paraId="5213F33D"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0790444"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2ABB62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0B880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3DA55A5A" w14:textId="2984C79D"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0FD97D3A" w14:textId="77777777" w:rsidTr="006A7DD0">
        <w:tc>
          <w:tcPr>
            <w:tcW w:w="1809" w:type="dxa"/>
            <w:tcBorders>
              <w:top w:val="single" w:sz="12" w:space="0" w:color="auto"/>
              <w:left w:val="single" w:sz="12" w:space="0" w:color="auto"/>
              <w:bottom w:val="single" w:sz="4" w:space="0" w:color="auto"/>
              <w:right w:val="single" w:sz="4" w:space="0" w:color="auto"/>
            </w:tcBorders>
          </w:tcPr>
          <w:p w14:paraId="7D0CC94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E92C69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17E19887" w14:textId="77777777" w:rsidTr="006A7DD0">
        <w:tc>
          <w:tcPr>
            <w:tcW w:w="1809" w:type="dxa"/>
            <w:tcBorders>
              <w:top w:val="single" w:sz="4" w:space="0" w:color="auto"/>
              <w:left w:val="single" w:sz="12" w:space="0" w:color="auto"/>
              <w:bottom w:val="single" w:sz="4" w:space="0" w:color="auto"/>
              <w:right w:val="single" w:sz="4" w:space="0" w:color="auto"/>
            </w:tcBorders>
          </w:tcPr>
          <w:p w14:paraId="25A5E2FA"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801608B" w14:textId="5D8D1815"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1E34CEDC" w14:textId="77777777" w:rsidTr="006A7DD0">
        <w:tc>
          <w:tcPr>
            <w:tcW w:w="1809" w:type="dxa"/>
            <w:tcBorders>
              <w:top w:val="single" w:sz="4" w:space="0" w:color="auto"/>
              <w:left w:val="single" w:sz="12" w:space="0" w:color="auto"/>
              <w:bottom w:val="single" w:sz="4" w:space="0" w:color="auto"/>
              <w:right w:val="single" w:sz="4" w:space="0" w:color="auto"/>
            </w:tcBorders>
          </w:tcPr>
          <w:p w14:paraId="44A5395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950D88" w14:textId="3AFA135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2233E3A7" w14:textId="77777777" w:rsidTr="006A7DD0">
        <w:tc>
          <w:tcPr>
            <w:tcW w:w="1809" w:type="dxa"/>
            <w:tcBorders>
              <w:top w:val="single" w:sz="4" w:space="0" w:color="auto"/>
              <w:left w:val="single" w:sz="12" w:space="0" w:color="auto"/>
              <w:bottom w:val="single" w:sz="4" w:space="0" w:color="auto"/>
              <w:right w:val="single" w:sz="4" w:space="0" w:color="auto"/>
            </w:tcBorders>
          </w:tcPr>
          <w:p w14:paraId="6AF08717"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B6DE6"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129996F3"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3BB14201"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A3DED04"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4BA8553"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2675EC6" w14:textId="77777777" w:rsidR="006A7DD0" w:rsidRDefault="006A7DD0" w:rsidP="006A7DD0"/>
    <w:p w14:paraId="628DD013" w14:textId="1FC5675B" w:rsidR="00CE5B49" w:rsidRDefault="00CE5B49" w:rsidP="00CE5B49">
      <w:r>
        <w:t xml:space="preserve">All the elements from the extension package must be schema valid according to the XSD document provided at </w:t>
      </w:r>
      <w:r w:rsidRPr="005372A3">
        <w:t>http://schemas.opengis.net/gsml/4.0/geoSciML</w:t>
      </w:r>
      <w:r>
        <w:t>Extension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08E926F" w14:textId="77777777" w:rsidTr="00370329">
        <w:trPr>
          <w:cantSplit/>
        </w:trPr>
        <w:tc>
          <w:tcPr>
            <w:tcW w:w="4219" w:type="dxa"/>
            <w:tcBorders>
              <w:right w:val="nil"/>
            </w:tcBorders>
            <w:shd w:val="clear" w:color="auto" w:fill="auto"/>
          </w:tcPr>
          <w:p w14:paraId="757452EC" w14:textId="7539A781" w:rsidR="00CE5B49" w:rsidRPr="00D12552" w:rsidRDefault="00CE5B49" w:rsidP="00370329">
            <w:pPr>
              <w:pStyle w:val="Tabletext10"/>
              <w:rPr>
                <w:rStyle w:val="requri"/>
                <w:lang w:val="en-CA"/>
              </w:rPr>
            </w:pPr>
            <w:r>
              <w:rPr>
                <w:rStyle w:val="requri"/>
                <w:lang w:val="en-CA"/>
              </w:rPr>
              <w:lastRenderedPageBreak/>
              <w:t>/req/gsml4xsd-extension</w:t>
            </w:r>
            <w:r w:rsidRPr="00D12552">
              <w:rPr>
                <w:rStyle w:val="requri"/>
                <w:lang w:val="en-CA"/>
              </w:rPr>
              <w:t>/</w:t>
            </w:r>
            <w:r>
              <w:rPr>
                <w:rStyle w:val="requri"/>
                <w:lang w:val="en-CA"/>
              </w:rPr>
              <w:t>xsd</w:t>
            </w:r>
          </w:p>
        </w:tc>
        <w:tc>
          <w:tcPr>
            <w:tcW w:w="4678" w:type="dxa"/>
            <w:tcBorders>
              <w:left w:val="nil"/>
            </w:tcBorders>
            <w:shd w:val="clear" w:color="auto" w:fill="auto"/>
          </w:tcPr>
          <w:p w14:paraId="0A9E28C4" w14:textId="41B6982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extension</w:t>
            </w:r>
            <w:r w:rsidRPr="005372A3">
              <w:rPr>
                <w:rStyle w:val="reqtext"/>
                <w:lang w:val="en-CA"/>
              </w:rPr>
              <w:t>.xsd</w:t>
            </w:r>
          </w:p>
        </w:tc>
      </w:tr>
    </w:tbl>
    <w:p w14:paraId="2894A51C" w14:textId="77777777" w:rsidR="00CE5B49" w:rsidRDefault="00CE5B49" w:rsidP="00CE5B49"/>
    <w:p w14:paraId="698EF584" w14:textId="007D06A1" w:rsidR="00CE5B49" w:rsidRDefault="00CE5B49" w:rsidP="00CE5B49">
      <w:r>
        <w:t xml:space="preserve">All the elements from extension package must pass the schematron rule defined in the schematron file located at </w:t>
      </w:r>
      <w:r w:rsidRPr="00CE5B49">
        <w:t>http://schemas.opengis.net/gsml/4.0/geoSciMLExtension.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F4C3061" w14:textId="77777777" w:rsidTr="00370329">
        <w:trPr>
          <w:cantSplit/>
        </w:trPr>
        <w:tc>
          <w:tcPr>
            <w:tcW w:w="4219" w:type="dxa"/>
            <w:tcBorders>
              <w:right w:val="nil"/>
            </w:tcBorders>
            <w:shd w:val="clear" w:color="auto" w:fill="auto"/>
          </w:tcPr>
          <w:p w14:paraId="2C6DBAB2" w14:textId="5B3B065D"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sch</w:t>
            </w:r>
          </w:p>
        </w:tc>
        <w:tc>
          <w:tcPr>
            <w:tcW w:w="4678" w:type="dxa"/>
            <w:tcBorders>
              <w:left w:val="nil"/>
            </w:tcBorders>
            <w:shd w:val="clear" w:color="auto" w:fill="auto"/>
          </w:tcPr>
          <w:p w14:paraId="08A00E2B" w14:textId="3C2268A1"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s.net/gsml/4.0/geoSciMLExtension.sch</w:t>
            </w:r>
          </w:p>
        </w:tc>
      </w:tr>
    </w:tbl>
    <w:p w14:paraId="28E8F240" w14:textId="77777777" w:rsidR="00CE5B49" w:rsidRDefault="00CE5B49" w:rsidP="00CE5B49"/>
    <w:p w14:paraId="45F852D0" w14:textId="77777777" w:rsidR="00CE5B49" w:rsidRPr="006A7DD0" w:rsidRDefault="00CE5B49" w:rsidP="006A7DD0"/>
    <w:p w14:paraId="6C482194" w14:textId="77777777" w:rsidR="009B3BBD" w:rsidRDefault="009B3BBD" w:rsidP="009B3BBD">
      <w:pPr>
        <w:pStyle w:val="Heading2"/>
        <w:rPr>
          <w:lang w:val="en-CA"/>
        </w:rPr>
      </w:pPr>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Requirements Class</w:t>
      </w:r>
    </w:p>
    <w:p w14:paraId="3C2D3365"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5FE2740A"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8437B6A"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179CFE5F"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D8A8F02" w14:textId="70C4D41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-geologictime</w:t>
            </w:r>
          </w:p>
        </w:tc>
      </w:tr>
      <w:tr w:rsidR="006A7DD0" w:rsidRPr="00D12552" w14:paraId="398549D4" w14:textId="77777777" w:rsidTr="006A7DD0">
        <w:tc>
          <w:tcPr>
            <w:tcW w:w="1809" w:type="dxa"/>
            <w:tcBorders>
              <w:top w:val="single" w:sz="12" w:space="0" w:color="auto"/>
              <w:left w:val="single" w:sz="12" w:space="0" w:color="auto"/>
              <w:bottom w:val="single" w:sz="4" w:space="0" w:color="auto"/>
              <w:right w:val="single" w:sz="4" w:space="0" w:color="auto"/>
            </w:tcBorders>
          </w:tcPr>
          <w:p w14:paraId="7CD7304A"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6648669"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6CD8DF56" w14:textId="77777777" w:rsidTr="006A7DD0">
        <w:tc>
          <w:tcPr>
            <w:tcW w:w="1809" w:type="dxa"/>
            <w:tcBorders>
              <w:top w:val="single" w:sz="4" w:space="0" w:color="auto"/>
              <w:left w:val="single" w:sz="12" w:space="0" w:color="auto"/>
              <w:bottom w:val="single" w:sz="4" w:space="0" w:color="auto"/>
              <w:right w:val="single" w:sz="4" w:space="0" w:color="auto"/>
            </w:tcBorders>
          </w:tcPr>
          <w:p w14:paraId="496E2222"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1203D35" w14:textId="248B8193"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6A7DD0" w:rsidRPr="00D12552" w14:paraId="3354D7C6" w14:textId="77777777" w:rsidTr="006A7DD0">
        <w:tc>
          <w:tcPr>
            <w:tcW w:w="1809" w:type="dxa"/>
            <w:tcBorders>
              <w:top w:val="single" w:sz="4" w:space="0" w:color="auto"/>
              <w:left w:val="single" w:sz="12" w:space="0" w:color="auto"/>
              <w:bottom w:val="single" w:sz="4" w:space="0" w:color="auto"/>
              <w:right w:val="single" w:sz="4" w:space="0" w:color="auto"/>
            </w:tcBorders>
          </w:tcPr>
          <w:p w14:paraId="56FCD236"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C195814" w14:textId="713186EC"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5CFB4B2C" w14:textId="77777777" w:rsidTr="006A7DD0">
        <w:tc>
          <w:tcPr>
            <w:tcW w:w="1809" w:type="dxa"/>
            <w:tcBorders>
              <w:top w:val="single" w:sz="4" w:space="0" w:color="auto"/>
              <w:left w:val="single" w:sz="12" w:space="0" w:color="auto"/>
              <w:bottom w:val="single" w:sz="4" w:space="0" w:color="auto"/>
              <w:right w:val="single" w:sz="4" w:space="0" w:color="auto"/>
            </w:tcBorders>
          </w:tcPr>
          <w:p w14:paraId="58E69EF8"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26D7A58"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355FC7C7"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F7FC295"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358A1AC" w14:textId="3657FA6C"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gsml4xsd-geologictime</w:t>
            </w:r>
            <w:r w:rsidRPr="00D12552">
              <w:rPr>
                <w:rFonts w:eastAsia="MS Mincho"/>
                <w:b/>
                <w:color w:val="FF0000"/>
                <w:sz w:val="22"/>
                <w:lang w:val="en-CA"/>
              </w:rPr>
              <w:t>/</w:t>
            </w:r>
          </w:p>
          <w:p w14:paraId="0A3F31A2"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01D44ABA" w14:textId="77777777" w:rsidR="006A7DD0" w:rsidRDefault="006A7DD0" w:rsidP="006A7DD0"/>
    <w:p w14:paraId="1FDCF2E6" w14:textId="71701B23" w:rsidR="00CE5B49" w:rsidRDefault="00CE5B49" w:rsidP="00CE5B49">
      <w:r>
        <w:t xml:space="preserve">All the elements from the geologic time package must be schema valid according to the XSD document provided at </w:t>
      </w:r>
      <w:r w:rsidRPr="005372A3">
        <w:t>http://schemas.opengis.net/gsml/4.0/g</w:t>
      </w:r>
      <w:r>
        <w:t>eologicTime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370329">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18FA1F66"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geologictime</w:t>
            </w:r>
            <w:r w:rsidRPr="005372A3">
              <w:rPr>
                <w:rStyle w:val="reqtext"/>
                <w:lang w:val="en-CA"/>
              </w:rPr>
              <w:t>.xsd</w:t>
            </w:r>
          </w:p>
        </w:tc>
      </w:tr>
    </w:tbl>
    <w:p w14:paraId="196969B3" w14:textId="77777777" w:rsidR="00CE5B49" w:rsidRDefault="00CE5B49" w:rsidP="00CE5B49"/>
    <w:p w14:paraId="7C08BBAF" w14:textId="6DC91CC2" w:rsidR="00CE5B49" w:rsidRDefault="00CE5B49" w:rsidP="00CE5B49">
      <w:r>
        <w:t xml:space="preserve">All the elements from basic must pass the schematron rule defined in the schematron file located at </w:t>
      </w:r>
      <w:hyperlink r:id="rId124" w:history="1">
        <w:r w:rsidRPr="00140F09">
          <w:rPr>
            <w:rStyle w:val="Hyperlink"/>
          </w:rPr>
          <w:t>http://schemas.opengis.net/gsml/4.0/geologictime.sch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370329">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24E9CA8B" w14:textId="16E415A0"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s.net/gsml/4.0/geologictime.sch</w:t>
            </w:r>
          </w:p>
        </w:tc>
      </w:tr>
    </w:tbl>
    <w:p w14:paraId="40C1D197" w14:textId="77777777" w:rsidR="00CE5B49" w:rsidRDefault="00CE5B49" w:rsidP="00CE5B49"/>
    <w:p w14:paraId="7CA6A38A" w14:textId="77777777" w:rsidR="00CE5B49" w:rsidRPr="006A7DD0" w:rsidRDefault="00CE5B49" w:rsidP="006A7DD0"/>
    <w:p w14:paraId="263D1CA9" w14:textId="77777777" w:rsidR="003666A1" w:rsidRDefault="003666A1" w:rsidP="003666A1">
      <w:pPr>
        <w:pStyle w:val="Heading2"/>
        <w:rPr>
          <w:lang w:val="en-CA"/>
        </w:rPr>
      </w:pPr>
      <w:r w:rsidRPr="00D12552">
        <w:rPr>
          <w:lang w:val="en-CA"/>
        </w:rPr>
        <w:lastRenderedPageBreak/>
        <w:t xml:space="preserve">GeoSciML </w:t>
      </w:r>
      <w:r>
        <w:rPr>
          <w:lang w:val="en-CA"/>
        </w:rPr>
        <w:t>Borehole</w:t>
      </w:r>
      <w:r w:rsidRPr="00D12552">
        <w:rPr>
          <w:lang w:val="en-CA"/>
        </w:rPr>
        <w:t xml:space="preserve"> </w:t>
      </w:r>
      <w:r>
        <w:rPr>
          <w:lang w:val="en-CA"/>
        </w:rPr>
        <w:t xml:space="preserve">XML </w:t>
      </w:r>
      <w:r w:rsidRPr="00D12552">
        <w:rPr>
          <w:lang w:val="en-CA"/>
        </w:rPr>
        <w:t>Requirements Class</w:t>
      </w:r>
    </w:p>
    <w:p w14:paraId="10B64978"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46A59F31"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C0C805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172D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AD8FD1B" w14:textId="1C57D64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-borehole</w:t>
            </w:r>
          </w:p>
        </w:tc>
      </w:tr>
      <w:tr w:rsidR="006A7DD0" w:rsidRPr="00D12552" w14:paraId="49611549" w14:textId="77777777" w:rsidTr="006A7DD0">
        <w:tc>
          <w:tcPr>
            <w:tcW w:w="1809" w:type="dxa"/>
            <w:tcBorders>
              <w:top w:val="single" w:sz="12" w:space="0" w:color="auto"/>
              <w:left w:val="single" w:sz="12" w:space="0" w:color="auto"/>
              <w:bottom w:val="single" w:sz="4" w:space="0" w:color="auto"/>
              <w:right w:val="single" w:sz="4" w:space="0" w:color="auto"/>
            </w:tcBorders>
          </w:tcPr>
          <w:p w14:paraId="3E3A7349"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36589B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9262F2B" w14:textId="77777777" w:rsidTr="006A7DD0">
        <w:tc>
          <w:tcPr>
            <w:tcW w:w="1809" w:type="dxa"/>
            <w:tcBorders>
              <w:top w:val="single" w:sz="4" w:space="0" w:color="auto"/>
              <w:left w:val="single" w:sz="12" w:space="0" w:color="auto"/>
              <w:bottom w:val="single" w:sz="4" w:space="0" w:color="auto"/>
              <w:right w:val="single" w:sz="4" w:space="0" w:color="auto"/>
            </w:tcBorders>
          </w:tcPr>
          <w:p w14:paraId="2C7A6943"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F24FDB6" w14:textId="525AE576"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/req/gsml4-borehole</w:t>
            </w:r>
          </w:p>
        </w:tc>
      </w:tr>
      <w:tr w:rsidR="006A7DD0" w:rsidRPr="00D12552" w14:paraId="492AE18F" w14:textId="77777777" w:rsidTr="006A7DD0">
        <w:tc>
          <w:tcPr>
            <w:tcW w:w="1809" w:type="dxa"/>
            <w:tcBorders>
              <w:top w:val="single" w:sz="4" w:space="0" w:color="auto"/>
              <w:left w:val="single" w:sz="12" w:space="0" w:color="auto"/>
              <w:bottom w:val="single" w:sz="4" w:space="0" w:color="auto"/>
              <w:right w:val="single" w:sz="4" w:space="0" w:color="auto"/>
            </w:tcBorders>
          </w:tcPr>
          <w:p w14:paraId="48EC6ECB"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1634A6C" w14:textId="0421BC0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70B989BA"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B08065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DE8587A" w14:textId="06D3E99B"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gsml4xsd-borehole</w:t>
            </w:r>
            <w:r w:rsidRPr="00D12552">
              <w:rPr>
                <w:rFonts w:eastAsia="MS Mincho"/>
                <w:b/>
                <w:color w:val="FF0000"/>
                <w:sz w:val="22"/>
                <w:lang w:val="en-CA"/>
              </w:rPr>
              <w:t>/</w:t>
            </w:r>
          </w:p>
          <w:p w14:paraId="6597197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B266C10" w14:textId="77777777" w:rsidR="006A7DD0" w:rsidRDefault="006A7DD0" w:rsidP="006A7DD0"/>
    <w:p w14:paraId="24117225" w14:textId="65C853A5" w:rsidR="00CE5B49" w:rsidRDefault="00CE5B49" w:rsidP="00CE5B49">
      <w:r>
        <w:t xml:space="preserve">All the elements from the borehole package must be schema valid according to the XSD document provided at </w:t>
      </w:r>
      <w:r w:rsidRPr="005372A3">
        <w:t>http://schemas.opengis.net/gsml/4.0/</w:t>
      </w:r>
      <w:r>
        <w:t>borehole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370329">
        <w:trPr>
          <w:cantSplit/>
        </w:trPr>
        <w:tc>
          <w:tcPr>
            <w:tcW w:w="4219" w:type="dxa"/>
            <w:tcBorders>
              <w:right w:val="nil"/>
            </w:tcBorders>
            <w:shd w:val="clear" w:color="auto" w:fill="auto"/>
          </w:tcPr>
          <w:p w14:paraId="4C54C2B1" w14:textId="6A07AA1B" w:rsidR="00CE5B49" w:rsidRPr="00D12552" w:rsidRDefault="00CE5B49" w:rsidP="00370329">
            <w:pPr>
              <w:pStyle w:val="Tabletext10"/>
              <w:rPr>
                <w:rStyle w:val="requri"/>
                <w:lang w:val="en-CA"/>
              </w:rPr>
            </w:pPr>
            <w:r>
              <w:rPr>
                <w:rStyle w:val="requri"/>
                <w:lang w:val="en-CA"/>
              </w:rPr>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2B21C31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borehole</w:t>
            </w:r>
            <w:r w:rsidRPr="005372A3">
              <w:rPr>
                <w:rStyle w:val="reqtext"/>
                <w:lang w:val="en-CA"/>
              </w:rPr>
              <w:t>.xsd</w:t>
            </w:r>
          </w:p>
        </w:tc>
      </w:tr>
    </w:tbl>
    <w:p w14:paraId="2408E5F2" w14:textId="77777777" w:rsidR="00CE5B49" w:rsidRDefault="00CE5B49" w:rsidP="00CE5B49"/>
    <w:p w14:paraId="046A2A7E" w14:textId="651AB177" w:rsidR="00CE5B49" w:rsidRDefault="00CE5B49" w:rsidP="00CE5B49">
      <w:r>
        <w:t xml:space="preserve">All the elements from basic must pass the schematron rule defined in the schematron file located at </w:t>
      </w:r>
      <w:r w:rsidRPr="00CE5B49">
        <w:t>http://schemas.opengis.net/gsml/4.0/borehole</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370329">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05B7F2C6"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s.net/gsml/4.0/borehole.sch</w:t>
            </w:r>
          </w:p>
        </w:tc>
      </w:tr>
    </w:tbl>
    <w:p w14:paraId="4959F28A" w14:textId="77777777" w:rsidR="00CE5B49" w:rsidRDefault="00CE5B49" w:rsidP="00CE5B49"/>
    <w:p w14:paraId="1ABA84DB" w14:textId="77777777" w:rsidR="00CE5B49" w:rsidRPr="006A7DD0" w:rsidRDefault="00CE5B49" w:rsidP="006A7DD0"/>
    <w:p w14:paraId="11813678" w14:textId="77777777" w:rsidR="009B3BBD" w:rsidRDefault="009B3BBD" w:rsidP="009B3BBD">
      <w:pPr>
        <w:pStyle w:val="Heading2"/>
        <w:rPr>
          <w:lang w:val="en-CA"/>
        </w:rPr>
      </w:pPr>
      <w:r w:rsidRPr="00D12552">
        <w:rPr>
          <w:lang w:val="en-CA"/>
        </w:rPr>
        <w:t xml:space="preserve">GeoSciML </w:t>
      </w:r>
      <w:r>
        <w:rPr>
          <w:lang w:val="en-CA"/>
        </w:rPr>
        <w:t>Laboratory XML Analysis</w:t>
      </w:r>
      <w:r w:rsidRPr="00D12552">
        <w:rPr>
          <w:lang w:val="en-CA"/>
        </w:rPr>
        <w:t xml:space="preserve"> Requirements Class</w:t>
      </w:r>
    </w:p>
    <w:p w14:paraId="7C74EBE4" w14:textId="77777777" w:rsidR="00C648D4" w:rsidRDefault="00C648D4" w:rsidP="00C648D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39F79D9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BAA93DE"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48DD5D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6B667470" w14:textId="266218A2"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xsd-lab</w:t>
            </w:r>
          </w:p>
        </w:tc>
      </w:tr>
      <w:tr w:rsidR="006A7DD0" w:rsidRPr="00D12552" w14:paraId="4466E77E" w14:textId="77777777" w:rsidTr="006A7DD0">
        <w:tc>
          <w:tcPr>
            <w:tcW w:w="1809" w:type="dxa"/>
            <w:tcBorders>
              <w:top w:val="single" w:sz="12" w:space="0" w:color="auto"/>
              <w:left w:val="single" w:sz="12" w:space="0" w:color="auto"/>
              <w:bottom w:val="single" w:sz="4" w:space="0" w:color="auto"/>
              <w:right w:val="single" w:sz="4" w:space="0" w:color="auto"/>
            </w:tcBorders>
          </w:tcPr>
          <w:p w14:paraId="6050606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68F5971"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340B7DD9" w14:textId="77777777" w:rsidTr="006A7DD0">
        <w:tc>
          <w:tcPr>
            <w:tcW w:w="1809" w:type="dxa"/>
            <w:tcBorders>
              <w:top w:val="single" w:sz="4" w:space="0" w:color="auto"/>
              <w:left w:val="single" w:sz="12" w:space="0" w:color="auto"/>
              <w:bottom w:val="single" w:sz="4" w:space="0" w:color="auto"/>
              <w:right w:val="single" w:sz="4" w:space="0" w:color="auto"/>
            </w:tcBorders>
          </w:tcPr>
          <w:p w14:paraId="3ACBA364"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1480C45" w14:textId="70ADABD1" w:rsidR="006A7DD0" w:rsidRPr="00D12552" w:rsidRDefault="006A7DD0" w:rsidP="00E82FCF">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lab</w:t>
            </w:r>
          </w:p>
        </w:tc>
      </w:tr>
      <w:tr w:rsidR="006A7DD0" w:rsidRPr="00D12552" w14:paraId="4CC94360" w14:textId="77777777" w:rsidTr="006A7DD0">
        <w:tc>
          <w:tcPr>
            <w:tcW w:w="1809" w:type="dxa"/>
            <w:tcBorders>
              <w:top w:val="single" w:sz="4" w:space="0" w:color="auto"/>
              <w:left w:val="single" w:sz="12" w:space="0" w:color="auto"/>
              <w:bottom w:val="single" w:sz="4" w:space="0" w:color="auto"/>
              <w:right w:val="single" w:sz="4" w:space="0" w:color="auto"/>
            </w:tcBorders>
          </w:tcPr>
          <w:p w14:paraId="37E7ABF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DBC5302"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5C0F8EE4"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602A96EF"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CED3F97" w14:textId="4EC36244"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E82FCF">
              <w:rPr>
                <w:rFonts w:eastAsia="MS Mincho"/>
                <w:b/>
                <w:color w:val="FF0000"/>
                <w:sz w:val="22"/>
                <w:lang w:val="en-CA"/>
              </w:rPr>
              <w:t>lab</w:t>
            </w:r>
            <w:r w:rsidRPr="00D12552">
              <w:rPr>
                <w:rFonts w:eastAsia="MS Mincho"/>
                <w:b/>
                <w:color w:val="FF0000"/>
                <w:sz w:val="22"/>
                <w:lang w:val="en-CA"/>
              </w:rPr>
              <w:t>/</w:t>
            </w:r>
          </w:p>
          <w:p w14:paraId="14AD6BD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712CB863" w14:textId="77777777" w:rsidR="006A7DD0" w:rsidRDefault="006A7DD0" w:rsidP="00C648D4"/>
    <w:p w14:paraId="02C8AAD5" w14:textId="0E495C1D" w:rsidR="00CE5B49" w:rsidRDefault="00CE5B49" w:rsidP="00CE5B49">
      <w:r>
        <w:t xml:space="preserve">All the elements from the laboratory analysis and speciment package must be schema valid according to the XSD document provided at </w:t>
      </w:r>
      <w:r w:rsidRPr="005372A3">
        <w:t>http://schemas.opengis.net/gsml/4.0/</w:t>
      </w:r>
      <w:r w:rsidRPr="00CE5B49">
        <w:t>laboratoryAnalysis-Specimen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370329">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lastRenderedPageBreak/>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24166241"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sidRPr="00CE5B49">
              <w:rPr>
                <w:rStyle w:val="reqtext"/>
                <w:lang w:val="en-CA"/>
              </w:rPr>
              <w:t>laboratoryAnalysis-Specimen</w:t>
            </w:r>
            <w:r w:rsidRPr="005372A3">
              <w:rPr>
                <w:rStyle w:val="reqtext"/>
                <w:lang w:val="en-CA"/>
              </w:rPr>
              <w:t>.xsd</w:t>
            </w:r>
          </w:p>
        </w:tc>
      </w:tr>
    </w:tbl>
    <w:p w14:paraId="13D96DC8" w14:textId="77777777" w:rsidR="00CE5B49" w:rsidRDefault="00CE5B49" w:rsidP="00CE5B49"/>
    <w:p w14:paraId="17554ECD" w14:textId="669D10E3" w:rsidR="00CE5B49" w:rsidRDefault="00CE5B49" w:rsidP="00CE5B49">
      <w:r>
        <w:t xml:space="preserve">All the elements from basic must pass the schematron rule defined in the schematron file located at </w:t>
      </w:r>
      <w:r w:rsidRPr="00CE5B49">
        <w:t>http://schemas.opengis.net/gsml/4.0/laboratoryAnalysis-Specimen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370329">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0EB69E27"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w:t>
            </w:r>
            <w:r w:rsidRPr="00CE5B49">
              <w:rPr>
                <w:rStyle w:val="reqtext"/>
                <w:lang w:val="en-CA"/>
              </w:rPr>
              <w:t>laboratoryAnalysis-Specimen</w:t>
            </w:r>
            <w:r>
              <w:rPr>
                <w:rStyle w:val="reqtext"/>
                <w:lang w:val="en-CA"/>
              </w:rPr>
              <w:t>.sch</w:t>
            </w:r>
          </w:p>
        </w:tc>
      </w:tr>
    </w:tbl>
    <w:p w14:paraId="7F3DC502" w14:textId="77777777" w:rsidR="00B020FC" w:rsidRDefault="00B020FC" w:rsidP="00C648D4"/>
    <w:p w14:paraId="62862481" w14:textId="030F8D76" w:rsidR="00B020FC" w:rsidRDefault="00876E21">
      <w:pPr>
        <w:pStyle w:val="Heading3"/>
        <w:pPrChange w:id="1412" w:author="Eric Boisvert" w:date="2015-11-22T17:06:00Z">
          <w:pPr/>
        </w:pPrChange>
      </w:pPr>
      <w:r>
        <w:t>GeologicSpecimen located along a borehole</w:t>
      </w:r>
    </w:p>
    <w:p w14:paraId="09E7432D" w14:textId="77777777" w:rsidR="00481976" w:rsidRDefault="00481976" w:rsidP="00B020FC"/>
    <w:p w14:paraId="4F334925" w14:textId="0387BF27" w:rsidR="00B020FC" w:rsidRDefault="00B020FC" w:rsidP="00B020FC">
      <w:r>
        <w:t xml:space="preserve">GeologicSpecimen located along a borehole must report their location </w:t>
      </w:r>
      <w:r w:rsidR="0043553C">
        <w:t xml:space="preserve">along its path </w:t>
      </w:r>
      <w:r>
        <w:t xml:space="preserve">measured relative to the </w:t>
      </w:r>
      <w:r w:rsidR="0043553C">
        <w:t>beginning</w:t>
      </w:r>
      <w:r>
        <w:t xml:space="preserve"> of the borehole.  The GeologicSpecimen shall refer to the Borehole using relatedSamplingFeature property and report th</w:t>
      </w:r>
      <w:r w:rsidR="0043553C">
        <w:t>e relati</w:t>
      </w:r>
      <w:r>
        <w:t>ve position using sf</w:t>
      </w:r>
      <w:proofErr w:type="gramStart"/>
      <w:r>
        <w:t>:NamedValue</w:t>
      </w:r>
      <w:proofErr w:type="gramEnd"/>
      <w:r>
        <w:t xml:space="preserve"> inherited from SF_SamplingFeature.</w:t>
      </w:r>
    </w:p>
    <w:p w14:paraId="7D89F9F0" w14:textId="7C45112D" w:rsidR="00B020FC" w:rsidRDefault="00B020FC" w:rsidP="00B020FC">
      <w:r>
        <w:t>To unambiguously identify which related</w:t>
      </w:r>
      <w:r w:rsidR="0043553C">
        <w:t xml:space="preserve"> SF_SamplingFeature</w:t>
      </w:r>
      <w:r>
        <w:t xml:space="preserve"> refers to the borehole along which the GeologicSpecimen is located and identify which NamedValue parameters carry the relative position, this specification imposes a role name for the SamplingFeatureComplex and parameter names for the specimen sf</w:t>
      </w:r>
      <w:proofErr w:type="gramStart"/>
      <w:r>
        <w:t>:NamedValue</w:t>
      </w:r>
      <w:proofErr w:type="gramEnd"/>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338F6942" w14:textId="77777777" w:rsidTr="004F0DC1">
        <w:trPr>
          <w:cantSplit/>
        </w:trPr>
        <w:tc>
          <w:tcPr>
            <w:tcW w:w="4219" w:type="dxa"/>
            <w:tcBorders>
              <w:right w:val="nil"/>
            </w:tcBorders>
            <w:shd w:val="clear" w:color="auto" w:fill="auto"/>
          </w:tcPr>
          <w:p w14:paraId="314662CD"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geologic-specimen-borehole</w:t>
            </w:r>
          </w:p>
        </w:tc>
        <w:tc>
          <w:tcPr>
            <w:tcW w:w="4678" w:type="dxa"/>
            <w:tcBorders>
              <w:left w:val="nil"/>
            </w:tcBorders>
            <w:shd w:val="clear" w:color="auto" w:fill="auto"/>
          </w:tcPr>
          <w:p w14:paraId="74491AA0" w14:textId="387F151C" w:rsidR="00B020FC" w:rsidRPr="00D12552" w:rsidRDefault="00CF2507" w:rsidP="004F0DC1">
            <w:pPr>
              <w:pStyle w:val="Tabletext10"/>
              <w:jc w:val="left"/>
              <w:rPr>
                <w:rStyle w:val="reqtext"/>
                <w:lang w:val="en-CA"/>
              </w:rPr>
            </w:pPr>
            <w:r>
              <w:t>The xlink:href of the role of the SamplingFeatureComplex use to identify the sampled borehole SHALL use the value “</w:t>
            </w:r>
            <w:r w:rsidRPr="00CF2507">
              <w:t>http://www.opengis.net/def/role/GSML/4.0/sampledBorehole</w:t>
            </w:r>
            <w:r>
              <w:t>”</w:t>
            </w:r>
          </w:p>
        </w:tc>
      </w:tr>
    </w:tbl>
    <w:p w14:paraId="01D5690E" w14:textId="77777777" w:rsidR="00B020FC" w:rsidRDefault="00B020FC" w:rsidP="00B020F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56A9FD6C" w14:textId="77777777" w:rsidTr="004F0DC1">
        <w:trPr>
          <w:cantSplit/>
        </w:trPr>
        <w:tc>
          <w:tcPr>
            <w:tcW w:w="4219" w:type="dxa"/>
            <w:tcBorders>
              <w:right w:val="nil"/>
            </w:tcBorders>
            <w:shd w:val="clear" w:color="auto" w:fill="auto"/>
          </w:tcPr>
          <w:p w14:paraId="732BF4B5"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geologic-specimen-pos-param</w:t>
            </w:r>
          </w:p>
        </w:tc>
        <w:tc>
          <w:tcPr>
            <w:tcW w:w="4678" w:type="dxa"/>
            <w:tcBorders>
              <w:left w:val="nil"/>
            </w:tcBorders>
            <w:shd w:val="clear" w:color="auto" w:fill="auto"/>
          </w:tcPr>
          <w:p w14:paraId="7857AD8D" w14:textId="54F02E1B" w:rsidR="00B020FC" w:rsidRPr="00D12552" w:rsidRDefault="00B020FC" w:rsidP="00481976">
            <w:pPr>
              <w:pStyle w:val="Tabletext10"/>
              <w:jc w:val="left"/>
              <w:rPr>
                <w:rStyle w:val="reqtext"/>
                <w:lang w:val="en-CA"/>
              </w:rPr>
            </w:pPr>
            <w:r w:rsidRPr="00DD569C">
              <w:t xml:space="preserve">The xlink:href attribute in the XML element sf:name of the sf:parameter/sf:NamedValue element that carries the </w:t>
            </w:r>
            <w:r>
              <w:t>location</w:t>
            </w:r>
            <w:r w:rsidRPr="00DD569C">
              <w:t xml:space="preserve"> SHALL have value</w:t>
            </w:r>
            <w:r>
              <w:t xml:space="preserve">s from  </w:t>
            </w:r>
            <w:r>
              <w:fldChar w:fldCharType="begin"/>
            </w:r>
            <w:r>
              <w:instrText xml:space="preserve"> REF _Ref433960138 \h </w:instrText>
            </w:r>
            <w:r>
              <w:fldChar w:fldCharType="separate"/>
            </w:r>
            <w:r>
              <w:t xml:space="preserve">Table </w:t>
            </w:r>
            <w:r>
              <w:rPr>
                <w:noProof/>
              </w:rPr>
              <w:t>18</w:t>
            </w:r>
            <w:r>
              <w:fldChar w:fldCharType="end"/>
            </w:r>
          </w:p>
        </w:tc>
      </w:tr>
    </w:tbl>
    <w:p w14:paraId="526BF42C" w14:textId="77777777" w:rsidR="00B020FC" w:rsidRDefault="00B020FC" w:rsidP="00B020FC"/>
    <w:p w14:paraId="128310F5" w14:textId="77777777" w:rsidR="00B020FC" w:rsidRDefault="00B020FC" w:rsidP="00B020FC">
      <w:pPr>
        <w:pStyle w:val="Caption"/>
        <w:keepNext/>
      </w:pPr>
      <w:bookmarkStart w:id="1413" w:name="_Ref433960138"/>
      <w:r>
        <w:t xml:space="preserve">Table </w:t>
      </w:r>
      <w:fldSimple w:instr=" SEQ Table \* ARABIC ">
        <w:r>
          <w:rPr>
            <w:noProof/>
          </w:rPr>
          <w:t>18</w:t>
        </w:r>
      </w:fldSimple>
      <w:bookmarkEnd w:id="1413"/>
      <w:r>
        <w:t>: NamedValue parameter names for GeologicSpecimen location along a borehole</w:t>
      </w:r>
    </w:p>
    <w:tbl>
      <w:tblPr>
        <w:tblStyle w:val="LightShading"/>
        <w:tblW w:w="0" w:type="auto"/>
        <w:tblLook w:val="04A0" w:firstRow="1" w:lastRow="0" w:firstColumn="1" w:lastColumn="0" w:noHBand="0" w:noVBand="1"/>
      </w:tblPr>
      <w:tblGrid>
        <w:gridCol w:w="3652"/>
        <w:gridCol w:w="5204"/>
      </w:tblGrid>
      <w:tr w:rsidR="00B020FC" w:rsidRPr="00A0434E" w14:paraId="2652238B" w14:textId="77777777" w:rsidTr="004F0D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492E39BB" w14:textId="77777777" w:rsidR="00B020FC" w:rsidRPr="00A0434E" w:rsidRDefault="00B020FC" w:rsidP="004F0DC1">
            <w:pPr>
              <w:rPr>
                <w:rFonts w:asciiTheme="minorHAnsi" w:hAnsiTheme="minorHAnsi"/>
                <w:sz w:val="20"/>
                <w:szCs w:val="20"/>
              </w:rPr>
            </w:pPr>
            <w:r w:rsidRPr="00A0434E">
              <w:rPr>
                <w:rFonts w:asciiTheme="minorHAnsi" w:hAnsiTheme="minorHAnsi"/>
                <w:sz w:val="20"/>
                <w:szCs w:val="20"/>
              </w:rPr>
              <w:t>NamedValue</w:t>
            </w:r>
            <w:del w:id="1414" w:author="Eric Boisvert" w:date="2015-10-30T10:03:00Z">
              <w:r w:rsidRPr="00A0434E" w:rsidDel="00481976">
                <w:rPr>
                  <w:rFonts w:asciiTheme="minorHAnsi" w:hAnsiTheme="minorHAnsi"/>
                  <w:sz w:val="20"/>
                  <w:szCs w:val="20"/>
                </w:rPr>
                <w:delText>’s</w:delText>
              </w:r>
            </w:del>
            <w:r w:rsidRPr="00A0434E">
              <w:rPr>
                <w:rFonts w:asciiTheme="minorHAnsi" w:hAnsiTheme="minorHAnsi"/>
                <w:sz w:val="20"/>
                <w:szCs w:val="20"/>
              </w:rPr>
              <w:t xml:space="preserve"> name</w:t>
            </w:r>
          </w:p>
        </w:tc>
        <w:tc>
          <w:tcPr>
            <w:tcW w:w="5204" w:type="dxa"/>
          </w:tcPr>
          <w:p w14:paraId="0D6993A7" w14:textId="77777777" w:rsidR="00B020FC" w:rsidRPr="00A0434E" w:rsidRDefault="00B020FC" w:rsidP="004F0DC1">
            <w:pP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rPr>
            </w:pPr>
            <w:r w:rsidRPr="00A0434E">
              <w:rPr>
                <w:rFonts w:asciiTheme="minorHAnsi" w:hAnsiTheme="minorHAnsi"/>
                <w:sz w:val="20"/>
                <w:szCs w:val="20"/>
              </w:rPr>
              <w:t>Description</w:t>
            </w:r>
          </w:p>
        </w:tc>
      </w:tr>
      <w:tr w:rsidR="00B020FC" w:rsidRPr="00A0434E" w14:paraId="36B5CFD0" w14:textId="77777777" w:rsidTr="004F0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382A55FA" w14:textId="77777777" w:rsidR="00B020FC" w:rsidRPr="00A0434E" w:rsidRDefault="00314722" w:rsidP="004F0DC1">
            <w:pPr>
              <w:rPr>
                <w:rFonts w:asciiTheme="minorHAnsi" w:hAnsiTheme="minorHAnsi"/>
                <w:sz w:val="20"/>
                <w:szCs w:val="20"/>
              </w:rPr>
            </w:pPr>
            <w:hyperlink r:id="rId125" w:history="1">
              <w:r w:rsidR="00B020FC" w:rsidRPr="00A0434E">
                <w:rPr>
                  <w:rStyle w:val="Hyperlink"/>
                  <w:rFonts w:asciiTheme="minorHAnsi" w:hAnsiTheme="minorHAnsi"/>
                  <w:sz w:val="20"/>
                  <w:szCs w:val="20"/>
                </w:rPr>
                <w:t>http://www.opengis.net/def/param-name/GSML/4.0/starts</w:t>
              </w:r>
            </w:hyperlink>
          </w:p>
        </w:tc>
        <w:tc>
          <w:tcPr>
            <w:tcW w:w="5204" w:type="dxa"/>
          </w:tcPr>
          <w:p w14:paraId="4B31206D" w14:textId="105CFD57" w:rsidR="00B020FC" w:rsidRPr="00A0434E" w:rsidRDefault="00B020FC" w:rsidP="00481976">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A0434E">
              <w:rPr>
                <w:rFonts w:asciiTheme="minorHAnsi" w:hAnsiTheme="minorHAnsi"/>
                <w:sz w:val="20"/>
                <w:szCs w:val="20"/>
              </w:rPr>
              <w:t>Report</w:t>
            </w:r>
            <w:ins w:id="1415" w:author="Eric Boisvert" w:date="2015-10-30T10:03:00Z">
              <w:r w:rsidR="00481976">
                <w:rPr>
                  <w:rFonts w:asciiTheme="minorHAnsi" w:hAnsiTheme="minorHAnsi"/>
                  <w:sz w:val="20"/>
                  <w:szCs w:val="20"/>
                </w:rPr>
                <w:t>s</w:t>
              </w:r>
            </w:ins>
            <w:r w:rsidRPr="00A0434E">
              <w:rPr>
                <w:rFonts w:asciiTheme="minorHAnsi" w:hAnsiTheme="minorHAnsi"/>
                <w:sz w:val="20"/>
                <w:szCs w:val="20"/>
              </w:rPr>
              <w:t xml:space="preserve"> the position </w:t>
            </w:r>
            <w:r w:rsidRPr="00A0434E">
              <w:rPr>
                <w:rFonts w:asciiTheme="minorHAnsi" w:hAnsiTheme="minorHAnsi"/>
                <w:b/>
                <w:sz w:val="20"/>
                <w:szCs w:val="20"/>
              </w:rPr>
              <w:t>closest</w:t>
            </w:r>
            <w:r w:rsidRPr="00A0434E">
              <w:rPr>
                <w:rFonts w:asciiTheme="minorHAnsi" w:hAnsiTheme="minorHAnsi"/>
                <w:sz w:val="20"/>
                <w:szCs w:val="20"/>
              </w:rPr>
              <w:t xml:space="preserve"> from the </w:t>
            </w:r>
            <w:del w:id="1416" w:author="Eric Boisvert" w:date="2015-10-30T10:03:00Z">
              <w:r w:rsidRPr="00A0434E" w:rsidDel="00481976">
                <w:rPr>
                  <w:rFonts w:asciiTheme="minorHAnsi" w:hAnsiTheme="minorHAnsi"/>
                  <w:sz w:val="20"/>
                  <w:szCs w:val="20"/>
                </w:rPr>
                <w:delText xml:space="preserve">start </w:delText>
              </w:r>
            </w:del>
            <w:ins w:id="1417" w:author="Eric Boisvert" w:date="2015-10-30T10:03:00Z">
              <w:r w:rsidR="00481976">
                <w:rPr>
                  <w:rFonts w:asciiTheme="minorHAnsi" w:hAnsiTheme="minorHAnsi"/>
                  <w:sz w:val="20"/>
                  <w:szCs w:val="20"/>
                </w:rPr>
                <w:t>beginning</w:t>
              </w:r>
              <w:r w:rsidR="00481976" w:rsidRPr="00A0434E">
                <w:rPr>
                  <w:rFonts w:asciiTheme="minorHAnsi" w:hAnsiTheme="minorHAnsi"/>
                  <w:sz w:val="20"/>
                  <w:szCs w:val="20"/>
                </w:rPr>
                <w:t xml:space="preserve"> </w:t>
              </w:r>
            </w:ins>
            <w:r w:rsidRPr="00A0434E">
              <w:rPr>
                <w:rFonts w:asciiTheme="minorHAnsi" w:hAnsiTheme="minorHAnsi"/>
                <w:sz w:val="20"/>
                <w:szCs w:val="20"/>
              </w:rPr>
              <w:t>of the borehole along its path.</w:t>
            </w:r>
          </w:p>
        </w:tc>
      </w:tr>
      <w:tr w:rsidR="00B020FC" w:rsidRPr="00A0434E" w14:paraId="3B9759F4" w14:textId="77777777" w:rsidTr="004F0DC1">
        <w:tc>
          <w:tcPr>
            <w:cnfStyle w:val="001000000000" w:firstRow="0" w:lastRow="0" w:firstColumn="1" w:lastColumn="0" w:oddVBand="0" w:evenVBand="0" w:oddHBand="0" w:evenHBand="0" w:firstRowFirstColumn="0" w:firstRowLastColumn="0" w:lastRowFirstColumn="0" w:lastRowLastColumn="0"/>
            <w:tcW w:w="3652" w:type="dxa"/>
          </w:tcPr>
          <w:p w14:paraId="77F22CB6" w14:textId="77777777" w:rsidR="00B020FC" w:rsidRPr="00A0434E" w:rsidRDefault="00314722" w:rsidP="004F0DC1">
            <w:pPr>
              <w:rPr>
                <w:rFonts w:asciiTheme="minorHAnsi" w:hAnsiTheme="minorHAnsi"/>
                <w:sz w:val="20"/>
                <w:szCs w:val="20"/>
              </w:rPr>
            </w:pPr>
            <w:hyperlink r:id="rId126" w:history="1">
              <w:r w:rsidR="00B020FC" w:rsidRPr="00A0434E">
                <w:rPr>
                  <w:rStyle w:val="Hyperlink"/>
                  <w:rFonts w:asciiTheme="minorHAnsi" w:hAnsiTheme="minorHAnsi"/>
                  <w:sz w:val="20"/>
                  <w:szCs w:val="20"/>
                </w:rPr>
                <w:t>http://www.opengis.net/def/param-</w:t>
              </w:r>
              <w:r w:rsidR="00B020FC" w:rsidRPr="00A0434E">
                <w:rPr>
                  <w:rStyle w:val="Hyperlink"/>
                  <w:rFonts w:asciiTheme="minorHAnsi" w:hAnsiTheme="minorHAnsi"/>
                  <w:sz w:val="20"/>
                  <w:szCs w:val="20"/>
                </w:rPr>
                <w:lastRenderedPageBreak/>
                <w:t>name/GSML/4.0/ends</w:t>
              </w:r>
            </w:hyperlink>
          </w:p>
        </w:tc>
        <w:tc>
          <w:tcPr>
            <w:tcW w:w="5204" w:type="dxa"/>
          </w:tcPr>
          <w:p w14:paraId="20AA2D44" w14:textId="73C6CD7E" w:rsidR="00B020FC" w:rsidRPr="00A0434E" w:rsidRDefault="00B020FC" w:rsidP="00481976">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A0434E">
              <w:rPr>
                <w:rFonts w:asciiTheme="minorHAnsi" w:hAnsiTheme="minorHAnsi"/>
                <w:sz w:val="20"/>
                <w:szCs w:val="20"/>
              </w:rPr>
              <w:lastRenderedPageBreak/>
              <w:t xml:space="preserve">Reports the position </w:t>
            </w:r>
            <w:r w:rsidRPr="00A0434E">
              <w:rPr>
                <w:rFonts w:asciiTheme="minorHAnsi" w:hAnsiTheme="minorHAnsi"/>
                <w:b/>
                <w:sz w:val="20"/>
                <w:szCs w:val="20"/>
              </w:rPr>
              <w:t>furthest</w:t>
            </w:r>
            <w:r w:rsidRPr="00A0434E">
              <w:rPr>
                <w:rFonts w:asciiTheme="minorHAnsi" w:hAnsiTheme="minorHAnsi"/>
                <w:sz w:val="20"/>
                <w:szCs w:val="20"/>
              </w:rPr>
              <w:t xml:space="preserve"> from the </w:t>
            </w:r>
            <w:del w:id="1418" w:author="Eric Boisvert" w:date="2015-10-30T10:04:00Z">
              <w:r w:rsidRPr="00A0434E" w:rsidDel="00481976">
                <w:rPr>
                  <w:rFonts w:asciiTheme="minorHAnsi" w:hAnsiTheme="minorHAnsi"/>
                  <w:sz w:val="20"/>
                  <w:szCs w:val="20"/>
                </w:rPr>
                <w:delText xml:space="preserve">start </w:delText>
              </w:r>
            </w:del>
            <w:ins w:id="1419" w:author="Eric Boisvert" w:date="2015-10-30T10:04:00Z">
              <w:r w:rsidR="00481976">
                <w:rPr>
                  <w:rFonts w:asciiTheme="minorHAnsi" w:hAnsiTheme="minorHAnsi"/>
                  <w:sz w:val="20"/>
                  <w:szCs w:val="20"/>
                </w:rPr>
                <w:t>beginning</w:t>
              </w:r>
              <w:r w:rsidR="00481976" w:rsidRPr="00A0434E">
                <w:rPr>
                  <w:rFonts w:asciiTheme="minorHAnsi" w:hAnsiTheme="minorHAnsi"/>
                  <w:sz w:val="20"/>
                  <w:szCs w:val="20"/>
                </w:rPr>
                <w:t xml:space="preserve"> </w:t>
              </w:r>
            </w:ins>
            <w:r w:rsidRPr="00A0434E">
              <w:rPr>
                <w:rFonts w:asciiTheme="minorHAnsi" w:hAnsiTheme="minorHAnsi"/>
                <w:sz w:val="20"/>
                <w:szCs w:val="20"/>
              </w:rPr>
              <w:t xml:space="preserve">of the </w:t>
            </w:r>
            <w:r w:rsidRPr="00A0434E">
              <w:rPr>
                <w:rFonts w:asciiTheme="minorHAnsi" w:hAnsiTheme="minorHAnsi"/>
                <w:sz w:val="20"/>
                <w:szCs w:val="20"/>
              </w:rPr>
              <w:lastRenderedPageBreak/>
              <w:t>borehole along its path</w:t>
            </w:r>
          </w:p>
        </w:tc>
      </w:tr>
    </w:tbl>
    <w:p w14:paraId="3862ADB9" w14:textId="77777777" w:rsidR="00B020FC" w:rsidRDefault="00B020FC" w:rsidP="00B020FC"/>
    <w:p w14:paraId="3CAF6202" w14:textId="77777777" w:rsidR="00B020FC" w:rsidRDefault="00B020FC" w:rsidP="00B020FC">
      <w:r>
        <w:t>The position of the GeologicSpecimen shall be a swe</w:t>
      </w:r>
      <w:proofErr w:type="gramStart"/>
      <w:r>
        <w:t>:Quantity</w:t>
      </w:r>
      <w:proofErr w:type="gramEnd"/>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75F5BCA9" w14:textId="77777777" w:rsidTr="004F0DC1">
        <w:trPr>
          <w:cantSplit/>
        </w:trPr>
        <w:tc>
          <w:tcPr>
            <w:tcW w:w="4219" w:type="dxa"/>
            <w:tcBorders>
              <w:right w:val="nil"/>
            </w:tcBorders>
            <w:shd w:val="clear" w:color="auto" w:fill="auto"/>
          </w:tcPr>
          <w:p w14:paraId="2F4FAB5D"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geologic-specimen-pos-value</w:t>
            </w:r>
          </w:p>
        </w:tc>
        <w:tc>
          <w:tcPr>
            <w:tcW w:w="4678" w:type="dxa"/>
            <w:tcBorders>
              <w:left w:val="nil"/>
            </w:tcBorders>
            <w:shd w:val="clear" w:color="auto" w:fill="auto"/>
          </w:tcPr>
          <w:p w14:paraId="1E6DD0F3" w14:textId="77777777" w:rsidR="00B020FC" w:rsidRPr="00D12552" w:rsidRDefault="00B020FC" w:rsidP="004F0DC1">
            <w:pPr>
              <w:pStyle w:val="Tabletext10"/>
              <w:jc w:val="left"/>
              <w:rPr>
                <w:rStyle w:val="reqtext"/>
                <w:lang w:val="en-CA"/>
              </w:rPr>
            </w:pPr>
            <w:r w:rsidRPr="004D3EF3">
              <w:t>The XML element sf:value in the sf:parameter/sf:NamedValue element SHALL contain a subelement of type swe:Quantity</w:t>
            </w:r>
          </w:p>
        </w:tc>
      </w:tr>
    </w:tbl>
    <w:p w14:paraId="6F539D0C" w14:textId="77777777" w:rsidR="00B020FC" w:rsidRDefault="00B020FC" w:rsidP="00B020FC"/>
    <w:p w14:paraId="75BCC6B9" w14:textId="77777777" w:rsidR="00B020FC" w:rsidRDefault="00B020FC" w:rsidP="00B020FC">
      <w:r>
        <w:t>Example of encoding for a GeologicSample located between 3.5 and 3.76 meters from the start of the borehole.</w:t>
      </w:r>
    </w:p>
    <w:p w14:paraId="61382C82"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&lt;gsmlla</w:t>
      </w:r>
      <w:proofErr w:type="gramStart"/>
      <w:r w:rsidRPr="00EC332D">
        <w:rPr>
          <w:rFonts w:ascii="Courier New" w:hAnsi="Courier New" w:cs="Courier New"/>
          <w:sz w:val="20"/>
          <w:szCs w:val="20"/>
        </w:rPr>
        <w:t>:GeologicSpecimen</w:t>
      </w:r>
      <w:proofErr w:type="gramEnd"/>
      <w:r w:rsidRPr="00EC332D">
        <w:rPr>
          <w:rFonts w:ascii="Courier New" w:hAnsi="Courier New" w:cs="Courier New"/>
          <w:sz w:val="20"/>
          <w:szCs w:val="20"/>
        </w:rPr>
        <w:t xml:space="preserve"> gml:id="s1"&gt;</w:t>
      </w:r>
    </w:p>
    <w:p w14:paraId="4310570F"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w:t>
      </w:r>
    </w:p>
    <w:p w14:paraId="64E8C08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proofErr w:type="gramStart"/>
      <w:r w:rsidRPr="00EC332D">
        <w:rPr>
          <w:rFonts w:ascii="Courier New" w:hAnsi="Courier New" w:cs="Courier New"/>
          <w:sz w:val="20"/>
          <w:szCs w:val="20"/>
        </w:rPr>
        <w:t>&lt;!--</w:t>
      </w:r>
      <w:proofErr w:type="gramEnd"/>
      <w:r w:rsidRPr="00EC332D">
        <w:rPr>
          <w:rFonts w:ascii="Courier New" w:hAnsi="Courier New" w:cs="Courier New"/>
          <w:sz w:val="20"/>
          <w:szCs w:val="20"/>
        </w:rPr>
        <w:t xml:space="preserve"> identifying the sampled borehole ---&gt;</w:t>
      </w:r>
    </w:p>
    <w:p w14:paraId="502DD779"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relatedSamplingFeature&gt;</w:t>
      </w:r>
    </w:p>
    <w:p w14:paraId="09B02928"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SamplingFeatureComplex&gt;</w:t>
      </w:r>
    </w:p>
    <w:p w14:paraId="4627A219"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w:t>
      </w:r>
      <w:proofErr w:type="gramStart"/>
      <w:r w:rsidRPr="00EC332D">
        <w:rPr>
          <w:rFonts w:ascii="Courier New" w:hAnsi="Courier New" w:cs="Courier New"/>
          <w:sz w:val="20"/>
          <w:szCs w:val="20"/>
        </w:rPr>
        <w:t>:role</w:t>
      </w:r>
      <w:proofErr w:type="gramEnd"/>
      <w:r w:rsidRPr="00EC332D">
        <w:rPr>
          <w:rFonts w:ascii="Courier New" w:hAnsi="Courier New" w:cs="Courier New"/>
          <w:sz w:val="20"/>
          <w:szCs w:val="20"/>
        </w:rPr>
        <w:t xml:space="preserve"> xlink:href="http://www.opengis.net/def/role/GSML/4.0/sampledBorehole" xlink:title="sampled borehole"/&gt;</w:t>
      </w:r>
    </w:p>
    <w:p w14:paraId="79826641" w14:textId="77777777" w:rsid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w:t>
      </w:r>
      <w:proofErr w:type="gramStart"/>
      <w:r w:rsidRPr="00EC332D">
        <w:rPr>
          <w:rFonts w:ascii="Courier New" w:hAnsi="Courier New" w:cs="Courier New"/>
          <w:sz w:val="20"/>
          <w:szCs w:val="20"/>
        </w:rPr>
        <w:t>:relatedSamplingFeature</w:t>
      </w:r>
      <w:proofErr w:type="gramEnd"/>
      <w:r w:rsidRPr="00EC332D">
        <w:rPr>
          <w:rFonts w:ascii="Courier New" w:hAnsi="Courier New" w:cs="Courier New"/>
          <w:sz w:val="20"/>
          <w:szCs w:val="20"/>
        </w:rPr>
        <w:t xml:space="preserve"> xlink:href="#borehole-1"/&gt;</w:t>
      </w:r>
    </w:p>
    <w:p w14:paraId="7F76BCC4" w14:textId="0934AABC" w:rsidR="00EC332D" w:rsidRPr="00EC332D" w:rsidRDefault="00EC332D" w:rsidP="00CF2507">
      <w:pPr>
        <w:spacing w:after="0"/>
        <w:ind w:firstLine="720"/>
        <w:rPr>
          <w:rFonts w:ascii="Courier New" w:hAnsi="Courier New" w:cs="Courier New"/>
          <w:sz w:val="20"/>
          <w:szCs w:val="20"/>
        </w:rPr>
      </w:pPr>
      <w:r w:rsidRPr="00EC332D">
        <w:rPr>
          <w:rFonts w:ascii="Courier New" w:hAnsi="Courier New" w:cs="Courier New"/>
          <w:sz w:val="20"/>
          <w:szCs w:val="20"/>
        </w:rPr>
        <w:t>&lt;/sf</w:t>
      </w:r>
      <w:proofErr w:type="gramStart"/>
      <w:r w:rsidRPr="00EC332D">
        <w:rPr>
          <w:rFonts w:ascii="Courier New" w:hAnsi="Courier New" w:cs="Courier New"/>
          <w:sz w:val="20"/>
          <w:szCs w:val="20"/>
        </w:rPr>
        <w:t>:SamplingFeatureComplex</w:t>
      </w:r>
      <w:proofErr w:type="gramEnd"/>
      <w:r w:rsidRPr="00EC332D">
        <w:rPr>
          <w:rFonts w:ascii="Courier New" w:hAnsi="Courier New" w:cs="Courier New"/>
          <w:sz w:val="20"/>
          <w:szCs w:val="20"/>
        </w:rPr>
        <w:t>&gt;</w:t>
      </w:r>
    </w:p>
    <w:p w14:paraId="19B11CBA" w14:textId="7CDEF041" w:rsidR="00EC332D" w:rsidRPr="00EC332D" w:rsidRDefault="00EC332D" w:rsidP="00EC332D">
      <w:pPr>
        <w:spacing w:after="0"/>
        <w:rPr>
          <w:rFonts w:ascii="Courier New" w:hAnsi="Courier New" w:cs="Courier New"/>
          <w:sz w:val="20"/>
          <w:szCs w:val="20"/>
        </w:rPr>
      </w:pPr>
      <w:r>
        <w:rPr>
          <w:rFonts w:ascii="Courier New" w:hAnsi="Courier New" w:cs="Courier New"/>
          <w:sz w:val="20"/>
          <w:szCs w:val="20"/>
        </w:rPr>
        <w:tab/>
        <w:t>&lt;</w:t>
      </w:r>
      <w:proofErr w:type="gramStart"/>
      <w:r>
        <w:rPr>
          <w:rFonts w:ascii="Courier New" w:hAnsi="Courier New" w:cs="Courier New"/>
          <w:sz w:val="20"/>
          <w:szCs w:val="20"/>
        </w:rPr>
        <w:t>sf:</w:t>
      </w:r>
      <w:proofErr w:type="gramEnd"/>
      <w:r>
        <w:rPr>
          <w:rFonts w:ascii="Courier New" w:hAnsi="Courier New" w:cs="Courier New"/>
          <w:sz w:val="20"/>
          <w:szCs w:val="20"/>
        </w:rPr>
        <w:t>relatedSamplingFeature&gt;</w:t>
      </w:r>
    </w:p>
    <w:p w14:paraId="3AA7C7D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w:t>
      </w:r>
    </w:p>
    <w:p w14:paraId="51A951E6"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proofErr w:type="gramStart"/>
      <w:r w:rsidRPr="00EC332D">
        <w:rPr>
          <w:rFonts w:ascii="Courier New" w:hAnsi="Courier New" w:cs="Courier New"/>
          <w:sz w:val="20"/>
          <w:szCs w:val="20"/>
        </w:rPr>
        <w:t>&lt;!--</w:t>
      </w:r>
      <w:proofErr w:type="gramEnd"/>
      <w:r w:rsidRPr="00EC332D">
        <w:rPr>
          <w:rFonts w:ascii="Courier New" w:hAnsi="Courier New" w:cs="Courier New"/>
          <w:sz w:val="20"/>
          <w:szCs w:val="20"/>
        </w:rPr>
        <w:t xml:space="preserve"> reporting the position --&gt;</w:t>
      </w:r>
    </w:p>
    <w:p w14:paraId="67B7CE8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parameter&gt;</w:t>
      </w:r>
    </w:p>
    <w:p w14:paraId="1179FE9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NamedValue&gt;</w:t>
      </w:r>
    </w:p>
    <w:p w14:paraId="102789AC"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name xlink:href="http://www.opengis.net/def/param-name/GSML/4.0/starts"/&gt;</w:t>
      </w:r>
    </w:p>
    <w:p w14:paraId="57D9372B"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value&gt;</w:t>
      </w:r>
    </w:p>
    <w:p w14:paraId="4326427D"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 xml:space="preserve">  &lt;</w:t>
      </w:r>
      <w:proofErr w:type="gramStart"/>
      <w:r w:rsidRPr="00EC332D">
        <w:rPr>
          <w:rFonts w:ascii="Courier New" w:hAnsi="Courier New" w:cs="Courier New"/>
          <w:sz w:val="20"/>
          <w:szCs w:val="20"/>
        </w:rPr>
        <w:t>swe:</w:t>
      </w:r>
      <w:proofErr w:type="gramEnd"/>
      <w:r w:rsidRPr="00EC332D">
        <w:rPr>
          <w:rFonts w:ascii="Courier New" w:hAnsi="Courier New" w:cs="Courier New"/>
          <w:sz w:val="20"/>
          <w:szCs w:val="20"/>
        </w:rPr>
        <w:t>Quantity&gt;</w:t>
      </w:r>
    </w:p>
    <w:p w14:paraId="2DD19565"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:uom</w:t>
      </w:r>
      <w:proofErr w:type="gramEnd"/>
      <w:r w:rsidRPr="00EC332D">
        <w:rPr>
          <w:rFonts w:ascii="Courier New" w:hAnsi="Courier New" w:cs="Courier New"/>
          <w:sz w:val="20"/>
          <w:szCs w:val="20"/>
        </w:rPr>
        <w:t xml:space="preserve"> code="m" xlink:href="http://www.opengis.net/def/uom/OGC/1.0/metre" xlink:title="metre"/&gt;</w:t>
      </w:r>
    </w:p>
    <w:p w14:paraId="5C5D1151"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:value</w:t>
      </w:r>
      <w:proofErr w:type="gramEnd"/>
      <w:r w:rsidRPr="00EC332D">
        <w:rPr>
          <w:rFonts w:ascii="Courier New" w:hAnsi="Courier New" w:cs="Courier New"/>
          <w:sz w:val="20"/>
          <w:szCs w:val="20"/>
        </w:rPr>
        <w:t>&gt;3.5&lt;/swe:value&gt;</w:t>
      </w:r>
    </w:p>
    <w:p w14:paraId="796E3128"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:Quantity</w:t>
      </w:r>
      <w:proofErr w:type="gramEnd"/>
      <w:r w:rsidRPr="00EC332D">
        <w:rPr>
          <w:rFonts w:ascii="Courier New" w:hAnsi="Courier New" w:cs="Courier New"/>
          <w:sz w:val="20"/>
          <w:szCs w:val="20"/>
        </w:rPr>
        <w:t>&gt;</w:t>
      </w:r>
    </w:p>
    <w:p w14:paraId="1360B87B"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w:t>
      </w:r>
      <w:proofErr w:type="gramStart"/>
      <w:r w:rsidRPr="00EC332D">
        <w:rPr>
          <w:rFonts w:ascii="Courier New" w:hAnsi="Courier New" w:cs="Courier New"/>
          <w:sz w:val="20"/>
          <w:szCs w:val="20"/>
        </w:rPr>
        <w:t>:value</w:t>
      </w:r>
      <w:proofErr w:type="gramEnd"/>
      <w:r w:rsidRPr="00EC332D">
        <w:rPr>
          <w:rFonts w:ascii="Courier New" w:hAnsi="Courier New" w:cs="Courier New"/>
          <w:sz w:val="20"/>
          <w:szCs w:val="20"/>
        </w:rPr>
        <w:t>&gt;</w:t>
      </w:r>
    </w:p>
    <w:p w14:paraId="0091FE5C"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&lt;/sf</w:t>
      </w:r>
      <w:proofErr w:type="gramStart"/>
      <w:r w:rsidRPr="00EC332D">
        <w:rPr>
          <w:rFonts w:ascii="Courier New" w:hAnsi="Courier New" w:cs="Courier New"/>
          <w:sz w:val="20"/>
          <w:szCs w:val="20"/>
        </w:rPr>
        <w:t>:NamedValue</w:t>
      </w:r>
      <w:proofErr w:type="gramEnd"/>
      <w:r w:rsidRPr="00EC332D">
        <w:rPr>
          <w:rFonts w:ascii="Courier New" w:hAnsi="Courier New" w:cs="Courier New"/>
          <w:sz w:val="20"/>
          <w:szCs w:val="20"/>
        </w:rPr>
        <w:t>&gt;</w:t>
      </w:r>
    </w:p>
    <w:p w14:paraId="7BD7C152"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&lt;/sf</w:t>
      </w:r>
      <w:proofErr w:type="gramStart"/>
      <w:r w:rsidRPr="00EC332D">
        <w:rPr>
          <w:rFonts w:ascii="Courier New" w:hAnsi="Courier New" w:cs="Courier New"/>
          <w:sz w:val="20"/>
          <w:szCs w:val="20"/>
        </w:rPr>
        <w:t>:parameter</w:t>
      </w:r>
      <w:proofErr w:type="gramEnd"/>
      <w:r w:rsidRPr="00EC332D">
        <w:rPr>
          <w:rFonts w:ascii="Courier New" w:hAnsi="Courier New" w:cs="Courier New"/>
          <w:sz w:val="20"/>
          <w:szCs w:val="20"/>
        </w:rPr>
        <w:t xml:space="preserve">&gt; </w:t>
      </w:r>
    </w:p>
    <w:p w14:paraId="1F2065F2"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parameter&gt;</w:t>
      </w:r>
    </w:p>
    <w:p w14:paraId="38F3BD5F"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NamedValue&gt;</w:t>
      </w:r>
    </w:p>
    <w:p w14:paraId="79B4B1C9"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name xlink:href="http://www.opengis.net/def/param-name/GSML/4.0/ends"/&gt;</w:t>
      </w:r>
    </w:p>
    <w:p w14:paraId="241568C7"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value&gt;</w:t>
      </w:r>
    </w:p>
    <w:p w14:paraId="64615E67"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 xml:space="preserve">  &lt;</w:t>
      </w:r>
      <w:proofErr w:type="gramStart"/>
      <w:r w:rsidRPr="00EC332D">
        <w:rPr>
          <w:rFonts w:ascii="Courier New" w:hAnsi="Courier New" w:cs="Courier New"/>
          <w:sz w:val="20"/>
          <w:szCs w:val="20"/>
        </w:rPr>
        <w:t>swe:</w:t>
      </w:r>
      <w:proofErr w:type="gramEnd"/>
      <w:r w:rsidRPr="00EC332D">
        <w:rPr>
          <w:rFonts w:ascii="Courier New" w:hAnsi="Courier New" w:cs="Courier New"/>
          <w:sz w:val="20"/>
          <w:szCs w:val="20"/>
        </w:rPr>
        <w:t>Quantity&gt;</w:t>
      </w:r>
    </w:p>
    <w:p w14:paraId="066F7388"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:uom</w:t>
      </w:r>
      <w:proofErr w:type="gramEnd"/>
      <w:r w:rsidRPr="00EC332D">
        <w:rPr>
          <w:rFonts w:ascii="Courier New" w:hAnsi="Courier New" w:cs="Courier New"/>
          <w:sz w:val="20"/>
          <w:szCs w:val="20"/>
        </w:rPr>
        <w:t xml:space="preserve"> code="m" xlink:href="http://www.opengis.net/def/uom/OGC/1.0/metre" xlink:title="metre"/&gt;</w:t>
      </w:r>
    </w:p>
    <w:p w14:paraId="7CAFE146" w14:textId="4923F234"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:value</w:t>
      </w:r>
      <w:proofErr w:type="gramEnd"/>
      <w:r w:rsidRPr="00EC332D">
        <w:rPr>
          <w:rFonts w:ascii="Courier New" w:hAnsi="Courier New" w:cs="Courier New"/>
          <w:sz w:val="20"/>
          <w:szCs w:val="20"/>
        </w:rPr>
        <w:t>&gt;3.</w:t>
      </w:r>
      <w:r w:rsidR="00876E21">
        <w:rPr>
          <w:rFonts w:ascii="Courier New" w:hAnsi="Courier New" w:cs="Courier New"/>
          <w:sz w:val="20"/>
          <w:szCs w:val="20"/>
        </w:rPr>
        <w:t>76</w:t>
      </w:r>
      <w:r w:rsidRPr="00EC332D">
        <w:rPr>
          <w:rFonts w:ascii="Courier New" w:hAnsi="Courier New" w:cs="Courier New"/>
          <w:sz w:val="20"/>
          <w:szCs w:val="20"/>
        </w:rPr>
        <w:t>&lt;/swe:value&gt;</w:t>
      </w:r>
    </w:p>
    <w:p w14:paraId="02623577"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:Quantity</w:t>
      </w:r>
      <w:proofErr w:type="gramEnd"/>
      <w:r w:rsidRPr="00EC332D">
        <w:rPr>
          <w:rFonts w:ascii="Courier New" w:hAnsi="Courier New" w:cs="Courier New"/>
          <w:sz w:val="20"/>
          <w:szCs w:val="20"/>
        </w:rPr>
        <w:t>&gt;</w:t>
      </w:r>
    </w:p>
    <w:p w14:paraId="0CA9D39A"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w:t>
      </w:r>
      <w:proofErr w:type="gramStart"/>
      <w:r w:rsidRPr="00EC332D">
        <w:rPr>
          <w:rFonts w:ascii="Courier New" w:hAnsi="Courier New" w:cs="Courier New"/>
          <w:sz w:val="20"/>
          <w:szCs w:val="20"/>
        </w:rPr>
        <w:t>:value</w:t>
      </w:r>
      <w:proofErr w:type="gramEnd"/>
      <w:r w:rsidRPr="00EC332D">
        <w:rPr>
          <w:rFonts w:ascii="Courier New" w:hAnsi="Courier New" w:cs="Courier New"/>
          <w:sz w:val="20"/>
          <w:szCs w:val="20"/>
        </w:rPr>
        <w:t>&gt;</w:t>
      </w:r>
    </w:p>
    <w:p w14:paraId="6A27655B"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&lt;/sf</w:t>
      </w:r>
      <w:proofErr w:type="gramStart"/>
      <w:r w:rsidRPr="00EC332D">
        <w:rPr>
          <w:rFonts w:ascii="Courier New" w:hAnsi="Courier New" w:cs="Courier New"/>
          <w:sz w:val="20"/>
          <w:szCs w:val="20"/>
        </w:rPr>
        <w:t>:NamedValue</w:t>
      </w:r>
      <w:proofErr w:type="gramEnd"/>
      <w:r w:rsidRPr="00EC332D">
        <w:rPr>
          <w:rFonts w:ascii="Courier New" w:hAnsi="Courier New" w:cs="Courier New"/>
          <w:sz w:val="20"/>
          <w:szCs w:val="20"/>
        </w:rPr>
        <w:t>&gt;</w:t>
      </w:r>
    </w:p>
    <w:p w14:paraId="04683D8D"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lastRenderedPageBreak/>
        <w:tab/>
        <w:t>&lt;/sf</w:t>
      </w:r>
      <w:proofErr w:type="gramStart"/>
      <w:r w:rsidRPr="00EC332D">
        <w:rPr>
          <w:rFonts w:ascii="Courier New" w:hAnsi="Courier New" w:cs="Courier New"/>
          <w:sz w:val="20"/>
          <w:szCs w:val="20"/>
        </w:rPr>
        <w:t>:parameter</w:t>
      </w:r>
      <w:proofErr w:type="gramEnd"/>
      <w:r w:rsidRPr="00EC332D">
        <w:rPr>
          <w:rFonts w:ascii="Courier New" w:hAnsi="Courier New" w:cs="Courier New"/>
          <w:sz w:val="20"/>
          <w:szCs w:val="20"/>
        </w:rPr>
        <w:t xml:space="preserve">&gt; </w:t>
      </w:r>
    </w:p>
    <w:p w14:paraId="2E0E0B3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w:t>
      </w:r>
    </w:p>
    <w:p w14:paraId="5DA569F8" w14:textId="67EF8AF0" w:rsidR="00CF2507" w:rsidRDefault="00EC332D" w:rsidP="00CF2507">
      <w:pPr>
        <w:spacing w:after="0"/>
        <w:rPr>
          <w:ins w:id="1420" w:author="Eric Boisvert" w:date="2015-10-30T09:44:00Z"/>
          <w:rFonts w:ascii="Courier New" w:hAnsi="Courier New" w:cs="Courier New"/>
          <w:sz w:val="20"/>
          <w:szCs w:val="20"/>
        </w:rPr>
      </w:pPr>
      <w:r w:rsidRPr="00EC332D">
        <w:rPr>
          <w:rFonts w:ascii="Courier New" w:hAnsi="Courier New" w:cs="Courier New"/>
          <w:sz w:val="20"/>
          <w:szCs w:val="20"/>
        </w:rPr>
        <w:t>&lt;/gsmla</w:t>
      </w:r>
      <w:proofErr w:type="gramStart"/>
      <w:r w:rsidRPr="00EC332D">
        <w:rPr>
          <w:rFonts w:ascii="Courier New" w:hAnsi="Courier New" w:cs="Courier New"/>
          <w:sz w:val="20"/>
          <w:szCs w:val="20"/>
        </w:rPr>
        <w:t>:GeologicSpecimen</w:t>
      </w:r>
      <w:proofErr w:type="gramEnd"/>
      <w:r w:rsidRPr="00EC332D">
        <w:rPr>
          <w:rFonts w:ascii="Courier New" w:hAnsi="Courier New" w:cs="Courier New"/>
          <w:sz w:val="20"/>
          <w:szCs w:val="20"/>
        </w:rPr>
        <w:t>&gt;</w:t>
      </w:r>
    </w:p>
    <w:p w14:paraId="2DDF3B37" w14:textId="77777777" w:rsidR="00CF2507" w:rsidRPr="00B020FC" w:rsidRDefault="00CF2507">
      <w:pPr>
        <w:spacing w:after="0"/>
        <w:rPr>
          <w:ins w:id="1421" w:author="Eric Boisvert" w:date="2015-10-30T09:44:00Z"/>
          <w:rFonts w:ascii="Courier New" w:hAnsi="Courier New" w:cs="Courier New"/>
          <w:sz w:val="20"/>
          <w:szCs w:val="20"/>
          <w:rPrChange w:id="1422" w:author="Eric Boisvert" w:date="2015-10-30T09:40:00Z">
            <w:rPr>
              <w:ins w:id="1423" w:author="Eric Boisvert" w:date="2015-10-30T09:44:00Z"/>
            </w:rPr>
          </w:rPrChange>
        </w:rPr>
        <w:pPrChange w:id="1424" w:author="Eric Boisvert" w:date="2015-10-30T09:40:00Z">
          <w:pPr/>
        </w:pPrChange>
      </w:pPr>
    </w:p>
    <w:p w14:paraId="088EA9DF" w14:textId="77777777" w:rsidR="00AE59F3" w:rsidRDefault="00AE59F3" w:rsidP="00C648D4">
      <w:pPr>
        <w:pStyle w:val="Heading1"/>
        <w:rPr>
          <w:ins w:id="1425" w:author="Eric Boisvert" w:date="2015-11-22T12:16:00Z"/>
          <w:lang w:val="en-CA"/>
        </w:rPr>
      </w:pPr>
      <w:ins w:id="1426" w:author="Eric Boisvert" w:date="2015-11-22T12:16:00Z">
        <w:r>
          <w:rPr>
            <w:lang w:val="en-CA"/>
          </w:rPr>
          <w:t>GeoSciML relative position profile</w:t>
        </w:r>
      </w:ins>
    </w:p>
    <w:p w14:paraId="53507688" w14:textId="77777777" w:rsidR="00A43288" w:rsidRDefault="00AE59F3">
      <w:pPr>
        <w:rPr>
          <w:ins w:id="1427" w:author="Eric Boisvert" w:date="2015-11-22T12:26:00Z"/>
          <w:lang w:val="en-CA"/>
        </w:rPr>
        <w:pPrChange w:id="1428" w:author="Eric Boisvert" w:date="2015-11-22T12:16:00Z">
          <w:pPr>
            <w:pStyle w:val="Heading1"/>
          </w:pPr>
        </w:pPrChange>
      </w:pPr>
      <w:ins w:id="1429" w:author="Eric Boisvert" w:date="2015-11-22T12:16:00Z">
        <w:r>
          <w:rPr>
            <w:lang w:val="en-CA"/>
          </w:rPr>
          <w:t>This profile describe</w:t>
        </w:r>
      </w:ins>
      <w:ins w:id="1430" w:author="Eric Boisvert" w:date="2015-11-22T12:19:00Z">
        <w:r>
          <w:rPr>
            <w:lang w:val="en-CA"/>
          </w:rPr>
          <w:t>s</w:t>
        </w:r>
      </w:ins>
      <w:ins w:id="1431" w:author="Eric Boisvert" w:date="2015-11-22T12:16:00Z">
        <w:r>
          <w:rPr>
            <w:lang w:val="en-CA"/>
          </w:rPr>
          <w:t xml:space="preserve"> how </w:t>
        </w:r>
      </w:ins>
      <w:ins w:id="1432" w:author="Eric Boisvert" w:date="2015-11-22T12:18:00Z">
        <w:r>
          <w:rPr>
            <w:lang w:val="en-CA"/>
          </w:rPr>
          <w:t xml:space="preserve">to </w:t>
        </w:r>
      </w:ins>
      <w:ins w:id="1433" w:author="Eric Boisvert" w:date="2015-11-22T12:19:00Z">
        <w:r>
          <w:rPr>
            <w:lang w:val="en-CA"/>
          </w:rPr>
          <w:t xml:space="preserve">encode </w:t>
        </w:r>
      </w:ins>
      <w:ins w:id="1434" w:author="Eric Boisvert" w:date="2015-11-22T12:23:00Z">
        <w:r>
          <w:rPr>
            <w:lang w:val="en-CA"/>
          </w:rPr>
          <w:t>a</w:t>
        </w:r>
      </w:ins>
      <w:ins w:id="1435" w:author="Eric Boisvert" w:date="2015-11-22T12:20:00Z">
        <w:r>
          <w:rPr>
            <w:lang w:val="en-CA"/>
          </w:rPr>
          <w:t xml:space="preserve"> </w:t>
        </w:r>
      </w:ins>
      <w:ins w:id="1436" w:author="Eric Boisvert" w:date="2015-11-22T12:19:00Z">
        <w:r>
          <w:rPr>
            <w:lang w:val="en-CA"/>
          </w:rPr>
          <w:t xml:space="preserve">relative position of a SF_SamplingFeature or OM_Observation. </w:t>
        </w:r>
      </w:ins>
      <w:ins w:id="1437" w:author="Eric Boisvert" w:date="2015-11-22T12:20:00Z">
        <w:r>
          <w:rPr>
            <w:lang w:val="en-CA"/>
          </w:rPr>
          <w:t xml:space="preserve">  This profile is designed to support the common </w:t>
        </w:r>
      </w:ins>
      <w:ins w:id="1438" w:author="Eric Boisvert" w:date="2015-11-22T12:21:00Z">
        <w:r>
          <w:rPr>
            <w:lang w:val="en-CA"/>
          </w:rPr>
          <w:t xml:space="preserve">use </w:t>
        </w:r>
      </w:ins>
      <w:ins w:id="1439" w:author="Eric Boisvert" w:date="2015-11-22T12:20:00Z">
        <w:r>
          <w:rPr>
            <w:lang w:val="en-CA"/>
          </w:rPr>
          <w:t>case of sampling</w:t>
        </w:r>
      </w:ins>
      <w:ins w:id="1440" w:author="Eric Boisvert" w:date="2015-11-22T12:21:00Z">
        <w:r>
          <w:rPr>
            <w:lang w:val="en-CA"/>
          </w:rPr>
          <w:t xml:space="preserve"> (or observing in situ)</w:t>
        </w:r>
      </w:ins>
      <w:ins w:id="1441" w:author="Eric Boisvert" w:date="2015-11-22T12:20:00Z">
        <w:r>
          <w:rPr>
            <w:lang w:val="en-CA"/>
          </w:rPr>
          <w:t xml:space="preserve"> along a borehole path</w:t>
        </w:r>
      </w:ins>
      <w:ins w:id="1442" w:author="Eric Boisvert" w:date="2015-11-22T12:21:00Z">
        <w:r>
          <w:rPr>
            <w:lang w:val="en-CA"/>
          </w:rPr>
          <w:t xml:space="preserve"> where the sample location </w:t>
        </w:r>
      </w:ins>
      <w:ins w:id="1443" w:author="Eric Boisvert" w:date="2015-11-22T12:23:00Z">
        <w:r>
          <w:rPr>
            <w:lang w:val="en-CA"/>
          </w:rPr>
          <w:t xml:space="preserve">is </w:t>
        </w:r>
      </w:ins>
      <w:ins w:id="1444" w:author="Eric Boisvert" w:date="2015-11-22T12:21:00Z">
        <w:r>
          <w:rPr>
            <w:lang w:val="en-CA"/>
          </w:rPr>
          <w:t xml:space="preserve">expressed as a distance from some origin point (normally, the collar of the borehole).   </w:t>
        </w:r>
      </w:ins>
    </w:p>
    <w:p w14:paraId="3FAB5DC4" w14:textId="020BE95D" w:rsidR="00A43288" w:rsidRDefault="00A43288">
      <w:pPr>
        <w:rPr>
          <w:ins w:id="1445" w:author="Eric Boisvert" w:date="2015-11-22T12:26:00Z"/>
          <w:lang w:val="en-CA"/>
        </w:rPr>
        <w:pPrChange w:id="1446" w:author="Eric Boisvert" w:date="2015-11-22T12:16:00Z">
          <w:pPr>
            <w:pStyle w:val="Heading1"/>
          </w:pPr>
        </w:pPrChange>
      </w:pPr>
      <w:ins w:id="1447" w:author="Eric Boisvert" w:date="2015-11-22T12:26:00Z">
        <w:r>
          <w:rPr>
            <w:lang w:val="en-CA"/>
          </w:rPr>
          <w:t xml:space="preserve">This profile provides encoding rules </w:t>
        </w:r>
      </w:ins>
      <w:ins w:id="1448" w:author="Eric Boisvert" w:date="2015-11-22T12:28:00Z">
        <w:r>
          <w:rPr>
            <w:lang w:val="en-CA"/>
          </w:rPr>
          <w:t>to</w:t>
        </w:r>
      </w:ins>
    </w:p>
    <w:p w14:paraId="7497EA07" w14:textId="33763A36" w:rsidR="00AE59F3" w:rsidRDefault="00A43288">
      <w:pPr>
        <w:pStyle w:val="ListParagraph"/>
        <w:numPr>
          <w:ilvl w:val="0"/>
          <w:numId w:val="27"/>
        </w:numPr>
        <w:rPr>
          <w:ins w:id="1449" w:author="Eric Boisvert" w:date="2015-11-22T12:27:00Z"/>
          <w:lang w:val="en-CA"/>
        </w:rPr>
        <w:pPrChange w:id="1450" w:author="Eric Boisvert" w:date="2015-11-22T12:26:00Z">
          <w:pPr>
            <w:pStyle w:val="Heading1"/>
          </w:pPr>
        </w:pPrChange>
      </w:pPr>
      <w:ins w:id="1451" w:author="Eric Boisvert" w:date="2015-11-22T12:27:00Z">
        <w:r>
          <w:rPr>
            <w:lang w:val="en-CA"/>
          </w:rPr>
          <w:t>Link a sampling feature to a reference sampling feature that provide the reference geometry (a GM_Curve)</w:t>
        </w:r>
      </w:ins>
    </w:p>
    <w:p w14:paraId="1EC2D51B" w14:textId="69066EB5" w:rsidR="00A43288" w:rsidRDefault="00A43288">
      <w:pPr>
        <w:pStyle w:val="ListParagraph"/>
        <w:numPr>
          <w:ilvl w:val="0"/>
          <w:numId w:val="27"/>
        </w:numPr>
        <w:rPr>
          <w:ins w:id="1452" w:author="Eric Boisvert" w:date="2015-11-22T12:29:00Z"/>
          <w:lang w:val="en-CA"/>
        </w:rPr>
        <w:pPrChange w:id="1453" w:author="Eric Boisvert" w:date="2015-11-22T12:26:00Z">
          <w:pPr>
            <w:pStyle w:val="Heading1"/>
          </w:pPr>
        </w:pPrChange>
      </w:pPr>
      <w:ins w:id="1454" w:author="Eric Boisvert" w:date="2015-11-22T12:29:00Z">
        <w:r>
          <w:rPr>
            <w:lang w:val="en-CA"/>
          </w:rPr>
          <w:t xml:space="preserve">A encoding pattern for </w:t>
        </w:r>
        <w:r w:rsidRPr="00A43288">
          <w:rPr>
            <w:i/>
            <w:lang w:val="en-CA"/>
            <w:rPrChange w:id="1455" w:author="Eric Boisvert" w:date="2015-11-22T12:29:00Z">
              <w:rPr>
                <w:lang w:val="en-CA"/>
              </w:rPr>
            </w:rPrChange>
          </w:rPr>
          <w:t>in situ</w:t>
        </w:r>
        <w:r>
          <w:rPr>
            <w:lang w:val="en-CA"/>
          </w:rPr>
          <w:t xml:space="preserve"> observation using a virtual SF_SamplingFeature</w:t>
        </w:r>
      </w:ins>
    </w:p>
    <w:p w14:paraId="0DB80E3A" w14:textId="2F62C612" w:rsidR="00A43288" w:rsidRDefault="00A43288">
      <w:pPr>
        <w:pStyle w:val="ListParagraph"/>
        <w:numPr>
          <w:ilvl w:val="0"/>
          <w:numId w:val="27"/>
        </w:numPr>
        <w:rPr>
          <w:ins w:id="1456" w:author="Eric Boisvert" w:date="2015-11-22T12:30:00Z"/>
          <w:lang w:val="en-CA"/>
        </w:rPr>
        <w:pPrChange w:id="1457" w:author="Eric Boisvert" w:date="2015-11-22T12:26:00Z">
          <w:pPr>
            <w:pStyle w:val="Heading1"/>
          </w:pPr>
        </w:pPrChange>
      </w:pPr>
      <w:ins w:id="1458" w:author="Eric Boisvert" w:date="2015-11-22T12:30:00Z">
        <w:r>
          <w:rPr>
            <w:lang w:val="en-CA"/>
          </w:rPr>
          <w:t>An linear spatial encoding</w:t>
        </w:r>
      </w:ins>
    </w:p>
    <w:p w14:paraId="36D1F2F7" w14:textId="03193EEE" w:rsidR="00A43288" w:rsidRPr="00A43288" w:rsidRDefault="009F0ABE">
      <w:pPr>
        <w:rPr>
          <w:ins w:id="1459" w:author="Eric Boisvert" w:date="2015-11-22T12:16:00Z"/>
          <w:lang w:val="en-CA"/>
        </w:rPr>
        <w:pPrChange w:id="1460" w:author="Eric Boisvert" w:date="2015-11-22T12:30:00Z">
          <w:pPr>
            <w:pStyle w:val="Heading1"/>
          </w:pPr>
        </w:pPrChange>
      </w:pPr>
      <w:ins w:id="1461" w:author="Eric Boisvert" w:date="2015-11-22T12:40:00Z">
        <w:r>
          <w:rPr>
            <w:lang w:val="en-CA"/>
          </w:rPr>
          <w:t xml:space="preserve">There are two relative position encoding options. </w:t>
        </w:r>
        <w:proofErr w:type="gramStart"/>
        <w:r>
          <w:rPr>
            <w:lang w:val="en-CA"/>
          </w:rPr>
          <w:t xml:space="preserve">Using GML 3.3 Linear referencing or using </w:t>
        </w:r>
      </w:ins>
      <w:ins w:id="1462" w:author="Eric Boisvert" w:date="2015-11-22T12:41:00Z">
        <w:r>
          <w:rPr>
            <w:lang w:val="en-CA"/>
          </w:rPr>
          <w:t>“GeoSciML” encoding.</w:t>
        </w:r>
      </w:ins>
      <w:proofErr w:type="gramEnd"/>
      <w:ins w:id="1463" w:author="Eric Boisvert" w:date="2015-11-22T16:09:00Z">
        <w:r w:rsidR="009823FE">
          <w:rPr>
            <w:lang w:val="en-CA"/>
          </w:rPr>
          <w:t xml:space="preserve">  </w:t>
        </w:r>
      </w:ins>
    </w:p>
    <w:p w14:paraId="2C8A8649" w14:textId="6417800A" w:rsidR="00C648D4" w:rsidRPr="00C648D4" w:rsidRDefault="00C648D4" w:rsidP="00C648D4">
      <w:pPr>
        <w:pStyle w:val="Heading1"/>
        <w:rPr>
          <w:lang w:val="en-CA"/>
        </w:rPr>
      </w:pPr>
      <w:r>
        <w:rPr>
          <w:lang w:val="en-CA"/>
        </w:rPr>
        <w:t>GeoSciML CGI-IUGS Profile</w:t>
      </w:r>
    </w:p>
    <w:p w14:paraId="2513607A" w14:textId="541D7228" w:rsidR="009B3BBD" w:rsidRDefault="00C648D4" w:rsidP="00B31486">
      <w:pPr>
        <w:rPr>
          <w:color w:val="FF0000"/>
          <w:lang w:val="en-CA"/>
        </w:rPr>
      </w:pPr>
      <w:commentRangeStart w:id="1464"/>
      <w:r>
        <w:rPr>
          <w:color w:val="FF0000"/>
          <w:lang w:val="en-CA"/>
        </w:rPr>
        <w:t xml:space="preserve">This profile is the “international” version of GeoSciML, which essentially imposes a set of controlled vocabularies.  The profile simply states that vocabularies must come from </w:t>
      </w:r>
      <w:hyperlink r:id="rId127" w:history="1">
        <w:r w:rsidRPr="009A13E8">
          <w:rPr>
            <w:rStyle w:val="Hyperlink"/>
            <w:lang w:val="en-CA"/>
          </w:rPr>
          <w:t>http://resource.geosciml.org/</w:t>
        </w:r>
      </w:hyperlink>
      <w:r>
        <w:rPr>
          <w:color w:val="FF0000"/>
          <w:lang w:val="en-CA"/>
        </w:rPr>
        <w:t xml:space="preserve"> </w:t>
      </w:r>
      <w:commentRangeEnd w:id="1464"/>
      <w:r>
        <w:rPr>
          <w:rStyle w:val="CommentReference"/>
        </w:rPr>
        <w:commentReference w:id="1464"/>
      </w:r>
    </w:p>
    <w:p w14:paraId="08B1381C" w14:textId="2F50EA4A" w:rsidR="00C648D4" w:rsidRPr="00D12552" w:rsidRDefault="008C6C76" w:rsidP="00B31486">
      <w:pPr>
        <w:rPr>
          <w:color w:val="FF0000"/>
          <w:lang w:val="en-CA"/>
        </w:rPr>
      </w:pPr>
      <w:r>
        <w:rPr>
          <w:color w:val="FF0000"/>
          <w:lang w:val="en-CA"/>
        </w:rPr>
        <w:t>This version of the profile uses the 2012 version of the vocabulary</w:t>
      </w:r>
    </w:p>
    <w:p w14:paraId="7368FBB6" w14:textId="77777777" w:rsidR="009A7B37" w:rsidRPr="00D12552" w:rsidRDefault="009A7B37">
      <w:pPr>
        <w:pStyle w:val="Heading1"/>
        <w:rPr>
          <w:lang w:val="en-CA"/>
        </w:rPr>
      </w:pPr>
      <w:bookmarkStart w:id="1465" w:name="_Toc337499861"/>
      <w:r w:rsidRPr="00D12552">
        <w:rPr>
          <w:lang w:val="en-CA"/>
        </w:rPr>
        <w:t>Media Types for any data encoding(s)</w:t>
      </w:r>
      <w:bookmarkEnd w:id="1465"/>
    </w:p>
    <w:p w14:paraId="1D8D7BB1" w14:textId="77777777" w:rsidR="009A7B37" w:rsidRPr="00D12552" w:rsidRDefault="009A7B37">
      <w:pPr>
        <w:rPr>
          <w:lang w:val="en-CA"/>
        </w:rPr>
      </w:pPr>
      <w:r w:rsidRPr="00D12552">
        <w:rPr>
          <w:lang w:val="en-CA"/>
        </w:rPr>
        <w:t>A section describing the MIME-types to be used is mandatory for any standard involving data encodings. If no suitable MIME type exists in http://www.iana.org/assignments/media-types/index.html then this section may be used to define a new MIME type for registration with IANA.</w:t>
      </w:r>
    </w:p>
    <w:p w14:paraId="57CEF178" w14:textId="77777777" w:rsidR="009A7B37" w:rsidRPr="00D12552" w:rsidRDefault="009A7B37">
      <w:pPr>
        <w:rPr>
          <w:lang w:val="en-CA"/>
        </w:rPr>
      </w:pPr>
      <w:r w:rsidRPr="00D12552">
        <w:rPr>
          <w:lang w:val="en-CA"/>
        </w:rPr>
        <w:br w:type="page"/>
      </w:r>
    </w:p>
    <w:p w14:paraId="39125CF7" w14:textId="77777777" w:rsidR="009A7B37" w:rsidRPr="00D12552" w:rsidRDefault="009A7B37" w:rsidP="004A5507">
      <w:pPr>
        <w:pStyle w:val="Annex"/>
        <w:rPr>
          <w:lang w:val="en-CA"/>
        </w:rPr>
      </w:pPr>
      <w:r w:rsidRPr="00D12552">
        <w:rPr>
          <w:lang w:val="en-CA"/>
        </w:rPr>
        <w:lastRenderedPageBreak/>
        <w:t>Annex A: Conformance Class Abstract Test Suite (Normative)</w:t>
      </w:r>
    </w:p>
    <w:p w14:paraId="10853771" w14:textId="77777777" w:rsidR="009A7B37" w:rsidRPr="00D12552" w:rsidRDefault="009A7B37" w:rsidP="004A5507">
      <w:pPr>
        <w:pStyle w:val="AnnexNumbered"/>
        <w:rPr>
          <w:lang w:val="en-CA"/>
        </w:rPr>
      </w:pPr>
      <w:bookmarkStart w:id="1466" w:name="_Toc254961261"/>
      <w:bookmarkStart w:id="1467" w:name="_Ref259545760"/>
      <w:bookmarkStart w:id="1468" w:name="_Toc276720685"/>
      <w:bookmarkStart w:id="1469" w:name="_Toc279341984"/>
      <w:bookmarkStart w:id="1470" w:name="_Toc337499862"/>
      <w:bookmarkStart w:id="1471" w:name="_Toc443461105"/>
      <w:bookmarkStart w:id="1472" w:name="_Toc9996974"/>
      <w:bookmarkStart w:id="1473" w:name="_Ref207532276"/>
      <w:bookmarkStart w:id="1474" w:name="_Ref207532302"/>
      <w:bookmarkStart w:id="1475" w:name="_Ref207532345"/>
      <w:bookmarkStart w:id="1476" w:name="_Toc219622068"/>
      <w:r w:rsidRPr="00D12552">
        <w:rPr>
          <w:lang w:val="en-CA"/>
        </w:rPr>
        <w:t xml:space="preserve">Conformance class: </w:t>
      </w:r>
      <w:bookmarkEnd w:id="1466"/>
      <w:bookmarkEnd w:id="1467"/>
      <w:bookmarkEnd w:id="1468"/>
      <w:r w:rsidRPr="00D12552">
        <w:rPr>
          <w:lang w:val="en-CA"/>
        </w:rPr>
        <w:t xml:space="preserve">AAAA </w:t>
      </w:r>
      <w:r w:rsidRPr="00D12552">
        <w:rPr>
          <w:color w:val="FF0000"/>
          <w:lang w:val="en-CA"/>
        </w:rPr>
        <w:t>(repeat as necessary)</w:t>
      </w:r>
      <w:bookmarkEnd w:id="1469"/>
      <w:bookmarkEnd w:id="1470"/>
    </w:p>
    <w:p w14:paraId="61AC9702" w14:textId="77777777" w:rsidR="004A5507" w:rsidRPr="00D12552" w:rsidRDefault="004A5507" w:rsidP="004A5507">
      <w:pPr>
        <w:pStyle w:val="AnnexLevel2"/>
        <w:numPr>
          <w:ilvl w:val="0"/>
          <w:numId w:val="0"/>
        </w:numPr>
        <w:rPr>
          <w:lang w:val="en-CA"/>
        </w:rPr>
      </w:pPr>
    </w:p>
    <w:bookmarkEnd w:id="1471"/>
    <w:bookmarkEnd w:id="1472"/>
    <w:bookmarkEnd w:id="1473"/>
    <w:bookmarkEnd w:id="1474"/>
    <w:bookmarkEnd w:id="1475"/>
    <w:bookmarkEnd w:id="1476"/>
    <w:p w14:paraId="352A00F8" w14:textId="77777777" w:rsidR="009A7B37" w:rsidRPr="00D12552" w:rsidRDefault="009A7B37" w:rsidP="004A5507">
      <w:pPr>
        <w:pStyle w:val="Annex"/>
        <w:rPr>
          <w:lang w:val="en-CA"/>
        </w:rPr>
      </w:pPr>
      <w:r w:rsidRPr="00D12552">
        <w:rPr>
          <w:lang w:val="en-CA"/>
        </w:rPr>
        <w:br w:type="page"/>
      </w:r>
      <w:bookmarkStart w:id="1477" w:name="_Toc165888231"/>
      <w:r w:rsidR="00165E04" w:rsidRPr="00D12552">
        <w:rPr>
          <w:lang w:val="en-CA"/>
        </w:rPr>
        <w:lastRenderedPageBreak/>
        <w:t xml:space="preserve">Annex </w:t>
      </w:r>
      <w:r w:rsidR="00165E04" w:rsidRPr="00D12552">
        <w:rPr>
          <w:color w:val="FF0000"/>
          <w:lang w:val="en-CA"/>
        </w:rPr>
        <w:t>&lt;insert Annex number&gt;</w:t>
      </w:r>
      <w:r w:rsidRPr="00D12552">
        <w:rPr>
          <w:lang w:val="en-CA"/>
        </w:rPr>
        <w:t>: Revision history</w:t>
      </w:r>
      <w:bookmarkEnd w:id="1477"/>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rsidRPr="00D12552" w14:paraId="55E0A5EA" w14:textId="77777777">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D12552" w:rsidRDefault="009A7B37" w:rsidP="00165E04">
            <w:pPr>
              <w:pStyle w:val="OGCtableheader"/>
              <w:rPr>
                <w:lang w:val="en-CA"/>
              </w:rPr>
            </w:pPr>
            <w:r w:rsidRPr="00D12552">
              <w:rPr>
                <w:lang w:val="en-CA"/>
              </w:rPr>
              <w:t>Date</w:t>
            </w:r>
          </w:p>
        </w:tc>
        <w:tc>
          <w:tcPr>
            <w:tcW w:w="990" w:type="dxa"/>
            <w:tcBorders>
              <w:top w:val="single" w:sz="4" w:space="0" w:color="auto"/>
              <w:left w:val="single" w:sz="4" w:space="0" w:color="auto"/>
              <w:bottom w:val="single" w:sz="4" w:space="0" w:color="auto"/>
              <w:right w:val="single" w:sz="4" w:space="0" w:color="auto"/>
            </w:tcBorders>
          </w:tcPr>
          <w:p w14:paraId="2D5909D0" w14:textId="77777777" w:rsidR="009A7B37" w:rsidRPr="00D12552" w:rsidRDefault="009A7B37" w:rsidP="00165E04">
            <w:pPr>
              <w:pStyle w:val="OGCtableheader"/>
              <w:rPr>
                <w:lang w:val="en-CA"/>
              </w:rPr>
            </w:pPr>
            <w:r w:rsidRPr="00D12552">
              <w:rPr>
                <w:lang w:val="en-CA"/>
              </w:rPr>
              <w:t>Release</w:t>
            </w:r>
          </w:p>
        </w:tc>
        <w:tc>
          <w:tcPr>
            <w:tcW w:w="990" w:type="dxa"/>
            <w:tcBorders>
              <w:top w:val="single" w:sz="4" w:space="0" w:color="auto"/>
              <w:left w:val="single" w:sz="4" w:space="0" w:color="auto"/>
              <w:bottom w:val="single" w:sz="4" w:space="0" w:color="auto"/>
              <w:right w:val="single" w:sz="4" w:space="0" w:color="auto"/>
            </w:tcBorders>
          </w:tcPr>
          <w:p w14:paraId="4BDA3220" w14:textId="77777777" w:rsidR="009A7B37" w:rsidRPr="00D12552" w:rsidRDefault="009A7B37" w:rsidP="00165E04">
            <w:pPr>
              <w:pStyle w:val="OGCtableheader"/>
              <w:rPr>
                <w:lang w:val="en-CA"/>
              </w:rPr>
            </w:pPr>
            <w:r w:rsidRPr="00D12552">
              <w:rPr>
                <w:lang w:val="en-CA"/>
              </w:rPr>
              <w:t>Author</w:t>
            </w:r>
          </w:p>
        </w:tc>
        <w:tc>
          <w:tcPr>
            <w:tcW w:w="2130" w:type="dxa"/>
            <w:tcBorders>
              <w:top w:val="single" w:sz="4" w:space="0" w:color="auto"/>
              <w:left w:val="single" w:sz="4" w:space="0" w:color="auto"/>
              <w:bottom w:val="single" w:sz="4" w:space="0" w:color="auto"/>
              <w:right w:val="single" w:sz="4" w:space="0" w:color="auto"/>
            </w:tcBorders>
          </w:tcPr>
          <w:p w14:paraId="0CC1CCFF" w14:textId="77777777" w:rsidR="009A7B37" w:rsidRPr="00D12552" w:rsidRDefault="009A7B37" w:rsidP="00165E04">
            <w:pPr>
              <w:pStyle w:val="OGCtableheader"/>
              <w:rPr>
                <w:lang w:val="en-CA"/>
              </w:rPr>
            </w:pPr>
            <w:r w:rsidRPr="00D12552">
              <w:rPr>
                <w:lang w:val="en-CA"/>
              </w:rPr>
              <w:t>Paragraph modified</w:t>
            </w:r>
          </w:p>
        </w:tc>
        <w:tc>
          <w:tcPr>
            <w:tcW w:w="3345" w:type="dxa"/>
            <w:tcBorders>
              <w:top w:val="single" w:sz="4" w:space="0" w:color="auto"/>
              <w:left w:val="single" w:sz="4" w:space="0" w:color="auto"/>
              <w:bottom w:val="single" w:sz="4" w:space="0" w:color="auto"/>
              <w:right w:val="single" w:sz="4" w:space="0" w:color="auto"/>
            </w:tcBorders>
          </w:tcPr>
          <w:p w14:paraId="01E1FE2D" w14:textId="77777777" w:rsidR="009A7B37" w:rsidRPr="00D12552" w:rsidRDefault="009A7B37" w:rsidP="00165E04">
            <w:pPr>
              <w:pStyle w:val="OGCtableheader"/>
              <w:rPr>
                <w:lang w:val="en-CA"/>
              </w:rPr>
            </w:pPr>
            <w:r w:rsidRPr="00D12552">
              <w:rPr>
                <w:lang w:val="en-CA"/>
              </w:rPr>
              <w:t>Description</w:t>
            </w:r>
          </w:p>
        </w:tc>
      </w:tr>
      <w:tr w:rsidR="009A7B37" w:rsidRPr="00D12552" w14:paraId="53424D37" w14:textId="77777777">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D12552" w:rsidRDefault="00D73AA6" w:rsidP="00165E04">
            <w:pPr>
              <w:pStyle w:val="OGCtabletext"/>
              <w:rPr>
                <w:lang w:val="en-CA"/>
              </w:rPr>
            </w:pPr>
            <w:r>
              <w:rPr>
                <w:lang w:val="en-CA"/>
              </w:rPr>
              <w:t>2015-10-02</w:t>
            </w:r>
          </w:p>
        </w:tc>
        <w:tc>
          <w:tcPr>
            <w:tcW w:w="990" w:type="dxa"/>
            <w:tcBorders>
              <w:top w:val="single" w:sz="4" w:space="0" w:color="auto"/>
              <w:left w:val="single" w:sz="4" w:space="0" w:color="auto"/>
              <w:bottom w:val="single" w:sz="4" w:space="0" w:color="auto"/>
              <w:right w:val="single" w:sz="4" w:space="0" w:color="auto"/>
            </w:tcBorders>
          </w:tcPr>
          <w:p w14:paraId="7CABE3AC" w14:textId="77777777" w:rsidR="009A7B37" w:rsidRPr="00D12552" w:rsidRDefault="00D73AA6" w:rsidP="00165E04">
            <w:pPr>
              <w:pStyle w:val="OGCtabletext"/>
              <w:rPr>
                <w:lang w:val="en-CA"/>
              </w:rPr>
            </w:pPr>
            <w:r>
              <w:rPr>
                <w:lang w:val="en-CA"/>
              </w:rPr>
              <w:t>1.0.0</w:t>
            </w:r>
          </w:p>
        </w:tc>
        <w:tc>
          <w:tcPr>
            <w:tcW w:w="990" w:type="dxa"/>
            <w:tcBorders>
              <w:top w:val="single" w:sz="4" w:space="0" w:color="auto"/>
              <w:left w:val="single" w:sz="4" w:space="0" w:color="auto"/>
              <w:bottom w:val="single" w:sz="4" w:space="0" w:color="auto"/>
              <w:right w:val="single" w:sz="4" w:space="0" w:color="auto"/>
            </w:tcBorders>
          </w:tcPr>
          <w:p w14:paraId="694A428E" w14:textId="77777777" w:rsidR="009A7B37" w:rsidRPr="00D12552" w:rsidRDefault="00D73AA6" w:rsidP="00165E04">
            <w:pPr>
              <w:pStyle w:val="OGCtabletext"/>
              <w:rPr>
                <w:lang w:val="en-CA"/>
              </w:rPr>
            </w:pPr>
            <w:r>
              <w:rPr>
                <w:lang w:val="en-CA"/>
              </w:rPr>
              <w:t>Eric Boisvert</w:t>
            </w:r>
          </w:p>
        </w:tc>
        <w:tc>
          <w:tcPr>
            <w:tcW w:w="2130" w:type="dxa"/>
            <w:tcBorders>
              <w:top w:val="single" w:sz="4" w:space="0" w:color="auto"/>
              <w:left w:val="single" w:sz="4" w:space="0" w:color="auto"/>
              <w:bottom w:val="single" w:sz="4" w:space="0" w:color="auto"/>
              <w:right w:val="single" w:sz="4" w:space="0" w:color="auto"/>
            </w:tcBorders>
          </w:tcPr>
          <w:p w14:paraId="60E83234" w14:textId="77777777" w:rsidR="009A7B37" w:rsidRPr="00D12552" w:rsidRDefault="00D73AA6" w:rsidP="00165E04">
            <w:pPr>
              <w:pStyle w:val="OGCtabletext"/>
              <w:rPr>
                <w:lang w:val="en-CA"/>
              </w:rPr>
            </w:pPr>
            <w:r>
              <w:rPr>
                <w:lang w:val="en-CA"/>
              </w:rPr>
              <w:t>All</w:t>
            </w:r>
          </w:p>
        </w:tc>
        <w:tc>
          <w:tcPr>
            <w:tcW w:w="3345" w:type="dxa"/>
            <w:tcBorders>
              <w:top w:val="single" w:sz="4" w:space="0" w:color="auto"/>
              <w:left w:val="single" w:sz="4" w:space="0" w:color="auto"/>
              <w:bottom w:val="single" w:sz="4" w:space="0" w:color="auto"/>
              <w:right w:val="single" w:sz="4" w:space="0" w:color="auto"/>
            </w:tcBorders>
          </w:tcPr>
          <w:p w14:paraId="46DACEF4" w14:textId="77777777" w:rsidR="009A7B37" w:rsidRPr="00D12552" w:rsidRDefault="00D73AA6" w:rsidP="00165E04">
            <w:pPr>
              <w:pStyle w:val="OGCtabletext"/>
              <w:rPr>
                <w:lang w:val="en-CA"/>
              </w:rPr>
            </w:pPr>
            <w:r>
              <w:rPr>
                <w:lang w:val="en-CA"/>
              </w:rPr>
              <w:t>Moved text into standard OGC template</w:t>
            </w:r>
          </w:p>
        </w:tc>
      </w:tr>
      <w:tr w:rsidR="009A7B37" w:rsidRPr="00D12552" w14:paraId="615DDE83" w14:textId="77777777">
        <w:tc>
          <w:tcPr>
            <w:tcW w:w="1095" w:type="dxa"/>
            <w:tcBorders>
              <w:top w:val="single" w:sz="4" w:space="0" w:color="auto"/>
              <w:left w:val="single" w:sz="4" w:space="0" w:color="auto"/>
              <w:bottom w:val="single" w:sz="4" w:space="0" w:color="auto"/>
              <w:right w:val="single" w:sz="4" w:space="0" w:color="auto"/>
            </w:tcBorders>
          </w:tcPr>
          <w:p w14:paraId="31992A5F" w14:textId="77777777" w:rsidR="009A7B37" w:rsidRPr="00D12552" w:rsidRDefault="009A7B37" w:rsidP="00165E04">
            <w:pPr>
              <w:pStyle w:val="OGCtabletext"/>
              <w:rPr>
                <w:lang w:val="en-CA"/>
              </w:rPr>
            </w:pPr>
          </w:p>
        </w:tc>
        <w:tc>
          <w:tcPr>
            <w:tcW w:w="990" w:type="dxa"/>
            <w:tcBorders>
              <w:top w:val="single" w:sz="4" w:space="0" w:color="auto"/>
              <w:left w:val="single" w:sz="4" w:space="0" w:color="auto"/>
              <w:bottom w:val="single" w:sz="4" w:space="0" w:color="auto"/>
              <w:right w:val="single" w:sz="4" w:space="0" w:color="auto"/>
            </w:tcBorders>
          </w:tcPr>
          <w:p w14:paraId="5BFB4DDC" w14:textId="77777777" w:rsidR="009A7B37" w:rsidRPr="00D12552" w:rsidRDefault="009A7B37" w:rsidP="00165E04">
            <w:pPr>
              <w:pStyle w:val="OGCtabletext"/>
              <w:rPr>
                <w:lang w:val="en-CA"/>
              </w:rPr>
            </w:pPr>
          </w:p>
        </w:tc>
        <w:tc>
          <w:tcPr>
            <w:tcW w:w="990" w:type="dxa"/>
            <w:tcBorders>
              <w:top w:val="single" w:sz="4" w:space="0" w:color="auto"/>
              <w:left w:val="single" w:sz="4" w:space="0" w:color="auto"/>
              <w:bottom w:val="single" w:sz="4" w:space="0" w:color="auto"/>
              <w:right w:val="single" w:sz="4" w:space="0" w:color="auto"/>
            </w:tcBorders>
          </w:tcPr>
          <w:p w14:paraId="52E6D879" w14:textId="77777777" w:rsidR="009A7B37" w:rsidRPr="00D12552" w:rsidRDefault="009A7B37" w:rsidP="00165E04">
            <w:pPr>
              <w:pStyle w:val="OGCtabletext"/>
              <w:rPr>
                <w:lang w:val="en-CA"/>
              </w:rPr>
            </w:pPr>
          </w:p>
        </w:tc>
        <w:tc>
          <w:tcPr>
            <w:tcW w:w="2130" w:type="dxa"/>
            <w:tcBorders>
              <w:top w:val="single" w:sz="4" w:space="0" w:color="auto"/>
              <w:left w:val="single" w:sz="4" w:space="0" w:color="auto"/>
              <w:bottom w:val="single" w:sz="4" w:space="0" w:color="auto"/>
              <w:right w:val="single" w:sz="4" w:space="0" w:color="auto"/>
            </w:tcBorders>
          </w:tcPr>
          <w:p w14:paraId="7D0B74D7" w14:textId="77777777" w:rsidR="009A7B37" w:rsidRPr="00D12552" w:rsidRDefault="009A7B37" w:rsidP="00165E04">
            <w:pPr>
              <w:pStyle w:val="OGCtabletext"/>
              <w:rPr>
                <w:lang w:val="en-CA"/>
              </w:rPr>
            </w:pPr>
          </w:p>
        </w:tc>
        <w:tc>
          <w:tcPr>
            <w:tcW w:w="3345" w:type="dxa"/>
            <w:tcBorders>
              <w:top w:val="single" w:sz="4" w:space="0" w:color="auto"/>
              <w:left w:val="single" w:sz="4" w:space="0" w:color="auto"/>
              <w:bottom w:val="single" w:sz="4" w:space="0" w:color="auto"/>
              <w:right w:val="single" w:sz="4" w:space="0" w:color="auto"/>
            </w:tcBorders>
          </w:tcPr>
          <w:p w14:paraId="3B8E68F9" w14:textId="77777777" w:rsidR="009A7B37" w:rsidRPr="00D12552" w:rsidRDefault="009A7B37" w:rsidP="00165E04">
            <w:pPr>
              <w:pStyle w:val="OGCtabletext"/>
              <w:rPr>
                <w:lang w:val="en-CA"/>
              </w:rPr>
            </w:pPr>
          </w:p>
        </w:tc>
      </w:tr>
      <w:tr w:rsidR="009A7B37" w:rsidRPr="00D12552" w14:paraId="06F35748" w14:textId="77777777">
        <w:tc>
          <w:tcPr>
            <w:tcW w:w="1095" w:type="dxa"/>
            <w:tcBorders>
              <w:top w:val="single" w:sz="4" w:space="0" w:color="auto"/>
              <w:left w:val="single" w:sz="4" w:space="0" w:color="auto"/>
              <w:bottom w:val="single" w:sz="4" w:space="0" w:color="auto"/>
              <w:right w:val="single" w:sz="4" w:space="0" w:color="auto"/>
            </w:tcBorders>
          </w:tcPr>
          <w:p w14:paraId="692E416C" w14:textId="77777777" w:rsidR="009A7B37" w:rsidRPr="00D12552" w:rsidRDefault="009A7B37">
            <w:pPr>
              <w:pStyle w:val="ListBullet"/>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2E90B369" w14:textId="77777777" w:rsidR="009A7B37" w:rsidRPr="00D12552" w:rsidRDefault="009A7B37">
            <w:pPr>
              <w:pStyle w:val="ListBullet"/>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003FA18F" w14:textId="77777777" w:rsidR="009A7B37" w:rsidRPr="00D12552" w:rsidRDefault="009A7B37">
            <w:pPr>
              <w:pStyle w:val="ListBullet"/>
              <w:keepLines/>
              <w:ind w:left="0" w:firstLine="0"/>
              <w:rPr>
                <w:lang w:val="en-CA"/>
              </w:rPr>
            </w:pPr>
          </w:p>
        </w:tc>
        <w:tc>
          <w:tcPr>
            <w:tcW w:w="2130" w:type="dxa"/>
            <w:tcBorders>
              <w:top w:val="single" w:sz="4" w:space="0" w:color="auto"/>
              <w:left w:val="single" w:sz="4" w:space="0" w:color="auto"/>
              <w:bottom w:val="single" w:sz="4" w:space="0" w:color="auto"/>
              <w:right w:val="single" w:sz="4" w:space="0" w:color="auto"/>
            </w:tcBorders>
          </w:tcPr>
          <w:p w14:paraId="24259955" w14:textId="77777777" w:rsidR="009A7B37" w:rsidRPr="00D12552" w:rsidRDefault="009A7B37">
            <w:pPr>
              <w:pStyle w:val="ListBullet"/>
              <w:keepLines/>
              <w:ind w:left="0" w:firstLine="0"/>
              <w:rPr>
                <w:lang w:val="en-CA"/>
              </w:rPr>
            </w:pPr>
          </w:p>
        </w:tc>
        <w:tc>
          <w:tcPr>
            <w:tcW w:w="3345" w:type="dxa"/>
            <w:tcBorders>
              <w:top w:val="single" w:sz="4" w:space="0" w:color="auto"/>
              <w:left w:val="single" w:sz="4" w:space="0" w:color="auto"/>
              <w:bottom w:val="single" w:sz="4" w:space="0" w:color="auto"/>
              <w:right w:val="single" w:sz="4" w:space="0" w:color="auto"/>
            </w:tcBorders>
          </w:tcPr>
          <w:p w14:paraId="51781610" w14:textId="77777777" w:rsidR="009A7B37" w:rsidRPr="00D12552" w:rsidRDefault="009A7B37">
            <w:pPr>
              <w:pStyle w:val="ListBullet"/>
              <w:keepLines/>
              <w:ind w:left="0" w:firstLine="0"/>
              <w:rPr>
                <w:lang w:val="en-CA"/>
              </w:rPr>
            </w:pPr>
          </w:p>
        </w:tc>
      </w:tr>
    </w:tbl>
    <w:p w14:paraId="4068151C" w14:textId="77777777" w:rsidR="009A7B37" w:rsidRPr="00D12552" w:rsidRDefault="009A7B37">
      <w:pPr>
        <w:rPr>
          <w:lang w:val="en-CA"/>
        </w:rPr>
      </w:pPr>
    </w:p>
    <w:p w14:paraId="73FEB699" w14:textId="77777777" w:rsidR="009A7B37" w:rsidRPr="00D12552" w:rsidRDefault="009A7B37" w:rsidP="004A5507">
      <w:pPr>
        <w:pStyle w:val="Annex"/>
        <w:rPr>
          <w:lang w:val="en-CA"/>
        </w:rPr>
      </w:pPr>
      <w:r w:rsidRPr="00D12552">
        <w:rPr>
          <w:lang w:val="en-CA"/>
        </w:rPr>
        <w:br w:type="page"/>
      </w:r>
      <w:r w:rsidR="00165E04" w:rsidRPr="00D12552">
        <w:rPr>
          <w:lang w:val="en-CA"/>
        </w:rPr>
        <w:lastRenderedPageBreak/>
        <w:t xml:space="preserve">Annex </w:t>
      </w:r>
      <w:r w:rsidR="00165E04" w:rsidRPr="00D12552">
        <w:rPr>
          <w:color w:val="FF0000"/>
          <w:lang w:val="en-CA"/>
        </w:rPr>
        <w:t>&lt;insert annex number&gt;</w:t>
      </w:r>
      <w:r w:rsidRPr="00D12552">
        <w:rPr>
          <w:color w:val="FF0000"/>
          <w:lang w:val="en-CA"/>
        </w:rPr>
        <w:t xml:space="preserve">: </w:t>
      </w:r>
      <w:r w:rsidRPr="00D12552">
        <w:rPr>
          <w:lang w:val="en-CA"/>
        </w:rPr>
        <w:t>Bibliography</w:t>
      </w:r>
    </w:p>
    <w:p w14:paraId="0DB00D36" w14:textId="77777777" w:rsidR="004A5507" w:rsidRPr="00D12552" w:rsidRDefault="00165E04" w:rsidP="00165E04">
      <w:pPr>
        <w:pStyle w:val="OGCtableheader"/>
        <w:rPr>
          <w:lang w:val="en-CA"/>
        </w:rPr>
      </w:pPr>
      <w:r w:rsidRPr="00D12552">
        <w:rPr>
          <w:lang w:val="en-CA"/>
        </w:rPr>
        <w:t>&lt;</w:t>
      </w:r>
      <w:r w:rsidR="009A7B37" w:rsidRPr="00D12552">
        <w:rPr>
          <w:lang w:val="en-CA"/>
        </w:rPr>
        <w:t xml:space="preserve">A Bibliography, if present, shall appear </w:t>
      </w:r>
      <w:r w:rsidRPr="00D12552">
        <w:rPr>
          <w:lang w:val="en-CA"/>
        </w:rPr>
        <w:t>as</w:t>
      </w:r>
      <w:r w:rsidR="009A7B37" w:rsidRPr="00D12552">
        <w:rPr>
          <w:lang w:val="en-CA"/>
        </w:rPr>
        <w:t xml:space="preserve"> the last annex. </w:t>
      </w:r>
      <w:r w:rsidRPr="00D12552">
        <w:rPr>
          <w:lang w:val="en-CA"/>
        </w:rPr>
        <w:t>&gt;</w:t>
      </w:r>
    </w:p>
    <w:sectPr w:rsidR="004A5507" w:rsidRPr="00D12552" w:rsidSect="00F27D5A">
      <w:footerReference w:type="default" r:id="rId128"/>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8" w:author="Eric Boisvert" w:date="2015-10-29T05:11:00Z" w:initials="EB/L">
    <w:p w14:paraId="6655E12C" w14:textId="77777777" w:rsidR="00AE59F3" w:rsidRDefault="00AE59F3">
      <w:pPr>
        <w:pStyle w:val="CommentText"/>
      </w:pPr>
      <w:r>
        <w:rPr>
          <w:rStyle w:val="CommentReference"/>
        </w:rPr>
        <w:annotationRef/>
      </w:r>
      <w:proofErr w:type="gramStart"/>
      <w:r>
        <w:t>More ?</w:t>
      </w:r>
      <w:proofErr w:type="gramEnd"/>
      <w:r>
        <w:t xml:space="preserve">  What would be the rule for inclusion in this </w:t>
      </w:r>
      <w:proofErr w:type="gramStart"/>
      <w:r>
        <w:t>list ?</w:t>
      </w:r>
      <w:proofErr w:type="gramEnd"/>
      <w:r>
        <w:t xml:space="preserve"> I think submitting organisations must be OGC members</w:t>
      </w:r>
    </w:p>
  </w:comment>
  <w:comment w:id="12" w:author="Eric Boisvert" w:date="2015-10-29T05:11:00Z" w:initials="EB/L">
    <w:p w14:paraId="07AC35A5" w14:textId="77777777" w:rsidR="00AE59F3" w:rsidRDefault="00AE59F3">
      <w:pPr>
        <w:pStyle w:val="CommentText"/>
      </w:pPr>
      <w:r>
        <w:rPr>
          <w:rStyle w:val="CommentReference"/>
        </w:rPr>
        <w:annotationRef/>
      </w:r>
      <w:r>
        <w:t>More. Must check the OGC affiliation rule</w:t>
      </w:r>
    </w:p>
  </w:comment>
  <w:comment w:id="52" w:author="Steve Richard" w:date="2015-10-29T05:11:00Z" w:initials="SR">
    <w:p w14:paraId="2928802D" w14:textId="77777777" w:rsidR="00AE59F3" w:rsidRDefault="00AE59F3">
      <w:pPr>
        <w:pStyle w:val="CommentText"/>
      </w:pPr>
      <w:r>
        <w:rPr>
          <w:rStyle w:val="CommentReference"/>
        </w:rPr>
        <w:annotationRef/>
      </w:r>
      <w:r>
        <w:t>I think portrayal is an implementation of the conceptual model, not part of the conceptual model. I’ll work on the wording if I get a chance.</w:t>
      </w:r>
    </w:p>
  </w:comment>
  <w:comment w:id="251" w:author="Eric Boisvert" w:date="2015-10-29T05:11:00Z" w:initials="EB/L">
    <w:p w14:paraId="11C9FC8B" w14:textId="77777777" w:rsidR="00AE59F3" w:rsidRDefault="00AE59F3">
      <w:pPr>
        <w:pStyle w:val="CommentText"/>
      </w:pPr>
      <w:r>
        <w:rPr>
          <w:rStyle w:val="CommentReference"/>
        </w:rPr>
        <w:annotationRef/>
      </w:r>
      <w:r>
        <w:t>Adapt to GeoSciML</w:t>
      </w:r>
    </w:p>
  </w:comment>
  <w:comment w:id="267" w:author="Eric Boisvert" w:date="2015-10-29T05:11:00Z" w:initials="EB/L">
    <w:p w14:paraId="0CEA0AD6" w14:textId="77777777" w:rsidR="00AE59F3" w:rsidRDefault="00AE59F3">
      <w:pPr>
        <w:pStyle w:val="CommentText"/>
      </w:pPr>
      <w:r>
        <w:rPr>
          <w:rStyle w:val="CommentReference"/>
        </w:rPr>
        <w:annotationRef/>
      </w:r>
      <w:r>
        <w:t>My pet peeves</w:t>
      </w:r>
    </w:p>
  </w:comment>
  <w:comment w:id="269" w:author="Eric Boisvert" w:date="2015-10-29T05:11:00Z" w:initials="EB/L">
    <w:p w14:paraId="09AE58E9" w14:textId="77777777" w:rsidR="00AE59F3" w:rsidRDefault="00AE59F3">
      <w:pPr>
        <w:pStyle w:val="CommentText"/>
      </w:pPr>
      <w:r>
        <w:rPr>
          <w:rStyle w:val="CommentReference"/>
        </w:rPr>
        <w:annotationRef/>
      </w:r>
      <w:r>
        <w:t>We don’t have a clear way to report this, unless we allow a nillable property to have both a nil and a content (the Organism class) nilReason = absent</w:t>
      </w:r>
    </w:p>
  </w:comment>
  <w:comment w:id="268" w:author="Eric Boisvert" w:date="2015-10-29T05:11:00Z" w:initials="EB/L">
    <w:p w14:paraId="0E9B0D43" w14:textId="025D0DD1" w:rsidR="00AE59F3" w:rsidRDefault="00AE59F3">
      <w:pPr>
        <w:pStyle w:val="CommentText"/>
      </w:pPr>
      <w:r>
        <w:rPr>
          <w:rStyle w:val="CommentReference"/>
        </w:rPr>
        <w:annotationRef/>
      </w:r>
      <w:r>
        <w:t>Standing issue</w:t>
      </w:r>
      <w:proofErr w:type="gramStart"/>
      <w:r>
        <w:t>..</w:t>
      </w:r>
      <w:proofErr w:type="gramEnd"/>
      <w:r>
        <w:t xml:space="preserve"> </w:t>
      </w:r>
      <w:proofErr w:type="gramStart"/>
      <w:r>
        <w:t>remove</w:t>
      </w:r>
      <w:proofErr w:type="gramEnd"/>
    </w:p>
  </w:comment>
  <w:comment w:id="270" w:author="Eric Boisvert" w:date="2015-10-29T05:11:00Z" w:initials="EB/L">
    <w:p w14:paraId="009599B9" w14:textId="77777777" w:rsidR="00AE59F3" w:rsidRDefault="00AE59F3">
      <w:pPr>
        <w:pStyle w:val="CommentText"/>
      </w:pPr>
      <w:r>
        <w:rPr>
          <w:rStyle w:val="CommentReference"/>
        </w:rPr>
        <w:annotationRef/>
      </w:r>
      <w:r>
        <w:t>The way to do this in GeoSciML is to have ConstituentPart/proportion = 0</w:t>
      </w:r>
    </w:p>
  </w:comment>
  <w:comment w:id="275" w:author="Eric Boisvert" w:date="2015-10-29T05:11:00Z" w:initials="EB/L">
    <w:p w14:paraId="285ACA1A" w14:textId="050EE93A" w:rsidR="00AE59F3" w:rsidRDefault="00AE59F3">
      <w:pPr>
        <w:pStyle w:val="CommentText"/>
      </w:pPr>
      <w:r>
        <w:rPr>
          <w:rStyle w:val="CommentReference"/>
        </w:rPr>
        <w:annotationRef/>
      </w:r>
      <w:r>
        <w:t>Move to own requirements class</w:t>
      </w:r>
    </w:p>
  </w:comment>
  <w:comment w:id="276" w:author="Eric Boisvert" w:date="2015-10-29T05:11:00Z" w:initials="EB/L">
    <w:p w14:paraId="20D344E6" w14:textId="4DC741AF" w:rsidR="00AE59F3" w:rsidRDefault="00AE59F3">
      <w:pPr>
        <w:pStyle w:val="CommentText"/>
      </w:pPr>
      <w:r>
        <w:rPr>
          <w:rStyle w:val="CommentReference"/>
        </w:rPr>
        <w:annotationRef/>
      </w:r>
      <w:r>
        <w:t>Double check for the right name</w:t>
      </w:r>
    </w:p>
  </w:comment>
  <w:comment w:id="318" w:author="Eric Boisvert" w:date="2015-10-29T05:11:00Z" w:initials="EB/L">
    <w:p w14:paraId="543EE89F" w14:textId="14D31BC3" w:rsidR="00AE59F3" w:rsidRDefault="00AE59F3">
      <w:pPr>
        <w:pStyle w:val="CommentText"/>
      </w:pPr>
      <w:r>
        <w:rPr>
          <w:rStyle w:val="CommentReference"/>
        </w:rPr>
        <w:annotationRef/>
      </w:r>
      <w:r>
        <w:t>The following two clauses should probably be in their own profile</w:t>
      </w:r>
    </w:p>
  </w:comment>
  <w:comment w:id="320" w:author="Eric Boisvert" w:date="2015-10-29T05:11:00Z" w:initials="EB/L">
    <w:p w14:paraId="61064CC3" w14:textId="0B759CA5" w:rsidR="00AE59F3" w:rsidRDefault="00AE59F3">
      <w:pPr>
        <w:pStyle w:val="CommentText"/>
      </w:pPr>
      <w:r>
        <w:rPr>
          <w:rStyle w:val="CommentReference"/>
        </w:rPr>
        <w:annotationRef/>
      </w:r>
      <w:r>
        <w:t>Move to LOD requirements class</w:t>
      </w:r>
    </w:p>
  </w:comment>
  <w:comment w:id="343" w:author="Eric Boisvert" w:date="2015-10-29T05:11:00Z" w:initials="EB/L">
    <w:p w14:paraId="6D70419C" w14:textId="51DEC8C7" w:rsidR="00AE59F3" w:rsidRDefault="00AE59F3">
      <w:pPr>
        <w:pStyle w:val="CommentText"/>
      </w:pPr>
      <w:r>
        <w:rPr>
          <w:rStyle w:val="CommentReference"/>
        </w:rPr>
        <w:annotationRef/>
      </w:r>
      <w:r>
        <w:t xml:space="preserve">Check, eg. </w:t>
      </w:r>
    </w:p>
  </w:comment>
  <w:comment w:id="359" w:author="Eric Boisvert" w:date="2015-10-29T05:11:00Z" w:initials="EB/L">
    <w:p w14:paraId="349CFB7D" w14:textId="1EF8A007" w:rsidR="00AE59F3" w:rsidRDefault="00AE59F3">
      <w:pPr>
        <w:pStyle w:val="CommentText"/>
      </w:pPr>
      <w:r>
        <w:rPr>
          <w:rStyle w:val="CommentReference"/>
        </w:rPr>
        <w:annotationRef/>
      </w:r>
      <w:r>
        <w:t>Already covered by SF-0</w:t>
      </w:r>
    </w:p>
  </w:comment>
  <w:comment w:id="377" w:author="Eric Boisvert" w:date="2015-10-29T05:11:00Z" w:initials="EB/L">
    <w:p w14:paraId="0636EEBB" w14:textId="77777777" w:rsidR="00AE59F3" w:rsidRDefault="00AE59F3">
      <w:pPr>
        <w:pStyle w:val="CommentText"/>
      </w:pPr>
      <w:r>
        <w:rPr>
          <w:rStyle w:val="CommentReference"/>
        </w:rPr>
        <w:annotationRef/>
      </w:r>
      <w:r>
        <w:t xml:space="preserve">Is there a PK </w:t>
      </w:r>
      <w:proofErr w:type="gramStart"/>
      <w:r>
        <w:t>constrain ?</w:t>
      </w:r>
      <w:proofErr w:type="gramEnd"/>
      <w:r>
        <w:t xml:space="preserve">  </w:t>
      </w:r>
      <w:proofErr w:type="gramStart"/>
      <w:r>
        <w:t>ie</w:t>
      </w:r>
      <w:proofErr w:type="gramEnd"/>
      <w:r>
        <w:t>, does this force a mappedfeature made of several polygons to be a multipolygon</w:t>
      </w:r>
    </w:p>
  </w:comment>
  <w:comment w:id="389" w:author="Eric Boisvert" w:date="2015-10-29T11:56:00Z" w:initials="EB/L">
    <w:p w14:paraId="64E3FCDF" w14:textId="510A531D" w:rsidR="00AE59F3" w:rsidRDefault="00AE59F3">
      <w:pPr>
        <w:pStyle w:val="CommentText"/>
      </w:pPr>
      <w:r>
        <w:rPr>
          <w:rStyle w:val="CommentReference"/>
        </w:rPr>
        <w:annotationRef/>
      </w:r>
      <w:r>
        <w:t>Replace all “resolve” to “refer” in the following requirements when it’s a vocabulary</w:t>
      </w:r>
    </w:p>
  </w:comment>
  <w:comment w:id="466" w:author="Eric Boisvert" w:date="2015-10-29T05:11:00Z" w:initials="EB/L">
    <w:p w14:paraId="043D7770" w14:textId="77777777" w:rsidR="00AE59F3" w:rsidRDefault="00AE59F3" w:rsidP="000843E1">
      <w:pPr>
        <w:pStyle w:val="CommentText"/>
      </w:pPr>
      <w:r>
        <w:rPr>
          <w:rStyle w:val="CommentReference"/>
        </w:rPr>
        <w:annotationRef/>
      </w:r>
      <w:r>
        <w:t xml:space="preserve">Is there a PK </w:t>
      </w:r>
      <w:proofErr w:type="gramStart"/>
      <w:r>
        <w:t>constrain ?</w:t>
      </w:r>
      <w:proofErr w:type="gramEnd"/>
      <w:r>
        <w:t xml:space="preserve">  </w:t>
      </w:r>
      <w:proofErr w:type="gramStart"/>
      <w:r>
        <w:t>ie</w:t>
      </w:r>
      <w:proofErr w:type="gramEnd"/>
      <w:r>
        <w:t>, does this force a mappedfeature made of several polygons to be a multipolygon</w:t>
      </w:r>
    </w:p>
  </w:comment>
  <w:comment w:id="595" w:author="Eric Boisvert" w:date="2015-10-29T12:06:00Z" w:initials="EB/L">
    <w:p w14:paraId="451BC6E0" w14:textId="553E1AD0" w:rsidR="00AE59F3" w:rsidRDefault="00AE59F3">
      <w:pPr>
        <w:pStyle w:val="CommentText"/>
      </w:pPr>
      <w:r>
        <w:rPr>
          <w:rStyle w:val="CommentReference"/>
        </w:rPr>
        <w:annotationRef/>
      </w:r>
      <w:r>
        <w:t>Change in UML scope notes and remove observation_URI</w:t>
      </w:r>
    </w:p>
  </w:comment>
  <w:comment w:id="606" w:author="Eric Boisvert" w:date="2015-10-29T05:11:00Z" w:initials="EB/L">
    <w:p w14:paraId="084DAD59" w14:textId="3EBA890B" w:rsidR="00AE59F3" w:rsidRDefault="00AE59F3">
      <w:pPr>
        <w:pStyle w:val="CommentText"/>
      </w:pPr>
      <w:r>
        <w:rPr>
          <w:rStyle w:val="CommentReference"/>
        </w:rPr>
        <w:annotationRef/>
      </w:r>
      <w:r>
        <w:t>Rephrase important use case = INSPIRE</w:t>
      </w:r>
    </w:p>
  </w:comment>
  <w:comment w:id="610" w:author="Boisvert, Eric" w:date="2015-10-29T05:11:00Z" w:initials="BE">
    <w:p w14:paraId="13C9C105" w14:textId="1D2D8D7F" w:rsidR="00AE59F3" w:rsidRDefault="00AE59F3">
      <w:pPr>
        <w:pStyle w:val="CommentText"/>
      </w:pPr>
      <w:r>
        <w:rPr>
          <w:rStyle w:val="CommentReference"/>
        </w:rPr>
        <w:annotationRef/>
      </w:r>
      <w:r>
        <w:t xml:space="preserve">Isn’t it a dependency of 19136 to start </w:t>
      </w:r>
      <w:proofErr w:type="gramStart"/>
      <w:r>
        <w:t>with ?</w:t>
      </w:r>
      <w:proofErr w:type="gramEnd"/>
    </w:p>
  </w:comment>
  <w:comment w:id="611" w:author="Boisvert, Eric" w:date="2015-10-29T05:11:00Z" w:initials="BE">
    <w:p w14:paraId="7AF7A7F2" w14:textId="0F17E6F0" w:rsidR="00AE59F3" w:rsidRDefault="00AE59F3">
      <w:pPr>
        <w:pStyle w:val="CommentText"/>
      </w:pPr>
      <w:r>
        <w:rPr>
          <w:rStyle w:val="CommentReference"/>
        </w:rPr>
        <w:annotationRef/>
      </w:r>
      <w:r>
        <w:t>Pretty sure it should not be here since it’s XML encoding.  We should remove this from Logical and have it in XML encoding</w:t>
      </w:r>
    </w:p>
  </w:comment>
  <w:comment w:id="618" w:author="Eric Boisvert" w:date="2015-10-29T05:11:00Z" w:initials="EB/L">
    <w:p w14:paraId="5036A537" w14:textId="7ED995BF" w:rsidR="00AE59F3" w:rsidRDefault="00AE59F3">
      <w:pPr>
        <w:pStyle w:val="CommentText"/>
      </w:pPr>
      <w:r>
        <w:rPr>
          <w:rStyle w:val="CommentReference"/>
        </w:rPr>
        <w:annotationRef/>
      </w:r>
      <w:r>
        <w:t>Should we have a recommendation that community stick to a single convension (eg: OneGeology uses that convension)</w:t>
      </w:r>
    </w:p>
  </w:comment>
  <w:comment w:id="625" w:author="Eric Boisvert" w:date="2015-10-29T05:11:00Z" w:initials="EB/L">
    <w:p w14:paraId="43E3A208" w14:textId="2ABEFC4A" w:rsidR="00AE59F3" w:rsidRDefault="00AE59F3">
      <w:pPr>
        <w:pStyle w:val="CommentText"/>
      </w:pPr>
      <w:r>
        <w:rPr>
          <w:rStyle w:val="CommentReference"/>
        </w:rPr>
        <w:annotationRef/>
      </w:r>
      <w:r>
        <w:t>Should we define a specific uom for this – or should we even bother and leave this for community.</w:t>
      </w:r>
    </w:p>
  </w:comment>
  <w:comment w:id="632" w:author="Eric Boisvert" w:date="2015-10-29T05:11:00Z" w:initials="EB/L">
    <w:p w14:paraId="20A95AC9" w14:textId="77777777" w:rsidR="00AE59F3" w:rsidRDefault="00AE59F3" w:rsidP="00983833">
      <w:pPr>
        <w:pStyle w:val="CommentText"/>
      </w:pPr>
      <w:r>
        <w:rPr>
          <w:rStyle w:val="CommentReference"/>
        </w:rPr>
        <w:annotationRef/>
      </w:r>
      <w:r>
        <w:t>Should we define a specific uom for this – or should we even bother and leave this for community.</w:t>
      </w:r>
    </w:p>
  </w:comment>
  <w:comment w:id="644" w:author="Eric Boisvert" w:date="2015-10-29T05:11:00Z" w:initials="EB/L">
    <w:p w14:paraId="55A956D0" w14:textId="77777777" w:rsidR="00AE59F3" w:rsidRDefault="00AE59F3">
      <w:pPr>
        <w:pStyle w:val="CommentText"/>
      </w:pPr>
      <w:r>
        <w:rPr>
          <w:rStyle w:val="CommentReference"/>
        </w:rPr>
        <w:annotationRef/>
      </w:r>
      <w:r>
        <w:t>Probably don’t need this because this is what the UML says, but this CodeType is different since it is not an external vocabulary</w:t>
      </w:r>
    </w:p>
  </w:comment>
  <w:comment w:id="646" w:author="Eric Boisvert" w:date="2015-10-29T05:11:00Z" w:initials="EB/L">
    <w:p w14:paraId="5C743AC9" w14:textId="77777777" w:rsidR="00AE59F3" w:rsidRDefault="00AE59F3">
      <w:pPr>
        <w:pStyle w:val="CommentText"/>
      </w:pPr>
      <w:r>
        <w:rPr>
          <w:rStyle w:val="CommentReference"/>
        </w:rPr>
        <w:annotationRef/>
      </w:r>
      <w:r>
        <w:t xml:space="preserve">This was in the scope note.  I don’t understand what this means.  Is the last item </w:t>
      </w:r>
    </w:p>
  </w:comment>
  <w:comment w:id="647" w:author="Eric Boisvert" w:date="2015-10-29T05:11:00Z" w:initials="EB/L">
    <w:p w14:paraId="720006F6" w14:textId="77777777" w:rsidR="00AE59F3" w:rsidRDefault="00AE59F3">
      <w:pPr>
        <w:pStyle w:val="CommentText"/>
      </w:pPr>
      <w:r>
        <w:rPr>
          <w:rStyle w:val="CommentReference"/>
        </w:rPr>
        <w:annotationRef/>
      </w:r>
      <w:r>
        <w:t xml:space="preserve">This is a 3.2 thing, it has been replace with a “samplingFrame” term.  I honestly preferred the 3.2 </w:t>
      </w:r>
    </w:p>
  </w:comment>
  <w:comment w:id="663" w:author="Eric Boisvert" w:date="2015-10-29T05:11:00Z" w:initials="EB/L">
    <w:p w14:paraId="0617F253" w14:textId="77777777" w:rsidR="00AE59F3" w:rsidRDefault="00AE59F3">
      <w:pPr>
        <w:pStyle w:val="CommentText"/>
      </w:pPr>
      <w:r>
        <w:rPr>
          <w:rStyle w:val="CommentReference"/>
        </w:rPr>
        <w:annotationRef/>
      </w:r>
      <w:r>
        <w:t>Not sure about this bit.</w:t>
      </w:r>
    </w:p>
  </w:comment>
  <w:comment w:id="667" w:author="Eric Boisvert" w:date="2015-10-29T05:11:00Z" w:initials="EB/L">
    <w:p w14:paraId="5FB7FD71" w14:textId="77777777" w:rsidR="00AE59F3" w:rsidRDefault="00AE59F3">
      <w:pPr>
        <w:pStyle w:val="CommentText"/>
      </w:pPr>
      <w:r>
        <w:rPr>
          <w:rStyle w:val="CommentReference"/>
        </w:rPr>
        <w:annotationRef/>
      </w:r>
      <w:r>
        <w:t>Again.  Don’t remember what this means</w:t>
      </w:r>
    </w:p>
  </w:comment>
  <w:comment w:id="695" w:author="Eric Boisvert" w:date="2015-10-29T05:11:00Z" w:initials="EB/L">
    <w:p w14:paraId="141CBB56" w14:textId="78925F87" w:rsidR="00AE59F3" w:rsidRDefault="00AE59F3">
      <w:pPr>
        <w:pStyle w:val="CommentText"/>
      </w:pPr>
      <w:r>
        <w:rPr>
          <w:rStyle w:val="CommentReference"/>
        </w:rPr>
        <w:annotationRef/>
      </w:r>
      <w:proofErr w:type="gramStart"/>
      <w:r>
        <w:t>Heterogeneity ?</w:t>
      </w:r>
      <w:proofErr w:type="gramEnd"/>
    </w:p>
  </w:comment>
  <w:comment w:id="725" w:author="Boisvert, Eric" w:date="2015-10-29T05:11:00Z" w:initials="BE">
    <w:p w14:paraId="41B1F482" w14:textId="77777777" w:rsidR="00AE59F3" w:rsidRDefault="00AE59F3" w:rsidP="00390DF7">
      <w:pPr>
        <w:pStyle w:val="CommentText"/>
      </w:pPr>
      <w:r>
        <w:rPr>
          <w:rStyle w:val="CommentReference"/>
        </w:rPr>
        <w:annotationRef/>
      </w:r>
      <w:r>
        <w:t>Check. Maybe it’s a GML 3.3 thing</w:t>
      </w:r>
    </w:p>
  </w:comment>
  <w:comment w:id="727" w:author="Eric Boisvert" w:date="2015-10-29T05:11:00Z" w:initials="EB/L">
    <w:p w14:paraId="0B5605F6" w14:textId="6C87D3D6" w:rsidR="00AE59F3" w:rsidRDefault="00AE59F3">
      <w:pPr>
        <w:pStyle w:val="CommentText"/>
      </w:pPr>
      <w:r>
        <w:rPr>
          <w:rStyle w:val="CommentReference"/>
        </w:rPr>
        <w:annotationRef/>
      </w:r>
      <w:r>
        <w:t>This is one exception in the list.  It’s not externally managed, but actually enforced in the specification and the schema.</w:t>
      </w:r>
    </w:p>
  </w:comment>
  <w:comment w:id="737" w:author="Boisvert, Eric" w:date="2015-10-29T05:11:00Z" w:initials="BE">
    <w:p w14:paraId="4C533D5C" w14:textId="30A4DA1A" w:rsidR="00AE59F3" w:rsidRDefault="00AE59F3">
      <w:pPr>
        <w:pStyle w:val="CommentText"/>
      </w:pPr>
      <w:r>
        <w:rPr>
          <w:rStyle w:val="CommentReference"/>
        </w:rPr>
        <w:annotationRef/>
      </w:r>
      <w:r>
        <w:t>Draws in schema language and spatial schema already</w:t>
      </w:r>
    </w:p>
  </w:comment>
  <w:comment w:id="825" w:author="Eric Boisvert" w:date="2015-10-29T05:11:00Z" w:initials="EB/L">
    <w:p w14:paraId="2825455C" w14:textId="17477529" w:rsidR="00AE59F3" w:rsidRDefault="00AE59F3">
      <w:pPr>
        <w:pStyle w:val="CommentText"/>
      </w:pPr>
      <w:r>
        <w:rPr>
          <w:rStyle w:val="CommentReference"/>
        </w:rPr>
        <w:annotationRef/>
      </w:r>
      <w:r>
        <w:t>Don’t forget to add a dependency to GeologicAge in the requirement class list</w:t>
      </w:r>
    </w:p>
  </w:comment>
  <w:comment w:id="841" w:author="Eric Boisvert" w:date="2015-10-29T05:11:00Z" w:initials="EB/L">
    <w:p w14:paraId="550511C5" w14:textId="3A732223" w:rsidR="00AE59F3" w:rsidRDefault="00AE59F3">
      <w:pPr>
        <w:pStyle w:val="CommentText"/>
      </w:pPr>
      <w:r>
        <w:rPr>
          <w:rStyle w:val="CommentReference"/>
        </w:rPr>
        <w:annotationRef/>
      </w:r>
      <w:r>
        <w:t>No documentation for this one, not even in 3.2</w:t>
      </w:r>
    </w:p>
  </w:comment>
  <w:comment w:id="993" w:author="Eric Boisvert" w:date="2015-11-11T14:04:00Z" w:initials="EB/L">
    <w:p w14:paraId="0D048318" w14:textId="77777777" w:rsidR="00AE59F3" w:rsidRDefault="00AE59F3" w:rsidP="00777507">
      <w:pPr>
        <w:pStyle w:val="CommentText"/>
      </w:pPr>
      <w:r>
        <w:rPr>
          <w:rStyle w:val="CommentReference"/>
        </w:rPr>
        <w:annotationRef/>
      </w:r>
      <w:r>
        <w:t xml:space="preserve">Not sure it’s supposed to be here, </w:t>
      </w:r>
    </w:p>
  </w:comment>
  <w:comment w:id="1014" w:author="Boisvert, Eric" w:date="2015-10-29T05:11:00Z" w:initials="BE">
    <w:p w14:paraId="14328BAF" w14:textId="1FF148EF" w:rsidR="00AE59F3" w:rsidRDefault="00AE59F3">
      <w:pPr>
        <w:pStyle w:val="CommentText"/>
      </w:pPr>
      <w:r>
        <w:rPr>
          <w:rStyle w:val="CommentReference"/>
        </w:rPr>
        <w:annotationRef/>
      </w:r>
      <w:r>
        <w:t>This means that interval are in absolute coordinate</w:t>
      </w:r>
    </w:p>
  </w:comment>
  <w:comment w:id="1031" w:author="Boisvert, Eric" w:date="2015-10-29T05:11:00Z" w:initials="BE">
    <w:p w14:paraId="1D73A3B9" w14:textId="3051C86B" w:rsidR="00AE59F3" w:rsidRDefault="00AE59F3">
      <w:pPr>
        <w:pStyle w:val="CommentText"/>
      </w:pPr>
      <w:r>
        <w:rPr>
          <w:rStyle w:val="CommentReference"/>
        </w:rPr>
        <w:annotationRef/>
      </w:r>
      <w:r>
        <w:t>This labAnalysis-&gt;samplgFeature is redundant since its already include with basic</w:t>
      </w:r>
    </w:p>
  </w:comment>
  <w:comment w:id="1034" w:author="Boisvert, Eric" w:date="2015-10-29T05:11:00Z" w:initials="BE">
    <w:p w14:paraId="5CE49A75" w14:textId="0AEC9407" w:rsidR="00AE59F3" w:rsidRDefault="00AE59F3">
      <w:pPr>
        <w:pStyle w:val="CommentText"/>
      </w:pPr>
      <w:r>
        <w:rPr>
          <w:rStyle w:val="CommentReference"/>
        </w:rPr>
        <w:annotationRef/>
      </w:r>
      <w:r>
        <w:t>I think it comes with basic / gml – no need to put it there</w:t>
      </w:r>
    </w:p>
  </w:comment>
  <w:comment w:id="1066" w:author="Boisvert, Eric" w:date="2015-10-29T05:11:00Z" w:initials="BE">
    <w:p w14:paraId="43C70FF7" w14:textId="50703D56" w:rsidR="00AE59F3" w:rsidRDefault="00AE59F3">
      <w:pPr>
        <w:pStyle w:val="CommentText"/>
      </w:pPr>
      <w:r>
        <w:rPr>
          <w:rStyle w:val="CommentReference"/>
        </w:rPr>
        <w:annotationRef/>
      </w:r>
      <w:r>
        <w:t xml:space="preserve">Doesn’t this defeat the purpose of using http URI as </w:t>
      </w:r>
      <w:proofErr w:type="gramStart"/>
      <w:r>
        <w:t>identifiers ?</w:t>
      </w:r>
      <w:proofErr w:type="gramEnd"/>
    </w:p>
  </w:comment>
  <w:comment w:id="1103" w:author="Boisvert, Eric" w:date="2015-10-29T05:11:00Z" w:initials="BE">
    <w:p w14:paraId="7B362452" w14:textId="07A1582E" w:rsidR="00AE59F3" w:rsidRDefault="00AE59F3">
      <w:pPr>
        <w:pStyle w:val="CommentText"/>
      </w:pPr>
      <w:r>
        <w:rPr>
          <w:rStyle w:val="CommentReference"/>
        </w:rPr>
        <w:annotationRef/>
      </w:r>
      <w:r>
        <w:t>I suppose we can’t really police what other domains do.</w:t>
      </w:r>
    </w:p>
  </w:comment>
  <w:comment w:id="1108" w:author="Boisvert, Eric" w:date="2015-10-29T05:11:00Z" w:initials="BE">
    <w:p w14:paraId="261F51AD" w14:textId="318CAC15" w:rsidR="00AE59F3" w:rsidRDefault="00AE59F3">
      <w:pPr>
        <w:pStyle w:val="CommentText"/>
      </w:pPr>
      <w:r>
        <w:rPr>
          <w:rStyle w:val="CommentReference"/>
        </w:rPr>
        <w:annotationRef/>
      </w:r>
      <w:r>
        <w:t xml:space="preserve">Or is it </w:t>
      </w:r>
      <w:proofErr w:type="gramStart"/>
      <w:r>
        <w:t>normative ?</w:t>
      </w:r>
      <w:proofErr w:type="gramEnd"/>
    </w:p>
  </w:comment>
  <w:comment w:id="1131" w:author="Eric Boisvert" w:date="2015-10-29T05:11:00Z" w:initials="EB/L">
    <w:p w14:paraId="3082C719" w14:textId="77777777" w:rsidR="00AE59F3" w:rsidRDefault="00AE59F3">
      <w:pPr>
        <w:pStyle w:val="CommentText"/>
      </w:pPr>
      <w:r>
        <w:rPr>
          <w:rStyle w:val="CommentReference"/>
        </w:rPr>
        <w:annotationRef/>
      </w:r>
      <w:r>
        <w:t xml:space="preserve">Technically, this one could be checked by schematron and should not be listed here – or should </w:t>
      </w:r>
      <w:proofErr w:type="gramStart"/>
      <w:r>
        <w:t>it ?</w:t>
      </w:r>
      <w:proofErr w:type="gramEnd"/>
      <w:r>
        <w:t xml:space="preserve">  At least to explain what is expected without perusing the </w:t>
      </w:r>
      <w:proofErr w:type="gramStart"/>
      <w:r>
        <w:t>sch ?</w:t>
      </w:r>
      <w:proofErr w:type="gramEnd"/>
    </w:p>
  </w:comment>
  <w:comment w:id="1132" w:author="Eric Boisvert" w:date="2015-10-29T05:11:00Z" w:initials="EB/L">
    <w:p w14:paraId="241CC4E7" w14:textId="77777777" w:rsidR="00AE59F3" w:rsidRDefault="00AE59F3">
      <w:pPr>
        <w:pStyle w:val="CommentText"/>
      </w:pPr>
      <w:r>
        <w:rPr>
          <w:rStyle w:val="CommentReference"/>
        </w:rPr>
        <w:annotationRef/>
      </w:r>
      <w:r>
        <w:t xml:space="preserve">This one can only be checked by sch if the result is an XML document </w:t>
      </w:r>
      <w:proofErr w:type="gramStart"/>
      <w:r>
        <w:t>right ?</w:t>
      </w:r>
      <w:proofErr w:type="gramEnd"/>
    </w:p>
  </w:comment>
  <w:comment w:id="1135" w:author="Eric Boisvert" w:date="2015-10-29T05:11:00Z" w:initials="EB/L">
    <w:p w14:paraId="23E499DD" w14:textId="089600E9" w:rsidR="00AE59F3" w:rsidRDefault="00AE59F3">
      <w:pPr>
        <w:pStyle w:val="CommentText"/>
      </w:pPr>
      <w:r>
        <w:rPr>
          <w:rStyle w:val="CommentReference"/>
        </w:rPr>
        <w:annotationRef/>
      </w:r>
      <w:r>
        <w:t>Now, the philosophical debate.  Is the .sch is a compliance tool or is it a requirement rule</w:t>
      </w:r>
    </w:p>
  </w:comment>
  <w:comment w:id="1384" w:author="Eric Boisvert" w:date="2015-10-30T06:47:00Z" w:initials="EB/L">
    <w:p w14:paraId="18EE763B" w14:textId="77777777" w:rsidR="00AE59F3" w:rsidRDefault="00AE59F3" w:rsidP="00652E95">
      <w:pPr>
        <w:pStyle w:val="CommentText"/>
      </w:pPr>
      <w:r>
        <w:rPr>
          <w:rStyle w:val="CommentReference"/>
        </w:rPr>
        <w:annotationRef/>
      </w:r>
      <w:r>
        <w:t>Great. This one 404s</w:t>
      </w:r>
    </w:p>
  </w:comment>
  <w:comment w:id="1398" w:author="Eric Boisvert" w:date="2015-10-29T05:11:00Z" w:initials="EB/L">
    <w:p w14:paraId="7EBA9BF2" w14:textId="77777777" w:rsidR="00AE59F3" w:rsidRDefault="00AE59F3">
      <w:pPr>
        <w:pStyle w:val="CommentText"/>
      </w:pPr>
      <w:r>
        <w:rPr>
          <w:rStyle w:val="CommentReference"/>
        </w:rPr>
        <w:annotationRef/>
      </w:r>
      <w:r>
        <w:t>Great. This one 404s</w:t>
      </w:r>
    </w:p>
  </w:comment>
  <w:comment w:id="1401" w:author="Boisvert, Eric" w:date="2015-10-29T05:11:00Z" w:initials="BE">
    <w:p w14:paraId="70C77D12" w14:textId="582AFCB0" w:rsidR="00AE59F3" w:rsidRDefault="00AE59F3">
      <w:pPr>
        <w:pStyle w:val="CommentText"/>
      </w:pPr>
      <w:r>
        <w:rPr>
          <w:rStyle w:val="CommentReference"/>
        </w:rPr>
        <w:annotationRef/>
      </w:r>
      <w:r>
        <w:t>Technically, this one should be testable by schematron</w:t>
      </w:r>
    </w:p>
  </w:comment>
  <w:comment w:id="1402" w:author="Boisvert, Eric" w:date="2015-10-29T05:11:00Z" w:initials="BE">
    <w:p w14:paraId="45CD9209" w14:textId="209DC396" w:rsidR="00AE59F3" w:rsidRDefault="00AE59F3">
      <w:pPr>
        <w:pStyle w:val="CommentText"/>
      </w:pPr>
      <w:r>
        <w:rPr>
          <w:rStyle w:val="CommentReference"/>
        </w:rPr>
        <w:annotationRef/>
      </w:r>
      <w:r>
        <w:t xml:space="preserve">Shall we enforce a specific </w:t>
      </w:r>
      <w:proofErr w:type="gramStart"/>
      <w:r>
        <w:t>codeSpace ?</w:t>
      </w:r>
      <w:proofErr w:type="gramEnd"/>
    </w:p>
  </w:comment>
  <w:comment w:id="1405" w:author="Eric Boisvert" w:date="2015-10-29T05:11:00Z" w:initials="EB/L">
    <w:p w14:paraId="0C6CDA8E" w14:textId="120FCF66" w:rsidR="00AE59F3" w:rsidRDefault="00AE59F3">
      <w:pPr>
        <w:pStyle w:val="CommentText"/>
      </w:pPr>
      <w:r>
        <w:rPr>
          <w:rStyle w:val="CommentReference"/>
        </w:rPr>
        <w:annotationRef/>
      </w:r>
      <w:r>
        <w:t>Should we keep the abstract portrayal for future 3.2 extension</w:t>
      </w:r>
    </w:p>
  </w:comment>
  <w:comment w:id="1464" w:author="Boisvert, Eric" w:date="2015-10-29T05:11:00Z" w:initials="BE">
    <w:p w14:paraId="11C239E8" w14:textId="43C8B7EE" w:rsidR="00AE59F3" w:rsidRDefault="00AE59F3">
      <w:pPr>
        <w:pStyle w:val="CommentText"/>
      </w:pPr>
      <w:r>
        <w:rPr>
          <w:rStyle w:val="CommentReference"/>
        </w:rPr>
        <w:annotationRef/>
      </w:r>
      <w:r>
        <w:t>INSPIRE should publish its own profile as a separate document (if it wants to make it a OGC standard).  Otherwise, it can simply document using INSPIRE mechanisms (ie, Cookbooks)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492BA8D" w15:done="0"/>
  <w15:commentEx w15:paraId="3C0BBB98" w15:done="0"/>
  <w15:commentEx w15:paraId="2928802D" w15:done="0"/>
  <w15:commentEx w15:paraId="11C9FC8B" w15:done="0"/>
  <w15:commentEx w15:paraId="0CEA0AD6" w15:done="0"/>
  <w15:commentEx w15:paraId="09AE58E9" w15:done="0"/>
  <w15:commentEx w15:paraId="009599B9" w15:done="0"/>
  <w15:commentEx w15:paraId="0636EEBB" w15:done="0"/>
  <w15:commentEx w15:paraId="047128F8" w15:done="0"/>
  <w15:commentEx w15:paraId="043D7770" w15:done="0"/>
  <w15:commentEx w15:paraId="451BC6E0" w15:done="0"/>
  <w15:commentEx w15:paraId="55A956D0" w15:done="0"/>
  <w15:commentEx w15:paraId="5C743AC9" w15:done="0"/>
  <w15:commentEx w15:paraId="720006F6" w15:done="0"/>
  <w15:commentEx w15:paraId="0617F253" w15:done="0"/>
  <w15:commentEx w15:paraId="5FB7FD71" w15:done="0"/>
  <w15:commentEx w15:paraId="3082C719" w15:done="0"/>
  <w15:commentEx w15:paraId="241CC4E7" w15:done="0"/>
  <w15:commentEx w15:paraId="7EBA9BF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CB2D0D" w14:textId="77777777" w:rsidR="00314722" w:rsidRDefault="00314722">
      <w:pPr>
        <w:spacing w:after="0"/>
      </w:pPr>
      <w:r>
        <w:separator/>
      </w:r>
    </w:p>
  </w:endnote>
  <w:endnote w:type="continuationSeparator" w:id="0">
    <w:p w14:paraId="73F17DD6" w14:textId="77777777" w:rsidR="00314722" w:rsidRDefault="0031472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TimesNewRomanPSMT">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7450079"/>
      <w:docPartObj>
        <w:docPartGallery w:val="Page Numbers (Bottom of Page)"/>
        <w:docPartUnique/>
      </w:docPartObj>
    </w:sdtPr>
    <w:sdtEndPr>
      <w:rPr>
        <w:noProof/>
      </w:rPr>
    </w:sdtEndPr>
    <w:sdtContent>
      <w:p w14:paraId="7A776CE8" w14:textId="77777777" w:rsidR="00AE59F3" w:rsidRDefault="00AE59F3">
        <w:pPr>
          <w:pStyle w:val="Footer"/>
          <w:jc w:val="center"/>
        </w:pPr>
        <w:r>
          <w:fldChar w:fldCharType="begin"/>
        </w:r>
        <w:r>
          <w:instrText xml:space="preserve"> PAGE   \* MERGEFORMAT </w:instrText>
        </w:r>
        <w:r>
          <w:fldChar w:fldCharType="separate"/>
        </w:r>
        <w:r w:rsidR="000467D3">
          <w:rPr>
            <w:noProof/>
          </w:rPr>
          <w:t>72</w:t>
        </w:r>
        <w:r>
          <w:rPr>
            <w:noProof/>
          </w:rPr>
          <w:fldChar w:fldCharType="end"/>
        </w:r>
      </w:p>
    </w:sdtContent>
  </w:sdt>
  <w:p w14:paraId="5299F2EC" w14:textId="77777777" w:rsidR="00AE59F3" w:rsidRPr="0079517D" w:rsidRDefault="00AE59F3" w:rsidP="0079517D">
    <w:pPr>
      <w:pStyle w:val="Footer"/>
      <w:jc w:val="right"/>
      <w:rPr>
        <w:sz w:val="16"/>
        <w:szCs w:val="16"/>
      </w:rPr>
    </w:pPr>
    <w:r w:rsidRPr="0079517D">
      <w:rPr>
        <w:sz w:val="16"/>
        <w:szCs w:val="16"/>
      </w:rPr>
      <w:t xml:space="preserve">Copyright © </w:t>
    </w:r>
    <w:r w:rsidRPr="009B3BBD">
      <w:rPr>
        <w:sz w:val="16"/>
        <w:szCs w:val="16"/>
      </w:rPr>
      <w:t xml:space="preserve">2015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A6BE429" w14:textId="77777777" w:rsidR="00314722" w:rsidRDefault="00314722">
      <w:pPr>
        <w:spacing w:after="0"/>
      </w:pPr>
      <w:r>
        <w:separator/>
      </w:r>
    </w:p>
  </w:footnote>
  <w:footnote w:type="continuationSeparator" w:id="0">
    <w:p w14:paraId="41778E61" w14:textId="77777777" w:rsidR="00314722" w:rsidRDefault="00314722">
      <w:pPr>
        <w:spacing w:after="0"/>
      </w:pPr>
      <w:r>
        <w:continuationSeparator/>
      </w:r>
    </w:p>
  </w:footnote>
  <w:footnote w:id="1">
    <w:p w14:paraId="015C3D42" w14:textId="77777777" w:rsidR="00AE59F3" w:rsidRDefault="00AE59F3">
      <w:pPr>
        <w:pStyle w:val="FootnoteText"/>
      </w:pPr>
      <w:r>
        <w:footnoteRef/>
      </w:r>
      <w:r>
        <w:t xml:space="preserve"> </w:t>
      </w:r>
      <w:hyperlink r:id="rId1" w:history="1">
        <w:r>
          <w:rPr>
            <w:rStyle w:val="Hyperlink"/>
          </w:rPr>
          <w:t>www.opengeospatial.org/cite</w:t>
        </w:r>
      </w:hyperlink>
      <w:r>
        <w:t xml:space="preserve"> </w:t>
      </w:r>
    </w:p>
  </w:footnote>
  <w:footnote w:id="2">
    <w:p w14:paraId="0AEAB500" w14:textId="7E183986" w:rsidR="00AE59F3" w:rsidRPr="006F2ACD" w:rsidRDefault="00AE59F3">
      <w:pPr>
        <w:pStyle w:val="FootnoteText"/>
        <w:rPr>
          <w:lang w:val="en-CA"/>
        </w:rPr>
      </w:pPr>
      <w:r>
        <w:rPr>
          <w:rStyle w:val="FootnoteReference"/>
        </w:rPr>
        <w:footnoteRef/>
      </w:r>
      <w:r>
        <w:t xml:space="preserve"> </w:t>
      </w:r>
      <w:r>
        <w:rPr>
          <w:lang w:val="en-CA"/>
        </w:rPr>
        <w:t>SWE RealPairs are encoded as space delimited lists (</w:t>
      </w:r>
      <w:r w:rsidRPr="006F2ACD">
        <w:rPr>
          <w:rFonts w:ascii="Courier New" w:hAnsi="Courier New" w:cs="Courier New"/>
          <w:b/>
          <w:sz w:val="18"/>
          <w:szCs w:val="18"/>
          <w:lang w:val="en-CA"/>
        </w:rPr>
        <w:t>&lt;swe</w:t>
      </w:r>
      <w:proofErr w:type="gramStart"/>
      <w:r w:rsidRPr="006F2ACD">
        <w:rPr>
          <w:rFonts w:ascii="Courier New" w:hAnsi="Courier New" w:cs="Courier New"/>
          <w:b/>
          <w:sz w:val="18"/>
          <w:szCs w:val="18"/>
          <w:lang w:val="en-CA"/>
        </w:rPr>
        <w:t>:value</w:t>
      </w:r>
      <w:proofErr w:type="gramEnd"/>
      <w:r w:rsidRPr="006F2ACD">
        <w:rPr>
          <w:rFonts w:ascii="Courier New" w:hAnsi="Courier New" w:cs="Courier New"/>
          <w:b/>
          <w:sz w:val="18"/>
          <w:szCs w:val="18"/>
          <w:lang w:val="en-CA"/>
        </w:rPr>
        <w:t>&gt;</w:t>
      </w:r>
      <w:r w:rsidRPr="006F2ACD">
        <w:rPr>
          <w:rFonts w:ascii="Courier New" w:hAnsi="Courier New" w:cs="Courier New"/>
          <w:b/>
          <w:sz w:val="18"/>
          <w:szCs w:val="18"/>
        </w:rPr>
        <w:t>10 300&lt;/swe:value&gt;</w:t>
      </w:r>
      <w:r>
        <w:rPr>
          <w:lang w:val="en-CA"/>
        </w:rPr>
        <w:t xml:space="preserve">) in XML , which requires parsing the string to extract each token.  To build a WFS/FES query that tests the first element, it requires parsing of the string either using </w:t>
      </w:r>
      <w:r w:rsidRPr="00551A94">
        <w:rPr>
          <w:rFonts w:ascii="Courier New" w:hAnsi="Courier New" w:cs="Courier New"/>
          <w:sz w:val="18"/>
          <w:szCs w:val="18"/>
          <w:lang w:val="en-CA"/>
        </w:rPr>
        <w:t>string-</w:t>
      </w:r>
      <w:proofErr w:type="gramStart"/>
      <w:r w:rsidRPr="00551A94">
        <w:rPr>
          <w:rFonts w:ascii="Courier New" w:hAnsi="Courier New" w:cs="Courier New"/>
          <w:sz w:val="18"/>
          <w:szCs w:val="18"/>
          <w:lang w:val="en-CA"/>
        </w:rPr>
        <w:t>before(</w:t>
      </w:r>
      <w:proofErr w:type="gramEnd"/>
      <w:r w:rsidRPr="00551A94">
        <w:rPr>
          <w:rFonts w:ascii="Courier New" w:hAnsi="Courier New" w:cs="Courier New"/>
          <w:sz w:val="18"/>
          <w:szCs w:val="18"/>
          <w:lang w:val="en-CA"/>
        </w:rPr>
        <w:t>swe:value,</w:t>
      </w:r>
      <w:r>
        <w:rPr>
          <w:rFonts w:ascii="Courier New" w:hAnsi="Courier New" w:cs="Courier New"/>
          <w:sz w:val="18"/>
          <w:szCs w:val="18"/>
          <w:lang w:val="en-CA"/>
        </w:rPr>
        <w:t>’ ’</w:t>
      </w:r>
      <w:r w:rsidRPr="00551A94">
        <w:rPr>
          <w:rFonts w:ascii="Courier New" w:hAnsi="Courier New" w:cs="Courier New"/>
          <w:sz w:val="18"/>
          <w:szCs w:val="18"/>
          <w:lang w:val="en-CA"/>
        </w:rPr>
        <w:t>)</w:t>
      </w:r>
      <w:r>
        <w:rPr>
          <w:lang w:val="en-CA"/>
        </w:rPr>
        <w:t xml:space="preserve">  or </w:t>
      </w:r>
      <w:r w:rsidRPr="00551A94">
        <w:rPr>
          <w:rFonts w:ascii="Courier New" w:hAnsi="Courier New" w:cs="Courier New"/>
          <w:sz w:val="18"/>
          <w:szCs w:val="18"/>
          <w:lang w:val="en-CA"/>
        </w:rPr>
        <w:t xml:space="preserve">tokenize(swe:value,’ </w:t>
      </w:r>
      <w:r>
        <w:rPr>
          <w:rFonts w:ascii="Courier New" w:hAnsi="Courier New" w:cs="Courier New"/>
          <w:sz w:val="18"/>
          <w:szCs w:val="18"/>
          <w:lang w:val="en-CA"/>
        </w:rPr>
        <w:t>’</w:t>
      </w:r>
      <w:r w:rsidRPr="00551A94">
        <w:rPr>
          <w:rFonts w:ascii="Courier New" w:hAnsi="Courier New" w:cs="Courier New"/>
          <w:sz w:val="18"/>
          <w:szCs w:val="18"/>
          <w:lang w:val="en-CA"/>
        </w:rPr>
        <w:t>)</w:t>
      </w:r>
      <w:r>
        <w:rPr>
          <w:lang w:val="en-CA"/>
        </w:rPr>
        <w:t xml:space="preserve">.  This is either cumbersome at best, or not even supported server at worst.  </w:t>
      </w:r>
      <w:r w:rsidRPr="000209D6">
        <w:rPr>
          <w:lang w:val="en-CA"/>
        </w:rPr>
        <w:t>09-026r2</w:t>
      </w:r>
      <w:r>
        <w:rPr>
          <w:lang w:val="en-CA"/>
        </w:rPr>
        <w:t xml:space="preserve"> Clause 7.4.4 describes the minimal XPath supports and string parsing is not present.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2">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0C1C3492"/>
    <w:multiLevelType w:val="hybridMultilevel"/>
    <w:tmpl w:val="1C042D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10694E5E"/>
    <w:multiLevelType w:val="multilevel"/>
    <w:tmpl w:val="27DA38A2"/>
    <w:lvl w:ilvl="0">
      <w:start w:val="1"/>
      <w:numFmt w:val="decimal"/>
      <w:lvlText w:val="%1"/>
      <w:lvlJc w:val="left"/>
      <w:pPr>
        <w:tabs>
          <w:tab w:val="num" w:pos="432"/>
        </w:tabs>
        <w:ind w:left="432" w:hanging="432"/>
      </w:pPr>
      <w:rPr>
        <w:rFonts w:cs="Times New Roman" w:hint="default"/>
        <w:b w:val="0"/>
      </w:rPr>
    </w:lvl>
    <w:lvl w:ilvl="1">
      <w:start w:val="1"/>
      <w:numFmt w:val="decimal"/>
      <w:lvlText w:val="%1.%2"/>
      <w:lvlJc w:val="left"/>
      <w:pPr>
        <w:tabs>
          <w:tab w:val="num" w:pos="150"/>
        </w:tabs>
        <w:ind w:left="150" w:hanging="576"/>
      </w:pPr>
      <w:rPr>
        <w:rFonts w:ascii="Times New Roman" w:hAnsi="Times New Roman" w:cs="Times New Roman"/>
        <w:b w:val="0"/>
        <w:bCs w:val="0"/>
        <w:i w:val="0"/>
        <w:iCs w:val="0"/>
        <w:caps w:val="0"/>
        <w:smallCaps w:val="0"/>
        <w:strike w:val="0"/>
        <w:dstrike w:val="0"/>
        <w:vanish w:val="0"/>
        <w:color w:val="000000"/>
        <w:spacing w:val="0"/>
        <w:kern w:val="0"/>
        <w:position w:val="0"/>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294"/>
        </w:tabs>
        <w:ind w:left="294" w:hanging="720"/>
      </w:pPr>
      <w:rPr>
        <w:rFonts w:cs="Times New Roman" w:hint="default"/>
      </w:rPr>
    </w:lvl>
    <w:lvl w:ilvl="3">
      <w:start w:val="1"/>
      <w:numFmt w:val="decimal"/>
      <w:lvlText w:val="%1.%2.%3.%4"/>
      <w:lvlJc w:val="left"/>
      <w:pPr>
        <w:tabs>
          <w:tab w:val="num" w:pos="438"/>
        </w:tabs>
        <w:ind w:left="438" w:hanging="864"/>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rPr>
    </w:lvl>
    <w:lvl w:ilvl="4">
      <w:start w:val="1"/>
      <w:numFmt w:val="decimal"/>
      <w:lvlText w:val="%1.%2.%3.%4.%5"/>
      <w:lvlJc w:val="left"/>
      <w:pPr>
        <w:tabs>
          <w:tab w:val="num" w:pos="582"/>
        </w:tabs>
        <w:ind w:left="582" w:hanging="1008"/>
      </w:pPr>
      <w:rPr>
        <w:rFonts w:cs="Times New Roman" w:hint="default"/>
      </w:rPr>
    </w:lvl>
    <w:lvl w:ilvl="5">
      <w:start w:val="1"/>
      <w:numFmt w:val="decimal"/>
      <w:lvlText w:val="%1.%2.%3.%4.%5.%6"/>
      <w:lvlJc w:val="left"/>
      <w:pPr>
        <w:tabs>
          <w:tab w:val="num" w:pos="726"/>
        </w:tabs>
        <w:ind w:left="726" w:hanging="1152"/>
      </w:pPr>
      <w:rPr>
        <w:rFonts w:cs="Times New Roman" w:hint="default"/>
      </w:rPr>
    </w:lvl>
    <w:lvl w:ilvl="6">
      <w:start w:val="1"/>
      <w:numFmt w:val="decimal"/>
      <w:lvlText w:val="%1.%2.%3.%4.%5.%6.%7"/>
      <w:lvlJc w:val="left"/>
      <w:pPr>
        <w:tabs>
          <w:tab w:val="num" w:pos="870"/>
        </w:tabs>
        <w:ind w:left="870" w:hanging="1296"/>
      </w:pPr>
      <w:rPr>
        <w:rFonts w:cs="Times New Roman" w:hint="default"/>
      </w:rPr>
    </w:lvl>
    <w:lvl w:ilvl="7">
      <w:start w:val="1"/>
      <w:numFmt w:val="decimal"/>
      <w:lvlText w:val="%1.%2.%3.%4.%5.%6.%7.%8"/>
      <w:lvlJc w:val="left"/>
      <w:pPr>
        <w:tabs>
          <w:tab w:val="num" w:pos="1014"/>
        </w:tabs>
        <w:ind w:left="1014" w:hanging="1440"/>
      </w:pPr>
      <w:rPr>
        <w:rFonts w:cs="Times New Roman" w:hint="default"/>
      </w:rPr>
    </w:lvl>
    <w:lvl w:ilvl="8">
      <w:start w:val="1"/>
      <w:numFmt w:val="decimal"/>
      <w:lvlText w:val="%1.%2.%3.%4.%5.%6.%7.%8.%9"/>
      <w:lvlJc w:val="left"/>
      <w:pPr>
        <w:tabs>
          <w:tab w:val="num" w:pos="1158"/>
        </w:tabs>
        <w:ind w:left="1158" w:hanging="1584"/>
      </w:pPr>
      <w:rPr>
        <w:rFonts w:cs="Times New Roman" w:hint="default"/>
      </w:rPr>
    </w:lvl>
  </w:abstractNum>
  <w:abstractNum w:abstractNumId="6">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13EA2DB2"/>
    <w:multiLevelType w:val="hybridMultilevel"/>
    <w:tmpl w:val="7C203C2A"/>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9">
    <w:nsid w:val="22E442A8"/>
    <w:multiLevelType w:val="hybridMultilevel"/>
    <w:tmpl w:val="C804C81C"/>
    <w:lvl w:ilvl="0" w:tplc="10090001">
      <w:start w:val="1"/>
      <w:numFmt w:val="bullet"/>
      <w:lvlText w:val=""/>
      <w:lvlJc w:val="left"/>
      <w:pPr>
        <w:ind w:left="1807" w:hanging="360"/>
      </w:pPr>
      <w:rPr>
        <w:rFonts w:ascii="Symbol" w:hAnsi="Symbol" w:hint="default"/>
      </w:rPr>
    </w:lvl>
    <w:lvl w:ilvl="1" w:tplc="10090003" w:tentative="1">
      <w:start w:val="1"/>
      <w:numFmt w:val="bullet"/>
      <w:lvlText w:val="o"/>
      <w:lvlJc w:val="left"/>
      <w:pPr>
        <w:ind w:left="2527" w:hanging="360"/>
      </w:pPr>
      <w:rPr>
        <w:rFonts w:ascii="Courier New" w:hAnsi="Courier New" w:cs="Courier New" w:hint="default"/>
      </w:rPr>
    </w:lvl>
    <w:lvl w:ilvl="2" w:tplc="10090005" w:tentative="1">
      <w:start w:val="1"/>
      <w:numFmt w:val="bullet"/>
      <w:lvlText w:val=""/>
      <w:lvlJc w:val="left"/>
      <w:pPr>
        <w:ind w:left="3247" w:hanging="360"/>
      </w:pPr>
      <w:rPr>
        <w:rFonts w:ascii="Wingdings" w:hAnsi="Wingdings" w:hint="default"/>
      </w:rPr>
    </w:lvl>
    <w:lvl w:ilvl="3" w:tplc="10090001" w:tentative="1">
      <w:start w:val="1"/>
      <w:numFmt w:val="bullet"/>
      <w:lvlText w:val=""/>
      <w:lvlJc w:val="left"/>
      <w:pPr>
        <w:ind w:left="3967" w:hanging="360"/>
      </w:pPr>
      <w:rPr>
        <w:rFonts w:ascii="Symbol" w:hAnsi="Symbol" w:hint="default"/>
      </w:rPr>
    </w:lvl>
    <w:lvl w:ilvl="4" w:tplc="10090003" w:tentative="1">
      <w:start w:val="1"/>
      <w:numFmt w:val="bullet"/>
      <w:lvlText w:val="o"/>
      <w:lvlJc w:val="left"/>
      <w:pPr>
        <w:ind w:left="4687" w:hanging="360"/>
      </w:pPr>
      <w:rPr>
        <w:rFonts w:ascii="Courier New" w:hAnsi="Courier New" w:cs="Courier New" w:hint="default"/>
      </w:rPr>
    </w:lvl>
    <w:lvl w:ilvl="5" w:tplc="10090005" w:tentative="1">
      <w:start w:val="1"/>
      <w:numFmt w:val="bullet"/>
      <w:lvlText w:val=""/>
      <w:lvlJc w:val="left"/>
      <w:pPr>
        <w:ind w:left="5407" w:hanging="360"/>
      </w:pPr>
      <w:rPr>
        <w:rFonts w:ascii="Wingdings" w:hAnsi="Wingdings" w:hint="default"/>
      </w:rPr>
    </w:lvl>
    <w:lvl w:ilvl="6" w:tplc="10090001" w:tentative="1">
      <w:start w:val="1"/>
      <w:numFmt w:val="bullet"/>
      <w:lvlText w:val=""/>
      <w:lvlJc w:val="left"/>
      <w:pPr>
        <w:ind w:left="6127" w:hanging="360"/>
      </w:pPr>
      <w:rPr>
        <w:rFonts w:ascii="Symbol" w:hAnsi="Symbol" w:hint="default"/>
      </w:rPr>
    </w:lvl>
    <w:lvl w:ilvl="7" w:tplc="10090003" w:tentative="1">
      <w:start w:val="1"/>
      <w:numFmt w:val="bullet"/>
      <w:lvlText w:val="o"/>
      <w:lvlJc w:val="left"/>
      <w:pPr>
        <w:ind w:left="6847" w:hanging="360"/>
      </w:pPr>
      <w:rPr>
        <w:rFonts w:ascii="Courier New" w:hAnsi="Courier New" w:cs="Courier New" w:hint="default"/>
      </w:rPr>
    </w:lvl>
    <w:lvl w:ilvl="8" w:tplc="10090005" w:tentative="1">
      <w:start w:val="1"/>
      <w:numFmt w:val="bullet"/>
      <w:lvlText w:val=""/>
      <w:lvlJc w:val="left"/>
      <w:pPr>
        <w:ind w:left="7567" w:hanging="360"/>
      </w:pPr>
      <w:rPr>
        <w:rFonts w:ascii="Wingdings" w:hAnsi="Wingdings" w:hint="default"/>
      </w:rPr>
    </w:lvl>
  </w:abstractNum>
  <w:abstractNum w:abstractNumId="10">
    <w:nsid w:val="230D66ED"/>
    <w:multiLevelType w:val="hybridMultilevel"/>
    <w:tmpl w:val="9B9C50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2">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13">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0FA11D0"/>
    <w:multiLevelType w:val="hybridMultilevel"/>
    <w:tmpl w:val="1EDC63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329B3473"/>
    <w:multiLevelType w:val="hybridMultilevel"/>
    <w:tmpl w:val="A93262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34427CCD"/>
    <w:multiLevelType w:val="hybridMultilevel"/>
    <w:tmpl w:val="260AD4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18">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19">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21">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25">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nsid w:val="7AE74056"/>
    <w:multiLevelType w:val="multilevel"/>
    <w:tmpl w:val="8228AD06"/>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num w:numId="1">
    <w:abstractNumId w:val="26"/>
  </w:num>
  <w:num w:numId="2">
    <w:abstractNumId w:val="1"/>
  </w:num>
  <w:num w:numId="3">
    <w:abstractNumId w:val="8"/>
  </w:num>
  <w:num w:numId="4">
    <w:abstractNumId w:val="20"/>
  </w:num>
  <w:num w:numId="5">
    <w:abstractNumId w:val="13"/>
  </w:num>
  <w:num w:numId="6">
    <w:abstractNumId w:val="12"/>
  </w:num>
  <w:num w:numId="7">
    <w:abstractNumId w:val="11"/>
  </w:num>
  <w:num w:numId="8">
    <w:abstractNumId w:val="18"/>
  </w:num>
  <w:num w:numId="9">
    <w:abstractNumId w:val="0"/>
  </w:num>
  <w:num w:numId="10">
    <w:abstractNumId w:val="17"/>
  </w:num>
  <w:num w:numId="11">
    <w:abstractNumId w:val="7"/>
  </w:num>
  <w:num w:numId="12">
    <w:abstractNumId w:val="5"/>
  </w:num>
  <w:num w:numId="13">
    <w:abstractNumId w:val="24"/>
  </w:num>
  <w:num w:numId="14">
    <w:abstractNumId w:val="22"/>
  </w:num>
  <w:num w:numId="15">
    <w:abstractNumId w:val="4"/>
  </w:num>
  <w:num w:numId="16">
    <w:abstractNumId w:val="3"/>
  </w:num>
  <w:num w:numId="17">
    <w:abstractNumId w:val="21"/>
  </w:num>
  <w:num w:numId="18">
    <w:abstractNumId w:val="6"/>
  </w:num>
  <w:num w:numId="19">
    <w:abstractNumId w:val="23"/>
  </w:num>
  <w:num w:numId="20">
    <w:abstractNumId w:val="19"/>
  </w:num>
  <w:num w:numId="21">
    <w:abstractNumId w:val="16"/>
  </w:num>
  <w:num w:numId="22">
    <w:abstractNumId w:val="25"/>
  </w:num>
  <w:num w:numId="23">
    <w:abstractNumId w:val="2"/>
  </w:num>
  <w:num w:numId="24">
    <w:abstractNumId w:val="14"/>
  </w:num>
  <w:num w:numId="25">
    <w:abstractNumId w:val="10"/>
  </w:num>
  <w:num w:numId="26">
    <w:abstractNumId w:val="15"/>
  </w:num>
  <w:num w:numId="27">
    <w:abstractNumId w:val="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ve Richard">
    <w15:presenceInfo w15:providerId="AD" w15:userId="S-1-5-21-190270093-2243674830-1156555738-11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grammar="clean"/>
  <w:attachedTemplate r:id="rId1"/>
  <w:trackRevisions/>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7E74"/>
    <w:rsid w:val="000009F5"/>
    <w:rsid w:val="00004AA5"/>
    <w:rsid w:val="000077DC"/>
    <w:rsid w:val="00011F66"/>
    <w:rsid w:val="000209D6"/>
    <w:rsid w:val="00024B9A"/>
    <w:rsid w:val="0002555A"/>
    <w:rsid w:val="00043E8E"/>
    <w:rsid w:val="000467D3"/>
    <w:rsid w:val="00053794"/>
    <w:rsid w:val="00075F5E"/>
    <w:rsid w:val="000843E1"/>
    <w:rsid w:val="00090DCF"/>
    <w:rsid w:val="00094B6D"/>
    <w:rsid w:val="000B1244"/>
    <w:rsid w:val="000C3459"/>
    <w:rsid w:val="000C4224"/>
    <w:rsid w:val="000D2673"/>
    <w:rsid w:val="000D2F14"/>
    <w:rsid w:val="000D36D8"/>
    <w:rsid w:val="000D4260"/>
    <w:rsid w:val="000D7633"/>
    <w:rsid w:val="000E58BB"/>
    <w:rsid w:val="000F2E6A"/>
    <w:rsid w:val="000F4D17"/>
    <w:rsid w:val="001050D1"/>
    <w:rsid w:val="00106124"/>
    <w:rsid w:val="001123AF"/>
    <w:rsid w:val="00112EA6"/>
    <w:rsid w:val="001133B5"/>
    <w:rsid w:val="0013283D"/>
    <w:rsid w:val="001453F6"/>
    <w:rsid w:val="001517B8"/>
    <w:rsid w:val="00154114"/>
    <w:rsid w:val="00156903"/>
    <w:rsid w:val="001571AE"/>
    <w:rsid w:val="00157A85"/>
    <w:rsid w:val="00160943"/>
    <w:rsid w:val="00160C8B"/>
    <w:rsid w:val="00165E04"/>
    <w:rsid w:val="00170B70"/>
    <w:rsid w:val="00172574"/>
    <w:rsid w:val="00174304"/>
    <w:rsid w:val="00180077"/>
    <w:rsid w:val="001810D7"/>
    <w:rsid w:val="001811FA"/>
    <w:rsid w:val="001A1E76"/>
    <w:rsid w:val="001A50D4"/>
    <w:rsid w:val="001A53ED"/>
    <w:rsid w:val="001A7909"/>
    <w:rsid w:val="001D519F"/>
    <w:rsid w:val="00203D99"/>
    <w:rsid w:val="0020685A"/>
    <w:rsid w:val="00211657"/>
    <w:rsid w:val="002116B6"/>
    <w:rsid w:val="002151F2"/>
    <w:rsid w:val="00225333"/>
    <w:rsid w:val="00233723"/>
    <w:rsid w:val="00233F14"/>
    <w:rsid w:val="002404CF"/>
    <w:rsid w:val="00263362"/>
    <w:rsid w:val="00267D2C"/>
    <w:rsid w:val="00274AAD"/>
    <w:rsid w:val="00276AD3"/>
    <w:rsid w:val="00287240"/>
    <w:rsid w:val="002A2C89"/>
    <w:rsid w:val="002A58E0"/>
    <w:rsid w:val="002C0B9E"/>
    <w:rsid w:val="002D30FE"/>
    <w:rsid w:val="002D4285"/>
    <w:rsid w:val="002D4310"/>
    <w:rsid w:val="002D769B"/>
    <w:rsid w:val="002E694E"/>
    <w:rsid w:val="00314722"/>
    <w:rsid w:val="00322A93"/>
    <w:rsid w:val="00326F3E"/>
    <w:rsid w:val="00330E0C"/>
    <w:rsid w:val="00333BAC"/>
    <w:rsid w:val="003343DC"/>
    <w:rsid w:val="00334B85"/>
    <w:rsid w:val="00355CAB"/>
    <w:rsid w:val="00364200"/>
    <w:rsid w:val="003666A1"/>
    <w:rsid w:val="00370329"/>
    <w:rsid w:val="00375CAA"/>
    <w:rsid w:val="00377235"/>
    <w:rsid w:val="003804FE"/>
    <w:rsid w:val="00380908"/>
    <w:rsid w:val="00385662"/>
    <w:rsid w:val="00386910"/>
    <w:rsid w:val="00390DF7"/>
    <w:rsid w:val="003921A3"/>
    <w:rsid w:val="003924D0"/>
    <w:rsid w:val="003A3448"/>
    <w:rsid w:val="003A479F"/>
    <w:rsid w:val="003A6526"/>
    <w:rsid w:val="003B391B"/>
    <w:rsid w:val="003B5D4E"/>
    <w:rsid w:val="003C190E"/>
    <w:rsid w:val="003D0B50"/>
    <w:rsid w:val="003E0843"/>
    <w:rsid w:val="003E1755"/>
    <w:rsid w:val="003E6590"/>
    <w:rsid w:val="00401D4D"/>
    <w:rsid w:val="00402937"/>
    <w:rsid w:val="004111ED"/>
    <w:rsid w:val="00415CBF"/>
    <w:rsid w:val="004203F0"/>
    <w:rsid w:val="004274B7"/>
    <w:rsid w:val="00432BE6"/>
    <w:rsid w:val="0043553C"/>
    <w:rsid w:val="0044777B"/>
    <w:rsid w:val="00450B23"/>
    <w:rsid w:val="004635D8"/>
    <w:rsid w:val="00463AE7"/>
    <w:rsid w:val="0046445D"/>
    <w:rsid w:val="0046711E"/>
    <w:rsid w:val="00481976"/>
    <w:rsid w:val="00481AF6"/>
    <w:rsid w:val="00486E2A"/>
    <w:rsid w:val="004A5507"/>
    <w:rsid w:val="004C0E7B"/>
    <w:rsid w:val="004C43DA"/>
    <w:rsid w:val="004D3EF3"/>
    <w:rsid w:val="004E325F"/>
    <w:rsid w:val="004E3912"/>
    <w:rsid w:val="004E5F43"/>
    <w:rsid w:val="004F0DC1"/>
    <w:rsid w:val="004F51E1"/>
    <w:rsid w:val="005036D9"/>
    <w:rsid w:val="00504099"/>
    <w:rsid w:val="0050472F"/>
    <w:rsid w:val="00507C93"/>
    <w:rsid w:val="005166DF"/>
    <w:rsid w:val="00531DC8"/>
    <w:rsid w:val="005372A3"/>
    <w:rsid w:val="005424AC"/>
    <w:rsid w:val="0054365B"/>
    <w:rsid w:val="00551A94"/>
    <w:rsid w:val="005660F2"/>
    <w:rsid w:val="00577E74"/>
    <w:rsid w:val="00595C96"/>
    <w:rsid w:val="005A0C30"/>
    <w:rsid w:val="005A21B8"/>
    <w:rsid w:val="005A74B6"/>
    <w:rsid w:val="005A7580"/>
    <w:rsid w:val="005B40C3"/>
    <w:rsid w:val="005B5ECF"/>
    <w:rsid w:val="005B623A"/>
    <w:rsid w:val="005C1C53"/>
    <w:rsid w:val="005D0298"/>
    <w:rsid w:val="005E6E39"/>
    <w:rsid w:val="006029C0"/>
    <w:rsid w:val="006045F2"/>
    <w:rsid w:val="00604E1E"/>
    <w:rsid w:val="00606F7E"/>
    <w:rsid w:val="00611A7A"/>
    <w:rsid w:val="00617E36"/>
    <w:rsid w:val="006209EF"/>
    <w:rsid w:val="00626E7A"/>
    <w:rsid w:val="00634C52"/>
    <w:rsid w:val="00641AE8"/>
    <w:rsid w:val="00642DAC"/>
    <w:rsid w:val="00644EF0"/>
    <w:rsid w:val="00645C24"/>
    <w:rsid w:val="00645C92"/>
    <w:rsid w:val="0065022D"/>
    <w:rsid w:val="00652E95"/>
    <w:rsid w:val="00672D0D"/>
    <w:rsid w:val="00681747"/>
    <w:rsid w:val="0068258B"/>
    <w:rsid w:val="0068411B"/>
    <w:rsid w:val="00684C85"/>
    <w:rsid w:val="00695378"/>
    <w:rsid w:val="006A7DD0"/>
    <w:rsid w:val="006B03E3"/>
    <w:rsid w:val="006B39A1"/>
    <w:rsid w:val="006D377E"/>
    <w:rsid w:val="006D719B"/>
    <w:rsid w:val="006E7F3A"/>
    <w:rsid w:val="006F2ACD"/>
    <w:rsid w:val="00702EC2"/>
    <w:rsid w:val="0073628E"/>
    <w:rsid w:val="00740F77"/>
    <w:rsid w:val="00742E4D"/>
    <w:rsid w:val="00746B77"/>
    <w:rsid w:val="00753A5A"/>
    <w:rsid w:val="00753B5D"/>
    <w:rsid w:val="00761F44"/>
    <w:rsid w:val="00773E1B"/>
    <w:rsid w:val="00775DD7"/>
    <w:rsid w:val="00777507"/>
    <w:rsid w:val="00777586"/>
    <w:rsid w:val="007927D6"/>
    <w:rsid w:val="00792D31"/>
    <w:rsid w:val="00793B54"/>
    <w:rsid w:val="0079517D"/>
    <w:rsid w:val="00796977"/>
    <w:rsid w:val="007A1979"/>
    <w:rsid w:val="007C49F8"/>
    <w:rsid w:val="007C4BEF"/>
    <w:rsid w:val="007C69FE"/>
    <w:rsid w:val="007D2867"/>
    <w:rsid w:val="007E2C10"/>
    <w:rsid w:val="007E59BE"/>
    <w:rsid w:val="007F0841"/>
    <w:rsid w:val="007F6680"/>
    <w:rsid w:val="007F7DE0"/>
    <w:rsid w:val="00821F1F"/>
    <w:rsid w:val="008246C7"/>
    <w:rsid w:val="008341E8"/>
    <w:rsid w:val="0084053A"/>
    <w:rsid w:val="008520EC"/>
    <w:rsid w:val="00856F51"/>
    <w:rsid w:val="00861954"/>
    <w:rsid w:val="00864A36"/>
    <w:rsid w:val="00876E21"/>
    <w:rsid w:val="00884FA7"/>
    <w:rsid w:val="00894DAA"/>
    <w:rsid w:val="008A0D27"/>
    <w:rsid w:val="008A1AF4"/>
    <w:rsid w:val="008A279B"/>
    <w:rsid w:val="008A4A86"/>
    <w:rsid w:val="008A6B29"/>
    <w:rsid w:val="008B1DC6"/>
    <w:rsid w:val="008B7091"/>
    <w:rsid w:val="008B7A31"/>
    <w:rsid w:val="008C4F74"/>
    <w:rsid w:val="008C6C76"/>
    <w:rsid w:val="008D1584"/>
    <w:rsid w:val="008D2309"/>
    <w:rsid w:val="008D60B2"/>
    <w:rsid w:val="008D6449"/>
    <w:rsid w:val="008E070D"/>
    <w:rsid w:val="008E4068"/>
    <w:rsid w:val="008E711C"/>
    <w:rsid w:val="008F4539"/>
    <w:rsid w:val="008F4E9C"/>
    <w:rsid w:val="009021BE"/>
    <w:rsid w:val="00906BF5"/>
    <w:rsid w:val="00911F72"/>
    <w:rsid w:val="00932216"/>
    <w:rsid w:val="00935ECA"/>
    <w:rsid w:val="009367D1"/>
    <w:rsid w:val="009412CB"/>
    <w:rsid w:val="009459BF"/>
    <w:rsid w:val="00946727"/>
    <w:rsid w:val="00976BC4"/>
    <w:rsid w:val="00980C8A"/>
    <w:rsid w:val="009823FE"/>
    <w:rsid w:val="00983833"/>
    <w:rsid w:val="009914F1"/>
    <w:rsid w:val="00991FFF"/>
    <w:rsid w:val="00996BEA"/>
    <w:rsid w:val="009A0D4B"/>
    <w:rsid w:val="009A7B37"/>
    <w:rsid w:val="009B3BBD"/>
    <w:rsid w:val="009B64F8"/>
    <w:rsid w:val="009C2973"/>
    <w:rsid w:val="009C2E04"/>
    <w:rsid w:val="009C3567"/>
    <w:rsid w:val="009C64B2"/>
    <w:rsid w:val="009D3533"/>
    <w:rsid w:val="009E106A"/>
    <w:rsid w:val="009E50F8"/>
    <w:rsid w:val="009E67D9"/>
    <w:rsid w:val="009F0ABE"/>
    <w:rsid w:val="00A00D3D"/>
    <w:rsid w:val="00A07C65"/>
    <w:rsid w:val="00A10684"/>
    <w:rsid w:val="00A1185A"/>
    <w:rsid w:val="00A17543"/>
    <w:rsid w:val="00A35280"/>
    <w:rsid w:val="00A37EDC"/>
    <w:rsid w:val="00A43288"/>
    <w:rsid w:val="00A458A9"/>
    <w:rsid w:val="00A4612F"/>
    <w:rsid w:val="00A6445A"/>
    <w:rsid w:val="00A7757F"/>
    <w:rsid w:val="00A80B68"/>
    <w:rsid w:val="00A8510C"/>
    <w:rsid w:val="00A90399"/>
    <w:rsid w:val="00AA535D"/>
    <w:rsid w:val="00AB10FC"/>
    <w:rsid w:val="00AC2E40"/>
    <w:rsid w:val="00AC5088"/>
    <w:rsid w:val="00AD3B07"/>
    <w:rsid w:val="00AD7448"/>
    <w:rsid w:val="00AD7649"/>
    <w:rsid w:val="00AE0777"/>
    <w:rsid w:val="00AE357E"/>
    <w:rsid w:val="00AE3B9C"/>
    <w:rsid w:val="00AE504B"/>
    <w:rsid w:val="00AE59F3"/>
    <w:rsid w:val="00B020FC"/>
    <w:rsid w:val="00B0615B"/>
    <w:rsid w:val="00B251E5"/>
    <w:rsid w:val="00B30B68"/>
    <w:rsid w:val="00B31486"/>
    <w:rsid w:val="00B33100"/>
    <w:rsid w:val="00B3403C"/>
    <w:rsid w:val="00B42641"/>
    <w:rsid w:val="00B51AB4"/>
    <w:rsid w:val="00B520F7"/>
    <w:rsid w:val="00B537EA"/>
    <w:rsid w:val="00B62995"/>
    <w:rsid w:val="00B62A72"/>
    <w:rsid w:val="00B820B6"/>
    <w:rsid w:val="00B933BD"/>
    <w:rsid w:val="00BA576A"/>
    <w:rsid w:val="00BA6B31"/>
    <w:rsid w:val="00BD7744"/>
    <w:rsid w:val="00BD7B2A"/>
    <w:rsid w:val="00C00719"/>
    <w:rsid w:val="00C009EA"/>
    <w:rsid w:val="00C02200"/>
    <w:rsid w:val="00C034E3"/>
    <w:rsid w:val="00C2184E"/>
    <w:rsid w:val="00C343CA"/>
    <w:rsid w:val="00C61E47"/>
    <w:rsid w:val="00C648D4"/>
    <w:rsid w:val="00C71FFD"/>
    <w:rsid w:val="00C80D4B"/>
    <w:rsid w:val="00CA3AC5"/>
    <w:rsid w:val="00CB339F"/>
    <w:rsid w:val="00CC0988"/>
    <w:rsid w:val="00CD4906"/>
    <w:rsid w:val="00CD7325"/>
    <w:rsid w:val="00CE0562"/>
    <w:rsid w:val="00CE5B49"/>
    <w:rsid w:val="00CE7929"/>
    <w:rsid w:val="00CF2507"/>
    <w:rsid w:val="00CF6174"/>
    <w:rsid w:val="00D0034E"/>
    <w:rsid w:val="00D01D0C"/>
    <w:rsid w:val="00D10719"/>
    <w:rsid w:val="00D12552"/>
    <w:rsid w:val="00D14AF0"/>
    <w:rsid w:val="00D30B51"/>
    <w:rsid w:val="00D33E64"/>
    <w:rsid w:val="00D44162"/>
    <w:rsid w:val="00D5712A"/>
    <w:rsid w:val="00D632F9"/>
    <w:rsid w:val="00D73AA6"/>
    <w:rsid w:val="00D81A7B"/>
    <w:rsid w:val="00D82B9F"/>
    <w:rsid w:val="00DA0CE3"/>
    <w:rsid w:val="00DA2A5D"/>
    <w:rsid w:val="00DA2FDF"/>
    <w:rsid w:val="00DA45AF"/>
    <w:rsid w:val="00DA711E"/>
    <w:rsid w:val="00DB1F99"/>
    <w:rsid w:val="00DB2D3A"/>
    <w:rsid w:val="00DD288D"/>
    <w:rsid w:val="00DD569C"/>
    <w:rsid w:val="00DE0FD0"/>
    <w:rsid w:val="00DE3D18"/>
    <w:rsid w:val="00DE657E"/>
    <w:rsid w:val="00DE7A41"/>
    <w:rsid w:val="00DF5883"/>
    <w:rsid w:val="00E01A7D"/>
    <w:rsid w:val="00E13215"/>
    <w:rsid w:val="00E1402F"/>
    <w:rsid w:val="00E205D6"/>
    <w:rsid w:val="00E25DC2"/>
    <w:rsid w:val="00E426FD"/>
    <w:rsid w:val="00E50724"/>
    <w:rsid w:val="00E50D76"/>
    <w:rsid w:val="00E52A0E"/>
    <w:rsid w:val="00E54155"/>
    <w:rsid w:val="00E62168"/>
    <w:rsid w:val="00E621D8"/>
    <w:rsid w:val="00E66A9E"/>
    <w:rsid w:val="00E70397"/>
    <w:rsid w:val="00E70882"/>
    <w:rsid w:val="00E71F84"/>
    <w:rsid w:val="00E74EC0"/>
    <w:rsid w:val="00E82FCF"/>
    <w:rsid w:val="00E8704C"/>
    <w:rsid w:val="00E966AA"/>
    <w:rsid w:val="00E97666"/>
    <w:rsid w:val="00EA3198"/>
    <w:rsid w:val="00EA3CAB"/>
    <w:rsid w:val="00EA4029"/>
    <w:rsid w:val="00EA50E7"/>
    <w:rsid w:val="00EA73D1"/>
    <w:rsid w:val="00EB32C6"/>
    <w:rsid w:val="00EC332D"/>
    <w:rsid w:val="00ED2525"/>
    <w:rsid w:val="00EE3AFB"/>
    <w:rsid w:val="00EE4494"/>
    <w:rsid w:val="00EE5F46"/>
    <w:rsid w:val="00EE73F2"/>
    <w:rsid w:val="00EF110E"/>
    <w:rsid w:val="00EF6424"/>
    <w:rsid w:val="00F0123D"/>
    <w:rsid w:val="00F0235F"/>
    <w:rsid w:val="00F071D4"/>
    <w:rsid w:val="00F23489"/>
    <w:rsid w:val="00F27D5A"/>
    <w:rsid w:val="00F3223D"/>
    <w:rsid w:val="00F442B6"/>
    <w:rsid w:val="00F46BB7"/>
    <w:rsid w:val="00F526FC"/>
    <w:rsid w:val="00F6046E"/>
    <w:rsid w:val="00F60CB2"/>
    <w:rsid w:val="00F67178"/>
    <w:rsid w:val="00F91B65"/>
    <w:rsid w:val="00F92942"/>
    <w:rsid w:val="00FA03D9"/>
    <w:rsid w:val="00FA21EA"/>
    <w:rsid w:val="00FA3D28"/>
    <w:rsid w:val="00FA7812"/>
    <w:rsid w:val="00FB057B"/>
    <w:rsid w:val="00FB5641"/>
    <w:rsid w:val="00FB7664"/>
    <w:rsid w:val="00FB7B77"/>
    <w:rsid w:val="00FC626E"/>
    <w:rsid w:val="00FC76BB"/>
    <w:rsid w:val="00FE0219"/>
    <w:rsid w:val="00FE38C3"/>
    <w:rsid w:val="00FE43AC"/>
    <w:rsid w:val="00FE70C2"/>
    <w:rsid w:val="00FE75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F67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27D5A"/>
    <w:pPr>
      <w:spacing w:after="240"/>
    </w:pPr>
    <w:rPr>
      <w:sz w:val="24"/>
      <w:szCs w:val="24"/>
    </w:rPr>
  </w:style>
  <w:style w:type="paragraph" w:styleId="Heading1">
    <w:name w:val="heading 1"/>
    <w:aliases w:val="OGC Header Level 1,numbered"/>
    <w:basedOn w:val="Normal"/>
    <w:next w:val="Normal"/>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rsid w:val="00F27D5A"/>
    <w:pPr>
      <w:numPr>
        <w:ilvl w:val="4"/>
        <w:numId w:val="1"/>
      </w:numPr>
      <w:spacing w:before="240" w:after="60"/>
      <w:outlineLvl w:val="4"/>
    </w:pPr>
    <w:rPr>
      <w:b/>
      <w:bCs/>
      <w:i/>
      <w:iCs/>
      <w:sz w:val="26"/>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basedOn w:val="DefaultParagraphFont"/>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F27D5A"/>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basedOn w:val="DefaultParagraphFo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rPr>
  </w:style>
  <w:style w:type="paragraph" w:customStyle="1" w:styleId="AnnexLevel2">
    <w:name w:val="Annex Level 2"/>
    <w:basedOn w:val="Heading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F27D5A"/>
    <w:pPr>
      <w:spacing w:after="120"/>
      <w:ind w:left="144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basedOn w:val="DefaultParagraphFont"/>
    <w:link w:val="AnnexLevel1main"/>
    <w:rsid w:val="004A5507"/>
    <w:rPr>
      <w:b/>
      <w:sz w:val="28"/>
      <w:szCs w:val="22"/>
    </w:rPr>
  </w:style>
  <w:style w:type="character" w:customStyle="1" w:styleId="AnnexChar">
    <w:name w:val="Annex Char"/>
    <w:basedOn w:val="AnnexLevel1main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basedOn w:val="DefaultParagraphFont"/>
    <w:link w:val="Heading2"/>
    <w:rsid w:val="004A5507"/>
    <w:rPr>
      <w:rFonts w:cs="Arial"/>
      <w:b/>
      <w:bCs/>
      <w:iCs/>
      <w:sz w:val="24"/>
      <w:szCs w:val="28"/>
    </w:rPr>
  </w:style>
  <w:style w:type="character" w:customStyle="1" w:styleId="AnnexLevel2Char">
    <w:name w:val="Annex Level 2 Char"/>
    <w:basedOn w:val="Heading2Char"/>
    <w:link w:val="AnnexLevel2"/>
    <w:rsid w:val="004A5507"/>
    <w:rPr>
      <w:rFonts w:cs="Arial"/>
      <w:b/>
      <w:bCs/>
      <w:iCs/>
      <w:sz w:val="22"/>
      <w:szCs w:val="28"/>
      <w:lang w:val="en-AU" w:eastAsia="en-AU"/>
    </w:rPr>
  </w:style>
  <w:style w:type="character" w:customStyle="1" w:styleId="AnnexNumberedChar">
    <w:name w:val="Annex Numbered Char"/>
    <w:basedOn w:val="AnnexLevel2Char"/>
    <w:link w:val="AnnexNumbered"/>
    <w:rsid w:val="004A5507"/>
    <w:rPr>
      <w:rFonts w:cs="Arial"/>
      <w:b/>
      <w:bCs/>
      <w:iCs/>
      <w:sz w:val="22"/>
      <w:szCs w:val="28"/>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basedOn w:val="DefaultParagraphFont"/>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basedOn w:val="DefaultParagraphFont"/>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basedOn w:val="DefaultParagraphFont"/>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basedOn w:val="DefaultParagraphFont"/>
    <w:uiPriority w:val="99"/>
    <w:semiHidden/>
    <w:unhideWhenUsed/>
    <w:rsid w:val="004111ED"/>
    <w:rPr>
      <w:color w:val="800080" w:themeColor="followedHyperlink"/>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basedOn w:val="DefaultParagraphFont"/>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basedOn w:val="CommentText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basedOn w:val="DefaultParagraphFont"/>
    <w:uiPriority w:val="1"/>
    <w:qFormat/>
    <w:rsid w:val="004635D8"/>
    <w:rPr>
      <w:rFonts w:ascii="Arial" w:hAnsi="Arial"/>
      <w:b/>
      <w:sz w:val="18"/>
    </w:rPr>
  </w:style>
  <w:style w:type="character" w:customStyle="1" w:styleId="reqtext">
    <w:name w:val="req_text"/>
    <w:basedOn w:val="requri"/>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themeColor="accent1"/>
      <w:sz w:val="18"/>
      <w:szCs w:val="18"/>
    </w:rPr>
  </w:style>
  <w:style w:type="table" w:styleId="TableColumns4">
    <w:name w:val="Table Columns 4"/>
    <w:basedOn w:val="TableNormal"/>
    <w:rsid w:val="00380908"/>
    <w:pPr>
      <w:spacing w:before="120" w:after="120"/>
      <w:jc w:val="both"/>
    </w:pPr>
    <w:rPr>
      <w:sz w:val="24"/>
      <w:szCs w:val="24"/>
      <w:lang w:val="en-AU"/>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
    <w:name w:val="Light Shading"/>
    <w:basedOn w:val="TableNormal"/>
    <w:uiPriority w:val="60"/>
    <w:rsid w:val="00380908"/>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uiPriority w:val="99"/>
    <w:semiHidden/>
    <w:unhideWhenUsed/>
    <w:rsid w:val="006F2ACD"/>
    <w:rPr>
      <w:vertAlign w:val="superscript"/>
    </w:rPr>
  </w:style>
  <w:style w:type="character" w:customStyle="1" w:styleId="apple-converted-space">
    <w:name w:val="apple-converted-space"/>
    <w:basedOn w:val="DefaultParagraphFont"/>
    <w:rsid w:val="00740F7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27D5A"/>
    <w:pPr>
      <w:spacing w:after="240"/>
    </w:pPr>
    <w:rPr>
      <w:sz w:val="24"/>
      <w:szCs w:val="24"/>
    </w:rPr>
  </w:style>
  <w:style w:type="paragraph" w:styleId="Heading1">
    <w:name w:val="heading 1"/>
    <w:aliases w:val="OGC Header Level 1,numbered"/>
    <w:basedOn w:val="Normal"/>
    <w:next w:val="Normal"/>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rsid w:val="00F27D5A"/>
    <w:pPr>
      <w:numPr>
        <w:ilvl w:val="4"/>
        <w:numId w:val="1"/>
      </w:numPr>
      <w:spacing w:before="240" w:after="60"/>
      <w:outlineLvl w:val="4"/>
    </w:pPr>
    <w:rPr>
      <w:b/>
      <w:bCs/>
      <w:i/>
      <w:iCs/>
      <w:sz w:val="26"/>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basedOn w:val="DefaultParagraphFont"/>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F27D5A"/>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basedOn w:val="DefaultParagraphFo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rPr>
  </w:style>
  <w:style w:type="paragraph" w:customStyle="1" w:styleId="AnnexLevel2">
    <w:name w:val="Annex Level 2"/>
    <w:basedOn w:val="Heading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F27D5A"/>
    <w:pPr>
      <w:spacing w:after="120"/>
      <w:ind w:left="144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basedOn w:val="DefaultParagraphFont"/>
    <w:link w:val="AnnexLevel1main"/>
    <w:rsid w:val="004A5507"/>
    <w:rPr>
      <w:b/>
      <w:sz w:val="28"/>
      <w:szCs w:val="22"/>
    </w:rPr>
  </w:style>
  <w:style w:type="character" w:customStyle="1" w:styleId="AnnexChar">
    <w:name w:val="Annex Char"/>
    <w:basedOn w:val="AnnexLevel1main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basedOn w:val="DefaultParagraphFont"/>
    <w:link w:val="Heading2"/>
    <w:rsid w:val="004A5507"/>
    <w:rPr>
      <w:rFonts w:cs="Arial"/>
      <w:b/>
      <w:bCs/>
      <w:iCs/>
      <w:sz w:val="24"/>
      <w:szCs w:val="28"/>
    </w:rPr>
  </w:style>
  <w:style w:type="character" w:customStyle="1" w:styleId="AnnexLevel2Char">
    <w:name w:val="Annex Level 2 Char"/>
    <w:basedOn w:val="Heading2Char"/>
    <w:link w:val="AnnexLevel2"/>
    <w:rsid w:val="004A5507"/>
    <w:rPr>
      <w:rFonts w:cs="Arial"/>
      <w:b/>
      <w:bCs/>
      <w:iCs/>
      <w:sz w:val="22"/>
      <w:szCs w:val="28"/>
      <w:lang w:val="en-AU" w:eastAsia="en-AU"/>
    </w:rPr>
  </w:style>
  <w:style w:type="character" w:customStyle="1" w:styleId="AnnexNumberedChar">
    <w:name w:val="Annex Numbered Char"/>
    <w:basedOn w:val="AnnexLevel2Char"/>
    <w:link w:val="AnnexNumbered"/>
    <w:rsid w:val="004A5507"/>
    <w:rPr>
      <w:rFonts w:cs="Arial"/>
      <w:b/>
      <w:bCs/>
      <w:iCs/>
      <w:sz w:val="22"/>
      <w:szCs w:val="28"/>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basedOn w:val="DefaultParagraphFont"/>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basedOn w:val="DefaultParagraphFont"/>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basedOn w:val="DefaultParagraphFont"/>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basedOn w:val="DefaultParagraphFont"/>
    <w:uiPriority w:val="99"/>
    <w:semiHidden/>
    <w:unhideWhenUsed/>
    <w:rsid w:val="004111ED"/>
    <w:rPr>
      <w:color w:val="800080" w:themeColor="followedHyperlink"/>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basedOn w:val="DefaultParagraphFont"/>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basedOn w:val="CommentText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basedOn w:val="DefaultParagraphFont"/>
    <w:uiPriority w:val="1"/>
    <w:qFormat/>
    <w:rsid w:val="004635D8"/>
    <w:rPr>
      <w:rFonts w:ascii="Arial" w:hAnsi="Arial"/>
      <w:b/>
      <w:sz w:val="18"/>
    </w:rPr>
  </w:style>
  <w:style w:type="character" w:customStyle="1" w:styleId="reqtext">
    <w:name w:val="req_text"/>
    <w:basedOn w:val="requri"/>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themeColor="accent1"/>
      <w:sz w:val="18"/>
      <w:szCs w:val="18"/>
    </w:rPr>
  </w:style>
  <w:style w:type="table" w:styleId="TableColumns4">
    <w:name w:val="Table Columns 4"/>
    <w:basedOn w:val="TableNormal"/>
    <w:rsid w:val="00380908"/>
    <w:pPr>
      <w:spacing w:before="120" w:after="120"/>
      <w:jc w:val="both"/>
    </w:pPr>
    <w:rPr>
      <w:sz w:val="24"/>
      <w:szCs w:val="24"/>
      <w:lang w:val="en-AU"/>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
    <w:name w:val="Light Shading"/>
    <w:basedOn w:val="TableNormal"/>
    <w:uiPriority w:val="60"/>
    <w:rsid w:val="00380908"/>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uiPriority w:val="99"/>
    <w:semiHidden/>
    <w:unhideWhenUsed/>
    <w:rsid w:val="006F2ACD"/>
    <w:rPr>
      <w:vertAlign w:val="superscript"/>
    </w:rPr>
  </w:style>
  <w:style w:type="character" w:customStyle="1" w:styleId="apple-converted-space">
    <w:name w:val="apple-converted-space"/>
    <w:basedOn w:val="DefaultParagraphFont"/>
    <w:rsid w:val="00740F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hyperlink" Target="http://www.opengis.net/swe/2.0" TargetMode="External"/><Relationship Id="rId21" Type="http://schemas.openxmlformats.org/officeDocument/2006/relationships/image" Target="media/image8.png"/><Relationship Id="rId42" Type="http://schemas.openxmlformats.org/officeDocument/2006/relationships/image" Target="media/image29.emf"/><Relationship Id="rId47" Type="http://schemas.openxmlformats.org/officeDocument/2006/relationships/image" Target="media/image34.emf"/><Relationship Id="rId63" Type="http://schemas.openxmlformats.org/officeDocument/2006/relationships/image" Target="media/image50.emf"/><Relationship Id="rId68" Type="http://schemas.openxmlformats.org/officeDocument/2006/relationships/image" Target="media/image55.emf"/><Relationship Id="rId84" Type="http://schemas.openxmlformats.org/officeDocument/2006/relationships/image" Target="media/image71.emf"/><Relationship Id="rId89" Type="http://schemas.openxmlformats.org/officeDocument/2006/relationships/image" Target="media/image76.emf"/><Relationship Id="rId112" Type="http://schemas.openxmlformats.org/officeDocument/2006/relationships/hyperlink" Target="http://standards.iso.org/iso/19115/-3/mrl/1.0" TargetMode="External"/><Relationship Id="rId16" Type="http://schemas.openxmlformats.org/officeDocument/2006/relationships/image" Target="media/image4.emf"/><Relationship Id="rId107" Type="http://schemas.openxmlformats.org/officeDocument/2006/relationships/hyperlink" Target="http://xmlns.geosciml.org/Borehole/4.0" TargetMode="External"/><Relationship Id="rId11" Type="http://schemas.openxmlformats.org/officeDocument/2006/relationships/comments" Target="comments.xml"/><Relationship Id="rId32" Type="http://schemas.openxmlformats.org/officeDocument/2006/relationships/image" Target="media/image19.emf"/><Relationship Id="rId37" Type="http://schemas.openxmlformats.org/officeDocument/2006/relationships/image" Target="media/image24.emf"/><Relationship Id="rId53" Type="http://schemas.openxmlformats.org/officeDocument/2006/relationships/image" Target="media/image40.emf"/><Relationship Id="rId58" Type="http://schemas.openxmlformats.org/officeDocument/2006/relationships/image" Target="media/image45.emf"/><Relationship Id="rId74" Type="http://schemas.openxmlformats.org/officeDocument/2006/relationships/image" Target="media/image61.emf"/><Relationship Id="rId79" Type="http://schemas.openxmlformats.org/officeDocument/2006/relationships/image" Target="media/image66.emf"/><Relationship Id="rId102" Type="http://schemas.openxmlformats.org/officeDocument/2006/relationships/hyperlink" Target="http://www.isotc211.org/2005/gco" TargetMode="External"/><Relationship Id="rId123" Type="http://schemas.openxmlformats.org/officeDocument/2006/relationships/hyperlink" Target="http://schemas.opengis.net/gsml/4.0/geoSciMLBasic.sch" TargetMode="External"/><Relationship Id="rId128" Type="http://schemas.openxmlformats.org/officeDocument/2006/relationships/footer" Target="footer1.xml"/><Relationship Id="rId5" Type="http://schemas.openxmlformats.org/officeDocument/2006/relationships/settings" Target="settings.xml"/><Relationship Id="rId90" Type="http://schemas.openxmlformats.org/officeDocument/2006/relationships/image" Target="media/image77.emf"/><Relationship Id="rId95" Type="http://schemas.openxmlformats.org/officeDocument/2006/relationships/image" Target="media/image82.emf"/><Relationship Id="rId19" Type="http://schemas.openxmlformats.org/officeDocument/2006/relationships/image" Target="media/image6.emf"/><Relationship Id="rId14" Type="http://schemas.openxmlformats.org/officeDocument/2006/relationships/image" Target="media/image2.e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image" Target="media/image22.emf"/><Relationship Id="rId43" Type="http://schemas.openxmlformats.org/officeDocument/2006/relationships/image" Target="media/image30.png"/><Relationship Id="rId48" Type="http://schemas.openxmlformats.org/officeDocument/2006/relationships/image" Target="media/image35.emf"/><Relationship Id="rId56" Type="http://schemas.openxmlformats.org/officeDocument/2006/relationships/image" Target="media/image43.emf"/><Relationship Id="rId64" Type="http://schemas.openxmlformats.org/officeDocument/2006/relationships/image" Target="media/image51.emf"/><Relationship Id="rId69" Type="http://schemas.openxmlformats.org/officeDocument/2006/relationships/image" Target="media/image56.emf"/><Relationship Id="rId77" Type="http://schemas.openxmlformats.org/officeDocument/2006/relationships/image" Target="media/image64.emf"/><Relationship Id="rId100" Type="http://schemas.openxmlformats.org/officeDocument/2006/relationships/hyperlink" Target="http://standards.iso.org/iso/19115/-3/cit/1.0" TargetMode="External"/><Relationship Id="rId105" Type="http://schemas.openxmlformats.org/officeDocument/2006/relationships/hyperlink" Target="http://www.opengis.net/gml/3.3/exr" TargetMode="External"/><Relationship Id="rId113" Type="http://schemas.openxmlformats.org/officeDocument/2006/relationships/hyperlink" Target="http://www.opengis.net/om/2.0" TargetMode="External"/><Relationship Id="rId118" Type="http://schemas.openxmlformats.org/officeDocument/2006/relationships/hyperlink" Target="http://www.opengis.net/wfs/2.0" TargetMode="External"/><Relationship Id="rId126" Type="http://schemas.openxmlformats.org/officeDocument/2006/relationships/hyperlink" Target="http://www.opengis.net/def/param-name/GSML/4.0/ends" TargetMode="External"/><Relationship Id="rId8" Type="http://schemas.openxmlformats.org/officeDocument/2006/relationships/endnotes" Target="endnotes.xml"/><Relationship Id="rId51" Type="http://schemas.openxmlformats.org/officeDocument/2006/relationships/image" Target="media/image38.emf"/><Relationship Id="rId72" Type="http://schemas.openxmlformats.org/officeDocument/2006/relationships/image" Target="media/image59.emf"/><Relationship Id="rId80" Type="http://schemas.openxmlformats.org/officeDocument/2006/relationships/image" Target="media/image67.emf"/><Relationship Id="rId85" Type="http://schemas.openxmlformats.org/officeDocument/2006/relationships/image" Target="media/image72.emf"/><Relationship Id="rId93" Type="http://schemas.openxmlformats.org/officeDocument/2006/relationships/image" Target="media/image80.emf"/><Relationship Id="rId98" Type="http://schemas.openxmlformats.org/officeDocument/2006/relationships/image" Target="media/image85.emf"/><Relationship Id="rId121" Type="http://schemas.openxmlformats.org/officeDocument/2006/relationships/hyperlink" Target="http://schemas.opengis.net/gsml/4.0/geosciml-portrayal.sch" TargetMode="External"/><Relationship Id="rId3" Type="http://schemas.openxmlformats.org/officeDocument/2006/relationships/styles" Target="styles.xml"/><Relationship Id="rId12" Type="http://schemas.openxmlformats.org/officeDocument/2006/relationships/hyperlink" Target="http://standards.iso.org/ittf/PubliclyAvailableStandards/c040833_ISO_IEC_19757-3_2006(E).zip" TargetMode="External"/><Relationship Id="rId17" Type="http://schemas.openxmlformats.org/officeDocument/2006/relationships/image" Target="media/image5.emf"/><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emf"/><Relationship Id="rId46" Type="http://schemas.openxmlformats.org/officeDocument/2006/relationships/image" Target="media/image33.emf"/><Relationship Id="rId59" Type="http://schemas.openxmlformats.org/officeDocument/2006/relationships/image" Target="media/image46.emf"/><Relationship Id="rId67" Type="http://schemas.openxmlformats.org/officeDocument/2006/relationships/image" Target="media/image54.emf"/><Relationship Id="rId103" Type="http://schemas.openxmlformats.org/officeDocument/2006/relationships/hyperlink" Target="http://www.isotc211.org/2005/gmd" TargetMode="External"/><Relationship Id="rId108" Type="http://schemas.openxmlformats.org/officeDocument/2006/relationships/hyperlink" Target="http://xmlns.geosciml.org/GeoSciML-Extension/4.0" TargetMode="External"/><Relationship Id="rId116" Type="http://schemas.openxmlformats.org/officeDocument/2006/relationships/hyperlink" Target="http://www.opengis.net/samplingSpecimen/2.0" TargetMode="External"/><Relationship Id="rId124" Type="http://schemas.openxmlformats.org/officeDocument/2006/relationships/hyperlink" Target="http://schemas.opengis.net/gsml/4.0/geologictime.sch" TargetMode="External"/><Relationship Id="rId129" Type="http://schemas.openxmlformats.org/officeDocument/2006/relationships/fontTable" Target="fontTable.xml"/><Relationship Id="rId20" Type="http://schemas.openxmlformats.org/officeDocument/2006/relationships/image" Target="media/image7.emf"/><Relationship Id="rId41" Type="http://schemas.openxmlformats.org/officeDocument/2006/relationships/image" Target="media/image28.emf"/><Relationship Id="rId54" Type="http://schemas.openxmlformats.org/officeDocument/2006/relationships/image" Target="media/image41.emf"/><Relationship Id="rId62" Type="http://schemas.openxmlformats.org/officeDocument/2006/relationships/image" Target="media/image49.emf"/><Relationship Id="rId70" Type="http://schemas.openxmlformats.org/officeDocument/2006/relationships/image" Target="media/image57.emf"/><Relationship Id="rId75" Type="http://schemas.openxmlformats.org/officeDocument/2006/relationships/image" Target="media/image62.emf"/><Relationship Id="rId83" Type="http://schemas.openxmlformats.org/officeDocument/2006/relationships/image" Target="media/image70.emf"/><Relationship Id="rId88" Type="http://schemas.openxmlformats.org/officeDocument/2006/relationships/image" Target="media/image75.emf"/><Relationship Id="rId91" Type="http://schemas.openxmlformats.org/officeDocument/2006/relationships/image" Target="media/image78.emf"/><Relationship Id="rId96" Type="http://schemas.openxmlformats.org/officeDocument/2006/relationships/image" Target="media/image83.emf"/><Relationship Id="rId111" Type="http://schemas.openxmlformats.org/officeDocument/2006/relationships/hyperlink" Target="http://xmlns.geosciml.org/geosciml-portrayal/4.0" TargetMode="External"/><Relationship Id="rId132"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3.emf"/><Relationship Id="rId49" Type="http://schemas.openxmlformats.org/officeDocument/2006/relationships/image" Target="media/image36.emf"/><Relationship Id="rId57" Type="http://schemas.openxmlformats.org/officeDocument/2006/relationships/image" Target="media/image44.emf"/><Relationship Id="rId106" Type="http://schemas.openxmlformats.org/officeDocument/2006/relationships/hyperlink" Target="http://xmlns.geosciml.org/GeoSciML-Basic/4.0" TargetMode="External"/><Relationship Id="rId114" Type="http://schemas.openxmlformats.org/officeDocument/2006/relationships/hyperlink" Target="http://www.opengis.net/sampling/2.0" TargetMode="External"/><Relationship Id="rId119" Type="http://schemas.openxmlformats.org/officeDocument/2006/relationships/hyperlink" Target="http://www.w3.org/1999/xlink" TargetMode="External"/><Relationship Id="rId127" Type="http://schemas.openxmlformats.org/officeDocument/2006/relationships/hyperlink" Target="http://resource.geosciml.org/" TargetMode="External"/><Relationship Id="rId10" Type="http://schemas.openxmlformats.org/officeDocument/2006/relationships/hyperlink" Target="http://www.opengeospatial.org/legal/" TargetMode="External"/><Relationship Id="rId31" Type="http://schemas.openxmlformats.org/officeDocument/2006/relationships/image" Target="media/image18.emf"/><Relationship Id="rId44" Type="http://schemas.openxmlformats.org/officeDocument/2006/relationships/image" Target="media/image31.emf"/><Relationship Id="rId52" Type="http://schemas.openxmlformats.org/officeDocument/2006/relationships/image" Target="media/image39.emf"/><Relationship Id="rId60" Type="http://schemas.openxmlformats.org/officeDocument/2006/relationships/image" Target="media/image47.emf"/><Relationship Id="rId65" Type="http://schemas.openxmlformats.org/officeDocument/2006/relationships/image" Target="media/image52.emf"/><Relationship Id="rId73" Type="http://schemas.openxmlformats.org/officeDocument/2006/relationships/image" Target="media/image60.emf"/><Relationship Id="rId78" Type="http://schemas.openxmlformats.org/officeDocument/2006/relationships/image" Target="media/image65.emf"/><Relationship Id="rId81" Type="http://schemas.openxmlformats.org/officeDocument/2006/relationships/image" Target="media/image68.emf"/><Relationship Id="rId86" Type="http://schemas.openxmlformats.org/officeDocument/2006/relationships/image" Target="media/image73.emf"/><Relationship Id="rId94" Type="http://schemas.openxmlformats.org/officeDocument/2006/relationships/image" Target="media/image81.emf"/><Relationship Id="rId99" Type="http://schemas.openxmlformats.org/officeDocument/2006/relationships/image" Target="media/image86.emf"/><Relationship Id="rId101" Type="http://schemas.openxmlformats.org/officeDocument/2006/relationships/hyperlink" Target="http://www.opengis.net/cv/0.2/gml32" TargetMode="External"/><Relationship Id="rId122" Type="http://schemas.openxmlformats.org/officeDocument/2006/relationships/hyperlink" Target="http://schemas.opengis.net/gsml/4.0/geosciml-portrayal.sch" TargetMode="External"/><Relationship Id="rId13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www.opengis.net/doc/geosciml/" TargetMode="External"/><Relationship Id="rId13" Type="http://schemas.openxmlformats.org/officeDocument/2006/relationships/image" Target="media/image1.emf"/><Relationship Id="rId18" Type="http://schemas.openxmlformats.org/officeDocument/2006/relationships/hyperlink" Target="http://www.stratigraphy.org/upload/bak/rel.htm" TargetMode="External"/><Relationship Id="rId39" Type="http://schemas.openxmlformats.org/officeDocument/2006/relationships/image" Target="media/image26.emf"/><Relationship Id="rId109" Type="http://schemas.openxmlformats.org/officeDocument/2006/relationships/hyperlink" Target="http://xmlns.geosciml.org/GeologicTime/4.0" TargetMode="External"/><Relationship Id="rId34" Type="http://schemas.openxmlformats.org/officeDocument/2006/relationships/image" Target="media/image21.emf"/><Relationship Id="rId50" Type="http://schemas.openxmlformats.org/officeDocument/2006/relationships/image" Target="media/image37.emf"/><Relationship Id="rId55" Type="http://schemas.openxmlformats.org/officeDocument/2006/relationships/image" Target="media/image42.emf"/><Relationship Id="rId76" Type="http://schemas.openxmlformats.org/officeDocument/2006/relationships/image" Target="media/image63.emf"/><Relationship Id="rId97" Type="http://schemas.openxmlformats.org/officeDocument/2006/relationships/image" Target="media/image84.emf"/><Relationship Id="rId104" Type="http://schemas.openxmlformats.org/officeDocument/2006/relationships/hyperlink" Target="http://www.opengis.net/gml/3.2" TargetMode="External"/><Relationship Id="rId120" Type="http://schemas.openxmlformats.org/officeDocument/2006/relationships/hyperlink" Target="http://data.geoscience.gov.xx/feature/asc/geologicunit/stratno/25947%3c/gml:identifier" TargetMode="External"/><Relationship Id="rId125" Type="http://schemas.openxmlformats.org/officeDocument/2006/relationships/hyperlink" Target="http://www.opengis.net/def/param-name/GSML/4.0/starts" TargetMode="External"/><Relationship Id="rId7" Type="http://schemas.openxmlformats.org/officeDocument/2006/relationships/footnotes" Target="footnotes.xml"/><Relationship Id="rId71" Type="http://schemas.openxmlformats.org/officeDocument/2006/relationships/image" Target="media/image58.emf"/><Relationship Id="rId92" Type="http://schemas.openxmlformats.org/officeDocument/2006/relationships/image" Target="media/image79.emf"/><Relationship Id="rId2" Type="http://schemas.openxmlformats.org/officeDocument/2006/relationships/numbering" Target="numbering.xml"/><Relationship Id="rId29" Type="http://schemas.openxmlformats.org/officeDocument/2006/relationships/image" Target="media/image16.emf"/><Relationship Id="rId24" Type="http://schemas.openxmlformats.org/officeDocument/2006/relationships/image" Target="media/image11.png"/><Relationship Id="rId40" Type="http://schemas.openxmlformats.org/officeDocument/2006/relationships/image" Target="media/image27.emf"/><Relationship Id="rId45" Type="http://schemas.openxmlformats.org/officeDocument/2006/relationships/image" Target="media/image32.emf"/><Relationship Id="rId66" Type="http://schemas.openxmlformats.org/officeDocument/2006/relationships/image" Target="media/image53.emf"/><Relationship Id="rId87" Type="http://schemas.openxmlformats.org/officeDocument/2006/relationships/image" Target="media/image74.emf"/><Relationship Id="rId110" Type="http://schemas.openxmlformats.org/officeDocument/2006/relationships/hyperlink" Target="http://xmlns.geosciml.org/LaboratoryAnalysis-Specimen/4.0" TargetMode="External"/><Relationship Id="rId115" Type="http://schemas.openxmlformats.org/officeDocument/2006/relationships/hyperlink" Target="http://www.opengis.net/samplingSpatial/2.0" TargetMode="External"/><Relationship Id="rId131" Type="http://schemas.microsoft.com/office/2011/relationships/commentsExtended" Target="commentsExtended.xml"/><Relationship Id="rId61" Type="http://schemas.openxmlformats.org/officeDocument/2006/relationships/image" Target="media/image48.emf"/><Relationship Id="rId82" Type="http://schemas.openxmlformats.org/officeDocument/2006/relationships/image" Target="media/image69.emf"/></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CA87BB-90DA-45B1-9AED-1443D69981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1432</TotalTime>
  <Pages>174</Pages>
  <Words>29956</Words>
  <Characters>170751</Characters>
  <Application>Microsoft Office Word</Application>
  <DocSecurity>0</DocSecurity>
  <Lines>1422</Lines>
  <Paragraphs>400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200307</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Eric Boisvert</cp:lastModifiedBy>
  <cp:revision>45</cp:revision>
  <dcterms:created xsi:type="dcterms:W3CDTF">2015-10-27T21:16:00Z</dcterms:created>
  <dcterms:modified xsi:type="dcterms:W3CDTF">2015-12-20T18:55:00Z</dcterms:modified>
</cp:coreProperties>
</file>