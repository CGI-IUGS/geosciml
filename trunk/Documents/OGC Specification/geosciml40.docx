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2" w:author="Eric Boisvert" w:date="2016-01-04T09:22:00Z"/>
          <w:b/>
          <w:color w:val="FF0000"/>
          <w:sz w:val="40"/>
          <w:szCs w:val="40"/>
          <w:lang w:val="en-CA"/>
          <w:rPrChange w:id="3" w:author="Eric Boisvert" w:date="2016-01-04T09:43:00Z">
            <w:rPr>
              <w:ins w:id="4" w:author="Eric Boisvert" w:date="2016-01-04T09:22:00Z"/>
              <w:lang w:val="en-CA"/>
            </w:rPr>
          </w:rPrChange>
        </w:rPr>
        <w:pPrChange w:id="5" w:author="Eric Boisvert" w:date="2016-01-04T09:43:00Z">
          <w:pPr>
            <w:spacing w:after="0"/>
          </w:pPr>
        </w:pPrChange>
      </w:pPr>
      <w:r w:rsidRPr="00D12552">
        <w:rPr>
          <w:lang w:val="en-CA"/>
        </w:rPr>
        <w:br w:type="page"/>
      </w:r>
      <w:ins w:id="6" w:author="Eric Boisvert" w:date="2016-01-04T09:22:00Z">
        <w:r w:rsidR="0064023A">
          <w:rPr>
            <w:lang w:val="en-CA"/>
          </w:rPr>
          <w:lastRenderedPageBreak/>
          <w:br w:type="page"/>
        </w:r>
        <w:r w:rsidR="0064023A" w:rsidRPr="007502C8">
          <w:rPr>
            <w:b/>
            <w:color w:val="FF0000"/>
            <w:sz w:val="40"/>
            <w:szCs w:val="40"/>
            <w:lang w:val="en-CA"/>
            <w:rPrChange w:id="7" w:author="Eric Boisvert" w:date="2016-01-04T09:43:00Z">
              <w:rPr>
                <w:lang w:val="en-CA"/>
              </w:rPr>
            </w:rPrChange>
          </w:rPr>
          <w:lastRenderedPageBreak/>
          <w:t>Notes about this draft</w:t>
        </w:r>
      </w:ins>
      <w:ins w:id="8" w:author="Eric Boisvert" w:date="2016-01-04T09:29:00Z">
        <w:r w:rsidR="0064023A" w:rsidRPr="007502C8">
          <w:rPr>
            <w:b/>
            <w:color w:val="FF0000"/>
            <w:sz w:val="40"/>
            <w:szCs w:val="40"/>
            <w:lang w:val="en-CA"/>
            <w:rPrChange w:id="9" w:author="Eric Boisvert" w:date="2016-01-04T09:43:00Z">
              <w:rPr>
                <w:lang w:val="en-CA"/>
              </w:rPr>
            </w:rPrChange>
          </w:rPr>
          <w:t xml:space="preserve"> (this section is for GeoSciML </w:t>
        </w:r>
      </w:ins>
      <w:ins w:id="10" w:author="Eric Boisvert" w:date="2016-01-04T09:30:00Z">
        <w:r w:rsidR="005A53D9" w:rsidRPr="007502C8">
          <w:rPr>
            <w:b/>
            <w:color w:val="FF0000"/>
            <w:sz w:val="40"/>
            <w:szCs w:val="40"/>
            <w:lang w:val="en-CA"/>
            <w:rPrChange w:id="11" w:author="Eric Boisvert" w:date="2016-01-04T09:43:00Z">
              <w:rPr>
                <w:lang w:val="en-CA"/>
              </w:rPr>
            </w:rPrChange>
          </w:rPr>
          <w:t>SWG commenting this document and</w:t>
        </w:r>
      </w:ins>
      <w:ins w:id="12" w:author="Eric Boisvert" w:date="2016-01-04T09:29:00Z">
        <w:r w:rsidR="0064023A" w:rsidRPr="007502C8">
          <w:rPr>
            <w:b/>
            <w:color w:val="FF0000"/>
            <w:sz w:val="40"/>
            <w:szCs w:val="40"/>
            <w:lang w:val="en-CA"/>
            <w:rPrChange w:id="13"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4" w:author="Eric Boisvert" w:date="2016-01-04T09:22:00Z"/>
          <w:color w:val="FF0000"/>
          <w:lang w:val="en-CA"/>
          <w:rPrChange w:id="15" w:author="Eric Boisvert" w:date="2016-01-04T09:43:00Z">
            <w:rPr>
              <w:ins w:id="16" w:author="Eric Boisvert" w:date="2016-01-04T09:22:00Z"/>
              <w:lang w:val="en-CA"/>
            </w:rPr>
          </w:rPrChange>
        </w:rPr>
        <w:pPrChange w:id="17"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8" w:author="Eric Boisvert" w:date="2016-01-04T09:28:00Z"/>
          <w:color w:val="FF0000"/>
          <w:lang w:val="en-CA"/>
          <w:rPrChange w:id="19" w:author="Eric Boisvert" w:date="2016-01-04T09:43:00Z">
            <w:rPr>
              <w:ins w:id="20" w:author="Eric Boisvert" w:date="2016-01-04T09:28:00Z"/>
              <w:lang w:val="en-CA"/>
            </w:rPr>
          </w:rPrChange>
        </w:rPr>
        <w:pPrChange w:id="21" w:author="Eric Boisvert" w:date="2016-01-04T09:43:00Z">
          <w:pPr>
            <w:spacing w:after="0"/>
          </w:pPr>
        </w:pPrChange>
      </w:pPr>
      <w:ins w:id="22" w:author="Eric Boisvert" w:date="2016-01-04T09:22:00Z">
        <w:r w:rsidRPr="007502C8">
          <w:rPr>
            <w:color w:val="FF0000"/>
            <w:lang w:val="en-CA"/>
            <w:rPrChange w:id="23" w:author="Eric Boisvert" w:date="2016-01-04T09:43:00Z">
              <w:rPr>
                <w:lang w:val="en-CA"/>
              </w:rPr>
            </w:rPrChange>
          </w:rPr>
          <w:t>Modular specification requires the document to be formatted in a specific wa</w:t>
        </w:r>
      </w:ins>
      <w:ins w:id="24" w:author="Eric Boisvert" w:date="2016-01-04T09:23:00Z">
        <w:r w:rsidRPr="007502C8">
          <w:rPr>
            <w:color w:val="FF0000"/>
            <w:lang w:val="en-CA"/>
            <w:rPrChange w:id="25" w:author="Eric Boisvert" w:date="2016-01-04T09:43:00Z">
              <w:rPr>
                <w:lang w:val="en-CA"/>
              </w:rPr>
            </w:rPrChange>
          </w:rPr>
          <w:t xml:space="preserve">y where a lot of </w:t>
        </w:r>
      </w:ins>
      <w:ins w:id="26" w:author="Eric Boisvert" w:date="2016-01-04T09:26:00Z">
        <w:r w:rsidRPr="007502C8">
          <w:rPr>
            <w:color w:val="FF0000"/>
            <w:lang w:val="en-CA"/>
            <w:rPrChange w:id="27" w:author="Eric Boisvert" w:date="2016-01-04T09:43:00Z">
              <w:rPr>
                <w:lang w:val="en-CA"/>
              </w:rPr>
            </w:rPrChange>
          </w:rPr>
          <w:t>sections</w:t>
        </w:r>
      </w:ins>
      <w:ins w:id="28" w:author="Eric Boisvert" w:date="2016-01-04T09:23:00Z">
        <w:r w:rsidRPr="007502C8">
          <w:rPr>
            <w:color w:val="FF0000"/>
            <w:lang w:val="en-CA"/>
            <w:rPrChange w:id="29" w:author="Eric Boisvert" w:date="2016-01-04T09:43:00Z">
              <w:rPr>
                <w:lang w:val="en-CA"/>
              </w:rPr>
            </w:rPrChange>
          </w:rPr>
          <w:t xml:space="preserve"> </w:t>
        </w:r>
      </w:ins>
      <w:ins w:id="30" w:author="Eric Boisvert" w:date="2016-01-04T09:25:00Z">
        <w:r w:rsidRPr="007502C8">
          <w:rPr>
            <w:color w:val="FF0000"/>
            <w:lang w:val="en-CA"/>
            <w:rPrChange w:id="31" w:author="Eric Boisvert" w:date="2016-01-04T09:43:00Z">
              <w:rPr>
                <w:lang w:val="en-CA"/>
              </w:rPr>
            </w:rPrChange>
          </w:rPr>
          <w:t>are</w:t>
        </w:r>
      </w:ins>
      <w:ins w:id="32" w:author="Eric Boisvert" w:date="2016-01-04T09:23:00Z">
        <w:r w:rsidRPr="007502C8">
          <w:rPr>
            <w:color w:val="FF0000"/>
            <w:lang w:val="en-CA"/>
            <w:rPrChange w:id="33" w:author="Eric Boisvert" w:date="2016-01-04T09:43:00Z">
              <w:rPr>
                <w:lang w:val="en-CA"/>
              </w:rPr>
            </w:rPrChange>
          </w:rPr>
          <w:t xml:space="preserve"> crossed reference</w:t>
        </w:r>
      </w:ins>
      <w:ins w:id="34" w:author="Eric Boisvert" w:date="2016-01-04T09:24:00Z">
        <w:r w:rsidRPr="007502C8">
          <w:rPr>
            <w:color w:val="FF0000"/>
            <w:lang w:val="en-CA"/>
            <w:rPrChange w:id="35" w:author="Eric Boisvert" w:date="2016-01-04T09:43:00Z">
              <w:rPr>
                <w:lang w:val="en-CA"/>
              </w:rPr>
            </w:rPrChange>
          </w:rPr>
          <w:t xml:space="preserve">d.  Each requirement classes must have a table </w:t>
        </w:r>
      </w:ins>
      <w:ins w:id="36" w:author="Eric Boisvert" w:date="2016-01-04T09:39:00Z">
        <w:r w:rsidR="005A53D9" w:rsidRPr="007502C8">
          <w:rPr>
            <w:color w:val="FF0000"/>
            <w:lang w:val="en-CA"/>
            <w:rPrChange w:id="37" w:author="Eric Boisvert" w:date="2016-01-04T09:43:00Z">
              <w:rPr>
                <w:lang w:val="en-CA"/>
              </w:rPr>
            </w:rPrChange>
          </w:rPr>
          <w:t>(</w:t>
        </w:r>
        <w:proofErr w:type="gramStart"/>
        <w:r w:rsidR="005A53D9" w:rsidRPr="007502C8">
          <w:rPr>
            <w:color w:val="FF0000"/>
            <w:lang w:val="en-CA"/>
            <w:rPrChange w:id="38" w:author="Eric Boisvert" w:date="2016-01-04T09:43:00Z">
              <w:rPr>
                <w:lang w:val="en-CA"/>
              </w:rPr>
            </w:rPrChange>
          </w:rPr>
          <w:t xml:space="preserve">see  </w:t>
        </w:r>
        <w:proofErr w:type="gramEnd"/>
        <w:r w:rsidR="005A53D9" w:rsidRPr="007502C8">
          <w:rPr>
            <w:color w:val="FF0000"/>
            <w:lang w:val="en-CA"/>
            <w:rPrChange w:id="39" w:author="Eric Boisvert" w:date="2016-01-04T09:43:00Z">
              <w:rPr>
                <w:lang w:val="en-CA"/>
              </w:rPr>
            </w:rPrChange>
          </w:rPr>
          <w:fldChar w:fldCharType="begin"/>
        </w:r>
        <w:r w:rsidR="005A53D9" w:rsidRPr="007502C8">
          <w:rPr>
            <w:color w:val="FF0000"/>
            <w:lang w:val="en-CA"/>
            <w:rPrChange w:id="40"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1" w:author="Eric Boisvert" w:date="2016-01-04T09:43:00Z">
            <w:rPr>
              <w:color w:val="FF0000"/>
              <w:lang w:val="en-CA"/>
            </w:rPr>
          </w:rPrChange>
        </w:rPr>
      </w:r>
      <w:r w:rsidR="005A53D9" w:rsidRPr="007502C8">
        <w:rPr>
          <w:color w:val="FF0000"/>
          <w:lang w:val="en-CA"/>
          <w:rPrChange w:id="42" w:author="Eric Boisvert" w:date="2016-01-04T09:43:00Z">
            <w:rPr>
              <w:lang w:val="en-CA"/>
            </w:rPr>
          </w:rPrChange>
        </w:rPr>
        <w:fldChar w:fldCharType="separate"/>
      </w:r>
      <w:ins w:id="43" w:author="Eric Boisvert" w:date="2016-01-04T09:39:00Z">
        <w:r w:rsidR="005A53D9" w:rsidRPr="007502C8">
          <w:rPr>
            <w:color w:val="FF0000"/>
            <w:lang w:val="en-CA"/>
            <w:rPrChange w:id="44" w:author="Eric Boisvert" w:date="2016-01-04T09:43:00Z">
              <w:rPr>
                <w:lang w:val="en-CA"/>
              </w:rPr>
            </w:rPrChange>
          </w:rPr>
          <w:t>6.1</w:t>
        </w:r>
        <w:r w:rsidR="005A53D9" w:rsidRPr="007502C8">
          <w:rPr>
            <w:color w:val="FF0000"/>
            <w:lang w:val="en-CA"/>
            <w:rPrChange w:id="45" w:author="Eric Boisvert" w:date="2016-01-04T09:43:00Z">
              <w:rPr>
                <w:lang w:val="en-CA"/>
              </w:rPr>
            </w:rPrChange>
          </w:rPr>
          <w:fldChar w:fldCharType="end"/>
        </w:r>
        <w:r w:rsidR="005A53D9" w:rsidRPr="007502C8">
          <w:rPr>
            <w:color w:val="FF0000"/>
            <w:lang w:val="en-CA"/>
            <w:rPrChange w:id="46" w:author="Eric Boisvert" w:date="2016-01-04T09:43:00Z">
              <w:rPr>
                <w:lang w:val="en-CA"/>
              </w:rPr>
            </w:rPrChange>
          </w:rPr>
          <w:t xml:space="preserve">) </w:t>
        </w:r>
      </w:ins>
      <w:ins w:id="47" w:author="Eric Boisvert" w:date="2016-01-04T09:24:00Z">
        <w:r w:rsidRPr="007502C8">
          <w:rPr>
            <w:color w:val="FF0000"/>
            <w:lang w:val="en-CA"/>
            <w:rPrChange w:id="48" w:author="Eric Boisvert" w:date="2016-01-04T09:43:00Z">
              <w:rPr>
                <w:lang w:val="en-CA"/>
              </w:rPr>
            </w:rPrChange>
          </w:rPr>
          <w:t>of all the requirements, and all requirements must be tested</w:t>
        </w:r>
      </w:ins>
      <w:ins w:id="49" w:author="Eric Boisvert" w:date="2016-01-04T09:26:00Z">
        <w:r w:rsidRPr="007502C8">
          <w:rPr>
            <w:color w:val="FF0000"/>
            <w:lang w:val="en-CA"/>
            <w:rPrChange w:id="50" w:author="Eric Boisvert" w:date="2016-01-04T09:43:00Z">
              <w:rPr>
                <w:lang w:val="en-CA"/>
              </w:rPr>
            </w:rPrChange>
          </w:rPr>
          <w:t xml:space="preserve"> in the conformance section, which refers to requirement using their unique URI.  Keeping all those artefacts in synch w</w:t>
        </w:r>
      </w:ins>
      <w:ins w:id="51" w:author="Eric Boisvert" w:date="2016-01-04T09:27:00Z">
        <w:r w:rsidRPr="007502C8">
          <w:rPr>
            <w:color w:val="FF0000"/>
            <w:lang w:val="en-CA"/>
            <w:rPrChange w:id="52" w:author="Eric Boisvert" w:date="2016-01-04T09:43:00Z">
              <w:rPr>
                <w:lang w:val="en-CA"/>
              </w:rPr>
            </w:rPrChange>
          </w:rPr>
          <w:t xml:space="preserve">hile the document is being edited is tedious </w:t>
        </w:r>
      </w:ins>
      <w:ins w:id="53" w:author="Eric Boisvert" w:date="2016-01-04T09:28:00Z">
        <w:r w:rsidRPr="007502C8">
          <w:rPr>
            <w:color w:val="FF0000"/>
            <w:lang w:val="en-CA"/>
            <w:rPrChange w:id="54"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5" w:author="Eric Boisvert" w:date="2016-01-04T09:29:00Z"/>
          <w:color w:val="FF0000"/>
          <w:lang w:val="en-CA"/>
          <w:rPrChange w:id="56" w:author="Eric Boisvert" w:date="2016-01-04T09:43:00Z">
            <w:rPr>
              <w:ins w:id="57" w:author="Eric Boisvert" w:date="2016-01-04T09:29:00Z"/>
              <w:lang w:val="en-CA"/>
            </w:rPr>
          </w:rPrChange>
        </w:rPr>
        <w:pPrChange w:id="58"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9" w:author="Eric Boisvert" w:date="2016-01-04T09:31:00Z"/>
          <w:color w:val="FF0000"/>
          <w:lang w:val="en-CA"/>
          <w:rPrChange w:id="60" w:author="Eric Boisvert" w:date="2016-01-04T09:43:00Z">
            <w:rPr>
              <w:ins w:id="61" w:author="Eric Boisvert" w:date="2016-01-04T09:31:00Z"/>
              <w:lang w:val="en-CA"/>
            </w:rPr>
          </w:rPrChange>
        </w:rPr>
        <w:pPrChange w:id="62" w:author="Eric Boisvert" w:date="2016-01-04T09:43:00Z">
          <w:pPr>
            <w:spacing w:after="0"/>
          </w:pPr>
        </w:pPrChange>
      </w:pPr>
      <w:ins w:id="63" w:author="Eric Boisvert" w:date="2016-01-04T09:29:00Z">
        <w:r w:rsidRPr="007502C8">
          <w:rPr>
            <w:color w:val="FF0000"/>
            <w:lang w:val="en-CA"/>
            <w:rPrChange w:id="64" w:author="Eric Boisvert" w:date="2016-01-04T09:43:00Z">
              <w:rPr>
                <w:lang w:val="en-CA"/>
              </w:rPr>
            </w:rPrChange>
          </w:rPr>
          <w:t xml:space="preserve">In order to </w:t>
        </w:r>
      </w:ins>
      <w:ins w:id="65" w:author="Eric Boisvert" w:date="2016-01-04T09:30:00Z">
        <w:r w:rsidR="005A53D9" w:rsidRPr="007502C8">
          <w:rPr>
            <w:color w:val="FF0000"/>
            <w:lang w:val="en-CA"/>
            <w:rPrChange w:id="66"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7" w:author="Eric Boisvert" w:date="2016-01-04T09:31:00Z"/>
          <w:color w:val="FF0000"/>
          <w:lang w:val="en-CA"/>
          <w:rPrChange w:id="68" w:author="Eric Boisvert" w:date="2016-01-04T09:43:00Z">
            <w:rPr>
              <w:ins w:id="69" w:author="Eric Boisvert" w:date="2016-01-04T09:31:00Z"/>
              <w:lang w:val="en-CA"/>
            </w:rPr>
          </w:rPrChange>
        </w:rPr>
        <w:pPrChange w:id="70"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1" w:author="Eric Boisvert" w:date="2016-01-04T09:32:00Z"/>
          <w:color w:val="FF0000"/>
          <w:lang w:val="en-CA"/>
          <w:rPrChange w:id="72" w:author="Eric Boisvert" w:date="2016-01-04T09:43:00Z">
            <w:rPr>
              <w:ins w:id="73" w:author="Eric Boisvert" w:date="2016-01-04T09:32:00Z"/>
              <w:lang w:val="en-CA"/>
            </w:rPr>
          </w:rPrChange>
        </w:rPr>
        <w:pPrChange w:id="74" w:author="Eric Boisvert" w:date="2016-01-04T09:43:00Z">
          <w:pPr>
            <w:spacing w:after="0"/>
          </w:pPr>
        </w:pPrChange>
      </w:pPr>
      <w:ins w:id="75" w:author="Eric Boisvert" w:date="2016-01-04T09:31:00Z">
        <w:r w:rsidRPr="007502C8">
          <w:rPr>
            <w:color w:val="FF0000"/>
            <w:lang w:val="en-CA"/>
            <w:rPrChange w:id="76" w:author="Eric Boisvert" w:date="2016-01-04T09:43:00Z">
              <w:rPr>
                <w:lang w:val="en-CA"/>
              </w:rPr>
            </w:rPrChange>
          </w:rPr>
          <w:t xml:space="preserve">Build the documentation and identify requirements and recommendations in the text </w:t>
        </w:r>
      </w:ins>
      <w:ins w:id="77" w:author="Eric Boisvert" w:date="2016-01-04T09:32:00Z">
        <w:r w:rsidRPr="007502C8">
          <w:rPr>
            <w:color w:val="FF0000"/>
            <w:lang w:val="en-CA"/>
            <w:rPrChange w:id="78" w:author="Eric Boisvert" w:date="2016-01-04T09:43:00Z">
              <w:rPr>
                <w:lang w:val="en-CA"/>
              </w:rPr>
            </w:rPrChange>
          </w:rPr>
          <w:t>(requirement URI and descriptive text in a box within the text</w:t>
        </w:r>
      </w:ins>
      <w:ins w:id="79" w:author="Eric Boisvert" w:date="2016-01-04T09:40:00Z">
        <w:r w:rsidR="007502C8" w:rsidRPr="007502C8">
          <w:rPr>
            <w:color w:val="FF0000"/>
            <w:lang w:val="en-CA"/>
            <w:rPrChange w:id="80" w:author="Eric Boisvert" w:date="2016-01-04T09:43:00Z">
              <w:rPr>
                <w:lang w:val="en-CA"/>
              </w:rPr>
            </w:rPrChange>
          </w:rPr>
          <w:t xml:space="preserve"> as described in </w:t>
        </w:r>
        <w:r w:rsidR="007502C8" w:rsidRPr="007502C8">
          <w:rPr>
            <w:color w:val="FF0000"/>
            <w:lang w:val="en-CA"/>
            <w:rPrChange w:id="81" w:author="Eric Boisvert" w:date="2016-01-04T09:43:00Z">
              <w:rPr>
                <w:lang w:val="en-CA"/>
              </w:rPr>
            </w:rPrChange>
          </w:rPr>
          <w:fldChar w:fldCharType="begin"/>
        </w:r>
        <w:r w:rsidR="007502C8" w:rsidRPr="007502C8">
          <w:rPr>
            <w:color w:val="FF0000"/>
            <w:lang w:val="en-CA"/>
            <w:rPrChange w:id="82"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3" w:author="Eric Boisvert" w:date="2016-01-04T09:43:00Z">
            <w:rPr>
              <w:color w:val="FF0000"/>
              <w:lang w:val="en-CA"/>
            </w:rPr>
          </w:rPrChange>
        </w:rPr>
      </w:r>
      <w:r w:rsidR="007502C8" w:rsidRPr="007502C8">
        <w:rPr>
          <w:color w:val="FF0000"/>
          <w:lang w:val="en-CA"/>
          <w:rPrChange w:id="84" w:author="Eric Boisvert" w:date="2016-01-04T09:43:00Z">
            <w:rPr>
              <w:lang w:val="en-CA"/>
            </w:rPr>
          </w:rPrChange>
        </w:rPr>
        <w:fldChar w:fldCharType="separate"/>
      </w:r>
      <w:ins w:id="85" w:author="Eric Boisvert" w:date="2016-01-04T09:40:00Z">
        <w:r w:rsidR="007502C8" w:rsidRPr="007502C8">
          <w:rPr>
            <w:color w:val="FF0000"/>
            <w:lang w:val="en-CA"/>
            <w:rPrChange w:id="86" w:author="Eric Boisvert" w:date="2016-01-04T09:43:00Z">
              <w:rPr>
                <w:lang w:val="en-CA"/>
              </w:rPr>
            </w:rPrChange>
          </w:rPr>
          <w:t>6.2</w:t>
        </w:r>
        <w:r w:rsidR="007502C8" w:rsidRPr="007502C8">
          <w:rPr>
            <w:color w:val="FF0000"/>
            <w:lang w:val="en-CA"/>
            <w:rPrChange w:id="87" w:author="Eric Boisvert" w:date="2016-01-04T09:43:00Z">
              <w:rPr>
                <w:lang w:val="en-CA"/>
              </w:rPr>
            </w:rPrChange>
          </w:rPr>
          <w:fldChar w:fldCharType="end"/>
        </w:r>
      </w:ins>
      <w:ins w:id="88" w:author="Eric Boisvert" w:date="2016-01-04T09:32:00Z">
        <w:r w:rsidRPr="007502C8">
          <w:rPr>
            <w:color w:val="FF0000"/>
            <w:lang w:val="en-CA"/>
            <w:rPrChange w:id="89" w:author="Eric Boisvert" w:date="2016-01-04T09:43:00Z">
              <w:rPr>
                <w:lang w:val="en-CA"/>
              </w:rPr>
            </w:rPrChange>
          </w:rPr>
          <w:t>)</w:t>
        </w:r>
      </w:ins>
      <w:ins w:id="90"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1" w:author="Eric Boisvert" w:date="2016-01-04T09:33:00Z"/>
          <w:color w:val="FF0000"/>
          <w:lang w:val="en-CA"/>
          <w:rPrChange w:id="92" w:author="Eric Boisvert" w:date="2016-01-04T09:43:00Z">
            <w:rPr>
              <w:ins w:id="93" w:author="Eric Boisvert" w:date="2016-01-04T09:33:00Z"/>
              <w:lang w:val="en-CA"/>
            </w:rPr>
          </w:rPrChange>
        </w:rPr>
        <w:pPrChange w:id="94" w:author="Eric Boisvert" w:date="2016-01-04T09:43:00Z">
          <w:pPr>
            <w:spacing w:after="0"/>
          </w:pPr>
        </w:pPrChange>
      </w:pPr>
      <w:ins w:id="95" w:author="Eric Boisvert" w:date="2016-01-04T09:32:00Z">
        <w:r w:rsidRPr="007502C8">
          <w:rPr>
            <w:color w:val="FF0000"/>
            <w:lang w:val="en-CA"/>
            <w:rPrChange w:id="96" w:author="Eric Boisvert" w:date="2016-01-04T09:43:00Z">
              <w:rPr>
                <w:lang w:val="en-CA"/>
              </w:rPr>
            </w:rPrChange>
          </w:rPr>
          <w:t xml:space="preserve">Once the requirements are agreed </w:t>
        </w:r>
      </w:ins>
      <w:ins w:id="97" w:author="Eric Boisvert" w:date="2016-01-04T09:33:00Z">
        <w:r w:rsidRPr="007502C8">
          <w:rPr>
            <w:color w:val="FF0000"/>
            <w:lang w:val="en-CA"/>
            <w:rPrChange w:id="98" w:author="Eric Boisvert" w:date="2016-01-04T09:43:00Z">
              <w:rPr>
                <w:lang w:val="en-CA"/>
              </w:rPr>
            </w:rPrChange>
          </w:rPr>
          <w:t xml:space="preserve">on </w:t>
        </w:r>
      </w:ins>
      <w:ins w:id="99" w:author="Eric Boisvert" w:date="2016-01-04T09:32:00Z">
        <w:r w:rsidRPr="007502C8">
          <w:rPr>
            <w:color w:val="FF0000"/>
            <w:lang w:val="en-CA"/>
            <w:rPrChange w:id="100" w:author="Eric Boisvert" w:date="2016-01-04T09:43:00Z">
              <w:rPr>
                <w:lang w:val="en-CA"/>
              </w:rPr>
            </w:rPrChange>
          </w:rPr>
          <w:t>and accepted, build the conformance classes</w:t>
        </w:r>
      </w:ins>
      <w:ins w:id="101" w:author="Eric Boisvert" w:date="2016-01-04T09:33:00Z">
        <w:r w:rsidRPr="007502C8">
          <w:rPr>
            <w:color w:val="FF0000"/>
            <w:lang w:val="en-CA"/>
            <w:rPrChange w:id="102" w:author="Eric Boisvert" w:date="2016-01-04T09:43:00Z">
              <w:rPr>
                <w:lang w:val="en-CA"/>
              </w:rPr>
            </w:rPrChange>
          </w:rPr>
          <w:t>, hopefully without having to revisit requirement</w:t>
        </w:r>
      </w:ins>
      <w:ins w:id="103" w:author="Eric Boisvert" w:date="2016-01-04T09:40:00Z">
        <w:r w:rsidR="007502C8" w:rsidRPr="007502C8">
          <w:rPr>
            <w:color w:val="FF0000"/>
            <w:lang w:val="en-CA"/>
            <w:rPrChange w:id="104" w:author="Eric Boisvert" w:date="2016-01-04T09:43:00Z">
              <w:rPr>
                <w:lang w:val="en-CA"/>
              </w:rPr>
            </w:rPrChange>
          </w:rPr>
          <w:t>s</w:t>
        </w:r>
      </w:ins>
      <w:ins w:id="105" w:author="Eric Boisvert" w:date="2016-01-04T09:33:00Z">
        <w:r w:rsidRPr="007502C8">
          <w:rPr>
            <w:color w:val="FF0000"/>
            <w:lang w:val="en-CA"/>
            <w:rPrChange w:id="106"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7" w:author="Eric Boisvert" w:date="2016-01-04T09:34:00Z"/>
          <w:color w:val="FF0000"/>
          <w:lang w:val="en-CA"/>
          <w:rPrChange w:id="108" w:author="Eric Boisvert" w:date="2016-01-04T09:43:00Z">
            <w:rPr>
              <w:ins w:id="109" w:author="Eric Boisvert" w:date="2016-01-04T09:34:00Z"/>
              <w:lang w:val="en-CA"/>
            </w:rPr>
          </w:rPrChange>
        </w:rPr>
        <w:pPrChange w:id="110" w:author="Eric Boisvert" w:date="2016-01-04T09:43:00Z">
          <w:pPr>
            <w:spacing w:after="0"/>
          </w:pPr>
        </w:pPrChange>
      </w:pPr>
      <w:ins w:id="111" w:author="Eric Boisvert" w:date="2016-01-04T09:33:00Z">
        <w:r w:rsidRPr="007502C8">
          <w:rPr>
            <w:color w:val="FF0000"/>
            <w:lang w:val="en-CA"/>
            <w:rPrChange w:id="112" w:author="Eric Boisvert" w:date="2016-01-04T09:43:00Z">
              <w:rPr>
                <w:lang w:val="en-CA"/>
              </w:rPr>
            </w:rPrChange>
          </w:rPr>
          <w:t>Once requirements and conformance</w:t>
        </w:r>
      </w:ins>
      <w:ins w:id="113" w:author="Eric Boisvert" w:date="2016-01-04T09:34:00Z">
        <w:r w:rsidR="007502C8" w:rsidRPr="007502C8">
          <w:rPr>
            <w:color w:val="FF0000"/>
            <w:lang w:val="en-CA"/>
            <w:rPrChange w:id="114" w:author="Eric Boisvert" w:date="2016-01-04T09:43:00Z">
              <w:rPr>
                <w:lang w:val="en-CA"/>
              </w:rPr>
            </w:rPrChange>
          </w:rPr>
          <w:t>s are final, build the tables</w:t>
        </w:r>
      </w:ins>
      <w:ins w:id="115" w:author="Eric Boisvert" w:date="2016-01-04T09:41:00Z">
        <w:r w:rsidR="007502C8" w:rsidRPr="007502C8">
          <w:rPr>
            <w:color w:val="FF0000"/>
            <w:lang w:val="en-CA"/>
            <w:rPrChange w:id="116"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7" w:author="Eric Boisvert" w:date="2016-01-04T09:34:00Z"/>
          <w:color w:val="FF0000"/>
          <w:lang w:val="en-CA"/>
          <w:rPrChange w:id="118" w:author="Eric Boisvert" w:date="2016-01-04T09:43:00Z">
            <w:rPr>
              <w:ins w:id="119" w:author="Eric Boisvert" w:date="2016-01-04T09:34:00Z"/>
              <w:lang w:val="en-CA"/>
            </w:rPr>
          </w:rPrChange>
        </w:rPr>
        <w:pPrChange w:id="120"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1" w:author="Eric Boisvert" w:date="2016-01-04T09:34:00Z"/>
          <w:color w:val="FF0000"/>
          <w:lang w:val="en-CA"/>
          <w:rPrChange w:id="122" w:author="Eric Boisvert" w:date="2016-01-04T09:43:00Z">
            <w:rPr>
              <w:ins w:id="123" w:author="Eric Boisvert" w:date="2016-01-04T09:34:00Z"/>
              <w:lang w:val="en-CA"/>
            </w:rPr>
          </w:rPrChange>
        </w:rPr>
        <w:pPrChange w:id="124" w:author="Eric Boisvert" w:date="2016-01-04T09:43:00Z">
          <w:pPr>
            <w:spacing w:after="0"/>
          </w:pPr>
        </w:pPrChange>
      </w:pPr>
      <w:ins w:id="125" w:author="Eric Boisvert" w:date="2016-01-04T09:34:00Z">
        <w:r w:rsidRPr="007502C8">
          <w:rPr>
            <w:color w:val="FF0000"/>
            <w:lang w:val="en-CA"/>
            <w:rPrChange w:id="126" w:author="Eric Boisvert" w:date="2016-01-04T09:43:00Z">
              <w:rPr>
                <w:lang w:val="en-CA"/>
              </w:rPr>
            </w:rPrChange>
          </w:rPr>
          <w:t xml:space="preserve">Step 3 </w:t>
        </w:r>
      </w:ins>
      <w:ins w:id="127" w:author="Eric Boisvert" w:date="2016-01-04T09:41:00Z">
        <w:r w:rsidR="007502C8" w:rsidRPr="007502C8">
          <w:rPr>
            <w:color w:val="FF0000"/>
            <w:lang w:val="en-CA"/>
            <w:rPrChange w:id="128" w:author="Eric Boisvert" w:date="2016-01-04T09:43:00Z">
              <w:rPr>
                <w:lang w:val="en-CA"/>
              </w:rPr>
            </w:rPrChange>
          </w:rPr>
          <w:t>will</w:t>
        </w:r>
      </w:ins>
      <w:ins w:id="129" w:author="Eric Boisvert" w:date="2016-01-04T09:34:00Z">
        <w:r w:rsidRPr="007502C8">
          <w:rPr>
            <w:color w:val="FF0000"/>
            <w:lang w:val="en-CA"/>
            <w:rPrChange w:id="130"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1" w:author="Eric Boisvert" w:date="2016-01-04T09:35:00Z"/>
          <w:color w:val="FF0000"/>
          <w:lang w:val="en-CA"/>
          <w:rPrChange w:id="132" w:author="Eric Boisvert" w:date="2016-01-04T09:43:00Z">
            <w:rPr>
              <w:ins w:id="133" w:author="Eric Boisvert" w:date="2016-01-04T09:35:00Z"/>
              <w:lang w:val="en-CA"/>
            </w:rPr>
          </w:rPrChange>
        </w:rPr>
        <w:pPrChange w:id="134"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2:00Z"/>
          <w:color w:val="FF0000"/>
          <w:lang w:val="en-CA"/>
          <w:rPrChange w:id="136" w:author="Eric Boisvert" w:date="2016-01-04T09:43:00Z">
            <w:rPr>
              <w:ins w:id="137" w:author="Eric Boisvert" w:date="2016-01-04T09:32:00Z"/>
              <w:lang w:val="en-CA"/>
            </w:rPr>
          </w:rPrChange>
        </w:rPr>
        <w:pPrChange w:id="138" w:author="Eric Boisvert" w:date="2016-01-04T09:43:00Z">
          <w:pPr>
            <w:spacing w:after="0"/>
          </w:pPr>
        </w:pPrChange>
      </w:pPr>
      <w:ins w:id="139" w:author="Eric Boisvert" w:date="2016-01-04T09:35:00Z">
        <w:r w:rsidRPr="007502C8">
          <w:rPr>
            <w:color w:val="FF0000"/>
            <w:lang w:val="en-CA"/>
            <w:rPrChange w:id="140"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1" w:author="Eric Boisvert" w:date="2016-01-04T09:22:00Z"/>
          <w:color w:val="FF0000"/>
          <w:lang w:val="en-CA"/>
          <w:rPrChange w:id="142" w:author="Eric Boisvert" w:date="2016-01-04T09:43:00Z">
            <w:rPr>
              <w:ins w:id="143" w:author="Eric Boisvert" w:date="2016-01-04T09:22:00Z"/>
              <w:lang w:val="en-CA"/>
            </w:rPr>
          </w:rPrChange>
        </w:rPr>
        <w:pPrChange w:id="144" w:author="Eric Boisvert" w:date="2016-01-04T09:43:00Z">
          <w:pPr>
            <w:spacing w:after="0"/>
          </w:pPr>
        </w:pPrChange>
      </w:pPr>
    </w:p>
    <w:p w14:paraId="2A6A9EE7" w14:textId="77777777" w:rsidR="0064023A" w:rsidRDefault="0064023A">
      <w:pPr>
        <w:spacing w:after="0"/>
        <w:rPr>
          <w:ins w:id="145" w:author="Eric Boisvert" w:date="2016-01-04T09:22:00Z"/>
          <w:lang w:val="en-CA"/>
        </w:rPr>
      </w:pPr>
    </w:p>
    <w:p w14:paraId="6D7995B6" w14:textId="77777777" w:rsidR="007502C8" w:rsidRDefault="007502C8">
      <w:pPr>
        <w:spacing w:after="0"/>
        <w:rPr>
          <w:ins w:id="146" w:author="Eric Boisvert" w:date="2016-01-04T09:41:00Z"/>
          <w:sz w:val="16"/>
          <w:szCs w:val="16"/>
          <w:lang w:val="en-CA"/>
        </w:rPr>
      </w:pPr>
      <w:ins w:id="14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4FC9318C" w14:textId="77777777" w:rsidR="00E535AA" w:rsidRPr="00D970E9" w:rsidRDefault="00F27D5A">
      <w:pPr>
        <w:pStyle w:val="TOC1"/>
        <w:tabs>
          <w:tab w:val="left" w:pos="480"/>
          <w:tab w:val="right" w:leader="dot" w:pos="8630"/>
        </w:tabs>
        <w:rPr>
          <w:ins w:id="148" w:author="Eric Boisvert" w:date="2016-01-04T09:53: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49" w:author="Eric Boisvert" w:date="2016-01-04T09:53:00Z">
        <w:r w:rsidR="00E535AA" w:rsidRPr="00132DFE">
          <w:rPr>
            <w:rStyle w:val="Hyperlink"/>
            <w:noProof/>
          </w:rPr>
          <w:fldChar w:fldCharType="begin"/>
        </w:r>
        <w:r w:rsidR="00E535AA" w:rsidRPr="00132DFE">
          <w:rPr>
            <w:rStyle w:val="Hyperlink"/>
            <w:noProof/>
          </w:rPr>
          <w:instrText xml:space="preserve"> </w:instrText>
        </w:r>
        <w:r w:rsidR="00E535AA">
          <w:rPr>
            <w:noProof/>
          </w:rPr>
          <w:instrText>HYPERLINK \l "_Toc439664555"</w:instrText>
        </w:r>
        <w:r w:rsidR="00E535AA" w:rsidRPr="00132DFE">
          <w:rPr>
            <w:rStyle w:val="Hyperlink"/>
            <w:noProof/>
          </w:rPr>
          <w:instrText xml:space="preserve"> </w:instrText>
        </w:r>
        <w:r w:rsidR="00E535AA" w:rsidRPr="00132DFE">
          <w:rPr>
            <w:rStyle w:val="Hyperlink"/>
            <w:noProof/>
          </w:rPr>
          <w:fldChar w:fldCharType="separate"/>
        </w:r>
        <w:r w:rsidR="00E535AA" w:rsidRPr="00132DFE">
          <w:rPr>
            <w:rStyle w:val="Hyperlink"/>
            <w:noProof/>
            <w:lang w:val="en-CA"/>
          </w:rPr>
          <w:t>1.</w:t>
        </w:r>
        <w:r w:rsidR="00E535AA" w:rsidRPr="00D970E9">
          <w:rPr>
            <w:rFonts w:ascii="Calibri" w:eastAsia="MS Mincho" w:hAnsi="Calibri"/>
            <w:noProof/>
            <w:sz w:val="22"/>
            <w:szCs w:val="22"/>
            <w:lang w:val="en-CA" w:eastAsia="en-CA"/>
          </w:rPr>
          <w:tab/>
        </w:r>
        <w:r w:rsidR="00E535AA" w:rsidRPr="00132DFE">
          <w:rPr>
            <w:rStyle w:val="Hyperlink"/>
            <w:noProof/>
            <w:lang w:val="en-CA"/>
          </w:rPr>
          <w:t>Scope</w:t>
        </w:r>
        <w:r w:rsidR="00E535AA">
          <w:rPr>
            <w:noProof/>
            <w:webHidden/>
          </w:rPr>
          <w:tab/>
        </w:r>
        <w:r w:rsidR="00E535AA">
          <w:rPr>
            <w:noProof/>
            <w:webHidden/>
          </w:rPr>
          <w:fldChar w:fldCharType="begin"/>
        </w:r>
        <w:r w:rsidR="00E535AA">
          <w:rPr>
            <w:noProof/>
            <w:webHidden/>
          </w:rPr>
          <w:instrText xml:space="preserve"> PAGEREF _Toc439664555 \h </w:instrText>
        </w:r>
      </w:ins>
      <w:r w:rsidR="00E535AA">
        <w:rPr>
          <w:noProof/>
          <w:webHidden/>
        </w:rPr>
      </w:r>
      <w:r w:rsidR="00E535AA">
        <w:rPr>
          <w:noProof/>
          <w:webHidden/>
        </w:rPr>
        <w:fldChar w:fldCharType="separate"/>
      </w:r>
      <w:ins w:id="150" w:author="Eric Boisvert" w:date="2016-01-04T09:53:00Z">
        <w:r w:rsidR="00E535AA">
          <w:rPr>
            <w:noProof/>
            <w:webHidden/>
          </w:rPr>
          <w:t>11</w:t>
        </w:r>
        <w:r w:rsidR="00E535AA">
          <w:rPr>
            <w:noProof/>
            <w:webHidden/>
          </w:rPr>
          <w:fldChar w:fldCharType="end"/>
        </w:r>
        <w:r w:rsidR="00E535AA" w:rsidRPr="00132DFE">
          <w:rPr>
            <w:rStyle w:val="Hyperlink"/>
            <w:noProof/>
          </w:rPr>
          <w:fldChar w:fldCharType="end"/>
        </w:r>
      </w:ins>
    </w:p>
    <w:p w14:paraId="747E97CE" w14:textId="77777777" w:rsidR="00E535AA" w:rsidRPr="00D970E9" w:rsidRDefault="00E535AA">
      <w:pPr>
        <w:pStyle w:val="TOC1"/>
        <w:tabs>
          <w:tab w:val="left" w:pos="480"/>
          <w:tab w:val="right" w:leader="dot" w:pos="8630"/>
        </w:tabs>
        <w:rPr>
          <w:ins w:id="151" w:author="Eric Boisvert" w:date="2016-01-04T09:53:00Z"/>
          <w:rFonts w:ascii="Calibri" w:eastAsia="MS Mincho" w:hAnsi="Calibri"/>
          <w:noProof/>
          <w:sz w:val="22"/>
          <w:szCs w:val="22"/>
          <w:lang w:val="en-CA" w:eastAsia="en-CA"/>
        </w:rPr>
      </w:pPr>
      <w:ins w:id="15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2.</w:t>
        </w:r>
        <w:r w:rsidRPr="00D970E9">
          <w:rPr>
            <w:rFonts w:ascii="Calibri" w:eastAsia="MS Mincho" w:hAnsi="Calibri"/>
            <w:noProof/>
            <w:sz w:val="22"/>
            <w:szCs w:val="22"/>
            <w:lang w:val="en-CA" w:eastAsia="en-CA"/>
          </w:rPr>
          <w:tab/>
        </w:r>
        <w:r w:rsidRPr="00132DFE">
          <w:rPr>
            <w:rStyle w:val="Hyperlink"/>
            <w:noProof/>
            <w:lang w:val="en-CA"/>
          </w:rPr>
          <w:t>Conformance</w:t>
        </w:r>
        <w:r>
          <w:rPr>
            <w:noProof/>
            <w:webHidden/>
          </w:rPr>
          <w:tab/>
        </w:r>
        <w:r>
          <w:rPr>
            <w:noProof/>
            <w:webHidden/>
          </w:rPr>
          <w:fldChar w:fldCharType="begin"/>
        </w:r>
        <w:r>
          <w:rPr>
            <w:noProof/>
            <w:webHidden/>
          </w:rPr>
          <w:instrText xml:space="preserve"> PAGEREF _Toc439664556 \h </w:instrText>
        </w:r>
      </w:ins>
      <w:r>
        <w:rPr>
          <w:noProof/>
          <w:webHidden/>
        </w:rPr>
      </w:r>
      <w:r>
        <w:rPr>
          <w:noProof/>
          <w:webHidden/>
        </w:rPr>
        <w:fldChar w:fldCharType="separate"/>
      </w:r>
      <w:ins w:id="153" w:author="Eric Boisvert" w:date="2016-01-04T09:53:00Z">
        <w:r>
          <w:rPr>
            <w:noProof/>
            <w:webHidden/>
          </w:rPr>
          <w:t>11</w:t>
        </w:r>
        <w:r>
          <w:rPr>
            <w:noProof/>
            <w:webHidden/>
          </w:rPr>
          <w:fldChar w:fldCharType="end"/>
        </w:r>
        <w:r w:rsidRPr="00132DFE">
          <w:rPr>
            <w:rStyle w:val="Hyperlink"/>
            <w:noProof/>
          </w:rPr>
          <w:fldChar w:fldCharType="end"/>
        </w:r>
      </w:ins>
    </w:p>
    <w:p w14:paraId="3792B2C5" w14:textId="77777777" w:rsidR="00E535AA" w:rsidRPr="00D970E9" w:rsidRDefault="00E535AA">
      <w:pPr>
        <w:pStyle w:val="TOC1"/>
        <w:tabs>
          <w:tab w:val="left" w:pos="480"/>
          <w:tab w:val="right" w:leader="dot" w:pos="8630"/>
        </w:tabs>
        <w:rPr>
          <w:ins w:id="154" w:author="Eric Boisvert" w:date="2016-01-04T09:53:00Z"/>
          <w:rFonts w:ascii="Calibri" w:eastAsia="MS Mincho" w:hAnsi="Calibri"/>
          <w:noProof/>
          <w:sz w:val="22"/>
          <w:szCs w:val="22"/>
          <w:lang w:val="en-CA" w:eastAsia="en-CA"/>
        </w:rPr>
      </w:pPr>
      <w:ins w:id="15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3.</w:t>
        </w:r>
        <w:r w:rsidRPr="00D970E9">
          <w:rPr>
            <w:rFonts w:ascii="Calibri" w:eastAsia="MS Mincho" w:hAnsi="Calibri"/>
            <w:noProof/>
            <w:sz w:val="22"/>
            <w:szCs w:val="22"/>
            <w:lang w:val="en-CA" w:eastAsia="en-CA"/>
          </w:rPr>
          <w:tab/>
        </w:r>
        <w:r w:rsidRPr="00132DFE">
          <w:rPr>
            <w:rStyle w:val="Hyperlink"/>
            <w:noProof/>
            <w:lang w:val="en-CA"/>
          </w:rPr>
          <w:t>References</w:t>
        </w:r>
        <w:r>
          <w:rPr>
            <w:noProof/>
            <w:webHidden/>
          </w:rPr>
          <w:tab/>
        </w:r>
        <w:r>
          <w:rPr>
            <w:noProof/>
            <w:webHidden/>
          </w:rPr>
          <w:fldChar w:fldCharType="begin"/>
        </w:r>
        <w:r>
          <w:rPr>
            <w:noProof/>
            <w:webHidden/>
          </w:rPr>
          <w:instrText xml:space="preserve"> PAGEREF _Toc439664557 \h </w:instrText>
        </w:r>
      </w:ins>
      <w:r>
        <w:rPr>
          <w:noProof/>
          <w:webHidden/>
        </w:rPr>
      </w:r>
      <w:r>
        <w:rPr>
          <w:noProof/>
          <w:webHidden/>
        </w:rPr>
        <w:fldChar w:fldCharType="separate"/>
      </w:r>
      <w:ins w:id="156" w:author="Eric Boisvert" w:date="2016-01-04T09:53:00Z">
        <w:r>
          <w:rPr>
            <w:noProof/>
            <w:webHidden/>
          </w:rPr>
          <w:t>12</w:t>
        </w:r>
        <w:r>
          <w:rPr>
            <w:noProof/>
            <w:webHidden/>
          </w:rPr>
          <w:fldChar w:fldCharType="end"/>
        </w:r>
        <w:r w:rsidRPr="00132DFE">
          <w:rPr>
            <w:rStyle w:val="Hyperlink"/>
            <w:noProof/>
          </w:rPr>
          <w:fldChar w:fldCharType="end"/>
        </w:r>
      </w:ins>
    </w:p>
    <w:p w14:paraId="11E11001" w14:textId="77777777" w:rsidR="00E535AA" w:rsidRPr="00D970E9" w:rsidRDefault="00E535AA">
      <w:pPr>
        <w:pStyle w:val="TOC1"/>
        <w:tabs>
          <w:tab w:val="left" w:pos="480"/>
          <w:tab w:val="right" w:leader="dot" w:pos="8630"/>
        </w:tabs>
        <w:rPr>
          <w:ins w:id="157" w:author="Eric Boisvert" w:date="2016-01-04T09:53:00Z"/>
          <w:rFonts w:ascii="Calibri" w:eastAsia="MS Mincho" w:hAnsi="Calibri"/>
          <w:noProof/>
          <w:sz w:val="22"/>
          <w:szCs w:val="22"/>
          <w:lang w:val="en-CA" w:eastAsia="en-CA"/>
        </w:rPr>
      </w:pPr>
      <w:ins w:id="15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w:t>
        </w:r>
        <w:r w:rsidRPr="00D970E9">
          <w:rPr>
            <w:rFonts w:ascii="Calibri" w:eastAsia="MS Mincho" w:hAnsi="Calibri"/>
            <w:noProof/>
            <w:sz w:val="22"/>
            <w:szCs w:val="22"/>
            <w:lang w:val="en-CA" w:eastAsia="en-CA"/>
          </w:rPr>
          <w:tab/>
        </w:r>
        <w:r w:rsidRPr="00132DFE">
          <w:rPr>
            <w:rStyle w:val="Hyperlink"/>
            <w:noProof/>
            <w:lang w:val="en-CA"/>
          </w:rPr>
          <w:t>Terms and Definitions</w:t>
        </w:r>
        <w:r>
          <w:rPr>
            <w:noProof/>
            <w:webHidden/>
          </w:rPr>
          <w:tab/>
        </w:r>
        <w:r>
          <w:rPr>
            <w:noProof/>
            <w:webHidden/>
          </w:rPr>
          <w:fldChar w:fldCharType="begin"/>
        </w:r>
        <w:r>
          <w:rPr>
            <w:noProof/>
            <w:webHidden/>
          </w:rPr>
          <w:instrText xml:space="preserve"> PAGEREF _Toc439664558 \h </w:instrText>
        </w:r>
      </w:ins>
      <w:r>
        <w:rPr>
          <w:noProof/>
          <w:webHidden/>
        </w:rPr>
      </w:r>
      <w:r>
        <w:rPr>
          <w:noProof/>
          <w:webHidden/>
        </w:rPr>
        <w:fldChar w:fldCharType="separate"/>
      </w:r>
      <w:ins w:id="159" w:author="Eric Boisvert" w:date="2016-01-04T09:53:00Z">
        <w:r>
          <w:rPr>
            <w:noProof/>
            <w:webHidden/>
          </w:rPr>
          <w:t>13</w:t>
        </w:r>
        <w:r>
          <w:rPr>
            <w:noProof/>
            <w:webHidden/>
          </w:rPr>
          <w:fldChar w:fldCharType="end"/>
        </w:r>
        <w:r w:rsidRPr="00132DFE">
          <w:rPr>
            <w:rStyle w:val="Hyperlink"/>
            <w:noProof/>
          </w:rPr>
          <w:fldChar w:fldCharType="end"/>
        </w:r>
      </w:ins>
    </w:p>
    <w:p w14:paraId="022FA114" w14:textId="77777777" w:rsidR="00E535AA" w:rsidRPr="00D970E9" w:rsidRDefault="00E535AA">
      <w:pPr>
        <w:pStyle w:val="TOC2"/>
        <w:tabs>
          <w:tab w:val="left" w:pos="880"/>
          <w:tab w:val="right" w:leader="dot" w:pos="8630"/>
        </w:tabs>
        <w:rPr>
          <w:ins w:id="160" w:author="Eric Boisvert" w:date="2016-01-04T09:53:00Z"/>
          <w:rFonts w:ascii="Calibri" w:eastAsia="MS Mincho" w:hAnsi="Calibri"/>
          <w:noProof/>
          <w:sz w:val="22"/>
          <w:szCs w:val="22"/>
          <w:lang w:val="en-CA" w:eastAsia="en-CA"/>
        </w:rPr>
      </w:pPr>
      <w:ins w:id="16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w:t>
        </w:r>
        <w:r w:rsidRPr="00D970E9">
          <w:rPr>
            <w:rFonts w:ascii="Calibri" w:eastAsia="MS Mincho" w:hAnsi="Calibri"/>
            <w:noProof/>
            <w:sz w:val="22"/>
            <w:szCs w:val="22"/>
            <w:lang w:val="en-CA" w:eastAsia="en-CA"/>
          </w:rPr>
          <w:tab/>
        </w:r>
        <w:r w:rsidRPr="00132DFE">
          <w:rPr>
            <w:rStyle w:val="Hyperlink"/>
            <w:noProof/>
            <w:lang w:val="en-CA"/>
          </w:rPr>
          <w:t>coverage</w:t>
        </w:r>
        <w:r>
          <w:rPr>
            <w:noProof/>
            <w:webHidden/>
          </w:rPr>
          <w:tab/>
        </w:r>
        <w:r>
          <w:rPr>
            <w:noProof/>
            <w:webHidden/>
          </w:rPr>
          <w:fldChar w:fldCharType="begin"/>
        </w:r>
        <w:r>
          <w:rPr>
            <w:noProof/>
            <w:webHidden/>
          </w:rPr>
          <w:instrText xml:space="preserve"> PAGEREF _Toc439664559 \h </w:instrText>
        </w:r>
      </w:ins>
      <w:r>
        <w:rPr>
          <w:noProof/>
          <w:webHidden/>
        </w:rPr>
      </w:r>
      <w:r>
        <w:rPr>
          <w:noProof/>
          <w:webHidden/>
        </w:rPr>
        <w:fldChar w:fldCharType="separate"/>
      </w:r>
      <w:ins w:id="162" w:author="Eric Boisvert" w:date="2016-01-04T09:53:00Z">
        <w:r>
          <w:rPr>
            <w:noProof/>
            <w:webHidden/>
          </w:rPr>
          <w:t>13</w:t>
        </w:r>
        <w:r>
          <w:rPr>
            <w:noProof/>
            <w:webHidden/>
          </w:rPr>
          <w:fldChar w:fldCharType="end"/>
        </w:r>
        <w:r w:rsidRPr="00132DFE">
          <w:rPr>
            <w:rStyle w:val="Hyperlink"/>
            <w:noProof/>
          </w:rPr>
          <w:fldChar w:fldCharType="end"/>
        </w:r>
      </w:ins>
    </w:p>
    <w:p w14:paraId="78431DE8" w14:textId="77777777" w:rsidR="00E535AA" w:rsidRPr="00D970E9" w:rsidRDefault="00E535AA">
      <w:pPr>
        <w:pStyle w:val="TOC2"/>
        <w:tabs>
          <w:tab w:val="left" w:pos="880"/>
          <w:tab w:val="right" w:leader="dot" w:pos="8630"/>
        </w:tabs>
        <w:rPr>
          <w:ins w:id="163" w:author="Eric Boisvert" w:date="2016-01-04T09:53:00Z"/>
          <w:rFonts w:ascii="Calibri" w:eastAsia="MS Mincho" w:hAnsi="Calibri"/>
          <w:noProof/>
          <w:sz w:val="22"/>
          <w:szCs w:val="22"/>
          <w:lang w:val="en-CA" w:eastAsia="en-CA"/>
        </w:rPr>
      </w:pPr>
      <w:ins w:id="16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4.2</w:t>
        </w:r>
        <w:r w:rsidRPr="00D970E9">
          <w:rPr>
            <w:rFonts w:ascii="Calibri" w:eastAsia="MS Mincho" w:hAnsi="Calibri"/>
            <w:noProof/>
            <w:sz w:val="22"/>
            <w:szCs w:val="22"/>
            <w:lang w:val="en-CA" w:eastAsia="en-CA"/>
          </w:rPr>
          <w:tab/>
        </w:r>
        <w:r w:rsidRPr="00132DFE">
          <w:rPr>
            <w:rStyle w:val="Hyperlink"/>
            <w:noProof/>
            <w:lang w:val="en-CA"/>
          </w:rPr>
          <w:t>domain feature</w:t>
        </w:r>
        <w:r>
          <w:rPr>
            <w:noProof/>
            <w:webHidden/>
          </w:rPr>
          <w:tab/>
        </w:r>
        <w:r>
          <w:rPr>
            <w:noProof/>
            <w:webHidden/>
          </w:rPr>
          <w:fldChar w:fldCharType="begin"/>
        </w:r>
        <w:r>
          <w:rPr>
            <w:noProof/>
            <w:webHidden/>
          </w:rPr>
          <w:instrText xml:space="preserve"> PAGEREF _Toc439664560 \h </w:instrText>
        </w:r>
      </w:ins>
      <w:r>
        <w:rPr>
          <w:noProof/>
          <w:webHidden/>
        </w:rPr>
      </w:r>
      <w:r>
        <w:rPr>
          <w:noProof/>
          <w:webHidden/>
        </w:rPr>
        <w:fldChar w:fldCharType="separate"/>
      </w:r>
      <w:ins w:id="165" w:author="Eric Boisvert" w:date="2016-01-04T09:53:00Z">
        <w:r>
          <w:rPr>
            <w:noProof/>
            <w:webHidden/>
          </w:rPr>
          <w:t>13</w:t>
        </w:r>
        <w:r>
          <w:rPr>
            <w:noProof/>
            <w:webHidden/>
          </w:rPr>
          <w:fldChar w:fldCharType="end"/>
        </w:r>
        <w:r w:rsidRPr="00132DFE">
          <w:rPr>
            <w:rStyle w:val="Hyperlink"/>
            <w:noProof/>
          </w:rPr>
          <w:fldChar w:fldCharType="end"/>
        </w:r>
      </w:ins>
    </w:p>
    <w:p w14:paraId="41DF3C7A" w14:textId="77777777" w:rsidR="00E535AA" w:rsidRPr="00D970E9" w:rsidRDefault="00E535AA">
      <w:pPr>
        <w:pStyle w:val="TOC2"/>
        <w:tabs>
          <w:tab w:val="left" w:pos="880"/>
          <w:tab w:val="right" w:leader="dot" w:pos="8630"/>
        </w:tabs>
        <w:rPr>
          <w:ins w:id="166" w:author="Eric Boisvert" w:date="2016-01-04T09:53:00Z"/>
          <w:rFonts w:ascii="Calibri" w:eastAsia="MS Mincho" w:hAnsi="Calibri"/>
          <w:noProof/>
          <w:sz w:val="22"/>
          <w:szCs w:val="22"/>
          <w:lang w:val="en-CA" w:eastAsia="en-CA"/>
        </w:rPr>
      </w:pPr>
      <w:ins w:id="16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4.3</w:t>
        </w:r>
        <w:r w:rsidRPr="00D970E9">
          <w:rPr>
            <w:rFonts w:ascii="Calibri" w:eastAsia="MS Mincho" w:hAnsi="Calibri"/>
            <w:noProof/>
            <w:sz w:val="22"/>
            <w:szCs w:val="22"/>
            <w:lang w:val="en-CA" w:eastAsia="en-CA"/>
          </w:rPr>
          <w:tab/>
        </w:r>
        <w:r w:rsidRPr="00132DFE">
          <w:rPr>
            <w:rStyle w:val="Hyperlink"/>
            <w:noProof/>
            <w:lang w:val="en-CA"/>
          </w:rPr>
          <w:t>element &lt;XML&gt;</w:t>
        </w:r>
        <w:r>
          <w:rPr>
            <w:noProof/>
            <w:webHidden/>
          </w:rPr>
          <w:tab/>
        </w:r>
        <w:r>
          <w:rPr>
            <w:noProof/>
            <w:webHidden/>
          </w:rPr>
          <w:fldChar w:fldCharType="begin"/>
        </w:r>
        <w:r>
          <w:rPr>
            <w:noProof/>
            <w:webHidden/>
          </w:rPr>
          <w:instrText xml:space="preserve"> PAGEREF _Toc439664561 \h </w:instrText>
        </w:r>
      </w:ins>
      <w:r>
        <w:rPr>
          <w:noProof/>
          <w:webHidden/>
        </w:rPr>
      </w:r>
      <w:r>
        <w:rPr>
          <w:noProof/>
          <w:webHidden/>
        </w:rPr>
        <w:fldChar w:fldCharType="separate"/>
      </w:r>
      <w:ins w:id="168" w:author="Eric Boisvert" w:date="2016-01-04T09:53:00Z">
        <w:r>
          <w:rPr>
            <w:noProof/>
            <w:webHidden/>
          </w:rPr>
          <w:t>14</w:t>
        </w:r>
        <w:r>
          <w:rPr>
            <w:noProof/>
            <w:webHidden/>
          </w:rPr>
          <w:fldChar w:fldCharType="end"/>
        </w:r>
        <w:r w:rsidRPr="00132DFE">
          <w:rPr>
            <w:rStyle w:val="Hyperlink"/>
            <w:noProof/>
          </w:rPr>
          <w:fldChar w:fldCharType="end"/>
        </w:r>
      </w:ins>
    </w:p>
    <w:p w14:paraId="2C1FF428" w14:textId="77777777" w:rsidR="00E535AA" w:rsidRPr="00D970E9" w:rsidRDefault="00E535AA">
      <w:pPr>
        <w:pStyle w:val="TOC2"/>
        <w:tabs>
          <w:tab w:val="left" w:pos="880"/>
          <w:tab w:val="right" w:leader="dot" w:pos="8630"/>
        </w:tabs>
        <w:rPr>
          <w:ins w:id="169" w:author="Eric Boisvert" w:date="2016-01-04T09:53:00Z"/>
          <w:rFonts w:ascii="Calibri" w:eastAsia="MS Mincho" w:hAnsi="Calibri"/>
          <w:noProof/>
          <w:sz w:val="22"/>
          <w:szCs w:val="22"/>
          <w:lang w:val="en-CA" w:eastAsia="en-CA"/>
        </w:rPr>
      </w:pPr>
      <w:ins w:id="17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4.4</w:t>
        </w:r>
        <w:r w:rsidRPr="00D970E9">
          <w:rPr>
            <w:rFonts w:ascii="Calibri" w:eastAsia="MS Mincho" w:hAnsi="Calibri"/>
            <w:noProof/>
            <w:sz w:val="22"/>
            <w:szCs w:val="22"/>
            <w:lang w:val="en-CA" w:eastAsia="en-CA"/>
          </w:rPr>
          <w:tab/>
        </w:r>
        <w:r w:rsidRPr="00132DFE">
          <w:rPr>
            <w:rStyle w:val="Hyperlink"/>
            <w:noProof/>
            <w:lang w:val="en-CA"/>
          </w:rPr>
          <w:t>feature</w:t>
        </w:r>
        <w:r>
          <w:rPr>
            <w:noProof/>
            <w:webHidden/>
          </w:rPr>
          <w:tab/>
        </w:r>
        <w:r>
          <w:rPr>
            <w:noProof/>
            <w:webHidden/>
          </w:rPr>
          <w:fldChar w:fldCharType="begin"/>
        </w:r>
        <w:r>
          <w:rPr>
            <w:noProof/>
            <w:webHidden/>
          </w:rPr>
          <w:instrText xml:space="preserve"> PAGEREF _Toc439664562 \h </w:instrText>
        </w:r>
      </w:ins>
      <w:r>
        <w:rPr>
          <w:noProof/>
          <w:webHidden/>
        </w:rPr>
      </w:r>
      <w:r>
        <w:rPr>
          <w:noProof/>
          <w:webHidden/>
        </w:rPr>
        <w:fldChar w:fldCharType="separate"/>
      </w:r>
      <w:ins w:id="171" w:author="Eric Boisvert" w:date="2016-01-04T09:53:00Z">
        <w:r>
          <w:rPr>
            <w:noProof/>
            <w:webHidden/>
          </w:rPr>
          <w:t>14</w:t>
        </w:r>
        <w:r>
          <w:rPr>
            <w:noProof/>
            <w:webHidden/>
          </w:rPr>
          <w:fldChar w:fldCharType="end"/>
        </w:r>
        <w:r w:rsidRPr="00132DFE">
          <w:rPr>
            <w:rStyle w:val="Hyperlink"/>
            <w:noProof/>
          </w:rPr>
          <w:fldChar w:fldCharType="end"/>
        </w:r>
      </w:ins>
    </w:p>
    <w:p w14:paraId="60E66238" w14:textId="77777777" w:rsidR="00E535AA" w:rsidRPr="00D970E9" w:rsidRDefault="00E535AA">
      <w:pPr>
        <w:pStyle w:val="TOC2"/>
        <w:tabs>
          <w:tab w:val="left" w:pos="880"/>
          <w:tab w:val="right" w:leader="dot" w:pos="8630"/>
        </w:tabs>
        <w:rPr>
          <w:ins w:id="172" w:author="Eric Boisvert" w:date="2016-01-04T09:53:00Z"/>
          <w:rFonts w:ascii="Calibri" w:eastAsia="MS Mincho" w:hAnsi="Calibri"/>
          <w:noProof/>
          <w:sz w:val="22"/>
          <w:szCs w:val="22"/>
          <w:lang w:val="en-CA" w:eastAsia="en-CA"/>
        </w:rPr>
      </w:pPr>
      <w:ins w:id="17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4.5</w:t>
        </w:r>
        <w:r w:rsidRPr="00D970E9">
          <w:rPr>
            <w:rFonts w:ascii="Calibri" w:eastAsia="MS Mincho" w:hAnsi="Calibri"/>
            <w:noProof/>
            <w:sz w:val="22"/>
            <w:szCs w:val="22"/>
            <w:lang w:val="en-CA" w:eastAsia="en-CA"/>
          </w:rPr>
          <w:tab/>
        </w:r>
        <w:r w:rsidRPr="00132DFE">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_Toc439664563 \h </w:instrText>
        </w:r>
      </w:ins>
      <w:r>
        <w:rPr>
          <w:noProof/>
          <w:webHidden/>
        </w:rPr>
      </w:r>
      <w:r>
        <w:rPr>
          <w:noProof/>
          <w:webHidden/>
        </w:rPr>
        <w:fldChar w:fldCharType="separate"/>
      </w:r>
      <w:ins w:id="174" w:author="Eric Boisvert" w:date="2016-01-04T09:53:00Z">
        <w:r>
          <w:rPr>
            <w:noProof/>
            <w:webHidden/>
          </w:rPr>
          <w:t>14</w:t>
        </w:r>
        <w:r>
          <w:rPr>
            <w:noProof/>
            <w:webHidden/>
          </w:rPr>
          <w:fldChar w:fldCharType="end"/>
        </w:r>
        <w:r w:rsidRPr="00132DFE">
          <w:rPr>
            <w:rStyle w:val="Hyperlink"/>
            <w:noProof/>
          </w:rPr>
          <w:fldChar w:fldCharType="end"/>
        </w:r>
      </w:ins>
    </w:p>
    <w:p w14:paraId="0152E753" w14:textId="77777777" w:rsidR="00E535AA" w:rsidRPr="00D970E9" w:rsidRDefault="00E535AA">
      <w:pPr>
        <w:pStyle w:val="TOC2"/>
        <w:tabs>
          <w:tab w:val="left" w:pos="880"/>
          <w:tab w:val="right" w:leader="dot" w:pos="8630"/>
        </w:tabs>
        <w:rPr>
          <w:ins w:id="175" w:author="Eric Boisvert" w:date="2016-01-04T09:53:00Z"/>
          <w:rFonts w:ascii="Calibri" w:eastAsia="MS Mincho" w:hAnsi="Calibri"/>
          <w:noProof/>
          <w:sz w:val="22"/>
          <w:szCs w:val="22"/>
          <w:lang w:val="en-CA" w:eastAsia="en-CA"/>
        </w:rPr>
      </w:pPr>
      <w:ins w:id="17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"_Toc439664564"</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4.6</w:t>
        </w:r>
        <w:r w:rsidRPr="00D970E9">
          <w:rPr>
            <w:rFonts w:ascii="Calibri" w:eastAsia="MS Mincho" w:hAnsi="Calibri"/>
            <w:noProof/>
            <w:sz w:val="22"/>
            <w:szCs w:val="22"/>
            <w:lang w:val="en-CA" w:eastAsia="en-CA"/>
          </w:rPr>
          <w:tab/>
        </w:r>
        <w:r w:rsidRPr="00132DFE">
          <w:rPr>
            <w:rStyle w:val="Hyperlink"/>
            <w:noProof/>
            <w:lang w:val="en-CA"/>
          </w:rPr>
          <w:t>GML document</w:t>
        </w:r>
        <w:r>
          <w:rPr>
            <w:noProof/>
            <w:webHidden/>
          </w:rPr>
          <w:tab/>
        </w:r>
        <w:r>
          <w:rPr>
            <w:noProof/>
            <w:webHidden/>
          </w:rPr>
          <w:fldChar w:fldCharType="begin"/>
        </w:r>
        <w:r>
          <w:rPr>
            <w:noProof/>
            <w:webHidden/>
          </w:rPr>
          <w:instrText xml:space="preserve"> PAGEREF _Toc439664564 \h </w:instrText>
        </w:r>
      </w:ins>
      <w:r>
        <w:rPr>
          <w:noProof/>
          <w:webHidden/>
        </w:rPr>
      </w:r>
      <w:r>
        <w:rPr>
          <w:noProof/>
          <w:webHidden/>
        </w:rPr>
        <w:fldChar w:fldCharType="separate"/>
      </w:r>
      <w:ins w:id="177" w:author="Eric Boisvert" w:date="2016-01-04T09:53:00Z">
        <w:r>
          <w:rPr>
            <w:noProof/>
            <w:webHidden/>
          </w:rPr>
          <w:t>14</w:t>
        </w:r>
        <w:r>
          <w:rPr>
            <w:noProof/>
            <w:webHidden/>
          </w:rPr>
          <w:fldChar w:fldCharType="end"/>
        </w:r>
        <w:r w:rsidRPr="00132DFE">
          <w:rPr>
            <w:rStyle w:val="Hyperlink"/>
            <w:noProof/>
          </w:rPr>
          <w:fldChar w:fldCharType="end"/>
        </w:r>
      </w:ins>
    </w:p>
    <w:p w14:paraId="6480FA9F" w14:textId="77777777" w:rsidR="00E535AA" w:rsidRPr="00D970E9" w:rsidRDefault="00E535AA">
      <w:pPr>
        <w:pStyle w:val="TOC2"/>
        <w:tabs>
          <w:tab w:val="left" w:pos="880"/>
          <w:tab w:val="right" w:leader="dot" w:pos="8630"/>
        </w:tabs>
        <w:rPr>
          <w:ins w:id="178" w:author="Eric Boisvert" w:date="2016-01-04T09:53:00Z"/>
          <w:rFonts w:ascii="Calibri" w:eastAsia="MS Mincho" w:hAnsi="Calibri"/>
          <w:noProof/>
          <w:sz w:val="22"/>
          <w:szCs w:val="22"/>
          <w:lang w:val="en-CA" w:eastAsia="en-CA"/>
        </w:rPr>
      </w:pPr>
      <w:ins w:id="17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4.7</w:t>
        </w:r>
        <w:r w:rsidRPr="00D970E9">
          <w:rPr>
            <w:rFonts w:ascii="Calibri" w:eastAsia="MS Mincho" w:hAnsi="Calibri"/>
            <w:noProof/>
            <w:sz w:val="22"/>
            <w:szCs w:val="22"/>
            <w:lang w:val="en-CA" w:eastAsia="en-CA"/>
          </w:rPr>
          <w:tab/>
        </w:r>
        <w:r w:rsidRPr="00132DFE">
          <w:rPr>
            <w:rStyle w:val="Hyperlink"/>
            <w:noProof/>
            <w:lang w:val="en-CA"/>
          </w:rPr>
          <w:t>GML schema</w:t>
        </w:r>
        <w:r>
          <w:rPr>
            <w:noProof/>
            <w:webHidden/>
          </w:rPr>
          <w:tab/>
        </w:r>
        <w:r>
          <w:rPr>
            <w:noProof/>
            <w:webHidden/>
          </w:rPr>
          <w:fldChar w:fldCharType="begin"/>
        </w:r>
        <w:r>
          <w:rPr>
            <w:noProof/>
            <w:webHidden/>
          </w:rPr>
          <w:instrText xml:space="preserve"> PAGEREF _Toc439664565 \h </w:instrText>
        </w:r>
      </w:ins>
      <w:r>
        <w:rPr>
          <w:noProof/>
          <w:webHidden/>
        </w:rPr>
      </w:r>
      <w:r>
        <w:rPr>
          <w:noProof/>
          <w:webHidden/>
        </w:rPr>
        <w:fldChar w:fldCharType="separate"/>
      </w:r>
      <w:ins w:id="180" w:author="Eric Boisvert" w:date="2016-01-04T09:53:00Z">
        <w:r>
          <w:rPr>
            <w:noProof/>
            <w:webHidden/>
          </w:rPr>
          <w:t>14</w:t>
        </w:r>
        <w:r>
          <w:rPr>
            <w:noProof/>
            <w:webHidden/>
          </w:rPr>
          <w:fldChar w:fldCharType="end"/>
        </w:r>
        <w:r w:rsidRPr="00132DFE">
          <w:rPr>
            <w:rStyle w:val="Hyperlink"/>
            <w:noProof/>
          </w:rPr>
          <w:fldChar w:fldCharType="end"/>
        </w:r>
      </w:ins>
    </w:p>
    <w:p w14:paraId="431B8AB1" w14:textId="77777777" w:rsidR="00E535AA" w:rsidRPr="00D970E9" w:rsidRDefault="00E535AA">
      <w:pPr>
        <w:pStyle w:val="TOC2"/>
        <w:tabs>
          <w:tab w:val="left" w:pos="880"/>
          <w:tab w:val="right" w:leader="dot" w:pos="8630"/>
        </w:tabs>
        <w:rPr>
          <w:ins w:id="181" w:author="Eric Boisvert" w:date="2016-01-04T09:53:00Z"/>
          <w:rFonts w:ascii="Calibri" w:eastAsia="MS Mincho" w:hAnsi="Calibri"/>
          <w:noProof/>
          <w:sz w:val="22"/>
          <w:szCs w:val="22"/>
          <w:lang w:val="en-CA" w:eastAsia="en-CA"/>
        </w:rPr>
      </w:pPr>
      <w:ins w:id="18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4.8</w:t>
        </w:r>
        <w:r w:rsidRPr="00D970E9">
          <w:rPr>
            <w:rFonts w:ascii="Calibri" w:eastAsia="MS Mincho" w:hAnsi="Calibri"/>
            <w:noProof/>
            <w:sz w:val="22"/>
            <w:szCs w:val="22"/>
            <w:lang w:val="en-CA" w:eastAsia="en-CA"/>
          </w:rPr>
          <w:tab/>
        </w:r>
        <w:r w:rsidRPr="00132DFE">
          <w:rPr>
            <w:rStyle w:val="Hyperlink"/>
            <w:noProof/>
            <w:lang w:val="en-CA"/>
          </w:rPr>
          <w:t>measurement</w:t>
        </w:r>
        <w:r>
          <w:rPr>
            <w:noProof/>
            <w:webHidden/>
          </w:rPr>
          <w:tab/>
        </w:r>
        <w:r>
          <w:rPr>
            <w:noProof/>
            <w:webHidden/>
          </w:rPr>
          <w:fldChar w:fldCharType="begin"/>
        </w:r>
        <w:r>
          <w:rPr>
            <w:noProof/>
            <w:webHidden/>
          </w:rPr>
          <w:instrText xml:space="preserve"> PAGEREF _Toc439664566 \h </w:instrText>
        </w:r>
      </w:ins>
      <w:r>
        <w:rPr>
          <w:noProof/>
          <w:webHidden/>
        </w:rPr>
      </w:r>
      <w:r>
        <w:rPr>
          <w:noProof/>
          <w:webHidden/>
        </w:rPr>
        <w:fldChar w:fldCharType="separate"/>
      </w:r>
      <w:ins w:id="183" w:author="Eric Boisvert" w:date="2016-01-04T09:53:00Z">
        <w:r>
          <w:rPr>
            <w:noProof/>
            <w:webHidden/>
          </w:rPr>
          <w:t>14</w:t>
        </w:r>
        <w:r>
          <w:rPr>
            <w:noProof/>
            <w:webHidden/>
          </w:rPr>
          <w:fldChar w:fldCharType="end"/>
        </w:r>
        <w:r w:rsidRPr="00132DFE">
          <w:rPr>
            <w:rStyle w:val="Hyperlink"/>
            <w:noProof/>
          </w:rPr>
          <w:fldChar w:fldCharType="end"/>
        </w:r>
      </w:ins>
    </w:p>
    <w:p w14:paraId="12A480F2" w14:textId="77777777" w:rsidR="00E535AA" w:rsidRPr="00D970E9" w:rsidRDefault="00E535AA">
      <w:pPr>
        <w:pStyle w:val="TOC2"/>
        <w:tabs>
          <w:tab w:val="left" w:pos="880"/>
          <w:tab w:val="right" w:leader="dot" w:pos="8630"/>
        </w:tabs>
        <w:rPr>
          <w:ins w:id="184" w:author="Eric Boisvert" w:date="2016-01-04T09:53:00Z"/>
          <w:rFonts w:ascii="Calibri" w:eastAsia="MS Mincho" w:hAnsi="Calibri"/>
          <w:noProof/>
          <w:sz w:val="22"/>
          <w:szCs w:val="22"/>
          <w:lang w:val="en-CA" w:eastAsia="en-CA"/>
        </w:rPr>
      </w:pPr>
      <w:ins w:id="18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4.9</w:t>
        </w:r>
        <w:r w:rsidRPr="00D970E9">
          <w:rPr>
            <w:rFonts w:ascii="Calibri" w:eastAsia="MS Mincho" w:hAnsi="Calibri"/>
            <w:noProof/>
            <w:sz w:val="22"/>
            <w:szCs w:val="22"/>
            <w:lang w:val="en-CA" w:eastAsia="en-CA"/>
          </w:rPr>
          <w:tab/>
        </w:r>
        <w:r w:rsidRPr="00132DFE">
          <w:rPr>
            <w:rStyle w:val="Hyperlink"/>
            <w:noProof/>
            <w:lang w:val="en-CA"/>
          </w:rPr>
          <w:t>observation</w:t>
        </w:r>
        <w:r>
          <w:rPr>
            <w:noProof/>
            <w:webHidden/>
          </w:rPr>
          <w:tab/>
        </w:r>
        <w:r>
          <w:rPr>
            <w:noProof/>
            <w:webHidden/>
          </w:rPr>
          <w:fldChar w:fldCharType="begin"/>
        </w:r>
        <w:r>
          <w:rPr>
            <w:noProof/>
            <w:webHidden/>
          </w:rPr>
          <w:instrText xml:space="preserve"> PAGEREF _Toc439664567 \h </w:instrText>
        </w:r>
      </w:ins>
      <w:r>
        <w:rPr>
          <w:noProof/>
          <w:webHidden/>
        </w:rPr>
      </w:r>
      <w:r>
        <w:rPr>
          <w:noProof/>
          <w:webHidden/>
        </w:rPr>
        <w:fldChar w:fldCharType="separate"/>
      </w:r>
      <w:ins w:id="186" w:author="Eric Boisvert" w:date="2016-01-04T09:53:00Z">
        <w:r>
          <w:rPr>
            <w:noProof/>
            <w:webHidden/>
          </w:rPr>
          <w:t>14</w:t>
        </w:r>
        <w:r>
          <w:rPr>
            <w:noProof/>
            <w:webHidden/>
          </w:rPr>
          <w:fldChar w:fldCharType="end"/>
        </w:r>
        <w:r w:rsidRPr="00132DFE">
          <w:rPr>
            <w:rStyle w:val="Hyperlink"/>
            <w:noProof/>
          </w:rPr>
          <w:fldChar w:fldCharType="end"/>
        </w:r>
      </w:ins>
    </w:p>
    <w:p w14:paraId="4BF372D2" w14:textId="77777777" w:rsidR="00E535AA" w:rsidRPr="00D970E9" w:rsidRDefault="00E535AA">
      <w:pPr>
        <w:pStyle w:val="TOC2"/>
        <w:tabs>
          <w:tab w:val="left" w:pos="1100"/>
          <w:tab w:val="right" w:leader="dot" w:pos="8630"/>
        </w:tabs>
        <w:rPr>
          <w:ins w:id="187" w:author="Eric Boisvert" w:date="2016-01-04T09:53:00Z"/>
          <w:rFonts w:ascii="Calibri" w:eastAsia="MS Mincho" w:hAnsi="Calibri"/>
          <w:noProof/>
          <w:sz w:val="22"/>
          <w:szCs w:val="22"/>
          <w:lang w:val="en-CA" w:eastAsia="en-CA"/>
        </w:rPr>
      </w:pPr>
      <w:ins w:id="18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4.10</w:t>
        </w:r>
        <w:r w:rsidRPr="00D970E9">
          <w:rPr>
            <w:rFonts w:ascii="Calibri" w:eastAsia="MS Mincho" w:hAnsi="Calibri"/>
            <w:noProof/>
            <w:sz w:val="22"/>
            <w:szCs w:val="22"/>
            <w:lang w:val="en-CA" w:eastAsia="en-CA"/>
          </w:rPr>
          <w:tab/>
        </w:r>
        <w:r w:rsidRPr="00132DFE">
          <w:rPr>
            <w:rStyle w:val="Hyperlink"/>
            <w:noProof/>
            <w:lang w:val="en-CA"/>
          </w:rPr>
          <w:t>observation procedure</w:t>
        </w:r>
        <w:r>
          <w:rPr>
            <w:noProof/>
            <w:webHidden/>
          </w:rPr>
          <w:tab/>
        </w:r>
        <w:r>
          <w:rPr>
            <w:noProof/>
            <w:webHidden/>
          </w:rPr>
          <w:fldChar w:fldCharType="begin"/>
        </w:r>
        <w:r>
          <w:rPr>
            <w:noProof/>
            <w:webHidden/>
          </w:rPr>
          <w:instrText xml:space="preserve"> PAGEREF _Toc439664568 \h </w:instrText>
        </w:r>
      </w:ins>
      <w:r>
        <w:rPr>
          <w:noProof/>
          <w:webHidden/>
        </w:rPr>
      </w:r>
      <w:r>
        <w:rPr>
          <w:noProof/>
          <w:webHidden/>
        </w:rPr>
        <w:fldChar w:fldCharType="separate"/>
      </w:r>
      <w:ins w:id="189" w:author="Eric Boisvert" w:date="2016-01-04T09:53:00Z">
        <w:r>
          <w:rPr>
            <w:noProof/>
            <w:webHidden/>
          </w:rPr>
          <w:t>15</w:t>
        </w:r>
        <w:r>
          <w:rPr>
            <w:noProof/>
            <w:webHidden/>
          </w:rPr>
          <w:fldChar w:fldCharType="end"/>
        </w:r>
        <w:r w:rsidRPr="00132DFE">
          <w:rPr>
            <w:rStyle w:val="Hyperlink"/>
            <w:noProof/>
          </w:rPr>
          <w:fldChar w:fldCharType="end"/>
        </w:r>
      </w:ins>
    </w:p>
    <w:p w14:paraId="5588B0E3" w14:textId="77777777" w:rsidR="00E535AA" w:rsidRPr="00D970E9" w:rsidRDefault="00E535AA">
      <w:pPr>
        <w:pStyle w:val="TOC2"/>
        <w:tabs>
          <w:tab w:val="left" w:pos="1100"/>
          <w:tab w:val="right" w:leader="dot" w:pos="8630"/>
        </w:tabs>
        <w:rPr>
          <w:ins w:id="190" w:author="Eric Boisvert" w:date="2016-01-04T09:53:00Z"/>
          <w:rFonts w:ascii="Calibri" w:eastAsia="MS Mincho" w:hAnsi="Calibri"/>
          <w:noProof/>
          <w:sz w:val="22"/>
          <w:szCs w:val="22"/>
          <w:lang w:val="en-CA" w:eastAsia="en-CA"/>
        </w:rPr>
      </w:pPr>
      <w:ins w:id="19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4.11</w:t>
        </w:r>
        <w:r w:rsidRPr="00D970E9">
          <w:rPr>
            <w:rFonts w:ascii="Calibri" w:eastAsia="MS Mincho" w:hAnsi="Calibri"/>
            <w:noProof/>
            <w:sz w:val="22"/>
            <w:szCs w:val="22"/>
            <w:lang w:val="en-CA" w:eastAsia="en-CA"/>
          </w:rPr>
          <w:tab/>
        </w:r>
        <w:r w:rsidRPr="00132DFE">
          <w:rPr>
            <w:rStyle w:val="Hyperlink"/>
            <w:noProof/>
            <w:lang w:val="en-CA"/>
          </w:rPr>
          <w:t>observation result</w:t>
        </w:r>
        <w:r>
          <w:rPr>
            <w:noProof/>
            <w:webHidden/>
          </w:rPr>
          <w:tab/>
        </w:r>
        <w:r>
          <w:rPr>
            <w:noProof/>
            <w:webHidden/>
          </w:rPr>
          <w:fldChar w:fldCharType="begin"/>
        </w:r>
        <w:r>
          <w:rPr>
            <w:noProof/>
            <w:webHidden/>
          </w:rPr>
          <w:instrText xml:space="preserve"> PAGEREF _Toc439664569 \h </w:instrText>
        </w:r>
      </w:ins>
      <w:r>
        <w:rPr>
          <w:noProof/>
          <w:webHidden/>
        </w:rPr>
      </w:r>
      <w:r>
        <w:rPr>
          <w:noProof/>
          <w:webHidden/>
        </w:rPr>
        <w:fldChar w:fldCharType="separate"/>
      </w:r>
      <w:ins w:id="192" w:author="Eric Boisvert" w:date="2016-01-04T09:53:00Z">
        <w:r>
          <w:rPr>
            <w:noProof/>
            <w:webHidden/>
          </w:rPr>
          <w:t>15</w:t>
        </w:r>
        <w:r>
          <w:rPr>
            <w:noProof/>
            <w:webHidden/>
          </w:rPr>
          <w:fldChar w:fldCharType="end"/>
        </w:r>
        <w:r w:rsidRPr="00132DFE">
          <w:rPr>
            <w:rStyle w:val="Hyperlink"/>
            <w:noProof/>
          </w:rPr>
          <w:fldChar w:fldCharType="end"/>
        </w:r>
      </w:ins>
    </w:p>
    <w:p w14:paraId="77F6E30E" w14:textId="77777777" w:rsidR="00E535AA" w:rsidRPr="00D970E9" w:rsidRDefault="00E535AA">
      <w:pPr>
        <w:pStyle w:val="TOC2"/>
        <w:tabs>
          <w:tab w:val="left" w:pos="1100"/>
          <w:tab w:val="right" w:leader="dot" w:pos="8630"/>
        </w:tabs>
        <w:rPr>
          <w:ins w:id="193" w:author="Eric Boisvert" w:date="2016-01-04T09:53:00Z"/>
          <w:rFonts w:ascii="Calibri" w:eastAsia="MS Mincho" w:hAnsi="Calibri"/>
          <w:noProof/>
          <w:sz w:val="22"/>
          <w:szCs w:val="22"/>
          <w:lang w:val="en-CA" w:eastAsia="en-CA"/>
        </w:rPr>
      </w:pPr>
      <w:ins w:id="19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4.12</w:t>
        </w:r>
        <w:r w:rsidRPr="00D970E9">
          <w:rPr>
            <w:rFonts w:ascii="Calibri" w:eastAsia="MS Mincho" w:hAnsi="Calibri"/>
            <w:noProof/>
            <w:sz w:val="22"/>
            <w:szCs w:val="22"/>
            <w:lang w:val="en-CA" w:eastAsia="en-CA"/>
          </w:rPr>
          <w:tab/>
        </w:r>
        <w:r w:rsidRPr="00132DFE">
          <w:rPr>
            <w:rStyle w:val="Hyperlink"/>
            <w:noProof/>
            <w:lang w:val="en-CA"/>
          </w:rPr>
          <w:t>property &lt;General Feature Model&gt;</w:t>
        </w:r>
        <w:r>
          <w:rPr>
            <w:noProof/>
            <w:webHidden/>
          </w:rPr>
          <w:tab/>
        </w:r>
        <w:r>
          <w:rPr>
            <w:noProof/>
            <w:webHidden/>
          </w:rPr>
          <w:fldChar w:fldCharType="begin"/>
        </w:r>
        <w:r>
          <w:rPr>
            <w:noProof/>
            <w:webHidden/>
          </w:rPr>
          <w:instrText xml:space="preserve"> PAGEREF _Toc439664570 \h </w:instrText>
        </w:r>
      </w:ins>
      <w:r>
        <w:rPr>
          <w:noProof/>
          <w:webHidden/>
        </w:rPr>
      </w:r>
      <w:r>
        <w:rPr>
          <w:noProof/>
          <w:webHidden/>
        </w:rPr>
        <w:fldChar w:fldCharType="separate"/>
      </w:r>
      <w:ins w:id="195" w:author="Eric Boisvert" w:date="2016-01-04T09:53:00Z">
        <w:r>
          <w:rPr>
            <w:noProof/>
            <w:webHidden/>
          </w:rPr>
          <w:t>15</w:t>
        </w:r>
        <w:r>
          <w:rPr>
            <w:noProof/>
            <w:webHidden/>
          </w:rPr>
          <w:fldChar w:fldCharType="end"/>
        </w:r>
        <w:r w:rsidRPr="00132DFE">
          <w:rPr>
            <w:rStyle w:val="Hyperlink"/>
            <w:noProof/>
          </w:rPr>
          <w:fldChar w:fldCharType="end"/>
        </w:r>
      </w:ins>
    </w:p>
    <w:p w14:paraId="5571942F" w14:textId="77777777" w:rsidR="00E535AA" w:rsidRPr="00D970E9" w:rsidRDefault="00E535AA">
      <w:pPr>
        <w:pStyle w:val="TOC2"/>
        <w:tabs>
          <w:tab w:val="left" w:pos="1100"/>
          <w:tab w:val="right" w:leader="dot" w:pos="8630"/>
        </w:tabs>
        <w:rPr>
          <w:ins w:id="196" w:author="Eric Boisvert" w:date="2016-01-04T09:53:00Z"/>
          <w:rFonts w:ascii="Calibri" w:eastAsia="MS Mincho" w:hAnsi="Calibri"/>
          <w:noProof/>
          <w:sz w:val="22"/>
          <w:szCs w:val="22"/>
          <w:lang w:val="en-CA" w:eastAsia="en-CA"/>
        </w:rPr>
      </w:pPr>
      <w:ins w:id="19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4.13</w:t>
        </w:r>
        <w:r w:rsidRPr="00D970E9">
          <w:rPr>
            <w:rFonts w:ascii="Calibri" w:eastAsia="MS Mincho" w:hAnsi="Calibri"/>
            <w:noProof/>
            <w:sz w:val="22"/>
            <w:szCs w:val="22"/>
            <w:lang w:val="en-CA" w:eastAsia="en-CA"/>
          </w:rPr>
          <w:tab/>
        </w:r>
        <w:r w:rsidRPr="00132DFE">
          <w:rPr>
            <w:rStyle w:val="Hyperlink"/>
            <w:noProof/>
            <w:lang w:val="en-CA"/>
          </w:rPr>
          <w:t>sampled feature</w:t>
        </w:r>
        <w:r>
          <w:rPr>
            <w:noProof/>
            <w:webHidden/>
          </w:rPr>
          <w:tab/>
        </w:r>
        <w:r>
          <w:rPr>
            <w:noProof/>
            <w:webHidden/>
          </w:rPr>
          <w:fldChar w:fldCharType="begin"/>
        </w:r>
        <w:r>
          <w:rPr>
            <w:noProof/>
            <w:webHidden/>
          </w:rPr>
          <w:instrText xml:space="preserve"> PAGEREF _Toc439664571 \h </w:instrText>
        </w:r>
      </w:ins>
      <w:r>
        <w:rPr>
          <w:noProof/>
          <w:webHidden/>
        </w:rPr>
      </w:r>
      <w:r>
        <w:rPr>
          <w:noProof/>
          <w:webHidden/>
        </w:rPr>
        <w:fldChar w:fldCharType="separate"/>
      </w:r>
      <w:ins w:id="198" w:author="Eric Boisvert" w:date="2016-01-04T09:53:00Z">
        <w:r>
          <w:rPr>
            <w:noProof/>
            <w:webHidden/>
          </w:rPr>
          <w:t>15</w:t>
        </w:r>
        <w:r>
          <w:rPr>
            <w:noProof/>
            <w:webHidden/>
          </w:rPr>
          <w:fldChar w:fldCharType="end"/>
        </w:r>
        <w:r w:rsidRPr="00132DFE">
          <w:rPr>
            <w:rStyle w:val="Hyperlink"/>
            <w:noProof/>
          </w:rPr>
          <w:fldChar w:fldCharType="end"/>
        </w:r>
      </w:ins>
    </w:p>
    <w:p w14:paraId="014EB1E9" w14:textId="77777777" w:rsidR="00E535AA" w:rsidRPr="00D970E9" w:rsidRDefault="00E535AA">
      <w:pPr>
        <w:pStyle w:val="TOC2"/>
        <w:tabs>
          <w:tab w:val="left" w:pos="1100"/>
          <w:tab w:val="right" w:leader="dot" w:pos="8630"/>
        </w:tabs>
        <w:rPr>
          <w:ins w:id="199" w:author="Eric Boisvert" w:date="2016-01-04T09:53:00Z"/>
          <w:rFonts w:ascii="Calibri" w:eastAsia="MS Mincho" w:hAnsi="Calibri"/>
          <w:noProof/>
          <w:sz w:val="22"/>
          <w:szCs w:val="22"/>
          <w:lang w:val="en-CA" w:eastAsia="en-CA"/>
        </w:rPr>
      </w:pPr>
      <w:ins w:id="20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4.14</w:t>
        </w:r>
        <w:r w:rsidRPr="00D970E9">
          <w:rPr>
            <w:rFonts w:ascii="Calibri" w:eastAsia="MS Mincho" w:hAnsi="Calibri"/>
            <w:noProof/>
            <w:sz w:val="22"/>
            <w:szCs w:val="22"/>
            <w:lang w:val="en-CA" w:eastAsia="en-CA"/>
          </w:rPr>
          <w:tab/>
        </w:r>
        <w:r w:rsidRPr="00132DFE">
          <w:rPr>
            <w:rStyle w:val="Hyperlink"/>
            <w:noProof/>
            <w:lang w:val="en-CA"/>
          </w:rPr>
          <w:t>sampling feature</w:t>
        </w:r>
        <w:r>
          <w:rPr>
            <w:noProof/>
            <w:webHidden/>
          </w:rPr>
          <w:tab/>
        </w:r>
        <w:r>
          <w:rPr>
            <w:noProof/>
            <w:webHidden/>
          </w:rPr>
          <w:fldChar w:fldCharType="begin"/>
        </w:r>
        <w:r>
          <w:rPr>
            <w:noProof/>
            <w:webHidden/>
          </w:rPr>
          <w:instrText xml:space="preserve"> PAGEREF _Toc439664572 \h </w:instrText>
        </w:r>
      </w:ins>
      <w:r>
        <w:rPr>
          <w:noProof/>
          <w:webHidden/>
        </w:rPr>
      </w:r>
      <w:r>
        <w:rPr>
          <w:noProof/>
          <w:webHidden/>
        </w:rPr>
        <w:fldChar w:fldCharType="separate"/>
      </w:r>
      <w:ins w:id="201" w:author="Eric Boisvert" w:date="2016-01-04T09:53:00Z">
        <w:r>
          <w:rPr>
            <w:noProof/>
            <w:webHidden/>
          </w:rPr>
          <w:t>15</w:t>
        </w:r>
        <w:r>
          <w:rPr>
            <w:noProof/>
            <w:webHidden/>
          </w:rPr>
          <w:fldChar w:fldCharType="end"/>
        </w:r>
        <w:r w:rsidRPr="00132DFE">
          <w:rPr>
            <w:rStyle w:val="Hyperlink"/>
            <w:noProof/>
          </w:rPr>
          <w:fldChar w:fldCharType="end"/>
        </w:r>
      </w:ins>
    </w:p>
    <w:p w14:paraId="430BDB29" w14:textId="77777777" w:rsidR="00E535AA" w:rsidRPr="00D970E9" w:rsidRDefault="00E535AA">
      <w:pPr>
        <w:pStyle w:val="TOC2"/>
        <w:tabs>
          <w:tab w:val="left" w:pos="1100"/>
          <w:tab w:val="right" w:leader="dot" w:pos="8630"/>
        </w:tabs>
        <w:rPr>
          <w:ins w:id="202" w:author="Eric Boisvert" w:date="2016-01-04T09:53:00Z"/>
          <w:rFonts w:ascii="Calibri" w:eastAsia="MS Mincho" w:hAnsi="Calibri"/>
          <w:noProof/>
          <w:sz w:val="22"/>
          <w:szCs w:val="22"/>
          <w:lang w:val="en-CA" w:eastAsia="en-CA"/>
        </w:rPr>
      </w:pPr>
      <w:ins w:id="20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4.15</w:t>
        </w:r>
        <w:r w:rsidRPr="00D970E9">
          <w:rPr>
            <w:rFonts w:ascii="Calibri" w:eastAsia="MS Mincho" w:hAnsi="Calibri"/>
            <w:noProof/>
            <w:sz w:val="22"/>
            <w:szCs w:val="22"/>
            <w:lang w:val="en-CA" w:eastAsia="en-CA"/>
          </w:rPr>
          <w:tab/>
        </w:r>
        <w:r w:rsidRPr="00132DFE">
          <w:rPr>
            <w:rStyle w:val="Hyperlink"/>
            <w:noProof/>
            <w:lang w:val="en-CA"/>
          </w:rPr>
          <w:t>schema &lt;XML Schema&gt;</w:t>
        </w:r>
        <w:r>
          <w:rPr>
            <w:noProof/>
            <w:webHidden/>
          </w:rPr>
          <w:tab/>
        </w:r>
        <w:r>
          <w:rPr>
            <w:noProof/>
            <w:webHidden/>
          </w:rPr>
          <w:fldChar w:fldCharType="begin"/>
        </w:r>
        <w:r>
          <w:rPr>
            <w:noProof/>
            <w:webHidden/>
          </w:rPr>
          <w:instrText xml:space="preserve"> PAGEREF _Toc439664573 \h </w:instrText>
        </w:r>
      </w:ins>
      <w:r>
        <w:rPr>
          <w:noProof/>
          <w:webHidden/>
        </w:rPr>
      </w:r>
      <w:r>
        <w:rPr>
          <w:noProof/>
          <w:webHidden/>
        </w:rPr>
        <w:fldChar w:fldCharType="separate"/>
      </w:r>
      <w:ins w:id="204" w:author="Eric Boisvert" w:date="2016-01-04T09:53:00Z">
        <w:r>
          <w:rPr>
            <w:noProof/>
            <w:webHidden/>
          </w:rPr>
          <w:t>15</w:t>
        </w:r>
        <w:r>
          <w:rPr>
            <w:noProof/>
            <w:webHidden/>
          </w:rPr>
          <w:fldChar w:fldCharType="end"/>
        </w:r>
        <w:r w:rsidRPr="00132DFE">
          <w:rPr>
            <w:rStyle w:val="Hyperlink"/>
            <w:noProof/>
          </w:rPr>
          <w:fldChar w:fldCharType="end"/>
        </w:r>
      </w:ins>
    </w:p>
    <w:p w14:paraId="38E3917B" w14:textId="77777777" w:rsidR="00E535AA" w:rsidRPr="00D970E9" w:rsidRDefault="00E535AA">
      <w:pPr>
        <w:pStyle w:val="TOC1"/>
        <w:tabs>
          <w:tab w:val="left" w:pos="480"/>
          <w:tab w:val="right" w:leader="dot" w:pos="8630"/>
        </w:tabs>
        <w:rPr>
          <w:ins w:id="205" w:author="Eric Boisvert" w:date="2016-01-04T09:53:00Z"/>
          <w:rFonts w:ascii="Calibri" w:eastAsia="MS Mincho" w:hAnsi="Calibri"/>
          <w:noProof/>
          <w:sz w:val="22"/>
          <w:szCs w:val="22"/>
          <w:lang w:val="en-CA" w:eastAsia="en-CA"/>
        </w:rPr>
      </w:pPr>
      <w:ins w:id="20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"_Toc439664574"</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w:t>
        </w:r>
        <w:r w:rsidRPr="00D970E9">
          <w:rPr>
            <w:rFonts w:ascii="Calibri" w:eastAsia="MS Mincho" w:hAnsi="Calibri"/>
            <w:noProof/>
            <w:sz w:val="22"/>
            <w:szCs w:val="22"/>
            <w:lang w:val="en-CA" w:eastAsia="en-CA"/>
          </w:rPr>
          <w:tab/>
        </w:r>
        <w:r w:rsidRPr="00132DFE">
          <w:rPr>
            <w:rStyle w:val="Hyperlink"/>
            <w:noProof/>
            <w:lang w:val="en-CA"/>
          </w:rPr>
          <w:t>Logical Model</w:t>
        </w:r>
        <w:r>
          <w:rPr>
            <w:noProof/>
            <w:webHidden/>
          </w:rPr>
          <w:tab/>
        </w:r>
        <w:r>
          <w:rPr>
            <w:noProof/>
            <w:webHidden/>
          </w:rPr>
          <w:fldChar w:fldCharType="begin"/>
        </w:r>
        <w:r>
          <w:rPr>
            <w:noProof/>
            <w:webHidden/>
          </w:rPr>
          <w:instrText xml:space="preserve"> PAGEREF _Toc439664574 \h </w:instrText>
        </w:r>
      </w:ins>
      <w:r>
        <w:rPr>
          <w:noProof/>
          <w:webHidden/>
        </w:rPr>
      </w:r>
      <w:r>
        <w:rPr>
          <w:noProof/>
          <w:webHidden/>
        </w:rPr>
        <w:fldChar w:fldCharType="separate"/>
      </w:r>
      <w:ins w:id="207" w:author="Eric Boisvert" w:date="2016-01-04T09:53:00Z">
        <w:r>
          <w:rPr>
            <w:noProof/>
            <w:webHidden/>
          </w:rPr>
          <w:t>16</w:t>
        </w:r>
        <w:r>
          <w:rPr>
            <w:noProof/>
            <w:webHidden/>
          </w:rPr>
          <w:fldChar w:fldCharType="end"/>
        </w:r>
        <w:r w:rsidRPr="00132DFE">
          <w:rPr>
            <w:rStyle w:val="Hyperlink"/>
            <w:noProof/>
          </w:rPr>
          <w:fldChar w:fldCharType="end"/>
        </w:r>
      </w:ins>
    </w:p>
    <w:p w14:paraId="0D50FBF8" w14:textId="77777777" w:rsidR="00E535AA" w:rsidRPr="00D970E9" w:rsidRDefault="00E535AA">
      <w:pPr>
        <w:pStyle w:val="TOC2"/>
        <w:tabs>
          <w:tab w:val="left" w:pos="880"/>
          <w:tab w:val="right" w:leader="dot" w:pos="8630"/>
        </w:tabs>
        <w:rPr>
          <w:ins w:id="208" w:author="Eric Boisvert" w:date="2016-01-04T09:53:00Z"/>
          <w:rFonts w:ascii="Calibri" w:eastAsia="MS Mincho" w:hAnsi="Calibri"/>
          <w:noProof/>
          <w:sz w:val="22"/>
          <w:szCs w:val="22"/>
          <w:lang w:val="en-CA" w:eastAsia="en-CA"/>
        </w:rPr>
      </w:pPr>
      <w:ins w:id="20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5.1</w:t>
        </w:r>
        <w:r w:rsidRPr="00D970E9">
          <w:rPr>
            <w:rFonts w:ascii="Calibri" w:eastAsia="MS Mincho" w:hAnsi="Calibri"/>
            <w:noProof/>
            <w:sz w:val="22"/>
            <w:szCs w:val="22"/>
            <w:lang w:val="en-CA" w:eastAsia="en-CA"/>
          </w:rPr>
          <w:tab/>
        </w:r>
        <w:r w:rsidRPr="00132DFE">
          <w:rPr>
            <w:rStyle w:val="Hyperlink"/>
            <w:noProof/>
            <w:lang w:val="en-CA"/>
          </w:rPr>
          <w:t>Portrayal</w:t>
        </w:r>
        <w:r>
          <w:rPr>
            <w:noProof/>
            <w:webHidden/>
          </w:rPr>
          <w:tab/>
        </w:r>
        <w:r>
          <w:rPr>
            <w:noProof/>
            <w:webHidden/>
          </w:rPr>
          <w:fldChar w:fldCharType="begin"/>
        </w:r>
        <w:r>
          <w:rPr>
            <w:noProof/>
            <w:webHidden/>
          </w:rPr>
          <w:instrText xml:space="preserve"> PAGEREF _Toc439664575 \h </w:instrText>
        </w:r>
      </w:ins>
      <w:r>
        <w:rPr>
          <w:noProof/>
          <w:webHidden/>
        </w:rPr>
      </w:r>
      <w:r>
        <w:rPr>
          <w:noProof/>
          <w:webHidden/>
        </w:rPr>
        <w:fldChar w:fldCharType="separate"/>
      </w:r>
      <w:ins w:id="210" w:author="Eric Boisvert" w:date="2016-01-04T09:53:00Z">
        <w:r>
          <w:rPr>
            <w:noProof/>
            <w:webHidden/>
          </w:rPr>
          <w:t>17</w:t>
        </w:r>
        <w:r>
          <w:rPr>
            <w:noProof/>
            <w:webHidden/>
          </w:rPr>
          <w:fldChar w:fldCharType="end"/>
        </w:r>
        <w:r w:rsidRPr="00132DFE">
          <w:rPr>
            <w:rStyle w:val="Hyperlink"/>
            <w:noProof/>
          </w:rPr>
          <w:fldChar w:fldCharType="end"/>
        </w:r>
      </w:ins>
    </w:p>
    <w:p w14:paraId="76DF1C3A" w14:textId="77777777" w:rsidR="00E535AA" w:rsidRPr="00D970E9" w:rsidRDefault="00E535AA">
      <w:pPr>
        <w:pStyle w:val="TOC2"/>
        <w:tabs>
          <w:tab w:val="left" w:pos="880"/>
          <w:tab w:val="right" w:leader="dot" w:pos="8630"/>
        </w:tabs>
        <w:rPr>
          <w:ins w:id="211" w:author="Eric Boisvert" w:date="2016-01-04T09:53:00Z"/>
          <w:rFonts w:ascii="Calibri" w:eastAsia="MS Mincho" w:hAnsi="Calibri"/>
          <w:noProof/>
          <w:sz w:val="22"/>
          <w:szCs w:val="22"/>
          <w:lang w:val="en-CA" w:eastAsia="en-CA"/>
        </w:rPr>
      </w:pPr>
      <w:ins w:id="21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5.2</w:t>
        </w:r>
        <w:r w:rsidRPr="00D970E9">
          <w:rPr>
            <w:rFonts w:ascii="Calibri" w:eastAsia="MS Mincho" w:hAnsi="Calibri"/>
            <w:noProof/>
            <w:sz w:val="22"/>
            <w:szCs w:val="22"/>
            <w:lang w:val="en-CA" w:eastAsia="en-CA"/>
          </w:rPr>
          <w:tab/>
        </w:r>
        <w:r w:rsidRPr="00132DFE">
          <w:rPr>
            <w:rStyle w:val="Hyperlink"/>
            <w:noProof/>
            <w:lang w:val="en-CA"/>
          </w:rPr>
          <w:t>GeoSciML Basic and Extension</w:t>
        </w:r>
        <w:r>
          <w:rPr>
            <w:noProof/>
            <w:webHidden/>
          </w:rPr>
          <w:tab/>
        </w:r>
        <w:r>
          <w:rPr>
            <w:noProof/>
            <w:webHidden/>
          </w:rPr>
          <w:fldChar w:fldCharType="begin"/>
        </w:r>
        <w:r>
          <w:rPr>
            <w:noProof/>
            <w:webHidden/>
          </w:rPr>
          <w:instrText xml:space="preserve"> PAGEREF _Toc439664576 \h </w:instrText>
        </w:r>
      </w:ins>
      <w:r>
        <w:rPr>
          <w:noProof/>
          <w:webHidden/>
        </w:rPr>
      </w:r>
      <w:r>
        <w:rPr>
          <w:noProof/>
          <w:webHidden/>
        </w:rPr>
        <w:fldChar w:fldCharType="separate"/>
      </w:r>
      <w:ins w:id="213" w:author="Eric Boisvert" w:date="2016-01-04T09:53:00Z">
        <w:r>
          <w:rPr>
            <w:noProof/>
            <w:webHidden/>
          </w:rPr>
          <w:t>18</w:t>
        </w:r>
        <w:r>
          <w:rPr>
            <w:noProof/>
            <w:webHidden/>
          </w:rPr>
          <w:fldChar w:fldCharType="end"/>
        </w:r>
        <w:r w:rsidRPr="00132DFE">
          <w:rPr>
            <w:rStyle w:val="Hyperlink"/>
            <w:noProof/>
          </w:rPr>
          <w:fldChar w:fldCharType="end"/>
        </w:r>
      </w:ins>
    </w:p>
    <w:p w14:paraId="684AD3AE" w14:textId="77777777" w:rsidR="00E535AA" w:rsidRPr="00D970E9" w:rsidRDefault="00E535AA">
      <w:pPr>
        <w:pStyle w:val="TOC1"/>
        <w:tabs>
          <w:tab w:val="left" w:pos="480"/>
          <w:tab w:val="right" w:leader="dot" w:pos="8630"/>
        </w:tabs>
        <w:rPr>
          <w:ins w:id="214" w:author="Eric Boisvert" w:date="2016-01-04T09:53:00Z"/>
          <w:rFonts w:ascii="Calibri" w:eastAsia="MS Mincho" w:hAnsi="Calibri"/>
          <w:noProof/>
          <w:sz w:val="22"/>
          <w:szCs w:val="22"/>
          <w:lang w:val="en-CA" w:eastAsia="en-CA"/>
        </w:rPr>
      </w:pPr>
      <w:ins w:id="21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w:t>
        </w:r>
        <w:r w:rsidRPr="00D970E9">
          <w:rPr>
            <w:rFonts w:ascii="Calibri" w:eastAsia="MS Mincho" w:hAnsi="Calibri"/>
            <w:noProof/>
            <w:sz w:val="22"/>
            <w:szCs w:val="22"/>
            <w:lang w:val="en-CA" w:eastAsia="en-CA"/>
          </w:rPr>
          <w:tab/>
        </w:r>
        <w:r w:rsidRPr="00132DFE">
          <w:rPr>
            <w:rStyle w:val="Hyperlink"/>
            <w:noProof/>
            <w:lang w:val="en-CA"/>
          </w:rPr>
          <w:t>Conventions</w:t>
        </w:r>
        <w:r>
          <w:rPr>
            <w:noProof/>
            <w:webHidden/>
          </w:rPr>
          <w:tab/>
        </w:r>
        <w:r>
          <w:rPr>
            <w:noProof/>
            <w:webHidden/>
          </w:rPr>
          <w:fldChar w:fldCharType="begin"/>
        </w:r>
        <w:r>
          <w:rPr>
            <w:noProof/>
            <w:webHidden/>
          </w:rPr>
          <w:instrText xml:space="preserve"> PAGEREF _Toc439664577 \h </w:instrText>
        </w:r>
      </w:ins>
      <w:r>
        <w:rPr>
          <w:noProof/>
          <w:webHidden/>
        </w:rPr>
      </w:r>
      <w:r>
        <w:rPr>
          <w:noProof/>
          <w:webHidden/>
        </w:rPr>
        <w:fldChar w:fldCharType="separate"/>
      </w:r>
      <w:ins w:id="216" w:author="Eric Boisvert" w:date="2016-01-04T09:53:00Z">
        <w:r>
          <w:rPr>
            <w:noProof/>
            <w:webHidden/>
          </w:rPr>
          <w:t>22</w:t>
        </w:r>
        <w:r>
          <w:rPr>
            <w:noProof/>
            <w:webHidden/>
          </w:rPr>
          <w:fldChar w:fldCharType="end"/>
        </w:r>
        <w:r w:rsidRPr="00132DFE">
          <w:rPr>
            <w:rStyle w:val="Hyperlink"/>
            <w:noProof/>
          </w:rPr>
          <w:fldChar w:fldCharType="end"/>
        </w:r>
      </w:ins>
    </w:p>
    <w:p w14:paraId="19A7A8BC" w14:textId="77777777" w:rsidR="00E535AA" w:rsidRPr="00D970E9" w:rsidRDefault="00E535AA">
      <w:pPr>
        <w:pStyle w:val="TOC2"/>
        <w:tabs>
          <w:tab w:val="left" w:pos="880"/>
          <w:tab w:val="right" w:leader="dot" w:pos="8630"/>
        </w:tabs>
        <w:rPr>
          <w:ins w:id="217" w:author="Eric Boisvert" w:date="2016-01-04T09:53:00Z"/>
          <w:rFonts w:ascii="Calibri" w:eastAsia="MS Mincho" w:hAnsi="Calibri"/>
          <w:noProof/>
          <w:sz w:val="22"/>
          <w:szCs w:val="22"/>
          <w:lang w:val="en-CA" w:eastAsia="en-CA"/>
        </w:rPr>
      </w:pPr>
      <w:ins w:id="218"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"_Toc439664578"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6.1</w:t>
        </w:r>
        <w:r w:rsidRPr="00D970E9">
          <w:rPr>
            <w:rFonts w:ascii="Calibri" w:eastAsia="MS Mincho" w:hAnsi="Calibri"/>
            <w:noProof/>
            <w:sz w:val="22"/>
            <w:szCs w:val="22"/>
            <w:lang w:val="en-CA" w:eastAsia="en-CA"/>
          </w:rPr>
          <w:tab/>
        </w:r>
        <w:r w:rsidRPr="00132DFE">
          <w:rPr>
            <w:rStyle w:val="Hyperlink"/>
            <w:noProof/>
            <w:lang w:val="en-CA"/>
          </w:rPr>
          <w:t>Requirement classe</w:t>
        </w:r>
        <w:r>
          <w:rPr>
            <w:noProof/>
            <w:webHidden/>
          </w:rPr>
          <w:tab/>
        </w:r>
        <w:r>
          <w:rPr>
            <w:noProof/>
            <w:webHidden/>
          </w:rPr>
          <w:fldChar w:fldCharType="begin"/>
        </w:r>
        <w:r>
          <w:rPr>
            <w:noProof/>
            <w:webHidden/>
          </w:rPr>
          <w:instrText xml:space="preserve"> PAGEREF _Toc439664578 \h </w:instrText>
        </w:r>
      </w:ins>
      <w:r>
        <w:rPr>
          <w:noProof/>
          <w:webHidden/>
        </w:rPr>
      </w:r>
      <w:r>
        <w:rPr>
          <w:noProof/>
          <w:webHidden/>
        </w:rPr>
        <w:fldChar w:fldCharType="separate"/>
      </w:r>
      <w:ins w:id="219" w:author="Eric Boisvert" w:date="2016-01-04T09:53:00Z">
        <w:r>
          <w:rPr>
            <w:noProof/>
            <w:webHidden/>
          </w:rPr>
          <w:t>22</w:t>
        </w:r>
        <w:r>
          <w:rPr>
            <w:noProof/>
            <w:webHidden/>
          </w:rPr>
          <w:fldChar w:fldCharType="end"/>
        </w:r>
        <w:r w:rsidRPr="00132DFE">
          <w:rPr>
            <w:rStyle w:val="Hyperlink"/>
            <w:noProof/>
          </w:rPr>
          <w:fldChar w:fldCharType="end"/>
        </w:r>
      </w:ins>
    </w:p>
    <w:p w14:paraId="5000E4B3" w14:textId="77777777" w:rsidR="00E535AA" w:rsidRPr="00D970E9" w:rsidRDefault="00E535AA">
      <w:pPr>
        <w:pStyle w:val="TOC2"/>
        <w:tabs>
          <w:tab w:val="left" w:pos="880"/>
          <w:tab w:val="right" w:leader="dot" w:pos="8630"/>
        </w:tabs>
        <w:rPr>
          <w:ins w:id="220" w:author="Eric Boisvert" w:date="2016-01-04T09:53:00Z"/>
          <w:rFonts w:ascii="Calibri" w:eastAsia="MS Mincho" w:hAnsi="Calibri"/>
          <w:noProof/>
          <w:sz w:val="22"/>
          <w:szCs w:val="22"/>
          <w:lang w:val="en-CA" w:eastAsia="en-CA"/>
        </w:rPr>
      </w:pPr>
      <w:ins w:id="22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6.2</w:t>
        </w:r>
        <w:r w:rsidRPr="00D970E9">
          <w:rPr>
            <w:rFonts w:ascii="Calibri" w:eastAsia="MS Mincho" w:hAnsi="Calibri"/>
            <w:noProof/>
            <w:sz w:val="22"/>
            <w:szCs w:val="22"/>
            <w:lang w:val="en-CA" w:eastAsia="en-CA"/>
          </w:rPr>
          <w:tab/>
        </w:r>
        <w:r w:rsidRPr="00132DFE">
          <w:rPr>
            <w:rStyle w:val="Hyperlink"/>
            <w:noProof/>
            <w:lang w:val="en-CA"/>
          </w:rPr>
          <w:t>Requirement</w:t>
        </w:r>
        <w:r>
          <w:rPr>
            <w:noProof/>
            <w:webHidden/>
          </w:rPr>
          <w:tab/>
        </w:r>
        <w:r>
          <w:rPr>
            <w:noProof/>
            <w:webHidden/>
          </w:rPr>
          <w:fldChar w:fldCharType="begin"/>
        </w:r>
        <w:r>
          <w:rPr>
            <w:noProof/>
            <w:webHidden/>
          </w:rPr>
          <w:instrText xml:space="preserve"> PAGEREF _Toc439664579 \h </w:instrText>
        </w:r>
      </w:ins>
      <w:r>
        <w:rPr>
          <w:noProof/>
          <w:webHidden/>
        </w:rPr>
      </w:r>
      <w:r>
        <w:rPr>
          <w:noProof/>
          <w:webHidden/>
        </w:rPr>
        <w:fldChar w:fldCharType="separate"/>
      </w:r>
      <w:ins w:id="222" w:author="Eric Boisvert" w:date="2016-01-04T09:53:00Z">
        <w:r>
          <w:rPr>
            <w:noProof/>
            <w:webHidden/>
          </w:rPr>
          <w:t>23</w:t>
        </w:r>
        <w:r>
          <w:rPr>
            <w:noProof/>
            <w:webHidden/>
          </w:rPr>
          <w:fldChar w:fldCharType="end"/>
        </w:r>
        <w:r w:rsidRPr="00132DFE">
          <w:rPr>
            <w:rStyle w:val="Hyperlink"/>
            <w:noProof/>
          </w:rPr>
          <w:fldChar w:fldCharType="end"/>
        </w:r>
      </w:ins>
    </w:p>
    <w:p w14:paraId="4D528DE7" w14:textId="77777777" w:rsidR="00E535AA" w:rsidRPr="00D970E9" w:rsidRDefault="00E535AA">
      <w:pPr>
        <w:pStyle w:val="TOC2"/>
        <w:tabs>
          <w:tab w:val="left" w:pos="880"/>
          <w:tab w:val="right" w:leader="dot" w:pos="8630"/>
        </w:tabs>
        <w:rPr>
          <w:ins w:id="223" w:author="Eric Boisvert" w:date="2016-01-04T09:53:00Z"/>
          <w:rFonts w:ascii="Calibri" w:eastAsia="MS Mincho" w:hAnsi="Calibri"/>
          <w:noProof/>
          <w:sz w:val="22"/>
          <w:szCs w:val="22"/>
          <w:lang w:val="en-CA" w:eastAsia="en-CA"/>
        </w:rPr>
      </w:pPr>
      <w:ins w:id="22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6.3</w:t>
        </w:r>
        <w:r w:rsidRPr="00D970E9">
          <w:rPr>
            <w:rFonts w:ascii="Calibri" w:eastAsia="MS Mincho" w:hAnsi="Calibri"/>
            <w:noProof/>
            <w:sz w:val="22"/>
            <w:szCs w:val="22"/>
            <w:lang w:val="en-CA" w:eastAsia="en-CA"/>
          </w:rPr>
          <w:tab/>
        </w:r>
        <w:r w:rsidRPr="00132DFE">
          <w:rPr>
            <w:rStyle w:val="Hyperlink"/>
            <w:noProof/>
            <w:lang w:val="en-CA"/>
          </w:rPr>
          <w:t>Conformance class</w:t>
        </w:r>
        <w:r>
          <w:rPr>
            <w:noProof/>
            <w:webHidden/>
          </w:rPr>
          <w:tab/>
        </w:r>
        <w:r>
          <w:rPr>
            <w:noProof/>
            <w:webHidden/>
          </w:rPr>
          <w:fldChar w:fldCharType="begin"/>
        </w:r>
        <w:r>
          <w:rPr>
            <w:noProof/>
            <w:webHidden/>
          </w:rPr>
          <w:instrText xml:space="preserve"> PAGEREF _Toc439664580 \h </w:instrText>
        </w:r>
      </w:ins>
      <w:r>
        <w:rPr>
          <w:noProof/>
          <w:webHidden/>
        </w:rPr>
      </w:r>
      <w:r>
        <w:rPr>
          <w:noProof/>
          <w:webHidden/>
        </w:rPr>
        <w:fldChar w:fldCharType="separate"/>
      </w:r>
      <w:ins w:id="225" w:author="Eric Boisvert" w:date="2016-01-04T09:53:00Z">
        <w:r>
          <w:rPr>
            <w:noProof/>
            <w:webHidden/>
          </w:rPr>
          <w:t>23</w:t>
        </w:r>
        <w:r>
          <w:rPr>
            <w:noProof/>
            <w:webHidden/>
          </w:rPr>
          <w:fldChar w:fldCharType="end"/>
        </w:r>
        <w:r w:rsidRPr="00132DFE">
          <w:rPr>
            <w:rStyle w:val="Hyperlink"/>
            <w:noProof/>
          </w:rPr>
          <w:fldChar w:fldCharType="end"/>
        </w:r>
      </w:ins>
    </w:p>
    <w:p w14:paraId="731ABFD1" w14:textId="77777777" w:rsidR="00E535AA" w:rsidRPr="00D970E9" w:rsidRDefault="00E535AA">
      <w:pPr>
        <w:pStyle w:val="TOC2"/>
        <w:tabs>
          <w:tab w:val="left" w:pos="880"/>
          <w:tab w:val="right" w:leader="dot" w:pos="8630"/>
        </w:tabs>
        <w:rPr>
          <w:ins w:id="226" w:author="Eric Boisvert" w:date="2016-01-04T09:53:00Z"/>
          <w:rFonts w:ascii="Calibri" w:eastAsia="MS Mincho" w:hAnsi="Calibri"/>
          <w:noProof/>
          <w:sz w:val="22"/>
          <w:szCs w:val="22"/>
          <w:lang w:val="en-CA" w:eastAsia="en-CA"/>
        </w:rPr>
      </w:pPr>
      <w:ins w:id="22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6.4</w:t>
        </w:r>
        <w:r w:rsidRPr="00D970E9">
          <w:rPr>
            <w:rFonts w:ascii="Calibri" w:eastAsia="MS Mincho" w:hAnsi="Calibri"/>
            <w:noProof/>
            <w:sz w:val="22"/>
            <w:szCs w:val="22"/>
            <w:lang w:val="en-CA" w:eastAsia="en-CA"/>
          </w:rPr>
          <w:tab/>
        </w:r>
        <w:r w:rsidRPr="00132DFE">
          <w:rPr>
            <w:rStyle w:val="Hyperlink"/>
            <w:noProof/>
            <w:lang w:val="en-CA"/>
          </w:rPr>
          <w:t>Identifiers</w:t>
        </w:r>
        <w:r>
          <w:rPr>
            <w:noProof/>
            <w:webHidden/>
          </w:rPr>
          <w:tab/>
        </w:r>
        <w:r>
          <w:rPr>
            <w:noProof/>
            <w:webHidden/>
          </w:rPr>
          <w:fldChar w:fldCharType="begin"/>
        </w:r>
        <w:r>
          <w:rPr>
            <w:noProof/>
            <w:webHidden/>
          </w:rPr>
          <w:instrText xml:space="preserve"> PAGEREF _Toc439664581 \h </w:instrText>
        </w:r>
      </w:ins>
      <w:r>
        <w:rPr>
          <w:noProof/>
          <w:webHidden/>
        </w:rPr>
      </w:r>
      <w:r>
        <w:rPr>
          <w:noProof/>
          <w:webHidden/>
        </w:rPr>
        <w:fldChar w:fldCharType="separate"/>
      </w:r>
      <w:ins w:id="228" w:author="Eric Boisvert" w:date="2016-01-04T09:53:00Z">
        <w:r>
          <w:rPr>
            <w:noProof/>
            <w:webHidden/>
          </w:rPr>
          <w:t>24</w:t>
        </w:r>
        <w:r>
          <w:rPr>
            <w:noProof/>
            <w:webHidden/>
          </w:rPr>
          <w:fldChar w:fldCharType="end"/>
        </w:r>
        <w:r w:rsidRPr="00132DFE">
          <w:rPr>
            <w:rStyle w:val="Hyperlink"/>
            <w:noProof/>
          </w:rPr>
          <w:fldChar w:fldCharType="end"/>
        </w:r>
      </w:ins>
    </w:p>
    <w:p w14:paraId="643D9A27" w14:textId="77777777" w:rsidR="00E535AA" w:rsidRPr="00D970E9" w:rsidRDefault="00E535AA">
      <w:pPr>
        <w:pStyle w:val="TOC1"/>
        <w:tabs>
          <w:tab w:val="left" w:pos="480"/>
          <w:tab w:val="right" w:leader="dot" w:pos="8630"/>
        </w:tabs>
        <w:rPr>
          <w:ins w:id="229" w:author="Eric Boisvert" w:date="2016-01-04T09:53:00Z"/>
          <w:rFonts w:ascii="Calibri" w:eastAsia="MS Mincho" w:hAnsi="Calibri"/>
          <w:noProof/>
          <w:sz w:val="22"/>
          <w:szCs w:val="22"/>
          <w:lang w:val="en-CA" w:eastAsia="en-CA"/>
        </w:rPr>
      </w:pPr>
      <w:ins w:id="23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7.</w:t>
        </w:r>
        <w:r w:rsidRPr="00D970E9">
          <w:rPr>
            <w:rFonts w:ascii="Calibri" w:eastAsia="MS Mincho" w:hAnsi="Calibri"/>
            <w:noProof/>
            <w:sz w:val="22"/>
            <w:szCs w:val="22"/>
            <w:lang w:val="en-CA" w:eastAsia="en-CA"/>
          </w:rPr>
          <w:tab/>
        </w:r>
        <w:r w:rsidRPr="00132DFE">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_Toc439664582 \h </w:instrText>
        </w:r>
      </w:ins>
      <w:r>
        <w:rPr>
          <w:noProof/>
          <w:webHidden/>
        </w:rPr>
      </w:r>
      <w:r>
        <w:rPr>
          <w:noProof/>
          <w:webHidden/>
        </w:rPr>
        <w:fldChar w:fldCharType="separate"/>
      </w:r>
      <w:ins w:id="231" w:author="Eric Boisvert" w:date="2016-01-04T09:53:00Z">
        <w:r>
          <w:rPr>
            <w:noProof/>
            <w:webHidden/>
          </w:rPr>
          <w:t>24</w:t>
        </w:r>
        <w:r>
          <w:rPr>
            <w:noProof/>
            <w:webHidden/>
          </w:rPr>
          <w:fldChar w:fldCharType="end"/>
        </w:r>
        <w:r w:rsidRPr="00132DFE">
          <w:rPr>
            <w:rStyle w:val="Hyperlink"/>
            <w:noProof/>
          </w:rPr>
          <w:fldChar w:fldCharType="end"/>
        </w:r>
      </w:ins>
    </w:p>
    <w:p w14:paraId="2A4FB34B" w14:textId="77777777" w:rsidR="00E535AA" w:rsidRPr="00D970E9" w:rsidRDefault="00E535AA">
      <w:pPr>
        <w:pStyle w:val="TOC2"/>
        <w:tabs>
          <w:tab w:val="left" w:pos="880"/>
          <w:tab w:val="right" w:leader="dot" w:pos="8630"/>
        </w:tabs>
        <w:rPr>
          <w:ins w:id="232" w:author="Eric Boisvert" w:date="2016-01-04T09:53:00Z"/>
          <w:rFonts w:ascii="Calibri" w:eastAsia="MS Mincho" w:hAnsi="Calibri"/>
          <w:noProof/>
          <w:sz w:val="22"/>
          <w:szCs w:val="22"/>
          <w:lang w:val="en-CA" w:eastAsia="en-CA"/>
        </w:rPr>
      </w:pPr>
      <w:ins w:id="23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7.1</w:t>
        </w:r>
        <w:r w:rsidRPr="00D970E9">
          <w:rPr>
            <w:rFonts w:ascii="Calibri" w:eastAsia="MS Mincho" w:hAnsi="Calibri"/>
            <w:noProof/>
            <w:sz w:val="22"/>
            <w:szCs w:val="22"/>
            <w:lang w:val="en-CA" w:eastAsia="en-CA"/>
          </w:rPr>
          <w:tab/>
        </w:r>
        <w:r w:rsidRPr="00132DFE">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_Toc439664583 \h </w:instrText>
        </w:r>
      </w:ins>
      <w:r>
        <w:rPr>
          <w:noProof/>
          <w:webHidden/>
        </w:rPr>
      </w:r>
      <w:r>
        <w:rPr>
          <w:noProof/>
          <w:webHidden/>
        </w:rPr>
        <w:fldChar w:fldCharType="separate"/>
      </w:r>
      <w:ins w:id="234" w:author="Eric Boisvert" w:date="2016-01-04T09:53:00Z">
        <w:r>
          <w:rPr>
            <w:noProof/>
            <w:webHidden/>
          </w:rPr>
          <w:t>24</w:t>
        </w:r>
        <w:r>
          <w:rPr>
            <w:noProof/>
            <w:webHidden/>
          </w:rPr>
          <w:fldChar w:fldCharType="end"/>
        </w:r>
        <w:r w:rsidRPr="00132DFE">
          <w:rPr>
            <w:rStyle w:val="Hyperlink"/>
            <w:noProof/>
          </w:rPr>
          <w:fldChar w:fldCharType="end"/>
        </w:r>
      </w:ins>
    </w:p>
    <w:p w14:paraId="4E9E1804" w14:textId="77777777" w:rsidR="00E535AA" w:rsidRPr="00D970E9" w:rsidRDefault="00E535AA">
      <w:pPr>
        <w:pStyle w:val="TOC3"/>
        <w:tabs>
          <w:tab w:val="left" w:pos="1320"/>
          <w:tab w:val="right" w:leader="dot" w:pos="8630"/>
        </w:tabs>
        <w:rPr>
          <w:ins w:id="235" w:author="Eric Boisvert" w:date="2016-01-04T09:53:00Z"/>
          <w:rFonts w:ascii="Calibri" w:eastAsia="MS Mincho" w:hAnsi="Calibri"/>
          <w:noProof/>
          <w:sz w:val="22"/>
          <w:szCs w:val="22"/>
          <w:lang w:val="en-CA" w:eastAsia="en-CA"/>
        </w:rPr>
      </w:pPr>
      <w:ins w:id="23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7.1.1</w:t>
        </w:r>
        <w:r w:rsidRPr="00D970E9">
          <w:rPr>
            <w:rFonts w:ascii="Calibri" w:eastAsia="MS Mincho" w:hAnsi="Calibri"/>
            <w:noProof/>
            <w:sz w:val="22"/>
            <w:szCs w:val="22"/>
            <w:lang w:val="en-CA" w:eastAsia="en-CA"/>
          </w:rPr>
          <w:tab/>
        </w:r>
        <w:r w:rsidRPr="00132DFE">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_Toc439664584 \h </w:instrText>
        </w:r>
      </w:ins>
      <w:r>
        <w:rPr>
          <w:noProof/>
          <w:webHidden/>
        </w:rPr>
      </w:r>
      <w:r>
        <w:rPr>
          <w:noProof/>
          <w:webHidden/>
        </w:rPr>
        <w:fldChar w:fldCharType="separate"/>
      </w:r>
      <w:ins w:id="237" w:author="Eric Boisvert" w:date="2016-01-04T09:53:00Z">
        <w:r>
          <w:rPr>
            <w:noProof/>
            <w:webHidden/>
          </w:rPr>
          <w:t>25</w:t>
        </w:r>
        <w:r>
          <w:rPr>
            <w:noProof/>
            <w:webHidden/>
          </w:rPr>
          <w:fldChar w:fldCharType="end"/>
        </w:r>
        <w:r w:rsidRPr="00132DFE">
          <w:rPr>
            <w:rStyle w:val="Hyperlink"/>
            <w:noProof/>
          </w:rPr>
          <w:fldChar w:fldCharType="end"/>
        </w:r>
      </w:ins>
    </w:p>
    <w:p w14:paraId="220C2E24" w14:textId="77777777" w:rsidR="00E535AA" w:rsidRPr="00D970E9" w:rsidRDefault="00E535AA">
      <w:pPr>
        <w:pStyle w:val="TOC1"/>
        <w:tabs>
          <w:tab w:val="left" w:pos="480"/>
          <w:tab w:val="right" w:leader="dot" w:pos="8630"/>
        </w:tabs>
        <w:rPr>
          <w:ins w:id="238" w:author="Eric Boisvert" w:date="2016-01-04T09:53:00Z"/>
          <w:rFonts w:ascii="Calibri" w:eastAsia="MS Mincho" w:hAnsi="Calibri"/>
          <w:noProof/>
          <w:sz w:val="22"/>
          <w:szCs w:val="22"/>
          <w:lang w:val="en-CA" w:eastAsia="en-CA"/>
        </w:rPr>
      </w:pPr>
      <w:ins w:id="23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w:t>
        </w:r>
        <w:r w:rsidRPr="00D970E9">
          <w:rPr>
            <w:rFonts w:ascii="Calibri" w:eastAsia="MS Mincho" w:hAnsi="Calibri"/>
            <w:noProof/>
            <w:sz w:val="22"/>
            <w:szCs w:val="22"/>
            <w:lang w:val="en-CA" w:eastAsia="en-CA"/>
          </w:rPr>
          <w:tab/>
        </w:r>
        <w:r w:rsidRPr="00132DFE">
          <w:rPr>
            <w:rStyle w:val="Hyperlink"/>
            <w:noProof/>
            <w:lang w:val="en-CA"/>
          </w:rPr>
          <w:t>Logical Model</w:t>
        </w:r>
        <w:r>
          <w:rPr>
            <w:noProof/>
            <w:webHidden/>
          </w:rPr>
          <w:tab/>
        </w:r>
        <w:r>
          <w:rPr>
            <w:noProof/>
            <w:webHidden/>
          </w:rPr>
          <w:fldChar w:fldCharType="begin"/>
        </w:r>
        <w:r>
          <w:rPr>
            <w:noProof/>
            <w:webHidden/>
          </w:rPr>
          <w:instrText xml:space="preserve"> PAGEREF _Toc439664585 \h </w:instrText>
        </w:r>
      </w:ins>
      <w:r>
        <w:rPr>
          <w:noProof/>
          <w:webHidden/>
        </w:rPr>
      </w:r>
      <w:r>
        <w:rPr>
          <w:noProof/>
          <w:webHidden/>
        </w:rPr>
        <w:fldChar w:fldCharType="separate"/>
      </w:r>
      <w:ins w:id="240" w:author="Eric Boisvert" w:date="2016-01-04T09:53:00Z">
        <w:r>
          <w:rPr>
            <w:noProof/>
            <w:webHidden/>
          </w:rPr>
          <w:t>25</w:t>
        </w:r>
        <w:r>
          <w:rPr>
            <w:noProof/>
            <w:webHidden/>
          </w:rPr>
          <w:fldChar w:fldCharType="end"/>
        </w:r>
        <w:r w:rsidRPr="00132DFE">
          <w:rPr>
            <w:rStyle w:val="Hyperlink"/>
            <w:noProof/>
          </w:rPr>
          <w:fldChar w:fldCharType="end"/>
        </w:r>
      </w:ins>
    </w:p>
    <w:p w14:paraId="4852E901" w14:textId="77777777" w:rsidR="00E535AA" w:rsidRPr="00D970E9" w:rsidRDefault="00E535AA">
      <w:pPr>
        <w:pStyle w:val="TOC3"/>
        <w:tabs>
          <w:tab w:val="left" w:pos="1320"/>
          <w:tab w:val="right" w:leader="dot" w:pos="8630"/>
        </w:tabs>
        <w:rPr>
          <w:ins w:id="241" w:author="Eric Boisvert" w:date="2016-01-04T09:53:00Z"/>
          <w:rFonts w:ascii="Calibri" w:eastAsia="MS Mincho" w:hAnsi="Calibri"/>
          <w:noProof/>
          <w:sz w:val="22"/>
          <w:szCs w:val="22"/>
          <w:lang w:val="en-CA" w:eastAsia="en-CA"/>
        </w:rPr>
      </w:pPr>
      <w:ins w:id="24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8.1.1</w:t>
        </w:r>
        <w:r w:rsidRPr="00D970E9">
          <w:rPr>
            <w:rFonts w:ascii="Calibri" w:eastAsia="MS Mincho" w:hAnsi="Calibri"/>
            <w:noProof/>
            <w:sz w:val="22"/>
            <w:szCs w:val="22"/>
            <w:lang w:val="en-CA" w:eastAsia="en-CA"/>
          </w:rPr>
          <w:tab/>
        </w:r>
        <w:r w:rsidRPr="00132DFE">
          <w:rPr>
            <w:rStyle w:val="Hyperlink"/>
            <w:noProof/>
            <w:lang w:val="en-CA"/>
          </w:rPr>
          <w:t>Property cardinality</w:t>
        </w:r>
        <w:r>
          <w:rPr>
            <w:noProof/>
            <w:webHidden/>
          </w:rPr>
          <w:tab/>
        </w:r>
        <w:r>
          <w:rPr>
            <w:noProof/>
            <w:webHidden/>
          </w:rPr>
          <w:fldChar w:fldCharType="begin"/>
        </w:r>
        <w:r>
          <w:rPr>
            <w:noProof/>
            <w:webHidden/>
          </w:rPr>
          <w:instrText xml:space="preserve"> PAGEREF _Toc439664586 \h </w:instrText>
        </w:r>
      </w:ins>
      <w:r>
        <w:rPr>
          <w:noProof/>
          <w:webHidden/>
        </w:rPr>
      </w:r>
      <w:r>
        <w:rPr>
          <w:noProof/>
          <w:webHidden/>
        </w:rPr>
        <w:fldChar w:fldCharType="separate"/>
      </w:r>
      <w:ins w:id="243" w:author="Eric Boisvert" w:date="2016-01-04T09:53:00Z">
        <w:r>
          <w:rPr>
            <w:noProof/>
            <w:webHidden/>
          </w:rPr>
          <w:t>25</w:t>
        </w:r>
        <w:r>
          <w:rPr>
            <w:noProof/>
            <w:webHidden/>
          </w:rPr>
          <w:fldChar w:fldCharType="end"/>
        </w:r>
        <w:r w:rsidRPr="00132DFE">
          <w:rPr>
            <w:rStyle w:val="Hyperlink"/>
            <w:noProof/>
          </w:rPr>
          <w:fldChar w:fldCharType="end"/>
        </w:r>
      </w:ins>
    </w:p>
    <w:p w14:paraId="2FC1A19B" w14:textId="77777777" w:rsidR="00E535AA" w:rsidRPr="00D970E9" w:rsidRDefault="00E535AA">
      <w:pPr>
        <w:pStyle w:val="TOC3"/>
        <w:tabs>
          <w:tab w:val="left" w:pos="1320"/>
          <w:tab w:val="right" w:leader="dot" w:pos="8630"/>
        </w:tabs>
        <w:rPr>
          <w:ins w:id="244" w:author="Eric Boisvert" w:date="2016-01-04T09:53:00Z"/>
          <w:rFonts w:ascii="Calibri" w:eastAsia="MS Mincho" w:hAnsi="Calibri"/>
          <w:noProof/>
          <w:sz w:val="22"/>
          <w:szCs w:val="22"/>
          <w:lang w:val="en-CA" w:eastAsia="en-CA"/>
        </w:rPr>
      </w:pPr>
      <w:ins w:id="24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8.1.2</w:t>
        </w:r>
        <w:r w:rsidRPr="00D970E9">
          <w:rPr>
            <w:rFonts w:ascii="Calibri" w:eastAsia="MS Mincho" w:hAnsi="Calibri"/>
            <w:noProof/>
            <w:sz w:val="22"/>
            <w:szCs w:val="22"/>
            <w:lang w:val="en-CA" w:eastAsia="en-CA"/>
          </w:rPr>
          <w:tab/>
        </w:r>
        <w:r w:rsidRPr="00132DFE">
          <w:rPr>
            <w:rStyle w:val="Hyperlink"/>
            <w:noProof/>
            <w:lang w:val="en-CA"/>
          </w:rPr>
          <w:t>Observed absence</w:t>
        </w:r>
        <w:r>
          <w:rPr>
            <w:noProof/>
            <w:webHidden/>
          </w:rPr>
          <w:tab/>
        </w:r>
        <w:r>
          <w:rPr>
            <w:noProof/>
            <w:webHidden/>
          </w:rPr>
          <w:fldChar w:fldCharType="begin"/>
        </w:r>
        <w:r>
          <w:rPr>
            <w:noProof/>
            <w:webHidden/>
          </w:rPr>
          <w:instrText xml:space="preserve"> PAGEREF _Toc439664587 \h </w:instrText>
        </w:r>
      </w:ins>
      <w:r>
        <w:rPr>
          <w:noProof/>
          <w:webHidden/>
        </w:rPr>
      </w:r>
      <w:r>
        <w:rPr>
          <w:noProof/>
          <w:webHidden/>
        </w:rPr>
        <w:fldChar w:fldCharType="separate"/>
      </w:r>
      <w:ins w:id="246" w:author="Eric Boisvert" w:date="2016-01-04T09:53:00Z">
        <w:r>
          <w:rPr>
            <w:noProof/>
            <w:webHidden/>
          </w:rPr>
          <w:t>26</w:t>
        </w:r>
        <w:r>
          <w:rPr>
            <w:noProof/>
            <w:webHidden/>
          </w:rPr>
          <w:fldChar w:fldCharType="end"/>
        </w:r>
        <w:r w:rsidRPr="00132DFE">
          <w:rPr>
            <w:rStyle w:val="Hyperlink"/>
            <w:noProof/>
          </w:rPr>
          <w:fldChar w:fldCharType="end"/>
        </w:r>
      </w:ins>
    </w:p>
    <w:p w14:paraId="326193C5" w14:textId="77777777" w:rsidR="00E535AA" w:rsidRPr="00D970E9" w:rsidRDefault="00E535AA">
      <w:pPr>
        <w:pStyle w:val="TOC2"/>
        <w:tabs>
          <w:tab w:val="left" w:pos="880"/>
          <w:tab w:val="right" w:leader="dot" w:pos="8630"/>
        </w:tabs>
        <w:rPr>
          <w:ins w:id="247" w:author="Eric Boisvert" w:date="2016-01-04T09:53:00Z"/>
          <w:rFonts w:ascii="Calibri" w:eastAsia="MS Mincho" w:hAnsi="Calibri"/>
          <w:noProof/>
          <w:sz w:val="22"/>
          <w:szCs w:val="22"/>
          <w:lang w:val="en-CA" w:eastAsia="en-CA"/>
        </w:rPr>
      </w:pPr>
      <w:ins w:id="24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8.2</w:t>
        </w:r>
        <w:r w:rsidRPr="00D970E9">
          <w:rPr>
            <w:rFonts w:ascii="Calibri" w:eastAsia="MS Mincho" w:hAnsi="Calibri"/>
            <w:noProof/>
            <w:sz w:val="22"/>
            <w:szCs w:val="22"/>
            <w:lang w:val="en-CA" w:eastAsia="en-CA"/>
          </w:rPr>
          <w:tab/>
        </w:r>
        <w:r w:rsidRPr="00132DFE">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_Toc439664588 \h </w:instrText>
        </w:r>
      </w:ins>
      <w:r>
        <w:rPr>
          <w:noProof/>
          <w:webHidden/>
        </w:rPr>
      </w:r>
      <w:r>
        <w:rPr>
          <w:noProof/>
          <w:webHidden/>
        </w:rPr>
        <w:fldChar w:fldCharType="separate"/>
      </w:r>
      <w:ins w:id="249" w:author="Eric Boisvert" w:date="2016-01-04T09:53:00Z">
        <w:r>
          <w:rPr>
            <w:noProof/>
            <w:webHidden/>
          </w:rPr>
          <w:t>26</w:t>
        </w:r>
        <w:r>
          <w:rPr>
            <w:noProof/>
            <w:webHidden/>
          </w:rPr>
          <w:fldChar w:fldCharType="end"/>
        </w:r>
        <w:r w:rsidRPr="00132DFE">
          <w:rPr>
            <w:rStyle w:val="Hyperlink"/>
            <w:noProof/>
          </w:rPr>
          <w:fldChar w:fldCharType="end"/>
        </w:r>
      </w:ins>
    </w:p>
    <w:p w14:paraId="646ECBF3" w14:textId="77777777" w:rsidR="00E535AA" w:rsidRPr="00D970E9" w:rsidRDefault="00E535AA">
      <w:pPr>
        <w:pStyle w:val="TOC3"/>
        <w:tabs>
          <w:tab w:val="left" w:pos="1320"/>
          <w:tab w:val="right" w:leader="dot" w:pos="8630"/>
        </w:tabs>
        <w:rPr>
          <w:ins w:id="250" w:author="Eric Boisvert" w:date="2016-01-04T09:53:00Z"/>
          <w:rFonts w:ascii="Calibri" w:eastAsia="MS Mincho" w:hAnsi="Calibri"/>
          <w:noProof/>
          <w:sz w:val="22"/>
          <w:szCs w:val="22"/>
          <w:lang w:val="en-CA" w:eastAsia="en-CA"/>
        </w:rPr>
      </w:pPr>
      <w:ins w:id="25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8.2.1</w:t>
        </w:r>
        <w:r w:rsidRPr="00D970E9">
          <w:rPr>
            <w:rFonts w:ascii="Calibri" w:eastAsia="MS Mincho" w:hAnsi="Calibri"/>
            <w:noProof/>
            <w:sz w:val="22"/>
            <w:szCs w:val="22"/>
            <w:lang w:val="en-CA" w:eastAsia="en-CA"/>
          </w:rPr>
          <w:tab/>
        </w:r>
        <w:r w:rsidRPr="00132DFE">
          <w:rPr>
            <w:rStyle w:val="Hyperlink"/>
            <w:noProof/>
            <w:lang w:val="en-CA"/>
          </w:rPr>
          <w:t>Naming of entities</w:t>
        </w:r>
        <w:r>
          <w:rPr>
            <w:noProof/>
            <w:webHidden/>
          </w:rPr>
          <w:tab/>
        </w:r>
        <w:r>
          <w:rPr>
            <w:noProof/>
            <w:webHidden/>
          </w:rPr>
          <w:fldChar w:fldCharType="begin"/>
        </w:r>
        <w:r>
          <w:rPr>
            <w:noProof/>
            <w:webHidden/>
          </w:rPr>
          <w:instrText xml:space="preserve"> PAGEREF _Toc439664589 \h </w:instrText>
        </w:r>
      </w:ins>
      <w:r>
        <w:rPr>
          <w:noProof/>
          <w:webHidden/>
        </w:rPr>
      </w:r>
      <w:r>
        <w:rPr>
          <w:noProof/>
          <w:webHidden/>
        </w:rPr>
        <w:fldChar w:fldCharType="separate"/>
      </w:r>
      <w:ins w:id="252" w:author="Eric Boisvert" w:date="2016-01-04T09:53:00Z">
        <w:r>
          <w:rPr>
            <w:noProof/>
            <w:webHidden/>
          </w:rPr>
          <w:t>26</w:t>
        </w:r>
        <w:r>
          <w:rPr>
            <w:noProof/>
            <w:webHidden/>
          </w:rPr>
          <w:fldChar w:fldCharType="end"/>
        </w:r>
        <w:r w:rsidRPr="00132DFE">
          <w:rPr>
            <w:rStyle w:val="Hyperlink"/>
            <w:noProof/>
          </w:rPr>
          <w:fldChar w:fldCharType="end"/>
        </w:r>
      </w:ins>
    </w:p>
    <w:p w14:paraId="09930BE3" w14:textId="77777777" w:rsidR="00E535AA" w:rsidRPr="00D970E9" w:rsidRDefault="00E535AA">
      <w:pPr>
        <w:pStyle w:val="TOC3"/>
        <w:tabs>
          <w:tab w:val="left" w:pos="1320"/>
          <w:tab w:val="right" w:leader="dot" w:pos="8630"/>
        </w:tabs>
        <w:rPr>
          <w:ins w:id="253" w:author="Eric Boisvert" w:date="2016-01-04T09:53:00Z"/>
          <w:rFonts w:ascii="Calibri" w:eastAsia="MS Mincho" w:hAnsi="Calibri"/>
          <w:noProof/>
          <w:sz w:val="22"/>
          <w:szCs w:val="22"/>
          <w:lang w:val="en-CA" w:eastAsia="en-CA"/>
        </w:rPr>
      </w:pPr>
      <w:ins w:id="25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8.2.2</w:t>
        </w:r>
        <w:r w:rsidRPr="00D970E9">
          <w:rPr>
            <w:rFonts w:ascii="Calibri" w:eastAsia="MS Mincho" w:hAnsi="Calibri"/>
            <w:noProof/>
            <w:sz w:val="22"/>
            <w:szCs w:val="22"/>
            <w:lang w:val="en-CA" w:eastAsia="en-CA"/>
          </w:rPr>
          <w:tab/>
        </w:r>
        <w:r w:rsidRPr="00132DFE">
          <w:rPr>
            <w:rStyle w:val="Hyperlink"/>
            <w:noProof/>
            <w:lang w:val="en-CA"/>
          </w:rPr>
          <w:t>Cardinality</w:t>
        </w:r>
        <w:r>
          <w:rPr>
            <w:noProof/>
            <w:webHidden/>
          </w:rPr>
          <w:tab/>
        </w:r>
        <w:r>
          <w:rPr>
            <w:noProof/>
            <w:webHidden/>
          </w:rPr>
          <w:fldChar w:fldCharType="begin"/>
        </w:r>
        <w:r>
          <w:rPr>
            <w:noProof/>
            <w:webHidden/>
          </w:rPr>
          <w:instrText xml:space="preserve"> PAGEREF _Toc439664590 \h </w:instrText>
        </w:r>
      </w:ins>
      <w:r>
        <w:rPr>
          <w:noProof/>
          <w:webHidden/>
        </w:rPr>
      </w:r>
      <w:r>
        <w:rPr>
          <w:noProof/>
          <w:webHidden/>
        </w:rPr>
        <w:fldChar w:fldCharType="separate"/>
      </w:r>
      <w:ins w:id="255" w:author="Eric Boisvert" w:date="2016-01-04T09:53:00Z">
        <w:r>
          <w:rPr>
            <w:noProof/>
            <w:webHidden/>
          </w:rPr>
          <w:t>26</w:t>
        </w:r>
        <w:r>
          <w:rPr>
            <w:noProof/>
            <w:webHidden/>
          </w:rPr>
          <w:fldChar w:fldCharType="end"/>
        </w:r>
        <w:r w:rsidRPr="00132DFE">
          <w:rPr>
            <w:rStyle w:val="Hyperlink"/>
            <w:noProof/>
          </w:rPr>
          <w:fldChar w:fldCharType="end"/>
        </w:r>
      </w:ins>
    </w:p>
    <w:p w14:paraId="693BB870" w14:textId="77777777" w:rsidR="00E535AA" w:rsidRPr="00D970E9" w:rsidRDefault="00E535AA">
      <w:pPr>
        <w:pStyle w:val="TOC3"/>
        <w:tabs>
          <w:tab w:val="left" w:pos="1320"/>
          <w:tab w:val="right" w:leader="dot" w:pos="8630"/>
        </w:tabs>
        <w:rPr>
          <w:ins w:id="256" w:author="Eric Boisvert" w:date="2016-01-04T09:53:00Z"/>
          <w:rFonts w:ascii="Calibri" w:eastAsia="MS Mincho" w:hAnsi="Calibri"/>
          <w:noProof/>
          <w:sz w:val="22"/>
          <w:szCs w:val="22"/>
          <w:lang w:val="en-CA" w:eastAsia="en-CA"/>
        </w:rPr>
      </w:pPr>
      <w:ins w:id="25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8.2.3</w:t>
        </w:r>
        <w:r w:rsidRPr="00D970E9">
          <w:rPr>
            <w:rFonts w:ascii="Calibri" w:eastAsia="MS Mincho" w:hAnsi="Calibri"/>
            <w:noProof/>
            <w:sz w:val="22"/>
            <w:szCs w:val="22"/>
            <w:lang w:val="en-CA" w:eastAsia="en-CA"/>
          </w:rPr>
          <w:tab/>
        </w:r>
        <w:r w:rsidRPr="00132DFE">
          <w:rPr>
            <w:rStyle w:val="Hyperlink"/>
            <w:noProof/>
            <w:lang w:val="en-CA"/>
          </w:rPr>
          <w:t>Abstract classes</w:t>
        </w:r>
        <w:r>
          <w:rPr>
            <w:noProof/>
            <w:webHidden/>
          </w:rPr>
          <w:tab/>
        </w:r>
        <w:r>
          <w:rPr>
            <w:noProof/>
            <w:webHidden/>
          </w:rPr>
          <w:fldChar w:fldCharType="begin"/>
        </w:r>
        <w:r>
          <w:rPr>
            <w:noProof/>
            <w:webHidden/>
          </w:rPr>
          <w:instrText xml:space="preserve"> PAGEREF _Toc439664591 \h </w:instrText>
        </w:r>
      </w:ins>
      <w:r>
        <w:rPr>
          <w:noProof/>
          <w:webHidden/>
        </w:rPr>
      </w:r>
      <w:r>
        <w:rPr>
          <w:noProof/>
          <w:webHidden/>
        </w:rPr>
        <w:fldChar w:fldCharType="separate"/>
      </w:r>
      <w:ins w:id="258" w:author="Eric Boisvert" w:date="2016-01-04T09:53:00Z">
        <w:r>
          <w:rPr>
            <w:noProof/>
            <w:webHidden/>
          </w:rPr>
          <w:t>27</w:t>
        </w:r>
        <w:r>
          <w:rPr>
            <w:noProof/>
            <w:webHidden/>
          </w:rPr>
          <w:fldChar w:fldCharType="end"/>
        </w:r>
        <w:r w:rsidRPr="00132DFE">
          <w:rPr>
            <w:rStyle w:val="Hyperlink"/>
            <w:noProof/>
          </w:rPr>
          <w:fldChar w:fldCharType="end"/>
        </w:r>
      </w:ins>
    </w:p>
    <w:p w14:paraId="331F8AA3" w14:textId="77777777" w:rsidR="00E535AA" w:rsidRPr="00D970E9" w:rsidRDefault="00E535AA">
      <w:pPr>
        <w:pStyle w:val="TOC3"/>
        <w:tabs>
          <w:tab w:val="left" w:pos="1320"/>
          <w:tab w:val="right" w:leader="dot" w:pos="8630"/>
        </w:tabs>
        <w:rPr>
          <w:ins w:id="259" w:author="Eric Boisvert" w:date="2016-01-04T09:53:00Z"/>
          <w:rFonts w:ascii="Calibri" w:eastAsia="MS Mincho" w:hAnsi="Calibri"/>
          <w:noProof/>
          <w:sz w:val="22"/>
          <w:szCs w:val="22"/>
          <w:lang w:val="en-CA" w:eastAsia="en-CA"/>
        </w:rPr>
      </w:pPr>
      <w:ins w:id="26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8.2.4</w:t>
        </w:r>
        <w:r w:rsidRPr="00D970E9">
          <w:rPr>
            <w:rFonts w:ascii="Calibri" w:eastAsia="MS Mincho" w:hAnsi="Calibri"/>
            <w:noProof/>
            <w:sz w:val="22"/>
            <w:szCs w:val="22"/>
            <w:lang w:val="en-CA" w:eastAsia="en-CA"/>
          </w:rPr>
          <w:tab/>
        </w:r>
        <w:r w:rsidRPr="00132DFE">
          <w:rPr>
            <w:rStyle w:val="Hyperlink"/>
            <w:noProof/>
            <w:lang w:val="en-CA"/>
          </w:rPr>
          <w:t>Quantities</w:t>
        </w:r>
        <w:r>
          <w:rPr>
            <w:noProof/>
            <w:webHidden/>
          </w:rPr>
          <w:tab/>
        </w:r>
        <w:r>
          <w:rPr>
            <w:noProof/>
            <w:webHidden/>
          </w:rPr>
          <w:fldChar w:fldCharType="begin"/>
        </w:r>
        <w:r>
          <w:rPr>
            <w:noProof/>
            <w:webHidden/>
          </w:rPr>
          <w:instrText xml:space="preserve"> PAGEREF _Toc439664592 \h </w:instrText>
        </w:r>
      </w:ins>
      <w:r>
        <w:rPr>
          <w:noProof/>
          <w:webHidden/>
        </w:rPr>
      </w:r>
      <w:r>
        <w:rPr>
          <w:noProof/>
          <w:webHidden/>
        </w:rPr>
        <w:fldChar w:fldCharType="separate"/>
      </w:r>
      <w:ins w:id="261" w:author="Eric Boisvert" w:date="2016-01-04T09:53:00Z">
        <w:r>
          <w:rPr>
            <w:noProof/>
            <w:webHidden/>
          </w:rPr>
          <w:t>27</w:t>
        </w:r>
        <w:r>
          <w:rPr>
            <w:noProof/>
            <w:webHidden/>
          </w:rPr>
          <w:fldChar w:fldCharType="end"/>
        </w:r>
        <w:r w:rsidRPr="00132DFE">
          <w:rPr>
            <w:rStyle w:val="Hyperlink"/>
            <w:noProof/>
          </w:rPr>
          <w:fldChar w:fldCharType="end"/>
        </w:r>
      </w:ins>
    </w:p>
    <w:p w14:paraId="5C1662E9" w14:textId="77777777" w:rsidR="00E535AA" w:rsidRPr="00D970E9" w:rsidRDefault="00E535AA">
      <w:pPr>
        <w:pStyle w:val="TOC3"/>
        <w:tabs>
          <w:tab w:val="left" w:pos="1320"/>
          <w:tab w:val="right" w:leader="dot" w:pos="8630"/>
        </w:tabs>
        <w:rPr>
          <w:ins w:id="262" w:author="Eric Boisvert" w:date="2016-01-04T09:53:00Z"/>
          <w:rFonts w:ascii="Calibri" w:eastAsia="MS Mincho" w:hAnsi="Calibri"/>
          <w:noProof/>
          <w:sz w:val="22"/>
          <w:szCs w:val="22"/>
          <w:lang w:val="en-CA" w:eastAsia="en-CA"/>
        </w:rPr>
      </w:pPr>
      <w:ins w:id="26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8.2.5</w:t>
        </w:r>
        <w:r w:rsidRPr="00D970E9">
          <w:rPr>
            <w:rFonts w:ascii="Calibri" w:eastAsia="MS Mincho" w:hAnsi="Calibri"/>
            <w:noProof/>
            <w:sz w:val="22"/>
            <w:szCs w:val="22"/>
            <w:lang w:val="en-CA" w:eastAsia="en-CA"/>
          </w:rPr>
          <w:tab/>
        </w:r>
        <w:r w:rsidRPr="00132DFE">
          <w:rPr>
            <w:rStyle w:val="Hyperlink"/>
            <w:noProof/>
            <w:lang w:val="en-CA"/>
          </w:rPr>
          <w:t>Code lists</w:t>
        </w:r>
        <w:r>
          <w:rPr>
            <w:noProof/>
            <w:webHidden/>
          </w:rPr>
          <w:tab/>
        </w:r>
        <w:r>
          <w:rPr>
            <w:noProof/>
            <w:webHidden/>
          </w:rPr>
          <w:fldChar w:fldCharType="begin"/>
        </w:r>
        <w:r>
          <w:rPr>
            <w:noProof/>
            <w:webHidden/>
          </w:rPr>
          <w:instrText xml:space="preserve"> PAGEREF _Toc439664593 \h </w:instrText>
        </w:r>
      </w:ins>
      <w:r>
        <w:rPr>
          <w:noProof/>
          <w:webHidden/>
        </w:rPr>
      </w:r>
      <w:r>
        <w:rPr>
          <w:noProof/>
          <w:webHidden/>
        </w:rPr>
        <w:fldChar w:fldCharType="separate"/>
      </w:r>
      <w:ins w:id="264" w:author="Eric Boisvert" w:date="2016-01-04T09:53:00Z">
        <w:r>
          <w:rPr>
            <w:noProof/>
            <w:webHidden/>
          </w:rPr>
          <w:t>27</w:t>
        </w:r>
        <w:r>
          <w:rPr>
            <w:noProof/>
            <w:webHidden/>
          </w:rPr>
          <w:fldChar w:fldCharType="end"/>
        </w:r>
        <w:r w:rsidRPr="00132DFE">
          <w:rPr>
            <w:rStyle w:val="Hyperlink"/>
            <w:noProof/>
          </w:rPr>
          <w:fldChar w:fldCharType="end"/>
        </w:r>
      </w:ins>
    </w:p>
    <w:p w14:paraId="61DD5A5C" w14:textId="77777777" w:rsidR="00E535AA" w:rsidRPr="00D970E9" w:rsidRDefault="00E535AA">
      <w:pPr>
        <w:pStyle w:val="TOC3"/>
        <w:tabs>
          <w:tab w:val="left" w:pos="1320"/>
          <w:tab w:val="right" w:leader="dot" w:pos="8630"/>
        </w:tabs>
        <w:rPr>
          <w:ins w:id="265" w:author="Eric Boisvert" w:date="2016-01-04T09:53:00Z"/>
          <w:rFonts w:ascii="Calibri" w:eastAsia="MS Mincho" w:hAnsi="Calibri"/>
          <w:noProof/>
          <w:sz w:val="22"/>
          <w:szCs w:val="22"/>
          <w:lang w:val="en-CA" w:eastAsia="en-CA"/>
        </w:rPr>
      </w:pPr>
      <w:ins w:id="26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8.2.6</w:t>
        </w:r>
        <w:r w:rsidRPr="00D970E9">
          <w:rPr>
            <w:rFonts w:ascii="Calibri" w:eastAsia="MS Mincho" w:hAnsi="Calibri"/>
            <w:noProof/>
            <w:sz w:val="22"/>
            <w:szCs w:val="22"/>
            <w:lang w:val="en-CA" w:eastAsia="en-CA"/>
          </w:rPr>
          <w:tab/>
        </w:r>
        <w:r w:rsidRPr="00132DFE">
          <w:rPr>
            <w:rStyle w:val="Hyperlink"/>
            <w:noProof/>
            <w:lang w:val="en-CA"/>
          </w:rPr>
          <w:t>Code lists URI</w:t>
        </w:r>
        <w:r>
          <w:rPr>
            <w:noProof/>
            <w:webHidden/>
          </w:rPr>
          <w:tab/>
        </w:r>
        <w:r>
          <w:rPr>
            <w:noProof/>
            <w:webHidden/>
          </w:rPr>
          <w:fldChar w:fldCharType="begin"/>
        </w:r>
        <w:r>
          <w:rPr>
            <w:noProof/>
            <w:webHidden/>
          </w:rPr>
          <w:instrText xml:space="preserve"> PAGEREF _Toc439664594 \h </w:instrText>
        </w:r>
      </w:ins>
      <w:r>
        <w:rPr>
          <w:noProof/>
          <w:webHidden/>
        </w:rPr>
      </w:r>
      <w:r>
        <w:rPr>
          <w:noProof/>
          <w:webHidden/>
        </w:rPr>
        <w:fldChar w:fldCharType="separate"/>
      </w:r>
      <w:ins w:id="267" w:author="Eric Boisvert" w:date="2016-01-04T09:53:00Z">
        <w:r>
          <w:rPr>
            <w:noProof/>
            <w:webHidden/>
          </w:rPr>
          <w:t>27</w:t>
        </w:r>
        <w:r>
          <w:rPr>
            <w:noProof/>
            <w:webHidden/>
          </w:rPr>
          <w:fldChar w:fldCharType="end"/>
        </w:r>
        <w:r w:rsidRPr="00132DFE">
          <w:rPr>
            <w:rStyle w:val="Hyperlink"/>
            <w:noProof/>
          </w:rPr>
          <w:fldChar w:fldCharType="end"/>
        </w:r>
      </w:ins>
    </w:p>
    <w:p w14:paraId="03E073D6" w14:textId="77777777" w:rsidR="00E535AA" w:rsidRPr="00D970E9" w:rsidRDefault="00E535AA">
      <w:pPr>
        <w:pStyle w:val="TOC3"/>
        <w:tabs>
          <w:tab w:val="left" w:pos="1320"/>
          <w:tab w:val="right" w:leader="dot" w:pos="8630"/>
        </w:tabs>
        <w:rPr>
          <w:ins w:id="268" w:author="Eric Boisvert" w:date="2016-01-04T09:53:00Z"/>
          <w:rFonts w:ascii="Calibri" w:eastAsia="MS Mincho" w:hAnsi="Calibri"/>
          <w:noProof/>
          <w:sz w:val="22"/>
          <w:szCs w:val="22"/>
          <w:lang w:val="en-CA" w:eastAsia="en-CA"/>
        </w:rPr>
      </w:pPr>
      <w:ins w:id="26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8.2.7</w:t>
        </w:r>
        <w:r w:rsidRPr="00D970E9">
          <w:rPr>
            <w:rFonts w:ascii="Calibri" w:eastAsia="MS Mincho" w:hAnsi="Calibri"/>
            <w:noProof/>
            <w:sz w:val="22"/>
            <w:szCs w:val="22"/>
            <w:lang w:val="en-CA" w:eastAsia="en-CA"/>
          </w:rPr>
          <w:tab/>
        </w:r>
        <w:r w:rsidRPr="00132DFE">
          <w:rPr>
            <w:rStyle w:val="Hyperlink"/>
            <w:noProof/>
            <w:lang w:val="en-CA"/>
          </w:rPr>
          <w:t>Identifier</w:t>
        </w:r>
        <w:r>
          <w:rPr>
            <w:noProof/>
            <w:webHidden/>
          </w:rPr>
          <w:tab/>
        </w:r>
        <w:r>
          <w:rPr>
            <w:noProof/>
            <w:webHidden/>
          </w:rPr>
          <w:fldChar w:fldCharType="begin"/>
        </w:r>
        <w:r>
          <w:rPr>
            <w:noProof/>
            <w:webHidden/>
          </w:rPr>
          <w:instrText xml:space="preserve"> PAGEREF _Toc439664595 \h </w:instrText>
        </w:r>
      </w:ins>
      <w:r>
        <w:rPr>
          <w:noProof/>
          <w:webHidden/>
        </w:rPr>
      </w:r>
      <w:r>
        <w:rPr>
          <w:noProof/>
          <w:webHidden/>
        </w:rPr>
        <w:fldChar w:fldCharType="separate"/>
      </w:r>
      <w:ins w:id="270" w:author="Eric Boisvert" w:date="2016-01-04T09:53:00Z">
        <w:r>
          <w:rPr>
            <w:noProof/>
            <w:webHidden/>
          </w:rPr>
          <w:t>27</w:t>
        </w:r>
        <w:r>
          <w:rPr>
            <w:noProof/>
            <w:webHidden/>
          </w:rPr>
          <w:fldChar w:fldCharType="end"/>
        </w:r>
        <w:r w:rsidRPr="00132DFE">
          <w:rPr>
            <w:rStyle w:val="Hyperlink"/>
            <w:noProof/>
          </w:rPr>
          <w:fldChar w:fldCharType="end"/>
        </w:r>
      </w:ins>
    </w:p>
    <w:p w14:paraId="54C8883F" w14:textId="77777777" w:rsidR="00E535AA" w:rsidRPr="00D970E9" w:rsidRDefault="00E535AA">
      <w:pPr>
        <w:pStyle w:val="TOC2"/>
        <w:tabs>
          <w:tab w:val="left" w:pos="880"/>
          <w:tab w:val="right" w:leader="dot" w:pos="8630"/>
        </w:tabs>
        <w:rPr>
          <w:ins w:id="271" w:author="Eric Boisvert" w:date="2016-01-04T09:53:00Z"/>
          <w:rFonts w:ascii="Calibri" w:eastAsia="MS Mincho" w:hAnsi="Calibri"/>
          <w:noProof/>
          <w:sz w:val="22"/>
          <w:szCs w:val="22"/>
          <w:lang w:val="en-CA" w:eastAsia="en-CA"/>
        </w:rPr>
      </w:pPr>
      <w:ins w:id="27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8.3</w:t>
        </w:r>
        <w:r w:rsidRPr="00D970E9">
          <w:rPr>
            <w:rFonts w:ascii="Calibri" w:eastAsia="MS Mincho" w:hAnsi="Calibri"/>
            <w:noProof/>
            <w:sz w:val="22"/>
            <w:szCs w:val="22"/>
            <w:lang w:val="en-CA" w:eastAsia="en-CA"/>
          </w:rPr>
          <w:tab/>
        </w:r>
        <w:r w:rsidRPr="00132DFE">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_Toc439664596 \h </w:instrText>
        </w:r>
      </w:ins>
      <w:r>
        <w:rPr>
          <w:noProof/>
          <w:webHidden/>
        </w:rPr>
      </w:r>
      <w:r>
        <w:rPr>
          <w:noProof/>
          <w:webHidden/>
        </w:rPr>
        <w:fldChar w:fldCharType="separate"/>
      </w:r>
      <w:ins w:id="273" w:author="Eric Boisvert" w:date="2016-01-04T09:53:00Z">
        <w:r>
          <w:rPr>
            <w:noProof/>
            <w:webHidden/>
          </w:rPr>
          <w:t>28</w:t>
        </w:r>
        <w:r>
          <w:rPr>
            <w:noProof/>
            <w:webHidden/>
          </w:rPr>
          <w:fldChar w:fldCharType="end"/>
        </w:r>
        <w:r w:rsidRPr="00132DFE">
          <w:rPr>
            <w:rStyle w:val="Hyperlink"/>
            <w:noProof/>
          </w:rPr>
          <w:fldChar w:fldCharType="end"/>
        </w:r>
      </w:ins>
    </w:p>
    <w:p w14:paraId="2C1FB8DF" w14:textId="77777777" w:rsidR="00E535AA" w:rsidRPr="00D970E9" w:rsidRDefault="00E535AA">
      <w:pPr>
        <w:pStyle w:val="TOC3"/>
        <w:tabs>
          <w:tab w:val="left" w:pos="1320"/>
          <w:tab w:val="right" w:leader="dot" w:pos="8630"/>
        </w:tabs>
        <w:rPr>
          <w:ins w:id="274" w:author="Eric Boisvert" w:date="2016-01-04T09:53:00Z"/>
          <w:rFonts w:ascii="Calibri" w:eastAsia="MS Mincho" w:hAnsi="Calibri"/>
          <w:noProof/>
          <w:sz w:val="22"/>
          <w:szCs w:val="22"/>
          <w:lang w:val="en-CA" w:eastAsia="en-CA"/>
        </w:rPr>
      </w:pPr>
      <w:ins w:id="27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w:t>
        </w:r>
        <w:r w:rsidRPr="00D970E9">
          <w:rPr>
            <w:rFonts w:ascii="Calibri" w:eastAsia="MS Mincho" w:hAnsi="Calibri"/>
            <w:noProof/>
            <w:sz w:val="22"/>
            <w:szCs w:val="22"/>
            <w:lang w:val="en-CA" w:eastAsia="en-CA"/>
          </w:rPr>
          <w:tab/>
        </w:r>
        <w:r w:rsidRPr="00132DFE">
          <w:rPr>
            <w:rStyle w:val="Hyperlink"/>
            <w:noProof/>
            <w:lang w:val="en-CA"/>
          </w:rPr>
          <w:t>Geometry type</w:t>
        </w:r>
        <w:r>
          <w:rPr>
            <w:noProof/>
            <w:webHidden/>
          </w:rPr>
          <w:tab/>
        </w:r>
        <w:r>
          <w:rPr>
            <w:noProof/>
            <w:webHidden/>
          </w:rPr>
          <w:fldChar w:fldCharType="begin"/>
        </w:r>
        <w:r>
          <w:rPr>
            <w:noProof/>
            <w:webHidden/>
          </w:rPr>
          <w:instrText xml:space="preserve"> PAGEREF _Toc439664597 \h </w:instrText>
        </w:r>
      </w:ins>
      <w:r>
        <w:rPr>
          <w:noProof/>
          <w:webHidden/>
        </w:rPr>
      </w:r>
      <w:r>
        <w:rPr>
          <w:noProof/>
          <w:webHidden/>
        </w:rPr>
        <w:fldChar w:fldCharType="separate"/>
      </w:r>
      <w:ins w:id="276" w:author="Eric Boisvert" w:date="2016-01-04T09:53:00Z">
        <w:r>
          <w:rPr>
            <w:noProof/>
            <w:webHidden/>
          </w:rPr>
          <w:t>29</w:t>
        </w:r>
        <w:r>
          <w:rPr>
            <w:noProof/>
            <w:webHidden/>
          </w:rPr>
          <w:fldChar w:fldCharType="end"/>
        </w:r>
        <w:r w:rsidRPr="00132DFE">
          <w:rPr>
            <w:rStyle w:val="Hyperlink"/>
            <w:noProof/>
          </w:rPr>
          <w:fldChar w:fldCharType="end"/>
        </w:r>
      </w:ins>
    </w:p>
    <w:p w14:paraId="580410A3" w14:textId="77777777" w:rsidR="00E535AA" w:rsidRPr="00D970E9" w:rsidRDefault="00E535AA">
      <w:pPr>
        <w:pStyle w:val="TOC3"/>
        <w:tabs>
          <w:tab w:val="left" w:pos="1320"/>
          <w:tab w:val="right" w:leader="dot" w:pos="8630"/>
        </w:tabs>
        <w:rPr>
          <w:ins w:id="277" w:author="Eric Boisvert" w:date="2016-01-04T09:53:00Z"/>
          <w:rFonts w:ascii="Calibri" w:eastAsia="MS Mincho" w:hAnsi="Calibri"/>
          <w:noProof/>
          <w:sz w:val="22"/>
          <w:szCs w:val="22"/>
          <w:lang w:val="en-CA" w:eastAsia="en-CA"/>
        </w:rPr>
      </w:pPr>
      <w:ins w:id="27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"_Toc439664598"</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8.3.2</w:t>
        </w:r>
        <w:r w:rsidRPr="00D970E9">
          <w:rPr>
            <w:rFonts w:ascii="Calibri" w:eastAsia="MS Mincho" w:hAnsi="Calibri"/>
            <w:noProof/>
            <w:sz w:val="22"/>
            <w:szCs w:val="22"/>
            <w:lang w:val="en-CA" w:eastAsia="en-CA"/>
          </w:rPr>
          <w:tab/>
        </w:r>
        <w:r w:rsidRPr="00132DFE">
          <w:rPr>
            <w:rStyle w:val="Hyperlink"/>
            <w:noProof/>
            <w:lang w:val="en-CA"/>
          </w:rPr>
          <w:t>String properties</w:t>
        </w:r>
        <w:r>
          <w:rPr>
            <w:noProof/>
            <w:webHidden/>
          </w:rPr>
          <w:tab/>
        </w:r>
        <w:r>
          <w:rPr>
            <w:noProof/>
            <w:webHidden/>
          </w:rPr>
          <w:fldChar w:fldCharType="begin"/>
        </w:r>
        <w:r>
          <w:rPr>
            <w:noProof/>
            <w:webHidden/>
          </w:rPr>
          <w:instrText xml:space="preserve"> PAGEREF _Toc439664598 \h </w:instrText>
        </w:r>
      </w:ins>
      <w:r>
        <w:rPr>
          <w:noProof/>
          <w:webHidden/>
        </w:rPr>
      </w:r>
      <w:r>
        <w:rPr>
          <w:noProof/>
          <w:webHidden/>
        </w:rPr>
        <w:fldChar w:fldCharType="separate"/>
      </w:r>
      <w:ins w:id="279" w:author="Eric Boisvert" w:date="2016-01-04T09:53:00Z">
        <w:r>
          <w:rPr>
            <w:noProof/>
            <w:webHidden/>
          </w:rPr>
          <w:t>29</w:t>
        </w:r>
        <w:r>
          <w:rPr>
            <w:noProof/>
            <w:webHidden/>
          </w:rPr>
          <w:fldChar w:fldCharType="end"/>
        </w:r>
        <w:r w:rsidRPr="00132DFE">
          <w:rPr>
            <w:rStyle w:val="Hyperlink"/>
            <w:noProof/>
          </w:rPr>
          <w:fldChar w:fldCharType="end"/>
        </w:r>
      </w:ins>
    </w:p>
    <w:p w14:paraId="2EFF1DF3" w14:textId="77777777" w:rsidR="00E535AA" w:rsidRPr="00D970E9" w:rsidRDefault="00E535AA">
      <w:pPr>
        <w:pStyle w:val="TOC3"/>
        <w:tabs>
          <w:tab w:val="left" w:pos="1320"/>
          <w:tab w:val="right" w:leader="dot" w:pos="8630"/>
        </w:tabs>
        <w:rPr>
          <w:ins w:id="280" w:author="Eric Boisvert" w:date="2016-01-04T09:53:00Z"/>
          <w:rFonts w:ascii="Calibri" w:eastAsia="MS Mincho" w:hAnsi="Calibri"/>
          <w:noProof/>
          <w:sz w:val="22"/>
          <w:szCs w:val="22"/>
          <w:lang w:val="en-CA" w:eastAsia="en-CA"/>
        </w:rPr>
      </w:pPr>
      <w:ins w:id="28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8.3.3</w:t>
        </w:r>
        <w:r w:rsidRPr="00D970E9">
          <w:rPr>
            <w:rFonts w:ascii="Calibri" w:eastAsia="MS Mincho" w:hAnsi="Calibri"/>
            <w:noProof/>
            <w:sz w:val="22"/>
            <w:szCs w:val="22"/>
            <w:lang w:val="en-CA" w:eastAsia="en-CA"/>
          </w:rPr>
          <w:tab/>
        </w:r>
        <w:r w:rsidRPr="00132DFE">
          <w:rPr>
            <w:rStyle w:val="Hyperlink"/>
            <w:noProof/>
            <w:lang w:val="en-CA"/>
          </w:rPr>
          <w:t>URI</w:t>
        </w:r>
        <w:r>
          <w:rPr>
            <w:noProof/>
            <w:webHidden/>
          </w:rPr>
          <w:tab/>
        </w:r>
        <w:r>
          <w:rPr>
            <w:noProof/>
            <w:webHidden/>
          </w:rPr>
          <w:fldChar w:fldCharType="begin"/>
        </w:r>
        <w:r>
          <w:rPr>
            <w:noProof/>
            <w:webHidden/>
          </w:rPr>
          <w:instrText xml:space="preserve"> PAGEREF _Toc439664599 \h </w:instrText>
        </w:r>
      </w:ins>
      <w:r>
        <w:rPr>
          <w:noProof/>
          <w:webHidden/>
        </w:rPr>
      </w:r>
      <w:r>
        <w:rPr>
          <w:noProof/>
          <w:webHidden/>
        </w:rPr>
        <w:fldChar w:fldCharType="separate"/>
      </w:r>
      <w:ins w:id="282" w:author="Eric Boisvert" w:date="2016-01-04T09:53:00Z">
        <w:r>
          <w:rPr>
            <w:noProof/>
            <w:webHidden/>
          </w:rPr>
          <w:t>29</w:t>
        </w:r>
        <w:r>
          <w:rPr>
            <w:noProof/>
            <w:webHidden/>
          </w:rPr>
          <w:fldChar w:fldCharType="end"/>
        </w:r>
        <w:r w:rsidRPr="00132DFE">
          <w:rPr>
            <w:rStyle w:val="Hyperlink"/>
            <w:noProof/>
          </w:rPr>
          <w:fldChar w:fldCharType="end"/>
        </w:r>
      </w:ins>
    </w:p>
    <w:p w14:paraId="0C2CB9DD" w14:textId="77777777" w:rsidR="00E535AA" w:rsidRPr="00D970E9" w:rsidRDefault="00E535AA">
      <w:pPr>
        <w:pStyle w:val="TOC3"/>
        <w:tabs>
          <w:tab w:val="left" w:pos="1320"/>
          <w:tab w:val="right" w:leader="dot" w:pos="8630"/>
        </w:tabs>
        <w:rPr>
          <w:ins w:id="283" w:author="Eric Boisvert" w:date="2016-01-04T09:53:00Z"/>
          <w:rFonts w:ascii="Calibri" w:eastAsia="MS Mincho" w:hAnsi="Calibri"/>
          <w:noProof/>
          <w:sz w:val="22"/>
          <w:szCs w:val="22"/>
          <w:lang w:val="en-CA" w:eastAsia="en-CA"/>
        </w:rPr>
      </w:pPr>
      <w:ins w:id="28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8.3.4</w:t>
        </w:r>
        <w:r w:rsidRPr="00D970E9">
          <w:rPr>
            <w:rFonts w:ascii="Calibri" w:eastAsia="MS Mincho" w:hAnsi="Calibri"/>
            <w:noProof/>
            <w:sz w:val="22"/>
            <w:szCs w:val="22"/>
            <w:lang w:val="en-CA" w:eastAsia="en-CA"/>
          </w:rPr>
          <w:tab/>
        </w:r>
        <w:r w:rsidRPr="00132DFE">
          <w:rPr>
            <w:rStyle w:val="Hyperlink"/>
            <w:noProof/>
            <w:lang w:val="en-CA"/>
          </w:rPr>
          <w:t>User defined properties</w:t>
        </w:r>
        <w:r>
          <w:rPr>
            <w:noProof/>
            <w:webHidden/>
          </w:rPr>
          <w:tab/>
        </w:r>
        <w:r>
          <w:rPr>
            <w:noProof/>
            <w:webHidden/>
          </w:rPr>
          <w:fldChar w:fldCharType="begin"/>
        </w:r>
        <w:r>
          <w:rPr>
            <w:noProof/>
            <w:webHidden/>
          </w:rPr>
          <w:instrText xml:space="preserve"> PAGEREF _Toc439664600 \h </w:instrText>
        </w:r>
      </w:ins>
      <w:r>
        <w:rPr>
          <w:noProof/>
          <w:webHidden/>
        </w:rPr>
      </w:r>
      <w:r>
        <w:rPr>
          <w:noProof/>
          <w:webHidden/>
        </w:rPr>
        <w:fldChar w:fldCharType="separate"/>
      </w:r>
      <w:ins w:id="285" w:author="Eric Boisvert" w:date="2016-01-04T09:53:00Z">
        <w:r>
          <w:rPr>
            <w:noProof/>
            <w:webHidden/>
          </w:rPr>
          <w:t>30</w:t>
        </w:r>
        <w:r>
          <w:rPr>
            <w:noProof/>
            <w:webHidden/>
          </w:rPr>
          <w:fldChar w:fldCharType="end"/>
        </w:r>
        <w:r w:rsidRPr="00132DFE">
          <w:rPr>
            <w:rStyle w:val="Hyperlink"/>
            <w:noProof/>
          </w:rPr>
          <w:fldChar w:fldCharType="end"/>
        </w:r>
      </w:ins>
    </w:p>
    <w:p w14:paraId="2AE30ACF" w14:textId="77777777" w:rsidR="00E535AA" w:rsidRPr="00D970E9" w:rsidRDefault="00E535AA">
      <w:pPr>
        <w:pStyle w:val="TOC3"/>
        <w:tabs>
          <w:tab w:val="left" w:pos="1320"/>
          <w:tab w:val="right" w:leader="dot" w:pos="8630"/>
        </w:tabs>
        <w:rPr>
          <w:ins w:id="286" w:author="Eric Boisvert" w:date="2016-01-04T09:53:00Z"/>
          <w:rFonts w:ascii="Calibri" w:eastAsia="MS Mincho" w:hAnsi="Calibri"/>
          <w:noProof/>
          <w:sz w:val="22"/>
          <w:szCs w:val="22"/>
          <w:lang w:val="en-CA" w:eastAsia="en-CA"/>
        </w:rPr>
      </w:pPr>
      <w:ins w:id="28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8.3.5</w:t>
        </w:r>
        <w:r w:rsidRPr="00D970E9">
          <w:rPr>
            <w:rFonts w:ascii="Calibri" w:eastAsia="MS Mincho" w:hAnsi="Calibri"/>
            <w:noProof/>
            <w:sz w:val="22"/>
            <w:szCs w:val="22"/>
            <w:lang w:val="en-CA" w:eastAsia="en-CA"/>
          </w:rPr>
          <w:tab/>
        </w:r>
        <w:r w:rsidRPr="00132DFE">
          <w:rPr>
            <w:rStyle w:val="Hyperlink"/>
            <w:noProof/>
          </w:rPr>
          <w:t>GeologicUnitView</w:t>
        </w:r>
        <w:r>
          <w:rPr>
            <w:noProof/>
            <w:webHidden/>
          </w:rPr>
          <w:tab/>
        </w:r>
        <w:r>
          <w:rPr>
            <w:noProof/>
            <w:webHidden/>
          </w:rPr>
          <w:fldChar w:fldCharType="begin"/>
        </w:r>
        <w:r>
          <w:rPr>
            <w:noProof/>
            <w:webHidden/>
          </w:rPr>
          <w:instrText xml:space="preserve"> PAGEREF _Toc439664601 \h </w:instrText>
        </w:r>
      </w:ins>
      <w:r>
        <w:rPr>
          <w:noProof/>
          <w:webHidden/>
        </w:rPr>
      </w:r>
      <w:r>
        <w:rPr>
          <w:noProof/>
          <w:webHidden/>
        </w:rPr>
        <w:fldChar w:fldCharType="separate"/>
      </w:r>
      <w:ins w:id="288" w:author="Eric Boisvert" w:date="2016-01-04T09:53:00Z">
        <w:r>
          <w:rPr>
            <w:noProof/>
            <w:webHidden/>
          </w:rPr>
          <w:t>30</w:t>
        </w:r>
        <w:r>
          <w:rPr>
            <w:noProof/>
            <w:webHidden/>
          </w:rPr>
          <w:fldChar w:fldCharType="end"/>
        </w:r>
        <w:r w:rsidRPr="00132DFE">
          <w:rPr>
            <w:rStyle w:val="Hyperlink"/>
            <w:noProof/>
          </w:rPr>
          <w:fldChar w:fldCharType="end"/>
        </w:r>
      </w:ins>
    </w:p>
    <w:p w14:paraId="63227187" w14:textId="77777777" w:rsidR="00E535AA" w:rsidRPr="00D970E9" w:rsidRDefault="00E535AA">
      <w:pPr>
        <w:pStyle w:val="TOC3"/>
        <w:tabs>
          <w:tab w:val="left" w:pos="1320"/>
          <w:tab w:val="right" w:leader="dot" w:pos="8630"/>
        </w:tabs>
        <w:rPr>
          <w:ins w:id="289" w:author="Eric Boisvert" w:date="2016-01-04T09:53:00Z"/>
          <w:rFonts w:ascii="Calibri" w:eastAsia="MS Mincho" w:hAnsi="Calibri"/>
          <w:noProof/>
          <w:sz w:val="22"/>
          <w:szCs w:val="22"/>
          <w:lang w:val="en-CA" w:eastAsia="en-CA"/>
        </w:rPr>
      </w:pPr>
      <w:ins w:id="29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8.3.6</w:t>
        </w:r>
        <w:r w:rsidRPr="00D970E9">
          <w:rPr>
            <w:rFonts w:ascii="Calibri" w:eastAsia="MS Mincho" w:hAnsi="Calibri"/>
            <w:noProof/>
            <w:sz w:val="22"/>
            <w:szCs w:val="22"/>
            <w:lang w:val="en-CA" w:eastAsia="en-CA"/>
          </w:rPr>
          <w:tab/>
        </w:r>
        <w:r w:rsidRPr="00132DFE">
          <w:rPr>
            <w:rStyle w:val="Hyperlink"/>
            <w:noProof/>
            <w:lang w:val="en-CA"/>
          </w:rPr>
          <w:t>BoreholeView</w:t>
        </w:r>
        <w:r>
          <w:rPr>
            <w:noProof/>
            <w:webHidden/>
          </w:rPr>
          <w:tab/>
        </w:r>
        <w:r>
          <w:rPr>
            <w:noProof/>
            <w:webHidden/>
          </w:rPr>
          <w:fldChar w:fldCharType="begin"/>
        </w:r>
        <w:r>
          <w:rPr>
            <w:noProof/>
            <w:webHidden/>
          </w:rPr>
          <w:instrText xml:space="preserve"> PAGEREF _Toc439664602 \h </w:instrText>
        </w:r>
      </w:ins>
      <w:r>
        <w:rPr>
          <w:noProof/>
          <w:webHidden/>
        </w:rPr>
      </w:r>
      <w:r>
        <w:rPr>
          <w:noProof/>
          <w:webHidden/>
        </w:rPr>
        <w:fldChar w:fldCharType="separate"/>
      </w:r>
      <w:ins w:id="291" w:author="Eric Boisvert" w:date="2016-01-04T09:53:00Z">
        <w:r>
          <w:rPr>
            <w:noProof/>
            <w:webHidden/>
          </w:rPr>
          <w:t>34</w:t>
        </w:r>
        <w:r>
          <w:rPr>
            <w:noProof/>
            <w:webHidden/>
          </w:rPr>
          <w:fldChar w:fldCharType="end"/>
        </w:r>
        <w:r w:rsidRPr="00132DFE">
          <w:rPr>
            <w:rStyle w:val="Hyperlink"/>
            <w:noProof/>
          </w:rPr>
          <w:fldChar w:fldCharType="end"/>
        </w:r>
      </w:ins>
    </w:p>
    <w:p w14:paraId="3B6A2913" w14:textId="77777777" w:rsidR="00E535AA" w:rsidRPr="00D970E9" w:rsidRDefault="00E535AA">
      <w:pPr>
        <w:pStyle w:val="TOC3"/>
        <w:tabs>
          <w:tab w:val="left" w:pos="1320"/>
          <w:tab w:val="right" w:leader="dot" w:pos="8630"/>
        </w:tabs>
        <w:rPr>
          <w:ins w:id="292" w:author="Eric Boisvert" w:date="2016-01-04T09:53:00Z"/>
          <w:rFonts w:ascii="Calibri" w:eastAsia="MS Mincho" w:hAnsi="Calibri"/>
          <w:noProof/>
          <w:sz w:val="22"/>
          <w:szCs w:val="22"/>
          <w:lang w:val="en-CA" w:eastAsia="en-CA"/>
        </w:rPr>
      </w:pPr>
      <w:ins w:id="293"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"_Toc439664603"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8.3.7</w:t>
        </w:r>
        <w:r w:rsidRPr="00D970E9">
          <w:rPr>
            <w:rFonts w:ascii="Calibri" w:eastAsia="MS Mincho" w:hAnsi="Calibri"/>
            <w:noProof/>
            <w:sz w:val="22"/>
            <w:szCs w:val="22"/>
            <w:lang w:val="en-CA" w:eastAsia="en-CA"/>
          </w:rPr>
          <w:tab/>
        </w:r>
        <w:r w:rsidRPr="00132DFE">
          <w:rPr>
            <w:rStyle w:val="Hyperlink"/>
            <w:noProof/>
            <w:lang w:val="en-CA"/>
          </w:rPr>
          <w:t>ContactView</w:t>
        </w:r>
        <w:r>
          <w:rPr>
            <w:noProof/>
            <w:webHidden/>
          </w:rPr>
          <w:tab/>
        </w:r>
        <w:r>
          <w:rPr>
            <w:noProof/>
            <w:webHidden/>
          </w:rPr>
          <w:fldChar w:fldCharType="begin"/>
        </w:r>
        <w:r>
          <w:rPr>
            <w:noProof/>
            <w:webHidden/>
          </w:rPr>
          <w:instrText xml:space="preserve"> PAGEREF _Toc439664603 \h </w:instrText>
        </w:r>
      </w:ins>
      <w:r>
        <w:rPr>
          <w:noProof/>
          <w:webHidden/>
        </w:rPr>
      </w:r>
      <w:r>
        <w:rPr>
          <w:noProof/>
          <w:webHidden/>
        </w:rPr>
        <w:fldChar w:fldCharType="separate"/>
      </w:r>
      <w:ins w:id="294" w:author="Eric Boisvert" w:date="2016-01-04T09:53:00Z">
        <w:r>
          <w:rPr>
            <w:noProof/>
            <w:webHidden/>
          </w:rPr>
          <w:t>37</w:t>
        </w:r>
        <w:r>
          <w:rPr>
            <w:noProof/>
            <w:webHidden/>
          </w:rPr>
          <w:fldChar w:fldCharType="end"/>
        </w:r>
        <w:r w:rsidRPr="00132DFE">
          <w:rPr>
            <w:rStyle w:val="Hyperlink"/>
            <w:noProof/>
          </w:rPr>
          <w:fldChar w:fldCharType="end"/>
        </w:r>
      </w:ins>
    </w:p>
    <w:p w14:paraId="72B6A05B" w14:textId="77777777" w:rsidR="00E535AA" w:rsidRPr="00D970E9" w:rsidRDefault="00E535AA">
      <w:pPr>
        <w:pStyle w:val="TOC3"/>
        <w:tabs>
          <w:tab w:val="left" w:pos="1320"/>
          <w:tab w:val="right" w:leader="dot" w:pos="8630"/>
        </w:tabs>
        <w:rPr>
          <w:ins w:id="295" w:author="Eric Boisvert" w:date="2016-01-04T09:53:00Z"/>
          <w:rFonts w:ascii="Calibri" w:eastAsia="MS Mincho" w:hAnsi="Calibri"/>
          <w:noProof/>
          <w:sz w:val="22"/>
          <w:szCs w:val="22"/>
          <w:lang w:val="en-CA" w:eastAsia="en-CA"/>
        </w:rPr>
      </w:pPr>
      <w:ins w:id="29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8.3.8</w:t>
        </w:r>
        <w:r w:rsidRPr="00D970E9">
          <w:rPr>
            <w:rFonts w:ascii="Calibri" w:eastAsia="MS Mincho" w:hAnsi="Calibri"/>
            <w:noProof/>
            <w:sz w:val="22"/>
            <w:szCs w:val="22"/>
            <w:lang w:val="en-CA" w:eastAsia="en-CA"/>
          </w:rPr>
          <w:tab/>
        </w:r>
        <w:r w:rsidRPr="00132DFE">
          <w:rPr>
            <w:rStyle w:val="Hyperlink"/>
            <w:noProof/>
            <w:lang w:val="en-CA"/>
          </w:rPr>
          <w:t>GeologicSpecimenView</w:t>
        </w:r>
        <w:r>
          <w:rPr>
            <w:noProof/>
            <w:webHidden/>
          </w:rPr>
          <w:tab/>
        </w:r>
        <w:r>
          <w:rPr>
            <w:noProof/>
            <w:webHidden/>
          </w:rPr>
          <w:fldChar w:fldCharType="begin"/>
        </w:r>
        <w:r>
          <w:rPr>
            <w:noProof/>
            <w:webHidden/>
          </w:rPr>
          <w:instrText xml:space="preserve"> PAGEREF _Toc439664604 \h </w:instrText>
        </w:r>
      </w:ins>
      <w:r>
        <w:rPr>
          <w:noProof/>
          <w:webHidden/>
        </w:rPr>
      </w:r>
      <w:r>
        <w:rPr>
          <w:noProof/>
          <w:webHidden/>
        </w:rPr>
        <w:fldChar w:fldCharType="separate"/>
      </w:r>
      <w:ins w:id="297" w:author="Eric Boisvert" w:date="2016-01-04T09:53:00Z">
        <w:r>
          <w:rPr>
            <w:noProof/>
            <w:webHidden/>
          </w:rPr>
          <w:t>39</w:t>
        </w:r>
        <w:r>
          <w:rPr>
            <w:noProof/>
            <w:webHidden/>
          </w:rPr>
          <w:fldChar w:fldCharType="end"/>
        </w:r>
        <w:r w:rsidRPr="00132DFE">
          <w:rPr>
            <w:rStyle w:val="Hyperlink"/>
            <w:noProof/>
          </w:rPr>
          <w:fldChar w:fldCharType="end"/>
        </w:r>
      </w:ins>
    </w:p>
    <w:p w14:paraId="6332B6D2" w14:textId="77777777" w:rsidR="00E535AA" w:rsidRPr="00D970E9" w:rsidRDefault="00E535AA">
      <w:pPr>
        <w:pStyle w:val="TOC3"/>
        <w:tabs>
          <w:tab w:val="left" w:pos="1320"/>
          <w:tab w:val="right" w:leader="dot" w:pos="8630"/>
        </w:tabs>
        <w:rPr>
          <w:ins w:id="298" w:author="Eric Boisvert" w:date="2016-01-04T09:53:00Z"/>
          <w:rFonts w:ascii="Calibri" w:eastAsia="MS Mincho" w:hAnsi="Calibri"/>
          <w:noProof/>
          <w:sz w:val="22"/>
          <w:szCs w:val="22"/>
          <w:lang w:val="en-CA" w:eastAsia="en-CA"/>
        </w:rPr>
      </w:pPr>
      <w:ins w:id="29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8.3.9</w:t>
        </w:r>
        <w:r w:rsidRPr="00D970E9">
          <w:rPr>
            <w:rFonts w:ascii="Calibri" w:eastAsia="MS Mincho" w:hAnsi="Calibri"/>
            <w:noProof/>
            <w:sz w:val="22"/>
            <w:szCs w:val="22"/>
            <w:lang w:val="en-CA" w:eastAsia="en-CA"/>
          </w:rPr>
          <w:tab/>
        </w:r>
        <w:r w:rsidRPr="00132DFE">
          <w:rPr>
            <w:rStyle w:val="Hyperlink"/>
            <w:noProof/>
            <w:lang w:val="en-CA"/>
          </w:rPr>
          <w:t>GeomorphologicUnitView</w:t>
        </w:r>
        <w:r>
          <w:rPr>
            <w:noProof/>
            <w:webHidden/>
          </w:rPr>
          <w:tab/>
        </w:r>
        <w:r>
          <w:rPr>
            <w:noProof/>
            <w:webHidden/>
          </w:rPr>
          <w:fldChar w:fldCharType="begin"/>
        </w:r>
        <w:r>
          <w:rPr>
            <w:noProof/>
            <w:webHidden/>
          </w:rPr>
          <w:instrText xml:space="preserve"> PAGEREF _Toc439664605 \h </w:instrText>
        </w:r>
      </w:ins>
      <w:r>
        <w:rPr>
          <w:noProof/>
          <w:webHidden/>
        </w:rPr>
      </w:r>
      <w:r>
        <w:rPr>
          <w:noProof/>
          <w:webHidden/>
        </w:rPr>
        <w:fldChar w:fldCharType="separate"/>
      </w:r>
      <w:ins w:id="300" w:author="Eric Boisvert" w:date="2016-01-04T09:53:00Z">
        <w:r>
          <w:rPr>
            <w:noProof/>
            <w:webHidden/>
          </w:rPr>
          <w:t>41</w:t>
        </w:r>
        <w:r>
          <w:rPr>
            <w:noProof/>
            <w:webHidden/>
          </w:rPr>
          <w:fldChar w:fldCharType="end"/>
        </w:r>
        <w:r w:rsidRPr="00132DFE">
          <w:rPr>
            <w:rStyle w:val="Hyperlink"/>
            <w:noProof/>
          </w:rPr>
          <w:fldChar w:fldCharType="end"/>
        </w:r>
      </w:ins>
    </w:p>
    <w:p w14:paraId="2B9C888E" w14:textId="77777777" w:rsidR="00E535AA" w:rsidRPr="00D970E9" w:rsidRDefault="00E535AA">
      <w:pPr>
        <w:pStyle w:val="TOC3"/>
        <w:tabs>
          <w:tab w:val="left" w:pos="1320"/>
          <w:tab w:val="right" w:leader="dot" w:pos="8630"/>
        </w:tabs>
        <w:rPr>
          <w:ins w:id="301" w:author="Eric Boisvert" w:date="2016-01-04T09:53:00Z"/>
          <w:rFonts w:ascii="Calibri" w:eastAsia="MS Mincho" w:hAnsi="Calibri"/>
          <w:noProof/>
          <w:sz w:val="22"/>
          <w:szCs w:val="22"/>
          <w:lang w:val="en-CA" w:eastAsia="en-CA"/>
        </w:rPr>
      </w:pPr>
      <w:ins w:id="30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8.3.10</w:t>
        </w:r>
        <w:r w:rsidRPr="00D970E9">
          <w:rPr>
            <w:rFonts w:ascii="Calibri" w:eastAsia="MS Mincho" w:hAnsi="Calibri"/>
            <w:noProof/>
            <w:sz w:val="22"/>
            <w:szCs w:val="22"/>
            <w:lang w:val="en-CA" w:eastAsia="en-CA"/>
          </w:rPr>
          <w:tab/>
        </w:r>
        <w:r w:rsidRPr="00132DFE">
          <w:rPr>
            <w:rStyle w:val="Hyperlink"/>
            <w:noProof/>
            <w:lang w:val="en-CA"/>
          </w:rPr>
          <w:t>ShearDisplacementStructureView</w:t>
        </w:r>
        <w:r>
          <w:rPr>
            <w:noProof/>
            <w:webHidden/>
          </w:rPr>
          <w:tab/>
        </w:r>
        <w:r>
          <w:rPr>
            <w:noProof/>
            <w:webHidden/>
          </w:rPr>
          <w:fldChar w:fldCharType="begin"/>
        </w:r>
        <w:r>
          <w:rPr>
            <w:noProof/>
            <w:webHidden/>
          </w:rPr>
          <w:instrText xml:space="preserve"> PAGEREF _Toc439664606 \h </w:instrText>
        </w:r>
      </w:ins>
      <w:r>
        <w:rPr>
          <w:noProof/>
          <w:webHidden/>
        </w:rPr>
      </w:r>
      <w:r>
        <w:rPr>
          <w:noProof/>
          <w:webHidden/>
        </w:rPr>
        <w:fldChar w:fldCharType="separate"/>
      </w:r>
      <w:ins w:id="303" w:author="Eric Boisvert" w:date="2016-01-04T09:53:00Z">
        <w:r>
          <w:rPr>
            <w:noProof/>
            <w:webHidden/>
          </w:rPr>
          <w:t>43</w:t>
        </w:r>
        <w:r>
          <w:rPr>
            <w:noProof/>
            <w:webHidden/>
          </w:rPr>
          <w:fldChar w:fldCharType="end"/>
        </w:r>
        <w:r w:rsidRPr="00132DFE">
          <w:rPr>
            <w:rStyle w:val="Hyperlink"/>
            <w:noProof/>
          </w:rPr>
          <w:fldChar w:fldCharType="end"/>
        </w:r>
      </w:ins>
    </w:p>
    <w:p w14:paraId="2F2F8980" w14:textId="77777777" w:rsidR="00E535AA" w:rsidRPr="00D970E9" w:rsidRDefault="00E535AA">
      <w:pPr>
        <w:pStyle w:val="TOC3"/>
        <w:tabs>
          <w:tab w:val="left" w:pos="1320"/>
          <w:tab w:val="right" w:leader="dot" w:pos="8630"/>
        </w:tabs>
        <w:rPr>
          <w:ins w:id="304" w:author="Eric Boisvert" w:date="2016-01-04T09:53:00Z"/>
          <w:rFonts w:ascii="Calibri" w:eastAsia="MS Mincho" w:hAnsi="Calibri"/>
          <w:noProof/>
          <w:sz w:val="22"/>
          <w:szCs w:val="22"/>
          <w:lang w:val="en-CA" w:eastAsia="en-CA"/>
        </w:rPr>
      </w:pPr>
      <w:ins w:id="30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8.3.11</w:t>
        </w:r>
        <w:r w:rsidRPr="00D970E9">
          <w:rPr>
            <w:rFonts w:ascii="Calibri" w:eastAsia="MS Mincho" w:hAnsi="Calibri"/>
            <w:noProof/>
            <w:sz w:val="22"/>
            <w:szCs w:val="22"/>
            <w:lang w:val="en-CA" w:eastAsia="en-CA"/>
          </w:rPr>
          <w:tab/>
        </w:r>
        <w:r w:rsidRPr="00132DFE">
          <w:rPr>
            <w:rStyle w:val="Hyperlink"/>
            <w:noProof/>
            <w:lang w:val="en-CA"/>
          </w:rPr>
          <w:t>SiteObservationView</w:t>
        </w:r>
        <w:r>
          <w:rPr>
            <w:noProof/>
            <w:webHidden/>
          </w:rPr>
          <w:tab/>
        </w:r>
        <w:r>
          <w:rPr>
            <w:noProof/>
            <w:webHidden/>
          </w:rPr>
          <w:fldChar w:fldCharType="begin"/>
        </w:r>
        <w:r>
          <w:rPr>
            <w:noProof/>
            <w:webHidden/>
          </w:rPr>
          <w:instrText xml:space="preserve"> PAGEREF _Toc439664607 \h </w:instrText>
        </w:r>
      </w:ins>
      <w:r>
        <w:rPr>
          <w:noProof/>
          <w:webHidden/>
        </w:rPr>
      </w:r>
      <w:r>
        <w:rPr>
          <w:noProof/>
          <w:webHidden/>
        </w:rPr>
        <w:fldChar w:fldCharType="separate"/>
      </w:r>
      <w:ins w:id="306" w:author="Eric Boisvert" w:date="2016-01-04T09:53:00Z">
        <w:r>
          <w:rPr>
            <w:noProof/>
            <w:webHidden/>
          </w:rPr>
          <w:t>48</w:t>
        </w:r>
        <w:r>
          <w:rPr>
            <w:noProof/>
            <w:webHidden/>
          </w:rPr>
          <w:fldChar w:fldCharType="end"/>
        </w:r>
        <w:r w:rsidRPr="00132DFE">
          <w:rPr>
            <w:rStyle w:val="Hyperlink"/>
            <w:noProof/>
          </w:rPr>
          <w:fldChar w:fldCharType="end"/>
        </w:r>
      </w:ins>
    </w:p>
    <w:p w14:paraId="4DBACC24" w14:textId="77777777" w:rsidR="00E535AA" w:rsidRPr="00D970E9" w:rsidRDefault="00E535AA">
      <w:pPr>
        <w:pStyle w:val="TOC2"/>
        <w:tabs>
          <w:tab w:val="left" w:pos="880"/>
          <w:tab w:val="right" w:leader="dot" w:pos="8630"/>
        </w:tabs>
        <w:rPr>
          <w:ins w:id="307" w:author="Eric Boisvert" w:date="2016-01-04T09:53:00Z"/>
          <w:rFonts w:ascii="Calibri" w:eastAsia="MS Mincho" w:hAnsi="Calibri"/>
          <w:noProof/>
          <w:sz w:val="22"/>
          <w:szCs w:val="22"/>
          <w:lang w:val="en-CA" w:eastAsia="en-CA"/>
        </w:rPr>
      </w:pPr>
      <w:ins w:id="30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8.4</w:t>
        </w:r>
        <w:r w:rsidRPr="00D970E9">
          <w:rPr>
            <w:rFonts w:ascii="Calibri" w:eastAsia="MS Mincho" w:hAnsi="Calibri"/>
            <w:noProof/>
            <w:sz w:val="22"/>
            <w:szCs w:val="22"/>
            <w:lang w:val="en-CA" w:eastAsia="en-CA"/>
          </w:rPr>
          <w:tab/>
        </w:r>
        <w:r w:rsidRPr="00132DFE">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_Toc439664608 \h </w:instrText>
        </w:r>
      </w:ins>
      <w:r>
        <w:rPr>
          <w:noProof/>
          <w:webHidden/>
        </w:rPr>
      </w:r>
      <w:r>
        <w:rPr>
          <w:noProof/>
          <w:webHidden/>
        </w:rPr>
        <w:fldChar w:fldCharType="separate"/>
      </w:r>
      <w:ins w:id="309" w:author="Eric Boisvert" w:date="2016-01-04T09:53:00Z">
        <w:r>
          <w:rPr>
            <w:noProof/>
            <w:webHidden/>
          </w:rPr>
          <w:t>50</w:t>
        </w:r>
        <w:r>
          <w:rPr>
            <w:noProof/>
            <w:webHidden/>
          </w:rPr>
          <w:fldChar w:fldCharType="end"/>
        </w:r>
        <w:r w:rsidRPr="00132DFE">
          <w:rPr>
            <w:rStyle w:val="Hyperlink"/>
            <w:noProof/>
          </w:rPr>
          <w:fldChar w:fldCharType="end"/>
        </w:r>
      </w:ins>
    </w:p>
    <w:p w14:paraId="1236565A" w14:textId="77777777" w:rsidR="00E535AA" w:rsidRPr="00D970E9" w:rsidRDefault="00E535AA">
      <w:pPr>
        <w:pStyle w:val="TOC3"/>
        <w:tabs>
          <w:tab w:val="left" w:pos="1320"/>
          <w:tab w:val="right" w:leader="dot" w:pos="8630"/>
        </w:tabs>
        <w:rPr>
          <w:ins w:id="310" w:author="Eric Boisvert" w:date="2016-01-04T09:53:00Z"/>
          <w:rFonts w:ascii="Calibri" w:eastAsia="MS Mincho" w:hAnsi="Calibri"/>
          <w:noProof/>
          <w:sz w:val="22"/>
          <w:szCs w:val="22"/>
          <w:lang w:val="en-CA" w:eastAsia="en-CA"/>
        </w:rPr>
      </w:pPr>
      <w:ins w:id="31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8.4.1</w:t>
        </w:r>
        <w:r w:rsidRPr="00D970E9">
          <w:rPr>
            <w:rFonts w:ascii="Calibri" w:eastAsia="MS Mincho" w:hAnsi="Calibri"/>
            <w:noProof/>
            <w:sz w:val="22"/>
            <w:szCs w:val="22"/>
            <w:lang w:val="en-CA" w:eastAsia="en-CA"/>
          </w:rPr>
          <w:tab/>
        </w:r>
        <w:r w:rsidRPr="00132DFE">
          <w:rPr>
            <w:rStyle w:val="Hyperlink"/>
            <w:noProof/>
            <w:lang w:val="en-CA"/>
          </w:rPr>
          <w:t>GeoSciML Data Types</w:t>
        </w:r>
        <w:r>
          <w:rPr>
            <w:noProof/>
            <w:webHidden/>
          </w:rPr>
          <w:tab/>
        </w:r>
        <w:r>
          <w:rPr>
            <w:noProof/>
            <w:webHidden/>
          </w:rPr>
          <w:fldChar w:fldCharType="begin"/>
        </w:r>
        <w:r>
          <w:rPr>
            <w:noProof/>
            <w:webHidden/>
          </w:rPr>
          <w:instrText xml:space="preserve"> PAGEREF _Toc439664609 \h </w:instrText>
        </w:r>
      </w:ins>
      <w:r>
        <w:rPr>
          <w:noProof/>
          <w:webHidden/>
        </w:rPr>
      </w:r>
      <w:r>
        <w:rPr>
          <w:noProof/>
          <w:webHidden/>
        </w:rPr>
        <w:fldChar w:fldCharType="separate"/>
      </w:r>
      <w:ins w:id="312" w:author="Eric Boisvert" w:date="2016-01-04T09:53:00Z">
        <w:r>
          <w:rPr>
            <w:noProof/>
            <w:webHidden/>
          </w:rPr>
          <w:t>52</w:t>
        </w:r>
        <w:r>
          <w:rPr>
            <w:noProof/>
            <w:webHidden/>
          </w:rPr>
          <w:fldChar w:fldCharType="end"/>
        </w:r>
        <w:r w:rsidRPr="00132DFE">
          <w:rPr>
            <w:rStyle w:val="Hyperlink"/>
            <w:noProof/>
          </w:rPr>
          <w:fldChar w:fldCharType="end"/>
        </w:r>
      </w:ins>
    </w:p>
    <w:p w14:paraId="499B62EE" w14:textId="77777777" w:rsidR="00E535AA" w:rsidRPr="00D970E9" w:rsidRDefault="00E535AA">
      <w:pPr>
        <w:pStyle w:val="TOC3"/>
        <w:tabs>
          <w:tab w:val="left" w:pos="1320"/>
          <w:tab w:val="right" w:leader="dot" w:pos="8630"/>
        </w:tabs>
        <w:rPr>
          <w:ins w:id="313" w:author="Eric Boisvert" w:date="2016-01-04T09:53:00Z"/>
          <w:rFonts w:ascii="Calibri" w:eastAsia="MS Mincho" w:hAnsi="Calibri"/>
          <w:noProof/>
          <w:sz w:val="22"/>
          <w:szCs w:val="22"/>
          <w:lang w:val="en-CA" w:eastAsia="en-CA"/>
        </w:rPr>
      </w:pPr>
      <w:ins w:id="31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8.4.2</w:t>
        </w:r>
        <w:r w:rsidRPr="00D970E9">
          <w:rPr>
            <w:rFonts w:ascii="Calibri" w:eastAsia="MS Mincho" w:hAnsi="Calibri"/>
            <w:noProof/>
            <w:sz w:val="22"/>
            <w:szCs w:val="22"/>
            <w:lang w:val="en-CA" w:eastAsia="en-CA"/>
          </w:rPr>
          <w:tab/>
        </w:r>
        <w:r w:rsidRPr="00132DFE">
          <w:rPr>
            <w:rStyle w:val="Hyperlink"/>
            <w:noProof/>
            <w:lang w:val="en-CA"/>
          </w:rPr>
          <w:t>Geology basic</w:t>
        </w:r>
        <w:r>
          <w:rPr>
            <w:noProof/>
            <w:webHidden/>
          </w:rPr>
          <w:tab/>
        </w:r>
        <w:r>
          <w:rPr>
            <w:noProof/>
            <w:webHidden/>
          </w:rPr>
          <w:fldChar w:fldCharType="begin"/>
        </w:r>
        <w:r>
          <w:rPr>
            <w:noProof/>
            <w:webHidden/>
          </w:rPr>
          <w:instrText xml:space="preserve"> PAGEREF _Toc439664610 \h </w:instrText>
        </w:r>
      </w:ins>
      <w:r>
        <w:rPr>
          <w:noProof/>
          <w:webHidden/>
        </w:rPr>
      </w:r>
      <w:r>
        <w:rPr>
          <w:noProof/>
          <w:webHidden/>
        </w:rPr>
        <w:fldChar w:fldCharType="separate"/>
      </w:r>
      <w:ins w:id="315" w:author="Eric Boisvert" w:date="2016-01-04T09:53:00Z">
        <w:r>
          <w:rPr>
            <w:noProof/>
            <w:webHidden/>
          </w:rPr>
          <w:t>58</w:t>
        </w:r>
        <w:r>
          <w:rPr>
            <w:noProof/>
            <w:webHidden/>
          </w:rPr>
          <w:fldChar w:fldCharType="end"/>
        </w:r>
        <w:r w:rsidRPr="00132DFE">
          <w:rPr>
            <w:rStyle w:val="Hyperlink"/>
            <w:noProof/>
          </w:rPr>
          <w:fldChar w:fldCharType="end"/>
        </w:r>
      </w:ins>
    </w:p>
    <w:p w14:paraId="692F330E" w14:textId="77777777" w:rsidR="00E535AA" w:rsidRPr="00D970E9" w:rsidRDefault="00E535AA">
      <w:pPr>
        <w:pStyle w:val="TOC3"/>
        <w:tabs>
          <w:tab w:val="left" w:pos="1320"/>
          <w:tab w:val="right" w:leader="dot" w:pos="8630"/>
        </w:tabs>
        <w:rPr>
          <w:ins w:id="316" w:author="Eric Boisvert" w:date="2016-01-04T09:53:00Z"/>
          <w:rFonts w:ascii="Calibri" w:eastAsia="MS Mincho" w:hAnsi="Calibri"/>
          <w:noProof/>
          <w:sz w:val="22"/>
          <w:szCs w:val="22"/>
          <w:lang w:val="en-CA" w:eastAsia="en-CA"/>
        </w:rPr>
      </w:pPr>
      <w:ins w:id="31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8.4.3</w:t>
        </w:r>
        <w:r w:rsidRPr="00D970E9">
          <w:rPr>
            <w:rFonts w:ascii="Calibri" w:eastAsia="MS Mincho" w:hAnsi="Calibri"/>
            <w:noProof/>
            <w:sz w:val="22"/>
            <w:szCs w:val="22"/>
            <w:lang w:val="en-CA" w:eastAsia="en-CA"/>
          </w:rPr>
          <w:tab/>
        </w:r>
        <w:r w:rsidRPr="00132DFE">
          <w:rPr>
            <w:rStyle w:val="Hyperlink"/>
            <w:noProof/>
          </w:rPr>
          <w:t>Geologic Event</w:t>
        </w:r>
        <w:r>
          <w:rPr>
            <w:noProof/>
            <w:webHidden/>
          </w:rPr>
          <w:tab/>
        </w:r>
        <w:r>
          <w:rPr>
            <w:noProof/>
            <w:webHidden/>
          </w:rPr>
          <w:fldChar w:fldCharType="begin"/>
        </w:r>
        <w:r>
          <w:rPr>
            <w:noProof/>
            <w:webHidden/>
          </w:rPr>
          <w:instrText xml:space="preserve"> PAGEREF _Toc439664611 \h </w:instrText>
        </w:r>
      </w:ins>
      <w:r>
        <w:rPr>
          <w:noProof/>
          <w:webHidden/>
        </w:rPr>
      </w:r>
      <w:r>
        <w:rPr>
          <w:noProof/>
          <w:webHidden/>
        </w:rPr>
        <w:fldChar w:fldCharType="separate"/>
      </w:r>
      <w:ins w:id="318" w:author="Eric Boisvert" w:date="2016-01-04T09:53:00Z">
        <w:r>
          <w:rPr>
            <w:noProof/>
            <w:webHidden/>
          </w:rPr>
          <w:t>66</w:t>
        </w:r>
        <w:r>
          <w:rPr>
            <w:noProof/>
            <w:webHidden/>
          </w:rPr>
          <w:fldChar w:fldCharType="end"/>
        </w:r>
        <w:r w:rsidRPr="00132DFE">
          <w:rPr>
            <w:rStyle w:val="Hyperlink"/>
            <w:noProof/>
          </w:rPr>
          <w:fldChar w:fldCharType="end"/>
        </w:r>
      </w:ins>
    </w:p>
    <w:p w14:paraId="52C67DD2" w14:textId="77777777" w:rsidR="00E535AA" w:rsidRPr="00D970E9" w:rsidRDefault="00E535AA">
      <w:pPr>
        <w:pStyle w:val="TOC3"/>
        <w:tabs>
          <w:tab w:val="left" w:pos="1320"/>
          <w:tab w:val="right" w:leader="dot" w:pos="8630"/>
        </w:tabs>
        <w:rPr>
          <w:ins w:id="319" w:author="Eric Boisvert" w:date="2016-01-04T09:53:00Z"/>
          <w:rFonts w:ascii="Calibri" w:eastAsia="MS Mincho" w:hAnsi="Calibri"/>
          <w:noProof/>
          <w:sz w:val="22"/>
          <w:szCs w:val="22"/>
          <w:lang w:val="en-CA" w:eastAsia="en-CA"/>
        </w:rPr>
      </w:pPr>
      <w:ins w:id="32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8.4.4</w:t>
        </w:r>
        <w:r w:rsidRPr="00D970E9">
          <w:rPr>
            <w:rFonts w:ascii="Calibri" w:eastAsia="MS Mincho" w:hAnsi="Calibri"/>
            <w:noProof/>
            <w:sz w:val="22"/>
            <w:szCs w:val="22"/>
            <w:lang w:val="en-CA" w:eastAsia="en-CA"/>
          </w:rPr>
          <w:tab/>
        </w:r>
        <w:r w:rsidRPr="00132DFE">
          <w:rPr>
            <w:rStyle w:val="Hyperlink"/>
            <w:noProof/>
          </w:rPr>
          <w:t>Geologic Structure</w:t>
        </w:r>
        <w:r>
          <w:rPr>
            <w:noProof/>
            <w:webHidden/>
          </w:rPr>
          <w:tab/>
        </w:r>
        <w:r>
          <w:rPr>
            <w:noProof/>
            <w:webHidden/>
          </w:rPr>
          <w:fldChar w:fldCharType="begin"/>
        </w:r>
        <w:r>
          <w:rPr>
            <w:noProof/>
            <w:webHidden/>
          </w:rPr>
          <w:instrText xml:space="preserve"> PAGEREF _Toc439664612 \h </w:instrText>
        </w:r>
      </w:ins>
      <w:r>
        <w:rPr>
          <w:noProof/>
          <w:webHidden/>
        </w:rPr>
      </w:r>
      <w:r>
        <w:rPr>
          <w:noProof/>
          <w:webHidden/>
        </w:rPr>
        <w:fldChar w:fldCharType="separate"/>
      </w:r>
      <w:ins w:id="321" w:author="Eric Boisvert" w:date="2016-01-04T09:53:00Z">
        <w:r>
          <w:rPr>
            <w:noProof/>
            <w:webHidden/>
          </w:rPr>
          <w:t>68</w:t>
        </w:r>
        <w:r>
          <w:rPr>
            <w:noProof/>
            <w:webHidden/>
          </w:rPr>
          <w:fldChar w:fldCharType="end"/>
        </w:r>
        <w:r w:rsidRPr="00132DFE">
          <w:rPr>
            <w:rStyle w:val="Hyperlink"/>
            <w:noProof/>
          </w:rPr>
          <w:fldChar w:fldCharType="end"/>
        </w:r>
      </w:ins>
    </w:p>
    <w:p w14:paraId="23D5C40C" w14:textId="77777777" w:rsidR="00E535AA" w:rsidRPr="00D970E9" w:rsidRDefault="00E535AA">
      <w:pPr>
        <w:pStyle w:val="TOC3"/>
        <w:tabs>
          <w:tab w:val="left" w:pos="1320"/>
          <w:tab w:val="right" w:leader="dot" w:pos="8630"/>
        </w:tabs>
        <w:rPr>
          <w:ins w:id="322" w:author="Eric Boisvert" w:date="2016-01-04T09:53:00Z"/>
          <w:rFonts w:ascii="Calibri" w:eastAsia="MS Mincho" w:hAnsi="Calibri"/>
          <w:noProof/>
          <w:sz w:val="22"/>
          <w:szCs w:val="22"/>
          <w:lang w:val="en-CA" w:eastAsia="en-CA"/>
        </w:rPr>
      </w:pPr>
      <w:ins w:id="32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8.4.5</w:t>
        </w:r>
        <w:r w:rsidRPr="00D970E9">
          <w:rPr>
            <w:rFonts w:ascii="Calibri" w:eastAsia="MS Mincho" w:hAnsi="Calibri"/>
            <w:noProof/>
            <w:sz w:val="22"/>
            <w:szCs w:val="22"/>
            <w:lang w:val="en-CA" w:eastAsia="en-CA"/>
          </w:rPr>
          <w:tab/>
        </w:r>
        <w:r w:rsidRPr="00132DFE">
          <w:rPr>
            <w:rStyle w:val="Hyperlink"/>
            <w:noProof/>
          </w:rPr>
          <w:t>Geomorphology</w:t>
        </w:r>
        <w:r>
          <w:rPr>
            <w:noProof/>
            <w:webHidden/>
          </w:rPr>
          <w:tab/>
        </w:r>
        <w:r>
          <w:rPr>
            <w:noProof/>
            <w:webHidden/>
          </w:rPr>
          <w:fldChar w:fldCharType="begin"/>
        </w:r>
        <w:r>
          <w:rPr>
            <w:noProof/>
            <w:webHidden/>
          </w:rPr>
          <w:instrText xml:space="preserve"> PAGEREF _Toc439664613 \h </w:instrText>
        </w:r>
      </w:ins>
      <w:r>
        <w:rPr>
          <w:noProof/>
          <w:webHidden/>
        </w:rPr>
      </w:r>
      <w:r>
        <w:rPr>
          <w:noProof/>
          <w:webHidden/>
        </w:rPr>
        <w:fldChar w:fldCharType="separate"/>
      </w:r>
      <w:ins w:id="324" w:author="Eric Boisvert" w:date="2016-01-04T09:53:00Z">
        <w:r>
          <w:rPr>
            <w:noProof/>
            <w:webHidden/>
          </w:rPr>
          <w:t>74</w:t>
        </w:r>
        <w:r>
          <w:rPr>
            <w:noProof/>
            <w:webHidden/>
          </w:rPr>
          <w:fldChar w:fldCharType="end"/>
        </w:r>
        <w:r w:rsidRPr="00132DFE">
          <w:rPr>
            <w:rStyle w:val="Hyperlink"/>
            <w:noProof/>
          </w:rPr>
          <w:fldChar w:fldCharType="end"/>
        </w:r>
      </w:ins>
    </w:p>
    <w:p w14:paraId="5ACEC345" w14:textId="77777777" w:rsidR="00E535AA" w:rsidRPr="00D970E9" w:rsidRDefault="00E535AA">
      <w:pPr>
        <w:pStyle w:val="TOC3"/>
        <w:tabs>
          <w:tab w:val="left" w:pos="1320"/>
          <w:tab w:val="right" w:leader="dot" w:pos="8630"/>
        </w:tabs>
        <w:rPr>
          <w:ins w:id="325" w:author="Eric Boisvert" w:date="2016-01-04T09:53:00Z"/>
          <w:rFonts w:ascii="Calibri" w:eastAsia="MS Mincho" w:hAnsi="Calibri"/>
          <w:noProof/>
          <w:sz w:val="22"/>
          <w:szCs w:val="22"/>
          <w:lang w:val="en-CA" w:eastAsia="en-CA"/>
        </w:rPr>
      </w:pPr>
      <w:ins w:id="32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8.4.6</w:t>
        </w:r>
        <w:r w:rsidRPr="00D970E9">
          <w:rPr>
            <w:rFonts w:ascii="Calibri" w:eastAsia="MS Mincho" w:hAnsi="Calibri"/>
            <w:noProof/>
            <w:sz w:val="22"/>
            <w:szCs w:val="22"/>
            <w:lang w:val="en-CA" w:eastAsia="en-CA"/>
          </w:rPr>
          <w:tab/>
        </w:r>
        <w:r w:rsidRPr="00132DFE">
          <w:rPr>
            <w:rStyle w:val="Hyperlink"/>
            <w:noProof/>
            <w:lang w:val="en-CA"/>
          </w:rPr>
          <w:t>Collection</w:t>
        </w:r>
        <w:r>
          <w:rPr>
            <w:noProof/>
            <w:webHidden/>
          </w:rPr>
          <w:tab/>
        </w:r>
        <w:r>
          <w:rPr>
            <w:noProof/>
            <w:webHidden/>
          </w:rPr>
          <w:fldChar w:fldCharType="begin"/>
        </w:r>
        <w:r>
          <w:rPr>
            <w:noProof/>
            <w:webHidden/>
          </w:rPr>
          <w:instrText xml:space="preserve"> PAGEREF _Toc439664614 \h </w:instrText>
        </w:r>
      </w:ins>
      <w:r>
        <w:rPr>
          <w:noProof/>
          <w:webHidden/>
        </w:rPr>
      </w:r>
      <w:r>
        <w:rPr>
          <w:noProof/>
          <w:webHidden/>
        </w:rPr>
        <w:fldChar w:fldCharType="separate"/>
      </w:r>
      <w:ins w:id="327" w:author="Eric Boisvert" w:date="2016-01-04T09:53:00Z">
        <w:r>
          <w:rPr>
            <w:noProof/>
            <w:webHidden/>
          </w:rPr>
          <w:t>75</w:t>
        </w:r>
        <w:r>
          <w:rPr>
            <w:noProof/>
            <w:webHidden/>
          </w:rPr>
          <w:fldChar w:fldCharType="end"/>
        </w:r>
        <w:r w:rsidRPr="00132DFE">
          <w:rPr>
            <w:rStyle w:val="Hyperlink"/>
            <w:noProof/>
          </w:rPr>
          <w:fldChar w:fldCharType="end"/>
        </w:r>
      </w:ins>
    </w:p>
    <w:p w14:paraId="49260FC6" w14:textId="77777777" w:rsidR="00E535AA" w:rsidRPr="00D970E9" w:rsidRDefault="00E535AA">
      <w:pPr>
        <w:pStyle w:val="TOC3"/>
        <w:tabs>
          <w:tab w:val="left" w:pos="1320"/>
          <w:tab w:val="right" w:leader="dot" w:pos="8630"/>
        </w:tabs>
        <w:rPr>
          <w:ins w:id="328" w:author="Eric Boisvert" w:date="2016-01-04T09:53:00Z"/>
          <w:rFonts w:ascii="Calibri" w:eastAsia="MS Mincho" w:hAnsi="Calibri"/>
          <w:noProof/>
          <w:sz w:val="22"/>
          <w:szCs w:val="22"/>
          <w:lang w:val="en-CA" w:eastAsia="en-CA"/>
        </w:rPr>
      </w:pPr>
      <w:ins w:id="32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8.4.7</w:t>
        </w:r>
        <w:r w:rsidRPr="00D970E9">
          <w:rPr>
            <w:rFonts w:ascii="Calibri" w:eastAsia="MS Mincho" w:hAnsi="Calibri"/>
            <w:noProof/>
            <w:sz w:val="22"/>
            <w:szCs w:val="22"/>
            <w:lang w:val="en-CA" w:eastAsia="en-CA"/>
          </w:rPr>
          <w:tab/>
        </w:r>
        <w:r w:rsidRPr="00132DFE">
          <w:rPr>
            <w:rStyle w:val="Hyperlink"/>
            <w:noProof/>
            <w:lang w:val="en-CA"/>
          </w:rPr>
          <w:t>GeoSciML basic vocabularies</w:t>
        </w:r>
        <w:r>
          <w:rPr>
            <w:noProof/>
            <w:webHidden/>
          </w:rPr>
          <w:tab/>
        </w:r>
        <w:r>
          <w:rPr>
            <w:noProof/>
            <w:webHidden/>
          </w:rPr>
          <w:fldChar w:fldCharType="begin"/>
        </w:r>
        <w:r>
          <w:rPr>
            <w:noProof/>
            <w:webHidden/>
          </w:rPr>
          <w:instrText xml:space="preserve"> PAGEREF _Toc439664615 \h </w:instrText>
        </w:r>
      </w:ins>
      <w:r>
        <w:rPr>
          <w:noProof/>
          <w:webHidden/>
        </w:rPr>
      </w:r>
      <w:r>
        <w:rPr>
          <w:noProof/>
          <w:webHidden/>
        </w:rPr>
        <w:fldChar w:fldCharType="separate"/>
      </w:r>
      <w:ins w:id="330" w:author="Eric Boisvert" w:date="2016-01-04T09:53:00Z">
        <w:r>
          <w:rPr>
            <w:noProof/>
            <w:webHidden/>
          </w:rPr>
          <w:t>79</w:t>
        </w:r>
        <w:r>
          <w:rPr>
            <w:noProof/>
            <w:webHidden/>
          </w:rPr>
          <w:fldChar w:fldCharType="end"/>
        </w:r>
        <w:r w:rsidRPr="00132DFE">
          <w:rPr>
            <w:rStyle w:val="Hyperlink"/>
            <w:noProof/>
          </w:rPr>
          <w:fldChar w:fldCharType="end"/>
        </w:r>
      </w:ins>
    </w:p>
    <w:p w14:paraId="5437F35F" w14:textId="77777777" w:rsidR="00E535AA" w:rsidRPr="00D970E9" w:rsidRDefault="00E535AA">
      <w:pPr>
        <w:pStyle w:val="TOC2"/>
        <w:tabs>
          <w:tab w:val="left" w:pos="880"/>
          <w:tab w:val="right" w:leader="dot" w:pos="8630"/>
        </w:tabs>
        <w:rPr>
          <w:ins w:id="331" w:author="Eric Boisvert" w:date="2016-01-04T09:53:00Z"/>
          <w:rFonts w:ascii="Calibri" w:eastAsia="MS Mincho" w:hAnsi="Calibri"/>
          <w:noProof/>
          <w:sz w:val="22"/>
          <w:szCs w:val="22"/>
          <w:lang w:val="en-CA" w:eastAsia="en-CA"/>
        </w:rPr>
      </w:pPr>
      <w:ins w:id="33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8.5</w:t>
        </w:r>
        <w:r w:rsidRPr="00D970E9">
          <w:rPr>
            <w:rFonts w:ascii="Calibri" w:eastAsia="MS Mincho" w:hAnsi="Calibri"/>
            <w:noProof/>
            <w:sz w:val="22"/>
            <w:szCs w:val="22"/>
            <w:lang w:val="en-CA" w:eastAsia="en-CA"/>
          </w:rPr>
          <w:tab/>
        </w:r>
        <w:r w:rsidRPr="00132DFE">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_Toc439664616 \h </w:instrText>
        </w:r>
      </w:ins>
      <w:r>
        <w:rPr>
          <w:noProof/>
          <w:webHidden/>
        </w:rPr>
      </w:r>
      <w:r>
        <w:rPr>
          <w:noProof/>
          <w:webHidden/>
        </w:rPr>
        <w:fldChar w:fldCharType="separate"/>
      </w:r>
      <w:ins w:id="333" w:author="Eric Boisvert" w:date="2016-01-04T09:53:00Z">
        <w:r>
          <w:rPr>
            <w:noProof/>
            <w:webHidden/>
          </w:rPr>
          <w:t>81</w:t>
        </w:r>
        <w:r>
          <w:rPr>
            <w:noProof/>
            <w:webHidden/>
          </w:rPr>
          <w:fldChar w:fldCharType="end"/>
        </w:r>
        <w:r w:rsidRPr="00132DFE">
          <w:rPr>
            <w:rStyle w:val="Hyperlink"/>
            <w:noProof/>
          </w:rPr>
          <w:fldChar w:fldCharType="end"/>
        </w:r>
      </w:ins>
    </w:p>
    <w:p w14:paraId="0180788E" w14:textId="77777777" w:rsidR="00E535AA" w:rsidRPr="00D970E9" w:rsidRDefault="00E535AA">
      <w:pPr>
        <w:pStyle w:val="TOC3"/>
        <w:tabs>
          <w:tab w:val="left" w:pos="1320"/>
          <w:tab w:val="right" w:leader="dot" w:pos="8630"/>
        </w:tabs>
        <w:rPr>
          <w:ins w:id="334" w:author="Eric Boisvert" w:date="2016-01-04T09:53:00Z"/>
          <w:rFonts w:ascii="Calibri" w:eastAsia="MS Mincho" w:hAnsi="Calibri"/>
          <w:noProof/>
          <w:sz w:val="22"/>
          <w:szCs w:val="22"/>
          <w:lang w:val="en-CA" w:eastAsia="en-CA"/>
        </w:rPr>
      </w:pPr>
      <w:ins w:id="33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8.5.1</w:t>
        </w:r>
        <w:r w:rsidRPr="00D970E9">
          <w:rPr>
            <w:rFonts w:ascii="Calibri" w:eastAsia="MS Mincho" w:hAnsi="Calibri"/>
            <w:noProof/>
            <w:sz w:val="22"/>
            <w:szCs w:val="22"/>
            <w:lang w:val="en-CA" w:eastAsia="en-CA"/>
          </w:rPr>
          <w:tab/>
        </w:r>
        <w:r w:rsidRPr="00132DFE">
          <w:rPr>
            <w:rStyle w:val="Hyperlink"/>
            <w:noProof/>
            <w:lang w:val="en-CA"/>
          </w:rPr>
          <w:t>Geologic Relations</w:t>
        </w:r>
        <w:r>
          <w:rPr>
            <w:noProof/>
            <w:webHidden/>
          </w:rPr>
          <w:tab/>
        </w:r>
        <w:r>
          <w:rPr>
            <w:noProof/>
            <w:webHidden/>
          </w:rPr>
          <w:fldChar w:fldCharType="begin"/>
        </w:r>
        <w:r>
          <w:rPr>
            <w:noProof/>
            <w:webHidden/>
          </w:rPr>
          <w:instrText xml:space="preserve"> PAGEREF _Toc439664617 \h </w:instrText>
        </w:r>
      </w:ins>
      <w:r>
        <w:rPr>
          <w:noProof/>
          <w:webHidden/>
        </w:rPr>
      </w:r>
      <w:r>
        <w:rPr>
          <w:noProof/>
          <w:webHidden/>
        </w:rPr>
        <w:fldChar w:fldCharType="separate"/>
      </w:r>
      <w:ins w:id="336" w:author="Eric Boisvert" w:date="2016-01-04T09:53:00Z">
        <w:r>
          <w:rPr>
            <w:noProof/>
            <w:webHidden/>
          </w:rPr>
          <w:t>82</w:t>
        </w:r>
        <w:r>
          <w:rPr>
            <w:noProof/>
            <w:webHidden/>
          </w:rPr>
          <w:fldChar w:fldCharType="end"/>
        </w:r>
        <w:r w:rsidRPr="00132DFE">
          <w:rPr>
            <w:rStyle w:val="Hyperlink"/>
            <w:noProof/>
          </w:rPr>
          <w:fldChar w:fldCharType="end"/>
        </w:r>
      </w:ins>
    </w:p>
    <w:p w14:paraId="389D886C" w14:textId="77777777" w:rsidR="00E535AA" w:rsidRPr="00D970E9" w:rsidRDefault="00E535AA">
      <w:pPr>
        <w:pStyle w:val="TOC3"/>
        <w:tabs>
          <w:tab w:val="left" w:pos="1320"/>
          <w:tab w:val="right" w:leader="dot" w:pos="8630"/>
        </w:tabs>
        <w:rPr>
          <w:ins w:id="337" w:author="Eric Boisvert" w:date="2016-01-04T09:53:00Z"/>
          <w:rFonts w:ascii="Calibri" w:eastAsia="MS Mincho" w:hAnsi="Calibri"/>
          <w:noProof/>
          <w:sz w:val="22"/>
          <w:szCs w:val="22"/>
          <w:lang w:val="en-CA" w:eastAsia="en-CA"/>
        </w:rPr>
      </w:pPr>
      <w:ins w:id="33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"_Toc439664618"</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8.5.2</w:t>
        </w:r>
        <w:r w:rsidRPr="00D970E9">
          <w:rPr>
            <w:rFonts w:ascii="Calibri" w:eastAsia="MS Mincho" w:hAnsi="Calibri"/>
            <w:noProof/>
            <w:sz w:val="22"/>
            <w:szCs w:val="22"/>
            <w:lang w:val="en-CA" w:eastAsia="en-CA"/>
          </w:rPr>
          <w:tab/>
        </w:r>
        <w:r w:rsidRPr="00132DFE">
          <w:rPr>
            <w:rStyle w:val="Hyperlink"/>
            <w:noProof/>
            <w:lang w:val="en-CA"/>
          </w:rPr>
          <w:t>Earth material details</w:t>
        </w:r>
        <w:r>
          <w:rPr>
            <w:noProof/>
            <w:webHidden/>
          </w:rPr>
          <w:tab/>
        </w:r>
        <w:r>
          <w:rPr>
            <w:noProof/>
            <w:webHidden/>
          </w:rPr>
          <w:fldChar w:fldCharType="begin"/>
        </w:r>
        <w:r>
          <w:rPr>
            <w:noProof/>
            <w:webHidden/>
          </w:rPr>
          <w:instrText xml:space="preserve"> PAGEREF _Toc439664618 \h </w:instrText>
        </w:r>
      </w:ins>
      <w:r>
        <w:rPr>
          <w:noProof/>
          <w:webHidden/>
        </w:rPr>
      </w:r>
      <w:r>
        <w:rPr>
          <w:noProof/>
          <w:webHidden/>
        </w:rPr>
        <w:fldChar w:fldCharType="separate"/>
      </w:r>
      <w:ins w:id="339" w:author="Eric Boisvert" w:date="2016-01-04T09:53:00Z">
        <w:r>
          <w:rPr>
            <w:noProof/>
            <w:webHidden/>
          </w:rPr>
          <w:t>87</w:t>
        </w:r>
        <w:r>
          <w:rPr>
            <w:noProof/>
            <w:webHidden/>
          </w:rPr>
          <w:fldChar w:fldCharType="end"/>
        </w:r>
        <w:r w:rsidRPr="00132DFE">
          <w:rPr>
            <w:rStyle w:val="Hyperlink"/>
            <w:noProof/>
          </w:rPr>
          <w:fldChar w:fldCharType="end"/>
        </w:r>
      </w:ins>
    </w:p>
    <w:p w14:paraId="0E8770DA" w14:textId="77777777" w:rsidR="00E535AA" w:rsidRPr="00D970E9" w:rsidRDefault="00E535AA">
      <w:pPr>
        <w:pStyle w:val="TOC3"/>
        <w:tabs>
          <w:tab w:val="left" w:pos="1320"/>
          <w:tab w:val="right" w:leader="dot" w:pos="8630"/>
        </w:tabs>
        <w:rPr>
          <w:ins w:id="340" w:author="Eric Boisvert" w:date="2016-01-04T09:53:00Z"/>
          <w:rFonts w:ascii="Calibri" w:eastAsia="MS Mincho" w:hAnsi="Calibri"/>
          <w:noProof/>
          <w:sz w:val="22"/>
          <w:szCs w:val="22"/>
          <w:lang w:val="en-CA" w:eastAsia="en-CA"/>
        </w:rPr>
      </w:pPr>
      <w:ins w:id="34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8.5.3</w:t>
        </w:r>
        <w:r w:rsidRPr="00D970E9">
          <w:rPr>
            <w:rFonts w:ascii="Calibri" w:eastAsia="MS Mincho" w:hAnsi="Calibri"/>
            <w:noProof/>
            <w:sz w:val="22"/>
            <w:szCs w:val="22"/>
            <w:lang w:val="en-CA" w:eastAsia="en-CA"/>
          </w:rPr>
          <w:tab/>
        </w:r>
        <w:r w:rsidRPr="00132DFE">
          <w:rPr>
            <w:rStyle w:val="Hyperlink"/>
            <w:noProof/>
          </w:rPr>
          <w:t>GeologicAgeDetails</w:t>
        </w:r>
        <w:r>
          <w:rPr>
            <w:noProof/>
            <w:webHidden/>
          </w:rPr>
          <w:tab/>
        </w:r>
        <w:r>
          <w:rPr>
            <w:noProof/>
            <w:webHidden/>
          </w:rPr>
          <w:fldChar w:fldCharType="begin"/>
        </w:r>
        <w:r>
          <w:rPr>
            <w:noProof/>
            <w:webHidden/>
          </w:rPr>
          <w:instrText xml:space="preserve"> PAGEREF _Toc439664619 \h </w:instrText>
        </w:r>
      </w:ins>
      <w:r>
        <w:rPr>
          <w:noProof/>
          <w:webHidden/>
        </w:rPr>
      </w:r>
      <w:r>
        <w:rPr>
          <w:noProof/>
          <w:webHidden/>
        </w:rPr>
        <w:fldChar w:fldCharType="separate"/>
      </w:r>
      <w:ins w:id="342" w:author="Eric Boisvert" w:date="2016-01-04T09:53:00Z">
        <w:r>
          <w:rPr>
            <w:noProof/>
            <w:webHidden/>
          </w:rPr>
          <w:t>101</w:t>
        </w:r>
        <w:r>
          <w:rPr>
            <w:noProof/>
            <w:webHidden/>
          </w:rPr>
          <w:fldChar w:fldCharType="end"/>
        </w:r>
        <w:r w:rsidRPr="00132DFE">
          <w:rPr>
            <w:rStyle w:val="Hyperlink"/>
            <w:noProof/>
          </w:rPr>
          <w:fldChar w:fldCharType="end"/>
        </w:r>
      </w:ins>
    </w:p>
    <w:p w14:paraId="7D01236C" w14:textId="77777777" w:rsidR="00E535AA" w:rsidRPr="00D970E9" w:rsidRDefault="00E535AA">
      <w:pPr>
        <w:pStyle w:val="TOC3"/>
        <w:tabs>
          <w:tab w:val="left" w:pos="1320"/>
          <w:tab w:val="right" w:leader="dot" w:pos="8630"/>
        </w:tabs>
        <w:rPr>
          <w:ins w:id="343" w:author="Eric Boisvert" w:date="2016-01-04T09:53:00Z"/>
          <w:rFonts w:ascii="Calibri" w:eastAsia="MS Mincho" w:hAnsi="Calibri"/>
          <w:noProof/>
          <w:sz w:val="22"/>
          <w:szCs w:val="22"/>
          <w:lang w:val="en-CA" w:eastAsia="en-CA"/>
        </w:rPr>
      </w:pPr>
      <w:ins w:id="34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8.5.4</w:t>
        </w:r>
        <w:r w:rsidRPr="00D970E9">
          <w:rPr>
            <w:rFonts w:ascii="Calibri" w:eastAsia="MS Mincho" w:hAnsi="Calibri"/>
            <w:noProof/>
            <w:sz w:val="22"/>
            <w:szCs w:val="22"/>
            <w:lang w:val="en-CA" w:eastAsia="en-CA"/>
          </w:rPr>
          <w:tab/>
        </w:r>
        <w:r w:rsidRPr="00132DFE">
          <w:rPr>
            <w:rStyle w:val="Hyperlink"/>
            <w:noProof/>
          </w:rPr>
          <w:t>Geologic Structure Details</w:t>
        </w:r>
        <w:r>
          <w:rPr>
            <w:noProof/>
            <w:webHidden/>
          </w:rPr>
          <w:tab/>
        </w:r>
        <w:r>
          <w:rPr>
            <w:noProof/>
            <w:webHidden/>
          </w:rPr>
          <w:fldChar w:fldCharType="begin"/>
        </w:r>
        <w:r>
          <w:rPr>
            <w:noProof/>
            <w:webHidden/>
          </w:rPr>
          <w:instrText xml:space="preserve"> PAGEREF _Toc439664620 \h </w:instrText>
        </w:r>
      </w:ins>
      <w:r>
        <w:rPr>
          <w:noProof/>
          <w:webHidden/>
        </w:rPr>
      </w:r>
      <w:r>
        <w:rPr>
          <w:noProof/>
          <w:webHidden/>
        </w:rPr>
        <w:fldChar w:fldCharType="separate"/>
      </w:r>
      <w:ins w:id="345" w:author="Eric Boisvert" w:date="2016-01-04T09:53:00Z">
        <w:r>
          <w:rPr>
            <w:noProof/>
            <w:webHidden/>
          </w:rPr>
          <w:t>103</w:t>
        </w:r>
        <w:r>
          <w:rPr>
            <w:noProof/>
            <w:webHidden/>
          </w:rPr>
          <w:fldChar w:fldCharType="end"/>
        </w:r>
        <w:r w:rsidRPr="00132DFE">
          <w:rPr>
            <w:rStyle w:val="Hyperlink"/>
            <w:noProof/>
          </w:rPr>
          <w:fldChar w:fldCharType="end"/>
        </w:r>
      </w:ins>
    </w:p>
    <w:p w14:paraId="2FB8EA56" w14:textId="77777777" w:rsidR="00E535AA" w:rsidRPr="00D970E9" w:rsidRDefault="00E535AA">
      <w:pPr>
        <w:pStyle w:val="TOC3"/>
        <w:tabs>
          <w:tab w:val="left" w:pos="1320"/>
          <w:tab w:val="right" w:leader="dot" w:pos="8630"/>
        </w:tabs>
        <w:rPr>
          <w:ins w:id="346" w:author="Eric Boisvert" w:date="2016-01-04T09:53:00Z"/>
          <w:rFonts w:ascii="Calibri" w:eastAsia="MS Mincho" w:hAnsi="Calibri"/>
          <w:noProof/>
          <w:sz w:val="22"/>
          <w:szCs w:val="22"/>
          <w:lang w:val="en-CA" w:eastAsia="en-CA"/>
        </w:rPr>
      </w:pPr>
      <w:ins w:id="34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8.5.5</w:t>
        </w:r>
        <w:r w:rsidRPr="00D970E9">
          <w:rPr>
            <w:rFonts w:ascii="Calibri" w:eastAsia="MS Mincho" w:hAnsi="Calibri"/>
            <w:noProof/>
            <w:sz w:val="22"/>
            <w:szCs w:val="22"/>
            <w:lang w:val="en-CA" w:eastAsia="en-CA"/>
          </w:rPr>
          <w:tab/>
        </w:r>
        <w:r w:rsidRPr="00132DFE">
          <w:rPr>
            <w:rStyle w:val="Hyperlink"/>
            <w:noProof/>
          </w:rPr>
          <w:t>Geologic Unit Details</w:t>
        </w:r>
        <w:r>
          <w:rPr>
            <w:noProof/>
            <w:webHidden/>
          </w:rPr>
          <w:tab/>
        </w:r>
        <w:r>
          <w:rPr>
            <w:noProof/>
            <w:webHidden/>
          </w:rPr>
          <w:fldChar w:fldCharType="begin"/>
        </w:r>
        <w:r>
          <w:rPr>
            <w:noProof/>
            <w:webHidden/>
          </w:rPr>
          <w:instrText xml:space="preserve"> PAGEREF _Toc439664621 \h </w:instrText>
        </w:r>
      </w:ins>
      <w:r>
        <w:rPr>
          <w:noProof/>
          <w:webHidden/>
        </w:rPr>
      </w:r>
      <w:r>
        <w:rPr>
          <w:noProof/>
          <w:webHidden/>
        </w:rPr>
        <w:fldChar w:fldCharType="separate"/>
      </w:r>
      <w:ins w:id="348" w:author="Eric Boisvert" w:date="2016-01-04T09:53:00Z">
        <w:r>
          <w:rPr>
            <w:noProof/>
            <w:webHidden/>
          </w:rPr>
          <w:t>114</w:t>
        </w:r>
        <w:r>
          <w:rPr>
            <w:noProof/>
            <w:webHidden/>
          </w:rPr>
          <w:fldChar w:fldCharType="end"/>
        </w:r>
        <w:r w:rsidRPr="00132DFE">
          <w:rPr>
            <w:rStyle w:val="Hyperlink"/>
            <w:noProof/>
          </w:rPr>
          <w:fldChar w:fldCharType="end"/>
        </w:r>
      </w:ins>
    </w:p>
    <w:p w14:paraId="6402A1B5" w14:textId="77777777" w:rsidR="00E535AA" w:rsidRPr="00D970E9" w:rsidRDefault="00E535AA">
      <w:pPr>
        <w:pStyle w:val="TOC3"/>
        <w:tabs>
          <w:tab w:val="left" w:pos="1320"/>
          <w:tab w:val="right" w:leader="dot" w:pos="8630"/>
        </w:tabs>
        <w:rPr>
          <w:ins w:id="349" w:author="Eric Boisvert" w:date="2016-01-04T09:53:00Z"/>
          <w:rFonts w:ascii="Calibri" w:eastAsia="MS Mincho" w:hAnsi="Calibri"/>
          <w:noProof/>
          <w:sz w:val="22"/>
          <w:szCs w:val="22"/>
          <w:lang w:val="en-CA" w:eastAsia="en-CA"/>
        </w:rPr>
      </w:pPr>
      <w:ins w:id="35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8.5.6</w:t>
        </w:r>
        <w:r w:rsidRPr="00D970E9">
          <w:rPr>
            <w:rFonts w:ascii="Calibri" w:eastAsia="MS Mincho" w:hAnsi="Calibri"/>
            <w:noProof/>
            <w:sz w:val="22"/>
            <w:szCs w:val="22"/>
            <w:lang w:val="en-CA" w:eastAsia="en-CA"/>
          </w:rPr>
          <w:tab/>
        </w:r>
        <w:r w:rsidRPr="00132DFE">
          <w:rPr>
            <w:rStyle w:val="Hyperlink"/>
            <w:noProof/>
          </w:rPr>
          <w:t>GeoSciML extension vocabularies</w:t>
        </w:r>
        <w:r>
          <w:rPr>
            <w:noProof/>
            <w:webHidden/>
          </w:rPr>
          <w:tab/>
        </w:r>
        <w:r>
          <w:rPr>
            <w:noProof/>
            <w:webHidden/>
          </w:rPr>
          <w:fldChar w:fldCharType="begin"/>
        </w:r>
        <w:r>
          <w:rPr>
            <w:noProof/>
            <w:webHidden/>
          </w:rPr>
          <w:instrText xml:space="preserve"> PAGEREF _Toc439664622 \h </w:instrText>
        </w:r>
      </w:ins>
      <w:r>
        <w:rPr>
          <w:noProof/>
          <w:webHidden/>
        </w:rPr>
      </w:r>
      <w:r>
        <w:rPr>
          <w:noProof/>
          <w:webHidden/>
        </w:rPr>
        <w:fldChar w:fldCharType="separate"/>
      </w:r>
      <w:ins w:id="351" w:author="Eric Boisvert" w:date="2016-01-04T09:53:00Z">
        <w:r>
          <w:rPr>
            <w:noProof/>
            <w:webHidden/>
          </w:rPr>
          <w:t>116</w:t>
        </w:r>
        <w:r>
          <w:rPr>
            <w:noProof/>
            <w:webHidden/>
          </w:rPr>
          <w:fldChar w:fldCharType="end"/>
        </w:r>
        <w:r w:rsidRPr="00132DFE">
          <w:rPr>
            <w:rStyle w:val="Hyperlink"/>
            <w:noProof/>
          </w:rPr>
          <w:fldChar w:fldCharType="end"/>
        </w:r>
      </w:ins>
    </w:p>
    <w:p w14:paraId="54028CFF" w14:textId="77777777" w:rsidR="00E535AA" w:rsidRPr="00D970E9" w:rsidRDefault="00E535AA">
      <w:pPr>
        <w:pStyle w:val="TOC2"/>
        <w:tabs>
          <w:tab w:val="left" w:pos="880"/>
          <w:tab w:val="right" w:leader="dot" w:pos="8630"/>
        </w:tabs>
        <w:rPr>
          <w:ins w:id="352" w:author="Eric Boisvert" w:date="2016-01-04T09:53:00Z"/>
          <w:rFonts w:ascii="Calibri" w:eastAsia="MS Mincho" w:hAnsi="Calibri"/>
          <w:noProof/>
          <w:sz w:val="22"/>
          <w:szCs w:val="22"/>
          <w:lang w:val="en-CA" w:eastAsia="en-CA"/>
        </w:rPr>
      </w:pPr>
      <w:ins w:id="35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8.6</w:t>
        </w:r>
        <w:r w:rsidRPr="00D970E9">
          <w:rPr>
            <w:rFonts w:ascii="Calibri" w:eastAsia="MS Mincho" w:hAnsi="Calibri"/>
            <w:noProof/>
            <w:sz w:val="22"/>
            <w:szCs w:val="22"/>
            <w:lang w:val="en-CA" w:eastAsia="en-CA"/>
          </w:rPr>
          <w:tab/>
        </w:r>
        <w:r w:rsidRPr="00132DFE">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_Toc439664623 \h </w:instrText>
        </w:r>
      </w:ins>
      <w:r>
        <w:rPr>
          <w:noProof/>
          <w:webHidden/>
        </w:rPr>
      </w:r>
      <w:r>
        <w:rPr>
          <w:noProof/>
          <w:webHidden/>
        </w:rPr>
        <w:fldChar w:fldCharType="separate"/>
      </w:r>
      <w:ins w:id="354" w:author="Eric Boisvert" w:date="2016-01-04T09:53:00Z">
        <w:r>
          <w:rPr>
            <w:noProof/>
            <w:webHidden/>
          </w:rPr>
          <w:t>118</w:t>
        </w:r>
        <w:r>
          <w:rPr>
            <w:noProof/>
            <w:webHidden/>
          </w:rPr>
          <w:fldChar w:fldCharType="end"/>
        </w:r>
        <w:r w:rsidRPr="00132DFE">
          <w:rPr>
            <w:rStyle w:val="Hyperlink"/>
            <w:noProof/>
          </w:rPr>
          <w:fldChar w:fldCharType="end"/>
        </w:r>
      </w:ins>
    </w:p>
    <w:p w14:paraId="00E7F03A" w14:textId="77777777" w:rsidR="00E535AA" w:rsidRPr="00D970E9" w:rsidRDefault="00E535AA">
      <w:pPr>
        <w:pStyle w:val="TOC3"/>
        <w:tabs>
          <w:tab w:val="left" w:pos="1320"/>
          <w:tab w:val="right" w:leader="dot" w:pos="8630"/>
        </w:tabs>
        <w:rPr>
          <w:ins w:id="355" w:author="Eric Boisvert" w:date="2016-01-04T09:53:00Z"/>
          <w:rFonts w:ascii="Calibri" w:eastAsia="MS Mincho" w:hAnsi="Calibri"/>
          <w:noProof/>
          <w:sz w:val="22"/>
          <w:szCs w:val="22"/>
          <w:lang w:val="en-CA" w:eastAsia="en-CA"/>
        </w:rPr>
      </w:pPr>
      <w:ins w:id="35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8.6.1</w:t>
        </w:r>
        <w:r w:rsidRPr="00D970E9">
          <w:rPr>
            <w:rFonts w:ascii="Calibri" w:eastAsia="MS Mincho" w:hAnsi="Calibri"/>
            <w:noProof/>
            <w:sz w:val="22"/>
            <w:szCs w:val="22"/>
            <w:lang w:val="en-CA" w:eastAsia="en-CA"/>
          </w:rPr>
          <w:tab/>
        </w:r>
        <w:r w:rsidRPr="00132DFE">
          <w:rPr>
            <w:rStyle w:val="Hyperlink"/>
            <w:noProof/>
          </w:rPr>
          <w:t>Global Boundary Stratotype Sections and Points</w:t>
        </w:r>
        <w:r>
          <w:rPr>
            <w:noProof/>
            <w:webHidden/>
          </w:rPr>
          <w:tab/>
        </w:r>
        <w:r>
          <w:rPr>
            <w:noProof/>
            <w:webHidden/>
          </w:rPr>
          <w:fldChar w:fldCharType="begin"/>
        </w:r>
        <w:r>
          <w:rPr>
            <w:noProof/>
            <w:webHidden/>
          </w:rPr>
          <w:instrText xml:space="preserve"> PAGEREF _Toc439664624 \h </w:instrText>
        </w:r>
      </w:ins>
      <w:r>
        <w:rPr>
          <w:noProof/>
          <w:webHidden/>
        </w:rPr>
      </w:r>
      <w:r>
        <w:rPr>
          <w:noProof/>
          <w:webHidden/>
        </w:rPr>
        <w:fldChar w:fldCharType="separate"/>
      </w:r>
      <w:ins w:id="357" w:author="Eric Boisvert" w:date="2016-01-04T09:53:00Z">
        <w:r>
          <w:rPr>
            <w:noProof/>
            <w:webHidden/>
          </w:rPr>
          <w:t>120</w:t>
        </w:r>
        <w:r>
          <w:rPr>
            <w:noProof/>
            <w:webHidden/>
          </w:rPr>
          <w:fldChar w:fldCharType="end"/>
        </w:r>
        <w:r w:rsidRPr="00132DFE">
          <w:rPr>
            <w:rStyle w:val="Hyperlink"/>
            <w:noProof/>
          </w:rPr>
          <w:fldChar w:fldCharType="end"/>
        </w:r>
      </w:ins>
    </w:p>
    <w:p w14:paraId="5CF78F86" w14:textId="77777777" w:rsidR="00E535AA" w:rsidRPr="00D970E9" w:rsidRDefault="00E535AA">
      <w:pPr>
        <w:pStyle w:val="TOC3"/>
        <w:tabs>
          <w:tab w:val="left" w:pos="1320"/>
          <w:tab w:val="right" w:leader="dot" w:pos="8630"/>
        </w:tabs>
        <w:rPr>
          <w:ins w:id="358" w:author="Eric Boisvert" w:date="2016-01-04T09:53:00Z"/>
          <w:rFonts w:ascii="Calibri" w:eastAsia="MS Mincho" w:hAnsi="Calibri"/>
          <w:noProof/>
          <w:sz w:val="22"/>
          <w:szCs w:val="22"/>
          <w:lang w:val="en-CA" w:eastAsia="en-CA"/>
        </w:rPr>
      </w:pPr>
      <w:ins w:id="35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8.6.2</w:t>
        </w:r>
        <w:r w:rsidRPr="00D970E9">
          <w:rPr>
            <w:rFonts w:ascii="Calibri" w:eastAsia="MS Mincho" w:hAnsi="Calibri"/>
            <w:noProof/>
            <w:sz w:val="22"/>
            <w:szCs w:val="22"/>
            <w:lang w:val="en-CA" w:eastAsia="en-CA"/>
          </w:rPr>
          <w:tab/>
        </w:r>
        <w:r w:rsidRPr="00132DFE">
          <w:rPr>
            <w:rStyle w:val="Hyperlink"/>
            <w:noProof/>
          </w:rPr>
          <w:t>Temporal Reference System</w:t>
        </w:r>
        <w:r>
          <w:rPr>
            <w:noProof/>
            <w:webHidden/>
          </w:rPr>
          <w:tab/>
        </w:r>
        <w:r>
          <w:rPr>
            <w:noProof/>
            <w:webHidden/>
          </w:rPr>
          <w:fldChar w:fldCharType="begin"/>
        </w:r>
        <w:r>
          <w:rPr>
            <w:noProof/>
            <w:webHidden/>
          </w:rPr>
          <w:instrText xml:space="preserve"> PAGEREF _Toc439664625 \h </w:instrText>
        </w:r>
      </w:ins>
      <w:r>
        <w:rPr>
          <w:noProof/>
          <w:webHidden/>
        </w:rPr>
      </w:r>
      <w:r>
        <w:rPr>
          <w:noProof/>
          <w:webHidden/>
        </w:rPr>
        <w:fldChar w:fldCharType="separate"/>
      </w:r>
      <w:ins w:id="360" w:author="Eric Boisvert" w:date="2016-01-04T09:53:00Z">
        <w:r>
          <w:rPr>
            <w:noProof/>
            <w:webHidden/>
          </w:rPr>
          <w:t>124</w:t>
        </w:r>
        <w:r>
          <w:rPr>
            <w:noProof/>
            <w:webHidden/>
          </w:rPr>
          <w:fldChar w:fldCharType="end"/>
        </w:r>
        <w:r w:rsidRPr="00132DFE">
          <w:rPr>
            <w:rStyle w:val="Hyperlink"/>
            <w:noProof/>
          </w:rPr>
          <w:fldChar w:fldCharType="end"/>
        </w:r>
      </w:ins>
    </w:p>
    <w:p w14:paraId="2049F933" w14:textId="77777777" w:rsidR="00E535AA" w:rsidRPr="00D970E9" w:rsidRDefault="00E535AA">
      <w:pPr>
        <w:pStyle w:val="TOC3"/>
        <w:tabs>
          <w:tab w:val="left" w:pos="1320"/>
          <w:tab w:val="right" w:leader="dot" w:pos="8630"/>
        </w:tabs>
        <w:rPr>
          <w:ins w:id="361" w:author="Eric Boisvert" w:date="2016-01-04T09:53:00Z"/>
          <w:rFonts w:ascii="Calibri" w:eastAsia="MS Mincho" w:hAnsi="Calibri"/>
          <w:noProof/>
          <w:sz w:val="22"/>
          <w:szCs w:val="22"/>
          <w:lang w:val="en-CA" w:eastAsia="en-CA"/>
        </w:rPr>
      </w:pPr>
      <w:ins w:id="36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8.6.3</w:t>
        </w:r>
        <w:r w:rsidRPr="00D970E9">
          <w:rPr>
            <w:rFonts w:ascii="Calibri" w:eastAsia="MS Mincho" w:hAnsi="Calibri"/>
            <w:noProof/>
            <w:sz w:val="22"/>
            <w:szCs w:val="22"/>
            <w:lang w:val="en-CA" w:eastAsia="en-CA"/>
          </w:rPr>
          <w:tab/>
        </w:r>
        <w:r w:rsidRPr="00132DFE">
          <w:rPr>
            <w:rStyle w:val="Hyperlink"/>
            <w:noProof/>
          </w:rPr>
          <w:t>Time scale</w:t>
        </w:r>
        <w:r>
          <w:rPr>
            <w:noProof/>
            <w:webHidden/>
          </w:rPr>
          <w:tab/>
        </w:r>
        <w:r>
          <w:rPr>
            <w:noProof/>
            <w:webHidden/>
          </w:rPr>
          <w:fldChar w:fldCharType="begin"/>
        </w:r>
        <w:r>
          <w:rPr>
            <w:noProof/>
            <w:webHidden/>
          </w:rPr>
          <w:instrText xml:space="preserve"> PAGEREF _Toc439664626 \h </w:instrText>
        </w:r>
      </w:ins>
      <w:r>
        <w:rPr>
          <w:noProof/>
          <w:webHidden/>
        </w:rPr>
      </w:r>
      <w:r>
        <w:rPr>
          <w:noProof/>
          <w:webHidden/>
        </w:rPr>
        <w:fldChar w:fldCharType="separate"/>
      </w:r>
      <w:ins w:id="363" w:author="Eric Boisvert" w:date="2016-01-04T09:53:00Z">
        <w:r>
          <w:rPr>
            <w:noProof/>
            <w:webHidden/>
          </w:rPr>
          <w:t>126</w:t>
        </w:r>
        <w:r>
          <w:rPr>
            <w:noProof/>
            <w:webHidden/>
          </w:rPr>
          <w:fldChar w:fldCharType="end"/>
        </w:r>
        <w:r w:rsidRPr="00132DFE">
          <w:rPr>
            <w:rStyle w:val="Hyperlink"/>
            <w:noProof/>
          </w:rPr>
          <w:fldChar w:fldCharType="end"/>
        </w:r>
      </w:ins>
    </w:p>
    <w:p w14:paraId="50E9DF96" w14:textId="77777777" w:rsidR="00E535AA" w:rsidRPr="00D970E9" w:rsidRDefault="00E535AA">
      <w:pPr>
        <w:pStyle w:val="TOC3"/>
        <w:tabs>
          <w:tab w:val="left" w:pos="1320"/>
          <w:tab w:val="right" w:leader="dot" w:pos="8630"/>
        </w:tabs>
        <w:rPr>
          <w:ins w:id="364" w:author="Eric Boisvert" w:date="2016-01-04T09:53:00Z"/>
          <w:rFonts w:ascii="Calibri" w:eastAsia="MS Mincho" w:hAnsi="Calibri"/>
          <w:noProof/>
          <w:sz w:val="22"/>
          <w:szCs w:val="22"/>
          <w:lang w:val="en-CA" w:eastAsia="en-CA"/>
        </w:rPr>
      </w:pPr>
      <w:ins w:id="36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8.6.4</w:t>
        </w:r>
        <w:r w:rsidRPr="00D970E9">
          <w:rPr>
            <w:rFonts w:ascii="Calibri" w:eastAsia="MS Mincho" w:hAnsi="Calibri"/>
            <w:noProof/>
            <w:sz w:val="22"/>
            <w:szCs w:val="22"/>
            <w:lang w:val="en-CA" w:eastAsia="en-CA"/>
          </w:rPr>
          <w:tab/>
        </w:r>
        <w:r w:rsidRPr="00132DFE">
          <w:rPr>
            <w:rStyle w:val="Hyperlink"/>
            <w:noProof/>
          </w:rPr>
          <w:t>Geologic time vocabularies</w:t>
        </w:r>
        <w:r>
          <w:rPr>
            <w:noProof/>
            <w:webHidden/>
          </w:rPr>
          <w:tab/>
        </w:r>
        <w:r>
          <w:rPr>
            <w:noProof/>
            <w:webHidden/>
          </w:rPr>
          <w:fldChar w:fldCharType="begin"/>
        </w:r>
        <w:r>
          <w:rPr>
            <w:noProof/>
            <w:webHidden/>
          </w:rPr>
          <w:instrText xml:space="preserve"> PAGEREF _Toc439664627 \h </w:instrText>
        </w:r>
      </w:ins>
      <w:r>
        <w:rPr>
          <w:noProof/>
          <w:webHidden/>
        </w:rPr>
      </w:r>
      <w:r>
        <w:rPr>
          <w:noProof/>
          <w:webHidden/>
        </w:rPr>
        <w:fldChar w:fldCharType="separate"/>
      </w:r>
      <w:ins w:id="366" w:author="Eric Boisvert" w:date="2016-01-04T09:53:00Z">
        <w:r>
          <w:rPr>
            <w:noProof/>
            <w:webHidden/>
          </w:rPr>
          <w:t>131</w:t>
        </w:r>
        <w:r>
          <w:rPr>
            <w:noProof/>
            <w:webHidden/>
          </w:rPr>
          <w:fldChar w:fldCharType="end"/>
        </w:r>
        <w:r w:rsidRPr="00132DFE">
          <w:rPr>
            <w:rStyle w:val="Hyperlink"/>
            <w:noProof/>
          </w:rPr>
          <w:fldChar w:fldCharType="end"/>
        </w:r>
      </w:ins>
    </w:p>
    <w:p w14:paraId="373350F7" w14:textId="77777777" w:rsidR="00E535AA" w:rsidRPr="00D970E9" w:rsidRDefault="00E535AA">
      <w:pPr>
        <w:pStyle w:val="TOC2"/>
        <w:tabs>
          <w:tab w:val="left" w:pos="880"/>
          <w:tab w:val="right" w:leader="dot" w:pos="8630"/>
        </w:tabs>
        <w:rPr>
          <w:ins w:id="367" w:author="Eric Boisvert" w:date="2016-01-04T09:53:00Z"/>
          <w:rFonts w:ascii="Calibri" w:eastAsia="MS Mincho" w:hAnsi="Calibri"/>
          <w:noProof/>
          <w:sz w:val="22"/>
          <w:szCs w:val="22"/>
          <w:lang w:val="en-CA" w:eastAsia="en-CA"/>
        </w:rPr>
      </w:pPr>
      <w:ins w:id="368"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"_Toc439664628"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8.7</w:t>
        </w:r>
        <w:r w:rsidRPr="00D970E9">
          <w:rPr>
            <w:rFonts w:ascii="Calibri" w:eastAsia="MS Mincho" w:hAnsi="Calibri"/>
            <w:noProof/>
            <w:sz w:val="22"/>
            <w:szCs w:val="22"/>
            <w:lang w:val="en-CA" w:eastAsia="en-CA"/>
          </w:rPr>
          <w:tab/>
        </w:r>
        <w:r w:rsidRPr="00132DFE">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_Toc439664628 \h </w:instrText>
        </w:r>
      </w:ins>
      <w:r>
        <w:rPr>
          <w:noProof/>
          <w:webHidden/>
        </w:rPr>
      </w:r>
      <w:r>
        <w:rPr>
          <w:noProof/>
          <w:webHidden/>
        </w:rPr>
        <w:fldChar w:fldCharType="separate"/>
      </w:r>
      <w:ins w:id="369" w:author="Eric Boisvert" w:date="2016-01-04T09:53:00Z">
        <w:r>
          <w:rPr>
            <w:noProof/>
            <w:webHidden/>
          </w:rPr>
          <w:t>131</w:t>
        </w:r>
        <w:r>
          <w:rPr>
            <w:noProof/>
            <w:webHidden/>
          </w:rPr>
          <w:fldChar w:fldCharType="end"/>
        </w:r>
        <w:r w:rsidRPr="00132DFE">
          <w:rPr>
            <w:rStyle w:val="Hyperlink"/>
            <w:noProof/>
          </w:rPr>
          <w:fldChar w:fldCharType="end"/>
        </w:r>
      </w:ins>
    </w:p>
    <w:p w14:paraId="46B5D48B" w14:textId="77777777" w:rsidR="00E535AA" w:rsidRPr="00D970E9" w:rsidRDefault="00E535AA">
      <w:pPr>
        <w:pStyle w:val="TOC3"/>
        <w:tabs>
          <w:tab w:val="left" w:pos="1320"/>
          <w:tab w:val="right" w:leader="dot" w:pos="8630"/>
        </w:tabs>
        <w:rPr>
          <w:ins w:id="370" w:author="Eric Boisvert" w:date="2016-01-04T09:53:00Z"/>
          <w:rFonts w:ascii="Calibri" w:eastAsia="MS Mincho" w:hAnsi="Calibri"/>
          <w:noProof/>
          <w:sz w:val="22"/>
          <w:szCs w:val="22"/>
          <w:lang w:val="en-CA" w:eastAsia="en-CA"/>
        </w:rPr>
      </w:pPr>
      <w:ins w:id="37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8.7.1</w:t>
        </w:r>
        <w:r w:rsidRPr="00D970E9">
          <w:rPr>
            <w:rFonts w:ascii="Calibri" w:eastAsia="MS Mincho" w:hAnsi="Calibri"/>
            <w:noProof/>
            <w:sz w:val="22"/>
            <w:szCs w:val="22"/>
            <w:lang w:val="en-CA" w:eastAsia="en-CA"/>
          </w:rPr>
          <w:tab/>
        </w:r>
        <w:r w:rsidRPr="00132DFE">
          <w:rPr>
            <w:rStyle w:val="Hyperlink"/>
            <w:noProof/>
            <w:lang w:val="en-CA"/>
          </w:rPr>
          <w:t>Borehole</w:t>
        </w:r>
        <w:r>
          <w:rPr>
            <w:noProof/>
            <w:webHidden/>
          </w:rPr>
          <w:tab/>
        </w:r>
        <w:r>
          <w:rPr>
            <w:noProof/>
            <w:webHidden/>
          </w:rPr>
          <w:fldChar w:fldCharType="begin"/>
        </w:r>
        <w:r>
          <w:rPr>
            <w:noProof/>
            <w:webHidden/>
          </w:rPr>
          <w:instrText xml:space="preserve"> PAGEREF _Toc439664629 \h </w:instrText>
        </w:r>
      </w:ins>
      <w:r>
        <w:rPr>
          <w:noProof/>
          <w:webHidden/>
        </w:rPr>
      </w:r>
      <w:r>
        <w:rPr>
          <w:noProof/>
          <w:webHidden/>
        </w:rPr>
        <w:fldChar w:fldCharType="separate"/>
      </w:r>
      <w:ins w:id="372" w:author="Eric Boisvert" w:date="2016-01-04T09:53:00Z">
        <w:r>
          <w:rPr>
            <w:noProof/>
            <w:webHidden/>
          </w:rPr>
          <w:t>133</w:t>
        </w:r>
        <w:r>
          <w:rPr>
            <w:noProof/>
            <w:webHidden/>
          </w:rPr>
          <w:fldChar w:fldCharType="end"/>
        </w:r>
        <w:r w:rsidRPr="00132DFE">
          <w:rPr>
            <w:rStyle w:val="Hyperlink"/>
            <w:noProof/>
          </w:rPr>
          <w:fldChar w:fldCharType="end"/>
        </w:r>
      </w:ins>
    </w:p>
    <w:p w14:paraId="48A7B6E8" w14:textId="77777777" w:rsidR="00E535AA" w:rsidRPr="00D970E9" w:rsidRDefault="00E535AA">
      <w:pPr>
        <w:pStyle w:val="TOC2"/>
        <w:tabs>
          <w:tab w:val="left" w:pos="880"/>
          <w:tab w:val="right" w:leader="dot" w:pos="8630"/>
        </w:tabs>
        <w:rPr>
          <w:ins w:id="373" w:author="Eric Boisvert" w:date="2016-01-04T09:53:00Z"/>
          <w:rFonts w:ascii="Calibri" w:eastAsia="MS Mincho" w:hAnsi="Calibri"/>
          <w:noProof/>
          <w:sz w:val="22"/>
          <w:szCs w:val="22"/>
          <w:lang w:val="en-CA" w:eastAsia="en-CA"/>
        </w:rPr>
      </w:pPr>
      <w:ins w:id="37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8.8</w:t>
        </w:r>
        <w:r w:rsidRPr="00D970E9">
          <w:rPr>
            <w:rFonts w:ascii="Calibri" w:eastAsia="MS Mincho" w:hAnsi="Calibri"/>
            <w:noProof/>
            <w:sz w:val="22"/>
            <w:szCs w:val="22"/>
            <w:lang w:val="en-CA" w:eastAsia="en-CA"/>
          </w:rPr>
          <w:tab/>
        </w:r>
        <w:r w:rsidRPr="00132DFE">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_Toc439664630 \h </w:instrText>
        </w:r>
      </w:ins>
      <w:r>
        <w:rPr>
          <w:noProof/>
          <w:webHidden/>
        </w:rPr>
      </w:r>
      <w:r>
        <w:rPr>
          <w:noProof/>
          <w:webHidden/>
        </w:rPr>
        <w:fldChar w:fldCharType="separate"/>
      </w:r>
      <w:ins w:id="375" w:author="Eric Boisvert" w:date="2016-01-04T09:53:00Z">
        <w:r>
          <w:rPr>
            <w:noProof/>
            <w:webHidden/>
          </w:rPr>
          <w:t>143</w:t>
        </w:r>
        <w:r>
          <w:rPr>
            <w:noProof/>
            <w:webHidden/>
          </w:rPr>
          <w:fldChar w:fldCharType="end"/>
        </w:r>
        <w:r w:rsidRPr="00132DFE">
          <w:rPr>
            <w:rStyle w:val="Hyperlink"/>
            <w:noProof/>
          </w:rPr>
          <w:fldChar w:fldCharType="end"/>
        </w:r>
      </w:ins>
    </w:p>
    <w:p w14:paraId="6520B706" w14:textId="77777777" w:rsidR="00E535AA" w:rsidRPr="00D970E9" w:rsidRDefault="00E535AA">
      <w:pPr>
        <w:pStyle w:val="TOC3"/>
        <w:tabs>
          <w:tab w:val="left" w:pos="1320"/>
          <w:tab w:val="right" w:leader="dot" w:pos="8630"/>
        </w:tabs>
        <w:rPr>
          <w:ins w:id="376" w:author="Eric Boisvert" w:date="2016-01-04T09:53:00Z"/>
          <w:rFonts w:ascii="Calibri" w:eastAsia="MS Mincho" w:hAnsi="Calibri"/>
          <w:noProof/>
          <w:sz w:val="22"/>
          <w:szCs w:val="22"/>
          <w:lang w:val="en-CA" w:eastAsia="en-CA"/>
        </w:rPr>
      </w:pPr>
      <w:ins w:id="37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8.8.1</w:t>
        </w:r>
        <w:r w:rsidRPr="00D970E9">
          <w:rPr>
            <w:rFonts w:ascii="Calibri" w:eastAsia="MS Mincho" w:hAnsi="Calibri"/>
            <w:noProof/>
            <w:sz w:val="22"/>
            <w:szCs w:val="22"/>
            <w:lang w:val="en-CA" w:eastAsia="en-CA"/>
          </w:rPr>
          <w:tab/>
        </w:r>
        <w:r w:rsidRPr="00132DFE">
          <w:rPr>
            <w:rStyle w:val="Hyperlink"/>
            <w:noProof/>
            <w:lang w:val="en-CA"/>
          </w:rPr>
          <w:t>Laboratory Analysis</w:t>
        </w:r>
        <w:r>
          <w:rPr>
            <w:noProof/>
            <w:webHidden/>
          </w:rPr>
          <w:tab/>
        </w:r>
        <w:r>
          <w:rPr>
            <w:noProof/>
            <w:webHidden/>
          </w:rPr>
          <w:fldChar w:fldCharType="begin"/>
        </w:r>
        <w:r>
          <w:rPr>
            <w:noProof/>
            <w:webHidden/>
          </w:rPr>
          <w:instrText xml:space="preserve"> PAGEREF _Toc439664631 \h </w:instrText>
        </w:r>
      </w:ins>
      <w:r>
        <w:rPr>
          <w:noProof/>
          <w:webHidden/>
        </w:rPr>
      </w:r>
      <w:r>
        <w:rPr>
          <w:noProof/>
          <w:webHidden/>
        </w:rPr>
        <w:fldChar w:fldCharType="separate"/>
      </w:r>
      <w:ins w:id="378" w:author="Eric Boisvert" w:date="2016-01-04T09:53:00Z">
        <w:r>
          <w:rPr>
            <w:noProof/>
            <w:webHidden/>
          </w:rPr>
          <w:t>145</w:t>
        </w:r>
        <w:r>
          <w:rPr>
            <w:noProof/>
            <w:webHidden/>
          </w:rPr>
          <w:fldChar w:fldCharType="end"/>
        </w:r>
        <w:r w:rsidRPr="00132DFE">
          <w:rPr>
            <w:rStyle w:val="Hyperlink"/>
            <w:noProof/>
          </w:rPr>
          <w:fldChar w:fldCharType="end"/>
        </w:r>
      </w:ins>
    </w:p>
    <w:p w14:paraId="331A4BBB" w14:textId="77777777" w:rsidR="00E535AA" w:rsidRPr="00D970E9" w:rsidRDefault="00E535AA">
      <w:pPr>
        <w:pStyle w:val="TOC3"/>
        <w:tabs>
          <w:tab w:val="left" w:pos="1320"/>
          <w:tab w:val="right" w:leader="dot" w:pos="8630"/>
        </w:tabs>
        <w:rPr>
          <w:ins w:id="379" w:author="Eric Boisvert" w:date="2016-01-04T09:53:00Z"/>
          <w:rFonts w:ascii="Calibri" w:eastAsia="MS Mincho" w:hAnsi="Calibri"/>
          <w:noProof/>
          <w:sz w:val="22"/>
          <w:szCs w:val="22"/>
          <w:lang w:val="en-CA" w:eastAsia="en-CA"/>
        </w:rPr>
      </w:pPr>
      <w:ins w:id="38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8.8.2</w:t>
        </w:r>
        <w:r w:rsidRPr="00D970E9">
          <w:rPr>
            <w:rFonts w:ascii="Calibri" w:eastAsia="MS Mincho" w:hAnsi="Calibri"/>
            <w:noProof/>
            <w:sz w:val="22"/>
            <w:szCs w:val="22"/>
            <w:lang w:val="en-CA" w:eastAsia="en-CA"/>
          </w:rPr>
          <w:tab/>
        </w:r>
        <w:r w:rsidRPr="00132DFE">
          <w:rPr>
            <w:rStyle w:val="Hyperlink"/>
            <w:noProof/>
          </w:rPr>
          <w:t>Geochronology</w:t>
        </w:r>
        <w:r>
          <w:rPr>
            <w:noProof/>
            <w:webHidden/>
          </w:rPr>
          <w:tab/>
        </w:r>
        <w:r>
          <w:rPr>
            <w:noProof/>
            <w:webHidden/>
          </w:rPr>
          <w:fldChar w:fldCharType="begin"/>
        </w:r>
        <w:r>
          <w:rPr>
            <w:noProof/>
            <w:webHidden/>
          </w:rPr>
          <w:instrText xml:space="preserve"> PAGEREF _Toc439664632 \h </w:instrText>
        </w:r>
      </w:ins>
      <w:r>
        <w:rPr>
          <w:noProof/>
          <w:webHidden/>
        </w:rPr>
      </w:r>
      <w:r>
        <w:rPr>
          <w:noProof/>
          <w:webHidden/>
        </w:rPr>
        <w:fldChar w:fldCharType="separate"/>
      </w:r>
      <w:ins w:id="381" w:author="Eric Boisvert" w:date="2016-01-04T09:53:00Z">
        <w:r>
          <w:rPr>
            <w:noProof/>
            <w:webHidden/>
          </w:rPr>
          <w:t>151</w:t>
        </w:r>
        <w:r>
          <w:rPr>
            <w:noProof/>
            <w:webHidden/>
          </w:rPr>
          <w:fldChar w:fldCharType="end"/>
        </w:r>
        <w:r w:rsidRPr="00132DFE">
          <w:rPr>
            <w:rStyle w:val="Hyperlink"/>
            <w:noProof/>
          </w:rPr>
          <w:fldChar w:fldCharType="end"/>
        </w:r>
      </w:ins>
    </w:p>
    <w:p w14:paraId="12D803A7" w14:textId="77777777" w:rsidR="00E535AA" w:rsidRPr="00D970E9" w:rsidRDefault="00E535AA">
      <w:pPr>
        <w:pStyle w:val="TOC3"/>
        <w:tabs>
          <w:tab w:val="left" w:pos="1320"/>
          <w:tab w:val="right" w:leader="dot" w:pos="8630"/>
        </w:tabs>
        <w:rPr>
          <w:ins w:id="382" w:author="Eric Boisvert" w:date="2016-01-04T09:53:00Z"/>
          <w:rFonts w:ascii="Calibri" w:eastAsia="MS Mincho" w:hAnsi="Calibri"/>
          <w:noProof/>
          <w:sz w:val="22"/>
          <w:szCs w:val="22"/>
          <w:lang w:val="en-CA" w:eastAsia="en-CA"/>
        </w:rPr>
      </w:pPr>
      <w:ins w:id="38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8.8.3</w:t>
        </w:r>
        <w:r w:rsidRPr="00D970E9">
          <w:rPr>
            <w:rFonts w:ascii="Calibri" w:eastAsia="MS Mincho" w:hAnsi="Calibri"/>
            <w:noProof/>
            <w:sz w:val="22"/>
            <w:szCs w:val="22"/>
            <w:lang w:val="en-CA" w:eastAsia="en-CA"/>
          </w:rPr>
          <w:tab/>
        </w:r>
        <w:r w:rsidRPr="00132DFE">
          <w:rPr>
            <w:rStyle w:val="Hyperlink"/>
            <w:noProof/>
            <w:lang w:val="en-CA"/>
          </w:rPr>
          <w:t>Geologic Specimen</w:t>
        </w:r>
        <w:r>
          <w:rPr>
            <w:noProof/>
            <w:webHidden/>
          </w:rPr>
          <w:tab/>
        </w:r>
        <w:r>
          <w:rPr>
            <w:noProof/>
            <w:webHidden/>
          </w:rPr>
          <w:fldChar w:fldCharType="begin"/>
        </w:r>
        <w:r>
          <w:rPr>
            <w:noProof/>
            <w:webHidden/>
          </w:rPr>
          <w:instrText xml:space="preserve"> PAGEREF _Toc439664633 \h </w:instrText>
        </w:r>
      </w:ins>
      <w:r>
        <w:rPr>
          <w:noProof/>
          <w:webHidden/>
        </w:rPr>
      </w:r>
      <w:r>
        <w:rPr>
          <w:noProof/>
          <w:webHidden/>
        </w:rPr>
        <w:fldChar w:fldCharType="separate"/>
      </w:r>
      <w:ins w:id="384" w:author="Eric Boisvert" w:date="2016-01-04T09:53:00Z">
        <w:r>
          <w:rPr>
            <w:noProof/>
            <w:webHidden/>
          </w:rPr>
          <w:t>154</w:t>
        </w:r>
        <w:r>
          <w:rPr>
            <w:noProof/>
            <w:webHidden/>
          </w:rPr>
          <w:fldChar w:fldCharType="end"/>
        </w:r>
        <w:r w:rsidRPr="00132DFE">
          <w:rPr>
            <w:rStyle w:val="Hyperlink"/>
            <w:noProof/>
          </w:rPr>
          <w:fldChar w:fldCharType="end"/>
        </w:r>
      </w:ins>
    </w:p>
    <w:p w14:paraId="0410D26C" w14:textId="77777777" w:rsidR="00E535AA" w:rsidRPr="00D970E9" w:rsidRDefault="00E535AA">
      <w:pPr>
        <w:pStyle w:val="TOC3"/>
        <w:tabs>
          <w:tab w:val="left" w:pos="1320"/>
          <w:tab w:val="right" w:leader="dot" w:pos="8630"/>
        </w:tabs>
        <w:rPr>
          <w:ins w:id="385" w:author="Eric Boisvert" w:date="2016-01-04T09:53:00Z"/>
          <w:rFonts w:ascii="Calibri" w:eastAsia="MS Mincho" w:hAnsi="Calibri"/>
          <w:noProof/>
          <w:sz w:val="22"/>
          <w:szCs w:val="22"/>
          <w:lang w:val="en-CA" w:eastAsia="en-CA"/>
        </w:rPr>
      </w:pPr>
      <w:ins w:id="38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8.8.4</w:t>
        </w:r>
        <w:r w:rsidRPr="00D970E9">
          <w:rPr>
            <w:rFonts w:ascii="Calibri" w:eastAsia="MS Mincho" w:hAnsi="Calibri"/>
            <w:noProof/>
            <w:sz w:val="22"/>
            <w:szCs w:val="22"/>
            <w:lang w:val="en-CA" w:eastAsia="en-CA"/>
          </w:rPr>
          <w:tab/>
        </w:r>
        <w:r w:rsidRPr="00132DFE">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_Toc439664634 \h </w:instrText>
        </w:r>
      </w:ins>
      <w:r>
        <w:rPr>
          <w:noProof/>
          <w:webHidden/>
        </w:rPr>
      </w:r>
      <w:r>
        <w:rPr>
          <w:noProof/>
          <w:webHidden/>
        </w:rPr>
        <w:fldChar w:fldCharType="separate"/>
      </w:r>
      <w:ins w:id="387" w:author="Eric Boisvert" w:date="2016-01-04T09:53:00Z">
        <w:r>
          <w:rPr>
            <w:noProof/>
            <w:webHidden/>
          </w:rPr>
          <w:t>159</w:t>
        </w:r>
        <w:r>
          <w:rPr>
            <w:noProof/>
            <w:webHidden/>
          </w:rPr>
          <w:fldChar w:fldCharType="end"/>
        </w:r>
        <w:r w:rsidRPr="00132DFE">
          <w:rPr>
            <w:rStyle w:val="Hyperlink"/>
            <w:noProof/>
          </w:rPr>
          <w:fldChar w:fldCharType="end"/>
        </w:r>
      </w:ins>
    </w:p>
    <w:p w14:paraId="146527EB" w14:textId="77777777" w:rsidR="00E535AA" w:rsidRPr="00D970E9" w:rsidRDefault="00E535AA">
      <w:pPr>
        <w:pStyle w:val="TOC3"/>
        <w:tabs>
          <w:tab w:val="left" w:pos="1320"/>
          <w:tab w:val="right" w:leader="dot" w:pos="8630"/>
        </w:tabs>
        <w:rPr>
          <w:ins w:id="388" w:author="Eric Boisvert" w:date="2016-01-04T09:53:00Z"/>
          <w:rFonts w:ascii="Calibri" w:eastAsia="MS Mincho" w:hAnsi="Calibri"/>
          <w:noProof/>
          <w:sz w:val="22"/>
          <w:szCs w:val="22"/>
          <w:lang w:val="en-CA" w:eastAsia="en-CA"/>
        </w:rPr>
      </w:pPr>
      <w:ins w:id="38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8.8.5</w:t>
        </w:r>
        <w:r w:rsidRPr="00D970E9">
          <w:rPr>
            <w:rFonts w:ascii="Calibri" w:eastAsia="MS Mincho" w:hAnsi="Calibri"/>
            <w:noProof/>
            <w:sz w:val="22"/>
            <w:szCs w:val="22"/>
            <w:lang w:val="en-CA" w:eastAsia="en-CA"/>
          </w:rPr>
          <w:tab/>
        </w:r>
        <w:r w:rsidRPr="00132DFE">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_Toc439664635 \h </w:instrText>
        </w:r>
      </w:ins>
      <w:r>
        <w:rPr>
          <w:noProof/>
          <w:webHidden/>
        </w:rPr>
      </w:r>
      <w:r>
        <w:rPr>
          <w:noProof/>
          <w:webHidden/>
        </w:rPr>
        <w:fldChar w:fldCharType="separate"/>
      </w:r>
      <w:ins w:id="390" w:author="Eric Boisvert" w:date="2016-01-04T09:53:00Z">
        <w:r>
          <w:rPr>
            <w:noProof/>
            <w:webHidden/>
          </w:rPr>
          <w:t>160</w:t>
        </w:r>
        <w:r>
          <w:rPr>
            <w:noProof/>
            <w:webHidden/>
          </w:rPr>
          <w:fldChar w:fldCharType="end"/>
        </w:r>
        <w:r w:rsidRPr="00132DFE">
          <w:rPr>
            <w:rStyle w:val="Hyperlink"/>
            <w:noProof/>
          </w:rPr>
          <w:fldChar w:fldCharType="end"/>
        </w:r>
      </w:ins>
    </w:p>
    <w:p w14:paraId="07B91C12" w14:textId="77777777" w:rsidR="00E535AA" w:rsidRPr="00D970E9" w:rsidRDefault="00E535AA">
      <w:pPr>
        <w:pStyle w:val="TOC1"/>
        <w:tabs>
          <w:tab w:val="left" w:pos="480"/>
          <w:tab w:val="right" w:leader="dot" w:pos="8630"/>
        </w:tabs>
        <w:rPr>
          <w:ins w:id="391" w:author="Eric Boisvert" w:date="2016-01-04T09:53:00Z"/>
          <w:rFonts w:ascii="Calibri" w:eastAsia="MS Mincho" w:hAnsi="Calibri"/>
          <w:noProof/>
          <w:sz w:val="22"/>
          <w:szCs w:val="22"/>
          <w:lang w:val="en-CA" w:eastAsia="en-CA"/>
        </w:rPr>
      </w:pPr>
      <w:ins w:id="39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w:t>
        </w:r>
        <w:r w:rsidRPr="00D970E9">
          <w:rPr>
            <w:rFonts w:ascii="Calibri" w:eastAsia="MS Mincho" w:hAnsi="Calibri"/>
            <w:noProof/>
            <w:sz w:val="22"/>
            <w:szCs w:val="22"/>
            <w:lang w:val="en-CA" w:eastAsia="en-CA"/>
          </w:rPr>
          <w:tab/>
        </w:r>
        <w:r w:rsidRPr="00132DFE">
          <w:rPr>
            <w:rStyle w:val="Hyperlink"/>
            <w:noProof/>
            <w:lang w:val="en-CA"/>
          </w:rPr>
          <w:t>GML Encoding Requirements classes</w:t>
        </w:r>
        <w:r>
          <w:rPr>
            <w:noProof/>
            <w:webHidden/>
          </w:rPr>
          <w:tab/>
        </w:r>
        <w:r>
          <w:rPr>
            <w:noProof/>
            <w:webHidden/>
          </w:rPr>
          <w:fldChar w:fldCharType="begin"/>
        </w:r>
        <w:r>
          <w:rPr>
            <w:noProof/>
            <w:webHidden/>
          </w:rPr>
          <w:instrText xml:space="preserve"> PAGEREF _Toc439664636 \h </w:instrText>
        </w:r>
      </w:ins>
      <w:r>
        <w:rPr>
          <w:noProof/>
          <w:webHidden/>
        </w:rPr>
      </w:r>
      <w:r>
        <w:rPr>
          <w:noProof/>
          <w:webHidden/>
        </w:rPr>
        <w:fldChar w:fldCharType="separate"/>
      </w:r>
      <w:ins w:id="393" w:author="Eric Boisvert" w:date="2016-01-04T09:53:00Z">
        <w:r>
          <w:rPr>
            <w:noProof/>
            <w:webHidden/>
          </w:rPr>
          <w:t>160</w:t>
        </w:r>
        <w:r>
          <w:rPr>
            <w:noProof/>
            <w:webHidden/>
          </w:rPr>
          <w:fldChar w:fldCharType="end"/>
        </w:r>
        <w:r w:rsidRPr="00132DFE">
          <w:rPr>
            <w:rStyle w:val="Hyperlink"/>
            <w:noProof/>
          </w:rPr>
          <w:fldChar w:fldCharType="end"/>
        </w:r>
      </w:ins>
    </w:p>
    <w:p w14:paraId="63768CC5" w14:textId="77777777" w:rsidR="00E535AA" w:rsidRPr="00D970E9" w:rsidRDefault="00E535AA">
      <w:pPr>
        <w:pStyle w:val="TOC2"/>
        <w:tabs>
          <w:tab w:val="left" w:pos="880"/>
          <w:tab w:val="right" w:leader="dot" w:pos="8630"/>
        </w:tabs>
        <w:rPr>
          <w:ins w:id="394" w:author="Eric Boisvert" w:date="2016-01-04T09:53:00Z"/>
          <w:rFonts w:ascii="Calibri" w:eastAsia="MS Mincho" w:hAnsi="Calibri"/>
          <w:noProof/>
          <w:sz w:val="22"/>
          <w:szCs w:val="22"/>
          <w:lang w:val="en-CA" w:eastAsia="en-CA"/>
        </w:rPr>
      </w:pPr>
      <w:ins w:id="39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9.1</w:t>
        </w:r>
        <w:r w:rsidRPr="00D970E9">
          <w:rPr>
            <w:rFonts w:ascii="Calibri" w:eastAsia="MS Mincho" w:hAnsi="Calibri"/>
            <w:noProof/>
            <w:sz w:val="22"/>
            <w:szCs w:val="22"/>
            <w:lang w:val="en-CA" w:eastAsia="en-CA"/>
          </w:rPr>
          <w:tab/>
        </w:r>
        <w:r w:rsidRPr="00132DFE">
          <w:rPr>
            <w:rStyle w:val="Hyperlink"/>
            <w:noProof/>
            <w:lang w:val="en-CA"/>
          </w:rPr>
          <w:t>Prefixes used in examples</w:t>
        </w:r>
        <w:r>
          <w:rPr>
            <w:noProof/>
            <w:webHidden/>
          </w:rPr>
          <w:tab/>
        </w:r>
        <w:r>
          <w:rPr>
            <w:noProof/>
            <w:webHidden/>
          </w:rPr>
          <w:fldChar w:fldCharType="begin"/>
        </w:r>
        <w:r>
          <w:rPr>
            <w:noProof/>
            <w:webHidden/>
          </w:rPr>
          <w:instrText xml:space="preserve"> PAGEREF _Toc439664637 \h </w:instrText>
        </w:r>
      </w:ins>
      <w:r>
        <w:rPr>
          <w:noProof/>
          <w:webHidden/>
        </w:rPr>
      </w:r>
      <w:r>
        <w:rPr>
          <w:noProof/>
          <w:webHidden/>
        </w:rPr>
        <w:fldChar w:fldCharType="separate"/>
      </w:r>
      <w:ins w:id="396" w:author="Eric Boisvert" w:date="2016-01-04T09:53:00Z">
        <w:r>
          <w:rPr>
            <w:noProof/>
            <w:webHidden/>
          </w:rPr>
          <w:t>161</w:t>
        </w:r>
        <w:r>
          <w:rPr>
            <w:noProof/>
            <w:webHidden/>
          </w:rPr>
          <w:fldChar w:fldCharType="end"/>
        </w:r>
        <w:r w:rsidRPr="00132DFE">
          <w:rPr>
            <w:rStyle w:val="Hyperlink"/>
            <w:noProof/>
          </w:rPr>
          <w:fldChar w:fldCharType="end"/>
        </w:r>
      </w:ins>
    </w:p>
    <w:p w14:paraId="56033E2D" w14:textId="77777777" w:rsidR="00E535AA" w:rsidRPr="00D970E9" w:rsidRDefault="00E535AA">
      <w:pPr>
        <w:pStyle w:val="TOC2"/>
        <w:tabs>
          <w:tab w:val="left" w:pos="880"/>
          <w:tab w:val="right" w:leader="dot" w:pos="8630"/>
        </w:tabs>
        <w:rPr>
          <w:ins w:id="397" w:author="Eric Boisvert" w:date="2016-01-04T09:53:00Z"/>
          <w:rFonts w:ascii="Calibri" w:eastAsia="MS Mincho" w:hAnsi="Calibri"/>
          <w:noProof/>
          <w:sz w:val="22"/>
          <w:szCs w:val="22"/>
          <w:lang w:val="en-CA" w:eastAsia="en-CA"/>
        </w:rPr>
      </w:pPr>
      <w:ins w:id="39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9.2</w:t>
        </w:r>
        <w:r w:rsidRPr="00D970E9">
          <w:rPr>
            <w:rFonts w:ascii="Calibri" w:eastAsia="MS Mincho" w:hAnsi="Calibri"/>
            <w:noProof/>
            <w:sz w:val="22"/>
            <w:szCs w:val="22"/>
            <w:lang w:val="en-CA" w:eastAsia="en-CA"/>
          </w:rPr>
          <w:tab/>
        </w:r>
        <w:r w:rsidRPr="00132DFE">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_Toc439664638 \h </w:instrText>
        </w:r>
      </w:ins>
      <w:r>
        <w:rPr>
          <w:noProof/>
          <w:webHidden/>
        </w:rPr>
      </w:r>
      <w:r>
        <w:rPr>
          <w:noProof/>
          <w:webHidden/>
        </w:rPr>
        <w:fldChar w:fldCharType="separate"/>
      </w:r>
      <w:ins w:id="399" w:author="Eric Boisvert" w:date="2016-01-04T09:53:00Z">
        <w:r>
          <w:rPr>
            <w:noProof/>
            <w:webHidden/>
          </w:rPr>
          <w:t>162</w:t>
        </w:r>
        <w:r>
          <w:rPr>
            <w:noProof/>
            <w:webHidden/>
          </w:rPr>
          <w:fldChar w:fldCharType="end"/>
        </w:r>
        <w:r w:rsidRPr="00132DFE">
          <w:rPr>
            <w:rStyle w:val="Hyperlink"/>
            <w:noProof/>
          </w:rPr>
          <w:fldChar w:fldCharType="end"/>
        </w:r>
      </w:ins>
    </w:p>
    <w:p w14:paraId="557531AB" w14:textId="77777777" w:rsidR="00E535AA" w:rsidRPr="00D970E9" w:rsidRDefault="00E535AA">
      <w:pPr>
        <w:pStyle w:val="TOC3"/>
        <w:tabs>
          <w:tab w:val="left" w:pos="1320"/>
          <w:tab w:val="right" w:leader="dot" w:pos="8630"/>
        </w:tabs>
        <w:rPr>
          <w:ins w:id="400" w:author="Eric Boisvert" w:date="2016-01-04T09:53:00Z"/>
          <w:rFonts w:ascii="Calibri" w:eastAsia="MS Mincho" w:hAnsi="Calibri"/>
          <w:noProof/>
          <w:sz w:val="22"/>
          <w:szCs w:val="22"/>
          <w:lang w:val="en-CA" w:eastAsia="en-CA"/>
        </w:rPr>
      </w:pPr>
      <w:ins w:id="40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9.2.1</w:t>
        </w:r>
        <w:r w:rsidRPr="00D970E9">
          <w:rPr>
            <w:rFonts w:ascii="Calibri" w:eastAsia="MS Mincho" w:hAnsi="Calibri"/>
            <w:noProof/>
            <w:sz w:val="22"/>
            <w:szCs w:val="22"/>
            <w:lang w:val="en-CA" w:eastAsia="en-CA"/>
          </w:rPr>
          <w:tab/>
        </w:r>
        <w:r w:rsidRPr="00132DFE">
          <w:rPr>
            <w:rStyle w:val="Hyperlink"/>
            <w:noProof/>
            <w:lang w:val="en-CA"/>
          </w:rPr>
          <w:t>XML document validation</w:t>
        </w:r>
        <w:r>
          <w:rPr>
            <w:noProof/>
            <w:webHidden/>
          </w:rPr>
          <w:tab/>
        </w:r>
        <w:r>
          <w:rPr>
            <w:noProof/>
            <w:webHidden/>
          </w:rPr>
          <w:fldChar w:fldCharType="begin"/>
        </w:r>
        <w:r>
          <w:rPr>
            <w:noProof/>
            <w:webHidden/>
          </w:rPr>
          <w:instrText xml:space="preserve"> PAGEREF _Toc439664639 \h </w:instrText>
        </w:r>
      </w:ins>
      <w:r>
        <w:rPr>
          <w:noProof/>
          <w:webHidden/>
        </w:rPr>
      </w:r>
      <w:r>
        <w:rPr>
          <w:noProof/>
          <w:webHidden/>
        </w:rPr>
        <w:fldChar w:fldCharType="separate"/>
      </w:r>
      <w:ins w:id="402" w:author="Eric Boisvert" w:date="2016-01-04T09:53:00Z">
        <w:r>
          <w:rPr>
            <w:noProof/>
            <w:webHidden/>
          </w:rPr>
          <w:t>162</w:t>
        </w:r>
        <w:r>
          <w:rPr>
            <w:noProof/>
            <w:webHidden/>
          </w:rPr>
          <w:fldChar w:fldCharType="end"/>
        </w:r>
        <w:r w:rsidRPr="00132DFE">
          <w:rPr>
            <w:rStyle w:val="Hyperlink"/>
            <w:noProof/>
          </w:rPr>
          <w:fldChar w:fldCharType="end"/>
        </w:r>
      </w:ins>
    </w:p>
    <w:p w14:paraId="0BFF477D" w14:textId="77777777" w:rsidR="00E535AA" w:rsidRPr="00D970E9" w:rsidRDefault="00E535AA">
      <w:pPr>
        <w:pStyle w:val="TOC3"/>
        <w:tabs>
          <w:tab w:val="left" w:pos="880"/>
          <w:tab w:val="right" w:leader="dot" w:pos="8630"/>
        </w:tabs>
        <w:rPr>
          <w:ins w:id="403" w:author="Eric Boisvert" w:date="2016-01-04T09:53:00Z"/>
          <w:rFonts w:ascii="Calibri" w:eastAsia="MS Mincho" w:hAnsi="Calibri"/>
          <w:noProof/>
          <w:sz w:val="22"/>
          <w:szCs w:val="22"/>
          <w:lang w:val="en-CA" w:eastAsia="en-CA"/>
        </w:rPr>
      </w:pPr>
      <w:ins w:id="40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"_Toc439664640"</w:instrText>
        </w:r>
        <w:r w:rsidRPr="00132DFE">
          <w:rPr>
            <w:rStyle w:val="Hyperlink"/>
            <w:noProof/>
          </w:rPr>
          <w:instrText xml:space="preserve"> </w:instrText>
        </w:r>
        <w:r w:rsidRPr="00132DFE">
          <w:rPr>
            <w:rStyle w:val="Hyperlink"/>
            <w:noProof/>
          </w:rPr>
          <w:fldChar w:fldCharType="separate"/>
        </w:r>
        <w:r w:rsidRPr="00D970E9">
          <w:rPr>
            <w:rFonts w:ascii="Calibri" w:eastAsia="MS Mincho" w:hAnsi="Calibri"/>
            <w:noProof/>
            <w:sz w:val="22"/>
            <w:szCs w:val="22"/>
            <w:lang w:val="en-CA" w:eastAsia="en-CA"/>
          </w:rPr>
          <w:tab/>
        </w:r>
        <w:r w:rsidRPr="00132DFE">
          <w:rPr>
            <w:rStyle w:val="Hyperlink"/>
            <w:noProof/>
            <w:lang w:val="en-CA"/>
          </w:rPr>
          <w:t xml:space="preserve"> Reference</w:t>
        </w:r>
        <w:r>
          <w:rPr>
            <w:noProof/>
            <w:webHidden/>
          </w:rPr>
          <w:tab/>
        </w:r>
        <w:r>
          <w:rPr>
            <w:noProof/>
            <w:webHidden/>
          </w:rPr>
          <w:fldChar w:fldCharType="begin"/>
        </w:r>
        <w:r>
          <w:rPr>
            <w:noProof/>
            <w:webHidden/>
          </w:rPr>
          <w:instrText xml:space="preserve"> PAGEREF _Toc439664640 \h </w:instrText>
        </w:r>
      </w:ins>
      <w:r>
        <w:rPr>
          <w:noProof/>
          <w:webHidden/>
        </w:rPr>
      </w:r>
      <w:r>
        <w:rPr>
          <w:noProof/>
          <w:webHidden/>
        </w:rPr>
        <w:fldChar w:fldCharType="separate"/>
      </w:r>
      <w:ins w:id="405" w:author="Eric Boisvert" w:date="2016-01-04T09:53:00Z">
        <w:r>
          <w:rPr>
            <w:noProof/>
            <w:webHidden/>
          </w:rPr>
          <w:t>163</w:t>
        </w:r>
        <w:r>
          <w:rPr>
            <w:noProof/>
            <w:webHidden/>
          </w:rPr>
          <w:fldChar w:fldCharType="end"/>
        </w:r>
        <w:r w:rsidRPr="00132DFE">
          <w:rPr>
            <w:rStyle w:val="Hyperlink"/>
            <w:noProof/>
          </w:rPr>
          <w:fldChar w:fldCharType="end"/>
        </w:r>
      </w:ins>
    </w:p>
    <w:p w14:paraId="5B663C22" w14:textId="77777777" w:rsidR="00E535AA" w:rsidRPr="00D970E9" w:rsidRDefault="00E535AA">
      <w:pPr>
        <w:pStyle w:val="TOC3"/>
        <w:tabs>
          <w:tab w:val="left" w:pos="1320"/>
          <w:tab w:val="right" w:leader="dot" w:pos="8630"/>
        </w:tabs>
        <w:rPr>
          <w:ins w:id="406" w:author="Eric Boisvert" w:date="2016-01-04T09:53:00Z"/>
          <w:rFonts w:ascii="Calibri" w:eastAsia="MS Mincho" w:hAnsi="Calibri"/>
          <w:noProof/>
          <w:sz w:val="22"/>
          <w:szCs w:val="22"/>
          <w:lang w:val="en-CA" w:eastAsia="en-CA"/>
        </w:rPr>
      </w:pPr>
      <w:ins w:id="40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9.2.2</w:t>
        </w:r>
        <w:r w:rsidRPr="00D970E9">
          <w:rPr>
            <w:rFonts w:ascii="Calibri" w:eastAsia="MS Mincho" w:hAnsi="Calibri"/>
            <w:noProof/>
            <w:sz w:val="22"/>
            <w:szCs w:val="22"/>
            <w:lang w:val="en-CA" w:eastAsia="en-CA"/>
          </w:rPr>
          <w:tab/>
        </w:r>
        <w:r w:rsidRPr="00132DFE">
          <w:rPr>
            <w:rStyle w:val="Hyperlink"/>
            <w:noProof/>
            <w:lang w:val="en-CA"/>
          </w:rPr>
          <w:t>CodeList</w:t>
        </w:r>
        <w:r>
          <w:rPr>
            <w:noProof/>
            <w:webHidden/>
          </w:rPr>
          <w:tab/>
        </w:r>
        <w:r>
          <w:rPr>
            <w:noProof/>
            <w:webHidden/>
          </w:rPr>
          <w:fldChar w:fldCharType="begin"/>
        </w:r>
        <w:r>
          <w:rPr>
            <w:noProof/>
            <w:webHidden/>
          </w:rPr>
          <w:instrText xml:space="preserve"> PAGEREF _Toc439664641 \h </w:instrText>
        </w:r>
      </w:ins>
      <w:r>
        <w:rPr>
          <w:noProof/>
          <w:webHidden/>
        </w:rPr>
      </w:r>
      <w:r>
        <w:rPr>
          <w:noProof/>
          <w:webHidden/>
        </w:rPr>
        <w:fldChar w:fldCharType="separate"/>
      </w:r>
      <w:ins w:id="408" w:author="Eric Boisvert" w:date="2016-01-04T09:53:00Z">
        <w:r>
          <w:rPr>
            <w:noProof/>
            <w:webHidden/>
          </w:rPr>
          <w:t>164</w:t>
        </w:r>
        <w:r>
          <w:rPr>
            <w:noProof/>
            <w:webHidden/>
          </w:rPr>
          <w:fldChar w:fldCharType="end"/>
        </w:r>
        <w:r w:rsidRPr="00132DFE">
          <w:rPr>
            <w:rStyle w:val="Hyperlink"/>
            <w:noProof/>
          </w:rPr>
          <w:fldChar w:fldCharType="end"/>
        </w:r>
      </w:ins>
    </w:p>
    <w:p w14:paraId="7C1DC741" w14:textId="77777777" w:rsidR="00E535AA" w:rsidRPr="00D970E9" w:rsidRDefault="00E535AA">
      <w:pPr>
        <w:pStyle w:val="TOC3"/>
        <w:tabs>
          <w:tab w:val="left" w:pos="1320"/>
          <w:tab w:val="right" w:leader="dot" w:pos="8630"/>
        </w:tabs>
        <w:rPr>
          <w:ins w:id="409" w:author="Eric Boisvert" w:date="2016-01-04T09:53:00Z"/>
          <w:rFonts w:ascii="Calibri" w:eastAsia="MS Mincho" w:hAnsi="Calibri"/>
          <w:noProof/>
          <w:sz w:val="22"/>
          <w:szCs w:val="22"/>
          <w:lang w:val="en-CA" w:eastAsia="en-CA"/>
        </w:rPr>
      </w:pPr>
      <w:ins w:id="41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9.2.3</w:t>
        </w:r>
        <w:r w:rsidRPr="00D970E9">
          <w:rPr>
            <w:rFonts w:ascii="Calibri" w:eastAsia="MS Mincho" w:hAnsi="Calibri"/>
            <w:noProof/>
            <w:sz w:val="22"/>
            <w:szCs w:val="22"/>
            <w:lang w:val="en-CA" w:eastAsia="en-CA"/>
          </w:rPr>
          <w:tab/>
        </w:r>
        <w:r w:rsidRPr="00132DFE">
          <w:rPr>
            <w:rStyle w:val="Hyperlink"/>
            <w:noProof/>
            <w:lang w:val="en-CA"/>
          </w:rPr>
          <w:t>Identifiers</w:t>
        </w:r>
        <w:r>
          <w:rPr>
            <w:noProof/>
            <w:webHidden/>
          </w:rPr>
          <w:tab/>
        </w:r>
        <w:r>
          <w:rPr>
            <w:noProof/>
            <w:webHidden/>
          </w:rPr>
          <w:fldChar w:fldCharType="begin"/>
        </w:r>
        <w:r>
          <w:rPr>
            <w:noProof/>
            <w:webHidden/>
          </w:rPr>
          <w:instrText xml:space="preserve"> PAGEREF _Toc439664642 \h </w:instrText>
        </w:r>
      </w:ins>
      <w:r>
        <w:rPr>
          <w:noProof/>
          <w:webHidden/>
        </w:rPr>
      </w:r>
      <w:r>
        <w:rPr>
          <w:noProof/>
          <w:webHidden/>
        </w:rPr>
        <w:fldChar w:fldCharType="separate"/>
      </w:r>
      <w:ins w:id="411" w:author="Eric Boisvert" w:date="2016-01-04T09:53:00Z">
        <w:r>
          <w:rPr>
            <w:noProof/>
            <w:webHidden/>
          </w:rPr>
          <w:t>165</w:t>
        </w:r>
        <w:r>
          <w:rPr>
            <w:noProof/>
            <w:webHidden/>
          </w:rPr>
          <w:fldChar w:fldCharType="end"/>
        </w:r>
        <w:r w:rsidRPr="00132DFE">
          <w:rPr>
            <w:rStyle w:val="Hyperlink"/>
            <w:noProof/>
          </w:rPr>
          <w:fldChar w:fldCharType="end"/>
        </w:r>
      </w:ins>
    </w:p>
    <w:p w14:paraId="1D71FFD4" w14:textId="77777777" w:rsidR="00E535AA" w:rsidRPr="00D970E9" w:rsidRDefault="00E535AA">
      <w:pPr>
        <w:pStyle w:val="TOC3"/>
        <w:tabs>
          <w:tab w:val="left" w:pos="1320"/>
          <w:tab w:val="right" w:leader="dot" w:pos="8630"/>
        </w:tabs>
        <w:rPr>
          <w:ins w:id="412" w:author="Eric Boisvert" w:date="2016-01-04T09:53:00Z"/>
          <w:rFonts w:ascii="Calibri" w:eastAsia="MS Mincho" w:hAnsi="Calibri"/>
          <w:noProof/>
          <w:sz w:val="22"/>
          <w:szCs w:val="22"/>
          <w:lang w:val="en-CA" w:eastAsia="en-CA"/>
        </w:rPr>
      </w:pPr>
      <w:ins w:id="41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9.2.4</w:t>
        </w:r>
        <w:r w:rsidRPr="00D970E9">
          <w:rPr>
            <w:rFonts w:ascii="Calibri" w:eastAsia="MS Mincho" w:hAnsi="Calibri"/>
            <w:noProof/>
            <w:sz w:val="22"/>
            <w:szCs w:val="22"/>
            <w:lang w:val="en-CA" w:eastAsia="en-CA"/>
          </w:rPr>
          <w:tab/>
        </w:r>
        <w:r w:rsidRPr="00132DFE">
          <w:rPr>
            <w:rStyle w:val="Hyperlink"/>
            <w:noProof/>
            <w:lang w:val="en-CA"/>
          </w:rPr>
          <w:t>Nillables or Voidables</w:t>
        </w:r>
        <w:r>
          <w:rPr>
            <w:noProof/>
            <w:webHidden/>
          </w:rPr>
          <w:tab/>
        </w:r>
        <w:r>
          <w:rPr>
            <w:noProof/>
            <w:webHidden/>
          </w:rPr>
          <w:fldChar w:fldCharType="begin"/>
        </w:r>
        <w:r>
          <w:rPr>
            <w:noProof/>
            <w:webHidden/>
          </w:rPr>
          <w:instrText xml:space="preserve"> PAGEREF _Toc439664643 \h </w:instrText>
        </w:r>
      </w:ins>
      <w:r>
        <w:rPr>
          <w:noProof/>
          <w:webHidden/>
        </w:rPr>
      </w:r>
      <w:r>
        <w:rPr>
          <w:noProof/>
          <w:webHidden/>
        </w:rPr>
        <w:fldChar w:fldCharType="separate"/>
      </w:r>
      <w:ins w:id="414" w:author="Eric Boisvert" w:date="2016-01-04T09:53:00Z">
        <w:r>
          <w:rPr>
            <w:noProof/>
            <w:webHidden/>
          </w:rPr>
          <w:t>165</w:t>
        </w:r>
        <w:r>
          <w:rPr>
            <w:noProof/>
            <w:webHidden/>
          </w:rPr>
          <w:fldChar w:fldCharType="end"/>
        </w:r>
        <w:r w:rsidRPr="00132DFE">
          <w:rPr>
            <w:rStyle w:val="Hyperlink"/>
            <w:noProof/>
          </w:rPr>
          <w:fldChar w:fldCharType="end"/>
        </w:r>
      </w:ins>
    </w:p>
    <w:p w14:paraId="39701B31" w14:textId="77777777" w:rsidR="00E535AA" w:rsidRPr="00D970E9" w:rsidRDefault="00E535AA">
      <w:pPr>
        <w:pStyle w:val="TOC3"/>
        <w:tabs>
          <w:tab w:val="left" w:pos="1320"/>
          <w:tab w:val="right" w:leader="dot" w:pos="8630"/>
        </w:tabs>
        <w:rPr>
          <w:ins w:id="415" w:author="Eric Boisvert" w:date="2016-01-04T09:53:00Z"/>
          <w:rFonts w:ascii="Calibri" w:eastAsia="MS Mincho" w:hAnsi="Calibri"/>
          <w:noProof/>
          <w:sz w:val="22"/>
          <w:szCs w:val="22"/>
          <w:lang w:val="en-CA" w:eastAsia="en-CA"/>
        </w:rPr>
      </w:pPr>
      <w:ins w:id="41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9.2.5</w:t>
        </w:r>
        <w:r w:rsidRPr="00D970E9">
          <w:rPr>
            <w:rFonts w:ascii="Calibri" w:eastAsia="MS Mincho" w:hAnsi="Calibri"/>
            <w:noProof/>
            <w:sz w:val="22"/>
            <w:szCs w:val="22"/>
            <w:lang w:val="en-CA" w:eastAsia="en-CA"/>
          </w:rPr>
          <w:tab/>
        </w:r>
        <w:r w:rsidRPr="00132DFE">
          <w:rPr>
            <w:rStyle w:val="Hyperlink"/>
            <w:noProof/>
            <w:lang w:val="en-CA"/>
          </w:rPr>
          <w:t>Date encoding</w:t>
        </w:r>
        <w:r>
          <w:rPr>
            <w:noProof/>
            <w:webHidden/>
          </w:rPr>
          <w:tab/>
        </w:r>
        <w:r>
          <w:rPr>
            <w:noProof/>
            <w:webHidden/>
          </w:rPr>
          <w:fldChar w:fldCharType="begin"/>
        </w:r>
        <w:r>
          <w:rPr>
            <w:noProof/>
            <w:webHidden/>
          </w:rPr>
          <w:instrText xml:space="preserve"> PAGEREF _Toc439664644 \h </w:instrText>
        </w:r>
      </w:ins>
      <w:r>
        <w:rPr>
          <w:noProof/>
          <w:webHidden/>
        </w:rPr>
      </w:r>
      <w:r>
        <w:rPr>
          <w:noProof/>
          <w:webHidden/>
        </w:rPr>
        <w:fldChar w:fldCharType="separate"/>
      </w:r>
      <w:ins w:id="417" w:author="Eric Boisvert" w:date="2016-01-04T09:53:00Z">
        <w:r>
          <w:rPr>
            <w:noProof/>
            <w:webHidden/>
          </w:rPr>
          <w:t>165</w:t>
        </w:r>
        <w:r>
          <w:rPr>
            <w:noProof/>
            <w:webHidden/>
          </w:rPr>
          <w:fldChar w:fldCharType="end"/>
        </w:r>
        <w:r w:rsidRPr="00132DFE">
          <w:rPr>
            <w:rStyle w:val="Hyperlink"/>
            <w:noProof/>
          </w:rPr>
          <w:fldChar w:fldCharType="end"/>
        </w:r>
      </w:ins>
    </w:p>
    <w:p w14:paraId="1CD002F7" w14:textId="77777777" w:rsidR="00E535AA" w:rsidRPr="00D970E9" w:rsidRDefault="00E535AA">
      <w:pPr>
        <w:pStyle w:val="TOC3"/>
        <w:tabs>
          <w:tab w:val="left" w:pos="1320"/>
          <w:tab w:val="right" w:leader="dot" w:pos="8630"/>
        </w:tabs>
        <w:rPr>
          <w:ins w:id="418" w:author="Eric Boisvert" w:date="2016-01-04T09:53:00Z"/>
          <w:rFonts w:ascii="Calibri" w:eastAsia="MS Mincho" w:hAnsi="Calibri"/>
          <w:noProof/>
          <w:sz w:val="22"/>
          <w:szCs w:val="22"/>
          <w:lang w:val="en-CA" w:eastAsia="en-CA"/>
        </w:rPr>
      </w:pPr>
      <w:ins w:id="41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9.2.6</w:t>
        </w:r>
        <w:r w:rsidRPr="00D970E9">
          <w:rPr>
            <w:rFonts w:ascii="Calibri" w:eastAsia="MS Mincho" w:hAnsi="Calibri"/>
            <w:noProof/>
            <w:sz w:val="22"/>
            <w:szCs w:val="22"/>
            <w:lang w:val="en-CA" w:eastAsia="en-CA"/>
          </w:rPr>
          <w:tab/>
        </w:r>
        <w:r w:rsidRPr="00132DFE">
          <w:rPr>
            <w:rStyle w:val="Hyperlink"/>
            <w:noProof/>
          </w:rPr>
          <w:t>Units of Measure</w:t>
        </w:r>
        <w:r>
          <w:rPr>
            <w:noProof/>
            <w:webHidden/>
          </w:rPr>
          <w:tab/>
        </w:r>
        <w:r>
          <w:rPr>
            <w:noProof/>
            <w:webHidden/>
          </w:rPr>
          <w:fldChar w:fldCharType="begin"/>
        </w:r>
        <w:r>
          <w:rPr>
            <w:noProof/>
            <w:webHidden/>
          </w:rPr>
          <w:instrText xml:space="preserve"> PAGEREF _Toc439664645 \h </w:instrText>
        </w:r>
      </w:ins>
      <w:r>
        <w:rPr>
          <w:noProof/>
          <w:webHidden/>
        </w:rPr>
      </w:r>
      <w:r>
        <w:rPr>
          <w:noProof/>
          <w:webHidden/>
        </w:rPr>
        <w:fldChar w:fldCharType="separate"/>
      </w:r>
      <w:ins w:id="420" w:author="Eric Boisvert" w:date="2016-01-04T09:53:00Z">
        <w:r>
          <w:rPr>
            <w:noProof/>
            <w:webHidden/>
          </w:rPr>
          <w:t>166</w:t>
        </w:r>
        <w:r>
          <w:rPr>
            <w:noProof/>
            <w:webHidden/>
          </w:rPr>
          <w:fldChar w:fldCharType="end"/>
        </w:r>
        <w:r w:rsidRPr="00132DFE">
          <w:rPr>
            <w:rStyle w:val="Hyperlink"/>
            <w:noProof/>
          </w:rPr>
          <w:fldChar w:fldCharType="end"/>
        </w:r>
      </w:ins>
    </w:p>
    <w:p w14:paraId="730E813D" w14:textId="77777777" w:rsidR="00E535AA" w:rsidRPr="00D970E9" w:rsidRDefault="00E535AA">
      <w:pPr>
        <w:pStyle w:val="TOC2"/>
        <w:tabs>
          <w:tab w:val="left" w:pos="880"/>
          <w:tab w:val="right" w:leader="dot" w:pos="8630"/>
        </w:tabs>
        <w:rPr>
          <w:ins w:id="421" w:author="Eric Boisvert" w:date="2016-01-04T09:53:00Z"/>
          <w:rFonts w:ascii="Calibri" w:eastAsia="MS Mincho" w:hAnsi="Calibri"/>
          <w:noProof/>
          <w:sz w:val="22"/>
          <w:szCs w:val="22"/>
          <w:lang w:val="en-CA" w:eastAsia="en-CA"/>
        </w:rPr>
      </w:pPr>
      <w:ins w:id="42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9.3</w:t>
        </w:r>
        <w:r w:rsidRPr="00D970E9">
          <w:rPr>
            <w:rFonts w:ascii="Calibri" w:eastAsia="MS Mincho" w:hAnsi="Calibri"/>
            <w:noProof/>
            <w:sz w:val="22"/>
            <w:szCs w:val="22"/>
            <w:lang w:val="en-CA" w:eastAsia="en-CA"/>
          </w:rPr>
          <w:tab/>
        </w:r>
        <w:r w:rsidRPr="00132DFE">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_Toc439664646 \h </w:instrText>
        </w:r>
      </w:ins>
      <w:r>
        <w:rPr>
          <w:noProof/>
          <w:webHidden/>
        </w:rPr>
      </w:r>
      <w:r>
        <w:rPr>
          <w:noProof/>
          <w:webHidden/>
        </w:rPr>
        <w:fldChar w:fldCharType="separate"/>
      </w:r>
      <w:ins w:id="423" w:author="Eric Boisvert" w:date="2016-01-04T09:53:00Z">
        <w:r>
          <w:rPr>
            <w:noProof/>
            <w:webHidden/>
          </w:rPr>
          <w:t>166</w:t>
        </w:r>
        <w:r>
          <w:rPr>
            <w:noProof/>
            <w:webHidden/>
          </w:rPr>
          <w:fldChar w:fldCharType="end"/>
        </w:r>
        <w:r w:rsidRPr="00132DFE">
          <w:rPr>
            <w:rStyle w:val="Hyperlink"/>
            <w:noProof/>
          </w:rPr>
          <w:fldChar w:fldCharType="end"/>
        </w:r>
      </w:ins>
    </w:p>
    <w:p w14:paraId="0E80F441" w14:textId="77777777" w:rsidR="00E535AA" w:rsidRPr="00D970E9" w:rsidRDefault="00E535AA">
      <w:pPr>
        <w:pStyle w:val="TOC2"/>
        <w:tabs>
          <w:tab w:val="left" w:pos="880"/>
          <w:tab w:val="right" w:leader="dot" w:pos="8630"/>
        </w:tabs>
        <w:rPr>
          <w:ins w:id="424" w:author="Eric Boisvert" w:date="2016-01-04T09:53:00Z"/>
          <w:rFonts w:ascii="Calibri" w:eastAsia="MS Mincho" w:hAnsi="Calibri"/>
          <w:noProof/>
          <w:sz w:val="22"/>
          <w:szCs w:val="22"/>
          <w:lang w:val="en-CA" w:eastAsia="en-CA"/>
        </w:rPr>
      </w:pPr>
      <w:ins w:id="42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"_Toc439664647"</w:instrText>
        </w:r>
        <w:r w:rsidRPr="00132DFE">
          <w:rPr>
            <w:rStyle w:val="Hyperlink"/>
            <w:noProof/>
          </w:rPr>
          <w:instrText xml:space="preserve"> </w:instrText>
        </w:r>
        <w:r w:rsidRPr="00132DFE">
          <w:rPr>
            <w:rStyle w:val="Hyperlink"/>
            <w:noProof/>
          </w:rPr>
          <w:fldChar w:fldCharType="separate"/>
        </w:r>
        <w:r w:rsidRPr="00132DFE">
          <w:rPr>
            <w:rStyle w:val="Hyperlink"/>
            <w:noProof/>
          </w:rPr>
          <w:t>9.4</w:t>
        </w:r>
        <w:r w:rsidRPr="00D970E9">
          <w:rPr>
            <w:rFonts w:ascii="Calibri" w:eastAsia="MS Mincho" w:hAnsi="Calibri"/>
            <w:noProof/>
            <w:sz w:val="22"/>
            <w:szCs w:val="22"/>
            <w:lang w:val="en-CA" w:eastAsia="en-CA"/>
          </w:rPr>
          <w:tab/>
        </w:r>
        <w:r w:rsidRPr="00132DFE">
          <w:rPr>
            <w:rStyle w:val="Hyperlink"/>
            <w:noProof/>
          </w:rPr>
          <w:t>GeoSciML Portrayal GML 3.2 profile</w:t>
        </w:r>
        <w:r>
          <w:rPr>
            <w:noProof/>
            <w:webHidden/>
          </w:rPr>
          <w:tab/>
        </w:r>
        <w:r>
          <w:rPr>
            <w:noProof/>
            <w:webHidden/>
          </w:rPr>
          <w:fldChar w:fldCharType="begin"/>
        </w:r>
        <w:r>
          <w:rPr>
            <w:noProof/>
            <w:webHidden/>
          </w:rPr>
          <w:instrText xml:space="preserve"> PAGEREF _Toc439664647 \h </w:instrText>
        </w:r>
      </w:ins>
      <w:r>
        <w:rPr>
          <w:noProof/>
          <w:webHidden/>
        </w:rPr>
      </w:r>
      <w:r>
        <w:rPr>
          <w:noProof/>
          <w:webHidden/>
        </w:rPr>
        <w:fldChar w:fldCharType="separate"/>
      </w:r>
      <w:ins w:id="426" w:author="Eric Boisvert" w:date="2016-01-04T09:53:00Z">
        <w:r>
          <w:rPr>
            <w:noProof/>
            <w:webHidden/>
          </w:rPr>
          <w:t>167</w:t>
        </w:r>
        <w:r>
          <w:rPr>
            <w:noProof/>
            <w:webHidden/>
          </w:rPr>
          <w:fldChar w:fldCharType="end"/>
        </w:r>
        <w:r w:rsidRPr="00132DFE">
          <w:rPr>
            <w:rStyle w:val="Hyperlink"/>
            <w:noProof/>
          </w:rPr>
          <w:fldChar w:fldCharType="end"/>
        </w:r>
      </w:ins>
    </w:p>
    <w:p w14:paraId="04271518" w14:textId="77777777" w:rsidR="00E535AA" w:rsidRPr="00D970E9" w:rsidRDefault="00E535AA">
      <w:pPr>
        <w:pStyle w:val="TOC2"/>
        <w:tabs>
          <w:tab w:val="left" w:pos="880"/>
          <w:tab w:val="right" w:leader="dot" w:pos="8630"/>
        </w:tabs>
        <w:rPr>
          <w:ins w:id="427" w:author="Eric Boisvert" w:date="2016-01-04T09:53:00Z"/>
          <w:rFonts w:ascii="Calibri" w:eastAsia="MS Mincho" w:hAnsi="Calibri"/>
          <w:noProof/>
          <w:sz w:val="22"/>
          <w:szCs w:val="22"/>
          <w:lang w:val="en-CA" w:eastAsia="en-CA"/>
        </w:rPr>
      </w:pPr>
      <w:ins w:id="42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"_Toc439664648"</w:instrText>
        </w:r>
        <w:r w:rsidRPr="00132DFE">
          <w:rPr>
            <w:rStyle w:val="Hyperlink"/>
            <w:noProof/>
          </w:rPr>
          <w:instrText xml:space="preserve"> </w:instrText>
        </w:r>
        <w:r w:rsidRPr="00132DFE">
          <w:rPr>
            <w:rStyle w:val="Hyperlink"/>
            <w:noProof/>
          </w:rPr>
          <w:fldChar w:fldCharType="separate"/>
        </w:r>
        <w:r w:rsidRPr="00132DFE">
          <w:rPr>
            <w:rStyle w:val="Hyperlink"/>
            <w:noProof/>
          </w:rPr>
          <w:t>9.5</w:t>
        </w:r>
        <w:r w:rsidRPr="00D970E9">
          <w:rPr>
            <w:rFonts w:ascii="Calibri" w:eastAsia="MS Mincho" w:hAnsi="Calibri"/>
            <w:noProof/>
            <w:sz w:val="22"/>
            <w:szCs w:val="22"/>
            <w:lang w:val="en-CA" w:eastAsia="en-CA"/>
          </w:rPr>
          <w:tab/>
        </w:r>
        <w:r w:rsidRPr="00132DFE">
          <w:rPr>
            <w:rStyle w:val="Hyperlink"/>
            <w:noProof/>
          </w:rPr>
          <w:t>GeoSciML Portrayal GML 3.1 profile</w:t>
        </w:r>
        <w:r>
          <w:rPr>
            <w:noProof/>
            <w:webHidden/>
          </w:rPr>
          <w:tab/>
        </w:r>
        <w:r>
          <w:rPr>
            <w:noProof/>
            <w:webHidden/>
          </w:rPr>
          <w:fldChar w:fldCharType="begin"/>
        </w:r>
        <w:r>
          <w:rPr>
            <w:noProof/>
            <w:webHidden/>
          </w:rPr>
          <w:instrText xml:space="preserve"> PAGEREF _Toc439664648 \h </w:instrText>
        </w:r>
      </w:ins>
      <w:r>
        <w:rPr>
          <w:noProof/>
          <w:webHidden/>
        </w:rPr>
      </w:r>
      <w:r>
        <w:rPr>
          <w:noProof/>
          <w:webHidden/>
        </w:rPr>
        <w:fldChar w:fldCharType="separate"/>
      </w:r>
      <w:ins w:id="429" w:author="Eric Boisvert" w:date="2016-01-04T09:53:00Z">
        <w:r>
          <w:rPr>
            <w:noProof/>
            <w:webHidden/>
          </w:rPr>
          <w:t>168</w:t>
        </w:r>
        <w:r>
          <w:rPr>
            <w:noProof/>
            <w:webHidden/>
          </w:rPr>
          <w:fldChar w:fldCharType="end"/>
        </w:r>
        <w:r w:rsidRPr="00132DFE">
          <w:rPr>
            <w:rStyle w:val="Hyperlink"/>
            <w:noProof/>
          </w:rPr>
          <w:fldChar w:fldCharType="end"/>
        </w:r>
      </w:ins>
    </w:p>
    <w:p w14:paraId="6A60E506" w14:textId="77777777" w:rsidR="00E535AA" w:rsidRPr="00D970E9" w:rsidRDefault="00E535AA">
      <w:pPr>
        <w:pStyle w:val="TOC2"/>
        <w:tabs>
          <w:tab w:val="left" w:pos="880"/>
          <w:tab w:val="right" w:leader="dot" w:pos="8630"/>
        </w:tabs>
        <w:rPr>
          <w:ins w:id="430" w:author="Eric Boisvert" w:date="2016-01-04T09:53:00Z"/>
          <w:rFonts w:ascii="Calibri" w:eastAsia="MS Mincho" w:hAnsi="Calibri"/>
          <w:noProof/>
          <w:sz w:val="22"/>
          <w:szCs w:val="22"/>
          <w:lang w:val="en-CA" w:eastAsia="en-CA"/>
        </w:rPr>
      </w:pPr>
      <w:ins w:id="43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9.6</w:t>
        </w:r>
        <w:r w:rsidRPr="00D970E9">
          <w:rPr>
            <w:rFonts w:ascii="Calibri" w:eastAsia="MS Mincho" w:hAnsi="Calibri"/>
            <w:noProof/>
            <w:sz w:val="22"/>
            <w:szCs w:val="22"/>
            <w:lang w:val="en-CA" w:eastAsia="en-CA"/>
          </w:rPr>
          <w:tab/>
        </w:r>
        <w:r w:rsidRPr="00132DFE">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_Toc439664649 \h </w:instrText>
        </w:r>
      </w:ins>
      <w:r>
        <w:rPr>
          <w:noProof/>
          <w:webHidden/>
        </w:rPr>
      </w:r>
      <w:r>
        <w:rPr>
          <w:noProof/>
          <w:webHidden/>
        </w:rPr>
        <w:fldChar w:fldCharType="separate"/>
      </w:r>
      <w:ins w:id="432" w:author="Eric Boisvert" w:date="2016-01-04T09:53:00Z">
        <w:r>
          <w:rPr>
            <w:noProof/>
            <w:webHidden/>
          </w:rPr>
          <w:t>169</w:t>
        </w:r>
        <w:r>
          <w:rPr>
            <w:noProof/>
            <w:webHidden/>
          </w:rPr>
          <w:fldChar w:fldCharType="end"/>
        </w:r>
        <w:r w:rsidRPr="00132DFE">
          <w:rPr>
            <w:rStyle w:val="Hyperlink"/>
            <w:noProof/>
          </w:rPr>
          <w:fldChar w:fldCharType="end"/>
        </w:r>
      </w:ins>
    </w:p>
    <w:p w14:paraId="223F16EF" w14:textId="77777777" w:rsidR="00E535AA" w:rsidRPr="00D970E9" w:rsidRDefault="00E535AA">
      <w:pPr>
        <w:pStyle w:val="TOC2"/>
        <w:tabs>
          <w:tab w:val="left" w:pos="880"/>
          <w:tab w:val="right" w:leader="dot" w:pos="8630"/>
        </w:tabs>
        <w:rPr>
          <w:ins w:id="433" w:author="Eric Boisvert" w:date="2016-01-04T09:53:00Z"/>
          <w:rFonts w:ascii="Calibri" w:eastAsia="MS Mincho" w:hAnsi="Calibri"/>
          <w:noProof/>
          <w:sz w:val="22"/>
          <w:szCs w:val="22"/>
          <w:lang w:val="en-CA" w:eastAsia="en-CA"/>
        </w:rPr>
      </w:pPr>
      <w:ins w:id="43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9.7</w:t>
        </w:r>
        <w:r w:rsidRPr="00D970E9">
          <w:rPr>
            <w:rFonts w:ascii="Calibri" w:eastAsia="MS Mincho" w:hAnsi="Calibri"/>
            <w:noProof/>
            <w:sz w:val="22"/>
            <w:szCs w:val="22"/>
            <w:lang w:val="en-CA" w:eastAsia="en-CA"/>
          </w:rPr>
          <w:tab/>
        </w:r>
        <w:r w:rsidRPr="00132DFE">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_Toc439664650 \h </w:instrText>
        </w:r>
      </w:ins>
      <w:r>
        <w:rPr>
          <w:noProof/>
          <w:webHidden/>
        </w:rPr>
      </w:r>
      <w:r>
        <w:rPr>
          <w:noProof/>
          <w:webHidden/>
        </w:rPr>
        <w:fldChar w:fldCharType="separate"/>
      </w:r>
      <w:ins w:id="435" w:author="Eric Boisvert" w:date="2016-01-04T09:53:00Z">
        <w:r>
          <w:rPr>
            <w:noProof/>
            <w:webHidden/>
          </w:rPr>
          <w:t>170</w:t>
        </w:r>
        <w:r>
          <w:rPr>
            <w:noProof/>
            <w:webHidden/>
          </w:rPr>
          <w:fldChar w:fldCharType="end"/>
        </w:r>
        <w:r w:rsidRPr="00132DFE">
          <w:rPr>
            <w:rStyle w:val="Hyperlink"/>
            <w:noProof/>
          </w:rPr>
          <w:fldChar w:fldCharType="end"/>
        </w:r>
      </w:ins>
    </w:p>
    <w:p w14:paraId="695F9D0C" w14:textId="77777777" w:rsidR="00E535AA" w:rsidRPr="00D970E9" w:rsidRDefault="00E535AA">
      <w:pPr>
        <w:pStyle w:val="TOC2"/>
        <w:tabs>
          <w:tab w:val="left" w:pos="880"/>
          <w:tab w:val="right" w:leader="dot" w:pos="8630"/>
        </w:tabs>
        <w:rPr>
          <w:ins w:id="436" w:author="Eric Boisvert" w:date="2016-01-04T09:53:00Z"/>
          <w:rFonts w:ascii="Calibri" w:eastAsia="MS Mincho" w:hAnsi="Calibri"/>
          <w:noProof/>
          <w:sz w:val="22"/>
          <w:szCs w:val="22"/>
          <w:lang w:val="en-CA" w:eastAsia="en-CA"/>
        </w:rPr>
      </w:pPr>
      <w:ins w:id="43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9.8</w:t>
        </w:r>
        <w:r w:rsidRPr="00D970E9">
          <w:rPr>
            <w:rFonts w:ascii="Calibri" w:eastAsia="MS Mincho" w:hAnsi="Calibri"/>
            <w:noProof/>
            <w:sz w:val="22"/>
            <w:szCs w:val="22"/>
            <w:lang w:val="en-CA" w:eastAsia="en-CA"/>
          </w:rPr>
          <w:tab/>
        </w:r>
        <w:r w:rsidRPr="00132DFE">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_Toc439664651 \h </w:instrText>
        </w:r>
      </w:ins>
      <w:r>
        <w:rPr>
          <w:noProof/>
          <w:webHidden/>
        </w:rPr>
      </w:r>
      <w:r>
        <w:rPr>
          <w:noProof/>
          <w:webHidden/>
        </w:rPr>
        <w:fldChar w:fldCharType="separate"/>
      </w:r>
      <w:ins w:id="438" w:author="Eric Boisvert" w:date="2016-01-04T09:53:00Z">
        <w:r>
          <w:rPr>
            <w:noProof/>
            <w:webHidden/>
          </w:rPr>
          <w:t>170</w:t>
        </w:r>
        <w:r>
          <w:rPr>
            <w:noProof/>
            <w:webHidden/>
          </w:rPr>
          <w:fldChar w:fldCharType="end"/>
        </w:r>
        <w:r w:rsidRPr="00132DFE">
          <w:rPr>
            <w:rStyle w:val="Hyperlink"/>
            <w:noProof/>
          </w:rPr>
          <w:fldChar w:fldCharType="end"/>
        </w:r>
      </w:ins>
    </w:p>
    <w:p w14:paraId="1418C77A" w14:textId="77777777" w:rsidR="00E535AA" w:rsidRPr="00D970E9" w:rsidRDefault="00E535AA">
      <w:pPr>
        <w:pStyle w:val="TOC2"/>
        <w:tabs>
          <w:tab w:val="left" w:pos="880"/>
          <w:tab w:val="right" w:leader="dot" w:pos="8630"/>
        </w:tabs>
        <w:rPr>
          <w:ins w:id="439" w:author="Eric Boisvert" w:date="2016-01-04T09:53:00Z"/>
          <w:rFonts w:ascii="Calibri" w:eastAsia="MS Mincho" w:hAnsi="Calibri"/>
          <w:noProof/>
          <w:sz w:val="22"/>
          <w:szCs w:val="22"/>
          <w:lang w:val="en-CA" w:eastAsia="en-CA"/>
        </w:rPr>
      </w:pPr>
      <w:ins w:id="44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9.9</w:t>
        </w:r>
        <w:r w:rsidRPr="00D970E9">
          <w:rPr>
            <w:rFonts w:ascii="Calibri" w:eastAsia="MS Mincho" w:hAnsi="Calibri"/>
            <w:noProof/>
            <w:sz w:val="22"/>
            <w:szCs w:val="22"/>
            <w:lang w:val="en-CA" w:eastAsia="en-CA"/>
          </w:rPr>
          <w:tab/>
        </w:r>
        <w:r w:rsidRPr="00132DFE">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_Toc439664652 \h </w:instrText>
        </w:r>
      </w:ins>
      <w:r>
        <w:rPr>
          <w:noProof/>
          <w:webHidden/>
        </w:rPr>
      </w:r>
      <w:r>
        <w:rPr>
          <w:noProof/>
          <w:webHidden/>
        </w:rPr>
        <w:fldChar w:fldCharType="separate"/>
      </w:r>
      <w:ins w:id="441" w:author="Eric Boisvert" w:date="2016-01-04T09:53:00Z">
        <w:r>
          <w:rPr>
            <w:noProof/>
            <w:webHidden/>
          </w:rPr>
          <w:t>171</w:t>
        </w:r>
        <w:r>
          <w:rPr>
            <w:noProof/>
            <w:webHidden/>
          </w:rPr>
          <w:fldChar w:fldCharType="end"/>
        </w:r>
        <w:r w:rsidRPr="00132DFE">
          <w:rPr>
            <w:rStyle w:val="Hyperlink"/>
            <w:noProof/>
          </w:rPr>
          <w:fldChar w:fldCharType="end"/>
        </w:r>
      </w:ins>
    </w:p>
    <w:p w14:paraId="15A95F4D" w14:textId="77777777" w:rsidR="00E535AA" w:rsidRPr="00D970E9" w:rsidRDefault="00E535AA">
      <w:pPr>
        <w:pStyle w:val="TOC2"/>
        <w:tabs>
          <w:tab w:val="left" w:pos="1100"/>
          <w:tab w:val="right" w:leader="dot" w:pos="8630"/>
        </w:tabs>
        <w:rPr>
          <w:ins w:id="442" w:author="Eric Boisvert" w:date="2016-01-04T09:53:00Z"/>
          <w:rFonts w:ascii="Calibri" w:eastAsia="MS Mincho" w:hAnsi="Calibri"/>
          <w:noProof/>
          <w:sz w:val="22"/>
          <w:szCs w:val="22"/>
          <w:lang w:val="en-CA" w:eastAsia="en-CA"/>
        </w:rPr>
      </w:pPr>
      <w:ins w:id="443"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"_Toc439664653"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9.10</w:t>
        </w:r>
        <w:r w:rsidRPr="00D970E9">
          <w:rPr>
            <w:rFonts w:ascii="Calibri" w:eastAsia="MS Mincho" w:hAnsi="Calibri"/>
            <w:noProof/>
            <w:sz w:val="22"/>
            <w:szCs w:val="22"/>
            <w:lang w:val="en-CA" w:eastAsia="en-CA"/>
          </w:rPr>
          <w:tab/>
        </w:r>
        <w:r w:rsidRPr="00132DFE">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_Toc439664653 \h </w:instrText>
        </w:r>
      </w:ins>
      <w:r>
        <w:rPr>
          <w:noProof/>
          <w:webHidden/>
        </w:rPr>
      </w:r>
      <w:r>
        <w:rPr>
          <w:noProof/>
          <w:webHidden/>
        </w:rPr>
        <w:fldChar w:fldCharType="separate"/>
      </w:r>
      <w:ins w:id="444" w:author="Eric Boisvert" w:date="2016-01-04T09:53:00Z">
        <w:r>
          <w:rPr>
            <w:noProof/>
            <w:webHidden/>
          </w:rPr>
          <w:t>172</w:t>
        </w:r>
        <w:r>
          <w:rPr>
            <w:noProof/>
            <w:webHidden/>
          </w:rPr>
          <w:fldChar w:fldCharType="end"/>
        </w:r>
        <w:r w:rsidRPr="00132DFE">
          <w:rPr>
            <w:rStyle w:val="Hyperlink"/>
            <w:noProof/>
          </w:rPr>
          <w:fldChar w:fldCharType="end"/>
        </w:r>
      </w:ins>
    </w:p>
    <w:p w14:paraId="1DB9C77E" w14:textId="77777777" w:rsidR="00E535AA" w:rsidRPr="00D970E9" w:rsidRDefault="00E535AA">
      <w:pPr>
        <w:pStyle w:val="TOC3"/>
        <w:tabs>
          <w:tab w:val="left" w:pos="1320"/>
          <w:tab w:val="right" w:leader="dot" w:pos="8630"/>
        </w:tabs>
        <w:rPr>
          <w:ins w:id="445" w:author="Eric Boisvert" w:date="2016-01-04T09:53:00Z"/>
          <w:rFonts w:ascii="Calibri" w:eastAsia="MS Mincho" w:hAnsi="Calibri"/>
          <w:noProof/>
          <w:sz w:val="22"/>
          <w:szCs w:val="22"/>
          <w:lang w:val="en-CA" w:eastAsia="en-CA"/>
        </w:rPr>
      </w:pPr>
      <w:ins w:id="44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9.10.1</w:t>
        </w:r>
        <w:r w:rsidRPr="00D970E9">
          <w:rPr>
            <w:rFonts w:ascii="Calibri" w:eastAsia="MS Mincho" w:hAnsi="Calibri"/>
            <w:noProof/>
            <w:sz w:val="22"/>
            <w:szCs w:val="22"/>
            <w:lang w:val="en-CA" w:eastAsia="en-CA"/>
          </w:rPr>
          <w:tab/>
        </w:r>
        <w:r w:rsidRPr="00132DFE">
          <w:rPr>
            <w:rStyle w:val="Hyperlink"/>
            <w:noProof/>
          </w:rPr>
          <w:t>GeologicSpecimen located along a borehole</w:t>
        </w:r>
        <w:r>
          <w:rPr>
            <w:noProof/>
            <w:webHidden/>
          </w:rPr>
          <w:tab/>
        </w:r>
        <w:r>
          <w:rPr>
            <w:noProof/>
            <w:webHidden/>
          </w:rPr>
          <w:fldChar w:fldCharType="begin"/>
        </w:r>
        <w:r>
          <w:rPr>
            <w:noProof/>
            <w:webHidden/>
          </w:rPr>
          <w:instrText xml:space="preserve"> PAGEREF _Toc439664654 \h </w:instrText>
        </w:r>
      </w:ins>
      <w:r>
        <w:rPr>
          <w:noProof/>
          <w:webHidden/>
        </w:rPr>
      </w:r>
      <w:r>
        <w:rPr>
          <w:noProof/>
          <w:webHidden/>
        </w:rPr>
        <w:fldChar w:fldCharType="separate"/>
      </w:r>
      <w:ins w:id="447" w:author="Eric Boisvert" w:date="2016-01-04T09:53:00Z">
        <w:r>
          <w:rPr>
            <w:noProof/>
            <w:webHidden/>
          </w:rPr>
          <w:t>172</w:t>
        </w:r>
        <w:r>
          <w:rPr>
            <w:noProof/>
            <w:webHidden/>
          </w:rPr>
          <w:fldChar w:fldCharType="end"/>
        </w:r>
        <w:r w:rsidRPr="00132DFE">
          <w:rPr>
            <w:rStyle w:val="Hyperlink"/>
            <w:noProof/>
          </w:rPr>
          <w:fldChar w:fldCharType="end"/>
        </w:r>
      </w:ins>
    </w:p>
    <w:p w14:paraId="7B27014A" w14:textId="77777777" w:rsidR="00E535AA" w:rsidRPr="00D970E9" w:rsidRDefault="00E535AA">
      <w:pPr>
        <w:pStyle w:val="TOC1"/>
        <w:tabs>
          <w:tab w:val="left" w:pos="660"/>
          <w:tab w:val="right" w:leader="dot" w:pos="8630"/>
        </w:tabs>
        <w:rPr>
          <w:ins w:id="448" w:author="Eric Boisvert" w:date="2016-01-04T09:53:00Z"/>
          <w:rFonts w:ascii="Calibri" w:eastAsia="MS Mincho" w:hAnsi="Calibri"/>
          <w:noProof/>
          <w:sz w:val="22"/>
          <w:szCs w:val="22"/>
          <w:lang w:val="en-CA" w:eastAsia="en-CA"/>
        </w:rPr>
      </w:pPr>
      <w:ins w:id="44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10.</w:t>
        </w:r>
        <w:r w:rsidRPr="00D970E9">
          <w:rPr>
            <w:rFonts w:ascii="Calibri" w:eastAsia="MS Mincho" w:hAnsi="Calibri"/>
            <w:noProof/>
            <w:sz w:val="22"/>
            <w:szCs w:val="22"/>
            <w:lang w:val="en-CA" w:eastAsia="en-CA"/>
          </w:rPr>
          <w:tab/>
        </w:r>
        <w:r w:rsidRPr="00132DFE">
          <w:rPr>
            <w:rStyle w:val="Hyperlink"/>
            <w:noProof/>
            <w:lang w:val="en-CA"/>
          </w:rPr>
          <w:t>GeoSciML relative position profile</w:t>
        </w:r>
        <w:r>
          <w:rPr>
            <w:noProof/>
            <w:webHidden/>
          </w:rPr>
          <w:tab/>
        </w:r>
        <w:r>
          <w:rPr>
            <w:noProof/>
            <w:webHidden/>
          </w:rPr>
          <w:fldChar w:fldCharType="begin"/>
        </w:r>
        <w:r>
          <w:rPr>
            <w:noProof/>
            <w:webHidden/>
          </w:rPr>
          <w:instrText xml:space="preserve"> PAGEREF _Toc439664655 \h </w:instrText>
        </w:r>
      </w:ins>
      <w:r>
        <w:rPr>
          <w:noProof/>
          <w:webHidden/>
        </w:rPr>
      </w:r>
      <w:r>
        <w:rPr>
          <w:noProof/>
          <w:webHidden/>
        </w:rPr>
        <w:fldChar w:fldCharType="separate"/>
      </w:r>
      <w:ins w:id="450" w:author="Eric Boisvert" w:date="2016-01-04T09:53:00Z">
        <w:r>
          <w:rPr>
            <w:noProof/>
            <w:webHidden/>
          </w:rPr>
          <w:t>174</w:t>
        </w:r>
        <w:r>
          <w:rPr>
            <w:noProof/>
            <w:webHidden/>
          </w:rPr>
          <w:fldChar w:fldCharType="end"/>
        </w:r>
        <w:r w:rsidRPr="00132DFE">
          <w:rPr>
            <w:rStyle w:val="Hyperlink"/>
            <w:noProof/>
          </w:rPr>
          <w:fldChar w:fldCharType="end"/>
        </w:r>
      </w:ins>
    </w:p>
    <w:p w14:paraId="22696FE4" w14:textId="77777777" w:rsidR="00E535AA" w:rsidRPr="00D970E9" w:rsidRDefault="00E535AA">
      <w:pPr>
        <w:pStyle w:val="TOC1"/>
        <w:tabs>
          <w:tab w:val="left" w:pos="660"/>
          <w:tab w:val="right" w:leader="dot" w:pos="8630"/>
        </w:tabs>
        <w:rPr>
          <w:ins w:id="451" w:author="Eric Boisvert" w:date="2016-01-04T09:53:00Z"/>
          <w:rFonts w:ascii="Calibri" w:eastAsia="MS Mincho" w:hAnsi="Calibri"/>
          <w:noProof/>
          <w:sz w:val="22"/>
          <w:szCs w:val="22"/>
          <w:lang w:val="en-CA" w:eastAsia="en-CA"/>
        </w:rPr>
      </w:pPr>
      <w:ins w:id="45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11.</w:t>
        </w:r>
        <w:r w:rsidRPr="00D970E9">
          <w:rPr>
            <w:rFonts w:ascii="Calibri" w:eastAsia="MS Mincho" w:hAnsi="Calibri"/>
            <w:noProof/>
            <w:sz w:val="22"/>
            <w:szCs w:val="22"/>
            <w:lang w:val="en-CA" w:eastAsia="en-CA"/>
          </w:rPr>
          <w:tab/>
        </w:r>
        <w:r w:rsidRPr="00132DFE">
          <w:rPr>
            <w:rStyle w:val="Hyperlink"/>
            <w:noProof/>
            <w:lang w:val="en-CA"/>
          </w:rPr>
          <w:t>GeoSciML CGI-IUGS Profile</w:t>
        </w:r>
        <w:r>
          <w:rPr>
            <w:noProof/>
            <w:webHidden/>
          </w:rPr>
          <w:tab/>
        </w:r>
        <w:r>
          <w:rPr>
            <w:noProof/>
            <w:webHidden/>
          </w:rPr>
          <w:fldChar w:fldCharType="begin"/>
        </w:r>
        <w:r>
          <w:rPr>
            <w:noProof/>
            <w:webHidden/>
          </w:rPr>
          <w:instrText xml:space="preserve"> PAGEREF _Toc439664656 \h </w:instrText>
        </w:r>
      </w:ins>
      <w:r>
        <w:rPr>
          <w:noProof/>
          <w:webHidden/>
        </w:rPr>
      </w:r>
      <w:r>
        <w:rPr>
          <w:noProof/>
          <w:webHidden/>
        </w:rPr>
        <w:fldChar w:fldCharType="separate"/>
      </w:r>
      <w:ins w:id="453" w:author="Eric Boisvert" w:date="2016-01-04T09:53:00Z">
        <w:r>
          <w:rPr>
            <w:noProof/>
            <w:webHidden/>
          </w:rPr>
          <w:t>175</w:t>
        </w:r>
        <w:r>
          <w:rPr>
            <w:noProof/>
            <w:webHidden/>
          </w:rPr>
          <w:fldChar w:fldCharType="end"/>
        </w:r>
        <w:r w:rsidRPr="00132DFE">
          <w:rPr>
            <w:rStyle w:val="Hyperlink"/>
            <w:noProof/>
          </w:rPr>
          <w:fldChar w:fldCharType="end"/>
        </w:r>
      </w:ins>
    </w:p>
    <w:p w14:paraId="41F648FB" w14:textId="77777777" w:rsidR="00E535AA" w:rsidRPr="00D970E9" w:rsidRDefault="00E535AA">
      <w:pPr>
        <w:pStyle w:val="TOC1"/>
        <w:tabs>
          <w:tab w:val="left" w:pos="660"/>
          <w:tab w:val="right" w:leader="dot" w:pos="8630"/>
        </w:tabs>
        <w:rPr>
          <w:ins w:id="454" w:author="Eric Boisvert" w:date="2016-01-04T09:53:00Z"/>
          <w:rFonts w:ascii="Calibri" w:eastAsia="MS Mincho" w:hAnsi="Calibri"/>
          <w:noProof/>
          <w:sz w:val="22"/>
          <w:szCs w:val="22"/>
          <w:lang w:val="en-CA" w:eastAsia="en-CA"/>
        </w:rPr>
      </w:pPr>
      <w:ins w:id="45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12.</w:t>
        </w:r>
        <w:r w:rsidRPr="00D970E9">
          <w:rPr>
            <w:rFonts w:ascii="Calibri" w:eastAsia="MS Mincho" w:hAnsi="Calibri"/>
            <w:noProof/>
            <w:sz w:val="22"/>
            <w:szCs w:val="22"/>
            <w:lang w:val="en-CA" w:eastAsia="en-CA"/>
          </w:rPr>
          <w:tab/>
        </w:r>
        <w:r w:rsidRPr="00132DFE">
          <w:rPr>
            <w:rStyle w:val="Hyperlink"/>
            <w:noProof/>
            <w:lang w:val="en-CA"/>
          </w:rPr>
          <w:t>Media Types for any data encoding(s)</w:t>
        </w:r>
        <w:r>
          <w:rPr>
            <w:noProof/>
            <w:webHidden/>
          </w:rPr>
          <w:tab/>
        </w:r>
        <w:r>
          <w:rPr>
            <w:noProof/>
            <w:webHidden/>
          </w:rPr>
          <w:fldChar w:fldCharType="begin"/>
        </w:r>
        <w:r>
          <w:rPr>
            <w:noProof/>
            <w:webHidden/>
          </w:rPr>
          <w:instrText xml:space="preserve"> PAGEREF _Toc439664657 \h </w:instrText>
        </w:r>
      </w:ins>
      <w:r>
        <w:rPr>
          <w:noProof/>
          <w:webHidden/>
        </w:rPr>
      </w:r>
      <w:r>
        <w:rPr>
          <w:noProof/>
          <w:webHidden/>
        </w:rPr>
        <w:fldChar w:fldCharType="separate"/>
      </w:r>
      <w:ins w:id="456" w:author="Eric Boisvert" w:date="2016-01-04T09:53:00Z">
        <w:r>
          <w:rPr>
            <w:noProof/>
            <w:webHidden/>
          </w:rPr>
          <w:t>175</w:t>
        </w:r>
        <w:r>
          <w:rPr>
            <w:noProof/>
            <w:webHidden/>
          </w:rPr>
          <w:fldChar w:fldCharType="end"/>
        </w:r>
        <w:r w:rsidRPr="00132DFE">
          <w:rPr>
            <w:rStyle w:val="Hyperlink"/>
            <w:noProof/>
          </w:rPr>
          <w:fldChar w:fldCharType="end"/>
        </w:r>
      </w:ins>
    </w:p>
    <w:p w14:paraId="205AA625" w14:textId="77777777" w:rsidR="00E535AA" w:rsidRPr="00D970E9" w:rsidRDefault="00E535AA">
      <w:pPr>
        <w:pStyle w:val="TOC2"/>
        <w:tabs>
          <w:tab w:val="left" w:pos="880"/>
          <w:tab w:val="right" w:leader="dot" w:pos="8630"/>
        </w:tabs>
        <w:rPr>
          <w:ins w:id="457" w:author="Eric Boisvert" w:date="2016-01-04T09:53:00Z"/>
          <w:rFonts w:ascii="Calibri" w:eastAsia="MS Mincho" w:hAnsi="Calibri"/>
          <w:noProof/>
          <w:sz w:val="22"/>
          <w:szCs w:val="22"/>
          <w:lang w:val="en-CA" w:eastAsia="en-CA"/>
        </w:rPr>
      </w:pPr>
      <w:ins w:id="45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A.1</w:t>
        </w:r>
        <w:r w:rsidRPr="00D970E9">
          <w:rPr>
            <w:rFonts w:ascii="Calibri" w:eastAsia="MS Mincho" w:hAnsi="Calibri"/>
            <w:noProof/>
            <w:sz w:val="22"/>
            <w:szCs w:val="22"/>
            <w:lang w:val="en-CA" w:eastAsia="en-CA"/>
          </w:rPr>
          <w:tab/>
        </w:r>
        <w:r w:rsidRPr="00132DFE">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_Toc439664658 \h </w:instrText>
        </w:r>
      </w:ins>
      <w:r>
        <w:rPr>
          <w:noProof/>
          <w:webHidden/>
        </w:rPr>
      </w:r>
      <w:r>
        <w:rPr>
          <w:noProof/>
          <w:webHidden/>
        </w:rPr>
        <w:fldChar w:fldCharType="separate"/>
      </w:r>
      <w:ins w:id="459" w:author="Eric Boisvert" w:date="2016-01-04T09:53:00Z">
        <w:r>
          <w:rPr>
            <w:noProof/>
            <w:webHidden/>
          </w:rPr>
          <w:t>176</w:t>
        </w:r>
        <w:r>
          <w:rPr>
            <w:noProof/>
            <w:webHidden/>
          </w:rPr>
          <w:fldChar w:fldCharType="end"/>
        </w:r>
        <w:r w:rsidRPr="00132DFE">
          <w:rPr>
            <w:rStyle w:val="Hyperlink"/>
            <w:noProof/>
          </w:rPr>
          <w:fldChar w:fldCharType="end"/>
        </w:r>
      </w:ins>
    </w:p>
    <w:p w14:paraId="179E5929" w14:textId="77777777" w:rsidR="00F60CB2" w:rsidRPr="00D12552" w:rsidDel="00E535AA" w:rsidRDefault="00F60CB2">
      <w:pPr>
        <w:pStyle w:val="TOC1"/>
        <w:tabs>
          <w:tab w:val="left" w:pos="440"/>
          <w:tab w:val="right" w:leader="dot" w:pos="8630"/>
        </w:tabs>
        <w:rPr>
          <w:del w:id="460" w:author="Eric Boisvert" w:date="2016-01-04T09:53:00Z"/>
          <w:noProof/>
          <w:lang w:val="en-CA"/>
        </w:rPr>
      </w:pPr>
      <w:del w:id="461" w:author="Eric Boisvert" w:date="2016-01-04T09:53:00Z">
        <w:r w:rsidRPr="00E535AA" w:rsidDel="00E535AA">
          <w:rPr>
            <w:rPrChange w:id="462" w:author="Eric Boisvert" w:date="2016-01-04T09:53:00Z">
              <w:rPr>
                <w:rStyle w:val="Hyperlink"/>
                <w:noProof/>
                <w:lang w:val="en-CA"/>
              </w:rPr>
            </w:rPrChange>
          </w:rPr>
          <w:delText>1.</w:delText>
        </w:r>
        <w:r w:rsidRPr="00D12552" w:rsidDel="00E535AA">
          <w:rPr>
            <w:noProof/>
            <w:lang w:val="en-CA"/>
          </w:rPr>
          <w:tab/>
        </w:r>
        <w:r w:rsidRPr="00E535AA" w:rsidDel="00E535AA">
          <w:rPr>
            <w:rPrChange w:id="463" w:author="Eric Boisvert" w:date="2016-01-04T09:53:00Z">
              <w:rPr>
                <w:rStyle w:val="Hyperlink"/>
                <w:noProof/>
                <w:lang w:val="en-CA"/>
              </w:rPr>
            </w:rPrChange>
          </w:rPr>
          <w:delText>Scope</w:delText>
        </w:r>
        <w:r w:rsidRPr="00D12552" w:rsidDel="00E535AA">
          <w:rPr>
            <w:noProof/>
            <w:webHidden/>
            <w:lang w:val="en-CA"/>
          </w:rPr>
          <w:tab/>
        </w:r>
        <w:r w:rsidR="00577E74" w:rsidRPr="00D12552" w:rsidDel="00E535AA">
          <w:rPr>
            <w:noProof/>
            <w:webHidden/>
            <w:lang w:val="en-CA"/>
          </w:rPr>
          <w:delText>2</w:delText>
        </w:r>
      </w:del>
    </w:p>
    <w:p w14:paraId="30CF25A7" w14:textId="77777777" w:rsidR="00F60CB2" w:rsidRPr="00D12552" w:rsidDel="00E535AA" w:rsidRDefault="00F60CB2">
      <w:pPr>
        <w:pStyle w:val="TOC1"/>
        <w:tabs>
          <w:tab w:val="left" w:pos="440"/>
          <w:tab w:val="right" w:leader="dot" w:pos="8630"/>
        </w:tabs>
        <w:rPr>
          <w:del w:id="464" w:author="Eric Boisvert" w:date="2016-01-04T09:53:00Z"/>
          <w:noProof/>
          <w:lang w:val="en-CA"/>
        </w:rPr>
      </w:pPr>
      <w:del w:id="465" w:author="Eric Boisvert" w:date="2016-01-04T09:53:00Z">
        <w:r w:rsidRPr="00E535AA" w:rsidDel="00E535AA">
          <w:rPr>
            <w:rPrChange w:id="466" w:author="Eric Boisvert" w:date="2016-01-04T09:53:00Z">
              <w:rPr>
                <w:rStyle w:val="Hyperlink"/>
                <w:noProof/>
                <w:lang w:val="en-CA"/>
              </w:rPr>
            </w:rPrChange>
          </w:rPr>
          <w:delText>2.</w:delText>
        </w:r>
        <w:r w:rsidRPr="00D12552" w:rsidDel="00E535AA">
          <w:rPr>
            <w:noProof/>
            <w:lang w:val="en-CA"/>
          </w:rPr>
          <w:tab/>
        </w:r>
        <w:r w:rsidRPr="00E535AA" w:rsidDel="00E535AA">
          <w:rPr>
            <w:rPrChange w:id="467" w:author="Eric Boisvert" w:date="2016-01-04T09:53:00Z">
              <w:rPr>
                <w:rStyle w:val="Hyperlink"/>
                <w:noProof/>
                <w:lang w:val="en-CA"/>
              </w:rPr>
            </w:rPrChange>
          </w:rPr>
          <w:delText>Conformance</w:delText>
        </w:r>
        <w:r w:rsidRPr="00D12552" w:rsidDel="00E535AA">
          <w:rPr>
            <w:noProof/>
            <w:webHidden/>
            <w:lang w:val="en-CA"/>
          </w:rPr>
          <w:tab/>
        </w:r>
        <w:r w:rsidR="00577E74" w:rsidRPr="00D12552" w:rsidDel="00E535AA">
          <w:rPr>
            <w:noProof/>
            <w:webHidden/>
            <w:lang w:val="en-CA"/>
          </w:rPr>
          <w:delText>2</w:delText>
        </w:r>
      </w:del>
    </w:p>
    <w:p w14:paraId="15E45482" w14:textId="77777777" w:rsidR="00F60CB2" w:rsidRPr="00D12552" w:rsidDel="00E535AA" w:rsidRDefault="00F60CB2">
      <w:pPr>
        <w:pStyle w:val="TOC1"/>
        <w:tabs>
          <w:tab w:val="left" w:pos="440"/>
          <w:tab w:val="right" w:leader="dot" w:pos="8630"/>
        </w:tabs>
        <w:rPr>
          <w:del w:id="468" w:author="Eric Boisvert" w:date="2016-01-04T09:53:00Z"/>
          <w:noProof/>
          <w:lang w:val="en-CA"/>
        </w:rPr>
      </w:pPr>
      <w:del w:id="469" w:author="Eric Boisvert" w:date="2016-01-04T09:53:00Z">
        <w:r w:rsidRPr="00E535AA" w:rsidDel="00E535AA">
          <w:rPr>
            <w:rPrChange w:id="470" w:author="Eric Boisvert" w:date="2016-01-04T09:53:00Z">
              <w:rPr>
                <w:rStyle w:val="Hyperlink"/>
                <w:noProof/>
                <w:lang w:val="en-CA"/>
              </w:rPr>
            </w:rPrChange>
          </w:rPr>
          <w:delText>3.</w:delText>
        </w:r>
        <w:r w:rsidRPr="00D12552" w:rsidDel="00E535AA">
          <w:rPr>
            <w:noProof/>
            <w:lang w:val="en-CA"/>
          </w:rPr>
          <w:tab/>
        </w:r>
        <w:r w:rsidRPr="00E535AA" w:rsidDel="00E535AA">
          <w:rPr>
            <w:rPrChange w:id="471" w:author="Eric Boisvert" w:date="2016-01-04T09:53:00Z">
              <w:rPr>
                <w:rStyle w:val="Hyperlink"/>
                <w:noProof/>
                <w:lang w:val="en-CA"/>
              </w:rPr>
            </w:rPrChange>
          </w:rPr>
          <w:delText>References</w:delText>
        </w:r>
        <w:r w:rsidRPr="00D12552" w:rsidDel="00E535AA">
          <w:rPr>
            <w:noProof/>
            <w:webHidden/>
            <w:lang w:val="en-CA"/>
          </w:rPr>
          <w:tab/>
        </w:r>
        <w:r w:rsidR="00577E74" w:rsidRPr="00D12552" w:rsidDel="00E535AA">
          <w:rPr>
            <w:noProof/>
            <w:webHidden/>
            <w:lang w:val="en-CA"/>
          </w:rPr>
          <w:delText>2</w:delText>
        </w:r>
      </w:del>
    </w:p>
    <w:p w14:paraId="738AB4B9" w14:textId="77777777" w:rsidR="00F60CB2" w:rsidRPr="00D12552" w:rsidDel="00E535AA" w:rsidRDefault="00F60CB2">
      <w:pPr>
        <w:pStyle w:val="TOC1"/>
        <w:tabs>
          <w:tab w:val="left" w:pos="440"/>
          <w:tab w:val="right" w:leader="dot" w:pos="8630"/>
        </w:tabs>
        <w:rPr>
          <w:del w:id="472" w:author="Eric Boisvert" w:date="2016-01-04T09:53:00Z"/>
          <w:noProof/>
          <w:lang w:val="en-CA"/>
        </w:rPr>
      </w:pPr>
      <w:del w:id="473" w:author="Eric Boisvert" w:date="2016-01-04T09:53:00Z">
        <w:r w:rsidRPr="00E535AA" w:rsidDel="00E535AA">
          <w:rPr>
            <w:rPrChange w:id="474" w:author="Eric Boisvert" w:date="2016-01-04T09:53:00Z">
              <w:rPr>
                <w:rStyle w:val="Hyperlink"/>
                <w:noProof/>
                <w:lang w:val="en-CA"/>
              </w:rPr>
            </w:rPrChange>
          </w:rPr>
          <w:delText>4.</w:delText>
        </w:r>
        <w:r w:rsidRPr="00D12552" w:rsidDel="00E535AA">
          <w:rPr>
            <w:noProof/>
            <w:lang w:val="en-CA"/>
          </w:rPr>
          <w:tab/>
        </w:r>
        <w:r w:rsidRPr="00E535AA" w:rsidDel="00E535AA">
          <w:rPr>
            <w:rPrChange w:id="475" w:author="Eric Boisvert" w:date="2016-01-04T09:53:00Z">
              <w:rPr>
                <w:rStyle w:val="Hyperlink"/>
                <w:noProof/>
                <w:lang w:val="en-CA"/>
              </w:rPr>
            </w:rPrChange>
          </w:rPr>
          <w:delText>Terms and Definitions</w:delText>
        </w:r>
        <w:r w:rsidRPr="00D12552" w:rsidDel="00E535AA">
          <w:rPr>
            <w:noProof/>
            <w:webHidden/>
            <w:lang w:val="en-CA"/>
          </w:rPr>
          <w:tab/>
        </w:r>
        <w:r w:rsidR="00577E74" w:rsidRPr="00D12552" w:rsidDel="00E535AA">
          <w:rPr>
            <w:noProof/>
            <w:webHidden/>
            <w:lang w:val="en-CA"/>
          </w:rPr>
          <w:delText>2</w:delText>
        </w:r>
      </w:del>
    </w:p>
    <w:p w14:paraId="2B441192" w14:textId="77777777" w:rsidR="00F60CB2" w:rsidRPr="00D12552" w:rsidDel="00E535AA" w:rsidRDefault="00F60CB2">
      <w:pPr>
        <w:pStyle w:val="TOC1"/>
        <w:tabs>
          <w:tab w:val="left" w:pos="440"/>
          <w:tab w:val="right" w:leader="dot" w:pos="8630"/>
        </w:tabs>
        <w:rPr>
          <w:del w:id="476" w:author="Eric Boisvert" w:date="2016-01-04T09:53:00Z"/>
          <w:noProof/>
          <w:lang w:val="en-CA"/>
        </w:rPr>
      </w:pPr>
      <w:del w:id="477" w:author="Eric Boisvert" w:date="2016-01-04T09:53:00Z">
        <w:r w:rsidRPr="00E535AA" w:rsidDel="00E535AA">
          <w:rPr>
            <w:rPrChange w:id="478" w:author="Eric Boisvert" w:date="2016-01-04T09:53:00Z">
              <w:rPr>
                <w:rStyle w:val="Hyperlink"/>
                <w:noProof/>
                <w:lang w:val="en-CA"/>
              </w:rPr>
            </w:rPrChange>
          </w:rPr>
          <w:delText>5.</w:delText>
        </w:r>
        <w:r w:rsidRPr="00D12552" w:rsidDel="00E535AA">
          <w:rPr>
            <w:noProof/>
            <w:lang w:val="en-CA"/>
          </w:rPr>
          <w:tab/>
        </w:r>
        <w:r w:rsidRPr="00E535AA" w:rsidDel="00E535AA">
          <w:rPr>
            <w:rPrChange w:id="479" w:author="Eric Boisvert" w:date="2016-01-04T09:53:00Z">
              <w:rPr>
                <w:rStyle w:val="Hyperlink"/>
                <w:noProof/>
                <w:lang w:val="en-CA"/>
              </w:rPr>
            </w:rPrChange>
          </w:rPr>
          <w:delText>Conventions</w:delText>
        </w:r>
        <w:r w:rsidRPr="00D12552" w:rsidDel="00E535AA">
          <w:rPr>
            <w:noProof/>
            <w:webHidden/>
            <w:lang w:val="en-CA"/>
          </w:rPr>
          <w:tab/>
        </w:r>
        <w:r w:rsidR="00577E74" w:rsidRPr="00D12552" w:rsidDel="00E535AA">
          <w:rPr>
            <w:noProof/>
            <w:webHidden/>
            <w:lang w:val="en-CA"/>
          </w:rPr>
          <w:delText>2</w:delText>
        </w:r>
      </w:del>
    </w:p>
    <w:p w14:paraId="6D62EB53" w14:textId="77777777" w:rsidR="00F60CB2" w:rsidRPr="00D12552" w:rsidDel="00E535AA" w:rsidRDefault="00F60CB2">
      <w:pPr>
        <w:pStyle w:val="TOC1"/>
        <w:tabs>
          <w:tab w:val="left" w:pos="440"/>
          <w:tab w:val="right" w:leader="dot" w:pos="8630"/>
        </w:tabs>
        <w:rPr>
          <w:del w:id="480" w:author="Eric Boisvert" w:date="2016-01-04T09:53:00Z"/>
          <w:noProof/>
          <w:lang w:val="en-CA"/>
        </w:rPr>
      </w:pPr>
      <w:del w:id="481" w:author="Eric Boisvert" w:date="2016-01-04T09:53:00Z">
        <w:r w:rsidRPr="00E535AA" w:rsidDel="00E535AA">
          <w:rPr>
            <w:rPrChange w:id="482" w:author="Eric Boisvert" w:date="2016-01-04T09:53:00Z">
              <w:rPr>
                <w:rStyle w:val="Hyperlink"/>
                <w:noProof/>
                <w:lang w:val="en-CA"/>
              </w:rPr>
            </w:rPrChange>
          </w:rPr>
          <w:delText>6.</w:delText>
        </w:r>
        <w:r w:rsidRPr="00D12552" w:rsidDel="00E535AA">
          <w:rPr>
            <w:noProof/>
            <w:lang w:val="en-CA"/>
          </w:rPr>
          <w:tab/>
        </w:r>
        <w:r w:rsidRPr="00E535AA" w:rsidDel="00E535AA">
          <w:rPr>
            <w:rPrChange w:id="483" w:author="Eric Boisvert" w:date="2016-01-04T09:53:00Z">
              <w:rPr>
                <w:rStyle w:val="Hyperlink"/>
                <w:noProof/>
                <w:lang w:val="en-CA"/>
              </w:rPr>
            </w:rPrChange>
          </w:rPr>
          <w:delText>Clauses not Containing Normative Material</w:delText>
        </w:r>
        <w:r w:rsidRPr="00D12552" w:rsidDel="00E535AA">
          <w:rPr>
            <w:noProof/>
            <w:webHidden/>
            <w:lang w:val="en-CA"/>
          </w:rPr>
          <w:tab/>
        </w:r>
        <w:r w:rsidR="00577E74" w:rsidRPr="00D12552" w:rsidDel="00E535AA">
          <w:rPr>
            <w:noProof/>
            <w:webHidden/>
            <w:lang w:val="en-CA"/>
          </w:rPr>
          <w:delText>2</w:delText>
        </w:r>
      </w:del>
    </w:p>
    <w:p w14:paraId="06EAAE77" w14:textId="77777777" w:rsidR="00F60CB2" w:rsidRPr="00D12552" w:rsidDel="00E535AA" w:rsidRDefault="00F60CB2">
      <w:pPr>
        <w:pStyle w:val="TOC2"/>
        <w:tabs>
          <w:tab w:val="left" w:pos="880"/>
          <w:tab w:val="right" w:leader="dot" w:pos="8630"/>
        </w:tabs>
        <w:rPr>
          <w:del w:id="484" w:author="Eric Boisvert" w:date="2016-01-04T09:53:00Z"/>
          <w:noProof/>
          <w:lang w:val="en-CA"/>
        </w:rPr>
      </w:pPr>
      <w:del w:id="485" w:author="Eric Boisvert" w:date="2016-01-04T09:53:00Z">
        <w:r w:rsidRPr="00E535AA" w:rsidDel="00E535AA">
          <w:rPr>
            <w:rPrChange w:id="486" w:author="Eric Boisvert" w:date="2016-01-04T09:53:00Z">
              <w:rPr>
                <w:rStyle w:val="Hyperlink"/>
                <w:noProof/>
                <w:lang w:val="en-CA"/>
              </w:rPr>
            </w:rPrChange>
          </w:rPr>
          <w:delText>6.1</w:delText>
        </w:r>
        <w:r w:rsidRPr="00D12552" w:rsidDel="00E535AA">
          <w:rPr>
            <w:noProof/>
            <w:lang w:val="en-CA"/>
          </w:rPr>
          <w:tab/>
        </w:r>
        <w:r w:rsidRPr="00E535AA" w:rsidDel="00E535AA">
          <w:rPr>
            <w:rPrChange w:id="487" w:author="Eric Boisvert" w:date="2016-01-04T09:53:00Z">
              <w:rPr>
                <w:rStyle w:val="Hyperlink"/>
                <w:noProof/>
                <w:lang w:val="en-CA"/>
              </w:rPr>
            </w:rPrChange>
          </w:rPr>
          <w:delText>Clauses not containing normative material sub-clause 1</w:delText>
        </w:r>
        <w:r w:rsidRPr="00D12552" w:rsidDel="00E535AA">
          <w:rPr>
            <w:noProof/>
            <w:webHidden/>
            <w:lang w:val="en-CA"/>
          </w:rPr>
          <w:tab/>
        </w:r>
        <w:r w:rsidR="00577E74" w:rsidRPr="00D12552" w:rsidDel="00E535AA">
          <w:rPr>
            <w:noProof/>
            <w:webHidden/>
            <w:lang w:val="en-CA"/>
          </w:rPr>
          <w:delText>2</w:delText>
        </w:r>
      </w:del>
    </w:p>
    <w:p w14:paraId="7433C080" w14:textId="77777777" w:rsidR="00F60CB2" w:rsidRPr="00D12552" w:rsidDel="00E535AA" w:rsidRDefault="00F60CB2">
      <w:pPr>
        <w:pStyle w:val="TOC3"/>
        <w:tabs>
          <w:tab w:val="left" w:pos="1320"/>
          <w:tab w:val="right" w:leader="dot" w:pos="8630"/>
        </w:tabs>
        <w:rPr>
          <w:del w:id="488" w:author="Eric Boisvert" w:date="2016-01-04T09:53:00Z"/>
          <w:noProof/>
          <w:lang w:val="en-CA"/>
        </w:rPr>
      </w:pPr>
      <w:del w:id="489" w:author="Eric Boisvert" w:date="2016-01-04T09:53:00Z">
        <w:r w:rsidRPr="00E535AA" w:rsidDel="00E535AA">
          <w:rPr>
            <w:rPrChange w:id="490" w:author="Eric Boisvert" w:date="2016-01-04T09:53:00Z">
              <w:rPr>
                <w:rStyle w:val="Hyperlink"/>
                <w:noProof/>
                <w:lang w:val="en-CA"/>
              </w:rPr>
            </w:rPrChange>
          </w:rPr>
          <w:delText>6.1.1</w:delText>
        </w:r>
        <w:r w:rsidRPr="00D12552" w:rsidDel="00E535AA">
          <w:rPr>
            <w:noProof/>
            <w:lang w:val="en-CA"/>
          </w:rPr>
          <w:tab/>
        </w:r>
        <w:r w:rsidRPr="00E535AA" w:rsidDel="00E535AA">
          <w:rPr>
            <w:rPrChange w:id="491" w:author="Eric Boisvert" w:date="2016-01-04T09:53:00Z">
              <w:rPr>
                <w:rStyle w:val="Hyperlink"/>
                <w:noProof/>
                <w:lang w:val="en-CA"/>
              </w:rPr>
            </w:rPrChange>
          </w:rPr>
          <w:delText>Clauses not containing normative material sub-clause 2</w:delText>
        </w:r>
        <w:r w:rsidRPr="00D12552" w:rsidDel="00E535AA">
          <w:rPr>
            <w:noProof/>
            <w:webHidden/>
            <w:lang w:val="en-CA"/>
          </w:rPr>
          <w:tab/>
        </w:r>
        <w:r w:rsidR="00577E74" w:rsidRPr="00D12552" w:rsidDel="00E535AA">
          <w:rPr>
            <w:noProof/>
            <w:webHidden/>
            <w:lang w:val="en-CA"/>
          </w:rPr>
          <w:delText>2</w:delText>
        </w:r>
      </w:del>
    </w:p>
    <w:p w14:paraId="006CF453" w14:textId="77777777" w:rsidR="00F60CB2" w:rsidRPr="00D12552" w:rsidDel="00E535AA" w:rsidRDefault="00F60CB2">
      <w:pPr>
        <w:pStyle w:val="TOC1"/>
        <w:tabs>
          <w:tab w:val="left" w:pos="480"/>
          <w:tab w:val="right" w:leader="dot" w:pos="8630"/>
        </w:tabs>
        <w:rPr>
          <w:del w:id="492" w:author="Eric Boisvert" w:date="2016-01-04T09:53:00Z"/>
          <w:noProof/>
          <w:lang w:val="en-CA"/>
        </w:rPr>
      </w:pPr>
      <w:del w:id="493" w:author="Eric Boisvert" w:date="2016-01-04T09:53:00Z">
        <w:r w:rsidRPr="00E535AA" w:rsidDel="00E535AA">
          <w:rPr>
            <w:rPrChange w:id="494" w:author="Eric Boisvert" w:date="2016-01-04T09:53:00Z">
              <w:rPr>
                <w:rStyle w:val="Hyperlink"/>
                <w:noProof/>
                <w:lang w:val="en-CA"/>
              </w:rPr>
            </w:rPrChange>
          </w:rPr>
          <w:delText>7.</w:delText>
        </w:r>
        <w:r w:rsidRPr="00D12552" w:rsidDel="00E535AA">
          <w:rPr>
            <w:noProof/>
            <w:lang w:val="en-CA"/>
          </w:rPr>
          <w:tab/>
        </w:r>
        <w:r w:rsidRPr="00E535AA" w:rsidDel="00E535AA">
          <w:rPr>
            <w:rPrChange w:id="495" w:author="Eric Boisvert" w:date="2016-01-04T09:53:00Z">
              <w:rPr>
                <w:rStyle w:val="Hyperlink"/>
                <w:noProof/>
                <w:lang w:val="en-CA"/>
              </w:rPr>
            </w:rPrChange>
          </w:rPr>
          <w:delText>Clause containing normative material</w:delText>
        </w:r>
        <w:r w:rsidRPr="00D12552" w:rsidDel="00E535AA">
          <w:rPr>
            <w:noProof/>
            <w:webHidden/>
            <w:lang w:val="en-CA"/>
          </w:rPr>
          <w:tab/>
        </w:r>
        <w:r w:rsidR="00577E74" w:rsidRPr="00D12552" w:rsidDel="00E535AA">
          <w:rPr>
            <w:noProof/>
            <w:webHidden/>
            <w:lang w:val="en-CA"/>
          </w:rPr>
          <w:delText>2</w:delText>
        </w:r>
      </w:del>
    </w:p>
    <w:p w14:paraId="6EE5D783" w14:textId="77777777" w:rsidR="00F60CB2" w:rsidRPr="00D12552" w:rsidDel="00E535AA" w:rsidRDefault="00F60CB2">
      <w:pPr>
        <w:pStyle w:val="TOC2"/>
        <w:tabs>
          <w:tab w:val="left" w:pos="880"/>
          <w:tab w:val="right" w:leader="dot" w:pos="8630"/>
        </w:tabs>
        <w:rPr>
          <w:del w:id="496" w:author="Eric Boisvert" w:date="2016-01-04T09:53:00Z"/>
          <w:noProof/>
          <w:lang w:val="en-CA"/>
        </w:rPr>
      </w:pPr>
      <w:del w:id="497" w:author="Eric Boisvert" w:date="2016-01-04T09:53:00Z">
        <w:r w:rsidRPr="00E535AA" w:rsidDel="00E535AA">
          <w:rPr>
            <w:rPrChange w:id="498" w:author="Eric Boisvert" w:date="2016-01-04T09:53:00Z">
              <w:rPr>
                <w:rStyle w:val="Hyperlink"/>
                <w:noProof/>
                <w:lang w:val="en-CA"/>
              </w:rPr>
            </w:rPrChange>
          </w:rPr>
          <w:delText>7.1</w:delText>
        </w:r>
        <w:r w:rsidRPr="00D12552" w:rsidDel="00E535AA">
          <w:rPr>
            <w:noProof/>
            <w:lang w:val="en-CA"/>
          </w:rPr>
          <w:tab/>
        </w:r>
        <w:r w:rsidRPr="00E535AA" w:rsidDel="00E535AA">
          <w:rPr>
            <w:rPrChange w:id="499" w:author="Eric Boisvert" w:date="2016-01-04T09:53:00Z">
              <w:rPr>
                <w:rStyle w:val="Hyperlink"/>
                <w:noProof/>
                <w:lang w:val="en-CA"/>
              </w:rPr>
            </w:rPrChange>
          </w:rPr>
          <w:delText>Requirement Class A or Requirement A</w:delText>
        </w:r>
        <w:r w:rsidRPr="00D12552" w:rsidDel="00E535AA">
          <w:rPr>
            <w:noProof/>
            <w:webHidden/>
            <w:lang w:val="en-CA"/>
          </w:rPr>
          <w:tab/>
        </w:r>
        <w:r w:rsidR="00577E74" w:rsidRPr="00D12552" w:rsidDel="00E535AA">
          <w:rPr>
            <w:noProof/>
            <w:webHidden/>
            <w:lang w:val="en-CA"/>
          </w:rPr>
          <w:delText>2</w:delText>
        </w:r>
      </w:del>
    </w:p>
    <w:p w14:paraId="0289A1C0" w14:textId="77777777" w:rsidR="00F60CB2" w:rsidRPr="00D12552" w:rsidDel="00E535AA" w:rsidRDefault="00F60CB2">
      <w:pPr>
        <w:pStyle w:val="TOC2"/>
        <w:tabs>
          <w:tab w:val="left" w:pos="880"/>
          <w:tab w:val="right" w:leader="dot" w:pos="8630"/>
        </w:tabs>
        <w:rPr>
          <w:del w:id="500" w:author="Eric Boisvert" w:date="2016-01-04T09:53:00Z"/>
          <w:noProof/>
          <w:lang w:val="en-CA"/>
        </w:rPr>
      </w:pPr>
      <w:del w:id="501" w:author="Eric Boisvert" w:date="2016-01-04T09:53:00Z">
        <w:r w:rsidRPr="00E535AA" w:rsidDel="00E535AA">
          <w:rPr>
            <w:rPrChange w:id="502" w:author="Eric Boisvert" w:date="2016-01-04T09:53:00Z">
              <w:rPr>
                <w:rStyle w:val="Hyperlink"/>
                <w:noProof/>
                <w:lang w:val="en-CA"/>
              </w:rPr>
            </w:rPrChange>
          </w:rPr>
          <w:delText>7.2</w:delText>
        </w:r>
        <w:r w:rsidRPr="00D12552" w:rsidDel="00E535AA">
          <w:rPr>
            <w:noProof/>
            <w:lang w:val="en-CA"/>
          </w:rPr>
          <w:tab/>
        </w:r>
        <w:r w:rsidRPr="00E535AA" w:rsidDel="00E535AA">
          <w:rPr>
            <w:rPrChange w:id="503" w:author="Eric Boisvert" w:date="2016-01-04T09:53:00Z">
              <w:rPr>
                <w:rStyle w:val="Hyperlink"/>
                <w:noProof/>
                <w:lang w:val="en-CA"/>
              </w:rPr>
            </w:rPrChange>
          </w:rPr>
          <w:delText>Requirement Class B or Requirement B</w:delText>
        </w:r>
        <w:r w:rsidRPr="00D12552" w:rsidDel="00E535AA">
          <w:rPr>
            <w:noProof/>
            <w:webHidden/>
            <w:lang w:val="en-CA"/>
          </w:rPr>
          <w:tab/>
        </w:r>
        <w:r w:rsidR="00577E74" w:rsidRPr="00D12552" w:rsidDel="00E535AA">
          <w:rPr>
            <w:noProof/>
            <w:webHidden/>
            <w:lang w:val="en-CA"/>
          </w:rPr>
          <w:delText>2</w:delText>
        </w:r>
      </w:del>
    </w:p>
    <w:p w14:paraId="750EE3A4" w14:textId="77777777" w:rsidR="00F60CB2" w:rsidRPr="00D12552" w:rsidDel="00E535AA" w:rsidRDefault="00F60CB2">
      <w:pPr>
        <w:pStyle w:val="TOC1"/>
        <w:tabs>
          <w:tab w:val="left" w:pos="480"/>
          <w:tab w:val="right" w:leader="dot" w:pos="8630"/>
        </w:tabs>
        <w:rPr>
          <w:del w:id="504" w:author="Eric Boisvert" w:date="2016-01-04T09:53:00Z"/>
          <w:noProof/>
          <w:lang w:val="en-CA"/>
        </w:rPr>
      </w:pPr>
      <w:del w:id="505" w:author="Eric Boisvert" w:date="2016-01-04T09:53:00Z">
        <w:r w:rsidRPr="00E535AA" w:rsidDel="00E535AA">
          <w:rPr>
            <w:rPrChange w:id="506" w:author="Eric Boisvert" w:date="2016-01-04T09:53:00Z">
              <w:rPr>
                <w:rStyle w:val="Hyperlink"/>
                <w:noProof/>
                <w:lang w:val="en-CA"/>
              </w:rPr>
            </w:rPrChange>
          </w:rPr>
          <w:delText>8.</w:delText>
        </w:r>
        <w:r w:rsidRPr="00D12552" w:rsidDel="00E535AA">
          <w:rPr>
            <w:noProof/>
            <w:lang w:val="en-CA"/>
          </w:rPr>
          <w:tab/>
        </w:r>
        <w:r w:rsidRPr="00E535AA" w:rsidDel="00E535AA">
          <w:rPr>
            <w:rPrChange w:id="507" w:author="Eric Boisvert" w:date="2016-01-04T09:53:00Z">
              <w:rPr>
                <w:rStyle w:val="Hyperlink"/>
                <w:noProof/>
                <w:lang w:val="en-CA"/>
              </w:rPr>
            </w:rPrChange>
          </w:rPr>
          <w:delText>Media Types for any data encoding(s)</w:delText>
        </w:r>
        <w:r w:rsidRPr="00D12552" w:rsidDel="00E535AA">
          <w:rPr>
            <w:noProof/>
            <w:webHidden/>
            <w:lang w:val="en-CA"/>
          </w:rPr>
          <w:tab/>
        </w:r>
        <w:r w:rsidR="00577E74" w:rsidRPr="00D12552" w:rsidDel="00E535AA">
          <w:rPr>
            <w:noProof/>
            <w:webHidden/>
            <w:lang w:val="en-CA"/>
          </w:rPr>
          <w:delText>2</w:delText>
        </w:r>
      </w:del>
    </w:p>
    <w:p w14:paraId="574000D1" w14:textId="77777777" w:rsidR="00F60CB2" w:rsidRPr="00D12552" w:rsidDel="00E535AA" w:rsidRDefault="00F60CB2">
      <w:pPr>
        <w:pStyle w:val="TOC2"/>
        <w:tabs>
          <w:tab w:val="left" w:pos="880"/>
          <w:tab w:val="right" w:leader="dot" w:pos="8630"/>
        </w:tabs>
        <w:rPr>
          <w:del w:id="508" w:author="Eric Boisvert" w:date="2016-01-04T09:53:00Z"/>
          <w:noProof/>
          <w:lang w:val="en-CA"/>
        </w:rPr>
      </w:pPr>
      <w:del w:id="509" w:author="Eric Boisvert" w:date="2016-01-04T09:53:00Z">
        <w:r w:rsidRPr="00E535AA" w:rsidDel="00E535AA">
          <w:rPr>
            <w:rPrChange w:id="510" w:author="Eric Boisvert" w:date="2016-01-04T09:53:00Z">
              <w:rPr>
                <w:rStyle w:val="Hyperlink"/>
                <w:noProof/>
                <w:lang w:val="en-CA"/>
              </w:rPr>
            </w:rPrChange>
          </w:rPr>
          <w:delText>A.1</w:delText>
        </w:r>
        <w:r w:rsidRPr="00D12552" w:rsidDel="00E535AA">
          <w:rPr>
            <w:noProof/>
            <w:lang w:val="en-CA"/>
          </w:rPr>
          <w:tab/>
        </w:r>
        <w:r w:rsidRPr="00E535AA" w:rsidDel="00E535AA">
          <w:rPr>
            <w:rPrChange w:id="511" w:author="Eric Boisvert" w:date="2016-01-04T09:53:00Z">
              <w:rPr>
                <w:rStyle w:val="Hyperlink"/>
                <w:noProof/>
                <w:lang w:val="en-CA"/>
              </w:rPr>
            </w:rPrChange>
          </w:rPr>
          <w:delText>Conformance class: AAAA (repeat as necessary)</w:delText>
        </w:r>
        <w:r w:rsidRPr="00D12552" w:rsidDel="00E535AA">
          <w:rPr>
            <w:noProof/>
            <w:webHidden/>
            <w:lang w:val="en-CA"/>
          </w:rPr>
          <w:tab/>
        </w:r>
        <w:r w:rsidR="00577E74" w:rsidRPr="00D12552" w:rsidDel="00E535AA">
          <w:rPr>
            <w:noProof/>
            <w:webHidden/>
            <w:lang w:val="en-CA"/>
          </w:rPr>
          <w:delText>2</w:delText>
        </w:r>
      </w:del>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512" w:author="Eric Boisvert" w:date="2015-12-25T17:41:00Z"/>
          <w:lang w:val="en-CA"/>
        </w:rPr>
      </w:pPr>
      <w:ins w:id="513" w:author="Eric Boisvert" w:date="2015-12-25T17:30:00Z">
        <w:r>
          <w:rPr>
            <w:lang w:val="en-CA"/>
          </w:rPr>
          <w:t xml:space="preserve">GeoSciML (Geoscience Markup Language or Geoscience ModeL) is a model of geological features </w:t>
        </w:r>
      </w:ins>
      <w:ins w:id="514" w:author="Eric Boisvert" w:date="2015-12-25T17:38:00Z">
        <w:r>
          <w:rPr>
            <w:lang w:val="en-CA"/>
          </w:rPr>
          <w:t xml:space="preserve">commonly </w:t>
        </w:r>
      </w:ins>
      <w:ins w:id="515" w:author="Eric Boisvert" w:date="2015-12-25T17:43:00Z">
        <w:r w:rsidR="008B4BF7">
          <w:rPr>
            <w:lang w:val="en-CA"/>
          </w:rPr>
          <w:t>depicted</w:t>
        </w:r>
      </w:ins>
      <w:ins w:id="516" w:author="Eric Boisvert" w:date="2015-12-25T17:38:00Z">
        <w:r>
          <w:rPr>
            <w:lang w:val="en-CA"/>
          </w:rPr>
          <w:t xml:space="preserve"> on </w:t>
        </w:r>
        <w:r w:rsidR="008B4BF7">
          <w:rPr>
            <w:lang w:val="en-CA"/>
          </w:rPr>
          <w:t>geological maps, cross sections</w:t>
        </w:r>
      </w:ins>
      <w:ins w:id="517" w:author="Eric Boisvert" w:date="2015-12-25T17:44:00Z">
        <w:r w:rsidR="008B4BF7">
          <w:rPr>
            <w:lang w:val="en-CA"/>
          </w:rPr>
          <w:t xml:space="preserve">, </w:t>
        </w:r>
      </w:ins>
      <w:ins w:id="518" w:author="Eric Boisvert" w:date="2015-12-25T17:38:00Z">
        <w:r w:rsidR="008B4BF7">
          <w:rPr>
            <w:lang w:val="en-CA"/>
          </w:rPr>
          <w:t>geological reports</w:t>
        </w:r>
      </w:ins>
      <w:ins w:id="519" w:author="Eric Boisvert" w:date="2015-12-25T17:44:00Z">
        <w:r w:rsidR="008B4BF7">
          <w:rPr>
            <w:lang w:val="en-CA"/>
          </w:rPr>
          <w:t xml:space="preserve"> and databases.</w:t>
        </w:r>
      </w:ins>
      <w:ins w:id="520" w:author="Eric Boisvert" w:date="2015-12-25T17:38:00Z">
        <w:r>
          <w:rPr>
            <w:lang w:val="en-CA"/>
          </w:rPr>
          <w:t xml:space="preserve">  The model </w:t>
        </w:r>
      </w:ins>
      <w:ins w:id="521"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522" w:author="Eric Boisvert" w:date="2015-12-25T17:41:00Z">
        <w:r w:rsidR="008B4BF7">
          <w:rPr>
            <w:lang w:val="en-CA"/>
          </w:rPr>
          <w:t>.</w:t>
        </w:r>
      </w:ins>
      <w:ins w:id="523" w:author="Eric Boisvert" w:date="2015-12-25T17:39:00Z">
        <w:r w:rsidRPr="00F25F3B">
          <w:rPr>
            <w:lang w:val="en-CA"/>
          </w:rPr>
          <w:t xml:space="preserve"> </w:t>
        </w:r>
      </w:ins>
      <w:ins w:id="524" w:author="Eric Boisvert" w:date="2015-12-25T17:41:00Z">
        <w:r w:rsidR="008B4BF7">
          <w:rPr>
            <w:lang w:val="en-CA"/>
          </w:rPr>
          <w:t xml:space="preserve"> </w:t>
        </w:r>
      </w:ins>
      <w:r w:rsidR="001133B5" w:rsidRPr="00D12552">
        <w:rPr>
          <w:lang w:val="en-CA"/>
        </w:rPr>
        <w:t xml:space="preserve">This specification describes a </w:t>
      </w:r>
      <w:del w:id="525" w:author="Eric Boisvert" w:date="2015-10-27T17:08:00Z">
        <w:r w:rsidR="001133B5" w:rsidRPr="00D12552" w:rsidDel="00773E1B">
          <w:rPr>
            <w:lang w:val="en-CA"/>
          </w:rPr>
          <w:delText xml:space="preserve">conceptual </w:delText>
        </w:r>
      </w:del>
      <w:ins w:id="526" w:author="Eric Boisvert" w:date="2015-10-27T17:08:00Z">
        <w:r w:rsidR="00773E1B">
          <w:rPr>
            <w:lang w:val="en-CA"/>
          </w:rPr>
          <w:t>logical</w:t>
        </w:r>
      </w:ins>
      <w:ins w:id="527" w:author="Eric Boisvert" w:date="2015-12-25T17:26:00Z">
        <w:r w:rsidR="009E76CF">
          <w:rPr>
            <w:lang w:val="en-CA"/>
          </w:rPr>
          <w:t xml:space="preserve"> </w:t>
        </w:r>
      </w:ins>
      <w:r w:rsidR="001133B5" w:rsidRPr="00D12552">
        <w:rPr>
          <w:lang w:val="en-CA"/>
        </w:rPr>
        <w:t>model</w:t>
      </w:r>
      <w:del w:id="528" w:author="Eric Boisvert" w:date="2015-10-27T17:08:00Z">
        <w:r w:rsidR="001133B5" w:rsidRPr="00D12552" w:rsidDel="00773E1B">
          <w:rPr>
            <w:lang w:val="en-CA"/>
          </w:rPr>
          <w:delText xml:space="preserve">, logical model, </w:delText>
        </w:r>
      </w:del>
      <w:ins w:id="529" w:author="Eric Boisvert" w:date="2015-10-28T08:33:00Z">
        <w:r w:rsidR="000E58BB">
          <w:rPr>
            <w:lang w:val="en-CA"/>
          </w:rPr>
          <w:t xml:space="preserve"> </w:t>
        </w:r>
      </w:ins>
      <w:r w:rsidR="001133B5" w:rsidRPr="00D12552">
        <w:rPr>
          <w:lang w:val="en-CA"/>
        </w:rPr>
        <w:t>and GML/XML encoding rules for the exchange of geological map data</w:t>
      </w:r>
      <w:ins w:id="530" w:author="Eric Boisvert" w:date="2015-12-25T16:36:00Z">
        <w:r w:rsidR="00C822F3">
          <w:rPr>
            <w:lang w:val="en-CA"/>
          </w:rPr>
          <w:t xml:space="preserve">, </w:t>
        </w:r>
      </w:ins>
      <w:ins w:id="531" w:author="Eric Boisvert" w:date="2015-12-25T16:41:00Z">
        <w:r w:rsidR="00C822F3">
          <w:rPr>
            <w:lang w:val="en-CA"/>
          </w:rPr>
          <w:t xml:space="preserve">geological time scales, </w:t>
        </w:r>
      </w:ins>
      <w:ins w:id="532" w:author="Eric Boisvert" w:date="2015-12-25T16:36:00Z">
        <w:r w:rsidR="00C822F3">
          <w:rPr>
            <w:lang w:val="en-CA"/>
          </w:rPr>
          <w:t>borehole</w:t>
        </w:r>
      </w:ins>
      <w:ins w:id="533" w:author="Eric Boisvert" w:date="2015-12-25T16:41:00Z">
        <w:r w:rsidR="00C822F3">
          <w:rPr>
            <w:lang w:val="en-CA"/>
          </w:rPr>
          <w:t xml:space="preserve"> data </w:t>
        </w:r>
      </w:ins>
      <w:ins w:id="534" w:author="Eric Boisvert" w:date="2015-12-25T16:36:00Z">
        <w:r w:rsidR="00C822F3">
          <w:rPr>
            <w:lang w:val="en-CA"/>
          </w:rPr>
          <w:t xml:space="preserve">and </w:t>
        </w:r>
      </w:ins>
      <w:ins w:id="535" w:author="Eric Boisvert" w:date="2015-12-25T16:37:00Z">
        <w:r w:rsidR="00C822F3">
          <w:rPr>
            <w:lang w:val="en-CA"/>
          </w:rPr>
          <w:t>laboratory analysis</w:t>
        </w:r>
      </w:ins>
      <w:r w:rsidR="001133B5" w:rsidRPr="00D12552">
        <w:rPr>
          <w:lang w:val="en-CA"/>
        </w:rPr>
        <w:t>.</w:t>
      </w:r>
      <w:ins w:id="536" w:author="Eric Boisvert" w:date="2015-12-25T16:37:00Z">
        <w:r w:rsidR="00C822F3">
          <w:rPr>
            <w:lang w:val="en-CA"/>
          </w:rPr>
          <w:t xml:space="preserve">  It provides</w:t>
        </w:r>
      </w:ins>
      <w:ins w:id="537"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538" w:author="Eric Boisvert" w:date="2015-12-25T16:40:00Z">
        <w:r w:rsidR="00C822F3">
          <w:rPr>
            <w:lang w:val="en-CA"/>
          </w:rPr>
          <w:t>basic</w:t>
        </w:r>
      </w:ins>
      <w:ins w:id="539" w:author="Eric Boisvert" w:date="2015-12-25T16:39:00Z">
        <w:r w:rsidR="00C822F3">
          <w:rPr>
            <w:lang w:val="en-CA"/>
          </w:rPr>
          <w:t xml:space="preserve"> </w:t>
        </w:r>
      </w:ins>
      <w:ins w:id="540"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541" w:author="Eric Boisvert" w:date="2015-12-25T17:26:00Z"/>
          <w:lang w:val="en-CA"/>
        </w:rPr>
      </w:pPr>
      <w:ins w:id="542" w:author="Eric Boisvert" w:date="2015-12-25T17:26:00Z">
        <w:r>
          <w:rPr>
            <w:lang w:val="en-CA"/>
          </w:rPr>
          <w:t>The speci</w:t>
        </w:r>
        <w:r w:rsidR="008B4BF7">
          <w:rPr>
            <w:lang w:val="en-CA"/>
          </w:rPr>
          <w:t>fication also provides patterns</w:t>
        </w:r>
      </w:ins>
      <w:ins w:id="543" w:author="Eric Boisvert" w:date="2015-12-25T17:43:00Z">
        <w:r w:rsidR="008B4BF7">
          <w:rPr>
            <w:lang w:val="en-CA"/>
          </w:rPr>
          <w:t xml:space="preserve">, </w:t>
        </w:r>
      </w:ins>
      <w:ins w:id="544" w:author="Eric Boisvert" w:date="2015-12-25T17:28:00Z">
        <w:r>
          <w:rPr>
            <w:lang w:val="en-CA"/>
          </w:rPr>
          <w:t>profiles</w:t>
        </w:r>
      </w:ins>
      <w:ins w:id="545" w:author="Eric Boisvert" w:date="2015-12-25T17:41:00Z">
        <w:r w:rsidR="008B4BF7">
          <w:rPr>
            <w:lang w:val="en-CA"/>
          </w:rPr>
          <w:t>, most notably of Observations and Measurements (ISO19156)</w:t>
        </w:r>
      </w:ins>
      <w:ins w:id="546"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547" w:author="Eric Boisvert" w:date="2015-12-25T17:28:00Z"/>
          <w:lang w:val="en-CA"/>
        </w:rPr>
      </w:pPr>
      <w:del w:id="548"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549"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0" w:name="_Toc165888229"/>
      <w:commentRangeStart w:id="551"/>
      <w:r w:rsidRPr="00D12552">
        <w:rPr>
          <w:lang w:val="en-CA"/>
        </w:rPr>
        <w:t>Submitting organizations</w:t>
      </w:r>
      <w:bookmarkEnd w:id="550"/>
      <w:commentRangeEnd w:id="551"/>
      <w:r w:rsidR="00AD3B07" w:rsidRPr="00D12552">
        <w:rPr>
          <w:rStyle w:val="CommentReference"/>
          <w:b w:val="0"/>
          <w:lang w:val="en-CA"/>
        </w:rPr>
        <w:commentReference w:id="551"/>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2"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553"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554"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2"/>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5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55"/>
            <w:r w:rsidR="00E621D8">
              <w:rPr>
                <w:rStyle w:val="CommentReference"/>
              </w:rPr>
              <w:commentReference w:id="555"/>
            </w:r>
          </w:p>
        </w:tc>
      </w:tr>
    </w:tbl>
    <w:p w14:paraId="4AAE8A6E" w14:textId="77777777" w:rsidR="009A7B37" w:rsidRPr="00D12552" w:rsidRDefault="009A7B37">
      <w:pPr>
        <w:pStyle w:val="Heading1"/>
        <w:rPr>
          <w:lang w:val="en-CA"/>
        </w:rPr>
      </w:pPr>
      <w:bookmarkStart w:id="556" w:name="_Toc439664555"/>
      <w:r w:rsidRPr="00D12552">
        <w:rPr>
          <w:lang w:val="en-CA"/>
        </w:rPr>
        <w:t>Scope</w:t>
      </w:r>
      <w:bookmarkEnd w:id="556"/>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557"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558" w:author="Eric Boisvert" w:date="2015-12-25T17:45:00Z">
        <w:r w:rsidR="003C0FEA">
          <w:rPr>
            <w:lang w:val="en-CA"/>
          </w:rPr>
          <w:t>s</w:t>
        </w:r>
      </w:ins>
      <w:r w:rsidR="002404CF" w:rsidRPr="00761F44">
        <w:rPr>
          <w:lang w:val="en-CA"/>
        </w:rPr>
        <w:t xml:space="preserve"> and geologic specimen</w:t>
      </w:r>
      <w:ins w:id="559" w:author="Eric Boisvert" w:date="2015-12-25T17:45:00Z">
        <w:r w:rsidR="003C0FEA">
          <w:rPr>
            <w:lang w:val="en-CA"/>
          </w:rPr>
          <w:t>s</w:t>
        </w:r>
      </w:ins>
      <w:r w:rsidR="002404CF" w:rsidRPr="00761F44">
        <w:rPr>
          <w:lang w:val="en-CA"/>
        </w:rPr>
        <w:t xml:space="preserve">.  The </w:t>
      </w:r>
      <w:del w:id="560" w:author="Eric Boisvert" w:date="2016-01-04T09:06:00Z">
        <w:r w:rsidR="002404CF" w:rsidRPr="00761F44" w:rsidDel="00122E1A">
          <w:rPr>
            <w:lang w:val="en-CA"/>
          </w:rPr>
          <w:delText>mode</w:delText>
        </w:r>
      </w:del>
      <w:ins w:id="561" w:author="Eric Boisvert" w:date="2016-01-04T09:06:00Z">
        <w:r w:rsidR="00122E1A">
          <w:rPr>
            <w:lang w:val="en-CA"/>
          </w:rPr>
          <w:t>specification</w:t>
        </w:r>
      </w:ins>
      <w:del w:id="562"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63"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64"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65" w:name="_Toc439664556"/>
      <w:r w:rsidRPr="00D12552">
        <w:rPr>
          <w:lang w:val="en-CA"/>
        </w:rPr>
        <w:lastRenderedPageBreak/>
        <w:t>Conformance</w:t>
      </w:r>
      <w:bookmarkEnd w:id="565"/>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66" w:author="Eric Boisvert" w:date="2015-12-25T17:48:00Z">
        <w:r w:rsidR="00A17543" w:rsidRPr="00D12552" w:rsidDel="003C0FEA">
          <w:rPr>
            <w:color w:val="FF0000"/>
            <w:lang w:val="en-CA"/>
          </w:rPr>
          <w:delText>following ISO 19136 (2007) specification</w:delText>
        </w:r>
      </w:del>
      <w:del w:id="567" w:author="Eric Boisvert" w:date="2015-10-28T18:27:00Z">
        <w:r w:rsidR="005424AC" w:rsidDel="00AE3B9C">
          <w:rPr>
            <w:color w:val="FF0000"/>
            <w:lang w:val="en-CA"/>
          </w:rPr>
          <w:delText xml:space="preserve">, with some exceptions, </w:delText>
        </w:r>
      </w:del>
      <w:del w:id="568" w:author="Eric Boisvert" w:date="2015-10-27T17:05:00Z">
        <w:r w:rsidR="00A17543" w:rsidRPr="00D12552" w:rsidDel="00773E1B">
          <w:rPr>
            <w:color w:val="FF0000"/>
            <w:lang w:val="en-CA"/>
          </w:rPr>
          <w:delText xml:space="preserve"> </w:delText>
        </w:r>
      </w:del>
      <w:del w:id="569" w:author="Eric Boisvert" w:date="2015-12-25T17:48:00Z">
        <w:r w:rsidR="00A17543" w:rsidRPr="00D12552" w:rsidDel="003C0FEA">
          <w:rPr>
            <w:color w:val="FF0000"/>
            <w:lang w:val="en-CA"/>
          </w:rPr>
          <w:delText>for GML applications</w:delText>
        </w:r>
      </w:del>
      <w:ins w:id="570" w:author="Eric Boisvert" w:date="2015-12-25T17:48:00Z">
        <w:r w:rsidR="003C0FEA">
          <w:rPr>
            <w:color w:val="FF0000"/>
            <w:lang w:val="en-CA"/>
          </w:rPr>
          <w:t xml:space="preserve"> conform to OGC GML 3.3 encoding rules</w:t>
        </w:r>
      </w:ins>
      <w:ins w:id="571" w:author="Eric Boisvert" w:date="2015-12-25T17:49:00Z">
        <w:r w:rsidR="003C0FEA">
          <w:rPr>
            <w:color w:val="FF0000"/>
            <w:lang w:val="en-CA"/>
          </w:rPr>
          <w:t xml:space="preserve">, </w:t>
        </w:r>
      </w:ins>
      <w:ins w:id="572" w:author="Eric Boisvert" w:date="2015-12-25T17:48:00Z">
        <w:r w:rsidR="003C0FEA">
          <w:rPr>
            <w:color w:val="FF0000"/>
            <w:lang w:val="en-CA"/>
          </w:rPr>
          <w:t xml:space="preserve">itself, an </w:t>
        </w:r>
      </w:ins>
      <w:ins w:id="573" w:author="Eric Boisvert" w:date="2015-12-25T17:49:00Z">
        <w:r w:rsidR="00122E1A">
          <w:rPr>
            <w:color w:val="FF0000"/>
            <w:lang w:val="en-CA"/>
          </w:rPr>
          <w:t xml:space="preserve">iteration </w:t>
        </w:r>
      </w:ins>
      <w:ins w:id="574" w:author="Eric Boisvert" w:date="2016-01-04T09:07:00Z">
        <w:r w:rsidR="00122E1A">
          <w:rPr>
            <w:color w:val="FF0000"/>
            <w:lang w:val="en-CA"/>
          </w:rPr>
          <w:t>over</w:t>
        </w:r>
      </w:ins>
      <w:ins w:id="575" w:author="Eric Boisvert" w:date="2015-12-25T17:49:00Z">
        <w:r w:rsidR="003C0FEA">
          <w:rPr>
            <w:color w:val="FF0000"/>
            <w:lang w:val="en-CA"/>
          </w:rPr>
          <w:t xml:space="preserve"> ISO 19136 (2007).</w:t>
        </w:r>
      </w:ins>
      <w:del w:id="576" w:author="Eric Boisvert" w:date="2015-12-25T17:48:00Z">
        <w:r w:rsidR="009A7B37" w:rsidRPr="00D12552" w:rsidDel="003C0FEA">
          <w:rPr>
            <w:lang w:val="en-CA"/>
          </w:rPr>
          <w:delText xml:space="preserve">. </w:delText>
        </w:r>
      </w:del>
      <w:ins w:id="57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78"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79" w:author="Eric Boisvert" w:date="2015-10-28T18:28:00Z"/>
        </w:rPr>
      </w:pPr>
      <w:ins w:id="58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81" w:author="Eric Boisvert" w:date="2015-10-28T18:28:00Z"/>
          <w:color w:val="000000"/>
          <w:lang w:val="en-CA"/>
        </w:rPr>
      </w:pPr>
      <w:del w:id="58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83" w:name="_Toc439664557"/>
      <w:r w:rsidRPr="00D12552">
        <w:rPr>
          <w:lang w:val="en-CA"/>
        </w:rPr>
        <w:t>References</w:t>
      </w:r>
      <w:bookmarkEnd w:id="58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84" w:name="_Toc439664558"/>
      <w:r w:rsidRPr="00D12552">
        <w:rPr>
          <w:lang w:val="en-CA"/>
        </w:rPr>
        <w:t>Terms and Definitions</w:t>
      </w:r>
      <w:bookmarkEnd w:id="58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85" w:name="_Toc428885175"/>
      <w:bookmarkStart w:id="586" w:name="_Toc439664559"/>
      <w:bookmarkStart w:id="587" w:name="Glossary_Feature"/>
      <w:proofErr w:type="gramStart"/>
      <w:r w:rsidRPr="00D12552">
        <w:rPr>
          <w:lang w:val="en-CA"/>
        </w:rPr>
        <w:lastRenderedPageBreak/>
        <w:t>coverage</w:t>
      </w:r>
      <w:bookmarkEnd w:id="585"/>
      <w:bookmarkEnd w:id="586"/>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88" w:name="_Toc428885176"/>
      <w:bookmarkStart w:id="589" w:name="_Toc439664560"/>
      <w:proofErr w:type="gramStart"/>
      <w:r w:rsidRPr="00D12552">
        <w:rPr>
          <w:lang w:val="en-CA"/>
        </w:rPr>
        <w:t>domain</w:t>
      </w:r>
      <w:proofErr w:type="gramEnd"/>
      <w:r w:rsidRPr="00D12552">
        <w:rPr>
          <w:lang w:val="en-CA"/>
        </w:rPr>
        <w:t xml:space="preserve"> feature</w:t>
      </w:r>
      <w:bookmarkEnd w:id="588"/>
      <w:bookmarkEnd w:id="58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90" w:name="_Toc428885177"/>
      <w:bookmarkStart w:id="591" w:name="_Toc439664561"/>
      <w:proofErr w:type="gramStart"/>
      <w:r w:rsidRPr="00D12552">
        <w:rPr>
          <w:lang w:val="en-CA"/>
        </w:rPr>
        <w:t>element</w:t>
      </w:r>
      <w:proofErr w:type="gramEnd"/>
      <w:r w:rsidRPr="00D12552">
        <w:rPr>
          <w:lang w:val="en-CA"/>
        </w:rPr>
        <w:t xml:space="preserve"> &lt;XML&gt;</w:t>
      </w:r>
      <w:bookmarkEnd w:id="590"/>
      <w:bookmarkEnd w:id="591"/>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92" w:name="_Toc428885178"/>
      <w:bookmarkStart w:id="593" w:name="_Toc439664562"/>
      <w:proofErr w:type="gramStart"/>
      <w:r w:rsidRPr="00D12552">
        <w:rPr>
          <w:lang w:val="en-CA"/>
        </w:rPr>
        <w:t>feature</w:t>
      </w:r>
      <w:bookmarkEnd w:id="592"/>
      <w:bookmarkEnd w:id="593"/>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94" w:author="Eric Boisvert" w:date="2015-10-28T11:59:00Z">
          <w:pPr/>
        </w:pPrChange>
      </w:pPr>
      <w:bookmarkStart w:id="595" w:name="_Toc428885179"/>
      <w:bookmarkStart w:id="596" w:name="_Toc439664563"/>
      <w:r w:rsidRPr="00A00D3D">
        <w:rPr>
          <w:highlight w:val="yellow"/>
          <w:lang w:val="en-CA"/>
        </w:rPr>
        <w:t>GML application schema</w:t>
      </w:r>
      <w:bookmarkEnd w:id="595"/>
      <w:bookmarkEnd w:id="596"/>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97" w:author="Eric Boisvert" w:date="2015-12-25T17:50:00Z">
        <w:r w:rsidRPr="00D12552" w:rsidDel="00370D0D">
          <w:rPr>
            <w:lang w:val="en-CA"/>
          </w:rPr>
          <w:delText>ISO 19136:2007.</w:delText>
        </w:r>
      </w:del>
      <w:ins w:id="598"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99" w:name="_Toc428885180"/>
      <w:bookmarkStart w:id="600" w:name="_Toc439664564"/>
      <w:r w:rsidRPr="00D12552">
        <w:rPr>
          <w:lang w:val="en-CA"/>
        </w:rPr>
        <w:t>GML document</w:t>
      </w:r>
      <w:bookmarkEnd w:id="599"/>
      <w:bookmarkEnd w:id="600"/>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01" w:name="_Toc428885181"/>
      <w:bookmarkStart w:id="602" w:name="_Toc439664565"/>
      <w:r w:rsidRPr="00D12552">
        <w:rPr>
          <w:lang w:val="en-CA"/>
        </w:rPr>
        <w:t>GML schema</w:t>
      </w:r>
      <w:bookmarkEnd w:id="601"/>
      <w:bookmarkEnd w:id="602"/>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603" w:author="Eric Boisvert" w:date="2015-10-28T12:00:00Z">
        <w:r w:rsidRPr="00D12552" w:rsidDel="005A74B6">
          <w:rPr>
            <w:lang w:val="en-CA"/>
          </w:rPr>
          <w:delText>http://www.opengis.net/gml/3.2</w:delText>
        </w:r>
      </w:del>
      <w:r w:rsidRPr="00D12552">
        <w:rPr>
          <w:lang w:val="en-CA"/>
        </w:rPr>
        <w:t xml:space="preserve">‖ as specified in </w:t>
      </w:r>
      <w:del w:id="604" w:author="Eric Boisvert" w:date="2015-12-25T17:50:00Z">
        <w:r w:rsidRPr="00D12552" w:rsidDel="00370D0D">
          <w:rPr>
            <w:lang w:val="en-CA"/>
          </w:rPr>
          <w:delText>ISO 19136:2007.</w:delText>
        </w:r>
      </w:del>
      <w:ins w:id="605"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606" w:name="_Toc428885182"/>
      <w:bookmarkStart w:id="607" w:name="_Toc439664566"/>
      <w:proofErr w:type="gramStart"/>
      <w:r w:rsidRPr="00D12552">
        <w:rPr>
          <w:lang w:val="en-CA"/>
        </w:rPr>
        <w:t>measurement</w:t>
      </w:r>
      <w:bookmarkEnd w:id="606"/>
      <w:bookmarkEnd w:id="607"/>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08" w:name="_Toc428885183"/>
      <w:bookmarkStart w:id="609" w:name="_Toc439664567"/>
      <w:proofErr w:type="gramStart"/>
      <w:r w:rsidRPr="00D12552">
        <w:rPr>
          <w:lang w:val="en-CA"/>
        </w:rPr>
        <w:t>observation</w:t>
      </w:r>
      <w:bookmarkEnd w:id="608"/>
      <w:bookmarkEnd w:id="609"/>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10" w:name="_Toc428885184"/>
      <w:bookmarkStart w:id="611" w:name="_Toc439664568"/>
      <w:proofErr w:type="gramStart"/>
      <w:r w:rsidRPr="00D12552">
        <w:rPr>
          <w:lang w:val="en-CA"/>
        </w:rPr>
        <w:t>observation</w:t>
      </w:r>
      <w:proofErr w:type="gramEnd"/>
      <w:r w:rsidRPr="00D12552">
        <w:rPr>
          <w:lang w:val="en-CA"/>
        </w:rPr>
        <w:t xml:space="preserve"> procedure</w:t>
      </w:r>
      <w:bookmarkEnd w:id="610"/>
      <w:bookmarkEnd w:id="611"/>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12" w:name="_Toc428885185"/>
      <w:bookmarkStart w:id="613" w:name="_Toc439664569"/>
      <w:proofErr w:type="gramStart"/>
      <w:r w:rsidRPr="00D12552">
        <w:rPr>
          <w:lang w:val="en-CA"/>
        </w:rPr>
        <w:t>observation</w:t>
      </w:r>
      <w:proofErr w:type="gramEnd"/>
      <w:r w:rsidRPr="00D12552">
        <w:rPr>
          <w:lang w:val="en-CA"/>
        </w:rPr>
        <w:t xml:space="preserve"> result</w:t>
      </w:r>
      <w:bookmarkEnd w:id="612"/>
      <w:bookmarkEnd w:id="61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14" w:name="_Toc428885186"/>
      <w:bookmarkStart w:id="615" w:name="_Toc439664570"/>
      <w:proofErr w:type="gramStart"/>
      <w:r w:rsidRPr="00D12552">
        <w:rPr>
          <w:lang w:val="en-CA"/>
        </w:rPr>
        <w:t>property</w:t>
      </w:r>
      <w:proofErr w:type="gramEnd"/>
      <w:r w:rsidRPr="00D12552">
        <w:rPr>
          <w:lang w:val="en-CA"/>
        </w:rPr>
        <w:t xml:space="preserve"> &lt;General Feature Model&gt;</w:t>
      </w:r>
      <w:bookmarkEnd w:id="614"/>
      <w:bookmarkEnd w:id="615"/>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16" w:name="_Toc428885187"/>
      <w:bookmarkStart w:id="617" w:name="_Toc439664571"/>
      <w:proofErr w:type="gramStart"/>
      <w:r w:rsidRPr="00D12552">
        <w:rPr>
          <w:lang w:val="en-CA"/>
        </w:rPr>
        <w:t>sampled</w:t>
      </w:r>
      <w:proofErr w:type="gramEnd"/>
      <w:r w:rsidRPr="00D12552">
        <w:rPr>
          <w:lang w:val="en-CA"/>
        </w:rPr>
        <w:t xml:space="preserve"> feature</w:t>
      </w:r>
      <w:bookmarkEnd w:id="616"/>
      <w:bookmarkEnd w:id="617"/>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18" w:name="_Toc428885188"/>
      <w:bookmarkStart w:id="619" w:name="_Toc439664572"/>
      <w:proofErr w:type="gramStart"/>
      <w:r w:rsidRPr="00D12552">
        <w:rPr>
          <w:lang w:val="en-CA"/>
        </w:rPr>
        <w:t>sampling</w:t>
      </w:r>
      <w:proofErr w:type="gramEnd"/>
      <w:r w:rsidRPr="00D12552">
        <w:rPr>
          <w:lang w:val="en-CA"/>
        </w:rPr>
        <w:t xml:space="preserve"> feature</w:t>
      </w:r>
      <w:bookmarkEnd w:id="618"/>
      <w:bookmarkEnd w:id="619"/>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20" w:name="_Toc428885189"/>
      <w:bookmarkStart w:id="621" w:name="_Toc439664573"/>
      <w:proofErr w:type="gramStart"/>
      <w:r w:rsidRPr="00D12552">
        <w:rPr>
          <w:lang w:val="en-CA"/>
        </w:rPr>
        <w:lastRenderedPageBreak/>
        <w:t>schema</w:t>
      </w:r>
      <w:proofErr w:type="gramEnd"/>
      <w:r w:rsidRPr="00D12552">
        <w:rPr>
          <w:lang w:val="en-CA"/>
        </w:rPr>
        <w:t xml:space="preserve"> &lt;XML Schema&gt;</w:t>
      </w:r>
      <w:bookmarkEnd w:id="620"/>
      <w:bookmarkEnd w:id="621"/>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22" w:name="_Toc439664574"/>
      <w:bookmarkEnd w:id="587"/>
      <w:del w:id="623" w:author="Eric Boisvert" w:date="2015-10-27T17:08:00Z">
        <w:r w:rsidDel="00773E1B">
          <w:rPr>
            <w:lang w:val="en-CA"/>
          </w:rPr>
          <w:delText xml:space="preserve">Conceptual </w:delText>
        </w:r>
      </w:del>
      <w:ins w:id="624" w:author="Eric Boisvert" w:date="2015-10-27T17:08:00Z">
        <w:r w:rsidR="00773E1B">
          <w:rPr>
            <w:lang w:val="en-CA"/>
          </w:rPr>
          <w:t xml:space="preserve">Logical </w:t>
        </w:r>
      </w:ins>
      <w:r>
        <w:rPr>
          <w:lang w:val="en-CA"/>
        </w:rPr>
        <w:t>Model</w:t>
      </w:r>
      <w:bookmarkEnd w:id="622"/>
    </w:p>
    <w:p w14:paraId="78DE2759" w14:textId="7A4A0089" w:rsidR="0068258B" w:rsidRDefault="0068258B" w:rsidP="000D2F14">
      <w:pPr>
        <w:rPr>
          <w:ins w:id="625" w:author="Eric Boisvert" w:date="2015-10-30T04:04:00Z"/>
          <w:lang w:val="en-CA"/>
        </w:rPr>
      </w:pPr>
      <w:ins w:id="626" w:author="Eric Boisvert" w:date="2015-10-30T04:04:00Z">
        <w:r>
          <w:rPr>
            <w:lang w:val="en-CA"/>
          </w:rPr>
          <w:t xml:space="preserve">GeoSciML 4.0 Logical model is an interpretation and repackaging of </w:t>
        </w:r>
      </w:ins>
      <w:ins w:id="627" w:author="Eric Boisvert" w:date="2015-10-30T04:07:00Z">
        <w:r>
          <w:rPr>
            <w:lang w:val="en-CA"/>
          </w:rPr>
          <w:t xml:space="preserve">version 3.2 of </w:t>
        </w:r>
      </w:ins>
      <w:ins w:id="628" w:author="Eric Boisvert" w:date="2015-10-30T04:04:00Z">
        <w:r>
          <w:rPr>
            <w:lang w:val="en-CA"/>
          </w:rPr>
          <w:t>the conceptual model published by IUSG (</w:t>
        </w:r>
      </w:ins>
      <w:ins w:id="629"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630"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631"/>
      <w:r>
        <w:rPr>
          <w:lang w:val="en-CA"/>
        </w:rPr>
        <w:t>GeoSciML Portrayal : a simplified version for layer based application</w:t>
      </w:r>
      <w:commentRangeEnd w:id="631"/>
      <w:r w:rsidR="00A00D3D">
        <w:rPr>
          <w:rStyle w:val="CommentReference"/>
        </w:rPr>
        <w:commentReference w:id="631"/>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632" w:author="Steve Richard" w:date="2015-10-12T18:11:00Z">
        <w:r w:rsidDel="00A00D3D">
          <w:rPr>
            <w:lang w:val="en-CA"/>
          </w:rPr>
          <w:delText xml:space="preserve">provided </w:delText>
        </w:r>
      </w:del>
      <w:ins w:id="633" w:author="Steve Richard" w:date="2015-10-12T18:11:00Z">
        <w:r w:rsidR="00A00D3D">
          <w:rPr>
            <w:lang w:val="en-CA"/>
          </w:rPr>
          <w:t xml:space="preserve">providing </w:t>
        </w:r>
      </w:ins>
      <w:r>
        <w:rPr>
          <w:lang w:val="en-CA"/>
        </w:rPr>
        <w:t>detailed description of basic features</w:t>
      </w:r>
      <w:ins w:id="634"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635" w:author="Steve Richard" w:date="2015-10-12T18:11:00Z">
        <w:r w:rsidDel="009367D1">
          <w:rPr>
            <w:lang w:val="en-CA"/>
          </w:rPr>
          <w:delText xml:space="preserve">of </w:delText>
        </w:r>
        <w:r w:rsidDel="00A00D3D">
          <w:rPr>
            <w:lang w:val="en-CA"/>
          </w:rPr>
          <w:delText>geochronoloy</w:delText>
        </w:r>
      </w:del>
      <w:ins w:id="636" w:author="Steve Richard" w:date="2015-10-12T18:11:00Z">
        <w:r w:rsidR="009367D1">
          <w:rPr>
            <w:lang w:val="en-CA"/>
          </w:rPr>
          <w:t>for the representation of geologic time using procedures adopted by the International Stratigraphic Commis</w:t>
        </w:r>
        <w:del w:id="637"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638" w:author="Steve Richard" w:date="2015-10-12T18:12:00Z">
        <w:r w:rsidR="009367D1">
          <w:rPr>
            <w:lang w:val="en-CA"/>
          </w:rPr>
          <w:t>s</w:t>
        </w:r>
      </w:ins>
      <w:r>
        <w:rPr>
          <w:lang w:val="en-CA"/>
        </w:rPr>
        <w:t xml:space="preserve"> </w:t>
      </w:r>
      <w:ins w:id="639" w:author="Steve Richard" w:date="2015-10-12T18:14:00Z">
        <w:r w:rsidR="009367D1">
          <w:rPr>
            <w:lang w:val="en-CA"/>
          </w:rPr>
          <w:t>and their properties as sampling features.</w:t>
        </w:r>
      </w:ins>
      <w:del w:id="640"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641" w:author="Steve Richard" w:date="2015-10-12T18:14:00Z">
        <w:r w:rsidDel="009367D1">
          <w:rPr>
            <w:lang w:val="en-CA"/>
          </w:rPr>
          <w:delText xml:space="preserve">laboratories </w:delText>
        </w:r>
      </w:del>
      <w:ins w:id="642" w:author="Steve Richard" w:date="2015-10-12T18:14:00Z">
        <w:r w:rsidR="009367D1">
          <w:rPr>
            <w:lang w:val="en-CA"/>
          </w:rPr>
          <w:t xml:space="preserve">laboratory </w:t>
        </w:r>
      </w:ins>
      <w:del w:id="643" w:author="Steve Richard" w:date="2015-10-12T18:15:00Z">
        <w:r w:rsidDel="009367D1">
          <w:rPr>
            <w:lang w:val="en-CA"/>
          </w:rPr>
          <w:delText>assays</w:delText>
        </w:r>
      </w:del>
      <w:ins w:id="644"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510FBF" w:rsidP="007D2867">
      <w:pPr>
        <w:keepNext/>
        <w:rPr>
          <w:ins w:id="645" w:author="Eric Boisvert" w:date="2015-10-30T04:23:00Z"/>
        </w:rPr>
      </w:pPr>
      <w:ins w:id="646"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647" w:author="Eric Boisvert" w:date="2015-10-30T04:23:00Z"/>
        </w:rPr>
      </w:pPr>
      <w:ins w:id="648" w:author="Eric Boisvert" w:date="2015-10-30T04:23:00Z">
        <w:r>
          <w:t xml:space="preserve">Figure </w:t>
        </w:r>
        <w:r>
          <w:fldChar w:fldCharType="begin"/>
        </w:r>
        <w:r>
          <w:instrText xml:space="preserve"> SEQ Figure \* ARABIC </w:instrText>
        </w:r>
      </w:ins>
      <w:r>
        <w:fldChar w:fldCharType="separate"/>
      </w:r>
      <w:ins w:id="649" w:author="Eric Boisvert" w:date="2016-01-06T12:52:00Z">
        <w:r w:rsidR="001D79AD">
          <w:rPr>
            <w:noProof/>
          </w:rPr>
          <w:t>1</w:t>
        </w:r>
      </w:ins>
      <w:ins w:id="650"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651"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652"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653" w:name="_Toc439664575"/>
      <w:r>
        <w:rPr>
          <w:lang w:val="en-CA"/>
        </w:rPr>
        <w:t>Portrayal</w:t>
      </w:r>
      <w:bookmarkEnd w:id="653"/>
    </w:p>
    <w:p w14:paraId="56C550D5" w14:textId="77777777" w:rsidR="00865F5F" w:rsidRDefault="00865F5F" w:rsidP="009459BF">
      <w:pPr>
        <w:rPr>
          <w:ins w:id="654"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655" w:author="Steve Richard" w:date="2015-10-12T18:16:00Z">
        <w:r w:rsidR="009367D1">
          <w:rPr>
            <w:lang w:val="en-CA"/>
          </w:rPr>
          <w:t>, particularly ad</w:t>
        </w:r>
      </w:ins>
      <w:ins w:id="656" w:author="Eric Boisvert" w:date="2015-10-27T16:54:00Z">
        <w:r w:rsidR="005424AC">
          <w:rPr>
            <w:lang w:val="en-CA"/>
          </w:rPr>
          <w:t>a</w:t>
        </w:r>
      </w:ins>
      <w:ins w:id="657" w:author="Steve Richard" w:date="2015-10-12T18:16:00Z">
        <w:del w:id="658" w:author="Eric Boisvert" w:date="2015-10-27T16:54:00Z">
          <w:r w:rsidR="009367D1" w:rsidDel="005424AC">
            <w:rPr>
              <w:lang w:val="en-CA"/>
            </w:rPr>
            <w:delText>o</w:delText>
          </w:r>
        </w:del>
        <w:r w:rsidR="009367D1">
          <w:rPr>
            <w:lang w:val="en-CA"/>
          </w:rPr>
          <w:t xml:space="preserve">pted </w:t>
        </w:r>
        <w:del w:id="659" w:author="Eric Boisvert" w:date="2015-10-27T16:54:00Z">
          <w:r w:rsidR="009367D1" w:rsidDel="005424AC">
            <w:rPr>
              <w:lang w:val="en-CA"/>
            </w:rPr>
            <w:delText>for</w:delText>
          </w:r>
        </w:del>
      </w:ins>
      <w:ins w:id="660" w:author="Eric Boisvert" w:date="2015-10-27T16:54:00Z">
        <w:r w:rsidR="005424AC">
          <w:rPr>
            <w:lang w:val="en-CA"/>
          </w:rPr>
          <w:t>to</w:t>
        </w:r>
      </w:ins>
      <w:ins w:id="661" w:author="Steve Richard" w:date="2015-10-12T18:16:00Z">
        <w:r w:rsidR="009367D1">
          <w:rPr>
            <w:lang w:val="en-CA"/>
          </w:rPr>
          <w:t xml:space="preserve"> geographic visualization</w:t>
        </w:r>
      </w:ins>
      <w:ins w:id="662" w:author="Steve Richard" w:date="2015-10-12T18:17:00Z">
        <w:r w:rsidR="009367D1">
          <w:rPr>
            <w:lang w:val="en-CA"/>
          </w:rPr>
          <w:t xml:space="preserve"> with key reporting properties</w:t>
        </w:r>
      </w:ins>
      <w:r>
        <w:rPr>
          <w:lang w:val="en-CA"/>
        </w:rPr>
        <w:t xml:space="preserve">.  The use case </w:t>
      </w:r>
      <w:del w:id="663" w:author="Steve Richard" w:date="2015-10-12T18:17:00Z">
        <w:r w:rsidDel="009367D1">
          <w:rPr>
            <w:lang w:val="en-CA"/>
          </w:rPr>
          <w:delText xml:space="preserve">sought </w:delText>
        </w:r>
      </w:del>
      <w:ins w:id="664" w:author="Steve Richard" w:date="2015-10-12T18:17:00Z">
        <w:r w:rsidR="009367D1">
          <w:rPr>
            <w:lang w:val="en-CA"/>
          </w:rPr>
          <w:t xml:space="preserve">target </w:t>
        </w:r>
      </w:ins>
      <w:r>
        <w:rPr>
          <w:lang w:val="en-CA"/>
        </w:rPr>
        <w:t>for portrayal is</w:t>
      </w:r>
      <w:ins w:id="665" w:author="Steve Richard" w:date="2015-10-12T18:17:00Z">
        <w:r w:rsidR="009367D1">
          <w:rPr>
            <w:lang w:val="en-CA"/>
          </w:rPr>
          <w:t xml:space="preserve"> a</w:t>
        </w:r>
      </w:ins>
      <w:r>
        <w:rPr>
          <w:lang w:val="en-CA"/>
        </w:rPr>
        <w:t xml:space="preserve"> simple </w:t>
      </w:r>
      <w:del w:id="666" w:author="Steve Richard" w:date="2015-10-12T18:17:00Z">
        <w:r w:rsidDel="009367D1">
          <w:rPr>
            <w:lang w:val="en-CA"/>
          </w:rPr>
          <w:delText xml:space="preserve">layer </w:delText>
        </w:r>
      </w:del>
      <w:ins w:id="667"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68" w:author="Eric Boisvert" w:date="2016-01-06T09:42:00Z">
        <w:r w:rsidR="00865F5F">
          <w:rPr>
            <w:lang w:val="en-CA"/>
          </w:rPr>
          <w:t xml:space="preserve">to </w:t>
        </w:r>
      </w:ins>
      <w:r>
        <w:rPr>
          <w:lang w:val="en-CA"/>
        </w:rPr>
        <w:t xml:space="preserve">display a map layer and perform simple </w:t>
      </w:r>
      <w:ins w:id="669" w:author="Eric Boisvert" w:date="2015-10-27T16:55:00Z">
        <w:r w:rsidR="005424AC">
          <w:rPr>
            <w:lang w:val="en-CA"/>
          </w:rPr>
          <w:t>identify</w:t>
        </w:r>
      </w:ins>
      <w:del w:id="670" w:author="Eric Boisvert" w:date="2015-10-27T16:55:00Z">
        <w:r w:rsidDel="005424AC">
          <w:rPr>
            <w:lang w:val="en-CA"/>
          </w:rPr>
          <w:delText>“</w:delText>
        </w:r>
      </w:del>
      <w:del w:id="671" w:author="Eric Boisvert" w:date="2015-10-27T16:54:00Z">
        <w:r w:rsidDel="005424AC">
          <w:rPr>
            <w:lang w:val="en-CA"/>
          </w:rPr>
          <w:delText>identify”</w:delText>
        </w:r>
      </w:del>
      <w:r>
        <w:rPr>
          <w:lang w:val="en-CA"/>
        </w:rPr>
        <w:t xml:space="preserve"> operations.  The classes are model</w:t>
      </w:r>
      <w:ins w:id="672"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73" w:author="Eric Boisvert" w:date="2016-01-06T09:43:00Z">
        <w:r w:rsidR="00865F5F">
          <w:rPr>
            <w:lang w:val="en-CA"/>
          </w:rPr>
          <w:t xml:space="preserve"> </w:t>
        </w:r>
      </w:ins>
      <w:ins w:id="674" w:author="Eric Boisvert" w:date="2016-01-06T09:44:00Z">
        <w:r w:rsidR="00865F5F">
          <w:rPr>
            <w:lang w:val="en-CA"/>
          </w:rPr>
          <w:t>The XML implementation (</w:t>
        </w:r>
      </w:ins>
      <w:ins w:id="675"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76" w:author="Eric Boisvert" w:date="2016-01-06T09:45:00Z">
        <w:r w:rsidR="00865F5F">
          <w:rPr>
            <w:lang w:val="en-CA"/>
          </w:rPr>
          <w:t>9.5</w:t>
        </w:r>
        <w:r w:rsidR="00865F5F">
          <w:rPr>
            <w:lang w:val="en-CA"/>
          </w:rPr>
          <w:fldChar w:fldCharType="end"/>
        </w:r>
      </w:ins>
      <w:ins w:id="677" w:author="Eric Boisvert" w:date="2016-01-06T09:44:00Z">
        <w:r w:rsidR="00865F5F">
          <w:rPr>
            <w:lang w:val="en-CA"/>
          </w:rPr>
          <w:t>) is conforma</w:t>
        </w:r>
      </w:ins>
      <w:ins w:id="678" w:author="Eric Boisvert" w:date="2016-01-06T09:45:00Z">
        <w:r w:rsidR="00926101">
          <w:rPr>
            <w:lang w:val="en-CA"/>
          </w:rPr>
          <w:t>n</w:t>
        </w:r>
      </w:ins>
      <w:ins w:id="679" w:author="Eric Boisvert" w:date="2016-01-06T09:44:00Z">
        <w:r w:rsidR="00865F5F">
          <w:rPr>
            <w:lang w:val="en-CA"/>
          </w:rPr>
          <w:t>t with</w:t>
        </w:r>
      </w:ins>
      <w:ins w:id="680" w:author="Eric Boisvert" w:date="2016-01-06T09:43:00Z">
        <w:r w:rsidR="00865F5F">
          <w:rPr>
            <w:lang w:val="en-CA"/>
          </w:rPr>
          <w:t xml:space="preserve"> GML Simple Feature</w:t>
        </w:r>
      </w:ins>
      <w:ins w:id="681" w:author="Eric Boisvert" w:date="2016-01-06T09:45:00Z">
        <w:r w:rsidR="00926101">
          <w:rPr>
            <w:lang w:val="en-CA"/>
          </w:rPr>
          <w:t xml:space="preserve"> (</w:t>
        </w:r>
      </w:ins>
      <w:ins w:id="682"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83" w:author="Steve Richard" w:date="2015-10-12T18:19:00Z">
        <w:del w:id="684" w:author="Eric Boisvert" w:date="2016-01-06T09:46:00Z">
          <w:r w:rsidDel="00926101">
            <w:rPr>
              <w:lang w:val="en-CA"/>
            </w:rPr>
            <w:delText>The p</w:delText>
          </w:r>
        </w:del>
      </w:ins>
      <w:del w:id="685" w:author="Eric Boisvert" w:date="2016-01-06T09:46:00Z">
        <w:r w:rsidR="00DE0FD0" w:rsidDel="00926101">
          <w:rPr>
            <w:lang w:val="en-CA"/>
          </w:rPr>
          <w:delText>Portrayal data model provides several “pointers”,</w:delText>
        </w:r>
      </w:del>
      <w:ins w:id="686" w:author="Eric Boisvert" w:date="2016-01-06T09:46:00Z">
        <w:r w:rsidR="00926101">
          <w:rPr>
            <w:lang w:val="en-CA"/>
          </w:rPr>
          <w:t>Several fields are external references,</w:t>
        </w:r>
      </w:ins>
      <w:r w:rsidR="00DE0FD0">
        <w:rPr>
          <w:lang w:val="en-CA"/>
        </w:rPr>
        <w:t xml:space="preserve"> in the form of HTTP URI, to form a </w:t>
      </w:r>
      <w:del w:id="687" w:author="Eric Boisvert" w:date="2016-01-06T10:01:00Z">
        <w:r w:rsidR="00DE0FD0" w:rsidDel="00D318C0">
          <w:rPr>
            <w:lang w:val="en-CA"/>
          </w:rPr>
          <w:delText xml:space="preserve">sort of </w:delText>
        </w:r>
      </w:del>
      <w:r w:rsidR="00DE0FD0">
        <w:rPr>
          <w:lang w:val="en-CA"/>
        </w:rPr>
        <w:t xml:space="preserve">“switchboard” where application operating on </w:t>
      </w:r>
      <w:ins w:id="688" w:author="Eric Boisvert" w:date="2015-10-28T18:33:00Z">
        <w:r w:rsidR="00AE3B9C">
          <w:rPr>
            <w:lang w:val="en-CA"/>
          </w:rPr>
          <w:t xml:space="preserve">instances of the </w:t>
        </w:r>
      </w:ins>
      <w:r w:rsidR="00DE0FD0">
        <w:rPr>
          <w:lang w:val="en-CA"/>
        </w:rPr>
        <w:t xml:space="preserve">portrayal model </w:t>
      </w:r>
      <w:del w:id="689" w:author="Eric Boisvert" w:date="2016-01-06T09:48:00Z">
        <w:r w:rsidR="00DE0FD0" w:rsidDel="00926101">
          <w:rPr>
            <w:lang w:val="en-CA"/>
          </w:rPr>
          <w:delText xml:space="preserve">can </w:delText>
        </w:r>
      </w:del>
      <w:ins w:id="690" w:author="Eric Boisvert" w:date="2016-01-06T09:48:00Z">
        <w:r w:rsidR="00926101">
          <w:rPr>
            <w:lang w:val="en-CA"/>
          </w:rPr>
          <w:t xml:space="preserve">could </w:t>
        </w:r>
      </w:ins>
      <w:del w:id="691" w:author="Eric Boisvert" w:date="2015-10-28T18:33:00Z">
        <w:r w:rsidR="00DE0FD0" w:rsidDel="00AE3B9C">
          <w:rPr>
            <w:lang w:val="en-CA"/>
          </w:rPr>
          <w:delText xml:space="preserve">extract </w:delText>
        </w:r>
      </w:del>
      <w:ins w:id="692"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93" w:author="Eric Boisvert" w:date="2016-01-06T09:58:00Z"/>
          <w:noProof/>
          <w:lang w:val="en-CA" w:eastAsia="en-CA"/>
        </w:rPr>
      </w:pPr>
    </w:p>
    <w:p w14:paraId="3B9A29C6" w14:textId="77777777" w:rsidR="00094557" w:rsidRDefault="00510FBF" w:rsidP="00094557">
      <w:pPr>
        <w:keepNext/>
        <w:rPr>
          <w:ins w:id="694" w:author="Eric Boisvert" w:date="2016-01-06T09:59:00Z"/>
        </w:rPr>
      </w:pPr>
      <w:ins w:id="695"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96" w:author="Eric Boisvert" w:date="2016-01-06T09:59:00Z">
          <w:pPr>
            <w:keepNext/>
          </w:pPr>
        </w:pPrChange>
      </w:pPr>
      <w:ins w:id="697" w:author="Eric Boisvert" w:date="2016-01-06T09:59:00Z">
        <w:r>
          <w:t xml:space="preserve">Figure </w:t>
        </w:r>
        <w:r>
          <w:fldChar w:fldCharType="begin"/>
        </w:r>
        <w:r>
          <w:instrText xml:space="preserve"> SEQ Figure \* ARABIC </w:instrText>
        </w:r>
      </w:ins>
      <w:r>
        <w:fldChar w:fldCharType="separate"/>
      </w:r>
      <w:ins w:id="698" w:author="Eric Boisvert" w:date="2016-01-06T12:52:00Z">
        <w:r w:rsidR="001D79AD">
          <w:rPr>
            <w:noProof/>
          </w:rPr>
          <w:t>2</w:t>
        </w:r>
      </w:ins>
      <w:ins w:id="699"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700" w:name="_Ref432754283"/>
      <w:bookmarkStart w:id="701" w:name="_Toc439664576"/>
      <w:r>
        <w:rPr>
          <w:lang w:val="en-CA"/>
        </w:rPr>
        <w:t>GeoSciML Basic and Extension</w:t>
      </w:r>
      <w:bookmarkEnd w:id="700"/>
      <w:bookmarkEnd w:id="701"/>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702" w:author="Eric Boisvert" w:date="2016-01-06T10:02:00Z">
        <w:r w:rsidDel="00D318C0">
          <w:rPr>
            <w:lang w:val="en-CA"/>
          </w:rPr>
          <w:delText>in a</w:delText>
        </w:r>
      </w:del>
      <w:ins w:id="703"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704" w:author="Eric Boisvert" w:date="2016-01-06T10:02:00Z">
        <w:r w:rsidR="00D318C0">
          <w:rPr>
            <w:lang w:val="en-CA"/>
          </w:rPr>
          <w:t xml:space="preserve">geologic </w:t>
        </w:r>
      </w:ins>
      <w:r>
        <w:rPr>
          <w:lang w:val="en-CA"/>
        </w:rPr>
        <w:t>concepts that can be represented on a map are subtypes of GeologicalFeature</w:t>
      </w:r>
      <w:del w:id="705"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706" w:author="Eric Boisvert" w:date="2016-01-06T10:03:00Z">
        <w:r w:rsidDel="00D318C0">
          <w:rPr>
            <w:lang w:val="en-CA"/>
          </w:rPr>
          <w:delText>s</w:delText>
        </w:r>
      </w:del>
      <w:r>
        <w:rPr>
          <w:lang w:val="en-CA"/>
        </w:rPr>
        <w:t xml:space="preserve"> (O&amp;M) subtypes.</w:t>
      </w:r>
    </w:p>
    <w:p w14:paraId="057035A4" w14:textId="5137847E" w:rsidR="00681747" w:rsidRDefault="00510FBF"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707" w:name="_Ref431724260"/>
      <w:r>
        <w:t xml:space="preserve">Figure </w:t>
      </w:r>
      <w:r w:rsidR="00673E83">
        <w:fldChar w:fldCharType="begin"/>
      </w:r>
      <w:r w:rsidR="00673E83">
        <w:instrText xml:space="preserve"> SEQ Figure \* ARABIC </w:instrText>
      </w:r>
      <w:r w:rsidR="00673E83">
        <w:fldChar w:fldCharType="separate"/>
      </w:r>
      <w:ins w:id="708" w:author="Eric Boisvert" w:date="2016-01-06T12:52:00Z">
        <w:r w:rsidR="001D79AD">
          <w:rPr>
            <w:noProof/>
          </w:rPr>
          <w:t>3</w:t>
        </w:r>
      </w:ins>
      <w:del w:id="709" w:author="Eric Boisvert" w:date="2015-10-30T04:23:00Z">
        <w:r w:rsidR="00090DCF" w:rsidDel="007D2867">
          <w:rPr>
            <w:noProof/>
          </w:rPr>
          <w:delText>3</w:delText>
        </w:r>
      </w:del>
      <w:r w:rsidR="00673E83">
        <w:rPr>
          <w:noProof/>
        </w:rPr>
        <w:fldChar w:fldCharType="end"/>
      </w:r>
      <w:bookmarkEnd w:id="707"/>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710" w:author="Eric Boisvert" w:date="2015-10-27T17:03:00Z">
        <w:r w:rsidDel="00B33100">
          <w:rPr>
            <w:lang w:val="en-CA"/>
          </w:rPr>
          <w:delText xml:space="preserve">Relation </w:delText>
        </w:r>
      </w:del>
      <w:ins w:id="711"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510FBF"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712" w:author="Eric Boisvert" w:date="2016-01-06T12:52:00Z">
        <w:r w:rsidR="001D79AD">
          <w:rPr>
            <w:noProof/>
          </w:rPr>
          <w:t>4</w:t>
        </w:r>
      </w:ins>
      <w:del w:id="713" w:author="Eric Boisvert" w:date="2015-10-30T04:23:00Z">
        <w:r w:rsidR="00090DCF" w:rsidDel="007D2867">
          <w:rPr>
            <w:noProof/>
          </w:rPr>
          <w:delText>4</w:delText>
        </w:r>
      </w:del>
      <w:r w:rsidR="00673E83">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714" w:author="Boisvert, Eric" w:date="2015-10-16T08:01:00Z">
        <w:r w:rsidR="000077DC">
          <w:t>n</w:t>
        </w:r>
      </w:ins>
      <w:r w:rsidR="00861954">
        <w:t xml:space="preserve"> </w:t>
      </w:r>
      <w:ins w:id="715" w:author="Boisvert, Eric" w:date="2015-10-16T08:01:00Z">
        <w:r w:rsidR="000077DC">
          <w:t xml:space="preserve">extension </w:t>
        </w:r>
      </w:ins>
      <w:r w:rsidR="00861954">
        <w:t xml:space="preserve">pattern </w:t>
      </w:r>
      <w:del w:id="716"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1A619957" w:rsidR="00DA2FDF" w:rsidRDefault="00510FBF"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77777777"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717" w:author="Eric Boisvert" w:date="2016-01-06T12:52:00Z">
        <w:r w:rsidR="001D79AD">
          <w:rPr>
            <w:noProof/>
          </w:rPr>
          <w:t>5</w:t>
        </w:r>
      </w:ins>
      <w:del w:id="718" w:author="Eric Boisvert" w:date="2015-10-30T04:23:00Z">
        <w:r w:rsidR="00090DCF" w:rsidDel="007D2867">
          <w:rPr>
            <w:noProof/>
          </w:rPr>
          <w:delText>5</w:delText>
        </w:r>
      </w:del>
      <w:r w:rsidR="00673E83">
        <w:rPr>
          <w:noProof/>
        </w:rPr>
        <w:fldChar w:fldCharType="end"/>
      </w:r>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719" w:author="Boisvert, Eric" w:date="2015-10-16T08:08:00Z"/>
        </w:rPr>
      </w:pPr>
      <w:ins w:id="720" w:author="Boisvert, Eric" w:date="2015-10-16T08:00:00Z">
        <w:r>
          <w:t xml:space="preserve">GeoSciML Basic contains </w:t>
        </w:r>
      </w:ins>
      <w:ins w:id="721" w:author="Boisvert, Eric" w:date="2015-10-16T08:19:00Z">
        <w:r>
          <w:t>9</w:t>
        </w:r>
      </w:ins>
      <w:ins w:id="722" w:author="Boisvert, Eric" w:date="2015-10-16T08:00:00Z">
        <w:r>
          <w:t xml:space="preserve"> </w:t>
        </w:r>
      </w:ins>
      <w:ins w:id="723" w:author="Boisvert, Eric" w:date="2015-10-16T08:06:00Z">
        <w:r>
          <w:t>stu</w:t>
        </w:r>
      </w:ins>
      <w:ins w:id="724" w:author="Boisvert, Eric" w:date="2015-10-16T08:07:00Z">
        <w:r>
          <w:t>b</w:t>
        </w:r>
      </w:ins>
      <w:ins w:id="725" w:author="Boisvert, Eric" w:date="2015-10-16T08:06:00Z">
        <w:r>
          <w:t xml:space="preserve"> </w:t>
        </w:r>
      </w:ins>
      <w:ins w:id="726" w:author="Boisvert, Eric" w:date="2015-10-16T08:07:00Z">
        <w:r>
          <w:t xml:space="preserve">abstract </w:t>
        </w:r>
      </w:ins>
      <w:ins w:id="727" w:author="Boisvert, Eric" w:date="2015-10-16T08:06:00Z">
        <w:r>
          <w:t>classes</w:t>
        </w:r>
      </w:ins>
      <w:ins w:id="728" w:author="Boisvert, Eric" w:date="2015-10-16T08:19:00Z">
        <w:r>
          <w:t xml:space="preserve"> </w:t>
        </w:r>
      </w:ins>
      <w:r w:rsidR="00595C96">
        <w:t>concretised</w:t>
      </w:r>
      <w:ins w:id="729" w:author="Boisvert, Eric" w:date="2015-10-16T08:19:00Z">
        <w:r>
          <w:t xml:space="preserve"> in GeoSciML extension</w:t>
        </w:r>
      </w:ins>
      <w:ins w:id="730" w:author="Boisvert, Eric" w:date="2015-10-16T08:20:00Z">
        <w:r>
          <w:t xml:space="preserve"> (</w:t>
        </w:r>
        <w:r>
          <w:fldChar w:fldCharType="begin"/>
        </w:r>
        <w:r>
          <w:instrText xml:space="preserve"> REF _Ref432746974 \h </w:instrText>
        </w:r>
      </w:ins>
      <w:r>
        <w:fldChar w:fldCharType="separate"/>
      </w:r>
      <w:ins w:id="731" w:author="Boisvert, Eric" w:date="2015-10-16T08:20:00Z">
        <w:r>
          <w:t xml:space="preserve">Table </w:t>
        </w:r>
        <w:r>
          <w:rPr>
            <w:noProof/>
          </w:rPr>
          <w:t>1</w:t>
        </w:r>
        <w:r>
          <w:fldChar w:fldCharType="end"/>
        </w:r>
        <w:r>
          <w:t>)</w:t>
        </w:r>
      </w:ins>
      <w:ins w:id="732" w:author="Boisvert, Eric" w:date="2015-10-16T08:19:00Z">
        <w:r>
          <w:t>.</w:t>
        </w:r>
      </w:ins>
    </w:p>
    <w:p w14:paraId="434C3884" w14:textId="50875018" w:rsidR="000077DC" w:rsidRDefault="000077DC" w:rsidP="004D3EF3">
      <w:pPr>
        <w:pStyle w:val="Caption"/>
        <w:keepNext/>
        <w:rPr>
          <w:ins w:id="733" w:author="Boisvert, Eric" w:date="2015-10-16T08:20:00Z"/>
        </w:rPr>
      </w:pPr>
      <w:bookmarkStart w:id="734" w:name="_Ref432746974"/>
      <w:ins w:id="735" w:author="Boisvert, Eric" w:date="2015-10-16T08:20:00Z">
        <w:r>
          <w:t xml:space="preserve">Table </w:t>
        </w:r>
        <w:r>
          <w:fldChar w:fldCharType="begin"/>
        </w:r>
        <w:r>
          <w:instrText xml:space="preserve"> SEQ Table \* ARABIC </w:instrText>
        </w:r>
      </w:ins>
      <w:r>
        <w:fldChar w:fldCharType="separate"/>
      </w:r>
      <w:r w:rsidR="004D3EF3">
        <w:rPr>
          <w:noProof/>
        </w:rPr>
        <w:t>1</w:t>
      </w:r>
      <w:ins w:id="736" w:author="Boisvert, Eric" w:date="2015-10-16T08:20:00Z">
        <w:r>
          <w:fldChar w:fldCharType="end"/>
        </w:r>
        <w:bookmarkEnd w:id="734"/>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37"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38" w:author="Boisvert, Eric" w:date="2015-10-16T08:08:00Z"/>
                <w:rFonts w:ascii="Calibri" w:hAnsi="Calibri"/>
                <w:b/>
                <w:bCs/>
                <w:color w:val="000000"/>
                <w:sz w:val="20"/>
                <w:szCs w:val="20"/>
              </w:rPr>
            </w:pPr>
            <w:ins w:id="739"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40" w:author="Boisvert, Eric" w:date="2015-10-16T08:08:00Z"/>
                <w:rFonts w:ascii="Calibri" w:hAnsi="Calibri"/>
                <w:b/>
                <w:bCs/>
                <w:color w:val="000000"/>
                <w:sz w:val="20"/>
                <w:szCs w:val="20"/>
              </w:rPr>
            </w:pPr>
            <w:ins w:id="741"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42"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43" w:author="Boisvert, Eric" w:date="2015-10-16T08:08:00Z"/>
                <w:rFonts w:ascii="Calibri" w:hAnsi="Calibri"/>
                <w:b/>
                <w:bCs/>
                <w:color w:val="000000"/>
                <w:sz w:val="20"/>
                <w:szCs w:val="20"/>
              </w:rPr>
            </w:pPr>
            <w:ins w:id="744"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45" w:author="Boisvert, Eric" w:date="2015-10-16T08:08:00Z"/>
                <w:rFonts w:ascii="Calibri" w:hAnsi="Calibri"/>
                <w:color w:val="000000"/>
                <w:sz w:val="20"/>
                <w:szCs w:val="20"/>
              </w:rPr>
            </w:pPr>
            <w:ins w:id="746" w:author="Boisvert, Eric" w:date="2015-10-16T08:10:00Z">
              <w:r w:rsidRPr="00D970E9">
                <w:rPr>
                  <w:rFonts w:ascii="Calibri" w:hAnsi="Calibri"/>
                  <w:color w:val="000000"/>
                  <w:sz w:val="20"/>
                  <w:szCs w:val="20"/>
                </w:rPr>
                <w:t>Association class p</w:t>
              </w:r>
            </w:ins>
            <w:ins w:id="747"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48" w:author="Boisvert, Eric" w:date="2015-10-16T08:08:00Z"/>
        </w:trPr>
        <w:tc>
          <w:tcPr>
            <w:tcW w:w="4361" w:type="dxa"/>
            <w:shd w:val="clear" w:color="auto" w:fill="auto"/>
          </w:tcPr>
          <w:p w14:paraId="58414791" w14:textId="3AD58F04" w:rsidR="000077DC" w:rsidRPr="000A793F" w:rsidRDefault="000077DC" w:rsidP="00DA2FDF">
            <w:pPr>
              <w:rPr>
                <w:ins w:id="749" w:author="Boisvert, Eric" w:date="2015-10-16T08:08:00Z"/>
                <w:rFonts w:ascii="Calibri" w:hAnsi="Calibri"/>
                <w:b/>
                <w:bCs/>
                <w:color w:val="000000"/>
                <w:sz w:val="20"/>
                <w:szCs w:val="20"/>
              </w:rPr>
            </w:pPr>
            <w:ins w:id="750"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51" w:author="Boisvert, Eric" w:date="2015-10-16T08:08:00Z"/>
                <w:rFonts w:ascii="Calibri" w:hAnsi="Calibri"/>
                <w:color w:val="000000"/>
                <w:sz w:val="20"/>
                <w:szCs w:val="20"/>
              </w:rPr>
            </w:pPr>
            <w:ins w:id="752" w:author="Boisvert, Eric" w:date="2015-10-16T08:14:00Z">
              <w:r w:rsidRPr="00D970E9">
                <w:rPr>
                  <w:rFonts w:ascii="Calibri" w:hAnsi="Calibri"/>
                  <w:color w:val="000000"/>
                  <w:sz w:val="20"/>
                  <w:szCs w:val="20"/>
                </w:rPr>
                <w:t>Detailed</w:t>
              </w:r>
            </w:ins>
            <w:ins w:id="753" w:author="Boisvert, Eric" w:date="2015-10-16T08:11:00Z">
              <w:r w:rsidRPr="00D970E9">
                <w:rPr>
                  <w:rFonts w:ascii="Calibri" w:hAnsi="Calibri"/>
                  <w:color w:val="000000"/>
                  <w:sz w:val="20"/>
                  <w:szCs w:val="20"/>
                </w:rPr>
                <w:t xml:space="preserve"> earth material description </w:t>
              </w:r>
            </w:ins>
            <w:ins w:id="754" w:author="Boisvert, Eric" w:date="2015-10-16T08:14:00Z">
              <w:r w:rsidRPr="00D970E9">
                <w:rPr>
                  <w:rFonts w:ascii="Calibri" w:hAnsi="Calibri"/>
                  <w:color w:val="000000"/>
                  <w:sz w:val="20"/>
                  <w:szCs w:val="20"/>
                </w:rPr>
                <w:t xml:space="preserve">placeholder </w:t>
              </w:r>
            </w:ins>
            <w:ins w:id="755" w:author="Boisvert, Eric" w:date="2015-10-16T08:11:00Z">
              <w:r w:rsidRPr="00D970E9">
                <w:rPr>
                  <w:rFonts w:ascii="Calibri" w:hAnsi="Calibri"/>
                  <w:color w:val="000000"/>
                  <w:sz w:val="20"/>
                  <w:szCs w:val="20"/>
                </w:rPr>
                <w:t>for GeologicUnit and EarthM</w:t>
              </w:r>
            </w:ins>
            <w:ins w:id="756"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57"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58" w:author="Boisvert, Eric" w:date="2015-10-16T08:08:00Z"/>
                <w:rFonts w:ascii="Calibri" w:hAnsi="Calibri"/>
                <w:b/>
                <w:bCs/>
                <w:color w:val="000000"/>
                <w:sz w:val="20"/>
                <w:szCs w:val="20"/>
              </w:rPr>
            </w:pPr>
            <w:ins w:id="759"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60" w:author="Boisvert, Eric" w:date="2015-10-16T08:08:00Z"/>
                <w:rFonts w:ascii="Calibri" w:hAnsi="Calibri"/>
                <w:color w:val="000000"/>
                <w:sz w:val="20"/>
                <w:szCs w:val="20"/>
              </w:rPr>
            </w:pPr>
            <w:ins w:id="761" w:author="Boisvert, Eric" w:date="2015-10-16T08:14:00Z">
              <w:r w:rsidRPr="00D970E9">
                <w:rPr>
                  <w:rFonts w:ascii="Calibri" w:hAnsi="Calibri"/>
                  <w:color w:val="000000"/>
                  <w:sz w:val="20"/>
                  <w:szCs w:val="20"/>
                </w:rPr>
                <w:t>Detailed</w:t>
              </w:r>
            </w:ins>
            <w:ins w:id="762" w:author="Boisvert, Eric" w:date="2015-10-16T08:12:00Z">
              <w:r w:rsidRPr="00D970E9">
                <w:rPr>
                  <w:rFonts w:ascii="Calibri" w:hAnsi="Calibri"/>
                  <w:color w:val="000000"/>
                  <w:sz w:val="20"/>
                  <w:szCs w:val="20"/>
                </w:rPr>
                <w:t xml:space="preserve"> geologic unit description</w:t>
              </w:r>
            </w:ins>
            <w:ins w:id="763" w:author="Boisvert, Eric" w:date="2015-10-16T08:14:00Z">
              <w:r w:rsidRPr="00D970E9">
                <w:rPr>
                  <w:rFonts w:ascii="Calibri" w:hAnsi="Calibri"/>
                  <w:color w:val="000000"/>
                  <w:sz w:val="20"/>
                  <w:szCs w:val="20"/>
                </w:rPr>
                <w:t xml:space="preserve"> placeholder</w:t>
              </w:r>
            </w:ins>
            <w:ins w:id="764"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65" w:author="Boisvert, Eric" w:date="2015-10-16T08:13:00Z"/>
        </w:trPr>
        <w:tc>
          <w:tcPr>
            <w:tcW w:w="4361" w:type="dxa"/>
            <w:shd w:val="clear" w:color="auto" w:fill="auto"/>
          </w:tcPr>
          <w:p w14:paraId="744760CE" w14:textId="2D65AB9E" w:rsidR="000077DC" w:rsidRPr="00D970E9" w:rsidRDefault="000077DC" w:rsidP="00DA2FDF">
            <w:pPr>
              <w:rPr>
                <w:ins w:id="766" w:author="Boisvert, Eric" w:date="2015-10-16T08:13:00Z"/>
                <w:rFonts w:ascii="Calibri" w:hAnsi="Calibri"/>
                <w:b/>
                <w:bCs/>
                <w:color w:val="000000"/>
                <w:sz w:val="20"/>
                <w:szCs w:val="20"/>
              </w:rPr>
            </w:pPr>
            <w:ins w:id="767"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68" w:author="Boisvert, Eric" w:date="2015-10-16T08:13:00Z"/>
                <w:rFonts w:ascii="Calibri" w:hAnsi="Calibri"/>
                <w:color w:val="000000"/>
                <w:sz w:val="20"/>
                <w:szCs w:val="20"/>
              </w:rPr>
            </w:pPr>
            <w:ins w:id="769" w:author="Boisvert, Eric" w:date="2015-10-16T08:14:00Z">
              <w:r w:rsidRPr="00D970E9">
                <w:rPr>
                  <w:rFonts w:ascii="Calibri" w:hAnsi="Calibri"/>
                  <w:color w:val="000000"/>
                  <w:sz w:val="20"/>
                  <w:szCs w:val="20"/>
                </w:rPr>
                <w:t>Detailed geologic event description placeholder for GeologicEvent</w:t>
              </w:r>
            </w:ins>
            <w:ins w:id="770"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71"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72" w:author="Boisvert, Eric" w:date="2015-10-16T08:13:00Z"/>
                <w:rFonts w:ascii="Calibri" w:hAnsi="Calibri"/>
                <w:b/>
                <w:bCs/>
                <w:color w:val="000000"/>
                <w:sz w:val="20"/>
                <w:szCs w:val="20"/>
              </w:rPr>
            </w:pPr>
            <w:ins w:id="773"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74" w:author="Boisvert, Eric" w:date="2015-10-16T08:13:00Z"/>
                <w:rFonts w:ascii="Calibri" w:hAnsi="Calibri"/>
                <w:color w:val="000000"/>
                <w:sz w:val="20"/>
                <w:szCs w:val="20"/>
              </w:rPr>
            </w:pPr>
            <w:ins w:id="775"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76" w:author="Boisvert, Eric" w:date="2015-10-16T08:13:00Z"/>
        </w:trPr>
        <w:tc>
          <w:tcPr>
            <w:tcW w:w="4361" w:type="dxa"/>
            <w:shd w:val="clear" w:color="auto" w:fill="auto"/>
          </w:tcPr>
          <w:p w14:paraId="2AAB0063" w14:textId="611519DF" w:rsidR="000077DC" w:rsidRPr="00D970E9" w:rsidRDefault="000077DC" w:rsidP="00DA2FDF">
            <w:pPr>
              <w:rPr>
                <w:ins w:id="777" w:author="Boisvert, Eric" w:date="2015-10-16T08:13:00Z"/>
                <w:rFonts w:ascii="Calibri" w:hAnsi="Calibri"/>
                <w:b/>
                <w:bCs/>
                <w:color w:val="000000"/>
                <w:sz w:val="20"/>
                <w:szCs w:val="20"/>
              </w:rPr>
            </w:pPr>
            <w:ins w:id="778"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79" w:author="Boisvert, Eric" w:date="2015-10-16T08:13:00Z"/>
                <w:rFonts w:ascii="Calibri" w:hAnsi="Calibri"/>
                <w:color w:val="000000"/>
                <w:sz w:val="20"/>
                <w:szCs w:val="20"/>
              </w:rPr>
            </w:pPr>
            <w:ins w:id="780" w:author="Boisvert, Eric" w:date="2015-10-16T08:16:00Z">
              <w:r w:rsidRPr="00D970E9">
                <w:rPr>
                  <w:rFonts w:ascii="Calibri" w:hAnsi="Calibri"/>
                  <w:color w:val="000000"/>
                  <w:sz w:val="20"/>
                  <w:szCs w:val="20"/>
                </w:rPr>
                <w:t xml:space="preserve">Detailed foliation description placeholder for </w:t>
              </w:r>
            </w:ins>
            <w:ins w:id="781"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82"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83" w:author="Boisvert, Eric" w:date="2015-10-16T08:16:00Z"/>
                <w:rFonts w:ascii="Calibri" w:hAnsi="Calibri"/>
                <w:b/>
                <w:bCs/>
                <w:color w:val="000000"/>
                <w:sz w:val="20"/>
                <w:szCs w:val="20"/>
              </w:rPr>
            </w:pPr>
            <w:ins w:id="784"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85" w:author="Boisvert, Eric" w:date="2015-10-16T08:16:00Z"/>
                <w:rFonts w:ascii="Calibri" w:hAnsi="Calibri"/>
                <w:color w:val="000000"/>
                <w:sz w:val="20"/>
                <w:szCs w:val="20"/>
              </w:rPr>
            </w:pPr>
            <w:ins w:id="786"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87" w:author="Boisvert, Eric" w:date="2015-10-16T08:16:00Z"/>
        </w:trPr>
        <w:tc>
          <w:tcPr>
            <w:tcW w:w="4361" w:type="dxa"/>
            <w:shd w:val="clear" w:color="auto" w:fill="auto"/>
          </w:tcPr>
          <w:p w14:paraId="31DE7313" w14:textId="534D15EA" w:rsidR="000077DC" w:rsidRPr="00D970E9" w:rsidRDefault="000077DC" w:rsidP="00DA2FDF">
            <w:pPr>
              <w:rPr>
                <w:ins w:id="788" w:author="Boisvert, Eric" w:date="2015-10-16T08:16:00Z"/>
                <w:rFonts w:ascii="Calibri" w:hAnsi="Calibri"/>
                <w:b/>
                <w:bCs/>
                <w:color w:val="000000"/>
                <w:sz w:val="20"/>
                <w:szCs w:val="20"/>
              </w:rPr>
            </w:pPr>
            <w:ins w:id="789"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90" w:author="Boisvert, Eric" w:date="2015-10-16T08:16:00Z"/>
                <w:rFonts w:ascii="Calibri" w:hAnsi="Calibri"/>
                <w:color w:val="000000"/>
                <w:sz w:val="20"/>
                <w:szCs w:val="20"/>
              </w:rPr>
            </w:pPr>
            <w:ins w:id="791"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92"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93" w:author="Boisvert, Eric" w:date="2015-10-16T08:16:00Z"/>
                <w:rFonts w:ascii="Calibri" w:hAnsi="Calibri"/>
                <w:b/>
                <w:bCs/>
                <w:color w:val="000000"/>
                <w:sz w:val="20"/>
                <w:szCs w:val="20"/>
              </w:rPr>
            </w:pPr>
            <w:ins w:id="794" w:author="Boisvert, Eric" w:date="2015-10-16T08:17:00Z">
              <w:r w:rsidRPr="00D970E9">
                <w:rPr>
                  <w:rFonts w:ascii="Calibri" w:hAnsi="Calibri"/>
                  <w:b/>
                  <w:bCs/>
                  <w:color w:val="000000"/>
                  <w:sz w:val="20"/>
                  <w:szCs w:val="20"/>
                </w:rPr>
                <w:t>Geomorphologic</w:t>
              </w:r>
            </w:ins>
            <w:ins w:id="795"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96" w:author="Boisvert, Eric" w:date="2015-10-16T08:16:00Z"/>
                <w:rFonts w:ascii="Calibri" w:hAnsi="Calibri"/>
                <w:color w:val="000000"/>
                <w:sz w:val="20"/>
                <w:szCs w:val="20"/>
              </w:rPr>
            </w:pPr>
            <w:ins w:id="797"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bookmarkStart w:id="798" w:name="_Toc439664577"/>
      <w:r w:rsidRPr="00D12552">
        <w:rPr>
          <w:lang w:val="en-CA"/>
        </w:rPr>
        <w:t>Conventions</w:t>
      </w:r>
      <w:bookmarkEnd w:id="798"/>
    </w:p>
    <w:p w14:paraId="526B5110" w14:textId="77777777" w:rsidR="00695378" w:rsidRPr="00D12552" w:rsidRDefault="00695378" w:rsidP="00695378">
      <w:pPr>
        <w:pStyle w:val="Heading2"/>
        <w:rPr>
          <w:lang w:val="en-CA"/>
        </w:rPr>
      </w:pPr>
      <w:bookmarkStart w:id="799" w:name="_Ref439663710"/>
      <w:bookmarkStart w:id="800" w:name="_Toc439664578"/>
      <w:r w:rsidRPr="00D12552">
        <w:rPr>
          <w:lang w:val="en-CA"/>
        </w:rPr>
        <w:t>Requirement classe</w:t>
      </w:r>
      <w:bookmarkEnd w:id="799"/>
      <w:bookmarkEnd w:id="800"/>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801" w:name="_Toc377112004"/>
      <w:bookmarkStart w:id="802" w:name="_Toc428885193"/>
      <w:bookmarkStart w:id="803" w:name="_Ref439663763"/>
      <w:bookmarkStart w:id="804" w:name="_Toc439664579"/>
      <w:r w:rsidRPr="00D12552">
        <w:rPr>
          <w:lang w:val="en-CA"/>
        </w:rPr>
        <w:lastRenderedPageBreak/>
        <w:t>Requirement</w:t>
      </w:r>
      <w:bookmarkEnd w:id="801"/>
      <w:bookmarkEnd w:id="802"/>
      <w:bookmarkEnd w:id="803"/>
      <w:bookmarkEnd w:id="804"/>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805" w:name="_Toc356480502"/>
      <w:bookmarkStart w:id="806" w:name="_Toc377112005"/>
      <w:bookmarkStart w:id="807" w:name="_Toc428885194"/>
      <w:bookmarkStart w:id="808" w:name="_Toc439664580"/>
      <w:bookmarkStart w:id="809" w:name="_Toc356480505"/>
      <w:r w:rsidRPr="00D12552">
        <w:rPr>
          <w:lang w:val="en-CA"/>
        </w:rPr>
        <w:t>Conformance class</w:t>
      </w:r>
      <w:bookmarkEnd w:id="805"/>
      <w:bookmarkEnd w:id="806"/>
      <w:bookmarkEnd w:id="807"/>
      <w:bookmarkEnd w:id="80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810"/>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810"/>
      <w:r w:rsidR="00A17543" w:rsidRPr="00D12552">
        <w:rPr>
          <w:rStyle w:val="CommentReference"/>
          <w:lang w:val="en-CA"/>
        </w:rPr>
        <w:commentReference w:id="810"/>
      </w:r>
    </w:p>
    <w:p w14:paraId="7652C4D3" w14:textId="77777777" w:rsidR="00695378" w:rsidRPr="00D12552" w:rsidRDefault="00695378" w:rsidP="00695378">
      <w:pPr>
        <w:pStyle w:val="Heading2"/>
        <w:rPr>
          <w:lang w:val="en-CA"/>
        </w:rPr>
      </w:pPr>
      <w:bookmarkStart w:id="811" w:name="_Toc377112006"/>
      <w:bookmarkStart w:id="812" w:name="_Toc428885195"/>
      <w:bookmarkStart w:id="813" w:name="_Toc439664581"/>
      <w:r w:rsidRPr="00D12552">
        <w:rPr>
          <w:lang w:val="en-CA"/>
        </w:rPr>
        <w:t>Identifiers</w:t>
      </w:r>
      <w:bookmarkEnd w:id="809"/>
      <w:bookmarkEnd w:id="811"/>
      <w:bookmarkEnd w:id="812"/>
      <w:bookmarkEnd w:id="81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814" w:name="_Toc439664582"/>
      <w:commentRangeStart w:id="815"/>
      <w:r w:rsidRPr="00D12552">
        <w:rPr>
          <w:lang w:val="en-CA"/>
        </w:rPr>
        <w:t>Clauses not Containing Normative Material</w:t>
      </w:r>
      <w:bookmarkEnd w:id="814"/>
      <w:commentRangeEnd w:id="815"/>
      <w:r w:rsidR="00F85F80">
        <w:rPr>
          <w:rStyle w:val="CommentReference"/>
          <w:b w:val="0"/>
          <w:bCs w:val="0"/>
        </w:rPr>
        <w:commentReference w:id="815"/>
      </w:r>
    </w:p>
    <w:p w14:paraId="1279C72D" w14:textId="1E4C75B1" w:rsidR="009A7B37" w:rsidRPr="00D12552" w:rsidRDefault="009A7B37">
      <w:pPr>
        <w:rPr>
          <w:lang w:val="en-CA"/>
        </w:rPr>
      </w:pPr>
      <w:r w:rsidRPr="00D12552">
        <w:rPr>
          <w:lang w:val="en-CA"/>
        </w:rPr>
        <w:t>Paragraph</w:t>
      </w:r>
      <w:ins w:id="816"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817" w:name="_Toc439664583"/>
      <w:r w:rsidRPr="00D12552">
        <w:rPr>
          <w:lang w:val="en-CA"/>
        </w:rPr>
        <w:t>Clauses not containing normative material sub-clause 1</w:t>
      </w:r>
      <w:bookmarkEnd w:id="817"/>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818" w:name="_Toc439664584"/>
      <w:r w:rsidRPr="00233F14">
        <w:lastRenderedPageBreak/>
        <w:t>Clauses not containing normative material sub-clause 2</w:t>
      </w:r>
      <w:bookmarkEnd w:id="818"/>
    </w:p>
    <w:p w14:paraId="65E1EDE5" w14:textId="77777777" w:rsidR="009A7B37" w:rsidRPr="00D12552" w:rsidRDefault="00A6445A">
      <w:pPr>
        <w:pStyle w:val="Heading1"/>
        <w:rPr>
          <w:lang w:val="en-CA"/>
        </w:rPr>
      </w:pPr>
      <w:bookmarkStart w:id="819" w:name="_Toc439664585"/>
      <w:r>
        <w:rPr>
          <w:lang w:val="en-CA"/>
        </w:rPr>
        <w:t>Logical Model</w:t>
      </w:r>
      <w:bookmarkEnd w:id="819"/>
    </w:p>
    <w:p w14:paraId="277058B6" w14:textId="7A986FDB" w:rsidR="009A7B37" w:rsidRDefault="00A17543" w:rsidP="004A5507">
      <w:pPr>
        <w:rPr>
          <w:ins w:id="820"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821"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822" w:author="Eric Boisvert" w:date="2016-01-04T11:42:00Z">
        <w:r w:rsidR="00D404D2">
          <w:rPr>
            <w:lang w:val="en-CA"/>
          </w:rPr>
          <w:t>s</w:t>
        </w:r>
      </w:ins>
      <w:r w:rsidR="00753A5A" w:rsidRPr="00D12552">
        <w:rPr>
          <w:lang w:val="en-CA"/>
        </w:rPr>
        <w:t xml:space="preserve"> </w:t>
      </w:r>
      <w:proofErr w:type="gramEnd"/>
      <w:del w:id="823"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824" w:author="Eric Boisvert" w:date="2015-10-29T04:35:00Z">
        <w:r w:rsidRPr="00946727">
          <w:rPr>
            <w:highlight w:val="yellow"/>
            <w:lang w:val="en-CA"/>
            <w:rPrChange w:id="825"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826"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27" w:author="Eric Boisvert" w:date="2016-01-04T11:43:00Z">
        <w:r w:rsidR="00D404D2">
          <w:rPr>
            <w:color w:val="FF0000"/>
            <w:lang w:val="en-CA"/>
          </w:rPr>
          <w:t>.</w:t>
        </w:r>
      </w:ins>
      <w:r w:rsidRPr="00D12552">
        <w:rPr>
          <w:color w:val="FF0000"/>
          <w:lang w:val="en-CA"/>
        </w:rPr>
        <w:t xml:space="preserve"> </w:t>
      </w:r>
      <w:del w:id="828" w:author="Eric Boisvert" w:date="2016-01-04T11:43:00Z">
        <w:r w:rsidRPr="00D12552" w:rsidDel="00D404D2">
          <w:rPr>
            <w:color w:val="FF0000"/>
            <w:lang w:val="en-CA"/>
          </w:rPr>
          <w:delText xml:space="preserve">and </w:delText>
        </w:r>
      </w:del>
      <w:ins w:id="829" w:author="Eric Boisvert" w:date="2016-01-04T11:44:00Z">
        <w:r w:rsidR="00D404D2">
          <w:rPr>
            <w:color w:val="FF0000"/>
            <w:lang w:val="en-CA"/>
          </w:rPr>
          <w:t>S</w:t>
        </w:r>
      </w:ins>
      <w:del w:id="830"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31"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32" w:name="_Toc439664586"/>
      <w:r>
        <w:rPr>
          <w:lang w:val="en-CA"/>
        </w:rPr>
        <w:t>Property cardinality</w:t>
      </w:r>
      <w:bookmarkEnd w:id="832"/>
    </w:p>
    <w:p w14:paraId="39A34AE3" w14:textId="77777777" w:rsidR="00D404D2" w:rsidRDefault="00D404D2" w:rsidP="004A5507">
      <w:pPr>
        <w:rPr>
          <w:ins w:id="833"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34"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35" w:author="Eric Boisvert" w:date="2016-01-04T11:47:00Z">
        <w:r w:rsidDel="00D404D2">
          <w:rPr>
            <w:lang w:val="en-CA"/>
          </w:rPr>
          <w:delText>“nillables”</w:delText>
        </w:r>
      </w:del>
      <w:ins w:id="836" w:author="Eric Boisvert" w:date="2016-01-04T11:49:00Z">
        <w:r w:rsidR="00D404D2">
          <w:rPr>
            <w:lang w:val="en-CA"/>
          </w:rPr>
          <w:t>nillable properties</w:t>
        </w:r>
      </w:ins>
      <w:r>
        <w:rPr>
          <w:lang w:val="en-CA"/>
        </w:rPr>
        <w:t xml:space="preserve">.  This design attracted a lot of criticism (not </w:t>
      </w:r>
      <w:del w:id="837" w:author="Eric Boisvert" w:date="2016-01-04T11:50:00Z">
        <w:r w:rsidDel="00D404D2">
          <w:rPr>
            <w:lang w:val="en-CA"/>
          </w:rPr>
          <w:delText xml:space="preserve">necessary </w:delText>
        </w:r>
      </w:del>
      <w:ins w:id="838" w:author="Eric Boisvert" w:date="2016-01-04T11:50:00Z">
        <w:r w:rsidR="00D404D2">
          <w:rPr>
            <w:lang w:val="en-CA"/>
          </w:rPr>
          <w:t xml:space="preserve">only </w:t>
        </w:r>
      </w:ins>
      <w:r>
        <w:rPr>
          <w:lang w:val="en-CA"/>
        </w:rPr>
        <w:t xml:space="preserve">for GeoSciML but </w:t>
      </w:r>
      <w:ins w:id="839"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40" w:author="Eric Boisvert" w:date="2015-10-27T17:06:00Z">
        <w:r w:rsidDel="00773E1B">
          <w:rPr>
            <w:lang w:val="en-CA"/>
          </w:rPr>
          <w:delText xml:space="preserve">the </w:delText>
        </w:r>
      </w:del>
      <w:ins w:id="841" w:author="Eric Boisvert" w:date="2015-10-27T17:06:00Z">
        <w:r w:rsidR="00773E1B">
          <w:rPr>
            <w:lang w:val="en-CA"/>
          </w:rPr>
          <w:t xml:space="preserve"> </w:t>
        </w:r>
      </w:ins>
      <w:r>
        <w:rPr>
          <w:lang w:val="en-CA"/>
        </w:rPr>
        <w:t xml:space="preserve">filling the instance with nil properties </w:t>
      </w:r>
      <w:del w:id="842" w:author="Eric Boisvert" w:date="2015-10-27T17:06:00Z">
        <w:r w:rsidDel="00773E1B">
          <w:rPr>
            <w:lang w:val="en-CA"/>
          </w:rPr>
          <w:delText xml:space="preserve">as </w:delText>
        </w:r>
      </w:del>
      <w:ins w:id="843" w:author="Eric Boisvert" w:date="2015-10-27T17:06:00Z">
        <w:r w:rsidR="00773E1B">
          <w:rPr>
            <w:lang w:val="en-CA"/>
          </w:rPr>
          <w:t xml:space="preserve">is </w:t>
        </w:r>
      </w:ins>
      <w:r>
        <w:rPr>
          <w:lang w:val="en-CA"/>
        </w:rPr>
        <w:t>“unnecessa</w:t>
      </w:r>
      <w:ins w:id="844" w:author="Eric Boisvert" w:date="2015-10-27T17:06:00Z">
        <w:r w:rsidR="00773E1B">
          <w:rPr>
            <w:lang w:val="en-CA"/>
          </w:rPr>
          <w:t>re</w:t>
        </w:r>
      </w:ins>
      <w:del w:id="845" w:author="Eric Boisvert" w:date="2015-10-27T17:06:00Z">
        <w:r w:rsidDel="00773E1B">
          <w:rPr>
            <w:lang w:val="en-CA"/>
          </w:rPr>
          <w:delText>r</w:delText>
        </w:r>
      </w:del>
      <w:ins w:id="846" w:author="Eric Boisvert" w:date="2015-10-27T17:06:00Z">
        <w:r w:rsidR="00773E1B">
          <w:rPr>
            <w:lang w:val="en-CA"/>
          </w:rPr>
          <w:t>l</w:t>
        </w:r>
      </w:ins>
      <w:r>
        <w:rPr>
          <w:lang w:val="en-CA"/>
        </w:rPr>
        <w:t xml:space="preserve">y verbose” and a waste of bandwidth.  </w:t>
      </w:r>
      <w:ins w:id="847"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48" w:author="Eric Boisvert" w:date="2016-01-04T12:00:00Z"/>
          <w:lang w:val="en-CA"/>
        </w:rPr>
      </w:pPr>
      <w:del w:id="849" w:author="Eric Boisvert" w:date="2016-01-04T11:51:00Z">
        <w:r w:rsidDel="00EC644A">
          <w:rPr>
            <w:lang w:val="en-CA"/>
          </w:rPr>
          <w:lastRenderedPageBreak/>
          <w:delText>It has been argued that nillable properties are just a verbose absent value, but</w:delText>
        </w:r>
      </w:del>
      <w:r>
        <w:rPr>
          <w:lang w:val="en-CA"/>
        </w:rPr>
        <w:t xml:space="preserve"> </w:t>
      </w:r>
      <w:ins w:id="850" w:author="Eric Boisvert" w:date="2016-01-04T11:51:00Z">
        <w:r w:rsidR="00EC644A">
          <w:rPr>
            <w:lang w:val="en-CA"/>
          </w:rPr>
          <w:t>N</w:t>
        </w:r>
      </w:ins>
      <w:del w:id="851" w:author="Eric Boisvert" w:date="2016-01-04T11:51:00Z">
        <w:r w:rsidDel="00EC644A">
          <w:rPr>
            <w:lang w:val="en-CA"/>
          </w:rPr>
          <w:delText>n</w:delText>
        </w:r>
      </w:del>
      <w:r>
        <w:rPr>
          <w:lang w:val="en-CA"/>
        </w:rPr>
        <w:t xml:space="preserve">illable properties actually carry useful or even required </w:t>
      </w:r>
      <w:del w:id="852" w:author="Eric Boisvert" w:date="2016-01-04T11:54:00Z">
        <w:r w:rsidDel="00EC644A">
          <w:rPr>
            <w:lang w:val="en-CA"/>
          </w:rPr>
          <w:delText xml:space="preserve">information – through nilReason attribute in XML- </w:delText>
        </w:r>
      </w:del>
      <w:r>
        <w:rPr>
          <w:lang w:val="en-CA"/>
        </w:rPr>
        <w:t>in certain use cases, such a</w:t>
      </w:r>
      <w:ins w:id="853" w:author="Eric Boisvert" w:date="2016-01-04T11:41:00Z">
        <w:r w:rsidR="00D404D2">
          <w:rPr>
            <w:lang w:val="en-CA"/>
          </w:rPr>
          <w:t>s</w:t>
        </w:r>
      </w:ins>
      <w:r>
        <w:rPr>
          <w:lang w:val="en-CA"/>
        </w:rPr>
        <w:t xml:space="preserve"> legally bounded data exchange scenarios</w:t>
      </w:r>
      <w:del w:id="854" w:author="Eric Boisvert" w:date="2016-01-04T11:54:00Z">
        <w:r w:rsidDel="00EC644A">
          <w:rPr>
            <w:lang w:val="en-CA"/>
          </w:rPr>
          <w:delText xml:space="preserve">. </w:delText>
        </w:r>
      </w:del>
      <w:ins w:id="855" w:author="Eric Boisvert" w:date="2016-01-04T11:54:00Z">
        <w:r w:rsidR="00EC644A">
          <w:rPr>
            <w:lang w:val="en-CA"/>
          </w:rPr>
          <w:t xml:space="preserve">.  </w:t>
        </w:r>
      </w:ins>
      <w:ins w:id="856" w:author="Eric Boisvert" w:date="2016-01-04T11:56:00Z">
        <w:r w:rsidR="00EC644A">
          <w:rPr>
            <w:lang w:val="en-CA"/>
          </w:rPr>
          <w:t>Some</w:t>
        </w:r>
      </w:ins>
      <w:ins w:id="857" w:author="Eric Boisvert" w:date="2016-01-04T11:54:00Z">
        <w:r w:rsidR="00EC644A">
          <w:rPr>
            <w:lang w:val="en-CA"/>
          </w:rPr>
          <w:t xml:space="preserve"> communities using GeoSciML might still want to force usage of nilled properties </w:t>
        </w:r>
      </w:ins>
      <w:ins w:id="858" w:author="Eric Boisvert" w:date="2016-01-04T11:56:00Z">
        <w:r w:rsidR="00EC644A">
          <w:rPr>
            <w:lang w:val="en-CA"/>
          </w:rPr>
          <w:t>and the SWG recognised that different communit</w:t>
        </w:r>
      </w:ins>
      <w:ins w:id="859" w:author="Eric Boisvert" w:date="2016-01-04T11:57:00Z">
        <w:r w:rsidR="00EC644A">
          <w:rPr>
            <w:lang w:val="en-CA"/>
          </w:rPr>
          <w:t xml:space="preserve">ies might want to enforce different sets of properties.  </w:t>
        </w:r>
      </w:ins>
      <w:ins w:id="860" w:author="Eric Boisvert" w:date="2016-01-04T11:58:00Z">
        <w:r w:rsidR="00EC644A">
          <w:rPr>
            <w:lang w:val="en-CA"/>
          </w:rPr>
          <w:t>To</w:t>
        </w:r>
      </w:ins>
      <w:ins w:id="861" w:author="Eric Boisvert" w:date="2016-01-04T11:57:00Z">
        <w:r w:rsidR="00EC644A">
          <w:rPr>
            <w:lang w:val="en-CA"/>
          </w:rPr>
          <w:t xml:space="preserve"> meet this requirements and to offer flexibility to various communities want</w:t>
        </w:r>
      </w:ins>
      <w:ins w:id="862" w:author="Eric Boisvert" w:date="2016-01-04T11:58:00Z">
        <w:r w:rsidR="00EC644A">
          <w:rPr>
            <w:lang w:val="en-CA"/>
          </w:rPr>
          <w:t>ing</w:t>
        </w:r>
      </w:ins>
      <w:ins w:id="863" w:author="Eric Boisvert" w:date="2016-01-04T11:57:00Z">
        <w:r w:rsidR="00EC644A">
          <w:rPr>
            <w:lang w:val="en-CA"/>
          </w:rPr>
          <w:t xml:space="preserve"> to use (or extend) GeoSciML, </w:t>
        </w:r>
      </w:ins>
      <w:ins w:id="864" w:author="Eric Boisvert" w:date="2016-01-04T11:58:00Z">
        <w:r w:rsidR="00EC644A">
          <w:rPr>
            <w:lang w:val="en-CA"/>
          </w:rPr>
          <w:t>properties are optional, but can still be nilled.  A data provider is offered two options when a value is missin</w:t>
        </w:r>
      </w:ins>
      <w:ins w:id="865" w:author="Eric Boisvert" w:date="2016-01-04T12:00:00Z">
        <w:r w:rsidR="00EC644A">
          <w:rPr>
            <w:lang w:val="en-CA"/>
          </w:rPr>
          <w:t>g:</w:t>
        </w:r>
      </w:ins>
    </w:p>
    <w:p w14:paraId="5C6B93DB" w14:textId="6F5A4FB6" w:rsidR="00EC644A" w:rsidRDefault="00EC644A">
      <w:pPr>
        <w:numPr>
          <w:ilvl w:val="0"/>
          <w:numId w:val="30"/>
        </w:numPr>
        <w:rPr>
          <w:ins w:id="866" w:author="Eric Boisvert" w:date="2016-01-04T12:00:00Z"/>
          <w:lang w:val="en-CA"/>
        </w:rPr>
        <w:pPrChange w:id="867" w:author="Eric Boisvert" w:date="2016-01-04T12:00:00Z">
          <w:pPr/>
        </w:pPrChange>
      </w:pPr>
      <w:ins w:id="868" w:author="Eric Boisvert" w:date="2016-01-04T12:00:00Z">
        <w:r>
          <w:rPr>
            <w:lang w:val="en-CA"/>
          </w:rPr>
          <w:t>Omit the property</w:t>
        </w:r>
      </w:ins>
    </w:p>
    <w:p w14:paraId="7284E536" w14:textId="20570944" w:rsidR="00EC644A" w:rsidRDefault="00EC644A">
      <w:pPr>
        <w:numPr>
          <w:ilvl w:val="0"/>
          <w:numId w:val="30"/>
        </w:numPr>
        <w:rPr>
          <w:ins w:id="869" w:author="Eric Boisvert" w:date="2016-01-04T12:00:00Z"/>
          <w:lang w:val="en-CA"/>
        </w:rPr>
        <w:pPrChange w:id="870" w:author="Eric Boisvert" w:date="2016-01-04T12:00:00Z">
          <w:pPr/>
        </w:pPrChange>
      </w:pPr>
      <w:ins w:id="871"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72" w:author="Eric Boisvert" w:date="2016-01-04T11:52:00Z"/>
          <w:lang w:val="en-CA"/>
        </w:rPr>
      </w:pPr>
      <w:ins w:id="873" w:author="Eric Boisvert" w:date="2016-01-04T12:02:00Z">
        <w:r>
          <w:rPr>
            <w:lang w:val="en-CA"/>
          </w:rPr>
          <w:t>What option is useful for a community is left to that community that can enforce the rule</w:t>
        </w:r>
      </w:ins>
      <w:ins w:id="874" w:author="Eric Boisvert" w:date="2016-01-04T12:03:00Z">
        <w:r>
          <w:rPr>
            <w:lang w:val="en-CA"/>
          </w:rPr>
          <w:t>s</w:t>
        </w:r>
      </w:ins>
      <w:ins w:id="875" w:author="Eric Boisvert" w:date="2016-01-04T12:02:00Z">
        <w:r>
          <w:rPr>
            <w:lang w:val="en-CA"/>
          </w:rPr>
          <w:t xml:space="preserve"> using Schematron.  </w:t>
        </w:r>
      </w:ins>
      <w:ins w:id="876"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77" w:author="Eric Boisvert" w:date="2016-01-04T12:07:00Z">
        <w:r>
          <w:rPr>
            <w:lang w:val="en-CA"/>
          </w:rPr>
          <w:t>s</w:t>
        </w:r>
      </w:ins>
      <w:ins w:id="878" w:author="Eric Boisvert" w:date="2016-01-04T12:03:00Z">
        <w:r>
          <w:rPr>
            <w:lang w:val="en-CA"/>
          </w:rPr>
          <w:t xml:space="preserve"> into a set of common XSD and SCH to anyone claiming conformance to GeoSciML and community specific SCH to enforce specific use cases</w:t>
        </w:r>
      </w:ins>
      <w:ins w:id="879" w:author="Eric Boisvert" w:date="2016-01-04T12:08:00Z">
        <w:r>
          <w:rPr>
            <w:lang w:val="en-CA"/>
          </w:rPr>
          <w:t>, such as INSPIRE</w:t>
        </w:r>
      </w:ins>
      <w:ins w:id="880" w:author="Eric Boisvert" w:date="2016-01-04T12:03:00Z">
        <w:r>
          <w:rPr>
            <w:lang w:val="en-CA"/>
          </w:rPr>
          <w:t>.</w:t>
        </w:r>
      </w:ins>
    </w:p>
    <w:p w14:paraId="0AA94133" w14:textId="548DEFB9" w:rsidR="00EC644A" w:rsidDel="00EC644A" w:rsidRDefault="00EC644A" w:rsidP="004A5507">
      <w:pPr>
        <w:rPr>
          <w:del w:id="881" w:author="Eric Boisvert" w:date="2016-01-04T11:57:00Z"/>
          <w:lang w:val="en-CA"/>
        </w:rPr>
      </w:pPr>
    </w:p>
    <w:p w14:paraId="279757A9" w14:textId="77777777" w:rsidR="009B64F8" w:rsidRDefault="009B64F8" w:rsidP="00702EC2">
      <w:pPr>
        <w:pStyle w:val="Heading3"/>
        <w:rPr>
          <w:lang w:val="en-CA"/>
        </w:rPr>
      </w:pPr>
      <w:bookmarkStart w:id="882" w:name="_Toc439664587"/>
      <w:commentRangeStart w:id="883"/>
      <w:r>
        <w:rPr>
          <w:lang w:val="en-CA"/>
        </w:rPr>
        <w:t>Observed absence</w:t>
      </w:r>
      <w:commentRangeEnd w:id="883"/>
      <w:r w:rsidR="009D3533">
        <w:rPr>
          <w:rStyle w:val="CommentReference"/>
          <w:rFonts w:cs="Times New Roman"/>
          <w:b w:val="0"/>
          <w:bCs w:val="0"/>
        </w:rPr>
        <w:commentReference w:id="883"/>
      </w:r>
      <w:bookmarkEnd w:id="882"/>
    </w:p>
    <w:p w14:paraId="740AA8D6" w14:textId="77777777" w:rsidR="009B64F8" w:rsidRDefault="009B64F8" w:rsidP="004A5507">
      <w:pPr>
        <w:rPr>
          <w:lang w:val="en-CA"/>
        </w:rPr>
      </w:pPr>
      <w:commentRangeStart w:id="884"/>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85"/>
      <w:r w:rsidRPr="00D3219D">
        <w:rPr>
          <w:b/>
          <w:i/>
          <w:rPrChange w:id="886" w:author="Eric Boisvert" w:date="2016-01-04T12:08:00Z">
            <w:rPr>
              <w:i/>
            </w:rPr>
          </w:rPrChange>
        </w:rPr>
        <w:t>absence</w:t>
      </w:r>
      <w:r w:rsidRPr="009B64F8">
        <w:rPr>
          <w:i/>
        </w:rPr>
        <w:t xml:space="preserve"> of fossils</w:t>
      </w:r>
      <w:commentRangeEnd w:id="885"/>
      <w:r w:rsidR="009D3533">
        <w:rPr>
          <w:rStyle w:val="CommentReference"/>
        </w:rPr>
        <w:commentReference w:id="885"/>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84"/>
      <w:r w:rsidR="0020685A">
        <w:rPr>
          <w:rStyle w:val="CommentReference"/>
        </w:rPr>
        <w:commentReference w:id="884"/>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87"/>
      <w:r w:rsidR="009D3533">
        <w:rPr>
          <w:lang w:val="en-CA"/>
        </w:rPr>
        <w:t>There is a</w:t>
      </w:r>
      <w:del w:id="888" w:author="Eric Boisvert" w:date="2015-10-28T12:07:00Z">
        <w:r w:rsidR="009D3533" w:rsidDel="005A74B6">
          <w:rPr>
            <w:lang w:val="en-CA"/>
          </w:rPr>
          <w:delText xml:space="preserve">n obvious </w:delText>
        </w:r>
      </w:del>
      <w:r w:rsidR="009D3533">
        <w:rPr>
          <w:lang w:val="en-CA"/>
        </w:rPr>
        <w:t>difference between reporting conf</w:t>
      </w:r>
      <w:ins w:id="889" w:author="Eric Boisvert" w:date="2015-10-27T17:07:00Z">
        <w:r w:rsidR="00773E1B">
          <w:rPr>
            <w:lang w:val="en-CA"/>
          </w:rPr>
          <w:t>i</w:t>
        </w:r>
      </w:ins>
      <w:del w:id="890" w:author="Eric Boisvert" w:date="2015-10-27T17:07:00Z">
        <w:r w:rsidR="009D3533" w:rsidDel="00773E1B">
          <w:rPr>
            <w:lang w:val="en-CA"/>
          </w:rPr>
          <w:delText>o</w:delText>
        </w:r>
      </w:del>
      <w:r w:rsidR="009D3533">
        <w:rPr>
          <w:lang w:val="en-CA"/>
        </w:rPr>
        <w:t>rmed absence of kyanite and the presence of kyanite i</w:t>
      </w:r>
      <w:del w:id="891" w:author="Eric Boisvert" w:date="2016-01-04T12:09:00Z">
        <w:r w:rsidR="009D3533" w:rsidDel="00D3219D">
          <w:rPr>
            <w:lang w:val="en-CA"/>
          </w:rPr>
          <w:delText>f</w:delText>
        </w:r>
      </w:del>
      <w:ins w:id="892" w:author="Eric Boisvert" w:date="2016-01-04T12:09:00Z">
        <w:r w:rsidR="00D3219D">
          <w:rPr>
            <w:lang w:val="en-CA"/>
          </w:rPr>
          <w:t>s</w:t>
        </w:r>
      </w:ins>
      <w:r w:rsidR="009D3533">
        <w:rPr>
          <w:lang w:val="en-CA"/>
        </w:rPr>
        <w:t xml:space="preserve"> not known.</w:t>
      </w:r>
      <w:commentRangeEnd w:id="887"/>
      <w:r w:rsidR="00864A36">
        <w:rPr>
          <w:rStyle w:val="CommentReference"/>
        </w:rPr>
        <w:commentReference w:id="887"/>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93" w:name="_Toc4396645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93"/>
    </w:p>
    <w:p w14:paraId="563904A3" w14:textId="77777777" w:rsidR="006A7DD0" w:rsidRDefault="006A7DD0">
      <w:pPr>
        <w:rPr>
          <w:color w:val="FF0000"/>
          <w:lang w:val="en-CA"/>
        </w:rPr>
      </w:pPr>
    </w:p>
    <w:p w14:paraId="0AF76069" w14:textId="6473C398" w:rsidR="009A7B37" w:rsidRDefault="00A6445A">
      <w:pPr>
        <w:rPr>
          <w:ins w:id="894"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95" w:name="_Toc439664589"/>
      <w:commentRangeStart w:id="896"/>
      <w:r w:rsidRPr="00D12552">
        <w:rPr>
          <w:lang w:val="en-CA"/>
        </w:rPr>
        <w:t>Naming of entities</w:t>
      </w:r>
      <w:commentRangeEnd w:id="896"/>
      <w:r w:rsidR="00FA21EA">
        <w:rPr>
          <w:rStyle w:val="CommentReference"/>
          <w:rFonts w:cs="Times New Roman"/>
          <w:b w:val="0"/>
          <w:bCs w:val="0"/>
        </w:rPr>
        <w:commentReference w:id="896"/>
      </w:r>
      <w:bookmarkEnd w:id="89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97"/>
            <w:del w:id="898" w:author="Eric Boisvert" w:date="2015-10-29T04:08:00Z">
              <w:r w:rsidRPr="00D12552" w:rsidDel="00FA21EA">
                <w:rPr>
                  <w:rStyle w:val="reqtext"/>
                  <w:lang w:val="en-CA"/>
                </w:rPr>
                <w:delText xml:space="preserve">classifier </w:delText>
              </w:r>
            </w:del>
            <w:ins w:id="899" w:author="Eric Boisvert" w:date="2015-10-29T04:10:00Z">
              <w:r w:rsidR="00FA21EA">
                <w:rPr>
                  <w:rStyle w:val="reqtext"/>
                  <w:lang w:val="en-CA"/>
                </w:rPr>
                <w:t>entity</w:t>
              </w:r>
            </w:ins>
            <w:ins w:id="900" w:author="Eric Boisvert" w:date="2015-10-29T04:08:00Z">
              <w:r w:rsidR="00FA21EA" w:rsidRPr="00D12552">
                <w:rPr>
                  <w:rStyle w:val="reqtext"/>
                  <w:lang w:val="en-CA"/>
                </w:rPr>
                <w:t xml:space="preserve"> </w:t>
              </w:r>
              <w:commentRangeEnd w:id="897"/>
              <w:r w:rsidR="00FA21EA">
                <w:rPr>
                  <w:rStyle w:val="CommentReference"/>
                  <w:rFonts w:ascii="Times New Roman" w:eastAsia="Times New Roman" w:hAnsi="Times New Roman"/>
                  <w:lang w:val="en-US" w:eastAsia="en-US"/>
                </w:rPr>
                <w:commentReference w:id="897"/>
              </w:r>
            </w:ins>
            <w:del w:id="901" w:author="Eric Boisvert" w:date="2015-10-29T04:07:00Z">
              <w:r w:rsidRPr="00D12552" w:rsidDel="00FA21EA">
                <w:rPr>
                  <w:rStyle w:val="reqtext"/>
                  <w:lang w:val="en-CA"/>
                </w:rPr>
                <w:delText xml:space="preserve">shall </w:delText>
              </w:r>
            </w:del>
            <w:ins w:id="902"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903"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904" w:name="_Toc439664590"/>
      <w:r w:rsidRPr="00D12552">
        <w:rPr>
          <w:lang w:val="en-CA"/>
        </w:rPr>
        <w:t>Cardinality</w:t>
      </w:r>
      <w:bookmarkEnd w:id="90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905" w:author="Eric Boisvert" w:date="2015-10-29T04:28:00Z">
              <w:r>
                <w:rPr>
                  <w:rStyle w:val="reqtext"/>
                  <w:lang w:val="en-CA"/>
                </w:rPr>
                <w:t xml:space="preserve">If the </w:t>
              </w:r>
            </w:ins>
            <w:r w:rsidR="00641AE8" w:rsidRPr="00D12552">
              <w:rPr>
                <w:rStyle w:val="reqtext"/>
                <w:lang w:val="en-CA"/>
              </w:rPr>
              <w:t>Target implementation</w:t>
            </w:r>
            <w:ins w:id="906" w:author="Eric Boisvert" w:date="2015-10-29T04:28:00Z">
              <w:r>
                <w:rPr>
                  <w:rStyle w:val="reqtext"/>
                  <w:lang w:val="en-CA"/>
                </w:rPr>
                <w:t xml:space="preserve"> allows it, it</w:t>
              </w:r>
            </w:ins>
            <w:r w:rsidR="00641AE8" w:rsidRPr="00D12552">
              <w:rPr>
                <w:rStyle w:val="reqtext"/>
                <w:lang w:val="en-CA"/>
              </w:rPr>
              <w:t xml:space="preserve"> </w:t>
            </w:r>
            <w:del w:id="907" w:author="Eric Boisvert" w:date="2015-10-29T04:27:00Z">
              <w:r w:rsidR="00641AE8" w:rsidRPr="00D12552" w:rsidDel="001571AE">
                <w:rPr>
                  <w:rStyle w:val="reqtext"/>
                  <w:lang w:val="en-CA"/>
                </w:rPr>
                <w:delText xml:space="preserve">shall </w:delText>
              </w:r>
            </w:del>
            <w:ins w:id="908" w:author="Eric Boisvert" w:date="2015-10-29T04:27:00Z">
              <w:r w:rsidR="001571AE">
                <w:rPr>
                  <w:rStyle w:val="reqtext"/>
                  <w:lang w:val="en-CA"/>
                </w:rPr>
                <w:t>SHALL</w:t>
              </w:r>
              <w:r w:rsidR="001571AE" w:rsidRPr="00D12552">
                <w:rPr>
                  <w:rStyle w:val="reqtext"/>
                  <w:lang w:val="en-CA"/>
                </w:rPr>
                <w:t xml:space="preserve"> </w:t>
              </w:r>
            </w:ins>
            <w:del w:id="909" w:author="Eric Boisvert" w:date="2015-10-29T04:26:00Z">
              <w:r w:rsidR="00641AE8" w:rsidRPr="00D12552" w:rsidDel="001571AE">
                <w:rPr>
                  <w:rStyle w:val="reqtext"/>
                  <w:lang w:val="en-CA"/>
                </w:rPr>
                <w:delText xml:space="preserve">constrain </w:delText>
              </w:r>
            </w:del>
            <w:ins w:id="910"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911" w:author="Eric Boisvert" w:date="2015-10-29T04:26:00Z">
              <w:r w:rsidR="001571AE">
                <w:rPr>
                  <w:rStyle w:val="reqtext"/>
                  <w:lang w:val="en-CA"/>
                </w:rPr>
                <w:t>s</w:t>
              </w:r>
            </w:ins>
            <w:r w:rsidR="00641AE8" w:rsidRPr="00D12552">
              <w:rPr>
                <w:rStyle w:val="reqtext"/>
                <w:lang w:val="en-CA"/>
              </w:rPr>
              <w:t xml:space="preserve"> </w:t>
            </w:r>
            <w:ins w:id="912" w:author="Eric Boisvert" w:date="2015-10-29T04:26:00Z">
              <w:r w:rsidR="001571AE">
                <w:rPr>
                  <w:rStyle w:val="reqtext"/>
                  <w:lang w:val="en-CA"/>
                </w:rPr>
                <w:t xml:space="preserve">as defined in the </w:t>
              </w:r>
            </w:ins>
            <w:del w:id="913"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914" w:author="Eric Boisvert" w:date="2015-10-29T04:29:00Z"/>
          <w:color w:val="FF0000"/>
          <w:lang w:val="en-CA"/>
        </w:rPr>
      </w:pPr>
    </w:p>
    <w:p w14:paraId="7C3E2A57" w14:textId="5335AD24" w:rsidR="00946727" w:rsidRPr="00D12552" w:rsidDel="00ED5267" w:rsidRDefault="00946727" w:rsidP="00DB1F99">
      <w:pPr>
        <w:rPr>
          <w:del w:id="915" w:author="Eric Boisvert" w:date="2016-01-04T12:14:00Z"/>
          <w:color w:val="FF0000"/>
          <w:lang w:val="en-CA"/>
        </w:rPr>
      </w:pPr>
      <w:ins w:id="916" w:author="Eric Boisvert" w:date="2015-10-29T04:29:00Z">
        <w:r w:rsidRPr="00946727">
          <w:rPr>
            <w:color w:val="FF0000"/>
            <w:lang w:val="en-CA"/>
          </w:rPr>
          <w:t>Cardinality shall be the same as defined in UML model.</w:t>
        </w:r>
      </w:ins>
      <w:ins w:id="917"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918" w:author="Eric Boisvert" w:date="2016-01-04T12:13:00Z">
        <w:r w:rsidR="00ED5267">
          <w:rPr>
            <w:color w:val="FF0000"/>
            <w:lang w:val="en-CA"/>
          </w:rPr>
          <w:t>“1”</w:t>
        </w:r>
      </w:ins>
      <w:ins w:id="919" w:author="Eric Boisvert" w:date="2016-01-04T12:11:00Z">
        <w:r w:rsidR="00ED5267">
          <w:rPr>
            <w:color w:val="FF0000"/>
            <w:lang w:val="en-CA"/>
          </w:rPr>
          <w:t xml:space="preserve"> or </w:t>
        </w:r>
      </w:ins>
      <w:ins w:id="920" w:author="Eric Boisvert" w:date="2016-01-04T12:13:00Z">
        <w:r w:rsidR="00ED5267">
          <w:rPr>
            <w:color w:val="FF0000"/>
            <w:lang w:val="en-CA"/>
          </w:rPr>
          <w:t>“</w:t>
        </w:r>
      </w:ins>
      <w:ins w:id="921" w:author="Eric Boisvert" w:date="2016-01-04T12:11:00Z">
        <w:r w:rsidR="00ED5267">
          <w:rPr>
            <w:color w:val="FF0000"/>
            <w:lang w:val="en-CA"/>
          </w:rPr>
          <w:t>many</w:t>
        </w:r>
      </w:ins>
      <w:ins w:id="922" w:author="Eric Boisvert" w:date="2016-01-04T12:13:00Z">
        <w:r w:rsidR="00ED5267">
          <w:rPr>
            <w:color w:val="FF0000"/>
            <w:lang w:val="en-CA"/>
          </w:rPr>
          <w:t>”</w:t>
        </w:r>
      </w:ins>
      <w:ins w:id="923" w:author="Eric Boisvert" w:date="2016-01-04T12:11:00Z">
        <w:r w:rsidR="00ED5267">
          <w:rPr>
            <w:color w:val="FF0000"/>
            <w:lang w:val="en-CA"/>
          </w:rPr>
          <w:t xml:space="preserve"> in almost all cases.</w:t>
        </w:r>
      </w:ins>
      <w:ins w:id="924" w:author="Eric Boisvert" w:date="2016-01-04T12:13:00Z">
        <w:r w:rsidR="00ED5267">
          <w:rPr>
            <w:color w:val="FF0000"/>
            <w:lang w:val="en-CA"/>
          </w:rPr>
          <w:t xml:space="preserve">   Therefore, if the UML limits a property to “1”, the target implementation can’t be “many</w:t>
        </w:r>
      </w:ins>
      <w:ins w:id="925" w:author="Eric Boisvert" w:date="2016-01-04T12:14:00Z">
        <w:r w:rsidR="00ED5267">
          <w:rPr>
            <w:color w:val="FF0000"/>
            <w:lang w:val="en-CA"/>
          </w:rPr>
          <w:t>”.</w:t>
        </w:r>
      </w:ins>
    </w:p>
    <w:p w14:paraId="67ABAA99" w14:textId="4D402926" w:rsidR="000F4D17" w:rsidRDefault="00641AE8" w:rsidP="000F4D17">
      <w:pPr>
        <w:pStyle w:val="Heading3"/>
        <w:rPr>
          <w:ins w:id="926" w:author="Eric Boisvert" w:date="2015-10-29T04:46:00Z"/>
          <w:lang w:val="en-CA"/>
        </w:rPr>
      </w:pPr>
      <w:del w:id="927" w:author="Eric Boisvert" w:date="2015-10-29T04:46:00Z">
        <w:r w:rsidRPr="00D12552" w:rsidDel="000F4D17">
          <w:rPr>
            <w:lang w:val="en-CA"/>
          </w:rPr>
          <w:delText>.</w:delText>
        </w:r>
      </w:del>
      <w:del w:id="928" w:author="Eric Boisvert" w:date="2016-01-04T12:14:00Z">
        <w:r w:rsidRPr="00D12552" w:rsidDel="00ED5267">
          <w:rPr>
            <w:lang w:val="en-CA"/>
          </w:rPr>
          <w:delText xml:space="preserve"> </w:delText>
        </w:r>
      </w:del>
      <w:bookmarkStart w:id="929" w:name="_Toc439664591"/>
      <w:ins w:id="930" w:author="Eric Boisvert" w:date="2015-10-29T04:46:00Z">
        <w:r w:rsidR="000F4D17">
          <w:rPr>
            <w:lang w:val="en-CA"/>
          </w:rPr>
          <w:t>Abstract classes</w:t>
        </w:r>
        <w:bookmarkEnd w:id="929"/>
      </w:ins>
    </w:p>
    <w:p w14:paraId="3FBC8B38" w14:textId="77777777" w:rsidR="000F4D17" w:rsidRPr="000F4D17" w:rsidRDefault="000F4D17" w:rsidP="000F4D17">
      <w:pPr>
        <w:rPr>
          <w:ins w:id="931"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32"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33" w:author="Eric Boisvert" w:date="2015-10-29T04:46:00Z"/>
                <w:rStyle w:val="requri"/>
                <w:lang w:val="en-CA"/>
              </w:rPr>
            </w:pPr>
            <w:ins w:id="934"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35" w:author="Eric Boisvert" w:date="2015-10-29T04:46:00Z"/>
                <w:rStyle w:val="reqtext"/>
                <w:lang w:val="en-CA"/>
              </w:rPr>
            </w:pPr>
            <w:ins w:id="936" w:author="Eric Boisvert" w:date="2015-10-29T04:46:00Z">
              <w:r>
                <w:rPr>
                  <w:rStyle w:val="reqtext"/>
                  <w:lang w:val="en-CA"/>
                </w:rPr>
                <w:t>Abstract classes SHALL not be materialised</w:t>
              </w:r>
            </w:ins>
          </w:p>
        </w:tc>
      </w:tr>
    </w:tbl>
    <w:p w14:paraId="271F24BA" w14:textId="77777777" w:rsidR="000F4D17" w:rsidRDefault="000F4D17" w:rsidP="000F4D17">
      <w:pPr>
        <w:rPr>
          <w:ins w:id="937" w:author="Eric Boisvert" w:date="2016-01-04T12:14:00Z"/>
          <w:color w:val="FF0000"/>
          <w:lang w:val="en-CA"/>
        </w:rPr>
      </w:pPr>
    </w:p>
    <w:p w14:paraId="3177864D" w14:textId="303B0E70" w:rsidR="00ED5267" w:rsidRDefault="00396863" w:rsidP="000F4D17">
      <w:pPr>
        <w:rPr>
          <w:ins w:id="938" w:author="Eric Boisvert" w:date="2016-01-04T13:09:00Z"/>
          <w:color w:val="FF0000"/>
          <w:lang w:val="en-CA"/>
        </w:rPr>
      </w:pPr>
      <w:ins w:id="939" w:author="Eric Boisvert" w:date="2016-01-04T13:05:00Z">
        <w:r>
          <w:rPr>
            <w:color w:val="FF0000"/>
            <w:lang w:val="en-CA"/>
          </w:rPr>
          <w:t xml:space="preserve">Not all physical implementation support the concept of </w:t>
        </w:r>
      </w:ins>
      <w:ins w:id="940" w:author="Eric Boisvert" w:date="2016-01-04T13:06:00Z">
        <w:r>
          <w:rPr>
            <w:color w:val="FF0000"/>
            <w:lang w:val="en-CA"/>
          </w:rPr>
          <w:t>abstract class or even inheritance and polymorphism.  XSD does support that concept</w:t>
        </w:r>
      </w:ins>
      <w:ins w:id="941" w:author="Eric Boisvert" w:date="2016-01-04T13:08:00Z">
        <w:r>
          <w:rPr>
            <w:color w:val="FF0000"/>
            <w:lang w:val="en-CA"/>
          </w:rPr>
          <w:t xml:space="preserve"> and all its implications</w:t>
        </w:r>
      </w:ins>
      <w:ins w:id="942" w:author="Eric Boisvert" w:date="2016-01-04T13:06:00Z">
        <w:r>
          <w:rPr>
            <w:color w:val="FF0000"/>
            <w:lang w:val="en-CA"/>
          </w:rPr>
          <w:t>, but JSON does not.  This requirement specifies that the physical model shall not allow materialisation of a</w:t>
        </w:r>
      </w:ins>
      <w:ins w:id="943" w:author="Eric Boisvert" w:date="2016-01-04T13:08:00Z">
        <w:r>
          <w:rPr>
            <w:color w:val="FF0000"/>
            <w:lang w:val="en-CA"/>
          </w:rPr>
          <w:t>n</w:t>
        </w:r>
      </w:ins>
      <w:ins w:id="944" w:author="Eric Boisvert" w:date="2016-01-04T13:06:00Z">
        <w:r>
          <w:rPr>
            <w:color w:val="FF0000"/>
            <w:lang w:val="en-CA"/>
          </w:rPr>
          <w:t xml:space="preserve"> </w:t>
        </w:r>
      </w:ins>
      <w:ins w:id="945" w:author="Eric Boisvert" w:date="2016-01-04T13:07:00Z">
        <w:r>
          <w:rPr>
            <w:color w:val="FF0000"/>
            <w:lang w:val="en-CA"/>
          </w:rPr>
          <w:t xml:space="preserve">instace of a </w:t>
        </w:r>
      </w:ins>
      <w:ins w:id="946"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47"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48" w:author="Eric Boisvert" w:date="2016-01-04T13:09:00Z"/>
                <w:rStyle w:val="requri"/>
                <w:lang w:val="en-CA"/>
              </w:rPr>
            </w:pPr>
            <w:ins w:id="949"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50" w:author="Eric Boisvert" w:date="2016-01-04T13:09:00Z"/>
                <w:rStyle w:val="reqtext"/>
                <w:lang w:val="en-CA"/>
              </w:rPr>
            </w:pPr>
            <w:ins w:id="951" w:author="Eric Boisvert" w:date="2016-01-04T13:24:00Z">
              <w:r>
                <w:rPr>
                  <w:rStyle w:val="reqtext"/>
                  <w:lang w:val="en-CA"/>
                </w:rPr>
                <w:t>Target implementation</w:t>
              </w:r>
            </w:ins>
            <w:ins w:id="952" w:author="Eric Boisvert" w:date="2016-01-04T13:09:00Z">
              <w:r w:rsidR="00396863">
                <w:rPr>
                  <w:rStyle w:val="reqtext"/>
                  <w:lang w:val="en-CA"/>
                </w:rPr>
                <w:t xml:space="preserve"> </w:t>
              </w:r>
            </w:ins>
            <w:ins w:id="953" w:author="Eric Boisvert" w:date="2016-01-04T13:24:00Z">
              <w:r>
                <w:rPr>
                  <w:rStyle w:val="reqtext"/>
                  <w:lang w:val="en-CA"/>
                </w:rPr>
                <w:t>SHALL</w:t>
              </w:r>
            </w:ins>
            <w:ins w:id="954" w:author="Eric Boisvert" w:date="2016-01-04T13:09:00Z">
              <w:r w:rsidR="00396863">
                <w:rPr>
                  <w:rStyle w:val="reqtext"/>
                  <w:lang w:val="en-CA"/>
                </w:rPr>
                <w:t xml:space="preserve"> implements </w:t>
              </w:r>
            </w:ins>
            <w:ins w:id="955" w:author="Eric Boisvert" w:date="2016-01-04T13:24:00Z">
              <w:r>
                <w:rPr>
                  <w:rStyle w:val="reqtext"/>
                  <w:lang w:val="en-CA"/>
                </w:rPr>
                <w:t>type substitutions</w:t>
              </w:r>
            </w:ins>
            <w:ins w:id="956" w:author="Eric Boisvert" w:date="2016-01-04T13:09:00Z">
              <w:r w:rsidR="00396863">
                <w:rPr>
                  <w:rStyle w:val="reqtext"/>
                  <w:lang w:val="en-CA"/>
                </w:rPr>
                <w:t xml:space="preserve"> </w:t>
              </w:r>
            </w:ins>
            <w:ins w:id="957" w:author="Eric Boisvert" w:date="2016-01-04T13:10:00Z">
              <w:r w:rsidR="00396863">
                <w:rPr>
                  <w:rStyle w:val="reqtext"/>
                  <w:lang w:val="en-CA"/>
                </w:rPr>
                <w:t>inferred</w:t>
              </w:r>
            </w:ins>
            <w:ins w:id="958" w:author="Eric Boisvert" w:date="2016-01-04T13:09:00Z">
              <w:r w:rsidR="00396863">
                <w:rPr>
                  <w:rStyle w:val="reqtext"/>
                  <w:lang w:val="en-CA"/>
                </w:rPr>
                <w:t xml:space="preserve"> </w:t>
              </w:r>
            </w:ins>
            <w:ins w:id="959" w:author="Eric Boisvert" w:date="2016-01-04T13:10:00Z">
              <w:r w:rsidR="00396863">
                <w:rPr>
                  <w:rStyle w:val="reqtext"/>
                  <w:lang w:val="en-CA"/>
                </w:rPr>
                <w:t>from the UML model</w:t>
              </w:r>
            </w:ins>
          </w:p>
        </w:tc>
      </w:tr>
    </w:tbl>
    <w:p w14:paraId="64A5A5CB" w14:textId="77777777" w:rsidR="00396863" w:rsidRDefault="00396863" w:rsidP="000F4D17">
      <w:pPr>
        <w:rPr>
          <w:ins w:id="960" w:author="Eric Boisvert" w:date="2016-01-04T13:09:00Z"/>
          <w:color w:val="FF0000"/>
          <w:lang w:val="en-CA"/>
        </w:rPr>
      </w:pPr>
    </w:p>
    <w:p w14:paraId="41D6450C" w14:textId="093FEC3C" w:rsidR="00396863" w:rsidRDefault="00396863" w:rsidP="000F4D17">
      <w:pPr>
        <w:rPr>
          <w:ins w:id="961" w:author="Eric Boisvert" w:date="2016-01-04T13:26:00Z"/>
          <w:color w:val="FF0000"/>
          <w:lang w:val="en-CA"/>
        </w:rPr>
      </w:pPr>
      <w:ins w:id="962"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63" w:author="Eric Boisvert" w:date="2016-01-04T13:17:00Z">
        <w:r w:rsidR="00057138">
          <w:rPr>
            <w:color w:val="FF0000"/>
            <w:lang w:val="en-CA"/>
          </w:rPr>
          <w:t xml:space="preserve"> because DisplacementEvent is a sub type of GeologicEvent</w:t>
        </w:r>
      </w:ins>
      <w:ins w:id="964" w:author="Eric Boisvert" w:date="2016-01-04T13:23:00Z">
        <w:r w:rsidR="000578C2">
          <w:rPr>
            <w:color w:val="FF0000"/>
            <w:lang w:val="en-CA"/>
          </w:rPr>
          <w:t xml:space="preserve"> (</w:t>
        </w:r>
      </w:ins>
      <w:ins w:id="965"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66" w:author="Eric Boisvert" w:date="2016-01-04T13:24:00Z">
        <w:r w:rsidR="000578C2">
          <w:t xml:space="preserve">Figure </w:t>
        </w:r>
        <w:r w:rsidR="000578C2">
          <w:rPr>
            <w:noProof/>
          </w:rPr>
          <w:t>6</w:t>
        </w:r>
        <w:r w:rsidR="000578C2">
          <w:rPr>
            <w:color w:val="FF0000"/>
            <w:lang w:val="en-CA"/>
          </w:rPr>
          <w:fldChar w:fldCharType="end"/>
        </w:r>
      </w:ins>
      <w:ins w:id="967" w:author="Eric Boisvert" w:date="2016-01-04T13:23:00Z">
        <w:r w:rsidR="000578C2">
          <w:rPr>
            <w:color w:val="FF0000"/>
            <w:lang w:val="en-CA"/>
          </w:rPr>
          <w:t>)</w:t>
        </w:r>
      </w:ins>
      <w:ins w:id="968" w:author="Eric Boisvert" w:date="2016-01-04T13:24:00Z">
        <w:r w:rsidR="000578C2">
          <w:rPr>
            <w:color w:val="FF0000"/>
            <w:lang w:val="en-CA"/>
          </w:rPr>
          <w:t xml:space="preserve">. </w:t>
        </w:r>
      </w:ins>
      <w:ins w:id="969"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70"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71" w:author="Eric Boisvert" w:date="2016-01-04T13:25:00Z">
        <w:r w:rsidR="000578C2">
          <w:rPr>
            <w:color w:val="FF0000"/>
            <w:lang w:val="en-CA"/>
          </w:rPr>
          <w:t>)</w:t>
        </w:r>
      </w:ins>
      <w:ins w:id="972"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73" w:author="Eric Boisvert" w:date="2016-01-04T13:17:00Z"/>
          <w:color w:val="FF0000"/>
          <w:lang w:val="en-CA"/>
        </w:rPr>
      </w:pPr>
    </w:p>
    <w:p w14:paraId="75F96929" w14:textId="4BBFE99C" w:rsidR="00057138" w:rsidRDefault="00510FBF" w:rsidP="000F4D17">
      <w:pPr>
        <w:rPr>
          <w:ins w:id="974" w:author="Eric Boisvert" w:date="2015-10-29T04:46:00Z"/>
          <w:color w:val="FF0000"/>
          <w:lang w:val="en-CA"/>
        </w:rPr>
      </w:pPr>
      <w:ins w:id="975"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2E6F45" w:rsidRPr="000150DE" w:rsidRDefault="002E6F45">
                    <w:pPr>
                      <w:pStyle w:val="Caption"/>
                      <w:rPr>
                        <w:color w:val="FF0000"/>
                      </w:rPr>
                      <w:pPrChange w:id="976" w:author="Eric Boisvert" w:date="2016-01-04T13:23:00Z">
                        <w:pPr/>
                      </w:pPrChange>
                    </w:pPr>
                    <w:bookmarkStart w:id="977" w:name="_Ref439677176"/>
                    <w:ins w:id="978" w:author="Eric Boisvert" w:date="2016-01-04T13:23:00Z">
                      <w:r>
                        <w:t xml:space="preserve">Figure </w:t>
                      </w:r>
                      <w:r>
                        <w:fldChar w:fldCharType="begin"/>
                      </w:r>
                      <w:r>
                        <w:instrText xml:space="preserve"> SEQ Figure \* ARABIC </w:instrText>
                      </w:r>
                    </w:ins>
                    <w:r>
                      <w:fldChar w:fldCharType="separate"/>
                    </w:r>
                    <w:ins w:id="979" w:author="Eric Boisvert" w:date="2016-01-06T12:52:00Z">
                      <w:r>
                        <w:rPr>
                          <w:noProof/>
                        </w:rPr>
                        <w:t>6</w:t>
                      </w:r>
                    </w:ins>
                    <w:ins w:id="980" w:author="Eric Boisvert" w:date="2016-01-04T13:23:00Z">
                      <w:r>
                        <w:fldChar w:fldCharType="end"/>
                      </w:r>
                      <w:bookmarkEnd w:id="977"/>
                      <w:r>
                        <w:t xml:space="preserve"> : DisplacementEvent as subtype of GeologicEvent</w:t>
                      </w:r>
                    </w:ins>
                  </w:p>
                </w:txbxContent>
              </v:textbox>
            </v:shape>
          </w:pict>
        </w:r>
      </w:ins>
      <w:del w:id="981"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82" w:author="Eric Boisvert" w:date="2015-10-29T04:28:00Z"/>
          <w:lang w:val="en-CA"/>
          <w:rPrChange w:id="983" w:author="Eric Boisvert" w:date="2015-10-29T04:28:00Z">
            <w:rPr>
              <w:ins w:id="984" w:author="Eric Boisvert" w:date="2015-10-29T04:28:00Z"/>
              <w:color w:val="FF0000"/>
              <w:lang w:val="en-CA"/>
            </w:rPr>
          </w:rPrChange>
        </w:rPr>
        <w:pPrChange w:id="985" w:author="Eric Boisvert" w:date="2015-10-29T04:28:00Z">
          <w:pPr>
            <w:pStyle w:val="Heading3"/>
          </w:pPr>
        </w:pPrChange>
      </w:pPr>
    </w:p>
    <w:p w14:paraId="691D93BA" w14:textId="6EA33D8E" w:rsidR="003D0B50" w:rsidRPr="00D12552" w:rsidRDefault="003D0B50" w:rsidP="001571AE">
      <w:pPr>
        <w:pStyle w:val="Heading3"/>
        <w:rPr>
          <w:lang w:val="en-CA"/>
        </w:rPr>
      </w:pPr>
      <w:bookmarkStart w:id="986" w:name="_Toc439664592"/>
      <w:r w:rsidRPr="00D12552">
        <w:rPr>
          <w:lang w:val="en-CA"/>
        </w:rPr>
        <w:t>Quantities</w:t>
      </w:r>
      <w:bookmarkEnd w:id="986"/>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87" w:author="Eric Boisvert" w:date="2015-10-29T04:29:00Z">
        <w:r w:rsidR="00946727">
          <w:rPr>
            <w:lang w:val="en-CA"/>
          </w:rPr>
          <w:t xml:space="preserve">, for </w:t>
        </w:r>
      </w:ins>
      <w:ins w:id="988" w:author="Eric Boisvert" w:date="2015-10-29T04:30:00Z">
        <w:r w:rsidR="00946727">
          <w:rPr>
            <w:lang w:val="en-CA"/>
          </w:rPr>
          <w:t>example</w:t>
        </w:r>
      </w:ins>
      <w:ins w:id="989" w:author="Eric Boisvert" w:date="2015-10-29T04:29:00Z">
        <w:r w:rsidR="00946727">
          <w:rPr>
            <w:lang w:val="en-CA"/>
          </w:rPr>
          <w:t xml:space="preserve"> UCUM.</w:t>
        </w:r>
      </w:ins>
      <w:del w:id="990"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91"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92"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93" w:name="_Ref432861816"/>
      <w:bookmarkStart w:id="994" w:name="_Toc439664593"/>
      <w:r w:rsidRPr="00D12552">
        <w:rPr>
          <w:lang w:val="en-CA"/>
        </w:rPr>
        <w:t>Code lists</w:t>
      </w:r>
      <w:bookmarkEnd w:id="993"/>
      <w:bookmarkEnd w:id="994"/>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95" w:name="_Ref432861735"/>
      <w:bookmarkStart w:id="996" w:name="_Toc439664594"/>
      <w:commentRangeStart w:id="997"/>
      <w:r w:rsidRPr="00D12552">
        <w:rPr>
          <w:lang w:val="en-CA"/>
        </w:rPr>
        <w:lastRenderedPageBreak/>
        <w:t>Code lists URI</w:t>
      </w:r>
      <w:bookmarkEnd w:id="995"/>
      <w:commentRangeEnd w:id="997"/>
      <w:r w:rsidR="00773E1B">
        <w:rPr>
          <w:rStyle w:val="CommentReference"/>
          <w:rFonts w:cs="Times New Roman"/>
          <w:b w:val="0"/>
          <w:bCs w:val="0"/>
        </w:rPr>
        <w:commentReference w:id="997"/>
      </w:r>
      <w:bookmarkEnd w:id="996"/>
    </w:p>
    <w:p w14:paraId="42F49A77" w14:textId="77777777" w:rsidR="00946727" w:rsidRDefault="00946727" w:rsidP="003D0B50">
      <w:pPr>
        <w:rPr>
          <w:ins w:id="998"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99" w:name="_Toc439664595"/>
      <w:commentRangeStart w:id="1000"/>
      <w:r w:rsidRPr="00D12552">
        <w:rPr>
          <w:lang w:val="en-CA"/>
        </w:rPr>
        <w:t>Identifier</w:t>
      </w:r>
      <w:commentRangeEnd w:id="1000"/>
      <w:r w:rsidR="000F4D17">
        <w:rPr>
          <w:rStyle w:val="CommentReference"/>
          <w:rFonts w:cs="Times New Roman"/>
          <w:b w:val="0"/>
          <w:bCs w:val="0"/>
        </w:rPr>
        <w:commentReference w:id="1000"/>
      </w:r>
      <w:bookmarkEnd w:id="999"/>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1001" w:author="Eric Boisvert" w:date="2016-01-04T13:34:00Z"/>
          <w:color w:val="FF0000"/>
          <w:lang w:val="en-CA"/>
        </w:rPr>
      </w:pPr>
    </w:p>
    <w:p w14:paraId="036CBE7B" w14:textId="435E9CB6" w:rsidR="0048717F" w:rsidRPr="00D12552" w:rsidRDefault="001A08DE" w:rsidP="00DB1F99">
      <w:pPr>
        <w:rPr>
          <w:color w:val="FF0000"/>
          <w:lang w:val="en-CA"/>
        </w:rPr>
      </w:pPr>
      <w:ins w:id="1002" w:author="Eric Boisvert" w:date="2016-01-04T13:38:00Z">
        <w:r>
          <w:rPr>
            <w:color w:val="FF0000"/>
            <w:lang w:val="en-CA"/>
          </w:rPr>
          <w:t>The URI shall point to one or more representation</w:t>
        </w:r>
      </w:ins>
      <w:ins w:id="1003" w:author="Eric Boisvert" w:date="2016-01-04T13:40:00Z">
        <w:r>
          <w:rPr>
            <w:color w:val="FF0000"/>
            <w:lang w:val="en-CA"/>
          </w:rPr>
          <w:t>s</w:t>
        </w:r>
      </w:ins>
      <w:ins w:id="1004" w:author="Eric Boisvert" w:date="2016-01-04T13:38:00Z">
        <w:r>
          <w:rPr>
            <w:color w:val="FF0000"/>
            <w:lang w:val="en-CA"/>
          </w:rPr>
          <w:t xml:space="preserve"> of the feature it identifies</w:t>
        </w:r>
      </w:ins>
      <w:ins w:id="1005" w:author="Eric Boisvert" w:date="2016-01-04T13:40:00Z">
        <w:r>
          <w:rPr>
            <w:color w:val="FF0000"/>
            <w:lang w:val="en-CA"/>
          </w:rPr>
          <w:t xml:space="preserve">.  </w:t>
        </w:r>
      </w:ins>
      <w:commentRangeStart w:id="1006"/>
      <w:ins w:id="1007"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1006"/>
      <w:ins w:id="1008" w:author="Eric Boisvert" w:date="2016-01-04T13:42:00Z">
        <w:r>
          <w:rPr>
            <w:rStyle w:val="CommentReference"/>
          </w:rPr>
          <w:commentReference w:id="1006"/>
        </w:r>
      </w:ins>
    </w:p>
    <w:p w14:paraId="308241B4" w14:textId="4C94E93C" w:rsidR="009B3BBD" w:rsidRDefault="009B3BBD" w:rsidP="009B3BBD">
      <w:pPr>
        <w:pStyle w:val="Heading2"/>
        <w:rPr>
          <w:lang w:val="en-CA"/>
        </w:rPr>
      </w:pPr>
      <w:bookmarkStart w:id="1009" w:name="_Toc439664596"/>
      <w:commentRangeStart w:id="1010"/>
      <w:r w:rsidRPr="00D12552">
        <w:rPr>
          <w:lang w:val="en-CA"/>
        </w:rPr>
        <w:t xml:space="preserve">GeoSciML </w:t>
      </w:r>
      <w:r>
        <w:rPr>
          <w:lang w:val="en-CA"/>
        </w:rPr>
        <w:t>Portrayal</w:t>
      </w:r>
      <w:r w:rsidRPr="00D12552">
        <w:rPr>
          <w:lang w:val="en-CA"/>
        </w:rPr>
        <w:t xml:space="preserve"> </w:t>
      </w:r>
      <w:ins w:id="1011" w:author="Eric Boisvert" w:date="2015-11-03T05:13:00Z">
        <w:r w:rsidR="004F0DC1">
          <w:rPr>
            <w:lang w:val="en-CA"/>
          </w:rPr>
          <w:t xml:space="preserve">Abstract </w:t>
        </w:r>
      </w:ins>
      <w:r w:rsidRPr="00D12552">
        <w:rPr>
          <w:lang w:val="en-CA"/>
        </w:rPr>
        <w:t>Requirements Class</w:t>
      </w:r>
      <w:bookmarkEnd w:id="1009"/>
      <w:commentRangeEnd w:id="1010"/>
      <w:r w:rsidR="00762332">
        <w:rPr>
          <w:rStyle w:val="CommentReference"/>
          <w:rFonts w:cs="Times New Roman"/>
          <w:b w:val="0"/>
          <w:bCs w:val="0"/>
          <w:iCs w:val="0"/>
        </w:rPr>
        <w:commentReference w:id="1010"/>
      </w:r>
    </w:p>
    <w:p w14:paraId="4015345D" w14:textId="77777777" w:rsidR="00225333" w:rsidRPr="00225333" w:rsidRDefault="00225333" w:rsidP="00BA6B31"/>
    <w:p w14:paraId="5827F7F6" w14:textId="77777777" w:rsidR="00762332" w:rsidRDefault="00762332">
      <w:pPr>
        <w:spacing w:after="0"/>
        <w:rPr>
          <w:ins w:id="1012" w:author="Eric Boisvert" w:date="2016-01-04T14:02:00Z"/>
          <w:lang w:val="en-CA"/>
        </w:rPr>
        <w:pPrChange w:id="1013" w:author="Eric Boisvert" w:date="2016-01-04T13:59:00Z">
          <w:pPr/>
        </w:pPrChange>
      </w:pPr>
      <w:ins w:id="1014" w:author="Eric Boisvert" w:date="2016-01-04T13:58:00Z">
        <w:r w:rsidRPr="00762332">
          <w:rPr>
            <w:lang w:val="en-CA"/>
          </w:rPr>
          <w:t xml:space="preserve">GeoSciML-Portrayal is </w:t>
        </w:r>
      </w:ins>
      <w:ins w:id="1015" w:author="Eric Boisvert" w:date="2016-01-04T13:59:00Z">
        <w:r>
          <w:rPr>
            <w:lang w:val="en-CA"/>
          </w:rPr>
          <w:t xml:space="preserve">a simplication of GeoSciML for map based applications. </w:t>
        </w:r>
      </w:ins>
      <w:ins w:id="1016" w:author="Eric Boisvert" w:date="2016-01-04T13:58:00Z">
        <w:r w:rsidRPr="00762332">
          <w:rPr>
            <w:lang w:val="en-CA"/>
          </w:rPr>
          <w:t xml:space="preserve"> It was developed to provide a simple schema to deliver geologic map unit, contact,</w:t>
        </w:r>
      </w:ins>
      <w:ins w:id="1017" w:author="Eric Boisvert" w:date="2016-01-04T14:00:00Z">
        <w:r>
          <w:rPr>
            <w:lang w:val="en-CA"/>
          </w:rPr>
          <w:t xml:space="preserve"> borehole, samples, </w:t>
        </w:r>
        <w:proofErr w:type="gramStart"/>
        <w:r>
          <w:rPr>
            <w:lang w:val="en-CA"/>
          </w:rPr>
          <w:t>geomorphologic</w:t>
        </w:r>
        <w:proofErr w:type="gramEnd"/>
        <w:r>
          <w:rPr>
            <w:lang w:val="en-CA"/>
          </w:rPr>
          <w:t xml:space="preserve"> unit </w:t>
        </w:r>
      </w:ins>
      <w:ins w:id="1018" w:author="Eric Boisvert" w:date="2016-01-04T13:58:00Z">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ins>
    </w:p>
    <w:p w14:paraId="60A25A8F" w14:textId="77777777" w:rsidR="00762332" w:rsidRDefault="00762332">
      <w:pPr>
        <w:spacing w:after="0"/>
        <w:rPr>
          <w:ins w:id="1019" w:author="Eric Boisvert" w:date="2016-01-04T14:02:00Z"/>
          <w:lang w:val="en-CA"/>
        </w:rPr>
        <w:pPrChange w:id="1020" w:author="Eric Boisvert" w:date="2016-01-04T13:59:00Z">
          <w:pPr/>
        </w:pPrChange>
      </w:pPr>
    </w:p>
    <w:p w14:paraId="4F7915F6" w14:textId="77777777" w:rsidR="00762332" w:rsidRDefault="00762332">
      <w:pPr>
        <w:spacing w:after="0"/>
        <w:rPr>
          <w:ins w:id="1021" w:author="Eric Boisvert" w:date="2016-01-04T14:02:00Z"/>
          <w:lang w:val="en-CA"/>
        </w:rPr>
        <w:pPrChange w:id="1022" w:author="Eric Boisvert" w:date="2016-01-04T13:59:00Z">
          <w:pPr/>
        </w:pPrChange>
      </w:pPr>
      <w:ins w:id="1023" w:author="Eric Boisvert" w:date="2016-01-04T13:58:00Z">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ins>
    </w:p>
    <w:p w14:paraId="535C555D" w14:textId="77777777" w:rsidR="00762332" w:rsidRDefault="00762332">
      <w:pPr>
        <w:spacing w:after="0"/>
        <w:rPr>
          <w:ins w:id="1024" w:author="Eric Boisvert" w:date="2016-01-04T14:02:00Z"/>
          <w:lang w:val="en-CA"/>
        </w:rPr>
        <w:pPrChange w:id="1025" w:author="Eric Boisvert" w:date="2016-01-04T13:59:00Z">
          <w:pPr/>
        </w:pPrChange>
      </w:pPr>
    </w:p>
    <w:p w14:paraId="1843B8DD" w14:textId="77777777" w:rsidR="00762332" w:rsidRDefault="00762332">
      <w:pPr>
        <w:spacing w:after="0"/>
        <w:rPr>
          <w:ins w:id="1026" w:author="Eric Boisvert" w:date="2016-01-04T14:02:00Z"/>
          <w:lang w:val="en-CA"/>
        </w:rPr>
        <w:pPrChange w:id="1027" w:author="Eric Boisvert" w:date="2016-01-04T13:59:00Z">
          <w:pPr/>
        </w:pPrChange>
      </w:pPr>
      <w:ins w:id="1028" w:author="Eric Boisvert" w:date="2016-01-04T13:58:00Z">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ins>
    </w:p>
    <w:p w14:paraId="209FFEED" w14:textId="7917B539" w:rsidR="00BA6B31" w:rsidDel="00762332" w:rsidRDefault="00BA6B31">
      <w:pPr>
        <w:spacing w:after="0"/>
        <w:rPr>
          <w:del w:id="1029" w:author="Eric Boisvert" w:date="2016-01-04T13:58:00Z"/>
          <w:lang w:val="en-CA"/>
        </w:rPr>
        <w:pPrChange w:id="1030" w:author="Eric Boisvert" w:date="2016-01-04T13:59:00Z">
          <w:pPr/>
        </w:pPrChange>
      </w:pPr>
      <w:del w:id="1031" w:author="Eric Boisvert" w:date="2016-01-04T13:58:00Z">
        <w:r w:rsidRPr="00BA6B31" w:rsidDel="00762332">
          <w:rPr>
            <w:lang w:val="en-CA"/>
          </w:rPr>
          <w:lastRenderedPageBreak/>
          <w:delText>The GeoSciML-Portrayal schema standardises the interaction (request/response formats) with layer-based map services</w:delText>
        </w:r>
        <w:r w:rsidDel="00762332">
          <w:rPr>
            <w:lang w:val="en-CA"/>
          </w:rPr>
          <w:delText xml:space="preserve"> or GIS applications</w:delText>
        </w:r>
        <w:r w:rsidRPr="00BA6B31" w:rsidDel="00762332">
          <w:rPr>
            <w:lang w:val="en-CA"/>
          </w:rPr>
          <w:delText xml:space="preserve">. It is best thought of as a view </w:delText>
        </w:r>
        <w:r w:rsidDel="00762332">
          <w:rPr>
            <w:lang w:val="en-CA"/>
          </w:rPr>
          <w:delText xml:space="preserve">of GeoSciML </w:delText>
        </w:r>
      </w:del>
      <w:del w:id="1032" w:author="Eric Boisvert" w:date="2016-01-04T13:44:00Z">
        <w:r w:rsidDel="005A0B38">
          <w:rPr>
            <w:lang w:val="en-CA"/>
          </w:rPr>
          <w:delText xml:space="preserve">data </w:delText>
        </w:r>
      </w:del>
      <w:del w:id="1033" w:author="Eric Boisvert" w:date="2016-01-04T13:58:00Z">
        <w:r w:rsidDel="00762332">
          <w:rPr>
            <w:lang w:val="en-CA"/>
          </w:rPr>
          <w:delText>that denormalis</w:delText>
        </w:r>
        <w:r w:rsidRPr="00BA6B31" w:rsidDel="00762332">
          <w:rPr>
            <w:lang w:val="en-CA"/>
          </w:rPr>
          <w:delText xml:space="preserve">es the data </w:delText>
        </w:r>
      </w:del>
      <w:del w:id="1034" w:author="Eric Boisvert" w:date="2016-01-04T13:44:00Z">
        <w:r w:rsidRPr="00BA6B31" w:rsidDel="005A0B38">
          <w:rPr>
            <w:lang w:val="en-CA"/>
          </w:rPr>
          <w:delText xml:space="preserve">and </w:delText>
        </w:r>
      </w:del>
      <w:del w:id="1035" w:author="Eric Boisvert" w:date="2016-01-04T13:58:00Z">
        <w:r w:rsidRPr="00BA6B31" w:rsidDel="00762332">
          <w:rPr>
            <w:lang w:val="en-CA"/>
          </w:rPr>
          <w:delText xml:space="preserve">concatenates complex property values into single, human-readable, labels </w:delText>
        </w:r>
      </w:del>
      <w:del w:id="1036" w:author="Eric Boisvert" w:date="2016-01-04T13:44:00Z">
        <w:r w:rsidRPr="00BA6B31" w:rsidDel="005A0B38">
          <w:rPr>
            <w:lang w:val="en-CA"/>
          </w:rPr>
          <w:delText xml:space="preserve">and </w:delText>
        </w:r>
      </w:del>
      <w:del w:id="1037" w:author="Eric Boisvert" w:date="2016-01-04T13:58:00Z">
        <w:r w:rsidRPr="00BA6B31" w:rsidDel="00762332">
          <w:rPr>
            <w:lang w:val="en-CA"/>
          </w:rPr>
          <w:delText>returns single, representative</w:delText>
        </w:r>
      </w:del>
      <w:del w:id="1038" w:author="Eric Boisvert" w:date="2016-01-04T13:46:00Z">
        <w:r w:rsidRPr="00BA6B31" w:rsidDel="005A0B38">
          <w:rPr>
            <w:lang w:val="en-CA"/>
          </w:rPr>
          <w:delText>,</w:delText>
        </w:r>
      </w:del>
      <w:del w:id="1039" w:author="Eric Boisvert" w:date="2016-01-04T13:58:00Z">
        <w:r w:rsidRPr="00BA6B31" w:rsidDel="00762332">
          <w:rPr>
            <w:lang w:val="en-CA"/>
          </w:rPr>
          <w:delText xml:space="preserve"> values from controlled vocabularies for </w:delText>
        </w:r>
      </w:del>
      <w:del w:id="1040" w:author="Eric Boisvert" w:date="2016-01-04T13:44:00Z">
        <w:r w:rsidRPr="00BA6B31" w:rsidDel="005A0B38">
          <w:rPr>
            <w:lang w:val="en-CA"/>
          </w:rPr>
          <w:delText xml:space="preserve">properties </w:delText>
        </w:r>
      </w:del>
      <w:del w:id="1041" w:author="Eric Boisvert" w:date="2016-01-04T13:58:00Z">
        <w:r w:rsidRPr="00BA6B31" w:rsidDel="00762332">
          <w:rPr>
            <w:lang w:val="en-CA"/>
          </w:rPr>
          <w:delText xml:space="preserve">multi-valued properties </w:delText>
        </w:r>
      </w:del>
      <w:del w:id="1042" w:author="Eric Boisvert" w:date="2016-01-04T13:45:00Z">
        <w:r w:rsidRPr="00BA6B31" w:rsidDel="005A0B38">
          <w:rPr>
            <w:lang w:val="en-CA"/>
          </w:rPr>
          <w:delText>that can be used when</w:delText>
        </w:r>
      </w:del>
      <w:del w:id="1043" w:author="Eric Boisvert" w:date="2016-01-04T13:58:00Z">
        <w:r w:rsidRPr="00BA6B31" w:rsidDel="00762332">
          <w:rPr>
            <w:lang w:val="en-CA"/>
          </w:rPr>
          <w:delText xml:space="preserve"> generating thematic maps</w:delText>
        </w:r>
      </w:del>
      <w:del w:id="1044" w:author="Eric Boisvert" w:date="2016-01-04T13:45:00Z">
        <w:r w:rsidRPr="00BA6B31" w:rsidDel="005A0B38">
          <w:rPr>
            <w:lang w:val="en-CA"/>
          </w:rPr>
          <w:delText xml:space="preserve">, or portrayals, of the data. </w:delText>
        </w:r>
      </w:del>
    </w:p>
    <w:p w14:paraId="4E6BD8EC" w14:textId="77777777" w:rsidR="00762332" w:rsidRDefault="00762332">
      <w:pPr>
        <w:spacing w:after="0"/>
        <w:ind w:left="720"/>
        <w:rPr>
          <w:ins w:id="1045" w:author="Eric Boisvert" w:date="2016-01-04T13:59:00Z"/>
          <w:lang w:val="en-CA"/>
        </w:rPr>
        <w:pPrChange w:id="1046" w:author="Eric Boisvert" w:date="2016-01-04T13:58:00Z">
          <w:pPr/>
        </w:pPrChange>
      </w:pPr>
    </w:p>
    <w:p w14:paraId="35039D1F" w14:textId="21A55F5D" w:rsidR="00792D31" w:rsidRDefault="00510FBF" w:rsidP="00792D31">
      <w:pPr>
        <w:keepNext/>
      </w:pPr>
      <w:del w:id="1047" w:author="Eric Boisvert" w:date="2016-01-04T13:58:00Z">
        <w:r>
          <w:rPr>
            <w:noProof/>
            <w:sz w:val="0"/>
            <w:szCs w:val="0"/>
            <w:lang w:val="en-CA" w:eastAsia="en-CA"/>
          </w:rPr>
          <w:pict w14:anchorId="4B2CE7D0">
            <v:shape id="Image 95" o:spid="_x0000_i1031" type="#_x0000_t75" style="width:391.15pt;height:439pt;visibility:visible;mso-wrap-style:square">
              <v:imagedata r:id="rId19" o:title=""/>
            </v:shape>
          </w:pict>
        </w:r>
      </w:del>
    </w:p>
    <w:p w14:paraId="66AF6BA0" w14:textId="77777777"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1048" w:author="Eric Boisvert" w:date="2016-01-06T12:52:00Z">
        <w:r w:rsidR="001D79AD">
          <w:rPr>
            <w:noProof/>
          </w:rPr>
          <w:t>7</w:t>
        </w:r>
      </w:ins>
      <w:del w:id="1049" w:author="Eric Boisvert" w:date="2015-10-30T04:23:00Z">
        <w:r w:rsidR="00090DCF" w:rsidDel="007D2867">
          <w:rPr>
            <w:noProof/>
          </w:rPr>
          <w:delText>6</w:delText>
        </w:r>
      </w:del>
      <w:r w:rsidR="00673E83">
        <w:rPr>
          <w:noProof/>
        </w:rPr>
        <w:fldChar w:fldCharType="end"/>
      </w:r>
      <w:r>
        <w:t xml:space="preserve"> : Package dependency for GeoSciML Portrayal</w:t>
      </w:r>
    </w:p>
    <w:p w14:paraId="0D63EA0D" w14:textId="77777777" w:rsidR="00762332" w:rsidRDefault="00762332" w:rsidP="00BA6B31">
      <w:pPr>
        <w:rPr>
          <w:ins w:id="1050" w:author="Eric Boisvert" w:date="2016-01-04T14:04:00Z"/>
          <w:lang w:val="en-CA"/>
        </w:rPr>
      </w:pPr>
      <w:ins w:id="1051" w:author="Eric Boisvert" w:date="2016-01-04T14:03:00Z">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xml:space="preserve">, gml:LineString, gml:Curve, gml:Polygon, gml:Surface, </w:t>
        </w:r>
        <w:r w:rsidRPr="00762332">
          <w:rPr>
            <w:lang w:val="en-CA"/>
          </w:rPr>
          <w:lastRenderedPageBreak/>
          <w:t>gml:MultiPoint, gml:MultiCurve, gml:MultiSurface and multi-geometry types consisting of collections of these base types.</w:t>
        </w:r>
      </w:ins>
    </w:p>
    <w:p w14:paraId="720977A0" w14:textId="1A4DFCA9" w:rsidR="00B9320B" w:rsidRPr="00B9320B" w:rsidRDefault="00B9320B" w:rsidP="00B9320B">
      <w:pPr>
        <w:rPr>
          <w:ins w:id="1052" w:author="Eric Boisvert" w:date="2016-01-04T14:04:00Z"/>
          <w:lang w:val="en-CA"/>
        </w:rPr>
      </w:pPr>
      <w:ins w:id="1053" w:author="Eric Boisvert" w:date="2016-01-04T14:04:00Z">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054"/>
        <w:r w:rsidRPr="00B9320B">
          <w:rPr>
            <w:lang w:val="en-CA"/>
          </w:rPr>
          <w:t>In robust services</w:t>
        </w:r>
      </w:ins>
      <w:commentRangeEnd w:id="1054"/>
      <w:ins w:id="1055" w:author="Eric Boisvert" w:date="2016-01-04T14:05:00Z">
        <w:r>
          <w:rPr>
            <w:rStyle w:val="CommentReference"/>
          </w:rPr>
          <w:commentReference w:id="1054"/>
        </w:r>
      </w:ins>
      <w:ins w:id="1056" w:author="Eric Boisvert" w:date="2016-01-04T14:04:00Z">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ins>
    </w:p>
    <w:p w14:paraId="17F06D0B" w14:textId="64296ABE" w:rsidR="00B9320B" w:rsidRDefault="00B9320B" w:rsidP="00BA6B31">
      <w:pPr>
        <w:rPr>
          <w:ins w:id="1057" w:author="Eric Boisvert" w:date="2016-01-04T15:13:00Z"/>
          <w:lang w:val="en-CA"/>
        </w:rPr>
      </w:pPr>
      <w:ins w:id="1058" w:author="Eric Boisvert" w:date="2016-01-04T14:04:00Z">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ins>
    </w:p>
    <w:p w14:paraId="16A16E55" w14:textId="4D16A101" w:rsidR="00155303" w:rsidRDefault="00BA6B31" w:rsidP="00BA6B31">
      <w:pPr>
        <w:rPr>
          <w:lang w:val="en-CA"/>
        </w:rPr>
      </w:pPr>
      <w:del w:id="1059" w:author="Eric Boisvert" w:date="2016-01-04T14:03:00Z">
        <w:r w:rsidRPr="00BA6B31" w:rsidDel="00762332">
          <w:rPr>
            <w:lang w:val="en-CA"/>
          </w:rPr>
          <w:delText xml:space="preserve">It is separate </w:delText>
        </w:r>
      </w:del>
      <w:del w:id="1060" w:author="Eric Boisvert" w:date="2016-01-04T13:46:00Z">
        <w:r w:rsidRPr="00BA6B31" w:rsidDel="005A0B38">
          <w:rPr>
            <w:lang w:val="en-CA"/>
          </w:rPr>
          <w:delText>to</w:delText>
        </w:r>
      </w:del>
      <w:del w:id="1061" w:author="Eric Boisvert" w:date="2016-01-04T14:03:00Z">
        <w:r w:rsidRPr="00BA6B31" w:rsidDel="00762332">
          <w:rPr>
            <w:lang w:val="en-CA"/>
          </w:rPr>
          <w:delText>, but harmonized with, GeoSciML and conforms to the level 0 of the Simple Features Profile for GML (</w:delText>
        </w:r>
        <w:r w:rsidDel="00762332">
          <w:rPr>
            <w:lang w:val="en-CA"/>
          </w:rPr>
          <w:delText>OGC 10-</w:delText>
        </w:r>
        <w:r w:rsidR="00112EA6" w:rsidDel="00762332">
          <w:rPr>
            <w:lang w:val="en-CA"/>
          </w:rPr>
          <w:delText>100</w:delText>
        </w:r>
        <w:r w:rsidDel="00762332">
          <w:rPr>
            <w:lang w:val="en-CA"/>
          </w:rPr>
          <w:delText>r2</w:delText>
        </w:r>
        <w:r w:rsidRPr="00BA6B31" w:rsidDel="00762332">
          <w:rPr>
            <w:lang w:val="en-CA"/>
          </w:rPr>
          <w:delText xml:space="preserve">). </w:delText>
        </w:r>
      </w:del>
      <w:del w:id="1062" w:author="Eric Boisvert" w:date="2016-01-04T13:48:00Z">
        <w:r w:rsidRPr="00BA6B31" w:rsidDel="0068203A">
          <w:rPr>
            <w:lang w:val="en-CA"/>
          </w:rPr>
          <w:delText>Labels</w:delText>
        </w:r>
      </w:del>
      <w:del w:id="1063" w:author="Eric Boisvert" w:date="2016-01-04T13:46:00Z">
        <w:r w:rsidRPr="00BA6B31" w:rsidDel="005A0B38">
          <w:rPr>
            <w:lang w:val="en-CA"/>
          </w:rPr>
          <w:delText>,</w:delText>
        </w:r>
      </w:del>
      <w:del w:id="1064" w:author="Eric Boisvert" w:date="2016-01-04T13:48:00Z">
        <w:r w:rsidRPr="00BA6B31" w:rsidDel="0068203A">
          <w:rPr>
            <w:lang w:val="en-CA"/>
          </w:rPr>
          <w:delText xml:space="preserve"> </w:delText>
        </w:r>
        <w:r w:rsidDel="0068203A">
          <w:rPr>
            <w:lang w:val="en-CA"/>
          </w:rPr>
          <w:delText xml:space="preserve">are </w:delText>
        </w:r>
        <w:r w:rsidRPr="00BA6B31" w:rsidDel="0068203A">
          <w:rPr>
            <w:lang w:val="en-CA"/>
          </w:rPr>
          <w:delText xml:space="preserve">'free-text' fields that </w:delText>
        </w:r>
        <w:r w:rsidDel="0068203A">
          <w:rPr>
            <w:lang w:val="en-CA"/>
          </w:rPr>
          <w:delText xml:space="preserve">are </w:delText>
        </w:r>
        <w:r w:rsidRPr="00BA6B31" w:rsidDel="0068203A">
          <w:rPr>
            <w:lang w:val="en-CA"/>
          </w:rPr>
          <w:delText>, in robust services, well-structured summaries of complex GeoSciML data, while the representative thematic properties will be URIs of concepts in a controlled vocabulary (for example CGI Simple Lithology).</w:delText>
        </w:r>
      </w:del>
      <w:del w:id="1065" w:author="Eric Boisvert" w:date="2016-01-04T14:03:00Z">
        <w:r w:rsidRPr="00BA6B31" w:rsidDel="00762332">
          <w:rPr>
            <w:lang w:val="en-CA"/>
          </w:rPr>
          <w:delText xml:space="preserve"> </w:delText>
        </w:r>
      </w:del>
      <w:del w:id="1066" w:author="Eric Boisvert" w:date="2016-01-04T13:51:00Z">
        <w:r w:rsidRPr="00BA6B31" w:rsidDel="0068203A">
          <w:rPr>
            <w:lang w:val="en-CA"/>
          </w:rPr>
          <w:delText>There will also be links, via identifier URIs, providing hooks to ful</w:delText>
        </w:r>
        <w:r w:rsidDel="0068203A">
          <w:rPr>
            <w:lang w:val="en-CA"/>
          </w:rPr>
          <w:delText xml:space="preserve">l GeoSciML representations of </w:delText>
        </w:r>
        <w:r w:rsidRPr="00BA6B31" w:rsidDel="0068203A">
          <w:rPr>
            <w:lang w:val="en-CA"/>
          </w:rPr>
          <w:delText>the geologic feature in question.</w:delText>
        </w:r>
      </w:del>
      <w:del w:id="1067" w:author="Eric Boisvert" w:date="2016-01-04T13:52:00Z">
        <w:r w:rsidRPr="00BA6B31" w:rsidDel="0068203A">
          <w:rPr>
            <w:lang w:val="en-CA"/>
          </w:rPr>
          <w:delText xml:space="preserve"> </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1068" w:author="Eric Boisvert" w:date="2015-10-29T05:09:00Z">
              <w:r w:rsidR="00A10684">
                <w:rPr>
                  <w:rFonts w:eastAsia="MS Mincho"/>
                  <w:b/>
                  <w:color w:val="FF0000"/>
                  <w:sz w:val="22"/>
                  <w:lang w:val="en-CA"/>
                </w:rPr>
                <w:t>0</w:t>
              </w:r>
            </w:ins>
            <w:del w:id="1069"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9E28CA" w:rsidRPr="00D12552" w14:paraId="779585E0" w14:textId="77777777" w:rsidTr="00380908">
        <w:trPr>
          <w:ins w:id="1070" w:author="Eric Boisvert" w:date="2016-01-05T08:26:00Z"/>
        </w:trPr>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ins w:id="1071" w:author="Eric Boisvert" w:date="2016-01-05T08:26:00Z"/>
                <w:rFonts w:eastAsia="MS Mincho"/>
                <w:lang w:val="en-CA"/>
              </w:rPr>
            </w:pPr>
            <w:ins w:id="1072" w:author="Eric Boisvert" w:date="2016-01-05T08:26: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ins w:id="1073" w:author="Eric Boisvert" w:date="2016-01-05T08:26:00Z"/>
                <w:rFonts w:eastAsia="MS Mincho"/>
                <w:b/>
                <w:color w:val="FF0000"/>
                <w:sz w:val="22"/>
                <w:lang w:val="en-CA"/>
              </w:rPr>
            </w:pPr>
            <w:ins w:id="1074" w:author="Eric Boisvert" w:date="2016-01-05T08:26:00Z">
              <w:r>
                <w:rPr>
                  <w:rFonts w:eastAsia="MS Mincho"/>
                  <w:b/>
                  <w:color w:val="FF0000"/>
                  <w:sz w:val="22"/>
                  <w:lang w:val="en-CA"/>
                </w:rPr>
                <w:t>ISO 8601 (Date and Time format)</w:t>
              </w:r>
            </w:ins>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rPr>
          <w:ins w:id="1075" w:author="Eric Boisvert" w:date="2016-01-07T08:33:00Z"/>
        </w:trPr>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ins w:id="1076" w:author="Eric Boisvert" w:date="2016-01-07T08:33:00Z"/>
                <w:rFonts w:eastAsia="MS Mincho"/>
                <w:lang w:val="en-CA"/>
              </w:rPr>
            </w:pPr>
            <w:ins w:id="1077" w:author="Eric Boisvert" w:date="2016-01-07T08:33: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ins w:id="1078" w:author="Eric Boisvert" w:date="2016-01-07T08:33:00Z"/>
                <w:rFonts w:eastAsia="MS Mincho"/>
                <w:b/>
                <w:color w:val="0000FF"/>
                <w:sz w:val="22"/>
                <w:lang w:val="en-CA"/>
              </w:rPr>
            </w:pPr>
            <w:ins w:id="1079" w:author="Eric Boisvert" w:date="2016-01-07T08:34:00Z">
              <w:r>
                <w:rPr>
                  <w:rFonts w:eastAsia="MS Mincho"/>
                  <w:b/>
                  <w:color w:val="0000FF"/>
                  <w:sz w:val="22"/>
                  <w:lang w:val="en-CA"/>
                </w:rPr>
                <w:t>RFC 3896 (HTTP URI)</w:t>
              </w:r>
            </w:ins>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ins w:id="1080" w:author="Eric Boisvert" w:date="2016-01-07T13:25:00Z"/>
          <w:lang w:val="en-CA"/>
        </w:rPr>
      </w:pPr>
      <w:bookmarkStart w:id="1081" w:name="_Toc439664597"/>
      <w:ins w:id="1082" w:author="Eric Boisvert" w:date="2016-01-07T13:25:00Z">
        <w:r>
          <w:rPr>
            <w:lang w:val="en-CA"/>
          </w:rPr>
          <w:lastRenderedPageBreak/>
          <w:t>Portrayal views</w:t>
        </w:r>
      </w:ins>
    </w:p>
    <w:p w14:paraId="76A69939" w14:textId="77F97E28" w:rsidR="00A90399" w:rsidRPr="006808A7" w:rsidRDefault="00A90399" w:rsidP="006808A7">
      <w:pPr>
        <w:pStyle w:val="Heading4"/>
        <w:rPr>
          <w:rPrChange w:id="1083" w:author="Eric Boisvert" w:date="2016-01-07T13:26:00Z">
            <w:rPr>
              <w:lang w:val="en-CA"/>
            </w:rPr>
          </w:rPrChange>
        </w:rPr>
        <w:pPrChange w:id="1084" w:author="Eric Boisvert" w:date="2016-01-07T13:26:00Z">
          <w:pPr>
            <w:pStyle w:val="Heading3"/>
          </w:pPr>
        </w:pPrChange>
      </w:pPr>
      <w:r w:rsidRPr="006808A7">
        <w:rPr>
          <w:rPrChange w:id="1085" w:author="Eric Boisvert" w:date="2016-01-07T13:26:00Z">
            <w:rPr>
              <w:lang w:val="en-CA"/>
            </w:rPr>
          </w:rPrChange>
        </w:rPr>
        <w:t>Geometry type</w:t>
      </w:r>
      <w:bookmarkEnd w:id="1081"/>
    </w:p>
    <w:p w14:paraId="705123CE" w14:textId="2CF84489" w:rsidR="00A90399" w:rsidRPr="00A90399" w:rsidRDefault="00A90399" w:rsidP="00A90399">
      <w:pPr>
        <w:rPr>
          <w:lang w:val="en-CA"/>
        </w:rPr>
      </w:pPr>
      <w:r>
        <w:rPr>
          <w:lang w:val="en-CA"/>
        </w:rPr>
        <w:t xml:space="preserve">A </w:t>
      </w:r>
      <w:del w:id="1086" w:author="Eric Boisvert" w:date="2015-10-29T04:48:00Z">
        <w:r w:rsidDel="000F4D17">
          <w:rPr>
            <w:lang w:val="en-CA"/>
          </w:rPr>
          <w:delText>data instance</w:delText>
        </w:r>
      </w:del>
      <w:ins w:id="1087"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6808A7">
      <w:pPr>
        <w:pStyle w:val="Heading4"/>
        <w:rPr>
          <w:lang w:val="en-CA"/>
        </w:rPr>
        <w:pPrChange w:id="1088" w:author="Eric Boisvert" w:date="2016-01-07T13:26:00Z">
          <w:pPr>
            <w:pStyle w:val="Heading3"/>
          </w:pPr>
        </w:pPrChange>
      </w:pPr>
      <w:bookmarkStart w:id="1089" w:name="_Toc439664598"/>
      <w:del w:id="1090" w:author="Eric Boisvert" w:date="2015-10-29T04:54:00Z">
        <w:r w:rsidDel="00432BE6">
          <w:rPr>
            <w:lang w:val="en-CA"/>
          </w:rPr>
          <w:delText>Multiple values</w:delText>
        </w:r>
      </w:del>
      <w:ins w:id="1091" w:author="Eric Boisvert" w:date="2015-10-29T04:54:00Z">
        <w:r w:rsidR="00432BE6">
          <w:rPr>
            <w:lang w:val="en-CA"/>
          </w:rPr>
          <w:t>String properties</w:t>
        </w:r>
      </w:ins>
      <w:bookmarkEnd w:id="1089"/>
    </w:p>
    <w:p w14:paraId="2043E883" w14:textId="793C53E8" w:rsidR="00A90399" w:rsidRPr="00A90399" w:rsidRDefault="00A90399" w:rsidP="00A90399">
      <w:pPr>
        <w:rPr>
          <w:lang w:val="en-CA"/>
        </w:rPr>
      </w:pPr>
      <w:del w:id="1092" w:author="Eric Boisvert" w:date="2015-10-29T04:54:00Z">
        <w:r w:rsidDel="00432BE6">
          <w:rPr>
            <w:lang w:val="en-CA"/>
          </w:rPr>
          <w:delText>A property that lists a collection shall delimit the values using commas</w:delText>
        </w:r>
      </w:del>
      <w:ins w:id="1093" w:author="Eric Boisvert" w:date="2015-10-29T04:54:00Z">
        <w:r w:rsidR="00432BE6">
          <w:rPr>
            <w:lang w:val="en-CA"/>
          </w:rPr>
          <w:t xml:space="preserve">String properties should </w:t>
        </w:r>
      </w:ins>
      <w:ins w:id="1094" w:author="Eric Boisvert" w:date="2015-10-29T04:55:00Z">
        <w:r w:rsidR="00432BE6">
          <w:rPr>
            <w:lang w:val="en-CA"/>
          </w:rPr>
          <w:t>provide information easily readable by human</w:t>
        </w:r>
      </w:ins>
      <w:ins w:id="1095" w:author="Eric Boisvert" w:date="2015-10-29T04:56:00Z">
        <w:r w:rsidR="00432BE6">
          <w:rPr>
            <w:lang w:val="en-CA"/>
          </w:rPr>
          <w:t>.  The intent of string field is to display, not to query.</w:t>
        </w:r>
      </w:ins>
      <w:ins w:id="1096" w:author="Eric Boisvert" w:date="2016-01-06T13:45:00Z">
        <w:r w:rsidR="00263FE6">
          <w:rPr>
            <w:lang w:val="en-CA"/>
          </w:rPr>
          <w:t xml:space="preserve">  The string properties can be translated </w:t>
        </w:r>
      </w:ins>
      <w:ins w:id="1097" w:author="Eric Boisvert" w:date="2016-01-06T13:46:00Z">
        <w:r w:rsidR="00263FE6">
          <w:rPr>
            <w:lang w:val="en-CA"/>
          </w:rPr>
          <w:t xml:space="preserve">according to the language of the user </w:t>
        </w:r>
      </w:ins>
      <w:ins w:id="1098" w:author="Eric Boisvert" w:date="2016-01-06T13:45:00Z">
        <w:r w:rsidR="00263FE6">
          <w:rPr>
            <w:lang w:val="en-CA"/>
          </w:rPr>
          <w:t>as needed while URI should not.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1099" w:author="Eric Boisvert" w:date="2015-10-29T04:55:00Z">
              <w:r w:rsidDel="00432BE6">
                <w:rPr>
                  <w:rStyle w:val="requri"/>
                  <w:lang w:val="en-CA"/>
                </w:rPr>
                <w:delText>multiple</w:delText>
              </w:r>
            </w:del>
            <w:ins w:id="1100" w:author="Eric Boisvert" w:date="2015-10-29T04:55:00Z">
              <w:r w:rsidR="00432BE6">
                <w:rPr>
                  <w:rStyle w:val="requri"/>
                  <w:lang w:val="en-CA"/>
                </w:rPr>
                <w:t>string</w:t>
              </w:r>
            </w:ins>
          </w:p>
        </w:tc>
        <w:tc>
          <w:tcPr>
            <w:tcW w:w="4678" w:type="dxa"/>
            <w:tcBorders>
              <w:left w:val="nil"/>
            </w:tcBorders>
            <w:shd w:val="clear" w:color="auto" w:fill="auto"/>
          </w:tcPr>
          <w:p w14:paraId="5466CB6E" w14:textId="1957CE6A" w:rsidR="00A90399" w:rsidRPr="00D12552" w:rsidRDefault="00A1185A" w:rsidP="0068203A">
            <w:pPr>
              <w:pStyle w:val="Tabletext10"/>
              <w:jc w:val="left"/>
              <w:rPr>
                <w:rStyle w:val="reqtext"/>
                <w:lang w:val="en-CA"/>
              </w:rPr>
            </w:pPr>
            <w:del w:id="1101"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1102" w:author="Eric Boisvert" w:date="2015-10-29T04:55:00Z">
              <w:r w:rsidR="00432BE6">
                <w:rPr>
                  <w:rStyle w:val="reqtext"/>
                  <w:lang w:val="en-CA"/>
                </w:rPr>
                <w:t>Properties of type “CharacterS</w:t>
              </w:r>
            </w:ins>
            <w:ins w:id="1103" w:author="Eric Boisvert" w:date="2015-10-29T04:56:00Z">
              <w:r w:rsidR="00432BE6">
                <w:rPr>
                  <w:rStyle w:val="reqtext"/>
                  <w:lang w:val="en-CA"/>
                </w:rPr>
                <w:t>tring” SHOULD contain human readable text.</w:t>
              </w:r>
            </w:ins>
            <w:del w:id="1104" w:author="Eric Boisvert" w:date="2015-10-29T04:56:00Z">
              <w:r w:rsidR="00A90399" w:rsidDel="00432BE6">
                <w:rPr>
                  <w:rStyle w:val="reqtext"/>
                  <w:lang w:val="en-CA"/>
                </w:rPr>
                <w:delText xml:space="preserve"> </w:delText>
              </w:r>
            </w:del>
          </w:p>
        </w:tc>
      </w:tr>
    </w:tbl>
    <w:p w14:paraId="02655CF0" w14:textId="77777777" w:rsidR="000C65F3" w:rsidRDefault="000C65F3" w:rsidP="00A90399">
      <w:pPr>
        <w:rPr>
          <w:ins w:id="1105" w:author="Eric Boisvert" w:date="2016-01-06T14:20:00Z"/>
          <w:color w:val="FF0000"/>
          <w:lang w:val="en-CA"/>
        </w:rPr>
      </w:pPr>
    </w:p>
    <w:p w14:paraId="4514AC15" w14:textId="451A84D6" w:rsidR="00CD1A35" w:rsidRPr="006808A7" w:rsidRDefault="00CD1A35" w:rsidP="006808A7">
      <w:pPr>
        <w:pStyle w:val="Heading4"/>
        <w:rPr>
          <w:ins w:id="1106" w:author="Eric Boisvert" w:date="2016-01-06T14:20:00Z"/>
          <w:rPrChange w:id="1107" w:author="Eric Boisvert" w:date="2016-01-07T13:26:00Z">
            <w:rPr>
              <w:ins w:id="1108" w:author="Eric Boisvert" w:date="2016-01-06T14:20:00Z"/>
              <w:lang w:val="en-CA"/>
            </w:rPr>
          </w:rPrChange>
        </w:rPr>
        <w:pPrChange w:id="1109" w:author="Eric Boisvert" w:date="2016-01-07T13:26:00Z">
          <w:pPr/>
        </w:pPrChange>
      </w:pPr>
      <w:bookmarkStart w:id="1110" w:name="_Ref439853500"/>
      <w:ins w:id="1111" w:author="Eric Boisvert" w:date="2016-01-06T14:20:00Z">
        <w:r w:rsidRPr="006808A7">
          <w:rPr>
            <w:rPrChange w:id="1112" w:author="Eric Boisvert" w:date="2016-01-07T13:26:00Z">
              <w:rPr>
                <w:lang w:val="en-CA"/>
              </w:rPr>
            </w:rPrChange>
          </w:rPr>
          <w:t>Formal Syntax</w:t>
        </w:r>
        <w:bookmarkEnd w:id="1110"/>
      </w:ins>
    </w:p>
    <w:p w14:paraId="4867D790" w14:textId="77777777" w:rsidR="00CD1A35" w:rsidRDefault="00CD1A35" w:rsidP="00A90399">
      <w:pPr>
        <w:rPr>
          <w:ins w:id="1113" w:author="Eric Boisvert" w:date="2016-01-06T14:20:00Z"/>
          <w:color w:val="FF0000"/>
          <w:lang w:val="en-CA"/>
        </w:rPr>
      </w:pPr>
    </w:p>
    <w:p w14:paraId="3D58555F" w14:textId="61DD3DC0" w:rsidR="00CD1A35" w:rsidRDefault="00CD1A35" w:rsidP="00A90399">
      <w:pPr>
        <w:rPr>
          <w:ins w:id="1114" w:author="Eric Boisvert" w:date="2016-01-07T08:24:00Z"/>
          <w:color w:val="FF0000"/>
          <w:lang w:val="en-CA"/>
        </w:rPr>
      </w:pPr>
      <w:ins w:id="1115" w:author="Eric Boisvert" w:date="2016-01-06T14:20:00Z">
        <w:r>
          <w:rPr>
            <w:color w:val="FF0000"/>
            <w:lang w:val="en-CA"/>
          </w:rPr>
          <w:t>Some string properties can be constructed using formal syntax, such as comma delimited list or any other text based structure (JSON for example).  The use of such syntax should be formalised in a profile of this specification.</w:t>
        </w:r>
      </w:ins>
    </w:p>
    <w:p w14:paraId="49D38156" w14:textId="1F86032B" w:rsidR="00510FBF" w:rsidRPr="006808A7" w:rsidRDefault="00510FBF" w:rsidP="006808A7">
      <w:pPr>
        <w:pStyle w:val="Heading4"/>
        <w:rPr>
          <w:ins w:id="1116" w:author="Eric Boisvert" w:date="2016-01-07T08:24:00Z"/>
          <w:rPrChange w:id="1117" w:author="Eric Boisvert" w:date="2016-01-07T13:26:00Z">
            <w:rPr>
              <w:ins w:id="1118" w:author="Eric Boisvert" w:date="2016-01-07T08:24:00Z"/>
              <w:lang w:val="en-CA"/>
            </w:rPr>
          </w:rPrChange>
        </w:rPr>
        <w:pPrChange w:id="1119" w:author="Eric Boisvert" w:date="2016-01-07T13:26:00Z">
          <w:pPr/>
        </w:pPrChange>
      </w:pPr>
      <w:commentRangeStart w:id="1120"/>
      <w:ins w:id="1121" w:author="Eric Boisvert" w:date="2016-01-07T08:24:00Z">
        <w:r w:rsidRPr="006808A7">
          <w:rPr>
            <w:rPrChange w:id="1122" w:author="Eric Boisvert" w:date="2016-01-07T13:26:00Z">
              <w:rPr>
                <w:lang w:val="en-CA"/>
              </w:rPr>
            </w:rPrChange>
          </w:rPr>
          <w:t>Dataset</w:t>
        </w:r>
      </w:ins>
    </w:p>
    <w:p w14:paraId="6A448AFA" w14:textId="77777777" w:rsidR="00510FBF" w:rsidRDefault="00510FBF" w:rsidP="00A90399">
      <w:pPr>
        <w:rPr>
          <w:ins w:id="1123" w:author="Eric Boisvert" w:date="2016-01-07T08:28:00Z"/>
          <w:color w:val="FF0000"/>
          <w:lang w:val="en-CA"/>
        </w:rPr>
      </w:pPr>
    </w:p>
    <w:p w14:paraId="37E8AFD9" w14:textId="0F813114" w:rsidR="00510FBF" w:rsidRDefault="00510FBF" w:rsidP="00A90399">
      <w:pPr>
        <w:rPr>
          <w:ins w:id="1124" w:author="Eric Boisvert" w:date="2016-01-05T08:26:00Z"/>
          <w:color w:val="FF0000"/>
          <w:lang w:val="en-CA"/>
        </w:rPr>
      </w:pPr>
      <w:ins w:id="1125" w:author="Eric Boisvert" w:date="2016-01-07T08:25:00Z">
        <w:r>
          <w:rPr>
            <w:color w:val="FF0000"/>
            <w:lang w:val="en-CA"/>
          </w:rPr>
          <w:t>A portrayal dataset is equivalent to a table</w:t>
        </w:r>
      </w:ins>
      <w:ins w:id="1126" w:author="Eric Boisvert" w:date="2016-01-07T08:26:00Z">
        <w:r>
          <w:rPr>
            <w:color w:val="FF0000"/>
            <w:lang w:val="en-CA"/>
          </w:rPr>
          <w:t xml:space="preserve">, </w:t>
        </w:r>
      </w:ins>
      <w:proofErr w:type="gramStart"/>
      <w:ins w:id="1127" w:author="Eric Boisvert" w:date="2016-01-07T08:25:00Z">
        <w:r>
          <w:rPr>
            <w:color w:val="FF0000"/>
            <w:lang w:val="en-CA"/>
          </w:rPr>
          <w:t>a</w:t>
        </w:r>
        <w:proofErr w:type="gramEnd"/>
        <w:r>
          <w:rPr>
            <w:color w:val="FF0000"/>
            <w:lang w:val="en-CA"/>
          </w:rPr>
          <w:t xml:space="preserve"> ESRI shape file</w:t>
        </w:r>
      </w:ins>
      <w:ins w:id="1128" w:author="Eric Boisvert" w:date="2016-01-07T08:26:00Z">
        <w:r>
          <w:rPr>
            <w:color w:val="FF0000"/>
            <w:lang w:val="en-CA"/>
          </w:rPr>
          <w:t xml:space="preserve">, or a web service.  Good practice in GIS is </w:t>
        </w:r>
        <w:proofErr w:type="gramStart"/>
        <w:r>
          <w:rPr>
            <w:color w:val="FF0000"/>
            <w:lang w:val="en-CA"/>
          </w:rPr>
          <w:t>a to</w:t>
        </w:r>
        <w:proofErr w:type="gramEnd"/>
        <w:r>
          <w:rPr>
            <w:color w:val="FF0000"/>
            <w:lang w:val="en-CA"/>
          </w:rPr>
          <w:t xml:space="preserve"> ensure that a dataset does not duplicate geometries.</w:t>
        </w:r>
      </w:ins>
      <w:commentRangeEnd w:id="1120"/>
      <w:ins w:id="1129" w:author="Eric Boisvert" w:date="2016-01-07T08:28:00Z">
        <w:r>
          <w:rPr>
            <w:rStyle w:val="CommentReference"/>
          </w:rPr>
          <w:commentReference w:id="1120"/>
        </w:r>
      </w:ins>
    </w:p>
    <w:p w14:paraId="2927E3EE" w14:textId="7A5FFA19" w:rsidR="001E7109" w:rsidRDefault="001E7109" w:rsidP="006808A7">
      <w:pPr>
        <w:pStyle w:val="Heading4"/>
        <w:rPr>
          <w:ins w:id="1130" w:author="Eric Boisvert" w:date="2016-01-05T08:27:00Z"/>
          <w:lang w:val="en-CA"/>
        </w:rPr>
        <w:pPrChange w:id="1131" w:author="Eric Boisvert" w:date="2016-01-07T13:26:00Z">
          <w:pPr/>
        </w:pPrChange>
      </w:pPr>
      <w:ins w:id="1132" w:author="Eric Boisvert" w:date="2016-01-05T08:26:00Z">
        <w:r>
          <w:rPr>
            <w:lang w:val="en-CA"/>
          </w:rPr>
          <w:t>Date and Time formatting</w:t>
        </w:r>
      </w:ins>
    </w:p>
    <w:p w14:paraId="4CA7F976" w14:textId="77777777" w:rsidR="001E7109" w:rsidRPr="001E7109" w:rsidRDefault="001E7109">
      <w:pPr>
        <w:rPr>
          <w:ins w:id="1133" w:author="Eric Boisvert" w:date="2016-01-05T08:2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ins w:id="1134" w:author="Eric Boisvert" w:date="2016-01-05T08:27:00Z"/>
        </w:trPr>
        <w:tc>
          <w:tcPr>
            <w:tcW w:w="4219" w:type="dxa"/>
            <w:tcBorders>
              <w:right w:val="nil"/>
            </w:tcBorders>
            <w:shd w:val="clear" w:color="auto" w:fill="auto"/>
          </w:tcPr>
          <w:p w14:paraId="3A12E003" w14:textId="0D581559" w:rsidR="001E7109" w:rsidRPr="00D12552" w:rsidRDefault="001E7109" w:rsidP="00865F5F">
            <w:pPr>
              <w:pStyle w:val="Tabletext10"/>
              <w:rPr>
                <w:ins w:id="1135" w:author="Eric Boisvert" w:date="2016-01-05T08:27:00Z"/>
                <w:rStyle w:val="requri"/>
                <w:lang w:val="en-CA"/>
              </w:rPr>
            </w:pPr>
            <w:ins w:id="1136" w:author="Eric Boisvert" w:date="2016-01-05T08:27:00Z">
              <w:r>
                <w:rPr>
                  <w:rStyle w:val="requri"/>
                  <w:lang w:val="en-CA"/>
                </w:rPr>
                <w:t>/req/gsml4-portrayal</w:t>
              </w:r>
              <w:r w:rsidRPr="00D12552">
                <w:rPr>
                  <w:rStyle w:val="requri"/>
                  <w:lang w:val="en-CA"/>
                </w:rPr>
                <w:t>/</w:t>
              </w:r>
              <w:r>
                <w:rPr>
                  <w:rStyle w:val="requri"/>
                  <w:lang w:val="en-CA"/>
                </w:rPr>
                <w:t>datetime</w:t>
              </w:r>
            </w:ins>
          </w:p>
        </w:tc>
        <w:tc>
          <w:tcPr>
            <w:tcW w:w="4678" w:type="dxa"/>
            <w:tcBorders>
              <w:left w:val="nil"/>
            </w:tcBorders>
            <w:shd w:val="clear" w:color="auto" w:fill="auto"/>
          </w:tcPr>
          <w:p w14:paraId="0128AA63" w14:textId="24BB08E0" w:rsidR="001E7109" w:rsidRPr="00D12552" w:rsidRDefault="00195C7D" w:rsidP="00865F5F">
            <w:pPr>
              <w:pStyle w:val="Tabletext10"/>
              <w:jc w:val="left"/>
              <w:rPr>
                <w:ins w:id="1137" w:author="Eric Boisvert" w:date="2016-01-05T08:27:00Z"/>
                <w:rStyle w:val="reqtext"/>
                <w:lang w:val="en-CA"/>
              </w:rPr>
            </w:pPr>
            <w:ins w:id="1138" w:author="Eric Boisvert" w:date="2016-01-05T08:37:00Z">
              <w:r>
                <w:rPr>
                  <w:rStyle w:val="reqtext"/>
                  <w:lang w:val="en-CA"/>
                </w:rPr>
                <w:t>Calendar d</w:t>
              </w:r>
            </w:ins>
            <w:ins w:id="1139" w:author="Eric Boisvert" w:date="2016-01-05T08:27:00Z">
              <w:r>
                <w:rPr>
                  <w:rStyle w:val="reqtext"/>
                  <w:lang w:val="en-CA"/>
                </w:rPr>
                <w:t xml:space="preserve">ate and </w:t>
              </w:r>
            </w:ins>
            <w:ins w:id="1140" w:author="Eric Boisvert" w:date="2016-01-05T08:37:00Z">
              <w:r>
                <w:rPr>
                  <w:rStyle w:val="reqtext"/>
                  <w:lang w:val="en-CA"/>
                </w:rPr>
                <w:t>t</w:t>
              </w:r>
            </w:ins>
            <w:ins w:id="1141" w:author="Eric Boisvert" w:date="2016-01-05T08:27:00Z">
              <w:r w:rsidR="001E7109">
                <w:rPr>
                  <w:rStyle w:val="reqtext"/>
                  <w:lang w:val="en-CA"/>
                </w:rPr>
                <w:t>ime SHALL be formatted according to ISO 8601</w:t>
              </w:r>
            </w:ins>
          </w:p>
        </w:tc>
      </w:tr>
    </w:tbl>
    <w:p w14:paraId="5DAE44C4" w14:textId="77777777" w:rsidR="001E7109" w:rsidRDefault="001E7109" w:rsidP="001E7109">
      <w:pPr>
        <w:rPr>
          <w:ins w:id="1142" w:author="Eric Boisvert" w:date="2016-01-05T08:27:00Z"/>
          <w:lang w:val="en-CA"/>
        </w:rPr>
      </w:pPr>
    </w:p>
    <w:p w14:paraId="136CC41A" w14:textId="483F834D" w:rsidR="001E7109" w:rsidRDefault="00195C7D" w:rsidP="001E7109">
      <w:pPr>
        <w:rPr>
          <w:ins w:id="1143" w:author="Eric Boisvert" w:date="2016-01-05T08:38:00Z"/>
          <w:lang w:val="en-CA"/>
        </w:rPr>
      </w:pPr>
      <w:ins w:id="1144" w:author="Eric Boisvert" w:date="2016-01-05T08:38:00Z">
        <w:r>
          <w:rPr>
            <w:lang w:val="en-CA"/>
          </w:rPr>
          <w:t>All dates and times, excluding geological ages, shal</w:t>
        </w:r>
      </w:ins>
      <w:ins w:id="1145" w:author="Eric Boisvert" w:date="2016-01-05T08:28:00Z">
        <w:r w:rsidR="001E7109">
          <w:rPr>
            <w:lang w:val="en-CA"/>
          </w:rPr>
          <w:t>l be formatted using ISO 86</w:t>
        </w:r>
      </w:ins>
      <w:ins w:id="1146" w:author="Eric Boisvert" w:date="2016-01-05T08:33:00Z">
        <w:r w:rsidR="001E7109">
          <w:rPr>
            <w:lang w:val="en-CA"/>
          </w:rPr>
          <w:t xml:space="preserve">01 format (YYYY-MM-DD).  When </w:t>
        </w:r>
      </w:ins>
      <w:ins w:id="1147" w:author="Eric Boisvert" w:date="2016-01-05T08:34:00Z">
        <w:r w:rsidR="001E7109">
          <w:rPr>
            <w:lang w:val="en-CA"/>
          </w:rPr>
          <w:t>a time must be specified, time zone shall be provided</w:t>
        </w:r>
      </w:ins>
      <w:ins w:id="1148" w:author="Eric Boisvert" w:date="2016-01-05T08:38:00Z">
        <w:r>
          <w:rPr>
            <w:lang w:val="en-CA"/>
          </w:rPr>
          <w:t>.</w:t>
        </w:r>
      </w:ins>
    </w:p>
    <w:p w14:paraId="444939E9" w14:textId="22431655" w:rsidR="00195C7D" w:rsidRDefault="00195C7D" w:rsidP="001E7109">
      <w:pPr>
        <w:rPr>
          <w:ins w:id="1149" w:author="Eric Boisvert" w:date="2016-01-05T08:39:00Z"/>
          <w:lang w:val="en-CA"/>
        </w:rPr>
      </w:pPr>
      <w:ins w:id="1150" w:author="Eric Boisvert" w:date="2016-01-05T08:39:00Z">
        <w:r>
          <w:rPr>
            <w:lang w:val="en-CA"/>
          </w:rPr>
          <w:t>Examples:</w:t>
        </w:r>
      </w:ins>
    </w:p>
    <w:p w14:paraId="58A08CB6" w14:textId="0E56E5FA" w:rsidR="00195C7D" w:rsidRDefault="00195C7D">
      <w:pPr>
        <w:numPr>
          <w:ilvl w:val="0"/>
          <w:numId w:val="32"/>
        </w:numPr>
        <w:spacing w:after="0"/>
        <w:rPr>
          <w:ins w:id="1151" w:author="Eric Boisvert" w:date="2016-01-05T08:39:00Z"/>
          <w:lang w:val="en-CA"/>
        </w:rPr>
        <w:pPrChange w:id="1152" w:author="Eric Boisvert" w:date="2016-01-05T08:42:00Z">
          <w:pPr/>
        </w:pPrChange>
      </w:pPr>
      <w:ins w:id="1153" w:author="Eric Boisvert" w:date="2016-01-05T08:39:00Z">
        <w:r>
          <w:rPr>
            <w:lang w:val="en-CA"/>
          </w:rPr>
          <w:lastRenderedPageBreak/>
          <w:t>2016-01-05 (simple date)</w:t>
        </w:r>
      </w:ins>
    </w:p>
    <w:p w14:paraId="4BFB9A2F" w14:textId="08F66123" w:rsidR="00195C7D" w:rsidRDefault="00195C7D">
      <w:pPr>
        <w:numPr>
          <w:ilvl w:val="0"/>
          <w:numId w:val="32"/>
        </w:numPr>
        <w:spacing w:after="0"/>
        <w:rPr>
          <w:ins w:id="1154" w:author="Eric Boisvert" w:date="2016-01-05T08:40:00Z"/>
          <w:lang w:val="en-CA"/>
        </w:rPr>
        <w:pPrChange w:id="1155" w:author="Eric Boisvert" w:date="2016-01-05T08:42:00Z">
          <w:pPr/>
        </w:pPrChange>
      </w:pPr>
      <w:ins w:id="1156" w:author="Eric Boisvert" w:date="2016-01-05T08:39:00Z">
        <w:r>
          <w:rPr>
            <w:lang w:val="en-CA"/>
          </w:rPr>
          <w:t>2016-01-05T</w:t>
        </w:r>
      </w:ins>
      <w:ins w:id="1157" w:author="Eric Boisvert" w:date="2016-01-05T08:40:00Z">
        <w:r w:rsidR="00263FE6">
          <w:rPr>
            <w:lang w:val="en-CA"/>
          </w:rPr>
          <w:t>08:40:15-05 (time expressed for</w:t>
        </w:r>
        <w:r>
          <w:rPr>
            <w:lang w:val="en-CA"/>
          </w:rPr>
          <w:t xml:space="preserve"> time zone GMT -5)</w:t>
        </w:r>
      </w:ins>
    </w:p>
    <w:p w14:paraId="348D30A0" w14:textId="3737F4DC" w:rsidR="00195C7D" w:rsidRDefault="00195C7D">
      <w:pPr>
        <w:numPr>
          <w:ilvl w:val="0"/>
          <w:numId w:val="32"/>
        </w:numPr>
        <w:spacing w:after="0"/>
        <w:rPr>
          <w:ins w:id="1158" w:author="Eric Boisvert" w:date="2016-01-05T08:38:00Z"/>
          <w:lang w:val="en-CA"/>
        </w:rPr>
        <w:pPrChange w:id="1159" w:author="Eric Boisvert" w:date="2016-01-05T08:42:00Z">
          <w:pPr/>
        </w:pPrChange>
      </w:pPr>
      <w:ins w:id="1160" w:author="Eric Boisvert" w:date="2016-01-05T08:41:00Z">
        <w:r>
          <w:rPr>
            <w:lang w:val="en-CA"/>
          </w:rPr>
          <w:t>2016-01-05T13:40:15Z (same as above, but expressed in UTC a.k.a Zulu)</w:t>
        </w:r>
      </w:ins>
    </w:p>
    <w:p w14:paraId="0190F9C9" w14:textId="77777777" w:rsidR="001E7109" w:rsidRPr="001E7109" w:rsidRDefault="001E7109" w:rsidP="00195C7D">
      <w:pPr>
        <w:rPr>
          <w:lang w:val="en-CA"/>
        </w:rPr>
      </w:pPr>
    </w:p>
    <w:p w14:paraId="7503BACD" w14:textId="77777777" w:rsidR="002D30FE" w:rsidRDefault="002D30FE" w:rsidP="006808A7">
      <w:pPr>
        <w:pStyle w:val="Heading4"/>
        <w:rPr>
          <w:lang w:val="en-CA"/>
        </w:rPr>
        <w:pPrChange w:id="1161" w:author="Eric Boisvert" w:date="2016-01-07T13:26:00Z">
          <w:pPr>
            <w:pStyle w:val="Heading3"/>
          </w:pPr>
        </w:pPrChange>
      </w:pPr>
      <w:bookmarkStart w:id="1162" w:name="_Toc439664599"/>
      <w:r>
        <w:rPr>
          <w:lang w:val="en-CA"/>
        </w:rPr>
        <w:t>URI</w:t>
      </w:r>
      <w:bookmarkEnd w:id="1162"/>
    </w:p>
    <w:p w14:paraId="2B2241FC" w14:textId="45852BD4" w:rsidR="002D30FE" w:rsidRDefault="005372A3" w:rsidP="002D30FE">
      <w:pPr>
        <w:rPr>
          <w:ins w:id="1163" w:author="Eric Boisvert" w:date="2015-10-29T05:04:00Z"/>
          <w:lang w:val="en-CA"/>
        </w:rPr>
      </w:pPr>
      <w:del w:id="1164" w:author="Eric Boisvert" w:date="2015-10-29T05:01:00Z">
        <w:r w:rsidDel="00432BE6">
          <w:rPr>
            <w:lang w:val="en-CA"/>
          </w:rPr>
          <w:delText>Properties of type URI shall provide a resolvable URI consistent with Linked Open Data principles</w:delText>
        </w:r>
      </w:del>
      <w:ins w:id="1165" w:author="Eric Boisvert" w:date="2015-10-29T05:01:00Z">
        <w:r w:rsidR="00432BE6">
          <w:rPr>
            <w:lang w:val="en-CA"/>
          </w:rPr>
          <w:t xml:space="preserve">Properties </w:t>
        </w:r>
      </w:ins>
      <w:ins w:id="1166" w:author="Eric Boisvert" w:date="2016-01-04T14:16:00Z">
        <w:r w:rsidR="00157E57">
          <w:rPr>
            <w:lang w:val="en-CA"/>
          </w:rPr>
          <w:t>which names end with “_uri”</w:t>
        </w:r>
      </w:ins>
      <w:ins w:id="1167" w:author="Eric Boisvert" w:date="2015-10-29T05:01:00Z">
        <w:r w:rsidR="00432BE6">
          <w:rPr>
            <w:lang w:val="en-CA"/>
          </w:rPr>
          <w:t xml:space="preserve"> </w:t>
        </w:r>
      </w:ins>
      <w:ins w:id="1168" w:author="Eric Boisvert" w:date="2016-01-05T11:32:00Z">
        <w:r w:rsidR="0073219F">
          <w:rPr>
            <w:lang w:val="en-CA"/>
          </w:rPr>
          <w:t>shall</w:t>
        </w:r>
      </w:ins>
      <w:ins w:id="1169" w:author="Eric Boisvert" w:date="2015-10-29T05:01:00Z">
        <w:r w:rsidR="00432BE6">
          <w:rPr>
            <w:lang w:val="en-CA"/>
          </w:rPr>
          <w:t xml:space="preserve"> contain a single absolute URI conformant to RFC </w:t>
        </w:r>
        <w:commentRangeStart w:id="1170"/>
        <w:r w:rsidR="00A10684">
          <w:rPr>
            <w:lang w:val="en-CA"/>
          </w:rPr>
          <w:t>3986</w:t>
        </w:r>
        <w:commentRangeEnd w:id="1170"/>
        <w:r w:rsidR="00A10684">
          <w:rPr>
            <w:rStyle w:val="CommentReference"/>
          </w:rPr>
          <w:commentReference w:id="1170"/>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ins w:id="1171" w:author="Eric Boisvert" w:date="2015-10-29T05:05:00Z"/>
        </w:trPr>
        <w:tc>
          <w:tcPr>
            <w:tcW w:w="4219" w:type="dxa"/>
            <w:tcBorders>
              <w:right w:val="nil"/>
            </w:tcBorders>
            <w:shd w:val="clear" w:color="auto" w:fill="auto"/>
          </w:tcPr>
          <w:p w14:paraId="4674BA70" w14:textId="77777777" w:rsidR="00A10684" w:rsidRPr="00D12552" w:rsidRDefault="00A10684" w:rsidP="00401D4D">
            <w:pPr>
              <w:pStyle w:val="Tabletext10"/>
              <w:rPr>
                <w:ins w:id="1172" w:author="Eric Boisvert" w:date="2015-10-29T05:05:00Z"/>
                <w:rStyle w:val="requri"/>
                <w:lang w:val="en-CA"/>
              </w:rPr>
            </w:pPr>
            <w:ins w:id="1173" w:author="Eric Boisvert" w:date="2015-10-29T05:05:00Z">
              <w:r>
                <w:rPr>
                  <w:rStyle w:val="requri"/>
                  <w:lang w:val="en-CA"/>
                </w:rPr>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5D20CB8C" w:rsidR="00A10684" w:rsidRPr="00D12552" w:rsidRDefault="00A10684" w:rsidP="0073219F">
            <w:pPr>
              <w:pStyle w:val="Tabletext10"/>
              <w:jc w:val="left"/>
              <w:rPr>
                <w:ins w:id="1174" w:author="Eric Boisvert" w:date="2015-10-29T05:05:00Z"/>
                <w:rStyle w:val="reqtext"/>
                <w:lang w:val="en-CA"/>
              </w:rPr>
            </w:pPr>
            <w:ins w:id="1175" w:author="Eric Boisvert" w:date="2015-10-29T05:05:00Z">
              <w:r>
                <w:rPr>
                  <w:rStyle w:val="reqtext"/>
                  <w:lang w:val="en-CA"/>
                </w:rPr>
                <w:t xml:space="preserve">Properties </w:t>
              </w:r>
            </w:ins>
            <w:ins w:id="1176" w:author="Eric Boisvert" w:date="2016-01-04T14:17:00Z">
              <w:r w:rsidR="00157E57">
                <w:rPr>
                  <w:rStyle w:val="reqtext"/>
                  <w:lang w:val="en-CA"/>
                </w:rPr>
                <w:t>which name end with “_uri”</w:t>
              </w:r>
            </w:ins>
            <w:ins w:id="1177" w:author="Eric Boisvert" w:date="2015-10-29T05:05:00Z">
              <w:r>
                <w:rPr>
                  <w:rStyle w:val="reqtext"/>
                  <w:lang w:val="en-CA"/>
                </w:rPr>
                <w:t xml:space="preserve"> </w:t>
              </w:r>
            </w:ins>
            <w:ins w:id="1178" w:author="Eric Boisvert" w:date="2016-01-05T11:31:00Z">
              <w:r w:rsidR="0073219F">
                <w:rPr>
                  <w:rStyle w:val="reqtext"/>
                  <w:lang w:val="en-CA"/>
                </w:rPr>
                <w:t>shall</w:t>
              </w:r>
            </w:ins>
            <w:ins w:id="1179" w:author="Eric Boisvert" w:date="2015-10-29T05:05:00Z">
              <w:r>
                <w:rPr>
                  <w:rStyle w:val="reqtext"/>
                  <w:lang w:val="en-CA"/>
                </w:rPr>
                <w:t xml:space="preserve"> contain a string conformant to URI format as specified in RFC 3986 </w:t>
              </w:r>
            </w:ins>
          </w:p>
        </w:tc>
      </w:tr>
    </w:tbl>
    <w:p w14:paraId="44703F50" w14:textId="77777777" w:rsidR="00A10684" w:rsidRDefault="00A10684" w:rsidP="002D30FE">
      <w:pPr>
        <w:rPr>
          <w:ins w:id="1180" w:author="Eric Boisvert" w:date="2015-10-29T05:04:00Z"/>
          <w:lang w:val="en-CA"/>
        </w:rPr>
      </w:pPr>
    </w:p>
    <w:p w14:paraId="2139C1FF" w14:textId="1C22D1C3" w:rsidR="00A10684" w:rsidRPr="00A90399" w:rsidRDefault="00A10684" w:rsidP="002D30FE">
      <w:pPr>
        <w:rPr>
          <w:lang w:val="en-CA"/>
        </w:rPr>
      </w:pPr>
      <w:commentRangeStart w:id="1181"/>
      <w:ins w:id="1182" w:author="Eric Boisvert" w:date="2015-10-29T05:04:00Z">
        <w:r>
          <w:rPr>
            <w:lang w:val="en-CA"/>
          </w:rPr>
          <w:t xml:space="preserve">Properties </w:t>
        </w:r>
      </w:ins>
      <w:ins w:id="1183" w:author="Eric Boisvert" w:date="2016-01-04T14:17:00Z">
        <w:r w:rsidR="00157E57">
          <w:rPr>
            <w:lang w:val="en-CA"/>
          </w:rPr>
          <w:t xml:space="preserve">containing a URI </w:t>
        </w:r>
      </w:ins>
      <w:ins w:id="1184" w:author="Eric Boisvert" w:date="2016-01-04T14:18:00Z">
        <w:r w:rsidR="00157E57">
          <w:rPr>
            <w:lang w:val="en-CA"/>
          </w:rPr>
          <w:t>should</w:t>
        </w:r>
      </w:ins>
      <w:ins w:id="1185" w:author="Eric Boisvert" w:date="2016-01-04T14:17:00Z">
        <w:r w:rsidR="00157E57">
          <w:rPr>
            <w:lang w:val="en-CA"/>
          </w:rPr>
          <w:t xml:space="preserve"> resolve following Linked Open Data principles.</w:t>
        </w:r>
      </w:ins>
      <w:commentRangeEnd w:id="1181"/>
      <w:ins w:id="1186" w:author="Eric Boisvert" w:date="2016-01-04T14:18:00Z">
        <w:r w:rsidR="00157E57">
          <w:rPr>
            <w:rStyle w:val="CommentReference"/>
          </w:rPr>
          <w:commentReference w:id="1181"/>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ins w:id="1187" w:author="Eric Boisvert" w:date="2015-10-29T05:05:00Z">
              <w:r w:rsidR="00A10684">
                <w:rPr>
                  <w:rStyle w:val="requri"/>
                  <w:lang w:val="en-CA"/>
                </w:rPr>
                <w:t>resolvable-uri</w:t>
              </w:r>
            </w:ins>
            <w:del w:id="1188"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01A79426" w:rsidR="002D30FE" w:rsidRPr="00D12552" w:rsidRDefault="002D30FE" w:rsidP="00157E57">
            <w:pPr>
              <w:pStyle w:val="Tabletext10"/>
              <w:jc w:val="left"/>
              <w:rPr>
                <w:rStyle w:val="reqtext"/>
                <w:lang w:val="en-CA"/>
              </w:rPr>
            </w:pPr>
            <w:r>
              <w:rPr>
                <w:rStyle w:val="reqtext"/>
                <w:lang w:val="en-CA"/>
              </w:rPr>
              <w:t xml:space="preserve">Properties </w:t>
            </w:r>
            <w:del w:id="1189" w:author="Eric Boisvert" w:date="2016-01-04T14:17:00Z">
              <w:r w:rsidDel="00157E57">
                <w:rPr>
                  <w:rStyle w:val="reqtext"/>
                  <w:lang w:val="en-CA"/>
                </w:rPr>
                <w:delText>of type</w:delText>
              </w:r>
            </w:del>
            <w:ins w:id="1190" w:author="Eric Boisvert" w:date="2016-01-04T14:17:00Z">
              <w:r w:rsidR="00157E57">
                <w:rPr>
                  <w:rStyle w:val="reqtext"/>
                  <w:lang w:val="en-CA"/>
                </w:rPr>
                <w:t>containing a valid</w:t>
              </w:r>
            </w:ins>
            <w:r>
              <w:rPr>
                <w:rStyle w:val="reqtext"/>
                <w:lang w:val="en-CA"/>
              </w:rPr>
              <w:t xml:space="preserve"> URI </w:t>
            </w:r>
            <w:del w:id="1191" w:author="Eric Boisvert" w:date="2015-10-29T05:04:00Z">
              <w:r w:rsidDel="00A10684">
                <w:rPr>
                  <w:rStyle w:val="reqtext"/>
                  <w:lang w:val="en-CA"/>
                </w:rPr>
                <w:delText xml:space="preserve">SHALL </w:delText>
              </w:r>
            </w:del>
            <w:ins w:id="1192" w:author="Eric Boisvert" w:date="2015-10-29T05:04:00Z">
              <w:r w:rsidR="00A10684">
                <w:rPr>
                  <w:rStyle w:val="reqtext"/>
                  <w:lang w:val="en-CA"/>
                </w:rPr>
                <w:t xml:space="preserve">SHOULD </w:t>
              </w:r>
            </w:ins>
            <w:r>
              <w:rPr>
                <w:rStyle w:val="reqtext"/>
                <w:lang w:val="en-CA"/>
              </w:rPr>
              <w:t xml:space="preserve">provide a resolvable </w:t>
            </w:r>
            <w:del w:id="1193"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Default="002D30FE" w:rsidP="002D30FE">
      <w:pPr>
        <w:rPr>
          <w:ins w:id="1194" w:author="Eric Boisvert" w:date="2016-01-04T14:19:00Z"/>
          <w:color w:val="FF0000"/>
          <w:lang w:val="en-CA"/>
        </w:rPr>
      </w:pPr>
    </w:p>
    <w:p w14:paraId="48D01ABB" w14:textId="20EF4187" w:rsidR="00157E57" w:rsidRPr="00D12552" w:rsidDel="0073219F" w:rsidRDefault="00157E57" w:rsidP="002D30FE">
      <w:pPr>
        <w:rPr>
          <w:del w:id="1195" w:author="Eric Boisvert" w:date="2016-01-05T11:36:00Z"/>
          <w:color w:val="FF0000"/>
          <w:lang w:val="en-CA"/>
        </w:rPr>
      </w:pPr>
      <w:ins w:id="1196" w:author="Eric Boisvert" w:date="2016-01-04T14:19:00Z">
        <w:r>
          <w:rPr>
            <w:color w:val="FF0000"/>
            <w:lang w:val="en-CA"/>
          </w:rPr>
          <w:t>Although many vocabulary terms are defined as URI, not all URI are actually supported by a formal Linked Open Data infrastructure.   URI are just convenient mechanism to ensure governance.</w:t>
        </w:r>
      </w:ins>
      <w:ins w:id="1197" w:author="Eric Boisvert" w:date="2016-01-05T11:32:00Z">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ins>
    </w:p>
    <w:p w14:paraId="61D2A963" w14:textId="77777777" w:rsidR="002D30FE" w:rsidRPr="00D12552" w:rsidDel="0073219F" w:rsidRDefault="002D30FE" w:rsidP="00A90399">
      <w:pPr>
        <w:rPr>
          <w:del w:id="1198" w:author="Eric Boisvert" w:date="2016-01-05T11:36:00Z"/>
          <w:color w:val="FF0000"/>
          <w:lang w:val="en-CA"/>
        </w:rPr>
      </w:pPr>
    </w:p>
    <w:p w14:paraId="69B91421" w14:textId="1AC4AAA5" w:rsidR="002D30FE" w:rsidRDefault="002D30FE" w:rsidP="002D30FE">
      <w:pPr>
        <w:keepNext/>
        <w:rPr>
          <w:ins w:id="1199" w:author="Eric Boisvert" w:date="2016-01-05T08:22:00Z"/>
          <w:rFonts w:cs="Arial"/>
          <w:b/>
          <w:noProof/>
          <w:szCs w:val="28"/>
          <w:lang w:val="en-CA" w:eastAsia="en-CA"/>
        </w:rPr>
      </w:pPr>
    </w:p>
    <w:p w14:paraId="5CBDE91A" w14:textId="77777777" w:rsidR="009E28CA" w:rsidRDefault="00510FBF" w:rsidP="009E28CA">
      <w:pPr>
        <w:keepNext/>
        <w:rPr>
          <w:ins w:id="1200" w:author="Eric Boisvert" w:date="2016-01-05T08:22:00Z"/>
        </w:rPr>
      </w:pPr>
      <w:ins w:id="1201" w:author="Eric Boisvert" w:date="2016-01-05T08:22:00Z">
        <w:r>
          <w:pict w14:anchorId="74E07398">
            <v:shape id="_x0000_i1032" type="#_x0000_t75" style="width:435.2pt;height:329.35pt">
              <v:imagedata r:id="rId20" o:title=""/>
            </v:shape>
          </w:pict>
        </w:r>
      </w:ins>
    </w:p>
    <w:p w14:paraId="735945C2" w14:textId="2E0ED578" w:rsidR="009E28CA" w:rsidRDefault="009E28CA">
      <w:pPr>
        <w:pStyle w:val="Caption"/>
        <w:pPrChange w:id="1202" w:author="Eric Boisvert" w:date="2016-01-05T08:22:00Z">
          <w:pPr>
            <w:keepNext/>
          </w:pPr>
        </w:pPrChange>
      </w:pPr>
      <w:ins w:id="1203" w:author="Eric Boisvert" w:date="2016-01-05T08:22:00Z">
        <w:r>
          <w:t xml:space="preserve">Figure </w:t>
        </w:r>
        <w:r>
          <w:fldChar w:fldCharType="begin"/>
        </w:r>
        <w:r>
          <w:instrText xml:space="preserve"> SEQ Figure \* ARABIC </w:instrText>
        </w:r>
      </w:ins>
      <w:r>
        <w:fldChar w:fldCharType="separate"/>
      </w:r>
      <w:ins w:id="1204" w:author="Eric Boisvert" w:date="2016-01-06T12:52:00Z">
        <w:r w:rsidR="001D79AD">
          <w:rPr>
            <w:noProof/>
          </w:rPr>
          <w:t>8</w:t>
        </w:r>
      </w:ins>
      <w:ins w:id="1205" w:author="Eric Boisvert" w:date="2016-01-05T08:22:00Z">
        <w:r>
          <w:fldChar w:fldCharType="end"/>
        </w:r>
        <w:r>
          <w:t xml:space="preserve"> </w:t>
        </w:r>
        <w:r w:rsidRPr="00BA08CB">
          <w:t>GeoSciML portrayal classes</w:t>
        </w:r>
      </w:ins>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6808A7">
      <w:pPr>
        <w:pStyle w:val="Heading4"/>
        <w:rPr>
          <w:lang w:val="en-CA"/>
        </w:rPr>
        <w:pPrChange w:id="1206" w:author="Eric Boisvert" w:date="2016-01-07T13:26:00Z">
          <w:pPr>
            <w:pStyle w:val="Heading3"/>
          </w:pPr>
        </w:pPrChange>
      </w:pPr>
      <w:bookmarkStart w:id="1207" w:name="_Toc439664600"/>
      <w:commentRangeStart w:id="1208"/>
      <w:del w:id="1209" w:author="Eric Boisvert" w:date="2015-10-29T05:09:00Z">
        <w:r w:rsidDel="00A10684">
          <w:rPr>
            <w:lang w:val="en-CA"/>
          </w:rPr>
          <w:delText>Multiple geometries</w:delText>
        </w:r>
        <w:commentRangeEnd w:id="1208"/>
        <w:r w:rsidR="00A10684" w:rsidDel="00A10684">
          <w:rPr>
            <w:rStyle w:val="CommentReference"/>
            <w:b w:val="0"/>
            <w:bCs w:val="0"/>
          </w:rPr>
          <w:commentReference w:id="1208"/>
        </w:r>
      </w:del>
      <w:ins w:id="1210" w:author="Eric Boisvert" w:date="2015-10-29T05:09:00Z">
        <w:r w:rsidR="00A10684">
          <w:rPr>
            <w:lang w:val="en-CA"/>
          </w:rPr>
          <w:t>User defined properties</w:t>
        </w:r>
      </w:ins>
      <w:bookmarkEnd w:id="1207"/>
    </w:p>
    <w:p w14:paraId="40C2629C" w14:textId="77777777" w:rsidR="00402937" w:rsidDel="002B6140" w:rsidRDefault="00402937" w:rsidP="002D30FE">
      <w:pPr>
        <w:rPr>
          <w:del w:id="1211" w:author="Eric Boisvert" w:date="2016-01-06T13:03:00Z"/>
          <w:color w:val="FF0000"/>
          <w:lang w:val="en-CA"/>
        </w:rPr>
      </w:pPr>
    </w:p>
    <w:p w14:paraId="7C4DCE23" w14:textId="197A733C" w:rsidR="00402937" w:rsidRDefault="002B6140" w:rsidP="002D30FE">
      <w:pPr>
        <w:rPr>
          <w:color w:val="FF0000"/>
          <w:lang w:val="en-CA"/>
        </w:rPr>
      </w:pPr>
      <w:ins w:id="1212" w:author="Eric Boisvert" w:date="2016-01-06T13:01:00Z">
        <w:r>
          <w:rPr>
            <w:color w:val="FF0000"/>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del w:id="1213"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1D5616ED" w:rsidR="00402937" w:rsidRPr="00D12552" w:rsidRDefault="00402937" w:rsidP="002B6140">
            <w:pPr>
              <w:pStyle w:val="Tabletext10"/>
              <w:jc w:val="left"/>
              <w:rPr>
                <w:rStyle w:val="reqtext"/>
                <w:lang w:val="en-CA"/>
              </w:rPr>
            </w:pPr>
            <w:del w:id="1214"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1215" w:author="Eric Boisvert" w:date="2016-01-06T13:02:00Z">
              <w:r w:rsidR="002B6140">
                <w:rPr>
                  <w:rStyle w:val="reqtext"/>
                  <w:lang w:val="en-CA"/>
                </w:rPr>
                <w:t xml:space="preserve">Features delivered with </w:t>
              </w:r>
            </w:ins>
            <w:ins w:id="1216" w:author="Eric Boisvert" w:date="2016-01-06T13:03:00Z">
              <w:r w:rsidR="002B6140">
                <w:rPr>
                  <w:rStyle w:val="reqtext"/>
                  <w:lang w:val="en-CA"/>
                </w:rPr>
                <w:t>u</w:t>
              </w:r>
            </w:ins>
            <w:ins w:id="1217" w:author="Eric Boisvert" w:date="2015-10-29T05:10:00Z">
              <w:r w:rsidR="00A10684">
                <w:rPr>
                  <w:rStyle w:val="reqtext"/>
                  <w:lang w:val="en-CA"/>
                </w:rPr>
                <w:t>ser defined properties SHALL be conformant to GML Simple Feature Level 0</w:t>
              </w:r>
            </w:ins>
          </w:p>
        </w:tc>
      </w:tr>
    </w:tbl>
    <w:p w14:paraId="411E6A2C" w14:textId="77777777" w:rsidR="002D30FE" w:rsidRDefault="002D30FE" w:rsidP="002D30FE">
      <w:pPr>
        <w:rPr>
          <w:ins w:id="1218" w:author="Eric Boisvert" w:date="2016-01-06T13:03:00Z"/>
        </w:rPr>
      </w:pPr>
    </w:p>
    <w:p w14:paraId="521F80C2" w14:textId="1D9B84AB" w:rsidR="002B6140" w:rsidRPr="00112EA6" w:rsidRDefault="002B6140" w:rsidP="002D30FE">
      <w:ins w:id="1219" w:author="Eric Boisvert" w:date="2016-01-06T13:03:00Z">
        <w:r>
          <w:rPr>
            <w:color w:val="FF0000"/>
            <w:lang w:val="en-CA"/>
          </w:rPr>
          <w:t>New properties added by the data provider shall keep the feature conformant to GML Simple Feature Level 0.  For example, no duplicate property names, nor extra geometry properties.</w:t>
        </w:r>
      </w:ins>
    </w:p>
    <w:p w14:paraId="1BDDF74C" w14:textId="77777777" w:rsidR="00176E9E" w:rsidRPr="00D14AF0" w:rsidRDefault="00176E9E" w:rsidP="00176E9E">
      <w:pPr>
        <w:pStyle w:val="Heading3"/>
        <w:rPr>
          <w:ins w:id="1220" w:author="Eric Boisvert" w:date="2016-01-07T11:03:00Z"/>
        </w:rPr>
      </w:pPr>
      <w:bookmarkStart w:id="1221" w:name="_Toc439664602"/>
      <w:ins w:id="1222" w:author="Eric Boisvert" w:date="2016-01-07T11:03:00Z">
        <w:r w:rsidRPr="00D14AF0">
          <w:lastRenderedPageBreak/>
          <w:t>GeologicUnitView</w:t>
        </w:r>
      </w:ins>
    </w:p>
    <w:p w14:paraId="2D64ED5C" w14:textId="77777777" w:rsidR="00176E9E" w:rsidRDefault="00176E9E" w:rsidP="00176E9E">
      <w:pPr>
        <w:rPr>
          <w:ins w:id="1223" w:author="Eric Boisvert" w:date="2016-01-07T11:03:00Z"/>
          <w:lang w:val="en-CA"/>
        </w:rPr>
      </w:pPr>
    </w:p>
    <w:p w14:paraId="13F2B898" w14:textId="77777777" w:rsidR="00176E9E" w:rsidRDefault="00176E9E" w:rsidP="00176E9E">
      <w:pPr>
        <w:keepNext/>
        <w:rPr>
          <w:ins w:id="1224" w:author="Eric Boisvert" w:date="2016-01-07T11:03:00Z"/>
          <w:noProof/>
          <w:lang w:val="en-CA" w:eastAsia="en-CA"/>
        </w:rPr>
      </w:pPr>
    </w:p>
    <w:p w14:paraId="61A04E59" w14:textId="77777777" w:rsidR="00176E9E" w:rsidRDefault="00176E9E" w:rsidP="00176E9E">
      <w:pPr>
        <w:keepNext/>
        <w:rPr>
          <w:ins w:id="1225" w:author="Eric Boisvert" w:date="2016-01-07T11:03:00Z"/>
        </w:rPr>
      </w:pPr>
      <w:ins w:id="1226" w:author="Eric Boisvert" w:date="2016-01-07T11:03:00Z">
        <w:r>
          <w:rPr>
            <w:noProof/>
            <w:lang w:val="en-CA" w:eastAsia="en-CA"/>
          </w:rPr>
          <w:pict w14:anchorId="7FAC9BB2">
            <v:shape id="Picture 1" o:spid="_x0000_i1112" type="#_x0000_t75" style="width:235.35pt;height:314.35pt;visibility:visible;mso-wrap-style:square">
              <v:imagedata r:id="rId21" o:title=""/>
            </v:shape>
          </w:pict>
        </w:r>
      </w:ins>
    </w:p>
    <w:p w14:paraId="5DEA8FD6" w14:textId="77777777" w:rsidR="00176E9E" w:rsidRDefault="00176E9E" w:rsidP="00176E9E">
      <w:pPr>
        <w:pStyle w:val="Caption"/>
        <w:rPr>
          <w:ins w:id="1227" w:author="Eric Boisvert" w:date="2016-01-07T11:03:00Z"/>
        </w:rPr>
      </w:pPr>
      <w:ins w:id="1228" w:author="Eric Boisvert" w:date="2016-01-07T11:03:00Z">
        <w:r>
          <w:t xml:space="preserve">Figure </w:t>
        </w:r>
        <w:r>
          <w:fldChar w:fldCharType="begin"/>
        </w:r>
        <w:r>
          <w:instrText xml:space="preserve"> SEQ Figure \* ARABIC </w:instrText>
        </w:r>
        <w:r>
          <w:fldChar w:fldCharType="separate"/>
        </w:r>
        <w:r>
          <w:rPr>
            <w:noProof/>
          </w:rPr>
          <w:t>9</w:t>
        </w:r>
        <w:r>
          <w:fldChar w:fldCharType="end"/>
        </w:r>
        <w:r>
          <w:t xml:space="preserve">: </w:t>
        </w:r>
        <w:r w:rsidRPr="005216A9">
          <w:t>GeologicUnitView class</w:t>
        </w:r>
      </w:ins>
    </w:p>
    <w:p w14:paraId="0A9CE6FA" w14:textId="77777777" w:rsidR="00176E9E" w:rsidRDefault="00176E9E" w:rsidP="00176E9E">
      <w:pPr>
        <w:rPr>
          <w:ins w:id="1229" w:author="Eric Boisvert" w:date="2016-01-07T11:03:00Z"/>
        </w:rPr>
      </w:pPr>
      <w:ins w:id="1230" w:author="Eric Boisvert" w:date="2016-01-07T11:03:00Z">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p>
    <w:p w14:paraId="4055BD51" w14:textId="77777777" w:rsidR="00176E9E" w:rsidRDefault="00176E9E" w:rsidP="00176E9E">
      <w:pPr>
        <w:pStyle w:val="Heading4"/>
        <w:rPr>
          <w:ins w:id="1231" w:author="Eric Boisvert" w:date="2016-01-07T11:03:00Z"/>
        </w:rPr>
      </w:pPr>
      <w:proofErr w:type="gramStart"/>
      <w:ins w:id="1232" w:author="Eric Boisvert" w:date="2016-01-07T11:03:00Z">
        <w:r>
          <w:t>i</w:t>
        </w:r>
        <w:r w:rsidRPr="00D970E9">
          <w:t>dentifier</w:t>
        </w:r>
        <w:proofErr w:type="gramEnd"/>
      </w:ins>
    </w:p>
    <w:p w14:paraId="5F4D1418" w14:textId="77777777" w:rsidR="00176E9E" w:rsidRDefault="00176E9E" w:rsidP="00176E9E">
      <w:pPr>
        <w:rPr>
          <w:ins w:id="1233" w:author="Eric Boisvert" w:date="2016-01-07T11:03:00Z"/>
        </w:rPr>
      </w:pPr>
    </w:p>
    <w:p w14:paraId="035EC63A" w14:textId="75624185" w:rsidR="00D96958" w:rsidRDefault="00176E9E" w:rsidP="00D96958">
      <w:pPr>
        <w:rPr>
          <w:ins w:id="1234" w:author="Eric Boisvert" w:date="2016-01-07T11:32:00Z"/>
          <w:lang w:val="en-CA"/>
        </w:rPr>
      </w:pPr>
      <w:ins w:id="1235" w:author="Eric Boisvert" w:date="2016-01-07T11:03:00Z">
        <w:r w:rsidRPr="00D970E9">
          <w:t xml:space="preserve">Globally unique </w:t>
        </w:r>
        <w:r>
          <w:t>identifier</w:t>
        </w:r>
        <w:proofErr w:type="gramStart"/>
        <w:r>
          <w:t>:CharacterString</w:t>
        </w:r>
        <w:proofErr w:type="gramEnd"/>
        <w:r>
          <w:t xml:space="preserve"> shall uniquely identifies a tuple within the dataset</w:t>
        </w:r>
      </w:ins>
      <w:ins w:id="1236" w:author="Eric Boisvert" w:date="2016-01-07T11:32:00Z">
        <w:r w:rsidR="00D96958">
          <w:t xml:space="preserve"> and be formatted as an </w:t>
        </w:r>
        <w:r w:rsidR="00D96958">
          <w:rPr>
            <w:lang w:val="en-CA"/>
          </w:rPr>
          <w:t xml:space="preserve">absolute URI conformant to RFC </w:t>
        </w:r>
        <w:commentRangeStart w:id="1237"/>
        <w:r w:rsidR="00D96958">
          <w:rPr>
            <w:lang w:val="en-CA"/>
          </w:rPr>
          <w:t>3986</w:t>
        </w:r>
        <w:commentRangeEnd w:id="1237"/>
        <w:r w:rsidR="00D96958">
          <w:rPr>
            <w:rStyle w:val="CommentReference"/>
          </w:rPr>
          <w:commentReference w:id="1237"/>
        </w:r>
        <w:r w:rsidR="00D96958">
          <w:rPr>
            <w:lang w:val="en-CA"/>
          </w:rPr>
          <w:t xml:space="preserve">. </w:t>
        </w:r>
      </w:ins>
    </w:p>
    <w:p w14:paraId="7B541338" w14:textId="63886A31" w:rsidR="00176E9E" w:rsidRDefault="00176E9E" w:rsidP="00176E9E">
      <w:pPr>
        <w:rPr>
          <w:ins w:id="1238" w:author="Eric Boisvert" w:date="2016-01-07T11:03: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ins w:id="1239" w:author="Eric Boisvert" w:date="2016-01-07T11:03:00Z"/>
        </w:trPr>
        <w:tc>
          <w:tcPr>
            <w:tcW w:w="4219" w:type="dxa"/>
            <w:tcBorders>
              <w:right w:val="nil"/>
            </w:tcBorders>
            <w:shd w:val="clear" w:color="auto" w:fill="auto"/>
          </w:tcPr>
          <w:p w14:paraId="637232AB" w14:textId="77777777" w:rsidR="00176E9E" w:rsidRPr="00D12552" w:rsidRDefault="00176E9E" w:rsidP="002E6F45">
            <w:pPr>
              <w:pStyle w:val="Tabletext10"/>
              <w:rPr>
                <w:ins w:id="1240" w:author="Eric Boisvert" w:date="2016-01-07T11:03:00Z"/>
                <w:rStyle w:val="requri"/>
                <w:lang w:val="en-CA"/>
              </w:rPr>
            </w:pPr>
            <w:ins w:id="1241" w:author="Eric Boisvert" w:date="2016-01-07T11:03:00Z">
              <w:r>
                <w:rPr>
                  <w:rStyle w:val="requri"/>
                  <w:lang w:val="en-CA"/>
                </w:rPr>
                <w:lastRenderedPageBreak/>
                <w:t>/req/gsml4-portrayal</w:t>
              </w:r>
              <w:r w:rsidRPr="00D12552">
                <w:rPr>
                  <w:rStyle w:val="requri"/>
                  <w:lang w:val="en-CA"/>
                </w:rPr>
                <w:t>/</w:t>
              </w:r>
              <w:r>
                <w:rPr>
                  <w:rStyle w:val="requri"/>
                  <w:lang w:val="en-CA"/>
                </w:rPr>
                <w:t>geologicunitview-identifier-unique</w:t>
              </w:r>
            </w:ins>
          </w:p>
        </w:tc>
        <w:tc>
          <w:tcPr>
            <w:tcW w:w="4678" w:type="dxa"/>
            <w:tcBorders>
              <w:left w:val="nil"/>
            </w:tcBorders>
            <w:shd w:val="clear" w:color="auto" w:fill="auto"/>
          </w:tcPr>
          <w:p w14:paraId="2F0EB68B" w14:textId="77777777" w:rsidR="00176E9E" w:rsidRPr="00D12552" w:rsidRDefault="00176E9E" w:rsidP="002E6F45">
            <w:pPr>
              <w:pStyle w:val="Tabletext10"/>
              <w:jc w:val="left"/>
              <w:rPr>
                <w:ins w:id="1242" w:author="Eric Boisvert" w:date="2016-01-07T11:03:00Z"/>
                <w:rStyle w:val="reqtext"/>
                <w:lang w:val="en-CA"/>
              </w:rPr>
            </w:pPr>
            <w:ins w:id="1243" w:author="Eric Boisvert" w:date="2016-01-07T11:03:00Z">
              <w:r>
                <w:rPr>
                  <w:rStyle w:val="reqtext"/>
                  <w:lang w:val="en-CA"/>
                </w:rPr>
                <w:t>Identifier SHALL be unique to a dataset</w:t>
              </w:r>
            </w:ins>
          </w:p>
        </w:tc>
      </w:tr>
    </w:tbl>
    <w:p w14:paraId="0F3E51B2" w14:textId="77777777" w:rsidR="00176E9E" w:rsidRDefault="00176E9E" w:rsidP="00176E9E">
      <w:pPr>
        <w:rPr>
          <w:ins w:id="1244" w:author="Eric Boisvert" w:date="2016-01-07T11:03:00Z"/>
        </w:rPr>
      </w:pPr>
    </w:p>
    <w:p w14:paraId="64D0C80B" w14:textId="77777777" w:rsidR="00176E9E" w:rsidRDefault="00176E9E" w:rsidP="00176E9E">
      <w:pPr>
        <w:rPr>
          <w:ins w:id="1245" w:author="Eric Boisvert" w:date="2016-01-07T11:03:00Z"/>
        </w:rPr>
      </w:pPr>
      <w:ins w:id="1246" w:author="Eric Boisvert" w:date="2016-01-07T11:03:00Z">
        <w:r>
          <w:t>It should</w:t>
        </w:r>
        <w:r w:rsidRPr="00D970E9">
          <w:t xml:space="preserve"> have the same value as the corresponding GeoSciML MappedFeature</w:t>
        </w:r>
        <w:r>
          <w:t xml:space="preserve"> identifier, if available</w:t>
        </w:r>
        <w:r w:rsidRPr="00D970E9">
          <w:t>.</w:t>
        </w:r>
        <w:r>
          <w:t xml:space="preserve"> </w:t>
        </w:r>
      </w:ins>
    </w:p>
    <w:p w14:paraId="3897388B" w14:textId="77777777" w:rsidR="00176E9E" w:rsidRDefault="00176E9E" w:rsidP="00176E9E">
      <w:pPr>
        <w:rPr>
          <w:ins w:id="1247" w:author="Eric Boisvert" w:date="2016-01-07T11:03: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ins w:id="1248" w:author="Eric Boisvert" w:date="2016-01-07T11:03:00Z"/>
        </w:trPr>
        <w:tc>
          <w:tcPr>
            <w:tcW w:w="4219" w:type="dxa"/>
            <w:tcBorders>
              <w:right w:val="nil"/>
            </w:tcBorders>
            <w:shd w:val="clear" w:color="auto" w:fill="auto"/>
          </w:tcPr>
          <w:p w14:paraId="1C611194" w14:textId="77777777" w:rsidR="00176E9E" w:rsidRPr="00D12552" w:rsidRDefault="00176E9E" w:rsidP="002E6F45">
            <w:pPr>
              <w:pStyle w:val="Tabletext10"/>
              <w:rPr>
                <w:ins w:id="1249" w:author="Eric Boisvert" w:date="2016-01-07T11:03:00Z"/>
                <w:rStyle w:val="requri"/>
                <w:lang w:val="en-CA"/>
              </w:rPr>
            </w:pPr>
            <w:ins w:id="1250" w:author="Eric Boisvert" w:date="2016-01-07T11:03:00Z">
              <w:r>
                <w:rPr>
                  <w:rStyle w:val="requri"/>
                  <w:lang w:val="en-CA"/>
                </w:rPr>
                <w:t>/req/gsml4-portrayal</w:t>
              </w:r>
              <w:r w:rsidRPr="00D12552">
                <w:rPr>
                  <w:rStyle w:val="requri"/>
                  <w:lang w:val="en-CA"/>
                </w:rPr>
                <w:t>/</w:t>
              </w:r>
              <w:r>
                <w:rPr>
                  <w:rStyle w:val="requri"/>
                  <w:lang w:val="en-CA"/>
                </w:rPr>
                <w:t>geologicunitview-identifier</w:t>
              </w:r>
            </w:ins>
          </w:p>
        </w:tc>
        <w:tc>
          <w:tcPr>
            <w:tcW w:w="4678" w:type="dxa"/>
            <w:tcBorders>
              <w:left w:val="nil"/>
            </w:tcBorders>
            <w:shd w:val="clear" w:color="auto" w:fill="auto"/>
          </w:tcPr>
          <w:p w14:paraId="52EC0F84" w14:textId="77777777" w:rsidR="00176E9E" w:rsidRPr="00D12552" w:rsidRDefault="00176E9E" w:rsidP="002E6F45">
            <w:pPr>
              <w:pStyle w:val="Tabletext10"/>
              <w:jc w:val="left"/>
              <w:rPr>
                <w:ins w:id="1251" w:author="Eric Boisvert" w:date="2016-01-07T11:03:00Z"/>
                <w:rStyle w:val="reqtext"/>
                <w:lang w:val="en-CA"/>
              </w:rPr>
            </w:pPr>
            <w:ins w:id="1252" w:author="Eric Boisvert" w:date="2016-01-07T11:03:00Z">
              <w:r>
                <w:rPr>
                  <w:rStyle w:val="reqtext"/>
                  <w:lang w:val="en-CA"/>
                </w:rPr>
                <w:t xml:space="preserve">Where possible, </w:t>
              </w:r>
              <w:commentRangeStart w:id="1253"/>
              <w:r>
                <w:rPr>
                  <w:rStyle w:val="reqtext"/>
                  <w:lang w:val="en-CA"/>
                </w:rPr>
                <w:t>GeologicUnitView identifier SHOULD correspond to and instance of MappedFeature</w:t>
              </w:r>
              <w:commentRangeEnd w:id="1253"/>
              <w:r>
                <w:rPr>
                  <w:rStyle w:val="CommentReference"/>
                  <w:rFonts w:ascii="Times New Roman" w:eastAsia="Times New Roman" w:hAnsi="Times New Roman"/>
                  <w:lang w:val="en-US" w:eastAsia="en-US"/>
                </w:rPr>
                <w:commentReference w:id="1253"/>
              </w:r>
            </w:ins>
          </w:p>
        </w:tc>
      </w:tr>
    </w:tbl>
    <w:p w14:paraId="609E89B1" w14:textId="77777777" w:rsidR="00176E9E" w:rsidRDefault="00176E9E" w:rsidP="00176E9E">
      <w:pPr>
        <w:rPr>
          <w:ins w:id="1254" w:author="Eric Boisvert" w:date="2016-01-07T11:03:00Z"/>
        </w:rPr>
      </w:pPr>
    </w:p>
    <w:p w14:paraId="3D154642" w14:textId="77777777" w:rsidR="00176E9E" w:rsidRDefault="00176E9E" w:rsidP="00176E9E">
      <w:pPr>
        <w:pStyle w:val="Heading4"/>
        <w:rPr>
          <w:ins w:id="1255" w:author="Eric Boisvert" w:date="2016-01-07T11:03:00Z"/>
        </w:rPr>
      </w:pPr>
      <w:proofErr w:type="gramStart"/>
      <w:ins w:id="1256" w:author="Eric Boisvert" w:date="2016-01-07T11:03:00Z">
        <w:r>
          <w:t>name</w:t>
        </w:r>
        <w:proofErr w:type="gramEnd"/>
      </w:ins>
    </w:p>
    <w:p w14:paraId="74352E96" w14:textId="77777777" w:rsidR="00176E9E" w:rsidRPr="002B6140" w:rsidRDefault="00176E9E" w:rsidP="00176E9E">
      <w:pPr>
        <w:rPr>
          <w:ins w:id="1257" w:author="Eric Boisvert" w:date="2016-01-07T11:03:00Z"/>
        </w:rPr>
      </w:pPr>
    </w:p>
    <w:p w14:paraId="37491DD0" w14:textId="77777777" w:rsidR="00176E9E" w:rsidRPr="00D970E9" w:rsidRDefault="00176E9E" w:rsidP="00176E9E">
      <w:pPr>
        <w:rPr>
          <w:ins w:id="1258" w:author="Eric Boisvert" w:date="2016-01-07T11:03:00Z"/>
          <w:lang w:val="en-CA"/>
        </w:rPr>
      </w:pPr>
      <w:proofErr w:type="gramStart"/>
      <w:ins w:id="1259" w:author="Eric Boisvert" w:date="2016-01-07T11:03:00Z">
        <w:r>
          <w:t>name:</w:t>
        </w:r>
        <w:proofErr w:type="gramEnd"/>
        <w:r>
          <w:t xml:space="preserve">CharacterString is a </w:t>
        </w:r>
        <w:r w:rsidRPr="00D970E9">
          <w:rPr>
            <w:lang w:val="en-CA"/>
          </w:rPr>
          <w:t>Display name for the the GeologicalUnit.</w:t>
        </w:r>
      </w:ins>
    </w:p>
    <w:p w14:paraId="0B098F01" w14:textId="77777777" w:rsidR="00176E9E" w:rsidRDefault="00176E9E" w:rsidP="00176E9E">
      <w:pPr>
        <w:pStyle w:val="Heading4"/>
        <w:rPr>
          <w:ins w:id="1260" w:author="Eric Boisvert" w:date="2016-01-07T11:03:00Z"/>
        </w:rPr>
      </w:pPr>
      <w:proofErr w:type="gramStart"/>
      <w:ins w:id="1261" w:author="Eric Boisvert" w:date="2016-01-07T11:03:00Z">
        <w:r>
          <w:t>description</w:t>
        </w:r>
        <w:proofErr w:type="gramEnd"/>
      </w:ins>
    </w:p>
    <w:p w14:paraId="08BFD60F" w14:textId="77777777" w:rsidR="00176E9E" w:rsidRDefault="00176E9E" w:rsidP="00176E9E">
      <w:pPr>
        <w:rPr>
          <w:ins w:id="1262" w:author="Eric Boisvert" w:date="2016-01-07T11:03:00Z"/>
        </w:rPr>
      </w:pPr>
    </w:p>
    <w:p w14:paraId="4283B5DF" w14:textId="77777777" w:rsidR="00176E9E" w:rsidRDefault="00176E9E" w:rsidP="00176E9E">
      <w:pPr>
        <w:rPr>
          <w:ins w:id="1263" w:author="Eric Boisvert" w:date="2016-01-07T11:03:00Z"/>
        </w:rPr>
      </w:pPr>
      <w:ins w:id="1264" w:author="Eric Boisvert" w:date="2016-01-07T11:03:00Z">
        <w:r w:rsidRPr="00F4750B">
          <w:t>Text description</w:t>
        </w:r>
        <w:proofErr w:type="gramStart"/>
        <w:r>
          <w:t>:CharacterString</w:t>
        </w:r>
        <w:proofErr w:type="gramEnd"/>
        <w:r w:rsidRPr="00F4750B">
          <w:t xml:space="preserve"> of the GeologicUnit, typically taken from an entry on a geological map legend.</w:t>
        </w:r>
      </w:ins>
    </w:p>
    <w:p w14:paraId="51E4FD3C" w14:textId="77777777" w:rsidR="00176E9E" w:rsidRDefault="00176E9E" w:rsidP="00176E9E">
      <w:pPr>
        <w:pStyle w:val="Heading4"/>
        <w:rPr>
          <w:ins w:id="1265" w:author="Eric Boisvert" w:date="2016-01-07T11:03:00Z"/>
        </w:rPr>
      </w:pPr>
      <w:proofErr w:type="gramStart"/>
      <w:ins w:id="1266" w:author="Eric Boisvert" w:date="2016-01-07T11:03:00Z">
        <w:r w:rsidRPr="00D970E9">
          <w:t>geologicUnitType</w:t>
        </w:r>
        <w:proofErr w:type="gramEnd"/>
      </w:ins>
    </w:p>
    <w:p w14:paraId="58D3BCBD" w14:textId="77777777" w:rsidR="00176E9E" w:rsidRDefault="00176E9E" w:rsidP="00176E9E">
      <w:pPr>
        <w:rPr>
          <w:ins w:id="1267" w:author="Eric Boisvert" w:date="2016-01-07T11:03:00Z"/>
        </w:rPr>
      </w:pPr>
    </w:p>
    <w:p w14:paraId="4DFC859C" w14:textId="41A5C54F" w:rsidR="00176E9E" w:rsidRDefault="00176E9E" w:rsidP="00176E9E">
      <w:pPr>
        <w:rPr>
          <w:ins w:id="1268" w:author="Eric Boisvert" w:date="2016-01-07T11:03:00Z"/>
        </w:rPr>
      </w:pPr>
      <w:ins w:id="1269" w:author="Eric Boisvert" w:date="2016-01-07T11:03:00Z">
        <w:r>
          <w:t>Label (CharacterString) of the t</w:t>
        </w:r>
        <w:r w:rsidRPr="00263FE6">
          <w:t>ype of GeologicUnit (as defined in GeoSciML).</w:t>
        </w:r>
        <w:r>
          <w:t xml:space="preserve"> </w:t>
        </w:r>
      </w:ins>
      <w:ins w:id="1270" w:author="Eric Boisvert" w:date="2016-01-07T12:38:00Z">
        <w:r w:rsidR="00D41C9A">
          <w:t xml:space="preserve">To report </w:t>
        </w:r>
        <w:proofErr w:type="gramStart"/>
        <w:r w:rsidR="00D41C9A">
          <w:t>a</w:t>
        </w:r>
        <w:proofErr w:type="gramEnd"/>
        <w:r w:rsidR="00D41C9A">
          <w:t xml:space="preserve"> identifier from a controlled vocabulary, </w:t>
        </w:r>
      </w:ins>
      <w:ins w:id="1271" w:author="Eric Boisvert" w:date="2016-01-07T11:03:00Z">
        <w:r>
          <w:t>geologicUnitType_uri</w:t>
        </w:r>
      </w:ins>
      <w:ins w:id="1272" w:author="Eric Boisvert" w:date="2016-01-07T12:38:00Z">
        <w:r w:rsidR="00D41C9A">
          <w:t xml:space="preserve"> shall be used.</w:t>
        </w:r>
      </w:ins>
    </w:p>
    <w:p w14:paraId="6B9EA18A" w14:textId="77777777" w:rsidR="00176E9E" w:rsidRDefault="00176E9E" w:rsidP="00176E9E">
      <w:pPr>
        <w:pStyle w:val="Heading4"/>
        <w:rPr>
          <w:ins w:id="1273" w:author="Eric Boisvert" w:date="2016-01-07T11:03:00Z"/>
        </w:rPr>
      </w:pPr>
      <w:proofErr w:type="gramStart"/>
      <w:ins w:id="1274" w:author="Eric Boisvert" w:date="2016-01-07T11:03:00Z">
        <w:r>
          <w:t>rank</w:t>
        </w:r>
        <w:proofErr w:type="gramEnd"/>
        <w:r w:rsidRPr="00F24B15">
          <w:t xml:space="preserve"> </w:t>
        </w:r>
      </w:ins>
    </w:p>
    <w:p w14:paraId="3FA80C3D" w14:textId="77777777" w:rsidR="00176E9E" w:rsidRDefault="00176E9E" w:rsidP="00176E9E">
      <w:pPr>
        <w:rPr>
          <w:ins w:id="1275" w:author="Eric Boisvert" w:date="2016-01-07T11:03:00Z"/>
        </w:rPr>
      </w:pPr>
    </w:p>
    <w:p w14:paraId="2CEA6996" w14:textId="77777777" w:rsidR="00176E9E" w:rsidRDefault="00176E9E" w:rsidP="00176E9E">
      <w:pPr>
        <w:rPr>
          <w:ins w:id="1276" w:author="Eric Boisvert" w:date="2016-01-07T11:03:00Z"/>
        </w:rPr>
      </w:pPr>
      <w:ins w:id="1277" w:author="Eric Boisvert" w:date="2016-01-07T11:03:00Z">
        <w:r>
          <w:t>Label r</w:t>
        </w:r>
        <w:r w:rsidRPr="00F24B15">
          <w:t>ank</w:t>
        </w:r>
        <w:proofErr w:type="gramStart"/>
        <w:r>
          <w:t>:CharacterString</w:t>
        </w:r>
        <w:proofErr w:type="gramEnd"/>
        <w:r w:rsidRPr="00F24B15">
          <w:t xml:space="preserve"> of GeologicUnit (as defined by ISC. eg; group, formation, member).</w:t>
        </w:r>
        <w:r>
          <w:t xml:space="preserve">  </w:t>
        </w:r>
      </w:ins>
    </w:p>
    <w:p w14:paraId="37E168C6" w14:textId="77777777" w:rsidR="00176E9E" w:rsidRDefault="00176E9E" w:rsidP="00176E9E">
      <w:pPr>
        <w:pStyle w:val="Heading4"/>
        <w:rPr>
          <w:ins w:id="1278" w:author="Eric Boisvert" w:date="2016-01-07T11:03:00Z"/>
        </w:rPr>
      </w:pPr>
      <w:ins w:id="1279" w:author="Eric Boisvert" w:date="2016-01-07T11:03:00Z">
        <w:r w:rsidRPr="00D970E9">
          <w:t>Lithology</w:t>
        </w:r>
        <w:r w:rsidRPr="00CD1A35">
          <w:t xml:space="preserve"> </w:t>
        </w:r>
      </w:ins>
    </w:p>
    <w:p w14:paraId="5D7D4021" w14:textId="77777777" w:rsidR="00176E9E" w:rsidRDefault="00176E9E" w:rsidP="00176E9E">
      <w:pPr>
        <w:rPr>
          <w:ins w:id="1280" w:author="Eric Boisvert" w:date="2016-01-07T11:03:00Z"/>
        </w:rPr>
      </w:pPr>
    </w:p>
    <w:p w14:paraId="291227C7" w14:textId="1886AE90" w:rsidR="00176E9E" w:rsidRDefault="00176E9E" w:rsidP="00176E9E">
      <w:pPr>
        <w:rPr>
          <w:ins w:id="1281" w:author="Eric Boisvert" w:date="2016-01-07T11:03:00Z"/>
        </w:rPr>
      </w:pPr>
      <w:ins w:id="1282" w:author="Eric Boisvert" w:date="2016-01-07T11:03:00Z">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ins>
      <w:ins w:id="1283" w:author="Eric Boisvert" w:date="2016-01-07T12:39:00Z">
        <w:r w:rsidR="00D41C9A">
          <w:t xml:space="preserve">To report an identifier from a controlled vocabulary, </w:t>
        </w:r>
      </w:ins>
      <w:ins w:id="1284" w:author="Eric Boisvert" w:date="2016-01-07T11:03:00Z">
        <w:r w:rsidRPr="00CD1A35">
          <w:t>representativeLithology_uri</w:t>
        </w:r>
        <w:r>
          <w:t xml:space="preserve"> </w:t>
        </w:r>
      </w:ins>
      <w:ins w:id="1285" w:author="Eric Boisvert" w:date="2016-01-07T12:39:00Z">
        <w:r w:rsidR="00D41C9A">
          <w:t>shall</w:t>
        </w:r>
      </w:ins>
      <w:ins w:id="1286" w:author="Eric Boisvert" w:date="2016-01-07T11:03:00Z">
        <w:r w:rsidR="00D41C9A">
          <w:t xml:space="preserve"> be use</w:t>
        </w:r>
      </w:ins>
      <w:ins w:id="1287" w:author="Eric Boisvert" w:date="2016-01-07T12:39:00Z">
        <w:r w:rsidR="00D41C9A">
          <w:t>.</w:t>
        </w:r>
      </w:ins>
    </w:p>
    <w:p w14:paraId="388CC573" w14:textId="77777777" w:rsidR="00176E9E" w:rsidRDefault="00176E9E" w:rsidP="00D41C9A">
      <w:pPr>
        <w:pStyle w:val="Heading4"/>
        <w:rPr>
          <w:ins w:id="1288" w:author="Eric Boisvert" w:date="2016-01-07T11:03:00Z"/>
        </w:rPr>
        <w:pPrChange w:id="1289" w:author="Eric Boisvert" w:date="2016-01-07T12:39:00Z">
          <w:pPr/>
        </w:pPrChange>
      </w:pPr>
      <w:proofErr w:type="gramStart"/>
      <w:ins w:id="1290" w:author="Eric Boisvert" w:date="2016-01-07T11:03:00Z">
        <w:r w:rsidRPr="00D970E9">
          <w:t>geologicHistory</w:t>
        </w:r>
        <w:proofErr w:type="gramEnd"/>
      </w:ins>
    </w:p>
    <w:p w14:paraId="01E379D2" w14:textId="77777777" w:rsidR="00D41C9A" w:rsidRDefault="00D41C9A" w:rsidP="00176E9E">
      <w:pPr>
        <w:rPr>
          <w:ins w:id="1291" w:author="Eric Boisvert" w:date="2016-01-07T12:39:00Z"/>
        </w:rPr>
      </w:pPr>
    </w:p>
    <w:p w14:paraId="0B7FA38C" w14:textId="3C728646" w:rsidR="00176E9E" w:rsidRDefault="00176E9E" w:rsidP="00176E9E">
      <w:pPr>
        <w:rPr>
          <w:ins w:id="1292" w:author="Eric Boisvert" w:date="2016-01-07T11:03:00Z"/>
        </w:rPr>
      </w:pPr>
      <w:ins w:id="1293" w:author="Eric Boisvert" w:date="2016-01-07T11:03:00Z">
        <w:r>
          <w:lastRenderedPageBreak/>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ins>
      <w:ins w:id="1294" w:author="Eric Boisvert" w:date="2016-01-07T12:39:00Z">
        <w:r w:rsidR="00D41C9A">
          <w:t>To report an identifier from a controlled vocabulary</w:t>
        </w:r>
      </w:ins>
      <w:ins w:id="1295" w:author="Eric Boisvert" w:date="2016-01-07T11:03:00Z">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ins>
    </w:p>
    <w:p w14:paraId="3AB1F260" w14:textId="77777777" w:rsidR="00176E9E" w:rsidRDefault="00176E9E" w:rsidP="00176E9E">
      <w:pPr>
        <w:pStyle w:val="Heading4"/>
        <w:rPr>
          <w:ins w:id="1296" w:author="Eric Boisvert" w:date="2016-01-07T11:03:00Z"/>
        </w:rPr>
      </w:pPr>
      <w:proofErr w:type="gramStart"/>
      <w:ins w:id="1297" w:author="Eric Boisvert" w:date="2016-01-07T11:03:00Z">
        <w:r w:rsidRPr="00D970E9">
          <w:t>numericOlderAge</w:t>
        </w:r>
        <w:proofErr w:type="gramEnd"/>
      </w:ins>
    </w:p>
    <w:p w14:paraId="57AC0F69" w14:textId="77777777" w:rsidR="00176E9E" w:rsidRPr="00670924" w:rsidRDefault="00176E9E" w:rsidP="00176E9E">
      <w:pPr>
        <w:rPr>
          <w:ins w:id="1298" w:author="Eric Boisvert" w:date="2016-01-07T11:03:00Z"/>
        </w:rPr>
      </w:pPr>
    </w:p>
    <w:p w14:paraId="7ED8145F" w14:textId="77777777" w:rsidR="00176E9E" w:rsidRDefault="00176E9E" w:rsidP="00176E9E">
      <w:pPr>
        <w:rPr>
          <w:ins w:id="1299" w:author="Eric Boisvert" w:date="2016-01-07T11:03:00Z"/>
        </w:rPr>
      </w:pPr>
      <w:ins w:id="1300" w:author="Eric Boisvert" w:date="2016-01-07T11:03:00Z">
        <w:r>
          <w:t xml:space="preserve">Older age is a </w:t>
        </w:r>
        <w:r w:rsidRPr="00D970E9">
          <w:t>numerical representation</w:t>
        </w:r>
        <w:r>
          <w:t xml:space="preserve"> (Number) of the unit’s older age in million years (Ma).</w:t>
        </w:r>
      </w:ins>
    </w:p>
    <w:p w14:paraId="42926990" w14:textId="77777777" w:rsidR="00176E9E" w:rsidRDefault="00176E9E" w:rsidP="00176E9E">
      <w:pPr>
        <w:pStyle w:val="Heading4"/>
        <w:rPr>
          <w:ins w:id="1301" w:author="Eric Boisvert" w:date="2016-01-07T11:03:00Z"/>
        </w:rPr>
      </w:pPr>
      <w:proofErr w:type="gramStart"/>
      <w:ins w:id="1302" w:author="Eric Boisvert" w:date="2016-01-07T11:03:00Z">
        <w:r w:rsidRPr="00D970E9">
          <w:t>numericYoungerAge</w:t>
        </w:r>
        <w:proofErr w:type="gramEnd"/>
      </w:ins>
    </w:p>
    <w:p w14:paraId="05E88645" w14:textId="77777777" w:rsidR="00176E9E" w:rsidRPr="00670924" w:rsidRDefault="00176E9E" w:rsidP="00176E9E">
      <w:pPr>
        <w:rPr>
          <w:ins w:id="1303" w:author="Eric Boisvert" w:date="2016-01-07T11:03:00Z"/>
        </w:rPr>
      </w:pPr>
    </w:p>
    <w:p w14:paraId="4473A715" w14:textId="77777777" w:rsidR="00176E9E" w:rsidRDefault="00176E9E" w:rsidP="00176E9E">
      <w:pPr>
        <w:rPr>
          <w:ins w:id="1304" w:author="Eric Boisvert" w:date="2016-01-07T11:03:00Z"/>
        </w:rPr>
      </w:pPr>
      <w:ins w:id="1305" w:author="Eric Boisvert" w:date="2016-01-07T11:03:00Z">
        <w:r>
          <w:t xml:space="preserve">Younger age is a </w:t>
        </w:r>
        <w:r w:rsidRPr="00D970E9">
          <w:t>numerical representation</w:t>
        </w:r>
        <w:r>
          <w:t xml:space="preserve"> (Number) of the unit’s younger age in million years (Ma).</w:t>
        </w:r>
      </w:ins>
    </w:p>
    <w:p w14:paraId="23DDBC4E" w14:textId="77777777" w:rsidR="00176E9E" w:rsidRDefault="00176E9E" w:rsidP="00176E9E">
      <w:pPr>
        <w:pStyle w:val="Heading4"/>
        <w:rPr>
          <w:ins w:id="1306" w:author="Eric Boisvert" w:date="2016-01-07T11:03:00Z"/>
        </w:rPr>
      </w:pPr>
      <w:proofErr w:type="gramStart"/>
      <w:ins w:id="1307" w:author="Eric Boisvert" w:date="2016-01-07T11:03:00Z">
        <w:r w:rsidRPr="00D970E9">
          <w:t>observationMethod</w:t>
        </w:r>
        <w:proofErr w:type="gramEnd"/>
      </w:ins>
    </w:p>
    <w:p w14:paraId="0C8DB07D" w14:textId="77777777" w:rsidR="00176E9E" w:rsidRDefault="00176E9E" w:rsidP="00176E9E">
      <w:pPr>
        <w:rPr>
          <w:ins w:id="1308" w:author="Eric Boisvert" w:date="2016-01-07T11:03:00Z"/>
        </w:rPr>
      </w:pPr>
    </w:p>
    <w:p w14:paraId="32B86F12" w14:textId="77777777" w:rsidR="00176E9E" w:rsidRDefault="00176E9E" w:rsidP="00176E9E">
      <w:pPr>
        <w:rPr>
          <w:ins w:id="1309" w:author="Eric Boisvert" w:date="2016-01-07T11:03:00Z"/>
        </w:rPr>
      </w:pPr>
      <w:ins w:id="1310" w:author="Eric Boisvert" w:date="2016-01-07T11:03:00Z">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ins>
    </w:p>
    <w:p w14:paraId="6889E033" w14:textId="77777777" w:rsidR="00176E9E" w:rsidRDefault="00176E9E" w:rsidP="00176E9E">
      <w:pPr>
        <w:pStyle w:val="Heading4"/>
        <w:rPr>
          <w:ins w:id="1311" w:author="Eric Boisvert" w:date="2016-01-07T11:03:00Z"/>
        </w:rPr>
      </w:pPr>
      <w:proofErr w:type="gramStart"/>
      <w:ins w:id="1312" w:author="Eric Boisvert" w:date="2016-01-07T11:03:00Z">
        <w:r w:rsidRPr="00D970E9">
          <w:t>positionalAccuracy</w:t>
        </w:r>
        <w:proofErr w:type="gramEnd"/>
      </w:ins>
    </w:p>
    <w:p w14:paraId="0C6AFC7E" w14:textId="77777777" w:rsidR="00176E9E" w:rsidRPr="00670924" w:rsidRDefault="00176E9E" w:rsidP="00176E9E">
      <w:pPr>
        <w:rPr>
          <w:ins w:id="1313" w:author="Eric Boisvert" w:date="2016-01-07T11:03:00Z"/>
        </w:rPr>
      </w:pPr>
    </w:p>
    <w:p w14:paraId="7F6519D4" w14:textId="2F54D85B" w:rsidR="00176E9E" w:rsidRDefault="00176E9E" w:rsidP="00176E9E">
      <w:pPr>
        <w:rPr>
          <w:ins w:id="1314" w:author="Eric Boisvert" w:date="2016-01-07T11:03:00Z"/>
        </w:rPr>
      </w:pPr>
      <w:ins w:id="1315" w:author="Eric Boisvert" w:date="2016-01-07T11:03:00Z">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1316"/>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316"/>
        <w:r>
          <w:rPr>
            <w:rStyle w:val="CommentReference"/>
          </w:rPr>
          <w:commentReference w:id="1316"/>
        </w:r>
      </w:ins>
    </w:p>
    <w:p w14:paraId="649CD2B9" w14:textId="77777777" w:rsidR="00176E9E" w:rsidRDefault="00176E9E" w:rsidP="00176E9E">
      <w:pPr>
        <w:pStyle w:val="Heading4"/>
        <w:rPr>
          <w:ins w:id="1317" w:author="Eric Boisvert" w:date="2016-01-07T11:03:00Z"/>
        </w:rPr>
      </w:pPr>
      <w:proofErr w:type="gramStart"/>
      <w:ins w:id="1318" w:author="Eric Boisvert" w:date="2016-01-07T11:03:00Z">
        <w:r>
          <w:t>source</w:t>
        </w:r>
        <w:proofErr w:type="gramEnd"/>
      </w:ins>
    </w:p>
    <w:p w14:paraId="6F4CF505" w14:textId="77777777" w:rsidR="00176E9E" w:rsidRDefault="00176E9E" w:rsidP="00176E9E">
      <w:pPr>
        <w:rPr>
          <w:ins w:id="1319" w:author="Eric Boisvert" w:date="2016-01-07T11:03:00Z"/>
        </w:rPr>
      </w:pPr>
      <w:ins w:id="1320" w:author="Eric Boisvert" w:date="2016-01-07T11:03:00Z">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ins>
    </w:p>
    <w:p w14:paraId="7660BDA5" w14:textId="77777777" w:rsidR="00176E9E" w:rsidRPr="00D970E9" w:rsidRDefault="00176E9E" w:rsidP="00176E9E">
      <w:pPr>
        <w:pStyle w:val="Heading4"/>
        <w:rPr>
          <w:ins w:id="1321" w:author="Eric Boisvert" w:date="2016-01-07T11:03:00Z"/>
        </w:rPr>
      </w:pPr>
      <w:ins w:id="1322" w:author="Eric Boisvert" w:date="2016-01-07T11:03:00Z">
        <w:r w:rsidRPr="00D970E9">
          <w:t>geologicUnitType_uri</w:t>
        </w:r>
      </w:ins>
    </w:p>
    <w:p w14:paraId="78585474" w14:textId="77777777" w:rsidR="00176E9E" w:rsidRDefault="00176E9E" w:rsidP="00176E9E">
      <w:pPr>
        <w:autoSpaceDE w:val="0"/>
        <w:autoSpaceDN w:val="0"/>
        <w:adjustRightInd w:val="0"/>
        <w:spacing w:after="1"/>
        <w:rPr>
          <w:ins w:id="1323" w:author="Eric Boisvert" w:date="2016-01-07T11:03:00Z"/>
          <w:rFonts w:ascii="Calibri" w:hAnsi="Calibri"/>
          <w:color w:val="000000"/>
          <w:sz w:val="20"/>
          <w:szCs w:val="20"/>
        </w:rPr>
      </w:pPr>
    </w:p>
    <w:p w14:paraId="6FACED89" w14:textId="77777777" w:rsidR="00176E9E" w:rsidRPr="00D970E9" w:rsidRDefault="00176E9E" w:rsidP="00176E9E">
      <w:pPr>
        <w:rPr>
          <w:ins w:id="1324" w:author="Eric Boisvert" w:date="2016-01-07T11:03:00Z"/>
          <w:rFonts w:cs="Arial"/>
          <w:lang w:val="en-CA"/>
        </w:rPr>
      </w:pPr>
      <w:ins w:id="1325" w:author="Eric Boisvert" w:date="2016-01-07T11:03:00Z">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ins>
    </w:p>
    <w:p w14:paraId="5821834D" w14:textId="77777777" w:rsidR="00176E9E" w:rsidRDefault="00176E9E" w:rsidP="00176E9E">
      <w:pPr>
        <w:rPr>
          <w:ins w:id="1326" w:author="Eric Boisvert" w:date="2016-01-07T11:03:00Z"/>
        </w:rPr>
      </w:pPr>
    </w:p>
    <w:p w14:paraId="18B6F56B" w14:textId="77777777" w:rsidR="00176E9E" w:rsidRDefault="00176E9E" w:rsidP="00176E9E">
      <w:pPr>
        <w:pStyle w:val="Heading4"/>
        <w:rPr>
          <w:ins w:id="1327" w:author="Eric Boisvert" w:date="2016-01-07T11:03:00Z"/>
        </w:rPr>
      </w:pPr>
      <w:ins w:id="1328" w:author="Eric Boisvert" w:date="2016-01-07T11:03:00Z">
        <w:r w:rsidRPr="00D970E9">
          <w:t>representativeLithology_uri</w:t>
        </w:r>
      </w:ins>
    </w:p>
    <w:p w14:paraId="3DF1D88C" w14:textId="77777777" w:rsidR="00176E9E" w:rsidRPr="00670924" w:rsidRDefault="00176E9E" w:rsidP="00176E9E">
      <w:pPr>
        <w:rPr>
          <w:ins w:id="1329" w:author="Eric Boisvert" w:date="2016-01-07T11:03:00Z"/>
        </w:rPr>
      </w:pPr>
    </w:p>
    <w:p w14:paraId="020D4210" w14:textId="77777777" w:rsidR="00176E9E" w:rsidRDefault="00176E9E" w:rsidP="00176E9E">
      <w:pPr>
        <w:rPr>
          <w:ins w:id="1330" w:author="Eric Boisvert" w:date="2016-01-07T11:03:00Z"/>
          <w:lang w:val="en-CA"/>
        </w:rPr>
      </w:pPr>
      <w:ins w:id="1331" w:author="Eric Boisvert" w:date="2016-01-07T11:03:00Z">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ins w:id="1332" w:author="Eric Boisvert" w:date="2016-01-07T11:03:00Z"/>
        </w:trPr>
        <w:tc>
          <w:tcPr>
            <w:tcW w:w="4219" w:type="dxa"/>
            <w:tcBorders>
              <w:right w:val="nil"/>
            </w:tcBorders>
            <w:shd w:val="clear" w:color="auto" w:fill="auto"/>
          </w:tcPr>
          <w:p w14:paraId="51AC1310" w14:textId="77777777" w:rsidR="00176E9E" w:rsidRPr="00D12552" w:rsidRDefault="00176E9E" w:rsidP="002E6F45">
            <w:pPr>
              <w:pStyle w:val="Tabletext10"/>
              <w:rPr>
                <w:ins w:id="1333" w:author="Eric Boisvert" w:date="2016-01-07T11:03:00Z"/>
                <w:rStyle w:val="requri"/>
                <w:lang w:val="en-CA"/>
              </w:rPr>
            </w:pPr>
            <w:ins w:id="1334" w:author="Eric Boisvert" w:date="2016-01-07T11:03:00Z">
              <w:r>
                <w:rPr>
                  <w:rStyle w:val="requri"/>
                  <w:lang w:val="en-CA"/>
                </w:rPr>
                <w:t>/req/gsml4-portrayal</w:t>
              </w:r>
              <w:r w:rsidRPr="00D12552">
                <w:rPr>
                  <w:rStyle w:val="requri"/>
                  <w:lang w:val="en-CA"/>
                </w:rPr>
                <w:t>/</w:t>
              </w:r>
              <w:r>
                <w:rPr>
                  <w:rStyle w:val="requri"/>
                  <w:lang w:val="en-CA"/>
                </w:rPr>
                <w:t>geologicunitview-representativeLithology</w:t>
              </w:r>
            </w:ins>
          </w:p>
        </w:tc>
        <w:tc>
          <w:tcPr>
            <w:tcW w:w="4678" w:type="dxa"/>
            <w:tcBorders>
              <w:left w:val="nil"/>
            </w:tcBorders>
            <w:shd w:val="clear" w:color="auto" w:fill="auto"/>
          </w:tcPr>
          <w:p w14:paraId="51642FF2" w14:textId="77777777" w:rsidR="00176E9E" w:rsidRPr="00D12552" w:rsidRDefault="00176E9E" w:rsidP="002E6F45">
            <w:pPr>
              <w:pStyle w:val="Tabletext10"/>
              <w:jc w:val="left"/>
              <w:rPr>
                <w:ins w:id="1335" w:author="Eric Boisvert" w:date="2016-01-07T11:03:00Z"/>
                <w:rStyle w:val="reqtext"/>
                <w:lang w:val="en-CA"/>
              </w:rPr>
            </w:pPr>
            <w:ins w:id="1336" w:author="Eric Boisvert" w:date="2016-01-07T11:03:00Z">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ins>
          </w:p>
        </w:tc>
      </w:tr>
    </w:tbl>
    <w:p w14:paraId="3526F3BC" w14:textId="77777777" w:rsidR="00176E9E" w:rsidRDefault="00176E9E" w:rsidP="00176E9E">
      <w:pPr>
        <w:rPr>
          <w:ins w:id="1337" w:author="Eric Boisvert" w:date="2016-01-07T11:03:00Z"/>
        </w:rPr>
      </w:pPr>
    </w:p>
    <w:p w14:paraId="32614A71" w14:textId="77777777" w:rsidR="00176E9E" w:rsidRPr="00D970E9" w:rsidRDefault="00176E9E" w:rsidP="00176E9E">
      <w:pPr>
        <w:rPr>
          <w:ins w:id="1338" w:author="Eric Boisvert" w:date="2016-01-07T11:03:00Z"/>
          <w:lang w:val="en-CA"/>
        </w:rPr>
      </w:pPr>
    </w:p>
    <w:p w14:paraId="59718E0B" w14:textId="77777777" w:rsidR="00176E9E" w:rsidRDefault="00176E9E" w:rsidP="00176E9E">
      <w:pPr>
        <w:pStyle w:val="Heading4"/>
        <w:rPr>
          <w:ins w:id="1339" w:author="Eric Boisvert" w:date="2016-01-07T11:03:00Z"/>
        </w:rPr>
      </w:pPr>
      <w:ins w:id="1340" w:author="Eric Boisvert" w:date="2016-01-07T11:03:00Z">
        <w:r w:rsidRPr="00D970E9">
          <w:t>representativeAge_uri</w:t>
        </w:r>
      </w:ins>
    </w:p>
    <w:p w14:paraId="7463104A" w14:textId="77777777" w:rsidR="00176E9E" w:rsidRPr="00670924" w:rsidRDefault="00176E9E" w:rsidP="00176E9E">
      <w:pPr>
        <w:rPr>
          <w:ins w:id="1341" w:author="Eric Boisvert" w:date="2016-01-07T11:03:00Z"/>
        </w:rPr>
      </w:pPr>
    </w:p>
    <w:p w14:paraId="1774CDFD" w14:textId="77777777" w:rsidR="00176E9E" w:rsidRPr="00D970E9" w:rsidRDefault="00176E9E" w:rsidP="00176E9E">
      <w:pPr>
        <w:rPr>
          <w:ins w:id="1342" w:author="Eric Boisvert" w:date="2016-01-07T11:03:00Z"/>
          <w:lang w:val="en-CA"/>
        </w:rPr>
      </w:pPr>
      <w:ins w:id="1343" w:author="Eric Boisvert" w:date="2016-01-07T11:03:00Z">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ins w:id="1344" w:author="Eric Boisvert" w:date="2016-01-07T11:03:00Z"/>
        </w:trPr>
        <w:tc>
          <w:tcPr>
            <w:tcW w:w="4219" w:type="dxa"/>
            <w:tcBorders>
              <w:right w:val="nil"/>
            </w:tcBorders>
            <w:shd w:val="clear" w:color="auto" w:fill="auto"/>
          </w:tcPr>
          <w:p w14:paraId="770F13FC" w14:textId="77777777" w:rsidR="00176E9E" w:rsidRPr="00D12552" w:rsidRDefault="00176E9E" w:rsidP="002E6F45">
            <w:pPr>
              <w:pStyle w:val="Tabletext10"/>
              <w:rPr>
                <w:ins w:id="1345" w:author="Eric Boisvert" w:date="2016-01-07T11:03:00Z"/>
                <w:rStyle w:val="requri"/>
                <w:lang w:val="en-CA"/>
              </w:rPr>
            </w:pPr>
            <w:ins w:id="1346" w:author="Eric Boisvert" w:date="2016-01-07T11:03:00Z">
              <w:r>
                <w:rPr>
                  <w:rStyle w:val="requri"/>
                  <w:lang w:val="en-CA"/>
                </w:rPr>
                <w:t>/req/gsml4-portrayal</w:t>
              </w:r>
              <w:r w:rsidRPr="00D12552">
                <w:rPr>
                  <w:rStyle w:val="requri"/>
                  <w:lang w:val="en-CA"/>
                </w:rPr>
                <w:t>/</w:t>
              </w:r>
              <w:r>
                <w:rPr>
                  <w:rStyle w:val="requri"/>
                  <w:lang w:val="en-CA"/>
                </w:rPr>
                <w:t>geologicunitview-representativeAge</w:t>
              </w:r>
            </w:ins>
          </w:p>
        </w:tc>
        <w:tc>
          <w:tcPr>
            <w:tcW w:w="4678" w:type="dxa"/>
            <w:tcBorders>
              <w:left w:val="nil"/>
            </w:tcBorders>
            <w:shd w:val="clear" w:color="auto" w:fill="auto"/>
          </w:tcPr>
          <w:p w14:paraId="187EA9C7" w14:textId="77777777" w:rsidR="00176E9E" w:rsidRPr="00D12552" w:rsidRDefault="00176E9E" w:rsidP="002E6F45">
            <w:pPr>
              <w:pStyle w:val="Tabletext10"/>
              <w:jc w:val="left"/>
              <w:rPr>
                <w:ins w:id="1347" w:author="Eric Boisvert" w:date="2016-01-07T11:03:00Z"/>
                <w:rStyle w:val="reqtext"/>
                <w:lang w:val="en-CA"/>
              </w:rPr>
            </w:pPr>
            <w:ins w:id="1348" w:author="Eric Boisvert" w:date="2016-01-07T11:03:00Z">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ins>
          </w:p>
        </w:tc>
      </w:tr>
    </w:tbl>
    <w:p w14:paraId="210ABCCA" w14:textId="77777777" w:rsidR="00176E9E" w:rsidRDefault="00176E9E" w:rsidP="00176E9E">
      <w:pPr>
        <w:rPr>
          <w:ins w:id="1349" w:author="Eric Boisvert" w:date="2016-01-07T11:03:00Z"/>
        </w:rPr>
      </w:pPr>
    </w:p>
    <w:p w14:paraId="33F9527F" w14:textId="77777777" w:rsidR="00176E9E" w:rsidRDefault="00176E9E" w:rsidP="00176E9E">
      <w:pPr>
        <w:pStyle w:val="Heading4"/>
        <w:rPr>
          <w:ins w:id="1350" w:author="Eric Boisvert" w:date="2016-01-07T11:03:00Z"/>
        </w:rPr>
      </w:pPr>
      <w:ins w:id="1351" w:author="Eric Boisvert" w:date="2016-01-07T11:03:00Z">
        <w:r w:rsidRPr="00D970E9">
          <w:t>representative</w:t>
        </w:r>
        <w:r>
          <w:t>Older</w:t>
        </w:r>
        <w:r w:rsidRPr="00D970E9">
          <w:t>Age_uri</w:t>
        </w:r>
      </w:ins>
    </w:p>
    <w:p w14:paraId="7EDEA60E" w14:textId="77777777" w:rsidR="00176E9E" w:rsidRPr="00D608A4" w:rsidRDefault="00176E9E" w:rsidP="00176E9E">
      <w:pPr>
        <w:rPr>
          <w:ins w:id="1352" w:author="Eric Boisvert" w:date="2016-01-07T11:03:00Z"/>
        </w:rPr>
      </w:pPr>
    </w:p>
    <w:p w14:paraId="3E9551B6" w14:textId="77777777" w:rsidR="00176E9E" w:rsidRDefault="00176E9E" w:rsidP="00176E9E">
      <w:pPr>
        <w:rPr>
          <w:ins w:id="1353" w:author="Eric Boisvert" w:date="2016-01-07T11:03:00Z"/>
          <w:lang w:val="en-CA"/>
        </w:rPr>
      </w:pPr>
      <w:ins w:id="1354" w:author="Eric Boisvert" w:date="2016-01-07T11:03:00Z">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ins w:id="1355" w:author="Eric Boisvert" w:date="2016-01-07T11:03:00Z"/>
        </w:trPr>
        <w:tc>
          <w:tcPr>
            <w:tcW w:w="4219" w:type="dxa"/>
            <w:tcBorders>
              <w:right w:val="nil"/>
            </w:tcBorders>
            <w:shd w:val="clear" w:color="auto" w:fill="auto"/>
          </w:tcPr>
          <w:p w14:paraId="016C78E1" w14:textId="77777777" w:rsidR="00176E9E" w:rsidRPr="00D12552" w:rsidRDefault="00176E9E" w:rsidP="002E6F45">
            <w:pPr>
              <w:pStyle w:val="Tabletext10"/>
              <w:rPr>
                <w:ins w:id="1356" w:author="Eric Boisvert" w:date="2016-01-07T11:03:00Z"/>
                <w:rStyle w:val="requri"/>
                <w:lang w:val="en-CA"/>
              </w:rPr>
            </w:pPr>
            <w:ins w:id="1357" w:author="Eric Boisvert" w:date="2016-01-07T11:03:00Z">
              <w:r>
                <w:rPr>
                  <w:rStyle w:val="requri"/>
                  <w:lang w:val="en-CA"/>
                </w:rPr>
                <w:lastRenderedPageBreak/>
                <w:t>/req/gsml4-portrayal</w:t>
              </w:r>
              <w:r w:rsidRPr="00D12552">
                <w:rPr>
                  <w:rStyle w:val="requri"/>
                  <w:lang w:val="en-CA"/>
                </w:rPr>
                <w:t>/</w:t>
              </w:r>
              <w:r>
                <w:rPr>
                  <w:rStyle w:val="requri"/>
                  <w:lang w:val="en-CA"/>
                </w:rPr>
                <w:t>geologicunitview-representativeOlderAge</w:t>
              </w:r>
            </w:ins>
          </w:p>
        </w:tc>
        <w:tc>
          <w:tcPr>
            <w:tcW w:w="4678" w:type="dxa"/>
            <w:tcBorders>
              <w:left w:val="nil"/>
            </w:tcBorders>
            <w:shd w:val="clear" w:color="auto" w:fill="auto"/>
          </w:tcPr>
          <w:p w14:paraId="39660756" w14:textId="77777777" w:rsidR="00176E9E" w:rsidRPr="00D12552" w:rsidRDefault="00176E9E" w:rsidP="002E6F45">
            <w:pPr>
              <w:pStyle w:val="Tabletext10"/>
              <w:jc w:val="left"/>
              <w:rPr>
                <w:ins w:id="1358" w:author="Eric Boisvert" w:date="2016-01-07T11:03:00Z"/>
                <w:rStyle w:val="reqtext"/>
                <w:lang w:val="en-CA"/>
              </w:rPr>
            </w:pPr>
            <w:ins w:id="1359" w:author="Eric Boisvert" w:date="2016-01-07T11:03:00Z">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ins>
          </w:p>
        </w:tc>
      </w:tr>
    </w:tbl>
    <w:p w14:paraId="61767982" w14:textId="77777777" w:rsidR="00176E9E" w:rsidRDefault="00176E9E" w:rsidP="00176E9E">
      <w:pPr>
        <w:rPr>
          <w:ins w:id="1360" w:author="Eric Boisvert" w:date="2016-01-07T11:03:00Z"/>
        </w:rPr>
      </w:pPr>
    </w:p>
    <w:p w14:paraId="19204B0B" w14:textId="77777777" w:rsidR="00176E9E" w:rsidRDefault="00176E9E" w:rsidP="00176E9E">
      <w:pPr>
        <w:rPr>
          <w:ins w:id="1361" w:author="Eric Boisvert" w:date="2016-01-07T11:03:00Z"/>
          <w:lang w:val="en-CA"/>
        </w:rPr>
      </w:pPr>
    </w:p>
    <w:p w14:paraId="06EB9E2C" w14:textId="77777777" w:rsidR="00176E9E" w:rsidRDefault="00176E9E" w:rsidP="00176E9E">
      <w:pPr>
        <w:pStyle w:val="Heading4"/>
        <w:rPr>
          <w:ins w:id="1362" w:author="Eric Boisvert" w:date="2016-01-07T11:03:00Z"/>
        </w:rPr>
      </w:pPr>
      <w:ins w:id="1363" w:author="Eric Boisvert" w:date="2016-01-07T11:03:00Z">
        <w:r w:rsidRPr="00D970E9">
          <w:t>representative</w:t>
        </w:r>
        <w:r>
          <w:t>Younger</w:t>
        </w:r>
        <w:r w:rsidRPr="00D970E9">
          <w:t>Age_uri</w:t>
        </w:r>
      </w:ins>
    </w:p>
    <w:p w14:paraId="181FA1CE" w14:textId="77777777" w:rsidR="00176E9E" w:rsidRPr="00D608A4" w:rsidRDefault="00176E9E" w:rsidP="00176E9E">
      <w:pPr>
        <w:rPr>
          <w:ins w:id="1364" w:author="Eric Boisvert" w:date="2016-01-07T11:03:00Z"/>
        </w:rPr>
      </w:pPr>
    </w:p>
    <w:p w14:paraId="108F0892" w14:textId="77777777" w:rsidR="00176E9E" w:rsidRDefault="00176E9E" w:rsidP="00176E9E">
      <w:pPr>
        <w:rPr>
          <w:ins w:id="1365" w:author="Eric Boisvert" w:date="2016-01-07T11:03:00Z"/>
          <w:lang w:val="en-CA"/>
        </w:rPr>
      </w:pPr>
      <w:ins w:id="1366" w:author="Eric Boisvert" w:date="2016-01-07T11:03:00Z">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ins w:id="1367" w:author="Eric Boisvert" w:date="2016-01-07T11:03:00Z"/>
        </w:trPr>
        <w:tc>
          <w:tcPr>
            <w:tcW w:w="4219" w:type="dxa"/>
            <w:tcBorders>
              <w:right w:val="nil"/>
            </w:tcBorders>
            <w:shd w:val="clear" w:color="auto" w:fill="auto"/>
          </w:tcPr>
          <w:p w14:paraId="5A488D5F" w14:textId="77777777" w:rsidR="00176E9E" w:rsidRPr="00D12552" w:rsidRDefault="00176E9E" w:rsidP="002E6F45">
            <w:pPr>
              <w:pStyle w:val="Tabletext10"/>
              <w:rPr>
                <w:ins w:id="1368" w:author="Eric Boisvert" w:date="2016-01-07T11:03:00Z"/>
                <w:rStyle w:val="requri"/>
                <w:lang w:val="en-CA"/>
              </w:rPr>
            </w:pPr>
            <w:ins w:id="1369" w:author="Eric Boisvert" w:date="2016-01-07T11:03:00Z">
              <w:r>
                <w:rPr>
                  <w:rStyle w:val="requri"/>
                  <w:lang w:val="en-CA"/>
                </w:rPr>
                <w:t>/req/gsml4-portrayal</w:t>
              </w:r>
              <w:r w:rsidRPr="00D12552">
                <w:rPr>
                  <w:rStyle w:val="requri"/>
                  <w:lang w:val="en-CA"/>
                </w:rPr>
                <w:t>/</w:t>
              </w:r>
              <w:r>
                <w:rPr>
                  <w:rStyle w:val="requri"/>
                  <w:lang w:val="en-CA"/>
                </w:rPr>
                <w:t>geologicunitview-representativeYoungerAge</w:t>
              </w:r>
            </w:ins>
          </w:p>
        </w:tc>
        <w:tc>
          <w:tcPr>
            <w:tcW w:w="4678" w:type="dxa"/>
            <w:tcBorders>
              <w:left w:val="nil"/>
            </w:tcBorders>
            <w:shd w:val="clear" w:color="auto" w:fill="auto"/>
          </w:tcPr>
          <w:p w14:paraId="2C646887" w14:textId="77777777" w:rsidR="00176E9E" w:rsidRPr="00D12552" w:rsidRDefault="00176E9E" w:rsidP="002E6F45">
            <w:pPr>
              <w:pStyle w:val="Tabletext10"/>
              <w:jc w:val="left"/>
              <w:rPr>
                <w:ins w:id="1370" w:author="Eric Boisvert" w:date="2016-01-07T11:03:00Z"/>
                <w:rStyle w:val="reqtext"/>
                <w:lang w:val="en-CA"/>
              </w:rPr>
            </w:pPr>
            <w:ins w:id="1371" w:author="Eric Boisvert" w:date="2016-01-07T11:03:00Z">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ins>
          </w:p>
        </w:tc>
      </w:tr>
    </w:tbl>
    <w:p w14:paraId="71BD47CC" w14:textId="77777777" w:rsidR="00176E9E" w:rsidRDefault="00176E9E" w:rsidP="00176E9E">
      <w:pPr>
        <w:rPr>
          <w:ins w:id="1372" w:author="Eric Boisvert" w:date="2016-01-07T11:03:00Z"/>
          <w:lang w:val="en-CA"/>
        </w:rPr>
      </w:pPr>
    </w:p>
    <w:p w14:paraId="05785C7E" w14:textId="77777777" w:rsidR="00176E9E" w:rsidRDefault="00176E9E" w:rsidP="00176E9E">
      <w:pPr>
        <w:pStyle w:val="Heading4"/>
        <w:rPr>
          <w:ins w:id="1373" w:author="Eric Boisvert" w:date="2016-01-07T11:03:00Z"/>
        </w:rPr>
      </w:pPr>
      <w:ins w:id="1374" w:author="Eric Boisvert" w:date="2016-01-07T11:03:00Z">
        <w:r w:rsidRPr="00C17A19">
          <w:t>specification_uri</w:t>
        </w:r>
      </w:ins>
    </w:p>
    <w:p w14:paraId="7580F927" w14:textId="77777777" w:rsidR="00176E9E" w:rsidRPr="00C17A19" w:rsidRDefault="00176E9E" w:rsidP="00176E9E">
      <w:pPr>
        <w:rPr>
          <w:ins w:id="1375" w:author="Eric Boisvert" w:date="2016-01-07T11:03:00Z"/>
        </w:rPr>
      </w:pPr>
    </w:p>
    <w:p w14:paraId="6FE353E3" w14:textId="73CCE858" w:rsidR="00176E9E" w:rsidRDefault="00176E9E" w:rsidP="00176E9E">
      <w:pPr>
        <w:rPr>
          <w:ins w:id="1376" w:author="Eric Boisvert" w:date="2016-01-07T11:03:00Z"/>
        </w:rPr>
      </w:pPr>
      <w:ins w:id="1377" w:author="Eric Boisvert" w:date="2016-01-07T11:03:00Z">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ins>
      <w:ins w:id="1378" w:author="Eric Boisvert" w:date="2016-01-07T13:18:00Z">
        <w:r w:rsidR="009E36A6">
          <w:t>shall</w:t>
        </w:r>
      </w:ins>
      <w:ins w:id="1379" w:author="Eric Boisvert" w:date="2016-01-07T11:03:00Z">
        <w:r w:rsidRPr="00C17A19">
          <w:t xml:space="preserve"> be provided.</w:t>
        </w:r>
      </w:ins>
    </w:p>
    <w:p w14:paraId="7F161C14" w14:textId="77777777" w:rsidR="00176E9E" w:rsidRDefault="00176E9E" w:rsidP="00176E9E">
      <w:pPr>
        <w:rPr>
          <w:ins w:id="1380" w:author="Eric Boisvert" w:date="2016-01-07T11:03: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ins w:id="1381" w:author="Eric Boisvert" w:date="2016-01-07T11:03:00Z"/>
        </w:trPr>
        <w:tc>
          <w:tcPr>
            <w:tcW w:w="4219" w:type="dxa"/>
            <w:tcBorders>
              <w:right w:val="nil"/>
            </w:tcBorders>
            <w:shd w:val="clear" w:color="auto" w:fill="auto"/>
          </w:tcPr>
          <w:p w14:paraId="0E402BC5" w14:textId="77777777" w:rsidR="00176E9E" w:rsidRPr="00D12552" w:rsidRDefault="00176E9E" w:rsidP="002E6F45">
            <w:pPr>
              <w:pStyle w:val="Tabletext10"/>
              <w:rPr>
                <w:ins w:id="1382" w:author="Eric Boisvert" w:date="2016-01-07T11:03:00Z"/>
                <w:rStyle w:val="requri"/>
                <w:lang w:val="en-CA"/>
              </w:rPr>
            </w:pPr>
            <w:ins w:id="1383" w:author="Eric Boisvert" w:date="2016-01-07T11:03:00Z">
              <w:r>
                <w:rPr>
                  <w:rStyle w:val="requri"/>
                  <w:lang w:val="en-CA"/>
                </w:rPr>
                <w:t>/req/gsml4-portrayal</w:t>
              </w:r>
              <w:r w:rsidRPr="00D12552">
                <w:rPr>
                  <w:rStyle w:val="requri"/>
                  <w:lang w:val="en-CA"/>
                </w:rPr>
                <w:t>/</w:t>
              </w:r>
              <w:r>
                <w:rPr>
                  <w:rStyle w:val="requri"/>
                  <w:lang w:val="en-CA"/>
                </w:rPr>
                <w:t>geologicunitview-specification</w:t>
              </w:r>
            </w:ins>
          </w:p>
        </w:tc>
        <w:tc>
          <w:tcPr>
            <w:tcW w:w="4678" w:type="dxa"/>
            <w:tcBorders>
              <w:left w:val="nil"/>
            </w:tcBorders>
            <w:shd w:val="clear" w:color="auto" w:fill="auto"/>
          </w:tcPr>
          <w:p w14:paraId="4EDBEBD3" w14:textId="77777777" w:rsidR="00176E9E" w:rsidRPr="00D12552" w:rsidRDefault="00176E9E" w:rsidP="002E6F45">
            <w:pPr>
              <w:pStyle w:val="Tabletext10"/>
              <w:jc w:val="left"/>
              <w:rPr>
                <w:ins w:id="1384" w:author="Eric Boisvert" w:date="2016-01-07T11:03:00Z"/>
                <w:rStyle w:val="reqtext"/>
                <w:lang w:val="en-CA"/>
              </w:rPr>
            </w:pPr>
            <w:commentRangeStart w:id="1385"/>
            <w:ins w:id="1386" w:author="Eric Boisvert" w:date="2016-01-07T11:03:00Z">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385"/>
              <w:r>
                <w:rPr>
                  <w:rStyle w:val="CommentReference"/>
                  <w:rFonts w:ascii="Times New Roman" w:eastAsia="Times New Roman" w:hAnsi="Times New Roman"/>
                  <w:lang w:val="en-US" w:eastAsia="en-US"/>
                </w:rPr>
                <w:commentReference w:id="1385"/>
              </w:r>
            </w:ins>
          </w:p>
        </w:tc>
      </w:tr>
    </w:tbl>
    <w:p w14:paraId="7083ADA7" w14:textId="77777777" w:rsidR="009E36A6" w:rsidRDefault="009E36A6" w:rsidP="009E36A6">
      <w:pPr>
        <w:rPr>
          <w:ins w:id="1387" w:author="Eric Boisvert" w:date="2016-01-07T13:20:00Z"/>
        </w:rPr>
        <w:pPrChange w:id="1388" w:author="Eric Boisvert" w:date="2016-01-07T13:20:00Z">
          <w:pPr>
            <w:pStyle w:val="Heading4"/>
          </w:pPr>
        </w:pPrChange>
      </w:pPr>
    </w:p>
    <w:p w14:paraId="6DF13A18" w14:textId="018F80A0" w:rsidR="00176E9E" w:rsidRDefault="009E36A6" w:rsidP="00176E9E">
      <w:pPr>
        <w:pStyle w:val="Heading4"/>
        <w:rPr>
          <w:ins w:id="1389" w:author="Eric Boisvert" w:date="2016-01-07T11:03:00Z"/>
        </w:rPr>
      </w:pPr>
      <w:ins w:id="1390" w:author="Eric Boisvert" w:date="2016-01-07T13:21:00Z">
        <w:r>
          <w:lastRenderedPageBreak/>
          <w:t>m</w:t>
        </w:r>
      </w:ins>
      <w:ins w:id="1391" w:author="Eric Boisvert" w:date="2016-01-07T13:20:00Z">
        <w:r>
          <w:t>etadata_uri</w:t>
        </w:r>
      </w:ins>
    </w:p>
    <w:p w14:paraId="5A4E9F02" w14:textId="77777777" w:rsidR="00176E9E" w:rsidRPr="00C17A19" w:rsidRDefault="00176E9E" w:rsidP="00176E9E">
      <w:pPr>
        <w:rPr>
          <w:ins w:id="1392" w:author="Eric Boisvert" w:date="2016-01-07T11:03:00Z"/>
        </w:rPr>
      </w:pPr>
    </w:p>
    <w:p w14:paraId="6586C6FD" w14:textId="7E8CBCD6" w:rsidR="009E36A6" w:rsidRDefault="009E36A6" w:rsidP="00176E9E">
      <w:pPr>
        <w:rPr>
          <w:ins w:id="1393" w:author="Eric Boisvert" w:date="2016-01-07T13:20:00Z"/>
        </w:rPr>
      </w:pPr>
      <w:ins w:id="1394" w:author="Eric Boisvert" w:date="2016-01-07T13:21:00Z">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ins>
      <w:ins w:id="1395" w:author="Eric Boisvert" w:date="2016-01-07T11:03:00Z">
        <w:r w:rsidR="00176E9E" w:rsidRPr="00C17A19">
          <w:t>.</w:t>
        </w:r>
      </w:ins>
    </w:p>
    <w:p w14:paraId="39697486" w14:textId="77777777" w:rsidR="009E36A6" w:rsidRDefault="009E36A6" w:rsidP="009E36A6">
      <w:pPr>
        <w:pStyle w:val="Heading4"/>
        <w:rPr>
          <w:ins w:id="1396" w:author="Eric Boisvert" w:date="2016-01-07T13:20:00Z"/>
        </w:rPr>
      </w:pPr>
      <w:proofErr w:type="gramStart"/>
      <w:ins w:id="1397" w:author="Eric Boisvert" w:date="2016-01-07T13:20:00Z">
        <w:r w:rsidRPr="00C17A19">
          <w:t>genericSymbolizer</w:t>
        </w:r>
        <w:proofErr w:type="gramEnd"/>
      </w:ins>
    </w:p>
    <w:p w14:paraId="1DA81272" w14:textId="77777777" w:rsidR="009E36A6" w:rsidRPr="00C17A19" w:rsidRDefault="009E36A6" w:rsidP="009E36A6">
      <w:pPr>
        <w:rPr>
          <w:ins w:id="1398" w:author="Eric Boisvert" w:date="2016-01-07T13:20:00Z"/>
        </w:rPr>
      </w:pPr>
    </w:p>
    <w:p w14:paraId="06A9C14E" w14:textId="306BDE69" w:rsidR="009E36A6" w:rsidRDefault="009E36A6" w:rsidP="00176E9E">
      <w:pPr>
        <w:rPr>
          <w:ins w:id="1399" w:author="Eric Boisvert" w:date="2016-01-07T11:03:00Z"/>
        </w:rPr>
      </w:pPr>
      <w:ins w:id="1400" w:author="Eric Boisvert" w:date="2016-01-07T13:20:00Z">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ins>
    </w:p>
    <w:p w14:paraId="7621378D" w14:textId="77777777" w:rsidR="00176E9E" w:rsidRDefault="00176E9E" w:rsidP="00176E9E">
      <w:pPr>
        <w:pStyle w:val="Heading4"/>
        <w:rPr>
          <w:ins w:id="1401" w:author="Eric Boisvert" w:date="2016-01-07T11:03:00Z"/>
        </w:rPr>
      </w:pPr>
      <w:proofErr w:type="gramStart"/>
      <w:ins w:id="1402" w:author="Eric Boisvert" w:date="2016-01-07T11:03:00Z">
        <w:r>
          <w:t>s</w:t>
        </w:r>
        <w:r w:rsidRPr="004E3A57">
          <w:t>hape</w:t>
        </w:r>
        <w:proofErr w:type="gramEnd"/>
      </w:ins>
    </w:p>
    <w:p w14:paraId="735D21F8" w14:textId="77777777" w:rsidR="00176E9E" w:rsidRDefault="00176E9E" w:rsidP="00176E9E">
      <w:pPr>
        <w:rPr>
          <w:ins w:id="1403" w:author="Eric Boisvert" w:date="2016-01-07T11:03:00Z"/>
        </w:rPr>
      </w:pPr>
    </w:p>
    <w:p w14:paraId="56ED09C6" w14:textId="77777777" w:rsidR="00176E9E" w:rsidRDefault="00176E9E" w:rsidP="00176E9E">
      <w:pPr>
        <w:rPr>
          <w:ins w:id="1404" w:author="Eric Boisvert" w:date="2016-01-07T11:03:00Z"/>
        </w:rPr>
      </w:pPr>
      <w:ins w:id="1405" w:author="Eric Boisvert" w:date="2016-01-07T11:03:00Z">
        <w:r>
          <w:t>The property shape</w:t>
        </w:r>
        <w:proofErr w:type="gramStart"/>
        <w:r>
          <w:t>:GM</w:t>
        </w:r>
        <w:proofErr w:type="gramEnd"/>
        <w:r>
          <w:t xml:space="preserve">_Object contains a geometry </w:t>
        </w:r>
        <w:r w:rsidRPr="004E3A57">
          <w:t>defining the extent of the feature of interest.</w:t>
        </w:r>
        <w:r>
          <w:t xml:space="preserve">  </w:t>
        </w:r>
      </w:ins>
    </w:p>
    <w:p w14:paraId="5E9CD34F" w14:textId="77777777" w:rsidR="00176E9E" w:rsidRDefault="00176E9E" w:rsidP="00176E9E">
      <w:pPr>
        <w:pStyle w:val="Heading4"/>
        <w:rPr>
          <w:ins w:id="1406" w:author="Eric Boisvert" w:date="2016-01-07T11:03:00Z"/>
        </w:rPr>
      </w:pPr>
      <w:ins w:id="1407" w:author="Eric Boisvert" w:date="2016-01-07T11:03:00Z">
        <w:r w:rsidRPr="004E3A57">
          <w:t>Any</w:t>
        </w:r>
      </w:ins>
    </w:p>
    <w:p w14:paraId="41636A7F" w14:textId="77777777" w:rsidR="00176E9E" w:rsidRDefault="00176E9E" w:rsidP="00176E9E">
      <w:pPr>
        <w:rPr>
          <w:ins w:id="1408" w:author="Eric Boisvert" w:date="2016-01-07T11:03:00Z"/>
        </w:rPr>
      </w:pPr>
    </w:p>
    <w:p w14:paraId="1DF95A16" w14:textId="77777777" w:rsidR="00176E9E" w:rsidRPr="002B6140" w:rsidRDefault="00176E9E" w:rsidP="00176E9E">
      <w:pPr>
        <w:rPr>
          <w:ins w:id="1409" w:author="Eric Boisvert" w:date="2016-01-07T11:03:00Z"/>
        </w:rPr>
      </w:pPr>
      <w:ins w:id="1410" w:author="Eric Boisvert" w:date="2016-01-07T11:03:00Z">
        <w:r>
          <w:t xml:space="preserve">A data provider can add an arbitrary number of extra properties, as long as the instance is conformant to GML Simple Feature Level 0. </w:t>
        </w:r>
      </w:ins>
    </w:p>
    <w:p w14:paraId="0201D091" w14:textId="77777777" w:rsidR="00176E9E" w:rsidRDefault="00176E9E" w:rsidP="00176E9E">
      <w:pPr>
        <w:rPr>
          <w:ins w:id="1411" w:author="Eric Boisvert" w:date="2016-01-07T11:03:00Z"/>
        </w:rPr>
      </w:pPr>
    </w:p>
    <w:p w14:paraId="5BC5738D" w14:textId="77777777" w:rsidR="00D14AF0" w:rsidRDefault="00D14AF0" w:rsidP="00D14AF0">
      <w:pPr>
        <w:pStyle w:val="Heading3"/>
        <w:rPr>
          <w:lang w:val="en-CA"/>
        </w:rPr>
      </w:pPr>
      <w:r w:rsidRPr="00D14AF0">
        <w:rPr>
          <w:lang w:val="en-CA"/>
        </w:rPr>
        <w:t>B</w:t>
      </w:r>
      <w:bookmarkStart w:id="1412" w:name="BKM_03A20E93_D10C_455A_8888_4A83A8C62628"/>
      <w:bookmarkEnd w:id="1412"/>
      <w:r w:rsidRPr="00D14AF0">
        <w:rPr>
          <w:lang w:val="en-CA"/>
        </w:rPr>
        <w:t>oreholeView</w:t>
      </w:r>
      <w:bookmarkEnd w:id="1221"/>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1413" w:author="Eric Boisvert" w:date="2015-10-27T17:10:00Z">
        <w:r>
          <w:rPr>
            <w:rFonts w:cs="Arial"/>
            <w:color w:val="000000"/>
            <w:lang w:val="en-CA"/>
          </w:rPr>
          <w:t xml:space="preserve">BoreholeView is a </w:t>
        </w:r>
      </w:ins>
      <w:del w:id="1414" w:author="Eric Boisvert" w:date="2015-10-27T17:10:00Z">
        <w:r w:rsidR="00D14AF0" w:rsidRPr="00D14AF0" w:rsidDel="00EA73D1">
          <w:rPr>
            <w:rFonts w:cs="Arial"/>
            <w:color w:val="000000"/>
            <w:lang w:val="en-CA"/>
          </w:rPr>
          <w:delText>S</w:delText>
        </w:r>
      </w:del>
      <w:ins w:id="1415"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ins w:id="1416" w:author="Eric Boisvert" w:date="2016-01-05T08:16:00Z"/>
          <w:rFonts w:cs="Arial"/>
          <w:noProof/>
          <w:color w:val="000000"/>
          <w:lang w:val="en-CA" w:eastAsia="en-CA"/>
        </w:rPr>
      </w:pPr>
    </w:p>
    <w:p w14:paraId="615D1EF8" w14:textId="77777777" w:rsidR="009E28CA" w:rsidRDefault="00510FBF" w:rsidP="009E28CA">
      <w:pPr>
        <w:keepNext/>
        <w:autoSpaceDE w:val="0"/>
        <w:autoSpaceDN w:val="0"/>
        <w:adjustRightInd w:val="0"/>
        <w:spacing w:after="0" w:line="240" w:lineRule="atLeast"/>
        <w:rPr>
          <w:ins w:id="1417" w:author="Eric Boisvert" w:date="2016-01-05T08:16:00Z"/>
        </w:rPr>
      </w:pPr>
      <w:ins w:id="1418" w:author="Eric Boisvert" w:date="2016-01-05T08:16:00Z">
        <w:r>
          <w:rPr>
            <w:noProof/>
            <w:lang w:val="en-CA" w:eastAsia="en-CA"/>
          </w:rPr>
          <w:pict w14:anchorId="33FC318A">
            <v:shape id="_x0000_i1033" type="#_x0000_t75" style="width:200.4pt;height:287.45pt;visibility:visible;mso-wrap-style:square">
              <v:imagedata r:id="rId22" o:title=""/>
            </v:shape>
          </w:pict>
        </w:r>
      </w:ins>
    </w:p>
    <w:p w14:paraId="7619119E" w14:textId="7656DB30" w:rsidR="009E28CA" w:rsidRDefault="009E28CA">
      <w:pPr>
        <w:pStyle w:val="Caption"/>
        <w:pPrChange w:id="1419" w:author="Eric Boisvert" w:date="2016-01-05T08:16:00Z">
          <w:pPr>
            <w:keepNext/>
            <w:autoSpaceDE w:val="0"/>
            <w:autoSpaceDN w:val="0"/>
            <w:adjustRightInd w:val="0"/>
            <w:spacing w:after="0" w:line="240" w:lineRule="atLeast"/>
          </w:pPr>
        </w:pPrChange>
      </w:pPr>
      <w:ins w:id="1420" w:author="Eric Boisvert" w:date="2016-01-05T08:16:00Z">
        <w:r>
          <w:t xml:space="preserve">Figure </w:t>
        </w:r>
        <w:r>
          <w:fldChar w:fldCharType="begin"/>
        </w:r>
        <w:r>
          <w:instrText xml:space="preserve"> SEQ Figure \* ARABIC </w:instrText>
        </w:r>
      </w:ins>
      <w:r>
        <w:fldChar w:fldCharType="separate"/>
      </w:r>
      <w:ins w:id="1421" w:author="Eric Boisvert" w:date="2016-01-06T12:52:00Z">
        <w:r w:rsidR="001D79AD">
          <w:rPr>
            <w:noProof/>
          </w:rPr>
          <w:t>10</w:t>
        </w:r>
      </w:ins>
      <w:ins w:id="1422" w:author="Eric Boisvert" w:date="2016-01-05T08:16:00Z">
        <w:r>
          <w:fldChar w:fldCharType="end"/>
        </w:r>
        <w:r>
          <w:t xml:space="preserve">: </w:t>
        </w:r>
        <w:r w:rsidRPr="00B029D5">
          <w:t xml:space="preserve"> BoreholeView class</w:t>
        </w:r>
      </w:ins>
    </w:p>
    <w:p w14:paraId="289057E4" w14:textId="50562239" w:rsidR="00D14AF0" w:rsidRDefault="00FD56B7" w:rsidP="00510FBF">
      <w:pPr>
        <w:pStyle w:val="Heading4"/>
        <w:rPr>
          <w:ins w:id="1423" w:author="Eric Boisvert" w:date="2016-01-07T08:30:00Z"/>
          <w:lang w:val="en-CA"/>
        </w:rPr>
        <w:pPrChange w:id="1424" w:author="Eric Boisvert" w:date="2016-01-07T08:31:00Z">
          <w:pPr>
            <w:autoSpaceDE w:val="0"/>
            <w:autoSpaceDN w:val="0"/>
            <w:adjustRightInd w:val="0"/>
            <w:spacing w:after="0" w:line="240" w:lineRule="atLeast"/>
          </w:pPr>
        </w:pPrChange>
      </w:pPr>
      <w:proofErr w:type="gramStart"/>
      <w:ins w:id="1425" w:author="Eric Boisvert" w:date="2016-01-07T08:34:00Z">
        <w:r>
          <w:rPr>
            <w:lang w:val="en-CA"/>
          </w:rPr>
          <w:t>i</w:t>
        </w:r>
      </w:ins>
      <w:ins w:id="1426" w:author="Eric Boisvert" w:date="2016-01-07T08:30:00Z">
        <w:r w:rsidR="00510FBF" w:rsidRPr="00D970E9">
          <w:rPr>
            <w:lang w:val="en-CA"/>
          </w:rPr>
          <w:t>dentifier</w:t>
        </w:r>
        <w:proofErr w:type="gramEnd"/>
      </w:ins>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ins w:id="1427" w:author="Eric Boisvert" w:date="2016-01-07T08:31:00Z"/>
          <w:rFonts w:cs="Arial"/>
          <w:color w:val="000000"/>
          <w:lang w:val="en-CA"/>
        </w:rPr>
      </w:pPr>
      <w:ins w:id="1428" w:author="Eric Boisvert" w:date="2016-01-07T08:31:00Z">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ins>
      <w:ins w:id="1429" w:author="Eric Boisvert" w:date="2016-01-07T08:33:00Z">
        <w:r w:rsidR="00D96958">
          <w:rPr>
            <w:rFonts w:cs="Arial"/>
            <w:color w:val="000000"/>
            <w:lang w:val="en-CA"/>
          </w:rPr>
          <w:t>borehole</w:t>
        </w:r>
      </w:ins>
      <w:ins w:id="1430" w:author="Eric Boisvert" w:date="2016-01-07T11:32:00Z">
        <w:r w:rsidR="00D96958">
          <w:rPr>
            <w:rFonts w:cs="Arial"/>
            <w:color w:val="000000"/>
            <w:lang w:val="en-CA"/>
          </w:rPr>
          <w:t xml:space="preserve"> </w:t>
        </w:r>
        <w:r w:rsidR="00D96958">
          <w:t xml:space="preserve">and be formatted as an </w:t>
        </w:r>
        <w:r w:rsidR="00D96958">
          <w:rPr>
            <w:lang w:val="en-CA"/>
          </w:rPr>
          <w:t xml:space="preserve">absolute URI conformant to RFC </w:t>
        </w:r>
        <w:commentRangeStart w:id="1431"/>
        <w:r w:rsidR="00D96958">
          <w:rPr>
            <w:lang w:val="en-CA"/>
          </w:rPr>
          <w:t>3986</w:t>
        </w:r>
        <w:commentRangeEnd w:id="1431"/>
        <w:r w:rsidR="00D96958">
          <w:rPr>
            <w:rStyle w:val="CommentReference"/>
          </w:rPr>
          <w:commentReference w:id="1431"/>
        </w:r>
        <w:r w:rsidR="00D96958">
          <w:rPr>
            <w:lang w:val="en-CA"/>
          </w:rPr>
          <w:t>.</w:t>
        </w:r>
      </w:ins>
      <w:ins w:id="1432" w:author="Eric Boisvert" w:date="2016-01-07T08:31:00Z">
        <w:r>
          <w:rPr>
            <w:rFonts w:cs="Arial"/>
            <w:color w:val="000000"/>
            <w:lang w:val="en-CA"/>
          </w:rPr>
          <w:t>.  This URI should resolve to one or more representation of the borehole.</w:t>
        </w:r>
      </w:ins>
    </w:p>
    <w:p w14:paraId="2731FB82" w14:textId="77777777" w:rsidR="00510FBF" w:rsidRDefault="00510FBF" w:rsidP="00D14AF0">
      <w:pPr>
        <w:autoSpaceDE w:val="0"/>
        <w:autoSpaceDN w:val="0"/>
        <w:adjustRightInd w:val="0"/>
        <w:spacing w:after="0" w:line="240" w:lineRule="atLeast"/>
        <w:rPr>
          <w:ins w:id="1433" w:author="Eric Boisvert" w:date="2016-01-07T10:37:00Z"/>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ins w:id="1434" w:author="Eric Boisvert" w:date="2016-01-07T10:37: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ins w:id="1435" w:author="Eric Boisvert" w:date="2016-01-07T10:37:00Z"/>
        </w:trPr>
        <w:tc>
          <w:tcPr>
            <w:tcW w:w="4219" w:type="dxa"/>
            <w:tcBorders>
              <w:right w:val="nil"/>
            </w:tcBorders>
            <w:shd w:val="clear" w:color="auto" w:fill="auto"/>
          </w:tcPr>
          <w:p w14:paraId="3BA9D8A1" w14:textId="77777777" w:rsidR="00BE718C" w:rsidRPr="00D12552" w:rsidRDefault="00BE718C" w:rsidP="002E6F45">
            <w:pPr>
              <w:pStyle w:val="Tabletext10"/>
              <w:rPr>
                <w:ins w:id="1436" w:author="Eric Boisvert" w:date="2016-01-07T10:37:00Z"/>
                <w:rStyle w:val="requri"/>
                <w:lang w:val="en-CA"/>
              </w:rPr>
            </w:pPr>
            <w:ins w:id="1437" w:author="Eric Boisvert" w:date="2016-01-07T10:37:00Z">
              <w:r>
                <w:rPr>
                  <w:rStyle w:val="requri"/>
                  <w:lang w:val="en-CA"/>
                </w:rPr>
                <w:t>/req/gsml4-portrayal</w:t>
              </w:r>
              <w:r w:rsidRPr="00D12552">
                <w:rPr>
                  <w:rStyle w:val="requri"/>
                  <w:lang w:val="en-CA"/>
                </w:rPr>
                <w:t>/</w:t>
              </w:r>
              <w:r>
                <w:rPr>
                  <w:rStyle w:val="requri"/>
                  <w:lang w:val="en-CA"/>
                </w:rPr>
                <w:t>boreholeview-identifier</w:t>
              </w:r>
            </w:ins>
          </w:p>
        </w:tc>
        <w:tc>
          <w:tcPr>
            <w:tcW w:w="4678" w:type="dxa"/>
            <w:tcBorders>
              <w:left w:val="nil"/>
            </w:tcBorders>
            <w:shd w:val="clear" w:color="auto" w:fill="auto"/>
          </w:tcPr>
          <w:p w14:paraId="7DE86343" w14:textId="77777777" w:rsidR="00BE718C" w:rsidRPr="00D12552" w:rsidRDefault="00BE718C" w:rsidP="002E6F45">
            <w:pPr>
              <w:pStyle w:val="Tabletext10"/>
              <w:jc w:val="left"/>
              <w:rPr>
                <w:ins w:id="1438" w:author="Eric Boisvert" w:date="2016-01-07T10:37:00Z"/>
                <w:rStyle w:val="reqtext"/>
                <w:lang w:val="en-CA"/>
              </w:rPr>
            </w:pPr>
            <w:ins w:id="1439" w:author="Eric Boisvert" w:date="2016-01-07T10:37:00Z">
              <w:r>
                <w:rPr>
                  <w:rStyle w:val="reqtext"/>
                  <w:lang w:val="en-CA"/>
                </w:rPr>
                <w:t>Identifier SHOULD resolve to a representation of a GeoSciML Borehole</w:t>
              </w:r>
            </w:ins>
          </w:p>
        </w:tc>
      </w:tr>
    </w:tbl>
    <w:p w14:paraId="292130E1" w14:textId="77777777" w:rsidR="00BE718C" w:rsidRDefault="00BE718C" w:rsidP="00BE718C">
      <w:pPr>
        <w:autoSpaceDE w:val="0"/>
        <w:autoSpaceDN w:val="0"/>
        <w:adjustRightInd w:val="0"/>
        <w:spacing w:after="0" w:line="240" w:lineRule="atLeast"/>
        <w:rPr>
          <w:ins w:id="1440" w:author="Eric Boisvert" w:date="2016-01-07T10:37:00Z"/>
          <w:rFonts w:cs="Arial"/>
          <w:color w:val="000000"/>
          <w:lang w:val="en-CA"/>
        </w:rPr>
      </w:pPr>
    </w:p>
    <w:p w14:paraId="1A5D4EFB" w14:textId="77777777" w:rsidR="00BE718C" w:rsidRDefault="00BE718C" w:rsidP="00D14AF0">
      <w:pPr>
        <w:autoSpaceDE w:val="0"/>
        <w:autoSpaceDN w:val="0"/>
        <w:adjustRightInd w:val="0"/>
        <w:spacing w:after="0" w:line="240" w:lineRule="atLeast"/>
        <w:rPr>
          <w:ins w:id="1441" w:author="Eric Boisvert" w:date="2016-01-07T08:34:00Z"/>
          <w:rFonts w:cs="Arial"/>
          <w:color w:val="000000"/>
          <w:lang w:val="en-CA"/>
        </w:rPr>
      </w:pPr>
    </w:p>
    <w:p w14:paraId="002BDBD6" w14:textId="2AB26F1C" w:rsidR="00FD56B7" w:rsidRDefault="00BE718C" w:rsidP="00FD56B7">
      <w:pPr>
        <w:pStyle w:val="Heading4"/>
        <w:rPr>
          <w:ins w:id="1442" w:author="Eric Boisvert" w:date="2016-01-07T08:34:00Z"/>
          <w:lang w:val="en-CA"/>
        </w:rPr>
        <w:pPrChange w:id="1443" w:author="Eric Boisvert" w:date="2016-01-07T08:34:00Z">
          <w:pPr>
            <w:autoSpaceDE w:val="0"/>
            <w:autoSpaceDN w:val="0"/>
            <w:adjustRightInd w:val="0"/>
            <w:spacing w:after="0" w:line="240" w:lineRule="atLeast"/>
          </w:pPr>
        </w:pPrChange>
      </w:pPr>
      <w:proofErr w:type="gramStart"/>
      <w:ins w:id="1444" w:author="Eric Boisvert" w:date="2016-01-07T10:37:00Z">
        <w:r>
          <w:rPr>
            <w:lang w:val="en-CA"/>
          </w:rPr>
          <w:t>n</w:t>
        </w:r>
      </w:ins>
      <w:ins w:id="1445" w:author="Eric Boisvert" w:date="2016-01-07T08:34:00Z">
        <w:r w:rsidR="00FD56B7">
          <w:rPr>
            <w:lang w:val="en-CA"/>
          </w:rPr>
          <w:t>ame</w:t>
        </w:r>
        <w:proofErr w:type="gramEnd"/>
      </w:ins>
    </w:p>
    <w:p w14:paraId="2D9D5711" w14:textId="77777777" w:rsidR="00FD56B7" w:rsidRDefault="00FD56B7" w:rsidP="00D14AF0">
      <w:pPr>
        <w:autoSpaceDE w:val="0"/>
        <w:autoSpaceDN w:val="0"/>
        <w:adjustRightInd w:val="0"/>
        <w:spacing w:after="0" w:line="240" w:lineRule="atLeast"/>
        <w:rPr>
          <w:ins w:id="1446" w:author="Eric Boisvert" w:date="2016-01-07T08:31:00Z"/>
          <w:rFonts w:cs="Arial"/>
          <w:color w:val="000000"/>
          <w:lang w:val="en-CA"/>
        </w:rPr>
      </w:pPr>
    </w:p>
    <w:p w14:paraId="438A73A8" w14:textId="4D9596C9" w:rsidR="00510FBF" w:rsidRDefault="00FD56B7" w:rsidP="00D14AF0">
      <w:pPr>
        <w:autoSpaceDE w:val="0"/>
        <w:autoSpaceDN w:val="0"/>
        <w:adjustRightInd w:val="0"/>
        <w:spacing w:after="0" w:line="240" w:lineRule="atLeast"/>
        <w:rPr>
          <w:ins w:id="1447" w:author="Eric Boisvert" w:date="2016-01-07T08:35:00Z"/>
          <w:rFonts w:cs="Arial"/>
          <w:color w:val="000000"/>
          <w:lang w:val="en-CA"/>
        </w:rPr>
      </w:pPr>
      <w:ins w:id="1448" w:author="Eric Boisvert" w:date="2016-01-07T08:34:00Z">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w:t>
        </w:r>
      </w:ins>
      <w:ins w:id="1449" w:author="Eric Boisvert" w:date="2016-01-07T08:41:00Z">
        <w:r>
          <w:rPr>
            <w:rFonts w:cs="Arial"/>
            <w:color w:val="000000"/>
            <w:lang w:val="en-CA"/>
          </w:rPr>
          <w:t>shall</w:t>
        </w:r>
      </w:ins>
      <w:ins w:id="1450" w:author="Eric Boisvert" w:date="2016-01-07T08:34:00Z">
        <w:r>
          <w:rPr>
            <w:rFonts w:cs="Arial"/>
            <w:color w:val="000000"/>
            <w:lang w:val="en-CA"/>
          </w:rPr>
          <w:t xml:space="preserve"> contain a human readable </w:t>
        </w:r>
      </w:ins>
      <w:ins w:id="1451" w:author="Eric Boisvert" w:date="2016-01-07T08:35:00Z">
        <w:r>
          <w:rPr>
            <w:rFonts w:cs="Arial"/>
            <w:color w:val="000000"/>
            <w:lang w:val="en-CA"/>
          </w:rPr>
          <w:t>d</w:t>
        </w:r>
      </w:ins>
      <w:ins w:id="1452" w:author="Eric Boisvert" w:date="2016-01-07T08:34:00Z">
        <w:r w:rsidRPr="00FD56B7">
          <w:rPr>
            <w:rFonts w:cs="Arial"/>
            <w:color w:val="000000"/>
            <w:lang w:val="en-CA"/>
          </w:rPr>
          <w:t>isplay name for the borehole</w:t>
        </w:r>
      </w:ins>
    </w:p>
    <w:p w14:paraId="291372B5" w14:textId="77777777" w:rsidR="00FD56B7" w:rsidRDefault="00FD56B7" w:rsidP="00D14AF0">
      <w:pPr>
        <w:autoSpaceDE w:val="0"/>
        <w:autoSpaceDN w:val="0"/>
        <w:adjustRightInd w:val="0"/>
        <w:spacing w:after="0" w:line="240" w:lineRule="atLeast"/>
        <w:rPr>
          <w:ins w:id="1453" w:author="Eric Boisvert" w:date="2016-01-07T08:34:00Z"/>
          <w:rFonts w:cs="Arial"/>
          <w:color w:val="000000"/>
          <w:lang w:val="en-CA"/>
        </w:rPr>
      </w:pPr>
    </w:p>
    <w:p w14:paraId="0A9DE62D" w14:textId="277E52AC" w:rsidR="00FD56B7" w:rsidRDefault="00BE718C" w:rsidP="00FD56B7">
      <w:pPr>
        <w:pStyle w:val="Heading4"/>
        <w:rPr>
          <w:ins w:id="1454" w:author="Eric Boisvert" w:date="2016-01-07T08:35:00Z"/>
        </w:rPr>
        <w:pPrChange w:id="1455" w:author="Eric Boisvert" w:date="2016-01-07T08:35:00Z">
          <w:pPr>
            <w:autoSpaceDE w:val="0"/>
            <w:autoSpaceDN w:val="0"/>
            <w:adjustRightInd w:val="0"/>
            <w:spacing w:after="0" w:line="240" w:lineRule="atLeast"/>
          </w:pPr>
        </w:pPrChange>
      </w:pPr>
      <w:proofErr w:type="gramStart"/>
      <w:ins w:id="1456" w:author="Eric Boisvert" w:date="2016-01-07T10:38:00Z">
        <w:r>
          <w:rPr>
            <w:lang w:val="en-CA"/>
          </w:rPr>
          <w:t>d</w:t>
        </w:r>
      </w:ins>
      <w:ins w:id="1457" w:author="Eric Boisvert" w:date="2016-01-07T08:35:00Z">
        <w:r w:rsidR="00FD56B7" w:rsidRPr="00FD56B7">
          <w:rPr>
            <w:lang w:val="en-CA"/>
          </w:rPr>
          <w:t>escription</w:t>
        </w:r>
        <w:proofErr w:type="gramEnd"/>
        <w:r w:rsidR="00FD56B7" w:rsidRPr="00FD56B7">
          <w:t xml:space="preserve"> </w:t>
        </w:r>
      </w:ins>
    </w:p>
    <w:p w14:paraId="58931EC3" w14:textId="77777777" w:rsidR="00FD56B7" w:rsidRDefault="00FD56B7" w:rsidP="00D14AF0">
      <w:pPr>
        <w:autoSpaceDE w:val="0"/>
        <w:autoSpaceDN w:val="0"/>
        <w:adjustRightInd w:val="0"/>
        <w:spacing w:after="0" w:line="240" w:lineRule="atLeast"/>
        <w:rPr>
          <w:ins w:id="1458" w:author="Eric Boisvert" w:date="2016-01-07T08:35:00Z"/>
          <w:rFonts w:cs="Arial"/>
          <w:color w:val="000000"/>
          <w:lang w:val="en-CA"/>
        </w:rPr>
      </w:pPr>
    </w:p>
    <w:p w14:paraId="082D3DB7" w14:textId="2CFB1F06" w:rsidR="00FD56B7" w:rsidRDefault="00FD56B7" w:rsidP="00D14AF0">
      <w:pPr>
        <w:autoSpaceDE w:val="0"/>
        <w:autoSpaceDN w:val="0"/>
        <w:adjustRightInd w:val="0"/>
        <w:spacing w:after="0" w:line="240" w:lineRule="atLeast"/>
        <w:rPr>
          <w:ins w:id="1459" w:author="Eric Boisvert" w:date="2016-01-07T08:35:00Z"/>
          <w:rFonts w:cs="Arial"/>
          <w:color w:val="000000"/>
          <w:lang w:val="en-CA"/>
        </w:rPr>
      </w:pPr>
      <w:ins w:id="1460" w:author="Eric Boisvert" w:date="2016-01-07T08:35:00Z">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w:t>
        </w:r>
      </w:ins>
      <w:ins w:id="1461" w:author="Eric Boisvert" w:date="2016-01-07T08:40:00Z">
        <w:r>
          <w:rPr>
            <w:rFonts w:cs="Arial"/>
            <w:color w:val="000000"/>
            <w:lang w:val="en-CA"/>
          </w:rPr>
          <w:t>shall</w:t>
        </w:r>
      </w:ins>
      <w:ins w:id="1462" w:author="Eric Boisvert" w:date="2016-01-07T08:35:00Z">
        <w:r>
          <w:rPr>
            <w:rFonts w:cs="Arial"/>
            <w:color w:val="000000"/>
            <w:lang w:val="en-CA"/>
          </w:rPr>
          <w:t xml:space="preserve"> contain a human readable description </w:t>
        </w:r>
      </w:ins>
      <w:ins w:id="1463" w:author="Eric Boisvert" w:date="2016-01-07T08:36:00Z">
        <w:r>
          <w:rPr>
            <w:rFonts w:cs="Arial"/>
            <w:color w:val="000000"/>
            <w:lang w:val="en-CA"/>
          </w:rPr>
          <w:t xml:space="preserve">for the borehole.  </w:t>
        </w:r>
      </w:ins>
    </w:p>
    <w:p w14:paraId="0191F871" w14:textId="77777777" w:rsidR="00FD56B7" w:rsidRDefault="00FD56B7" w:rsidP="00D14AF0">
      <w:pPr>
        <w:autoSpaceDE w:val="0"/>
        <w:autoSpaceDN w:val="0"/>
        <w:adjustRightInd w:val="0"/>
        <w:spacing w:after="0" w:line="240" w:lineRule="atLeast"/>
        <w:rPr>
          <w:ins w:id="1464" w:author="Eric Boisvert" w:date="2016-01-07T08:38:00Z"/>
          <w:rFonts w:cs="Arial"/>
          <w:color w:val="000000"/>
          <w:lang w:val="en-CA"/>
        </w:rPr>
      </w:pPr>
    </w:p>
    <w:p w14:paraId="1C87DCAA" w14:textId="56B372ED" w:rsidR="00FD56B7" w:rsidRDefault="00FD56B7" w:rsidP="00FD56B7">
      <w:pPr>
        <w:pStyle w:val="Heading4"/>
        <w:rPr>
          <w:ins w:id="1465" w:author="Eric Boisvert" w:date="2016-01-07T08:35:00Z"/>
          <w:lang w:val="en-CA"/>
        </w:rPr>
        <w:pPrChange w:id="1466" w:author="Eric Boisvert" w:date="2016-01-07T08:40:00Z">
          <w:pPr>
            <w:autoSpaceDE w:val="0"/>
            <w:autoSpaceDN w:val="0"/>
            <w:adjustRightInd w:val="0"/>
            <w:spacing w:after="0" w:line="240" w:lineRule="atLeast"/>
          </w:pPr>
        </w:pPrChange>
      </w:pPr>
      <w:proofErr w:type="gramStart"/>
      <w:ins w:id="1467" w:author="Eric Boisvert" w:date="2016-01-07T08:39:00Z">
        <w:r w:rsidRPr="00FD56B7">
          <w:rPr>
            <w:lang w:val="en-CA"/>
          </w:rPr>
          <w:t>purpose</w:t>
        </w:r>
      </w:ins>
      <w:proofErr w:type="gramEnd"/>
    </w:p>
    <w:p w14:paraId="5CC45C4E" w14:textId="77777777" w:rsidR="00FD56B7" w:rsidRDefault="00FD56B7" w:rsidP="00D14AF0">
      <w:pPr>
        <w:autoSpaceDE w:val="0"/>
        <w:autoSpaceDN w:val="0"/>
        <w:adjustRightInd w:val="0"/>
        <w:spacing w:after="0" w:line="240" w:lineRule="atLeast"/>
        <w:rPr>
          <w:ins w:id="1468" w:author="Eric Boisvert" w:date="2016-01-07T08:39:00Z"/>
          <w:rFonts w:cs="Arial"/>
          <w:color w:val="000000"/>
          <w:lang w:val="en-CA"/>
        </w:rPr>
      </w:pPr>
    </w:p>
    <w:p w14:paraId="3D4CC4F1" w14:textId="0036D688" w:rsidR="00FD56B7" w:rsidRDefault="00FD56B7" w:rsidP="00D14AF0">
      <w:pPr>
        <w:autoSpaceDE w:val="0"/>
        <w:autoSpaceDN w:val="0"/>
        <w:adjustRightInd w:val="0"/>
        <w:spacing w:after="0" w:line="240" w:lineRule="atLeast"/>
        <w:rPr>
          <w:ins w:id="1469" w:author="Eric Boisvert" w:date="2016-01-07T08:41:00Z"/>
          <w:rFonts w:cs="Arial"/>
          <w:color w:val="000000"/>
          <w:lang w:val="en-CA"/>
        </w:rPr>
      </w:pPr>
      <w:ins w:id="1470" w:author="Eric Boisvert" w:date="2016-01-07T08:39:00Z">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w:t>
        </w:r>
      </w:ins>
      <w:ins w:id="1471" w:author="Eric Boisvert" w:date="2016-01-07T08:40:00Z">
        <w:r>
          <w:rPr>
            <w:rFonts w:cs="Arial"/>
            <w:color w:val="000000"/>
            <w:lang w:val="en-CA"/>
          </w:rPr>
          <w:t>shall</w:t>
        </w:r>
      </w:ins>
      <w:ins w:id="1472" w:author="Eric Boisvert" w:date="2016-01-07T08:39:00Z">
        <w:r>
          <w:rPr>
            <w:rFonts w:cs="Arial"/>
            <w:color w:val="000000"/>
            <w:lang w:val="en-CA"/>
          </w:rPr>
          <w:t xml:space="preserve"> </w:t>
        </w:r>
      </w:ins>
      <w:ins w:id="1473" w:author="Eric Boisvert" w:date="2016-01-07T08:40:00Z">
        <w:r>
          <w:rPr>
            <w:rFonts w:cs="Arial"/>
            <w:color w:val="000000"/>
            <w:lang w:val="en-CA"/>
          </w:rPr>
          <w:t xml:space="preserve">report the purpose </w:t>
        </w:r>
      </w:ins>
      <w:ins w:id="1474" w:author="Eric Boisvert" w:date="2016-01-07T08:39:00Z">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ins>
    </w:p>
    <w:p w14:paraId="215A0A1C" w14:textId="77777777" w:rsidR="00FD56B7" w:rsidRDefault="00FD56B7" w:rsidP="00D14AF0">
      <w:pPr>
        <w:autoSpaceDE w:val="0"/>
        <w:autoSpaceDN w:val="0"/>
        <w:adjustRightInd w:val="0"/>
        <w:spacing w:after="0" w:line="240" w:lineRule="atLeast"/>
        <w:rPr>
          <w:ins w:id="1475" w:author="Eric Boisvert" w:date="2016-01-07T08:39:00Z"/>
          <w:rFonts w:cs="Arial"/>
          <w:color w:val="000000"/>
          <w:lang w:val="en-CA"/>
        </w:rPr>
      </w:pPr>
    </w:p>
    <w:p w14:paraId="2A46611F" w14:textId="6AF1C74B" w:rsidR="00FD56B7" w:rsidRDefault="00FD56B7" w:rsidP="00FD56B7">
      <w:pPr>
        <w:pStyle w:val="Heading4"/>
        <w:rPr>
          <w:ins w:id="1476" w:author="Eric Boisvert" w:date="2016-01-07T08:41:00Z"/>
          <w:lang w:val="en-CA"/>
        </w:rPr>
        <w:pPrChange w:id="1477" w:author="Eric Boisvert" w:date="2016-01-07T08:42:00Z">
          <w:pPr>
            <w:autoSpaceDE w:val="0"/>
            <w:autoSpaceDN w:val="0"/>
            <w:adjustRightInd w:val="0"/>
            <w:spacing w:after="0" w:line="240" w:lineRule="atLeast"/>
          </w:pPr>
        </w:pPrChange>
      </w:pPr>
      <w:proofErr w:type="gramStart"/>
      <w:ins w:id="1478" w:author="Eric Boisvert" w:date="2016-01-07T08:42:00Z">
        <w:r>
          <w:rPr>
            <w:lang w:val="en-CA"/>
          </w:rPr>
          <w:t>s</w:t>
        </w:r>
      </w:ins>
      <w:ins w:id="1479" w:author="Eric Boisvert" w:date="2016-01-07T08:41:00Z">
        <w:r w:rsidRPr="00FD56B7">
          <w:rPr>
            <w:lang w:val="en-CA"/>
          </w:rPr>
          <w:t>tatus</w:t>
        </w:r>
        <w:proofErr w:type="gramEnd"/>
      </w:ins>
    </w:p>
    <w:p w14:paraId="3454A64C" w14:textId="77777777" w:rsidR="00FD56B7" w:rsidRDefault="00FD56B7" w:rsidP="00D14AF0">
      <w:pPr>
        <w:autoSpaceDE w:val="0"/>
        <w:autoSpaceDN w:val="0"/>
        <w:adjustRightInd w:val="0"/>
        <w:spacing w:after="0" w:line="240" w:lineRule="atLeast"/>
        <w:rPr>
          <w:ins w:id="1480" w:author="Eric Boisvert" w:date="2016-01-07T08:41:00Z"/>
          <w:rFonts w:cs="Arial"/>
          <w:color w:val="000000"/>
          <w:lang w:val="en-CA"/>
        </w:rPr>
      </w:pPr>
    </w:p>
    <w:p w14:paraId="1426B820" w14:textId="51EDABF6" w:rsidR="00FD56B7" w:rsidRDefault="00FD56B7" w:rsidP="00D14AF0">
      <w:pPr>
        <w:autoSpaceDE w:val="0"/>
        <w:autoSpaceDN w:val="0"/>
        <w:adjustRightInd w:val="0"/>
        <w:spacing w:after="0" w:line="240" w:lineRule="atLeast"/>
        <w:rPr>
          <w:ins w:id="1481" w:author="Eric Boisvert" w:date="2016-01-07T08:42:00Z"/>
          <w:rFonts w:cs="Arial"/>
          <w:color w:val="000000"/>
          <w:lang w:val="en-CA"/>
        </w:rPr>
      </w:pPr>
      <w:ins w:id="1482" w:author="Eric Boisvert" w:date="2016-01-07T08:41:00Z">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ins>
    </w:p>
    <w:p w14:paraId="587785C0" w14:textId="77777777" w:rsidR="00FD56B7" w:rsidRDefault="00FD56B7" w:rsidP="00D14AF0">
      <w:pPr>
        <w:autoSpaceDE w:val="0"/>
        <w:autoSpaceDN w:val="0"/>
        <w:adjustRightInd w:val="0"/>
        <w:spacing w:after="0" w:line="240" w:lineRule="atLeast"/>
        <w:rPr>
          <w:ins w:id="1483" w:author="Eric Boisvert" w:date="2016-01-07T08:42:00Z"/>
          <w:rFonts w:cs="Arial"/>
          <w:color w:val="000000"/>
          <w:lang w:val="en-CA"/>
        </w:rPr>
      </w:pPr>
    </w:p>
    <w:p w14:paraId="7C52FA2D" w14:textId="77777777" w:rsidR="00FD56B7" w:rsidRDefault="00FD56B7" w:rsidP="00D14AF0">
      <w:pPr>
        <w:autoSpaceDE w:val="0"/>
        <w:autoSpaceDN w:val="0"/>
        <w:adjustRightInd w:val="0"/>
        <w:spacing w:after="0" w:line="240" w:lineRule="atLeast"/>
        <w:rPr>
          <w:ins w:id="1484" w:author="Eric Boisvert" w:date="2016-01-07T08:42:00Z"/>
          <w:rFonts w:cs="Arial"/>
          <w:color w:val="000000"/>
          <w:lang w:val="en-CA"/>
        </w:rPr>
      </w:pPr>
    </w:p>
    <w:p w14:paraId="25EAEF02" w14:textId="4570E096" w:rsidR="00FD56B7" w:rsidRDefault="00FD56B7" w:rsidP="00FD56B7">
      <w:pPr>
        <w:pStyle w:val="Heading4"/>
        <w:rPr>
          <w:ins w:id="1485" w:author="Eric Boisvert" w:date="2016-01-07T08:42:00Z"/>
          <w:lang w:val="en-CA"/>
        </w:rPr>
        <w:pPrChange w:id="1486" w:author="Eric Boisvert" w:date="2016-01-07T08:43:00Z">
          <w:pPr>
            <w:autoSpaceDE w:val="0"/>
            <w:autoSpaceDN w:val="0"/>
            <w:adjustRightInd w:val="0"/>
            <w:spacing w:after="0" w:line="240" w:lineRule="atLeast"/>
          </w:pPr>
        </w:pPrChange>
      </w:pPr>
      <w:proofErr w:type="gramStart"/>
      <w:ins w:id="1487" w:author="Eric Boisvert" w:date="2016-01-07T08:42:00Z">
        <w:r w:rsidRPr="00D970E9">
          <w:rPr>
            <w:lang w:val="en-CA"/>
          </w:rPr>
          <w:t>drillingMethod</w:t>
        </w:r>
        <w:proofErr w:type="gramEnd"/>
      </w:ins>
    </w:p>
    <w:p w14:paraId="1664C03F" w14:textId="77777777" w:rsidR="00FD56B7" w:rsidRDefault="00FD56B7" w:rsidP="00D14AF0">
      <w:pPr>
        <w:autoSpaceDE w:val="0"/>
        <w:autoSpaceDN w:val="0"/>
        <w:adjustRightInd w:val="0"/>
        <w:spacing w:after="0" w:line="240" w:lineRule="atLeast"/>
        <w:rPr>
          <w:ins w:id="1488" w:author="Eric Boisvert" w:date="2016-01-07T08:42:00Z"/>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ins w:id="1489" w:author="Eric Boisvert" w:date="2016-01-07T08:43:00Z"/>
          <w:rFonts w:cs="Arial"/>
          <w:color w:val="000000"/>
          <w:lang w:val="en-CA"/>
        </w:rPr>
      </w:pPr>
      <w:ins w:id="1490" w:author="Eric Boisvert" w:date="2016-01-07T08:42:00Z">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ins>
    </w:p>
    <w:p w14:paraId="772AEDBA" w14:textId="77777777" w:rsidR="00FD56B7" w:rsidRDefault="00FD56B7" w:rsidP="00D14AF0">
      <w:pPr>
        <w:autoSpaceDE w:val="0"/>
        <w:autoSpaceDN w:val="0"/>
        <w:adjustRightInd w:val="0"/>
        <w:spacing w:after="0" w:line="240" w:lineRule="atLeast"/>
        <w:rPr>
          <w:ins w:id="1491" w:author="Eric Boisvert" w:date="2016-01-07T08:43:00Z"/>
          <w:rFonts w:cs="Arial"/>
          <w:color w:val="000000"/>
          <w:lang w:val="en-CA"/>
        </w:rPr>
      </w:pPr>
    </w:p>
    <w:p w14:paraId="44EEF10E" w14:textId="64F5C48C" w:rsidR="00FD56B7" w:rsidRDefault="00FD56B7" w:rsidP="00FD56B7">
      <w:pPr>
        <w:pStyle w:val="Heading4"/>
        <w:rPr>
          <w:ins w:id="1492" w:author="Eric Boisvert" w:date="2016-01-07T08:43:00Z"/>
          <w:lang w:val="en-CA"/>
        </w:rPr>
        <w:pPrChange w:id="1493" w:author="Eric Boisvert" w:date="2016-01-07T08:43:00Z">
          <w:pPr>
            <w:autoSpaceDE w:val="0"/>
            <w:autoSpaceDN w:val="0"/>
            <w:adjustRightInd w:val="0"/>
            <w:spacing w:after="0" w:line="240" w:lineRule="atLeast"/>
          </w:pPr>
        </w:pPrChange>
      </w:pPr>
      <w:proofErr w:type="gramStart"/>
      <w:ins w:id="1494" w:author="Eric Boisvert" w:date="2016-01-07T08:44:00Z">
        <w:r>
          <w:rPr>
            <w:lang w:val="en-CA"/>
          </w:rPr>
          <w:t>o</w:t>
        </w:r>
      </w:ins>
      <w:ins w:id="1495" w:author="Eric Boisvert" w:date="2016-01-07T08:43:00Z">
        <w:r>
          <w:rPr>
            <w:lang w:val="en-CA"/>
          </w:rPr>
          <w:t>perator</w:t>
        </w:r>
        <w:proofErr w:type="gramEnd"/>
      </w:ins>
    </w:p>
    <w:p w14:paraId="49B6A9D4" w14:textId="77777777" w:rsidR="00FD56B7" w:rsidRDefault="00FD56B7" w:rsidP="00D14AF0">
      <w:pPr>
        <w:autoSpaceDE w:val="0"/>
        <w:autoSpaceDN w:val="0"/>
        <w:adjustRightInd w:val="0"/>
        <w:spacing w:after="0" w:line="240" w:lineRule="atLeast"/>
        <w:rPr>
          <w:ins w:id="1496" w:author="Eric Boisvert" w:date="2016-01-07T08:43:00Z"/>
          <w:rFonts w:cs="Arial"/>
          <w:color w:val="000000"/>
          <w:lang w:val="en-CA"/>
        </w:rPr>
      </w:pPr>
    </w:p>
    <w:p w14:paraId="1DA282ED" w14:textId="472B7293" w:rsidR="00FD56B7" w:rsidRDefault="00FD56B7" w:rsidP="00D14AF0">
      <w:pPr>
        <w:autoSpaceDE w:val="0"/>
        <w:autoSpaceDN w:val="0"/>
        <w:adjustRightInd w:val="0"/>
        <w:spacing w:after="0" w:line="240" w:lineRule="atLeast"/>
        <w:rPr>
          <w:ins w:id="1497" w:author="Eric Boisvert" w:date="2016-01-07T08:43:00Z"/>
          <w:rFonts w:cs="Arial"/>
          <w:color w:val="000000"/>
          <w:lang w:val="en-CA"/>
        </w:rPr>
      </w:pPr>
      <w:ins w:id="1498" w:author="Eric Boisvert" w:date="2016-01-07T08:43:00Z">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ins>
    </w:p>
    <w:p w14:paraId="01154D91" w14:textId="77777777" w:rsidR="00FD56B7" w:rsidRDefault="00FD56B7" w:rsidP="00D14AF0">
      <w:pPr>
        <w:autoSpaceDE w:val="0"/>
        <w:autoSpaceDN w:val="0"/>
        <w:adjustRightInd w:val="0"/>
        <w:spacing w:after="0" w:line="240" w:lineRule="atLeast"/>
        <w:rPr>
          <w:ins w:id="1499" w:author="Eric Boisvert" w:date="2016-01-07T08:43:00Z"/>
          <w:rFonts w:cs="Arial"/>
          <w:color w:val="000000"/>
          <w:lang w:val="en-CA"/>
        </w:rPr>
      </w:pPr>
    </w:p>
    <w:p w14:paraId="453B5197" w14:textId="726300DB" w:rsidR="00FD56B7" w:rsidRDefault="00FD56B7" w:rsidP="00FD56B7">
      <w:pPr>
        <w:pStyle w:val="Heading4"/>
        <w:rPr>
          <w:ins w:id="1500" w:author="Eric Boisvert" w:date="2016-01-07T08:43:00Z"/>
          <w:lang w:val="en-CA"/>
        </w:rPr>
        <w:pPrChange w:id="1501" w:author="Eric Boisvert" w:date="2016-01-07T08:44:00Z">
          <w:pPr>
            <w:autoSpaceDE w:val="0"/>
            <w:autoSpaceDN w:val="0"/>
            <w:adjustRightInd w:val="0"/>
            <w:spacing w:after="0" w:line="240" w:lineRule="atLeast"/>
          </w:pPr>
        </w:pPrChange>
      </w:pPr>
      <w:proofErr w:type="gramStart"/>
      <w:ins w:id="1502" w:author="Eric Boisvert" w:date="2016-01-07T08:44:00Z">
        <w:r>
          <w:rPr>
            <w:lang w:val="en-CA"/>
          </w:rPr>
          <w:t>d</w:t>
        </w:r>
      </w:ins>
      <w:ins w:id="1503" w:author="Eric Boisvert" w:date="2016-01-07T08:43:00Z">
        <w:r>
          <w:rPr>
            <w:lang w:val="en-CA"/>
          </w:rPr>
          <w:t>riller</w:t>
        </w:r>
        <w:proofErr w:type="gramEnd"/>
      </w:ins>
    </w:p>
    <w:p w14:paraId="0FB5D471" w14:textId="77777777" w:rsidR="00FD56B7" w:rsidRDefault="00FD56B7" w:rsidP="00D14AF0">
      <w:pPr>
        <w:autoSpaceDE w:val="0"/>
        <w:autoSpaceDN w:val="0"/>
        <w:adjustRightInd w:val="0"/>
        <w:spacing w:after="0" w:line="240" w:lineRule="atLeast"/>
        <w:rPr>
          <w:ins w:id="1504" w:author="Eric Boisvert" w:date="2016-01-07T08:43:00Z"/>
          <w:rFonts w:cs="Arial"/>
          <w:color w:val="000000"/>
          <w:lang w:val="en-CA"/>
        </w:rPr>
      </w:pPr>
    </w:p>
    <w:p w14:paraId="7BD6DF2F" w14:textId="6B44F896" w:rsidR="00FD56B7" w:rsidRDefault="00FD56B7" w:rsidP="00D14AF0">
      <w:pPr>
        <w:autoSpaceDE w:val="0"/>
        <w:autoSpaceDN w:val="0"/>
        <w:adjustRightInd w:val="0"/>
        <w:spacing w:after="0" w:line="240" w:lineRule="atLeast"/>
        <w:rPr>
          <w:ins w:id="1505" w:author="Eric Boisvert" w:date="2016-01-07T08:43:00Z"/>
          <w:rFonts w:cs="Arial"/>
          <w:color w:val="000000"/>
          <w:lang w:val="en-CA"/>
        </w:rPr>
      </w:pPr>
      <w:ins w:id="1506" w:author="Eric Boisvert" w:date="2016-01-07T08:44:00Z">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ins>
      <w:ins w:id="1507" w:author="Eric Boisvert" w:date="2016-01-07T08:43:00Z">
        <w:r w:rsidRPr="00FD56B7">
          <w:rPr>
            <w:rFonts w:cs="Arial"/>
            <w:color w:val="000000"/>
            <w:lang w:val="en-CA"/>
          </w:rPr>
          <w:t>he organisation responsible for drilling the borehole (as opposed to commissioning the borehole).</w:t>
        </w:r>
      </w:ins>
    </w:p>
    <w:p w14:paraId="68D75162" w14:textId="77777777" w:rsidR="00FD56B7" w:rsidRDefault="00FD56B7" w:rsidP="00D14AF0">
      <w:pPr>
        <w:autoSpaceDE w:val="0"/>
        <w:autoSpaceDN w:val="0"/>
        <w:adjustRightInd w:val="0"/>
        <w:spacing w:after="0" w:line="240" w:lineRule="atLeast"/>
        <w:rPr>
          <w:ins w:id="1508" w:author="Eric Boisvert" w:date="2016-01-07T08:44:00Z"/>
          <w:rFonts w:cs="Arial"/>
          <w:color w:val="000000"/>
          <w:lang w:val="en-CA"/>
        </w:rPr>
      </w:pPr>
    </w:p>
    <w:p w14:paraId="6E92DC2A" w14:textId="646516C9" w:rsidR="002E1163" w:rsidRDefault="002E1163" w:rsidP="002E1163">
      <w:pPr>
        <w:pStyle w:val="Heading4"/>
        <w:rPr>
          <w:ins w:id="1509" w:author="Eric Boisvert" w:date="2016-01-07T08:56:00Z"/>
          <w:lang w:val="en-CA"/>
        </w:rPr>
        <w:pPrChange w:id="1510" w:author="Eric Boisvert" w:date="2016-01-07T08:57:00Z">
          <w:pPr>
            <w:autoSpaceDE w:val="0"/>
            <w:autoSpaceDN w:val="0"/>
            <w:adjustRightInd w:val="0"/>
            <w:spacing w:after="0" w:line="240" w:lineRule="atLeast"/>
          </w:pPr>
        </w:pPrChange>
      </w:pPr>
      <w:proofErr w:type="gramStart"/>
      <w:ins w:id="1511" w:author="Eric Boisvert" w:date="2016-01-07T08:56:00Z">
        <w:r w:rsidRPr="00D970E9">
          <w:rPr>
            <w:lang w:val="en-CA"/>
          </w:rPr>
          <w:t>drillStartDate</w:t>
        </w:r>
        <w:proofErr w:type="gramEnd"/>
      </w:ins>
    </w:p>
    <w:p w14:paraId="43BE04EF" w14:textId="77777777" w:rsidR="002E1163" w:rsidRDefault="002E1163" w:rsidP="00D14AF0">
      <w:pPr>
        <w:autoSpaceDE w:val="0"/>
        <w:autoSpaceDN w:val="0"/>
        <w:adjustRightInd w:val="0"/>
        <w:spacing w:after="0" w:line="240" w:lineRule="atLeast"/>
        <w:rPr>
          <w:ins w:id="1512" w:author="Eric Boisvert" w:date="2016-01-07T08:56:00Z"/>
          <w:rFonts w:cs="Arial"/>
          <w:color w:val="000000"/>
          <w:lang w:val="en-CA"/>
        </w:rPr>
      </w:pPr>
    </w:p>
    <w:p w14:paraId="15281488" w14:textId="048D87E2" w:rsidR="002E1163" w:rsidRDefault="00E341D3" w:rsidP="00D14AF0">
      <w:pPr>
        <w:autoSpaceDE w:val="0"/>
        <w:autoSpaceDN w:val="0"/>
        <w:adjustRightInd w:val="0"/>
        <w:spacing w:after="0" w:line="240" w:lineRule="atLeast"/>
        <w:rPr>
          <w:ins w:id="1513" w:author="Eric Boisvert" w:date="2016-01-07T08:56:00Z"/>
          <w:rFonts w:cs="Arial"/>
          <w:color w:val="000000"/>
          <w:lang w:val="en-CA"/>
        </w:rPr>
      </w:pPr>
      <w:ins w:id="1514" w:author="Eric Boisvert" w:date="2016-01-07T08:56:00Z">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w:t>
        </w:r>
      </w:ins>
      <w:ins w:id="1515" w:author="Eric Boisvert" w:date="2016-01-07T08:57:00Z">
        <w:r w:rsidR="002E1163">
          <w:rPr>
            <w:rFonts w:cs="Arial"/>
            <w:color w:val="000000"/>
            <w:lang w:val="en-CA"/>
          </w:rPr>
          <w:t>t</w:t>
        </w:r>
      </w:ins>
      <w:ins w:id="1516" w:author="Eric Boisvert" w:date="2016-01-07T08:56:00Z">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ins>
      <w:ins w:id="1517" w:author="Eric Boisvert" w:date="2016-01-07T09:22:00Z">
        <w:r>
          <w:rPr>
            <w:rFonts w:cs="Arial"/>
            <w:color w:val="000000"/>
            <w:lang w:val="en-CA"/>
          </w:rPr>
          <w:t>.</w:t>
        </w:r>
      </w:ins>
    </w:p>
    <w:p w14:paraId="2494826F" w14:textId="77777777" w:rsidR="002E1163" w:rsidRDefault="002E1163" w:rsidP="00D14AF0">
      <w:pPr>
        <w:autoSpaceDE w:val="0"/>
        <w:autoSpaceDN w:val="0"/>
        <w:adjustRightInd w:val="0"/>
        <w:spacing w:after="0" w:line="240" w:lineRule="atLeast"/>
        <w:rPr>
          <w:ins w:id="1518" w:author="Eric Boisvert" w:date="2016-01-07T09:20:00Z"/>
          <w:rFonts w:cs="Arial"/>
          <w:color w:val="000000"/>
          <w:lang w:val="en-CA"/>
        </w:rPr>
      </w:pPr>
    </w:p>
    <w:p w14:paraId="7F5311EC" w14:textId="2C67D9E7" w:rsidR="00E341D3" w:rsidRPr="00E341D3" w:rsidRDefault="00E341D3" w:rsidP="00E341D3">
      <w:pPr>
        <w:pStyle w:val="Heading4"/>
        <w:rPr>
          <w:ins w:id="1519" w:author="Eric Boisvert" w:date="2016-01-07T09:20:00Z"/>
          <w:rPrChange w:id="1520" w:author="Eric Boisvert" w:date="2016-01-07T09:21:00Z">
            <w:rPr>
              <w:ins w:id="1521" w:author="Eric Boisvert" w:date="2016-01-07T09:20:00Z"/>
              <w:lang w:val="en-CA"/>
            </w:rPr>
          </w:rPrChange>
        </w:rPr>
        <w:pPrChange w:id="1522" w:author="Eric Boisvert" w:date="2016-01-07T09:21:00Z">
          <w:pPr>
            <w:autoSpaceDE w:val="0"/>
            <w:autoSpaceDN w:val="0"/>
            <w:adjustRightInd w:val="0"/>
            <w:spacing w:after="0" w:line="240" w:lineRule="atLeast"/>
          </w:pPr>
        </w:pPrChange>
      </w:pPr>
      <w:proofErr w:type="gramStart"/>
      <w:ins w:id="1523" w:author="Eric Boisvert" w:date="2016-01-07T09:20:00Z">
        <w:r w:rsidRPr="00E341D3">
          <w:rPr>
            <w:rPrChange w:id="1524" w:author="Eric Boisvert" w:date="2016-01-07T09:21:00Z">
              <w:rPr>
                <w:lang w:val="en-CA"/>
              </w:rPr>
            </w:rPrChange>
          </w:rPr>
          <w:t>drillEndDate</w:t>
        </w:r>
        <w:proofErr w:type="gramEnd"/>
      </w:ins>
    </w:p>
    <w:p w14:paraId="271F3BAD" w14:textId="77777777" w:rsidR="00E341D3" w:rsidRDefault="00E341D3" w:rsidP="00D14AF0">
      <w:pPr>
        <w:autoSpaceDE w:val="0"/>
        <w:autoSpaceDN w:val="0"/>
        <w:adjustRightInd w:val="0"/>
        <w:spacing w:after="0" w:line="240" w:lineRule="atLeast"/>
        <w:rPr>
          <w:ins w:id="1525" w:author="Eric Boisvert" w:date="2016-01-07T09:20:00Z"/>
          <w:rFonts w:cs="Arial"/>
          <w:color w:val="000000"/>
          <w:lang w:val="en-CA"/>
        </w:rPr>
      </w:pPr>
    </w:p>
    <w:p w14:paraId="4B950056" w14:textId="7A0DF56E" w:rsidR="00E341D3" w:rsidRPr="00D970E9" w:rsidRDefault="00E341D3" w:rsidP="00E341D3">
      <w:pPr>
        <w:rPr>
          <w:ins w:id="1526" w:author="Eric Boisvert" w:date="2016-01-07T09:20:00Z"/>
          <w:lang w:val="en-CA"/>
        </w:rPr>
        <w:pPrChange w:id="1527" w:author="Eric Boisvert" w:date="2016-01-07T09:21:00Z">
          <w:pPr>
            <w:autoSpaceDE w:val="0"/>
            <w:autoSpaceDN w:val="0"/>
            <w:adjustRightInd w:val="0"/>
            <w:spacing w:after="0" w:line="240" w:lineRule="atLeast"/>
          </w:pPr>
        </w:pPrChange>
      </w:pPr>
      <w:ins w:id="1528" w:author="Eric Boisvert" w:date="2016-01-07T09:20:00Z">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ins>
    </w:p>
    <w:p w14:paraId="74411DA2" w14:textId="3D6A3421" w:rsidR="00E341D3" w:rsidRDefault="00E341D3" w:rsidP="00E341D3">
      <w:pPr>
        <w:pStyle w:val="Heading4"/>
        <w:rPr>
          <w:ins w:id="1529" w:author="Eric Boisvert" w:date="2016-01-07T09:21:00Z"/>
          <w:lang w:val="en-CA"/>
        </w:rPr>
        <w:pPrChange w:id="1530" w:author="Eric Boisvert" w:date="2016-01-07T09:22:00Z">
          <w:pPr>
            <w:autoSpaceDE w:val="0"/>
            <w:autoSpaceDN w:val="0"/>
            <w:adjustRightInd w:val="0"/>
            <w:spacing w:after="0" w:line="240" w:lineRule="atLeast"/>
          </w:pPr>
        </w:pPrChange>
      </w:pPr>
      <w:proofErr w:type="gramStart"/>
      <w:ins w:id="1531" w:author="Eric Boisvert" w:date="2016-01-07T09:21:00Z">
        <w:r>
          <w:rPr>
            <w:lang w:val="en-CA"/>
          </w:rPr>
          <w:lastRenderedPageBreak/>
          <w:t>startPoint</w:t>
        </w:r>
        <w:proofErr w:type="gramEnd"/>
      </w:ins>
    </w:p>
    <w:p w14:paraId="43981BAA" w14:textId="77777777" w:rsidR="00E341D3" w:rsidRDefault="00E341D3" w:rsidP="00D14AF0">
      <w:pPr>
        <w:autoSpaceDE w:val="0"/>
        <w:autoSpaceDN w:val="0"/>
        <w:adjustRightInd w:val="0"/>
        <w:spacing w:after="0" w:line="240" w:lineRule="atLeast"/>
        <w:rPr>
          <w:ins w:id="1532" w:author="Eric Boisvert" w:date="2016-01-07T09:21:00Z"/>
          <w:rFonts w:cs="Arial"/>
          <w:color w:val="000000"/>
          <w:lang w:val="en-CA"/>
        </w:rPr>
      </w:pPr>
    </w:p>
    <w:p w14:paraId="2E5EBAFE" w14:textId="77777777" w:rsidR="00E341D3" w:rsidRDefault="00E341D3" w:rsidP="00D14AF0">
      <w:pPr>
        <w:autoSpaceDE w:val="0"/>
        <w:autoSpaceDN w:val="0"/>
        <w:adjustRightInd w:val="0"/>
        <w:spacing w:after="0" w:line="240" w:lineRule="atLeast"/>
        <w:rPr>
          <w:ins w:id="1533" w:author="Eric Boisvert" w:date="2016-01-07T08:41:00Z"/>
          <w:rFonts w:cs="Arial"/>
          <w:color w:val="000000"/>
          <w:lang w:val="en-CA"/>
        </w:rPr>
      </w:pPr>
    </w:p>
    <w:p w14:paraId="13D1867C" w14:textId="709B095B" w:rsidR="00FD56B7" w:rsidRDefault="00E341D3" w:rsidP="00D14AF0">
      <w:pPr>
        <w:autoSpaceDE w:val="0"/>
        <w:autoSpaceDN w:val="0"/>
        <w:adjustRightInd w:val="0"/>
        <w:spacing w:after="0" w:line="240" w:lineRule="atLeast"/>
        <w:rPr>
          <w:ins w:id="1534" w:author="Eric Boisvert" w:date="2016-01-07T09:22:00Z"/>
          <w:rFonts w:cs="Arial"/>
          <w:color w:val="000000"/>
          <w:lang w:val="en-CA"/>
        </w:rPr>
      </w:pPr>
      <w:ins w:id="1535" w:author="Eric Boisvert" w:date="2016-01-07T09:21:00Z">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ins>
      <w:ins w:id="1536" w:author="Eric Boisvert" w:date="2016-01-07T09:22:00Z">
        <w:r>
          <w:rPr>
            <w:rFonts w:cs="Arial"/>
            <w:color w:val="000000"/>
            <w:lang w:val="en-CA"/>
          </w:rPr>
          <w:t>.</w:t>
        </w:r>
      </w:ins>
    </w:p>
    <w:p w14:paraId="3F12F225" w14:textId="77777777" w:rsidR="00E341D3" w:rsidRDefault="00E341D3" w:rsidP="00D14AF0">
      <w:pPr>
        <w:autoSpaceDE w:val="0"/>
        <w:autoSpaceDN w:val="0"/>
        <w:adjustRightInd w:val="0"/>
        <w:spacing w:after="0" w:line="240" w:lineRule="atLeast"/>
        <w:rPr>
          <w:ins w:id="1537" w:author="Eric Boisvert" w:date="2016-01-07T09:22:00Z"/>
          <w:rFonts w:cs="Arial"/>
          <w:color w:val="000000"/>
          <w:lang w:val="en-CA"/>
        </w:rPr>
      </w:pPr>
    </w:p>
    <w:p w14:paraId="54E05220" w14:textId="722AEFB5" w:rsidR="00E341D3" w:rsidRDefault="00E341D3" w:rsidP="00E341D3">
      <w:pPr>
        <w:pStyle w:val="Heading4"/>
        <w:rPr>
          <w:ins w:id="1538" w:author="Eric Boisvert" w:date="2016-01-07T09:22:00Z"/>
          <w:lang w:val="en-CA"/>
        </w:rPr>
        <w:pPrChange w:id="1539" w:author="Eric Boisvert" w:date="2016-01-07T09:22:00Z">
          <w:pPr>
            <w:autoSpaceDE w:val="0"/>
            <w:autoSpaceDN w:val="0"/>
            <w:adjustRightInd w:val="0"/>
            <w:spacing w:after="0" w:line="240" w:lineRule="atLeast"/>
          </w:pPr>
        </w:pPrChange>
      </w:pPr>
      <w:proofErr w:type="gramStart"/>
      <w:ins w:id="1540" w:author="Eric Boisvert" w:date="2016-01-07T09:22:00Z">
        <w:r>
          <w:rPr>
            <w:lang w:val="en-CA"/>
          </w:rPr>
          <w:t>inclinationType</w:t>
        </w:r>
        <w:proofErr w:type="gramEnd"/>
      </w:ins>
    </w:p>
    <w:p w14:paraId="01A6AC41" w14:textId="77777777" w:rsidR="00E341D3" w:rsidRDefault="00E341D3" w:rsidP="00D14AF0">
      <w:pPr>
        <w:autoSpaceDE w:val="0"/>
        <w:autoSpaceDN w:val="0"/>
        <w:adjustRightInd w:val="0"/>
        <w:spacing w:after="0" w:line="240" w:lineRule="atLeast"/>
        <w:rPr>
          <w:ins w:id="1541" w:author="Eric Boisvert" w:date="2016-01-07T09:22:00Z"/>
          <w:rFonts w:cs="Arial"/>
          <w:color w:val="000000"/>
          <w:lang w:val="en-CA"/>
        </w:rPr>
      </w:pPr>
    </w:p>
    <w:p w14:paraId="743AF880" w14:textId="266E4D5F" w:rsidR="00E341D3" w:rsidRDefault="00E341D3" w:rsidP="00D14AF0">
      <w:pPr>
        <w:autoSpaceDE w:val="0"/>
        <w:autoSpaceDN w:val="0"/>
        <w:adjustRightInd w:val="0"/>
        <w:spacing w:after="0" w:line="240" w:lineRule="atLeast"/>
        <w:rPr>
          <w:ins w:id="1542" w:author="Eric Boisvert" w:date="2016-01-07T09:22:00Z"/>
          <w:rFonts w:cs="Arial"/>
          <w:color w:val="000000"/>
          <w:lang w:val="en-CA"/>
        </w:rPr>
      </w:pPr>
      <w:ins w:id="1543" w:author="Eric Boisvert" w:date="2016-01-07T09:22:00Z">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ins>
    </w:p>
    <w:p w14:paraId="2348443B" w14:textId="77777777" w:rsidR="00E341D3" w:rsidRDefault="00E341D3" w:rsidP="00D14AF0">
      <w:pPr>
        <w:autoSpaceDE w:val="0"/>
        <w:autoSpaceDN w:val="0"/>
        <w:adjustRightInd w:val="0"/>
        <w:spacing w:after="0" w:line="240" w:lineRule="atLeast"/>
        <w:rPr>
          <w:ins w:id="1544" w:author="Eric Boisvert" w:date="2016-01-07T09:22:00Z"/>
          <w:rFonts w:cs="Arial"/>
          <w:color w:val="000000"/>
          <w:lang w:val="en-CA"/>
        </w:rPr>
      </w:pPr>
    </w:p>
    <w:p w14:paraId="44A29396" w14:textId="2743D868" w:rsidR="00E341D3" w:rsidRDefault="00FE4C9E" w:rsidP="00FE4C9E">
      <w:pPr>
        <w:pStyle w:val="Heading4"/>
        <w:rPr>
          <w:ins w:id="1545" w:author="Eric Boisvert" w:date="2016-01-07T09:33:00Z"/>
          <w:lang w:val="en-CA"/>
        </w:rPr>
        <w:pPrChange w:id="1546" w:author="Eric Boisvert" w:date="2016-01-07T09:35:00Z">
          <w:pPr>
            <w:autoSpaceDE w:val="0"/>
            <w:autoSpaceDN w:val="0"/>
            <w:adjustRightInd w:val="0"/>
            <w:spacing w:after="0" w:line="240" w:lineRule="atLeast"/>
          </w:pPr>
        </w:pPrChange>
      </w:pPr>
      <w:proofErr w:type="gramStart"/>
      <w:ins w:id="1547" w:author="Eric Boisvert" w:date="2016-01-07T09:33:00Z">
        <w:r w:rsidRPr="00FE4C9E">
          <w:rPr>
            <w:lang w:val="en-CA"/>
          </w:rPr>
          <w:t>boreholeMaterialCustodian</w:t>
        </w:r>
        <w:proofErr w:type="gramEnd"/>
      </w:ins>
    </w:p>
    <w:p w14:paraId="70D1C2FA" w14:textId="77777777" w:rsidR="00FE4C9E" w:rsidRDefault="00FE4C9E" w:rsidP="00D14AF0">
      <w:pPr>
        <w:autoSpaceDE w:val="0"/>
        <w:autoSpaceDN w:val="0"/>
        <w:adjustRightInd w:val="0"/>
        <w:spacing w:after="0" w:line="240" w:lineRule="atLeast"/>
        <w:rPr>
          <w:ins w:id="1548" w:author="Eric Boisvert" w:date="2016-01-07T09:21:00Z"/>
          <w:rFonts w:cs="Arial"/>
          <w:color w:val="000000"/>
          <w:lang w:val="en-CA"/>
        </w:rPr>
      </w:pPr>
    </w:p>
    <w:p w14:paraId="2E6EF4C6" w14:textId="3DA43329" w:rsidR="00FE4C9E" w:rsidRPr="00FE4C9E" w:rsidRDefault="00FE4C9E" w:rsidP="00FE4C9E">
      <w:pPr>
        <w:autoSpaceDE w:val="0"/>
        <w:autoSpaceDN w:val="0"/>
        <w:adjustRightInd w:val="0"/>
        <w:spacing w:after="0" w:line="240" w:lineRule="atLeast"/>
        <w:rPr>
          <w:ins w:id="1549" w:author="Eric Boisvert" w:date="2016-01-07T09:33:00Z"/>
          <w:rFonts w:cs="Arial"/>
          <w:color w:val="000000"/>
          <w:lang w:val="en-CA"/>
        </w:rPr>
        <w:pPrChange w:id="1550" w:author="Eric Boisvert" w:date="2016-01-07T09:35:00Z">
          <w:pPr/>
        </w:pPrChange>
      </w:pPr>
      <w:ins w:id="1551" w:author="Eric Boisvert" w:date="2016-01-07T09:34:00Z">
        <w:r>
          <w:rPr>
            <w:rFonts w:cs="Arial"/>
            <w:color w:val="000000"/>
            <w:lang w:val="en-CA"/>
          </w:rPr>
          <w:t xml:space="preserve">The property </w:t>
        </w:r>
        <w:r w:rsidRPr="00FE4C9E">
          <w:rPr>
            <w:rFonts w:cs="Arial"/>
            <w:color w:val="000000"/>
            <w:lang w:val="en-CA"/>
          </w:rPr>
          <w:t>boreholeMaterialCustodian</w:t>
        </w:r>
      </w:ins>
      <w:ins w:id="1552" w:author="Eric Boisvert" w:date="2016-01-07T09:35:00Z">
        <w:r>
          <w:rPr>
            <w:rFonts w:cs="Arial"/>
            <w:color w:val="000000"/>
            <w:lang w:val="en-CA"/>
          </w:rPr>
          <w:t>: CharacterString shall report the o</w:t>
        </w:r>
      </w:ins>
      <w:ins w:id="1553" w:author="Eric Boisvert" w:date="2016-01-07T09:33:00Z">
        <w:r w:rsidRPr="00FE4C9E">
          <w:rPr>
            <w:rFonts w:cs="Arial"/>
            <w:color w:val="000000"/>
            <w:lang w:val="en-CA"/>
          </w:rPr>
          <w:t>rganisation that is the custodian of the material recovered from the borehole</w:t>
        </w:r>
      </w:ins>
      <w:ins w:id="1554" w:author="Eric Boisvert" w:date="2016-01-07T09:35:00Z">
        <w:r>
          <w:rPr>
            <w:rFonts w:cs="Arial"/>
            <w:color w:val="000000"/>
            <w:lang w:val="en-CA"/>
          </w:rPr>
          <w:t>.</w:t>
        </w:r>
      </w:ins>
    </w:p>
    <w:p w14:paraId="1473F1E1" w14:textId="77777777" w:rsidR="00E341D3" w:rsidRDefault="00E341D3" w:rsidP="00D14AF0">
      <w:pPr>
        <w:autoSpaceDE w:val="0"/>
        <w:autoSpaceDN w:val="0"/>
        <w:adjustRightInd w:val="0"/>
        <w:spacing w:after="0" w:line="240" w:lineRule="atLeast"/>
        <w:rPr>
          <w:ins w:id="1555" w:author="Eric Boisvert" w:date="2016-01-07T09:33:00Z"/>
          <w:rFonts w:cs="Arial"/>
          <w:color w:val="000000"/>
          <w:lang w:val="en-CA"/>
        </w:rPr>
      </w:pPr>
    </w:p>
    <w:p w14:paraId="7AD0AA27" w14:textId="46E12A59" w:rsidR="00FE4C9E" w:rsidRDefault="0061478E" w:rsidP="0061478E">
      <w:pPr>
        <w:pStyle w:val="Heading4"/>
        <w:rPr>
          <w:ins w:id="1556" w:author="Eric Boisvert" w:date="2016-01-07T09:54:00Z"/>
          <w:lang w:val="en-CA"/>
        </w:rPr>
        <w:pPrChange w:id="1557" w:author="Eric Boisvert" w:date="2016-01-07T09:54:00Z">
          <w:pPr>
            <w:autoSpaceDE w:val="0"/>
            <w:autoSpaceDN w:val="0"/>
            <w:adjustRightInd w:val="0"/>
            <w:spacing w:after="0" w:line="240" w:lineRule="atLeast"/>
          </w:pPr>
        </w:pPrChange>
      </w:pPr>
      <w:ins w:id="1558" w:author="Eric Boisvert" w:date="2016-01-07T09:54:00Z">
        <w:r w:rsidRPr="0061478E">
          <w:rPr>
            <w:lang w:val="en-CA"/>
          </w:rPr>
          <w:t>boreholeLength_m</w:t>
        </w:r>
      </w:ins>
    </w:p>
    <w:p w14:paraId="472261D6" w14:textId="77777777" w:rsidR="0061478E" w:rsidRDefault="0061478E" w:rsidP="00D14AF0">
      <w:pPr>
        <w:autoSpaceDE w:val="0"/>
        <w:autoSpaceDN w:val="0"/>
        <w:adjustRightInd w:val="0"/>
        <w:spacing w:after="0" w:line="240" w:lineRule="atLeast"/>
        <w:rPr>
          <w:ins w:id="1559" w:author="Eric Boisvert" w:date="2016-01-07T09:54:00Z"/>
          <w:rFonts w:cs="Arial"/>
          <w:color w:val="000000"/>
          <w:lang w:val="en-CA"/>
        </w:rPr>
      </w:pPr>
    </w:p>
    <w:p w14:paraId="0D102FDA" w14:textId="273C07A7" w:rsidR="0061478E" w:rsidRDefault="0061478E" w:rsidP="00D14AF0">
      <w:pPr>
        <w:autoSpaceDE w:val="0"/>
        <w:autoSpaceDN w:val="0"/>
        <w:adjustRightInd w:val="0"/>
        <w:spacing w:after="0" w:line="240" w:lineRule="atLeast"/>
        <w:rPr>
          <w:ins w:id="1560" w:author="Eric Boisvert" w:date="2016-01-07T09:33:00Z"/>
          <w:rFonts w:cs="Arial"/>
          <w:color w:val="000000"/>
          <w:lang w:val="en-CA"/>
        </w:rPr>
      </w:pPr>
      <w:ins w:id="1561" w:author="Eric Boisvert" w:date="2016-01-07T09:54:00Z">
        <w:r>
          <w:rPr>
            <w:rFonts w:cs="Arial"/>
            <w:color w:val="000000"/>
            <w:lang w:val="en-CA"/>
          </w:rPr>
          <w:t>The property boreholeLenght_m</w:t>
        </w:r>
      </w:ins>
      <w:proofErr w:type="gramStart"/>
      <w:ins w:id="1562" w:author="Eric Boisvert" w:date="2016-01-07T09:55:00Z">
        <w:r>
          <w:rPr>
            <w:rFonts w:cs="Arial"/>
            <w:color w:val="000000"/>
            <w:lang w:val="en-CA"/>
          </w:rPr>
          <w:t>:Number</w:t>
        </w:r>
      </w:ins>
      <w:proofErr w:type="gramEnd"/>
      <w:ins w:id="1563" w:author="Eric Boisvert" w:date="2016-01-07T09:54:00Z">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ins>
    </w:p>
    <w:p w14:paraId="321CA29D" w14:textId="77777777" w:rsidR="00FE4C9E" w:rsidRDefault="00FE4C9E" w:rsidP="00D14AF0">
      <w:pPr>
        <w:autoSpaceDE w:val="0"/>
        <w:autoSpaceDN w:val="0"/>
        <w:adjustRightInd w:val="0"/>
        <w:spacing w:after="0" w:line="240" w:lineRule="atLeast"/>
        <w:rPr>
          <w:ins w:id="1564" w:author="Eric Boisvert" w:date="2016-01-07T09:55:00Z"/>
          <w:rFonts w:cs="Arial"/>
          <w:color w:val="000000"/>
          <w:lang w:val="en-CA"/>
        </w:rPr>
      </w:pPr>
    </w:p>
    <w:p w14:paraId="3A082BE2" w14:textId="77777777" w:rsidR="0061478E" w:rsidRPr="00D970E9" w:rsidRDefault="0061478E" w:rsidP="0061478E">
      <w:pPr>
        <w:pStyle w:val="Heading4"/>
        <w:rPr>
          <w:ins w:id="1565" w:author="Eric Boisvert" w:date="2016-01-07T09:55:00Z"/>
          <w:lang w:val="en-CA"/>
        </w:rPr>
        <w:pPrChange w:id="1566" w:author="Eric Boisvert" w:date="2016-01-07T09:58:00Z">
          <w:pPr>
            <w:autoSpaceDE w:val="0"/>
            <w:autoSpaceDN w:val="0"/>
            <w:adjustRightInd w:val="0"/>
            <w:spacing w:after="0" w:line="240" w:lineRule="atLeast"/>
          </w:pPr>
        </w:pPrChange>
      </w:pPr>
      <w:ins w:id="1567" w:author="Eric Boisvert" w:date="2016-01-07T09:55:00Z">
        <w:r w:rsidRPr="00D970E9">
          <w:rPr>
            <w:lang w:val="en-CA"/>
          </w:rPr>
          <w:t>elevation_m</w:t>
        </w:r>
      </w:ins>
    </w:p>
    <w:p w14:paraId="551BD57C" w14:textId="77777777" w:rsidR="0061478E" w:rsidRDefault="0061478E" w:rsidP="00D14AF0">
      <w:pPr>
        <w:autoSpaceDE w:val="0"/>
        <w:autoSpaceDN w:val="0"/>
        <w:adjustRightInd w:val="0"/>
        <w:spacing w:after="0" w:line="240" w:lineRule="atLeast"/>
        <w:rPr>
          <w:ins w:id="1568" w:author="Eric Boisvert" w:date="2016-01-07T09:55:00Z"/>
          <w:rFonts w:cs="Arial"/>
          <w:color w:val="000000"/>
          <w:lang w:val="en-CA"/>
        </w:rPr>
      </w:pPr>
    </w:p>
    <w:p w14:paraId="14F84A32" w14:textId="07D470FF" w:rsidR="0061478E" w:rsidRDefault="0061478E" w:rsidP="00D14AF0">
      <w:pPr>
        <w:autoSpaceDE w:val="0"/>
        <w:autoSpaceDN w:val="0"/>
        <w:adjustRightInd w:val="0"/>
        <w:spacing w:after="0" w:line="240" w:lineRule="atLeast"/>
        <w:rPr>
          <w:ins w:id="1569" w:author="Eric Boisvert" w:date="2016-01-07T09:33:00Z"/>
          <w:rFonts w:cs="Arial"/>
          <w:color w:val="000000"/>
          <w:lang w:val="en-CA"/>
        </w:rPr>
      </w:pPr>
      <w:ins w:id="1570" w:author="Eric Boisvert" w:date="2016-01-07T09:55:00Z">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w:t>
        </w:r>
      </w:ins>
      <w:ins w:id="1571" w:author="Eric Boisvert" w:date="2016-01-07T09:56:00Z">
        <w:r>
          <w:rPr>
            <w:rFonts w:cs="Arial"/>
            <w:color w:val="000000"/>
            <w:lang w:val="en-CA"/>
          </w:rPr>
          <w:t xml:space="preserve">the </w:t>
        </w:r>
      </w:ins>
      <w:ins w:id="1572" w:author="Eric Boisvert" w:date="2016-01-07T09:55:00Z">
        <w:r w:rsidRPr="0061478E">
          <w:rPr>
            <w:rFonts w:cs="Arial"/>
            <w:color w:val="000000"/>
            <w:lang w:val="en-CA"/>
          </w:rPr>
          <w:t xml:space="preserve">elevation data, in metres, for the borehole (ie, wellbore) start point. This is </w:t>
        </w:r>
      </w:ins>
      <w:ins w:id="1573" w:author="Eric Boisvert" w:date="2016-01-07T09:56:00Z">
        <w:r>
          <w:rPr>
            <w:rFonts w:cs="Arial"/>
            <w:color w:val="000000"/>
            <w:lang w:val="en-CA"/>
          </w:rPr>
          <w:t xml:space="preserve">a compromise approach </w:t>
        </w:r>
      </w:ins>
      <w:ins w:id="1574" w:author="Eric Boisvert" w:date="2016-01-07T09:55:00Z">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ins>
    </w:p>
    <w:p w14:paraId="0F973209" w14:textId="77777777" w:rsidR="00FE4C9E" w:rsidRDefault="00FE4C9E" w:rsidP="00D14AF0">
      <w:pPr>
        <w:autoSpaceDE w:val="0"/>
        <w:autoSpaceDN w:val="0"/>
        <w:adjustRightInd w:val="0"/>
        <w:spacing w:after="0" w:line="240" w:lineRule="atLeast"/>
        <w:rPr>
          <w:ins w:id="1575" w:author="Eric Boisvert" w:date="2016-01-07T09:58:00Z"/>
          <w:rFonts w:cs="Arial"/>
          <w:color w:val="000000"/>
          <w:lang w:val="en-CA"/>
        </w:rPr>
      </w:pPr>
    </w:p>
    <w:p w14:paraId="6270C2F0" w14:textId="77777777" w:rsidR="0061478E" w:rsidRPr="00D970E9" w:rsidRDefault="0061478E" w:rsidP="004449FA">
      <w:pPr>
        <w:pStyle w:val="Heading4"/>
        <w:rPr>
          <w:ins w:id="1576" w:author="Eric Boisvert" w:date="2016-01-07T09:58:00Z"/>
          <w:lang w:val="en-CA"/>
        </w:rPr>
        <w:pPrChange w:id="1577" w:author="Eric Boisvert" w:date="2016-01-07T10:06:00Z">
          <w:pPr>
            <w:autoSpaceDE w:val="0"/>
            <w:autoSpaceDN w:val="0"/>
            <w:adjustRightInd w:val="0"/>
            <w:spacing w:after="0" w:line="240" w:lineRule="atLeast"/>
          </w:pPr>
        </w:pPrChange>
      </w:pPr>
      <w:ins w:id="1578" w:author="Eric Boisvert" w:date="2016-01-07T09:58:00Z">
        <w:r w:rsidRPr="00D970E9">
          <w:rPr>
            <w:lang w:val="en-CA"/>
          </w:rPr>
          <w:t>elevation_srs</w:t>
        </w:r>
      </w:ins>
    </w:p>
    <w:p w14:paraId="010E7507" w14:textId="77777777" w:rsidR="0061478E" w:rsidRDefault="0061478E" w:rsidP="00D14AF0">
      <w:pPr>
        <w:autoSpaceDE w:val="0"/>
        <w:autoSpaceDN w:val="0"/>
        <w:adjustRightInd w:val="0"/>
        <w:spacing w:after="0" w:line="240" w:lineRule="atLeast"/>
        <w:rPr>
          <w:ins w:id="1579" w:author="Eric Boisvert" w:date="2016-01-07T09:33:00Z"/>
          <w:rFonts w:cs="Arial"/>
          <w:color w:val="000000"/>
          <w:lang w:val="en-CA"/>
        </w:rPr>
      </w:pPr>
    </w:p>
    <w:p w14:paraId="3667444F" w14:textId="65C9FEAA" w:rsidR="00FE4C9E" w:rsidRDefault="0061478E" w:rsidP="00D14AF0">
      <w:pPr>
        <w:autoSpaceDE w:val="0"/>
        <w:autoSpaceDN w:val="0"/>
        <w:adjustRightInd w:val="0"/>
        <w:spacing w:after="0" w:line="240" w:lineRule="atLeast"/>
        <w:rPr>
          <w:ins w:id="1580" w:author="Eric Boisvert" w:date="2016-01-07T10:38:00Z"/>
          <w:rFonts w:cs="Arial"/>
          <w:color w:val="000000"/>
          <w:lang w:val="en-CA"/>
        </w:rPr>
      </w:pPr>
      <w:ins w:id="1581" w:author="Eric Boisvert" w:date="2016-01-07T09:59:00Z">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ins>
      <w:ins w:id="1582" w:author="Eric Boisvert" w:date="2016-01-07T10:06:00Z">
        <w:r w:rsidR="00573AD2">
          <w:rPr>
            <w:rFonts w:cs="Arial"/>
            <w:color w:val="000000"/>
            <w:lang w:val="en-CA"/>
          </w:rPr>
          <w:t xml:space="preserve">shall be a </w:t>
        </w:r>
      </w:ins>
      <w:ins w:id="1583" w:author="Eric Boisvert" w:date="2016-01-07T09:59:00Z">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ins>
      <w:ins w:id="1584" w:author="Eric Boisvert" w:date="2016-01-07T10:06:00Z">
        <w:r w:rsidR="004449FA">
          <w:rPr>
            <w:rFonts w:cs="Arial"/>
            <w:color w:val="000000"/>
            <w:lang w:val="en-CA"/>
          </w:rPr>
          <w:t>.</w:t>
        </w:r>
      </w:ins>
      <w:ins w:id="1585" w:author="Eric Boisvert" w:date="2016-01-07T09:59:00Z">
        <w:r w:rsidRPr="0061478E">
          <w:rPr>
            <w:rFonts w:cs="Arial"/>
            <w:color w:val="000000"/>
            <w:lang w:val="en-CA"/>
          </w:rPr>
          <w:t xml:space="preserve"> Mandatory if elevation_m is populated.</w:t>
        </w:r>
      </w:ins>
      <w:ins w:id="1586" w:author="Eric Boisvert" w:date="2016-01-07T10:06:00Z">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ins>
    </w:p>
    <w:p w14:paraId="34365B7D" w14:textId="77777777" w:rsidR="00BE718C" w:rsidRDefault="00BE718C" w:rsidP="00D14AF0">
      <w:pPr>
        <w:autoSpaceDE w:val="0"/>
        <w:autoSpaceDN w:val="0"/>
        <w:adjustRightInd w:val="0"/>
        <w:spacing w:after="0" w:line="240" w:lineRule="atLeast"/>
        <w:rPr>
          <w:ins w:id="1587" w:author="Eric Boisvert" w:date="2016-01-07T10:38:00Z"/>
          <w:rFonts w:cs="Arial"/>
          <w:color w:val="000000"/>
          <w:lang w:val="en-CA"/>
        </w:rPr>
      </w:pPr>
    </w:p>
    <w:p w14:paraId="298468B1" w14:textId="77777777" w:rsidR="00BE718C" w:rsidRDefault="00BE718C" w:rsidP="00BE718C">
      <w:pPr>
        <w:autoSpaceDE w:val="0"/>
        <w:autoSpaceDN w:val="0"/>
        <w:adjustRightInd w:val="0"/>
        <w:spacing w:after="0" w:line="240" w:lineRule="atLeast"/>
        <w:rPr>
          <w:ins w:id="1588" w:author="Eric Boisvert" w:date="2016-01-07T10:38: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ins w:id="1589" w:author="Eric Boisvert" w:date="2016-01-07T10:38:00Z"/>
        </w:trPr>
        <w:tc>
          <w:tcPr>
            <w:tcW w:w="4219" w:type="dxa"/>
            <w:tcBorders>
              <w:right w:val="nil"/>
            </w:tcBorders>
            <w:shd w:val="clear" w:color="auto" w:fill="auto"/>
          </w:tcPr>
          <w:p w14:paraId="57B11F13" w14:textId="77777777" w:rsidR="00BE718C" w:rsidRPr="00D12552" w:rsidRDefault="00BE718C" w:rsidP="002E6F45">
            <w:pPr>
              <w:pStyle w:val="Tabletext10"/>
              <w:rPr>
                <w:ins w:id="1590" w:author="Eric Boisvert" w:date="2016-01-07T10:38:00Z"/>
                <w:rStyle w:val="requri"/>
                <w:lang w:val="en-CA"/>
              </w:rPr>
            </w:pPr>
            <w:ins w:id="1591" w:author="Eric Boisvert" w:date="2016-01-07T10:38:00Z">
              <w:r>
                <w:rPr>
                  <w:rStyle w:val="requri"/>
                  <w:lang w:val="en-CA"/>
                </w:rPr>
                <w:t>/req/gsml4-portrayal</w:t>
              </w:r>
              <w:r w:rsidRPr="00D12552">
                <w:rPr>
                  <w:rStyle w:val="requri"/>
                  <w:lang w:val="en-CA"/>
                </w:rPr>
                <w:t>/</w:t>
              </w:r>
              <w:r>
                <w:rPr>
                  <w:rStyle w:val="requri"/>
                  <w:lang w:val="en-CA"/>
                </w:rPr>
                <w:t>boreholeview-elevationSrs</w:t>
              </w:r>
            </w:ins>
          </w:p>
        </w:tc>
        <w:tc>
          <w:tcPr>
            <w:tcW w:w="4678" w:type="dxa"/>
            <w:tcBorders>
              <w:left w:val="nil"/>
            </w:tcBorders>
            <w:shd w:val="clear" w:color="auto" w:fill="auto"/>
          </w:tcPr>
          <w:p w14:paraId="4101EE66" w14:textId="0E14D95F" w:rsidR="00BE718C" w:rsidRPr="00D12552" w:rsidRDefault="00BE718C" w:rsidP="00BE718C">
            <w:pPr>
              <w:pStyle w:val="Tabletext10"/>
              <w:jc w:val="left"/>
              <w:rPr>
                <w:ins w:id="1592" w:author="Eric Boisvert" w:date="2016-01-07T10:38:00Z"/>
                <w:rStyle w:val="reqtext"/>
                <w:lang w:val="en-CA"/>
              </w:rPr>
            </w:pPr>
            <w:ins w:id="1593" w:author="Eric Boisvert" w:date="2016-01-07T10:38:00Z">
              <w:r>
                <w:rPr>
                  <w:rStyle w:val="reqtext"/>
                  <w:lang w:val="en-CA"/>
                </w:rPr>
                <w:t xml:space="preserve">Elevation_srs SHALL </w:t>
              </w:r>
              <w:commentRangeStart w:id="1594"/>
              <w:r>
                <w:rPr>
                  <w:rStyle w:val="reqtext"/>
                  <w:lang w:val="en-CA"/>
                </w:rPr>
                <w:t xml:space="preserve">resolve </w:t>
              </w:r>
              <w:commentRangeEnd w:id="1594"/>
              <w:r>
                <w:rPr>
                  <w:rStyle w:val="CommentReference"/>
                  <w:rFonts w:ascii="Times New Roman" w:eastAsia="Times New Roman" w:hAnsi="Times New Roman"/>
                  <w:lang w:val="en-US" w:eastAsia="en-US"/>
                </w:rPr>
                <w:commentReference w:id="1594"/>
              </w:r>
              <w:r>
                <w:rPr>
                  <w:rStyle w:val="reqtext"/>
                  <w:lang w:val="en-CA"/>
                </w:rPr>
                <w:t>to a valid EPSG vertical datum</w:t>
              </w:r>
            </w:ins>
          </w:p>
        </w:tc>
      </w:tr>
    </w:tbl>
    <w:p w14:paraId="24609D6F" w14:textId="77777777" w:rsidR="00BE718C" w:rsidRDefault="00BE718C" w:rsidP="00D14AF0">
      <w:pPr>
        <w:autoSpaceDE w:val="0"/>
        <w:autoSpaceDN w:val="0"/>
        <w:adjustRightInd w:val="0"/>
        <w:spacing w:after="0" w:line="240" w:lineRule="atLeast"/>
        <w:rPr>
          <w:ins w:id="1595" w:author="Eric Boisvert" w:date="2016-01-07T10:06:00Z"/>
          <w:rFonts w:cs="Arial"/>
          <w:color w:val="000000"/>
          <w:lang w:val="en-CA"/>
        </w:rPr>
      </w:pPr>
    </w:p>
    <w:p w14:paraId="113B9B40" w14:textId="77777777" w:rsidR="00573AD2" w:rsidRDefault="00573AD2" w:rsidP="00D14AF0">
      <w:pPr>
        <w:autoSpaceDE w:val="0"/>
        <w:autoSpaceDN w:val="0"/>
        <w:adjustRightInd w:val="0"/>
        <w:spacing w:after="0" w:line="240" w:lineRule="atLeast"/>
        <w:rPr>
          <w:ins w:id="1596" w:author="Eric Boisvert" w:date="2016-01-07T10:06:00Z"/>
          <w:rFonts w:cs="Arial"/>
          <w:color w:val="000000"/>
          <w:lang w:val="en-CA"/>
        </w:rPr>
      </w:pPr>
    </w:p>
    <w:p w14:paraId="36BF9169" w14:textId="208DE3F0" w:rsidR="00573AD2" w:rsidRDefault="00573AD2" w:rsidP="00D14AF0">
      <w:pPr>
        <w:autoSpaceDE w:val="0"/>
        <w:autoSpaceDN w:val="0"/>
        <w:adjustRightInd w:val="0"/>
        <w:spacing w:after="0" w:line="240" w:lineRule="atLeast"/>
        <w:rPr>
          <w:ins w:id="1597" w:author="Eric Boisvert" w:date="2016-01-07T10:18:00Z"/>
          <w:rFonts w:cs="Arial"/>
          <w:color w:val="000000"/>
          <w:lang w:val="en-CA"/>
        </w:rPr>
      </w:pPr>
      <w:ins w:id="1598" w:author="Eric Boisvert" w:date="2016-01-07T10:06:00Z">
        <w:r>
          <w:rPr>
            <w:rFonts w:cs="Arial"/>
            <w:color w:val="000000"/>
            <w:lang w:val="en-CA"/>
          </w:rPr>
          <w:t xml:space="preserve">Example </w:t>
        </w:r>
      </w:ins>
    </w:p>
    <w:p w14:paraId="3CE37F17" w14:textId="77777777" w:rsidR="00573AD2" w:rsidRDefault="00573AD2" w:rsidP="00D14AF0">
      <w:pPr>
        <w:autoSpaceDE w:val="0"/>
        <w:autoSpaceDN w:val="0"/>
        <w:adjustRightInd w:val="0"/>
        <w:spacing w:after="0" w:line="240" w:lineRule="atLeast"/>
        <w:rPr>
          <w:ins w:id="1599" w:author="Eric Boisvert" w:date="2016-01-07T10:06:00Z"/>
          <w:rFonts w:cs="Arial"/>
          <w:color w:val="000000"/>
          <w:lang w:val="en-CA"/>
        </w:rPr>
      </w:pPr>
    </w:p>
    <w:p w14:paraId="6FAB7AAB" w14:textId="17B7648D" w:rsidR="00573AD2" w:rsidRPr="00A0347F" w:rsidRDefault="00573AD2" w:rsidP="00D14AF0">
      <w:pPr>
        <w:autoSpaceDE w:val="0"/>
        <w:autoSpaceDN w:val="0"/>
        <w:adjustRightInd w:val="0"/>
        <w:spacing w:after="0" w:line="240" w:lineRule="atLeast"/>
        <w:rPr>
          <w:ins w:id="1600" w:author="Eric Boisvert" w:date="2016-01-07T10:17:00Z"/>
          <w:rStyle w:val="reqtext"/>
          <w:rPrChange w:id="1601" w:author="Eric Boisvert" w:date="2016-01-07T10:20:00Z">
            <w:rPr>
              <w:ins w:id="1602" w:author="Eric Boisvert" w:date="2016-01-07T10:17:00Z"/>
              <w:rFonts w:cs="Arial"/>
              <w:color w:val="000000"/>
              <w:lang w:val="en-CA"/>
            </w:rPr>
          </w:rPrChange>
        </w:rPr>
      </w:pPr>
      <w:commentRangeStart w:id="1603"/>
      <w:ins w:id="1604" w:author="Eric Boisvert" w:date="2016-01-07T10:17:00Z">
        <w:r w:rsidRPr="00A0347F">
          <w:rPr>
            <w:rStyle w:val="reqtext"/>
            <w:rPrChange w:id="1605" w:author="Eric Boisvert" w:date="2016-01-07T10:20:00Z">
              <w:rPr>
                <w:rStyle w:val="Hyperlink"/>
                <w:rFonts w:cs="Arial"/>
                <w:lang w:val="en-CA"/>
              </w:rPr>
            </w:rPrChange>
          </w:rPr>
          <w:t>http://spatialreference.org/ref/epsg/</w:t>
        </w:r>
      </w:ins>
      <w:ins w:id="1606" w:author="Eric Boisvert" w:date="2016-01-07T10:19:00Z">
        <w:r w:rsidRPr="00A0347F">
          <w:rPr>
            <w:rStyle w:val="reqtext"/>
            <w:rPrChange w:id="1607" w:author="Eric Boisvert" w:date="2016-01-07T10:20:00Z">
              <w:rPr>
                <w:rFonts w:cs="Arial"/>
                <w:color w:val="000000"/>
                <w:lang w:val="en-CA"/>
              </w:rPr>
            </w:rPrChange>
          </w:rPr>
          <w:t>5711</w:t>
        </w:r>
      </w:ins>
      <w:commentRangeEnd w:id="1603"/>
      <w:ins w:id="1608" w:author="Eric Boisvert" w:date="2016-01-07T10:39:00Z">
        <w:r w:rsidR="00BE718C">
          <w:rPr>
            <w:rStyle w:val="CommentReference"/>
          </w:rPr>
          <w:commentReference w:id="1603"/>
        </w:r>
      </w:ins>
    </w:p>
    <w:p w14:paraId="7D6678A8" w14:textId="77777777" w:rsidR="0061478E" w:rsidRDefault="0061478E" w:rsidP="00D14AF0">
      <w:pPr>
        <w:autoSpaceDE w:val="0"/>
        <w:autoSpaceDN w:val="0"/>
        <w:adjustRightInd w:val="0"/>
        <w:spacing w:after="0" w:line="240" w:lineRule="atLeast"/>
        <w:rPr>
          <w:ins w:id="1609" w:author="Eric Boisvert" w:date="2016-01-07T10:21:00Z"/>
          <w:rFonts w:cs="Arial"/>
          <w:color w:val="000000"/>
          <w:lang w:val="en-CA"/>
        </w:rPr>
      </w:pPr>
    </w:p>
    <w:p w14:paraId="7C700ED5" w14:textId="71F605B3" w:rsidR="00A0347F" w:rsidRDefault="00A0347F" w:rsidP="00A0347F">
      <w:pPr>
        <w:pStyle w:val="Heading4"/>
        <w:rPr>
          <w:ins w:id="1610" w:author="Eric Boisvert" w:date="2016-01-07T10:21:00Z"/>
          <w:lang w:val="en-CA"/>
        </w:rPr>
        <w:pPrChange w:id="1611" w:author="Eric Boisvert" w:date="2016-01-07T10:22:00Z">
          <w:pPr>
            <w:autoSpaceDE w:val="0"/>
            <w:autoSpaceDN w:val="0"/>
            <w:adjustRightInd w:val="0"/>
            <w:spacing w:after="0" w:line="240" w:lineRule="atLeast"/>
          </w:pPr>
        </w:pPrChange>
      </w:pPr>
      <w:proofErr w:type="gramStart"/>
      <w:ins w:id="1612" w:author="Eric Boisvert" w:date="2016-01-07T10:21:00Z">
        <w:r w:rsidRPr="00D970E9">
          <w:rPr>
            <w:lang w:val="en-CA"/>
          </w:rPr>
          <w:t>positionalAccuracy</w:t>
        </w:r>
        <w:proofErr w:type="gramEnd"/>
      </w:ins>
    </w:p>
    <w:p w14:paraId="06459BD7" w14:textId="77777777" w:rsidR="00A0347F" w:rsidRDefault="00A0347F" w:rsidP="00D14AF0">
      <w:pPr>
        <w:autoSpaceDE w:val="0"/>
        <w:autoSpaceDN w:val="0"/>
        <w:adjustRightInd w:val="0"/>
        <w:spacing w:after="0" w:line="240" w:lineRule="atLeast"/>
        <w:rPr>
          <w:ins w:id="1613" w:author="Eric Boisvert" w:date="2016-01-07T10:21:00Z"/>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ins w:id="1614" w:author="Eric Boisvert" w:date="2016-01-07T10:20:00Z"/>
          <w:rFonts w:cs="Arial"/>
          <w:color w:val="000000"/>
          <w:lang w:val="en-CA"/>
        </w:rPr>
      </w:pPr>
      <w:ins w:id="1615" w:author="Eric Boisvert" w:date="2016-01-07T10:21:00Z">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w:t>
        </w:r>
      </w:ins>
      <w:ins w:id="1616" w:author="Eric Boisvert" w:date="2016-01-07T10:22:00Z">
        <w:r>
          <w:rPr>
            <w:rFonts w:cs="Arial"/>
            <w:color w:val="000000"/>
            <w:lang w:val="en-CA"/>
          </w:rPr>
          <w:t>a</w:t>
        </w:r>
      </w:ins>
      <w:ins w:id="1617" w:author="Eric Boisvert" w:date="2016-01-07T10:21:00Z">
        <w:r w:rsidRPr="00A0347F">
          <w:rPr>
            <w:rFonts w:cs="Arial"/>
            <w:color w:val="000000"/>
            <w:lang w:val="en-CA"/>
          </w:rPr>
          <w:t>n estimate of the accuracy of the location of the borehole collar location.</w:t>
        </w:r>
      </w:ins>
    </w:p>
    <w:p w14:paraId="09F54044" w14:textId="1F8E817E" w:rsidR="00A0347F" w:rsidRDefault="00BE718C" w:rsidP="00BE718C">
      <w:pPr>
        <w:pStyle w:val="Heading4"/>
        <w:rPr>
          <w:ins w:id="1618" w:author="Eric Boisvert" w:date="2016-01-07T10:32:00Z"/>
          <w:lang w:val="en-CA"/>
        </w:rPr>
        <w:pPrChange w:id="1619" w:author="Eric Boisvert" w:date="2016-01-07T10:33:00Z">
          <w:pPr>
            <w:autoSpaceDE w:val="0"/>
            <w:autoSpaceDN w:val="0"/>
            <w:adjustRightInd w:val="0"/>
            <w:spacing w:after="0" w:line="240" w:lineRule="atLeast"/>
          </w:pPr>
        </w:pPrChange>
      </w:pPr>
      <w:proofErr w:type="gramStart"/>
      <w:ins w:id="1620" w:author="Eric Boisvert" w:date="2016-01-07T10:33:00Z">
        <w:r>
          <w:rPr>
            <w:lang w:val="en-CA"/>
          </w:rPr>
          <w:t>s</w:t>
        </w:r>
      </w:ins>
      <w:ins w:id="1621" w:author="Eric Boisvert" w:date="2016-01-07T10:32:00Z">
        <w:r>
          <w:rPr>
            <w:lang w:val="en-CA"/>
          </w:rPr>
          <w:t>ource</w:t>
        </w:r>
        <w:proofErr w:type="gramEnd"/>
      </w:ins>
    </w:p>
    <w:p w14:paraId="46E2EA28" w14:textId="77777777" w:rsidR="00BE718C" w:rsidRDefault="00BE718C" w:rsidP="00D14AF0">
      <w:pPr>
        <w:autoSpaceDE w:val="0"/>
        <w:autoSpaceDN w:val="0"/>
        <w:adjustRightInd w:val="0"/>
        <w:spacing w:after="0" w:line="240" w:lineRule="atLeast"/>
        <w:rPr>
          <w:ins w:id="1622" w:author="Eric Boisvert" w:date="2016-01-07T10:32:00Z"/>
          <w:rFonts w:cs="Arial"/>
          <w:color w:val="000000"/>
          <w:lang w:val="en-CA"/>
        </w:rPr>
      </w:pPr>
    </w:p>
    <w:p w14:paraId="687C9926" w14:textId="5C9D859D" w:rsidR="00BE718C" w:rsidRDefault="00BE718C" w:rsidP="00D14AF0">
      <w:pPr>
        <w:autoSpaceDE w:val="0"/>
        <w:autoSpaceDN w:val="0"/>
        <w:adjustRightInd w:val="0"/>
        <w:spacing w:after="0" w:line="240" w:lineRule="atLeast"/>
        <w:rPr>
          <w:ins w:id="1623" w:author="Eric Boisvert" w:date="2016-01-07T10:32:00Z"/>
          <w:rFonts w:cs="Arial"/>
          <w:color w:val="000000"/>
          <w:lang w:val="en-CA"/>
        </w:rPr>
      </w:pPr>
      <w:ins w:id="1624" w:author="Eric Boisvert" w:date="2016-01-07T10:32:00Z">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ins>
    </w:p>
    <w:p w14:paraId="0AD2D28D" w14:textId="77777777" w:rsidR="00BE718C" w:rsidRDefault="00BE718C" w:rsidP="00D14AF0">
      <w:pPr>
        <w:autoSpaceDE w:val="0"/>
        <w:autoSpaceDN w:val="0"/>
        <w:adjustRightInd w:val="0"/>
        <w:spacing w:after="0" w:line="240" w:lineRule="atLeast"/>
        <w:rPr>
          <w:ins w:id="1625" w:author="Eric Boisvert" w:date="2016-01-07T10:32:00Z"/>
          <w:rFonts w:cs="Arial"/>
          <w:color w:val="000000"/>
          <w:lang w:val="en-CA"/>
        </w:rPr>
      </w:pPr>
    </w:p>
    <w:p w14:paraId="05B6917B" w14:textId="6D6A0DDD" w:rsidR="00BE718C" w:rsidRDefault="00BE718C" w:rsidP="00BE718C">
      <w:pPr>
        <w:pStyle w:val="Heading4"/>
        <w:rPr>
          <w:ins w:id="1626" w:author="Eric Boisvert" w:date="2016-01-07T10:33:00Z"/>
          <w:lang w:val="en-CA"/>
        </w:rPr>
        <w:pPrChange w:id="1627" w:author="Eric Boisvert" w:date="2016-01-07T10:34:00Z">
          <w:pPr>
            <w:autoSpaceDE w:val="0"/>
            <w:autoSpaceDN w:val="0"/>
            <w:adjustRightInd w:val="0"/>
            <w:spacing w:after="0" w:line="240" w:lineRule="atLeast"/>
          </w:pPr>
        </w:pPrChange>
      </w:pPr>
      <w:ins w:id="1628" w:author="Eric Boisvert" w:date="2016-01-07T10:33:00Z">
        <w:r w:rsidRPr="00BE718C">
          <w:rPr>
            <w:lang w:val="en-CA"/>
          </w:rPr>
          <w:t>parentBorehole_uri</w:t>
        </w:r>
      </w:ins>
    </w:p>
    <w:p w14:paraId="18A2B7DF" w14:textId="77777777" w:rsidR="00BE718C" w:rsidRDefault="00BE718C" w:rsidP="00D14AF0">
      <w:pPr>
        <w:autoSpaceDE w:val="0"/>
        <w:autoSpaceDN w:val="0"/>
        <w:adjustRightInd w:val="0"/>
        <w:spacing w:after="0" w:line="240" w:lineRule="atLeast"/>
        <w:rPr>
          <w:ins w:id="1629" w:author="Eric Boisvert" w:date="2016-01-07T10:33:00Z"/>
          <w:rFonts w:cs="Arial"/>
          <w:color w:val="000000"/>
          <w:lang w:val="en-CA"/>
        </w:rPr>
      </w:pPr>
    </w:p>
    <w:p w14:paraId="35749EBC" w14:textId="58D4B467" w:rsidR="00BE718C" w:rsidRDefault="00BE718C" w:rsidP="00D14AF0">
      <w:pPr>
        <w:autoSpaceDE w:val="0"/>
        <w:autoSpaceDN w:val="0"/>
        <w:adjustRightInd w:val="0"/>
        <w:spacing w:after="0" w:line="240" w:lineRule="atLeast"/>
        <w:rPr>
          <w:ins w:id="1630" w:author="Eric Boisvert" w:date="2016-01-07T10:34:00Z"/>
          <w:rFonts w:cs="Arial"/>
          <w:color w:val="000000"/>
          <w:lang w:val="en-CA"/>
        </w:rPr>
      </w:pPr>
      <w:ins w:id="1631" w:author="Eric Boisvert" w:date="2016-01-07T10:34:00Z">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ins>
    </w:p>
    <w:p w14:paraId="5591E395" w14:textId="77777777" w:rsidR="00BE718C" w:rsidRDefault="00BE718C" w:rsidP="00D14AF0">
      <w:pPr>
        <w:autoSpaceDE w:val="0"/>
        <w:autoSpaceDN w:val="0"/>
        <w:adjustRightInd w:val="0"/>
        <w:spacing w:after="0" w:line="240" w:lineRule="atLeast"/>
        <w:rPr>
          <w:ins w:id="1632" w:author="Eric Boisvert" w:date="2016-01-07T10:40:00Z"/>
          <w:rFonts w:cs="Arial"/>
          <w:color w:val="000000"/>
          <w:lang w:val="en-CA"/>
        </w:rPr>
      </w:pPr>
    </w:p>
    <w:p w14:paraId="651EAE3D" w14:textId="77777777" w:rsidR="00702848" w:rsidRDefault="00702848" w:rsidP="00702848">
      <w:pPr>
        <w:autoSpaceDE w:val="0"/>
        <w:autoSpaceDN w:val="0"/>
        <w:adjustRightInd w:val="0"/>
        <w:spacing w:after="0" w:line="240" w:lineRule="atLeast"/>
        <w:rPr>
          <w:ins w:id="1633" w:author="Eric Boisvert" w:date="2016-01-07T10:40: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ins w:id="1634" w:author="Eric Boisvert" w:date="2016-01-07T10:40:00Z"/>
        </w:trPr>
        <w:tc>
          <w:tcPr>
            <w:tcW w:w="4219" w:type="dxa"/>
            <w:tcBorders>
              <w:right w:val="nil"/>
            </w:tcBorders>
            <w:shd w:val="clear" w:color="auto" w:fill="auto"/>
          </w:tcPr>
          <w:p w14:paraId="650F5437" w14:textId="77777777" w:rsidR="00702848" w:rsidRPr="00D12552" w:rsidRDefault="00702848" w:rsidP="002E6F45">
            <w:pPr>
              <w:pStyle w:val="Tabletext10"/>
              <w:rPr>
                <w:ins w:id="1635" w:author="Eric Boisvert" w:date="2016-01-07T10:40:00Z"/>
                <w:rStyle w:val="requri"/>
                <w:lang w:val="en-CA"/>
              </w:rPr>
            </w:pPr>
            <w:ins w:id="1636" w:author="Eric Boisvert" w:date="2016-01-07T10:40:00Z">
              <w:r>
                <w:rPr>
                  <w:rStyle w:val="requri"/>
                  <w:lang w:val="en-CA"/>
                </w:rPr>
                <w:t>/req/gsml4-portrayal</w:t>
              </w:r>
              <w:r w:rsidRPr="00D12552">
                <w:rPr>
                  <w:rStyle w:val="requri"/>
                  <w:lang w:val="en-CA"/>
                </w:rPr>
                <w:t>/</w:t>
              </w:r>
              <w:r>
                <w:rPr>
                  <w:rStyle w:val="requri"/>
                  <w:lang w:val="en-CA"/>
                </w:rPr>
                <w:t>boreholeview-parentBorehole-uri</w:t>
              </w:r>
            </w:ins>
          </w:p>
        </w:tc>
        <w:tc>
          <w:tcPr>
            <w:tcW w:w="4678" w:type="dxa"/>
            <w:tcBorders>
              <w:left w:val="nil"/>
            </w:tcBorders>
            <w:shd w:val="clear" w:color="auto" w:fill="auto"/>
          </w:tcPr>
          <w:p w14:paraId="181EBE11" w14:textId="0A693A85" w:rsidR="00702848" w:rsidRPr="00D12552" w:rsidRDefault="00702848" w:rsidP="002E6F45">
            <w:pPr>
              <w:pStyle w:val="Tabletext10"/>
              <w:jc w:val="left"/>
              <w:rPr>
                <w:ins w:id="1637" w:author="Eric Boisvert" w:date="2016-01-07T10:40:00Z"/>
                <w:rStyle w:val="reqtext"/>
                <w:lang w:val="en-CA"/>
              </w:rPr>
            </w:pPr>
            <w:ins w:id="1638" w:author="Eric Boisvert" w:date="2016-01-07T10:40:00Z">
              <w:r>
                <w:rPr>
                  <w:rStyle w:val="reqtext"/>
                  <w:lang w:val="en-CA"/>
                </w:rPr>
                <w:t>If present, parentBorehole_uri SHOULD resolve to a representation of a GeoSciML borehole.</w:t>
              </w:r>
            </w:ins>
          </w:p>
        </w:tc>
      </w:tr>
    </w:tbl>
    <w:p w14:paraId="1647F6CB" w14:textId="77777777" w:rsidR="00702848" w:rsidRDefault="00702848" w:rsidP="00702848">
      <w:pPr>
        <w:autoSpaceDE w:val="0"/>
        <w:autoSpaceDN w:val="0"/>
        <w:adjustRightInd w:val="0"/>
        <w:spacing w:after="0" w:line="240" w:lineRule="atLeast"/>
        <w:rPr>
          <w:ins w:id="1639" w:author="Eric Boisvert" w:date="2016-01-07T10:40:00Z"/>
          <w:rFonts w:cs="Arial"/>
          <w:color w:val="000000"/>
          <w:lang w:val="en-CA"/>
        </w:rPr>
      </w:pPr>
    </w:p>
    <w:p w14:paraId="61D38384" w14:textId="77777777" w:rsidR="00702848" w:rsidRDefault="00702848" w:rsidP="00702848">
      <w:pPr>
        <w:autoSpaceDE w:val="0"/>
        <w:autoSpaceDN w:val="0"/>
        <w:adjustRightInd w:val="0"/>
        <w:spacing w:after="0" w:line="240" w:lineRule="atLeast"/>
        <w:rPr>
          <w:ins w:id="1640" w:author="Eric Boisvert" w:date="2016-01-07T10:40:00Z"/>
          <w:rFonts w:cs="Arial"/>
          <w:color w:val="000000"/>
          <w:lang w:val="en-CA"/>
        </w:rPr>
      </w:pPr>
      <w:ins w:id="1641" w:author="Eric Boisvert" w:date="2016-01-07T10:40:00Z">
        <w:r>
          <w:rPr>
            <w:rFonts w:cs="Arial"/>
            <w:color w:val="000000"/>
            <w:lang w:val="en-CA"/>
          </w:rPr>
          <w:t>If the borehole does not have any parent, this field shall be empty</w:t>
        </w:r>
      </w:ins>
    </w:p>
    <w:p w14:paraId="6D36A9D8" w14:textId="77777777" w:rsidR="00702848" w:rsidRDefault="00702848" w:rsidP="00D14AF0">
      <w:pPr>
        <w:autoSpaceDE w:val="0"/>
        <w:autoSpaceDN w:val="0"/>
        <w:adjustRightInd w:val="0"/>
        <w:spacing w:after="0" w:line="240" w:lineRule="atLeast"/>
        <w:rPr>
          <w:ins w:id="1642" w:author="Eric Boisvert" w:date="2016-01-07T10:34:00Z"/>
          <w:rFonts w:cs="Arial"/>
          <w:color w:val="000000"/>
          <w:lang w:val="en-CA"/>
        </w:rPr>
      </w:pPr>
    </w:p>
    <w:p w14:paraId="69A35400" w14:textId="77777777" w:rsidR="00BE718C" w:rsidRPr="00D970E9" w:rsidRDefault="00BE718C" w:rsidP="00BE718C">
      <w:pPr>
        <w:pStyle w:val="Heading4"/>
        <w:rPr>
          <w:ins w:id="1643" w:author="Eric Boisvert" w:date="2016-01-07T10:34:00Z"/>
          <w:lang w:val="en-CA"/>
        </w:rPr>
        <w:pPrChange w:id="1644" w:author="Eric Boisvert" w:date="2016-01-07T10:35:00Z">
          <w:pPr>
            <w:autoSpaceDE w:val="0"/>
            <w:autoSpaceDN w:val="0"/>
            <w:adjustRightInd w:val="0"/>
            <w:spacing w:after="0" w:line="240" w:lineRule="atLeast"/>
          </w:pPr>
        </w:pPrChange>
      </w:pPr>
      <w:ins w:id="1645" w:author="Eric Boisvert" w:date="2016-01-07T10:34:00Z">
        <w:r w:rsidRPr="00D970E9">
          <w:rPr>
            <w:lang w:val="en-CA"/>
          </w:rPr>
          <w:t>metadata_uri</w:t>
        </w:r>
      </w:ins>
    </w:p>
    <w:p w14:paraId="7319B51F" w14:textId="77777777" w:rsidR="00BE718C" w:rsidRDefault="00BE718C" w:rsidP="00D14AF0">
      <w:pPr>
        <w:autoSpaceDE w:val="0"/>
        <w:autoSpaceDN w:val="0"/>
        <w:adjustRightInd w:val="0"/>
        <w:spacing w:after="0" w:line="240" w:lineRule="atLeast"/>
        <w:rPr>
          <w:ins w:id="1646" w:author="Eric Boisvert" w:date="2016-01-07T10:34:00Z"/>
          <w:rFonts w:cs="Arial"/>
          <w:color w:val="000000"/>
          <w:lang w:val="en-CA"/>
        </w:rPr>
      </w:pPr>
    </w:p>
    <w:p w14:paraId="39DA71B2" w14:textId="010F3D12" w:rsidR="00BE718C" w:rsidRDefault="00BE718C" w:rsidP="00D14AF0">
      <w:pPr>
        <w:autoSpaceDE w:val="0"/>
        <w:autoSpaceDN w:val="0"/>
        <w:adjustRightInd w:val="0"/>
        <w:spacing w:after="0" w:line="240" w:lineRule="atLeast"/>
        <w:rPr>
          <w:ins w:id="1647" w:author="Eric Boisvert" w:date="2016-01-07T10:22:00Z"/>
          <w:rFonts w:cs="Arial"/>
          <w:color w:val="000000"/>
          <w:lang w:val="en-CA"/>
        </w:rPr>
      </w:pPr>
      <w:ins w:id="1648" w:author="Eric Boisvert" w:date="2016-01-07T10:35:00Z">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ins>
    </w:p>
    <w:p w14:paraId="4505D61E" w14:textId="77777777" w:rsidR="00A0347F" w:rsidRDefault="00A0347F" w:rsidP="00D14AF0">
      <w:pPr>
        <w:autoSpaceDE w:val="0"/>
        <w:autoSpaceDN w:val="0"/>
        <w:adjustRightInd w:val="0"/>
        <w:spacing w:after="0" w:line="240" w:lineRule="atLeast"/>
        <w:rPr>
          <w:ins w:id="1649" w:author="Eric Boisvert" w:date="2016-01-07T10:36:00Z"/>
          <w:rFonts w:cs="Arial"/>
          <w:color w:val="000000"/>
          <w:lang w:val="en-CA"/>
        </w:rPr>
      </w:pPr>
    </w:p>
    <w:p w14:paraId="40D07297" w14:textId="33873029" w:rsidR="00BE718C" w:rsidRDefault="00BE718C" w:rsidP="00BE718C">
      <w:pPr>
        <w:pStyle w:val="Heading4"/>
        <w:rPr>
          <w:ins w:id="1650" w:author="Eric Boisvert" w:date="2016-01-07T10:36:00Z"/>
        </w:rPr>
        <w:pPrChange w:id="1651" w:author="Eric Boisvert" w:date="2016-01-07T10:36:00Z">
          <w:pPr/>
        </w:pPrChange>
      </w:pPr>
      <w:proofErr w:type="gramStart"/>
      <w:ins w:id="1652" w:author="Eric Boisvert" w:date="2016-01-07T10:36:00Z">
        <w:r w:rsidRPr="00C17A19">
          <w:t>genericSymbolizer</w:t>
        </w:r>
        <w:proofErr w:type="gramEnd"/>
      </w:ins>
    </w:p>
    <w:p w14:paraId="644F58B4" w14:textId="77777777" w:rsidR="00BE718C" w:rsidRPr="00BE718C" w:rsidRDefault="00BE718C" w:rsidP="00BE718C">
      <w:pPr>
        <w:rPr>
          <w:ins w:id="1653" w:author="Eric Boisvert" w:date="2016-01-07T10:36:00Z"/>
        </w:rPr>
        <w:pPrChange w:id="1654" w:author="Eric Boisvert" w:date="2016-01-07T10:36:00Z">
          <w:pPr/>
        </w:pPrChange>
      </w:pPr>
    </w:p>
    <w:p w14:paraId="17C8E991" w14:textId="77777777" w:rsidR="00BE718C" w:rsidRDefault="00BE718C" w:rsidP="00BE718C">
      <w:pPr>
        <w:rPr>
          <w:ins w:id="1655" w:author="Eric Boisvert" w:date="2016-01-07T10:36:00Z"/>
        </w:rPr>
      </w:pPr>
      <w:ins w:id="1656" w:author="Eric Boisvert" w:date="2016-01-07T10:36:00Z">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ins>
    </w:p>
    <w:p w14:paraId="11B529EF" w14:textId="77777777" w:rsidR="00BE718C" w:rsidRDefault="00BE718C" w:rsidP="00BE718C">
      <w:pPr>
        <w:pStyle w:val="Heading4"/>
        <w:rPr>
          <w:ins w:id="1657" w:author="Eric Boisvert" w:date="2016-01-07T10:36:00Z"/>
        </w:rPr>
      </w:pPr>
      <w:proofErr w:type="gramStart"/>
      <w:ins w:id="1658" w:author="Eric Boisvert" w:date="2016-01-07T10:36:00Z">
        <w:r>
          <w:t>s</w:t>
        </w:r>
        <w:r w:rsidRPr="004E3A57">
          <w:t>hape</w:t>
        </w:r>
        <w:proofErr w:type="gramEnd"/>
      </w:ins>
    </w:p>
    <w:p w14:paraId="6E166986" w14:textId="77777777" w:rsidR="00BE718C" w:rsidRDefault="00BE718C" w:rsidP="00BE718C">
      <w:pPr>
        <w:rPr>
          <w:ins w:id="1659" w:author="Eric Boisvert" w:date="2016-01-07T10:36:00Z"/>
        </w:rPr>
      </w:pPr>
    </w:p>
    <w:p w14:paraId="4DA66B64" w14:textId="77777777" w:rsidR="00BE718C" w:rsidRDefault="00BE718C" w:rsidP="00BE718C">
      <w:pPr>
        <w:rPr>
          <w:ins w:id="1660" w:author="Eric Boisvert" w:date="2016-01-07T10:36:00Z"/>
        </w:rPr>
      </w:pPr>
      <w:ins w:id="1661" w:author="Eric Boisvert" w:date="2016-01-07T10:36:00Z">
        <w:r>
          <w:t>The property shape</w:t>
        </w:r>
        <w:proofErr w:type="gramStart"/>
        <w:r>
          <w:t>:GM</w:t>
        </w:r>
        <w:proofErr w:type="gramEnd"/>
        <w:r>
          <w:t xml:space="preserve">_Object shall  contain a </w:t>
        </w:r>
        <w:r w:rsidRPr="00BE718C">
          <w:t>Geometry defining the extent of the borehole start point.</w:t>
        </w:r>
      </w:ins>
    </w:p>
    <w:p w14:paraId="6F4042A8" w14:textId="3F3868D2" w:rsidR="00BE718C" w:rsidRDefault="00BE718C" w:rsidP="00BE718C">
      <w:pPr>
        <w:pStyle w:val="Heading4"/>
        <w:rPr>
          <w:ins w:id="1662" w:author="Eric Boisvert" w:date="2016-01-07T10:36:00Z"/>
        </w:rPr>
        <w:pPrChange w:id="1663" w:author="Eric Boisvert" w:date="2016-01-07T10:37:00Z">
          <w:pPr/>
        </w:pPrChange>
      </w:pPr>
      <w:ins w:id="1664" w:author="Eric Boisvert" w:date="2016-01-07T10:36:00Z">
        <w:r w:rsidRPr="004E3A57">
          <w:lastRenderedPageBreak/>
          <w:t>Any</w:t>
        </w:r>
      </w:ins>
    </w:p>
    <w:p w14:paraId="721A1076" w14:textId="77777777" w:rsidR="00BE718C" w:rsidRDefault="00BE718C" w:rsidP="00BE718C">
      <w:pPr>
        <w:rPr>
          <w:ins w:id="1665" w:author="Eric Boisvert" w:date="2016-01-07T10:37:00Z"/>
        </w:rPr>
      </w:pPr>
    </w:p>
    <w:p w14:paraId="0F4A116F" w14:textId="77777777" w:rsidR="00BE718C" w:rsidRPr="002B6140" w:rsidRDefault="00BE718C" w:rsidP="00BE718C">
      <w:pPr>
        <w:rPr>
          <w:ins w:id="1666" w:author="Eric Boisvert" w:date="2016-01-07T10:36:00Z"/>
        </w:rPr>
      </w:pPr>
      <w:ins w:id="1667" w:author="Eric Boisvert" w:date="2016-01-07T10:36:00Z">
        <w:r>
          <w:t xml:space="preserve">A data provider can add an arbitrary number of extra properties, as long as the instance is conformant to GML Simple Feature Level 0. </w:t>
        </w:r>
      </w:ins>
    </w:p>
    <w:p w14:paraId="53F7D91B" w14:textId="77777777" w:rsidR="00BE718C" w:rsidRDefault="00BE718C" w:rsidP="00D14AF0">
      <w:pPr>
        <w:autoSpaceDE w:val="0"/>
        <w:autoSpaceDN w:val="0"/>
        <w:adjustRightInd w:val="0"/>
        <w:spacing w:after="0" w:line="240" w:lineRule="atLeast"/>
        <w:rPr>
          <w:ins w:id="1668" w:author="Eric Boisvert" w:date="2016-01-07T10:35: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669" w:name="BKM_82E84894_826F_4479_973A_CBC44C2E6336"/>
      <w:bookmarkStart w:id="1670" w:name="BKM_2AC44CB2_D8AD_4710_965F_8C3E8A778226"/>
      <w:bookmarkStart w:id="1671" w:name="BKM_1CCAFBF2_5AEE_4D8D_970F_45B148E97DED"/>
      <w:bookmarkStart w:id="1672" w:name="BKM_988B3B2F_E5F0_47AC_B40B_3E7EB1B7F6A8"/>
      <w:bookmarkStart w:id="1673" w:name="BKM_D4489C08_74CE_4704_A313_E3DE8D8C2C02"/>
      <w:bookmarkStart w:id="1674" w:name="BKM_3CED884F_4F1D_42D8_9256_BF8F325D7BF9"/>
      <w:bookmarkStart w:id="1675" w:name="BKM_4D00B287_AF58_4181_BBC5_8A25643F2ECB"/>
      <w:bookmarkStart w:id="1676" w:name="BKM_8130FE65_F0ED_41F2_ABFA_924F7CBE3C44"/>
      <w:bookmarkStart w:id="1677" w:name="BKM_44DAEF74_D7B7_4FE5_8CBB_636851476829"/>
      <w:bookmarkStart w:id="1678" w:name="BKM_3338A6EC_8A76_4151_9BBE_AF6AA6E7ABA5"/>
      <w:bookmarkStart w:id="1679" w:name="BKM_0695D395_0E6D_4C80_885E_54CD7307213E"/>
      <w:bookmarkStart w:id="1680" w:name="BKM_83AB4886_B40B_45D9_93A6_9A7A11A1DB22"/>
      <w:bookmarkStart w:id="1681" w:name="BKM_18DECF87_EACF_4237_B14D_5CBA397C8B9F"/>
      <w:bookmarkStart w:id="1682" w:name="BKM_A2513DE4_90C9_4111_97A5_8AB9734CC788"/>
      <w:bookmarkStart w:id="1683" w:name="BKM_C29B4A43_BD79_4426_A200_1B1C1E4E23DB"/>
      <w:bookmarkStart w:id="1684" w:name="BKM_D6389F0E_EB92_428D_B31C_62B7B2DE2191"/>
      <w:bookmarkStart w:id="1685" w:name="BKM_44662CA4_810A_46C1_8CCE_D899E8B34841"/>
      <w:bookmarkStart w:id="1686" w:name="BKM_A4ADBA47_2A66_4D31_B98E_429D2187557A"/>
      <w:bookmarkStart w:id="1687" w:name="BKM_6A453B7D_E05C_442A_9729_07602A0CE53F"/>
      <w:bookmarkStart w:id="1688" w:name="BKM_B674F95F_8259_4A18_BB9A_C7004F238C58"/>
      <w:bookmarkStart w:id="1689" w:name="BKM_99FA56C9_DF26_4FF5_AF2C_A1CA27033687"/>
      <w:bookmarkStart w:id="1690" w:name="BKM_10DBF70D_6106_40F3_9F20_6815C31BFF23"/>
      <w:bookmarkStart w:id="1691" w:name="BKM_156BACFD_61FB_4C7D_8E17_15915D5DC1EB"/>
      <w:bookmarkStart w:id="1692" w:name="BKM_660451F7_6344_4A08_8AF1_55EA34BAFC1E"/>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31B29BD6" w14:textId="77777777" w:rsidR="00D14AF0" w:rsidRDefault="00D14AF0" w:rsidP="00401D4D">
      <w:pPr>
        <w:pStyle w:val="Heading3"/>
        <w:rPr>
          <w:lang w:val="en-CA"/>
        </w:rPr>
      </w:pPr>
      <w:bookmarkStart w:id="1693" w:name="_Toc439664603"/>
      <w:r w:rsidRPr="00D14AF0">
        <w:rPr>
          <w:lang w:val="en-CA"/>
        </w:rPr>
        <w:t>C</w:t>
      </w:r>
      <w:bookmarkStart w:id="1694" w:name="BKM_6A5667C6_1461_4AA7_BA98_1583B82E247C"/>
      <w:bookmarkEnd w:id="1694"/>
      <w:r w:rsidRPr="00D14AF0">
        <w:rPr>
          <w:lang w:val="en-CA"/>
        </w:rPr>
        <w:t>ontactView</w:t>
      </w:r>
      <w:bookmarkEnd w:id="1693"/>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ins w:id="1695" w:author="Eric Boisvert" w:date="2016-01-05T11:59:00Z"/>
          <w:rFonts w:cs="Arial"/>
          <w:noProof/>
          <w:color w:val="000000"/>
          <w:lang w:val="en-CA" w:eastAsia="en-CA"/>
        </w:rPr>
      </w:pPr>
    </w:p>
    <w:p w14:paraId="109B7815" w14:textId="77777777" w:rsidR="00BA190F" w:rsidRDefault="00510FBF" w:rsidP="00BA190F">
      <w:pPr>
        <w:keepNext/>
        <w:autoSpaceDE w:val="0"/>
        <w:autoSpaceDN w:val="0"/>
        <w:adjustRightInd w:val="0"/>
        <w:spacing w:after="0" w:line="240" w:lineRule="atLeast"/>
        <w:rPr>
          <w:ins w:id="1696" w:author="Eric Boisvert" w:date="2016-01-05T11:59:00Z"/>
        </w:rPr>
      </w:pPr>
      <w:ins w:id="1697" w:author="Eric Boisvert" w:date="2016-01-05T11:59:00Z">
        <w:r>
          <w:rPr>
            <w:noProof/>
            <w:lang w:val="en-CA" w:eastAsia="en-CA"/>
          </w:rPr>
          <w:pict w14:anchorId="376039DD">
            <v:shape id="_x0000_i1034" type="#_x0000_t75" style="width:199.35pt;height:180pt;visibility:visible;mso-wrap-style:square">
              <v:imagedata r:id="rId23" o:title=""/>
            </v:shape>
          </w:pict>
        </w:r>
      </w:ins>
    </w:p>
    <w:p w14:paraId="202EF08B" w14:textId="74869304" w:rsidR="00BA190F" w:rsidRDefault="00BA190F">
      <w:pPr>
        <w:pStyle w:val="Caption"/>
        <w:pPrChange w:id="1698" w:author="Eric Boisvert" w:date="2016-01-05T11:59:00Z">
          <w:pPr>
            <w:keepNext/>
            <w:autoSpaceDE w:val="0"/>
            <w:autoSpaceDN w:val="0"/>
            <w:adjustRightInd w:val="0"/>
            <w:spacing w:after="0" w:line="240" w:lineRule="atLeast"/>
          </w:pPr>
        </w:pPrChange>
      </w:pPr>
      <w:ins w:id="1699" w:author="Eric Boisvert" w:date="2016-01-05T11:59:00Z">
        <w:r>
          <w:t xml:space="preserve">Figure </w:t>
        </w:r>
        <w:r>
          <w:fldChar w:fldCharType="begin"/>
        </w:r>
        <w:r>
          <w:instrText xml:space="preserve"> SEQ Figure \* ARABIC </w:instrText>
        </w:r>
      </w:ins>
      <w:r>
        <w:fldChar w:fldCharType="separate"/>
      </w:r>
      <w:ins w:id="1700" w:author="Eric Boisvert" w:date="2016-01-06T12:52:00Z">
        <w:r w:rsidR="001D79AD">
          <w:rPr>
            <w:noProof/>
          </w:rPr>
          <w:t>11</w:t>
        </w:r>
      </w:ins>
      <w:ins w:id="1701" w:author="Eric Boisvert" w:date="2016-01-05T11:59:00Z">
        <w:r>
          <w:fldChar w:fldCharType="end"/>
        </w:r>
        <w:r>
          <w:t xml:space="preserve"> </w:t>
        </w:r>
        <w:r w:rsidRPr="009B2086">
          <w:t>ContactView class</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667F6903" w:rsidR="00D14AF0" w:rsidRPr="00D14AF0" w:rsidRDefault="00AB51A6" w:rsidP="00D14AF0">
      <w:pPr>
        <w:autoSpaceDE w:val="0"/>
        <w:autoSpaceDN w:val="0"/>
        <w:adjustRightInd w:val="0"/>
        <w:spacing w:after="0" w:line="240" w:lineRule="atLeast"/>
        <w:rPr>
          <w:rFonts w:cs="Arial"/>
          <w:color w:val="000000"/>
          <w:lang w:val="en-CA"/>
        </w:rPr>
      </w:pPr>
      <w:ins w:id="1702" w:author="Eric Boisvert" w:date="2016-01-05T11:59:00Z">
        <w:r>
          <w:rPr>
            <w:rFonts w:cs="Arial"/>
            <w:color w:val="000000"/>
            <w:lang w:val="en-CA"/>
          </w:rPr>
          <w:t xml:space="preserve">ContactView is a </w:t>
        </w:r>
      </w:ins>
      <w:del w:id="1703" w:author="Eric Boisvert" w:date="2016-01-05T11:59:00Z">
        <w:r w:rsidR="00D14AF0" w:rsidRPr="00D14AF0" w:rsidDel="00AB51A6">
          <w:rPr>
            <w:rFonts w:cs="Arial"/>
            <w:color w:val="000000"/>
            <w:lang w:val="en-CA"/>
          </w:rPr>
          <w:delText>S</w:delText>
        </w:r>
      </w:del>
      <w:ins w:id="1704" w:author="Eric Boisvert" w:date="2016-01-05T11:59:00Z">
        <w:r>
          <w:rPr>
            <w:rFonts w:cs="Arial"/>
            <w:color w:val="000000"/>
            <w:lang w:val="en-CA"/>
          </w:rPr>
          <w:t>s</w:t>
        </w:r>
      </w:ins>
      <w:r w:rsidR="00D14AF0" w:rsidRPr="00D14AF0">
        <w:rPr>
          <w:rFonts w:cs="Arial"/>
          <w:color w:val="000000"/>
          <w:lang w:val="en-CA"/>
        </w:rPr>
        <w:t>implified view of a GeoSciML Contact</w:t>
      </w:r>
      <w:ins w:id="1705" w:author="Eric Boisvert" w:date="2016-01-05T11:59:00Z">
        <w:r>
          <w:rPr>
            <w:rFonts w:cs="Arial"/>
            <w:color w:val="000000"/>
            <w:lang w:val="en-CA"/>
          </w:rPr>
          <w:t xml:space="preserve"> feature</w:t>
        </w:r>
      </w:ins>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ins w:id="1706" w:author="Eric Boisvert" w:date="2016-01-07T10:42:00Z"/>
          <w:rFonts w:cs="Arial"/>
          <w:color w:val="000000"/>
          <w:lang w:val="en-CA"/>
        </w:rPr>
      </w:pPr>
    </w:p>
    <w:p w14:paraId="31D6C332" w14:textId="77777777" w:rsidR="007D03CF" w:rsidRDefault="007D03CF" w:rsidP="00D14AF0">
      <w:pPr>
        <w:autoSpaceDE w:val="0"/>
        <w:autoSpaceDN w:val="0"/>
        <w:adjustRightInd w:val="0"/>
        <w:spacing w:after="0" w:line="240" w:lineRule="atLeast"/>
        <w:rPr>
          <w:ins w:id="1707" w:author="Eric Boisvert" w:date="2016-01-07T10:42:00Z"/>
          <w:rFonts w:cs="Arial"/>
          <w:color w:val="000000"/>
          <w:lang w:val="en-CA"/>
        </w:rPr>
      </w:pPr>
    </w:p>
    <w:p w14:paraId="170B27BD" w14:textId="52834748" w:rsidR="007D03CF" w:rsidRDefault="00176E9E" w:rsidP="00176E9E">
      <w:pPr>
        <w:pStyle w:val="Heading4"/>
        <w:rPr>
          <w:ins w:id="1708" w:author="Eric Boisvert" w:date="2016-01-07T11:02:00Z"/>
          <w:lang w:val="en-CA"/>
        </w:rPr>
        <w:pPrChange w:id="1709" w:author="Eric Boisvert" w:date="2016-01-07T11:04:00Z">
          <w:pPr>
            <w:autoSpaceDE w:val="0"/>
            <w:autoSpaceDN w:val="0"/>
            <w:adjustRightInd w:val="0"/>
            <w:spacing w:after="0" w:line="240" w:lineRule="atLeast"/>
          </w:pPr>
        </w:pPrChange>
      </w:pPr>
      <w:proofErr w:type="gramStart"/>
      <w:ins w:id="1710" w:author="Eric Boisvert" w:date="2016-01-07T11:03:00Z">
        <w:r>
          <w:rPr>
            <w:lang w:val="en-CA"/>
          </w:rPr>
          <w:t>i</w:t>
        </w:r>
      </w:ins>
      <w:ins w:id="1711" w:author="Eric Boisvert" w:date="2016-01-07T11:02:00Z">
        <w:r>
          <w:rPr>
            <w:lang w:val="en-CA"/>
          </w:rPr>
          <w:t>dentifier</w:t>
        </w:r>
        <w:proofErr w:type="gramEnd"/>
      </w:ins>
    </w:p>
    <w:p w14:paraId="1F936C45" w14:textId="77777777" w:rsidR="00176E9E" w:rsidRDefault="00176E9E" w:rsidP="00176E9E">
      <w:pPr>
        <w:rPr>
          <w:ins w:id="1712" w:author="Eric Boisvert" w:date="2016-01-07T11:04:00Z"/>
        </w:rPr>
      </w:pPr>
    </w:p>
    <w:p w14:paraId="75AD68EE" w14:textId="0D961C77" w:rsidR="00176E9E" w:rsidRDefault="00176E9E" w:rsidP="00176E9E">
      <w:pPr>
        <w:rPr>
          <w:ins w:id="1713" w:author="Eric Boisvert" w:date="2016-01-07T11:04:00Z"/>
        </w:rPr>
      </w:pPr>
      <w:ins w:id="1714" w:author="Eric Boisvert" w:date="2016-01-07T11:04:00Z">
        <w:r w:rsidRPr="00D970E9">
          <w:t xml:space="preserve">Globally unique </w:t>
        </w:r>
        <w:r>
          <w:t>identifier</w:t>
        </w:r>
        <w:proofErr w:type="gramStart"/>
        <w:r>
          <w:t>:CharacterString</w:t>
        </w:r>
        <w:proofErr w:type="gramEnd"/>
        <w:r>
          <w:t xml:space="preserve"> shall uniquely identifies a tuple within the dataset</w:t>
        </w:r>
      </w:ins>
      <w:ins w:id="1715" w:author="Eric Boisvert" w:date="2016-01-07T11:31:00Z">
        <w:r w:rsidR="00D96958">
          <w:t xml:space="preserve"> </w:t>
        </w:r>
      </w:ins>
      <w:ins w:id="1716" w:author="Eric Boisvert" w:date="2016-01-07T11:33:00Z">
        <w:r w:rsidR="00D96958">
          <w:t xml:space="preserve">and be formatted as an </w:t>
        </w:r>
        <w:r w:rsidR="00D96958">
          <w:rPr>
            <w:lang w:val="en-CA"/>
          </w:rPr>
          <w:t xml:space="preserve">absolute URI conformant to RFC </w:t>
        </w:r>
        <w:commentRangeStart w:id="1717"/>
        <w:r w:rsidR="00D96958">
          <w:rPr>
            <w:lang w:val="en-CA"/>
          </w:rPr>
          <w:t>3986</w:t>
        </w:r>
        <w:commentRangeEnd w:id="1717"/>
        <w:r w:rsidR="00D96958">
          <w:rPr>
            <w:rStyle w:val="CommentReference"/>
          </w:rPr>
          <w:commentReference w:id="1717"/>
        </w:r>
        <w:r w:rsidR="00D96958">
          <w:rPr>
            <w:lang w:val="en-CA"/>
          </w:rPr>
          <w:t>.</w:t>
        </w:r>
      </w:ins>
    </w:p>
    <w:p w14:paraId="7C561361" w14:textId="77777777" w:rsidR="00842AFF" w:rsidRDefault="00842AFF" w:rsidP="00842AFF">
      <w:pPr>
        <w:autoSpaceDE w:val="0"/>
        <w:autoSpaceDN w:val="0"/>
        <w:adjustRightInd w:val="0"/>
        <w:spacing w:after="0" w:line="240" w:lineRule="atLeast"/>
        <w:rPr>
          <w:ins w:id="1718" w:author="Eric Boisvert" w:date="2016-01-07T11:18: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ins w:id="1719" w:author="Eric Boisvert" w:date="2016-01-07T11:18:00Z"/>
        </w:trPr>
        <w:tc>
          <w:tcPr>
            <w:tcW w:w="4219" w:type="dxa"/>
            <w:tcBorders>
              <w:right w:val="nil"/>
            </w:tcBorders>
            <w:shd w:val="clear" w:color="auto" w:fill="auto"/>
          </w:tcPr>
          <w:p w14:paraId="0D327457" w14:textId="77777777" w:rsidR="00842AFF" w:rsidRPr="00D12552" w:rsidRDefault="00842AFF" w:rsidP="002E6F45">
            <w:pPr>
              <w:pStyle w:val="Tabletext10"/>
              <w:rPr>
                <w:ins w:id="1720" w:author="Eric Boisvert" w:date="2016-01-07T11:18:00Z"/>
                <w:rStyle w:val="requri"/>
                <w:lang w:val="en-CA"/>
              </w:rPr>
            </w:pPr>
            <w:ins w:id="1721" w:author="Eric Boisvert" w:date="2016-01-07T11:18:00Z">
              <w:r>
                <w:rPr>
                  <w:rStyle w:val="requri"/>
                  <w:lang w:val="en-CA"/>
                </w:rPr>
                <w:t>/req/gsml4-portrayal</w:t>
              </w:r>
              <w:r w:rsidRPr="00D12552">
                <w:rPr>
                  <w:rStyle w:val="requri"/>
                  <w:lang w:val="en-CA"/>
                </w:rPr>
                <w:t>/</w:t>
              </w:r>
              <w:r>
                <w:rPr>
                  <w:rStyle w:val="requri"/>
                  <w:lang w:val="en-CA"/>
                </w:rPr>
                <w:t>contactview-identifier</w:t>
              </w:r>
            </w:ins>
          </w:p>
        </w:tc>
        <w:tc>
          <w:tcPr>
            <w:tcW w:w="4678" w:type="dxa"/>
            <w:tcBorders>
              <w:left w:val="nil"/>
            </w:tcBorders>
            <w:shd w:val="clear" w:color="auto" w:fill="auto"/>
          </w:tcPr>
          <w:p w14:paraId="63A5EA12" w14:textId="77777777" w:rsidR="00842AFF" w:rsidRPr="00D12552" w:rsidRDefault="00842AFF" w:rsidP="002E6F45">
            <w:pPr>
              <w:pStyle w:val="Tabletext10"/>
              <w:jc w:val="left"/>
              <w:rPr>
                <w:ins w:id="1722" w:author="Eric Boisvert" w:date="2016-01-07T11:18:00Z"/>
                <w:rStyle w:val="reqtext"/>
                <w:lang w:val="en-CA"/>
              </w:rPr>
            </w:pPr>
            <w:ins w:id="1723" w:author="Eric Boisvert" w:date="2016-01-07T11:18:00Z">
              <w:r>
                <w:rPr>
                  <w:rStyle w:val="reqtext"/>
                  <w:lang w:val="en-CA"/>
                </w:rPr>
                <w:t>Identifier SHOULD correspond to an instance of MappedFeature</w:t>
              </w:r>
            </w:ins>
          </w:p>
        </w:tc>
      </w:tr>
    </w:tbl>
    <w:p w14:paraId="12EB6A3F" w14:textId="77777777" w:rsidR="00842AFF" w:rsidRDefault="00842AFF" w:rsidP="00842AFF">
      <w:pPr>
        <w:autoSpaceDE w:val="0"/>
        <w:autoSpaceDN w:val="0"/>
        <w:adjustRightInd w:val="0"/>
        <w:spacing w:after="0" w:line="240" w:lineRule="atLeast"/>
        <w:rPr>
          <w:ins w:id="1724" w:author="Eric Boisvert" w:date="2016-01-07T11:18:00Z"/>
          <w:rFonts w:cs="Arial"/>
          <w:color w:val="000000"/>
          <w:lang w:val="en-CA"/>
        </w:rPr>
      </w:pPr>
    </w:p>
    <w:p w14:paraId="1EB49DF3" w14:textId="6C57A16A" w:rsidR="00176E9E" w:rsidRDefault="00176E9E" w:rsidP="00176E9E">
      <w:pPr>
        <w:rPr>
          <w:ins w:id="1725" w:author="Eric Boisvert" w:date="2016-01-07T11:04:00Z"/>
        </w:rPr>
      </w:pPr>
      <w:ins w:id="1726" w:author="Eric Boisvert" w:date="2016-01-07T11:04:00Z">
        <w:r>
          <w:t>It should</w:t>
        </w:r>
        <w:r w:rsidRPr="00D970E9">
          <w:t xml:space="preserve"> have the same value as the corresponding GeoSciML MappedFeature</w:t>
        </w:r>
        <w:r>
          <w:t xml:space="preserve"> identifier if available</w:t>
        </w:r>
        <w:r w:rsidRPr="00D970E9">
          <w:t>.</w:t>
        </w:r>
        <w:r>
          <w:t xml:space="preserve"> </w:t>
        </w:r>
      </w:ins>
    </w:p>
    <w:p w14:paraId="121C3A16" w14:textId="0D566651" w:rsidR="00176E9E" w:rsidRDefault="00176E9E" w:rsidP="00176E9E">
      <w:pPr>
        <w:pStyle w:val="Heading4"/>
        <w:rPr>
          <w:ins w:id="1727" w:author="Eric Boisvert" w:date="2016-01-07T11:05:00Z"/>
        </w:rPr>
        <w:pPrChange w:id="1728" w:author="Eric Boisvert" w:date="2016-01-07T11:05:00Z">
          <w:pPr/>
        </w:pPrChange>
      </w:pPr>
      <w:proofErr w:type="gramStart"/>
      <w:ins w:id="1729" w:author="Eric Boisvert" w:date="2016-01-07T11:05:00Z">
        <w:r>
          <w:t>name</w:t>
        </w:r>
        <w:proofErr w:type="gramEnd"/>
      </w:ins>
    </w:p>
    <w:p w14:paraId="3D6EE52D" w14:textId="77777777" w:rsidR="00176E9E" w:rsidRDefault="00176E9E" w:rsidP="00176E9E">
      <w:pPr>
        <w:rPr>
          <w:ins w:id="1730" w:author="Eric Boisvert" w:date="2016-01-07T11:06:00Z"/>
        </w:rPr>
      </w:pPr>
    </w:p>
    <w:p w14:paraId="56794255" w14:textId="2CFF09EC" w:rsidR="00176E9E" w:rsidRDefault="00176E9E" w:rsidP="00176E9E">
      <w:pPr>
        <w:rPr>
          <w:ins w:id="1731" w:author="Eric Boisvert" w:date="2016-01-07T11:04:00Z"/>
        </w:rPr>
      </w:pPr>
      <w:ins w:id="1732" w:author="Eric Boisvert" w:date="2016-01-07T11:05:00Z">
        <w:r>
          <w:t>The property name</w:t>
        </w:r>
        <w:proofErr w:type="gramStart"/>
        <w:r>
          <w:t>:CharacterString</w:t>
        </w:r>
        <w:proofErr w:type="gramEnd"/>
        <w:r>
          <w:t xml:space="preserve"> shall report </w:t>
        </w:r>
      </w:ins>
      <w:ins w:id="1733" w:author="Eric Boisvert" w:date="2016-01-07T11:07:00Z">
        <w:r>
          <w:t xml:space="preserve">the </w:t>
        </w:r>
      </w:ins>
      <w:ins w:id="1734" w:author="Eric Boisvert" w:date="2016-01-07T11:05:00Z">
        <w:r>
          <w:t>d</w:t>
        </w:r>
        <w:r w:rsidRPr="00176E9E">
          <w:t>isplay name for the Contact.</w:t>
        </w:r>
      </w:ins>
    </w:p>
    <w:p w14:paraId="0F0DCD8E" w14:textId="457A5C5B" w:rsidR="00176E9E" w:rsidRDefault="00176E9E" w:rsidP="00176E9E">
      <w:pPr>
        <w:pStyle w:val="Heading4"/>
        <w:rPr>
          <w:ins w:id="1735" w:author="Eric Boisvert" w:date="2016-01-07T11:06:00Z"/>
          <w:lang w:val="en-CA"/>
        </w:rPr>
        <w:pPrChange w:id="1736" w:author="Eric Boisvert" w:date="2016-01-07T11:06:00Z">
          <w:pPr>
            <w:autoSpaceDE w:val="0"/>
            <w:autoSpaceDN w:val="0"/>
            <w:adjustRightInd w:val="0"/>
            <w:spacing w:after="0" w:line="240" w:lineRule="atLeast"/>
          </w:pPr>
        </w:pPrChange>
      </w:pPr>
      <w:proofErr w:type="gramStart"/>
      <w:ins w:id="1737" w:author="Eric Boisvert" w:date="2016-01-07T11:06:00Z">
        <w:r>
          <w:rPr>
            <w:lang w:val="en-CA"/>
          </w:rPr>
          <w:t>d</w:t>
        </w:r>
        <w:r w:rsidRPr="00176E9E">
          <w:rPr>
            <w:lang w:val="en-CA"/>
          </w:rPr>
          <w:t>escription</w:t>
        </w:r>
        <w:proofErr w:type="gramEnd"/>
      </w:ins>
    </w:p>
    <w:p w14:paraId="49E99DBF" w14:textId="77777777" w:rsidR="00176E9E" w:rsidRDefault="00176E9E" w:rsidP="00D14AF0">
      <w:pPr>
        <w:autoSpaceDE w:val="0"/>
        <w:autoSpaceDN w:val="0"/>
        <w:adjustRightInd w:val="0"/>
        <w:spacing w:after="0" w:line="240" w:lineRule="atLeast"/>
        <w:rPr>
          <w:ins w:id="1738" w:author="Eric Boisvert" w:date="2016-01-07T11:06:00Z"/>
          <w:rFonts w:cs="Arial"/>
          <w:color w:val="000000"/>
          <w:lang w:val="en-CA"/>
        </w:rPr>
      </w:pPr>
    </w:p>
    <w:p w14:paraId="5E83BABE" w14:textId="43A506B4" w:rsidR="00176E9E" w:rsidRDefault="00176E9E" w:rsidP="00D14AF0">
      <w:pPr>
        <w:autoSpaceDE w:val="0"/>
        <w:autoSpaceDN w:val="0"/>
        <w:adjustRightInd w:val="0"/>
        <w:spacing w:after="0" w:line="240" w:lineRule="atLeast"/>
        <w:rPr>
          <w:ins w:id="1739" w:author="Eric Boisvert" w:date="2016-01-07T11:06:00Z"/>
          <w:rFonts w:cs="Arial"/>
          <w:color w:val="000000"/>
          <w:lang w:val="en-CA"/>
        </w:rPr>
      </w:pPr>
      <w:ins w:id="1740" w:author="Eric Boisvert" w:date="2016-01-07T11:06:00Z">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w:t>
        </w:r>
      </w:ins>
      <w:ins w:id="1741" w:author="Eric Boisvert" w:date="2016-01-07T11:07:00Z">
        <w:r>
          <w:rPr>
            <w:rFonts w:cs="Arial"/>
            <w:color w:val="000000"/>
            <w:lang w:val="en-CA"/>
          </w:rPr>
          <w:t>report</w:t>
        </w:r>
      </w:ins>
      <w:ins w:id="1742" w:author="Eric Boisvert" w:date="2016-01-07T11:06:00Z">
        <w:r>
          <w:rPr>
            <w:rFonts w:cs="Arial"/>
            <w:color w:val="000000"/>
            <w:lang w:val="en-CA"/>
          </w:rPr>
          <w:t xml:space="preserve"> the </w:t>
        </w:r>
        <w:r w:rsidRPr="00176E9E">
          <w:rPr>
            <w:rFonts w:cs="Arial"/>
            <w:color w:val="000000"/>
            <w:lang w:val="en-CA"/>
          </w:rPr>
          <w:t>description of the Contact, typically taken from an entry on a geological map legend.</w:t>
        </w:r>
      </w:ins>
    </w:p>
    <w:p w14:paraId="2D7425C5" w14:textId="77777777" w:rsidR="00176E9E" w:rsidRDefault="00176E9E" w:rsidP="00D14AF0">
      <w:pPr>
        <w:autoSpaceDE w:val="0"/>
        <w:autoSpaceDN w:val="0"/>
        <w:adjustRightInd w:val="0"/>
        <w:spacing w:after="0" w:line="240" w:lineRule="atLeast"/>
        <w:rPr>
          <w:ins w:id="1743" w:author="Eric Boisvert" w:date="2016-01-07T11:08:00Z"/>
          <w:rFonts w:cs="Arial"/>
          <w:color w:val="000000"/>
          <w:lang w:val="en-CA"/>
        </w:rPr>
      </w:pPr>
    </w:p>
    <w:p w14:paraId="385FAA4A" w14:textId="0AB221C1" w:rsidR="00176E9E" w:rsidRDefault="00176E9E" w:rsidP="00176E9E">
      <w:pPr>
        <w:pStyle w:val="Heading4"/>
        <w:rPr>
          <w:ins w:id="1744" w:author="Eric Boisvert" w:date="2016-01-07T11:08:00Z"/>
          <w:lang w:val="en-CA"/>
        </w:rPr>
        <w:pPrChange w:id="1745" w:author="Eric Boisvert" w:date="2016-01-07T11:09:00Z">
          <w:pPr>
            <w:autoSpaceDE w:val="0"/>
            <w:autoSpaceDN w:val="0"/>
            <w:adjustRightInd w:val="0"/>
            <w:spacing w:after="0" w:line="240" w:lineRule="atLeast"/>
          </w:pPr>
        </w:pPrChange>
      </w:pPr>
      <w:proofErr w:type="gramStart"/>
      <w:ins w:id="1746" w:author="Eric Boisvert" w:date="2016-01-07T11:08:00Z">
        <w:r w:rsidRPr="00176E9E">
          <w:rPr>
            <w:lang w:val="en-CA"/>
          </w:rPr>
          <w:t>contactType</w:t>
        </w:r>
        <w:proofErr w:type="gramEnd"/>
      </w:ins>
    </w:p>
    <w:p w14:paraId="24BDC798" w14:textId="77777777" w:rsidR="00176E9E" w:rsidRDefault="00176E9E" w:rsidP="00D14AF0">
      <w:pPr>
        <w:autoSpaceDE w:val="0"/>
        <w:autoSpaceDN w:val="0"/>
        <w:adjustRightInd w:val="0"/>
        <w:spacing w:after="0" w:line="240" w:lineRule="atLeast"/>
        <w:rPr>
          <w:ins w:id="1747" w:author="Eric Boisvert" w:date="2016-01-07T11:08:00Z"/>
          <w:rFonts w:cs="Arial"/>
          <w:color w:val="000000"/>
          <w:lang w:val="en-CA"/>
        </w:rPr>
      </w:pPr>
    </w:p>
    <w:p w14:paraId="6EC59864" w14:textId="583880FC" w:rsidR="00176E9E" w:rsidRDefault="00176E9E" w:rsidP="00D14AF0">
      <w:pPr>
        <w:autoSpaceDE w:val="0"/>
        <w:autoSpaceDN w:val="0"/>
        <w:adjustRightInd w:val="0"/>
        <w:spacing w:after="0" w:line="240" w:lineRule="atLeast"/>
        <w:rPr>
          <w:ins w:id="1748" w:author="Eric Boisvert" w:date="2016-01-07T11:09:00Z"/>
          <w:rFonts w:cs="Arial"/>
          <w:color w:val="000000"/>
          <w:lang w:val="en-CA"/>
        </w:rPr>
      </w:pPr>
      <w:ins w:id="1749" w:author="Eric Boisvert" w:date="2016-01-07T11:08:00Z">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w:t>
        </w:r>
      </w:ins>
      <w:ins w:id="1750" w:author="Eric Boisvert" w:date="2016-01-07T12:37:00Z">
        <w:r w:rsidR="00D41C9A">
          <w:rPr>
            <w:rFonts w:cs="Arial"/>
            <w:color w:val="000000"/>
            <w:lang w:val="en-CA"/>
          </w:rPr>
          <w:t xml:space="preserve">n identifier from a controlled </w:t>
        </w:r>
      </w:ins>
      <w:ins w:id="1751" w:author="Eric Boisvert" w:date="2016-01-07T11:08:00Z">
        <w:r>
          <w:rPr>
            <w:rFonts w:cs="Arial"/>
            <w:color w:val="000000"/>
            <w:lang w:val="en-CA"/>
          </w:rPr>
          <w:t xml:space="preserve">vocabulary, </w:t>
        </w:r>
      </w:ins>
      <w:ins w:id="1752" w:author="Eric Boisvert" w:date="2016-01-07T11:09:00Z">
        <w:r>
          <w:rPr>
            <w:rFonts w:cs="Arial"/>
            <w:color w:val="000000"/>
            <w:lang w:val="en-CA"/>
          </w:rPr>
          <w:t>contactType_uri shall be used.</w:t>
        </w:r>
      </w:ins>
    </w:p>
    <w:p w14:paraId="01679E19" w14:textId="77777777" w:rsidR="00176E9E" w:rsidRDefault="00176E9E" w:rsidP="00D14AF0">
      <w:pPr>
        <w:autoSpaceDE w:val="0"/>
        <w:autoSpaceDN w:val="0"/>
        <w:adjustRightInd w:val="0"/>
        <w:spacing w:after="0" w:line="240" w:lineRule="atLeast"/>
        <w:rPr>
          <w:ins w:id="1753" w:author="Eric Boisvert" w:date="2016-01-07T11:08:00Z"/>
          <w:rFonts w:cs="Arial"/>
          <w:color w:val="000000"/>
          <w:lang w:val="en-CA"/>
        </w:rPr>
      </w:pPr>
    </w:p>
    <w:p w14:paraId="77E20E83" w14:textId="6FDAC775" w:rsidR="00176E9E" w:rsidRDefault="00176E9E" w:rsidP="00176E9E">
      <w:pPr>
        <w:pStyle w:val="Heading4"/>
        <w:rPr>
          <w:ins w:id="1754" w:author="Eric Boisvert" w:date="2016-01-07T11:09:00Z"/>
          <w:lang w:val="en-CA"/>
        </w:rPr>
        <w:pPrChange w:id="1755" w:author="Eric Boisvert" w:date="2016-01-07T11:10:00Z">
          <w:pPr>
            <w:autoSpaceDE w:val="0"/>
            <w:autoSpaceDN w:val="0"/>
            <w:adjustRightInd w:val="0"/>
            <w:spacing w:after="0" w:line="240" w:lineRule="atLeast"/>
          </w:pPr>
        </w:pPrChange>
      </w:pPr>
      <w:proofErr w:type="gramStart"/>
      <w:ins w:id="1756" w:author="Eric Boisvert" w:date="2016-01-07T11:09:00Z">
        <w:r w:rsidRPr="00D970E9">
          <w:rPr>
            <w:lang w:val="en-CA"/>
          </w:rPr>
          <w:t>observationMethod</w:t>
        </w:r>
        <w:proofErr w:type="gramEnd"/>
      </w:ins>
    </w:p>
    <w:p w14:paraId="3722C685" w14:textId="77777777" w:rsidR="00176E9E" w:rsidRDefault="00176E9E" w:rsidP="00D14AF0">
      <w:pPr>
        <w:autoSpaceDE w:val="0"/>
        <w:autoSpaceDN w:val="0"/>
        <w:adjustRightInd w:val="0"/>
        <w:spacing w:after="0" w:line="240" w:lineRule="atLeast"/>
        <w:rPr>
          <w:ins w:id="1757" w:author="Eric Boisvert" w:date="2016-01-07T11:03:00Z"/>
          <w:rFonts w:cs="Arial"/>
          <w:color w:val="000000"/>
          <w:lang w:val="en-CA"/>
        </w:rPr>
      </w:pPr>
    </w:p>
    <w:p w14:paraId="52B5833A" w14:textId="299EB1FB" w:rsidR="00176E9E" w:rsidRDefault="00176E9E" w:rsidP="00D14AF0">
      <w:pPr>
        <w:autoSpaceDE w:val="0"/>
        <w:autoSpaceDN w:val="0"/>
        <w:adjustRightInd w:val="0"/>
        <w:spacing w:after="0" w:line="240" w:lineRule="atLeast"/>
        <w:rPr>
          <w:ins w:id="1758" w:author="Eric Boisvert" w:date="2016-01-07T11:10:00Z"/>
          <w:rFonts w:cs="Arial"/>
          <w:color w:val="000000"/>
          <w:lang w:val="en-CA"/>
        </w:rPr>
      </w:pPr>
      <w:ins w:id="1759" w:author="Eric Boisvert" w:date="2016-01-07T11:09:00Z">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w:t>
        </w:r>
      </w:ins>
      <w:ins w:id="1760" w:author="Eric Boisvert" w:date="2016-01-07T11:10:00Z">
        <w:r>
          <w:rPr>
            <w:rFonts w:cs="Arial"/>
            <w:color w:val="000000"/>
            <w:lang w:val="en-CA"/>
          </w:rPr>
          <w:t>m</w:t>
        </w:r>
      </w:ins>
      <w:ins w:id="1761" w:author="Eric Boisvert" w:date="2016-01-07T11:09:00Z">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ins>
    </w:p>
    <w:p w14:paraId="481EC645" w14:textId="77777777" w:rsidR="00176E9E" w:rsidRDefault="00176E9E" w:rsidP="00D14AF0">
      <w:pPr>
        <w:autoSpaceDE w:val="0"/>
        <w:autoSpaceDN w:val="0"/>
        <w:adjustRightInd w:val="0"/>
        <w:spacing w:after="0" w:line="240" w:lineRule="atLeast"/>
        <w:rPr>
          <w:ins w:id="1762" w:author="Eric Boisvert" w:date="2016-01-07T11:09:00Z"/>
          <w:rFonts w:cs="Arial"/>
          <w:color w:val="000000"/>
          <w:lang w:val="en-CA"/>
        </w:rPr>
      </w:pPr>
    </w:p>
    <w:p w14:paraId="736B9B53" w14:textId="03CF25CE" w:rsidR="00176E9E" w:rsidRDefault="00176E9E" w:rsidP="00176E9E">
      <w:pPr>
        <w:pStyle w:val="Heading4"/>
        <w:rPr>
          <w:ins w:id="1763" w:author="Eric Boisvert" w:date="2016-01-07T11:10:00Z"/>
          <w:lang w:val="en-CA"/>
        </w:rPr>
        <w:pPrChange w:id="1764" w:author="Eric Boisvert" w:date="2016-01-07T11:11:00Z">
          <w:pPr>
            <w:autoSpaceDE w:val="0"/>
            <w:autoSpaceDN w:val="0"/>
            <w:adjustRightInd w:val="0"/>
            <w:spacing w:after="0" w:line="240" w:lineRule="atLeast"/>
          </w:pPr>
        </w:pPrChange>
      </w:pPr>
      <w:proofErr w:type="gramStart"/>
      <w:ins w:id="1765" w:author="Eric Boisvert" w:date="2016-01-07T11:10:00Z">
        <w:r w:rsidRPr="00D970E9">
          <w:rPr>
            <w:lang w:val="en-CA"/>
          </w:rPr>
          <w:t>positionalAccuracy</w:t>
        </w:r>
        <w:proofErr w:type="gramEnd"/>
      </w:ins>
    </w:p>
    <w:p w14:paraId="3CE9FED1" w14:textId="77777777" w:rsidR="00176E9E" w:rsidRDefault="00176E9E" w:rsidP="00D14AF0">
      <w:pPr>
        <w:autoSpaceDE w:val="0"/>
        <w:autoSpaceDN w:val="0"/>
        <w:adjustRightInd w:val="0"/>
        <w:spacing w:after="0" w:line="240" w:lineRule="atLeast"/>
        <w:rPr>
          <w:ins w:id="1766" w:author="Eric Boisvert" w:date="2016-01-07T11:10:00Z"/>
          <w:rFonts w:cs="Arial"/>
          <w:color w:val="000000"/>
          <w:lang w:val="en-CA"/>
        </w:rPr>
      </w:pPr>
    </w:p>
    <w:p w14:paraId="070698BF" w14:textId="65A6950E" w:rsidR="00176E9E" w:rsidRPr="00D970E9" w:rsidRDefault="00176E9E" w:rsidP="00176E9E">
      <w:pPr>
        <w:rPr>
          <w:ins w:id="1767" w:author="Eric Boisvert" w:date="2016-01-07T11:10:00Z"/>
          <w:lang w:val="en-CA"/>
        </w:rPr>
        <w:pPrChange w:id="1768" w:author="Eric Boisvert" w:date="2016-01-07T11:11:00Z">
          <w:pPr>
            <w:autoSpaceDE w:val="0"/>
            <w:autoSpaceDN w:val="0"/>
            <w:adjustRightInd w:val="0"/>
            <w:spacing w:after="0" w:line="240" w:lineRule="atLeast"/>
          </w:pPr>
        </w:pPrChange>
      </w:pPr>
      <w:ins w:id="1769" w:author="Eric Boisvert" w:date="2016-01-07T11:10:00Z">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ins>
    </w:p>
    <w:p w14:paraId="0E630013" w14:textId="707222CA" w:rsidR="00176E9E" w:rsidRDefault="00842AFF" w:rsidP="00176E9E">
      <w:pPr>
        <w:pStyle w:val="Heading4"/>
        <w:rPr>
          <w:ins w:id="1770" w:author="Eric Boisvert" w:date="2016-01-07T11:11:00Z"/>
          <w:lang w:val="en-CA"/>
        </w:rPr>
        <w:pPrChange w:id="1771" w:author="Eric Boisvert" w:date="2016-01-07T11:12:00Z">
          <w:pPr>
            <w:autoSpaceDE w:val="0"/>
            <w:autoSpaceDN w:val="0"/>
            <w:adjustRightInd w:val="0"/>
            <w:spacing w:after="0" w:line="240" w:lineRule="atLeast"/>
          </w:pPr>
        </w:pPrChange>
      </w:pPr>
      <w:proofErr w:type="gramStart"/>
      <w:ins w:id="1772" w:author="Eric Boisvert" w:date="2016-01-07T11:19:00Z">
        <w:r>
          <w:rPr>
            <w:lang w:val="en-CA"/>
          </w:rPr>
          <w:t>s</w:t>
        </w:r>
      </w:ins>
      <w:ins w:id="1773" w:author="Eric Boisvert" w:date="2016-01-07T11:11:00Z">
        <w:r w:rsidR="00176E9E" w:rsidRPr="00D970E9">
          <w:rPr>
            <w:lang w:val="en-CA"/>
          </w:rPr>
          <w:t>ource</w:t>
        </w:r>
        <w:proofErr w:type="gramEnd"/>
      </w:ins>
    </w:p>
    <w:p w14:paraId="5E436CF0" w14:textId="77777777" w:rsidR="00176E9E" w:rsidRDefault="00176E9E" w:rsidP="00D14AF0">
      <w:pPr>
        <w:autoSpaceDE w:val="0"/>
        <w:autoSpaceDN w:val="0"/>
        <w:adjustRightInd w:val="0"/>
        <w:spacing w:after="0" w:line="240" w:lineRule="atLeast"/>
        <w:rPr>
          <w:ins w:id="1774" w:author="Eric Boisvert" w:date="2016-01-07T11:11:00Z"/>
          <w:rFonts w:cs="Arial"/>
          <w:color w:val="000000"/>
          <w:lang w:val="en-CA"/>
        </w:rPr>
      </w:pPr>
    </w:p>
    <w:p w14:paraId="23FE4EC8" w14:textId="3C4F1C32" w:rsidR="00176E9E" w:rsidRDefault="00176E9E" w:rsidP="00D14AF0">
      <w:pPr>
        <w:autoSpaceDE w:val="0"/>
        <w:autoSpaceDN w:val="0"/>
        <w:adjustRightInd w:val="0"/>
        <w:spacing w:after="0" w:line="240" w:lineRule="atLeast"/>
        <w:rPr>
          <w:ins w:id="1775" w:author="Eric Boisvert" w:date="2016-01-07T11:11:00Z"/>
          <w:rFonts w:cs="Arial"/>
          <w:color w:val="000000"/>
          <w:lang w:val="en-CA"/>
        </w:rPr>
      </w:pPr>
      <w:ins w:id="1776" w:author="Eric Boisvert" w:date="2016-01-07T11:11:00Z">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ins>
    </w:p>
    <w:p w14:paraId="3557719F" w14:textId="77777777" w:rsidR="00176E9E" w:rsidRDefault="00176E9E" w:rsidP="00D14AF0">
      <w:pPr>
        <w:autoSpaceDE w:val="0"/>
        <w:autoSpaceDN w:val="0"/>
        <w:adjustRightInd w:val="0"/>
        <w:spacing w:after="0" w:line="240" w:lineRule="atLeast"/>
        <w:rPr>
          <w:ins w:id="1777" w:author="Eric Boisvert" w:date="2016-01-07T11:10:00Z"/>
          <w:rFonts w:cs="Arial"/>
          <w:color w:val="000000"/>
          <w:lang w:val="en-CA"/>
        </w:rPr>
      </w:pPr>
    </w:p>
    <w:p w14:paraId="41740384" w14:textId="77777777" w:rsidR="00176E9E" w:rsidRPr="00D970E9" w:rsidRDefault="00176E9E" w:rsidP="005E4970">
      <w:pPr>
        <w:pStyle w:val="Heading4"/>
        <w:rPr>
          <w:ins w:id="1778" w:author="Eric Boisvert" w:date="2016-01-07T11:12:00Z"/>
          <w:lang w:val="en-CA"/>
        </w:rPr>
        <w:pPrChange w:id="1779" w:author="Eric Boisvert" w:date="2016-01-07T11:12:00Z">
          <w:pPr>
            <w:autoSpaceDE w:val="0"/>
            <w:autoSpaceDN w:val="0"/>
            <w:adjustRightInd w:val="0"/>
            <w:spacing w:after="0" w:line="240" w:lineRule="atLeast"/>
          </w:pPr>
        </w:pPrChange>
      </w:pPr>
      <w:ins w:id="1780" w:author="Eric Boisvert" w:date="2016-01-07T11:12:00Z">
        <w:r w:rsidRPr="00D970E9">
          <w:rPr>
            <w:lang w:val="en-CA"/>
          </w:rPr>
          <w:lastRenderedPageBreak/>
          <w:t>contactType_uri</w:t>
        </w:r>
      </w:ins>
    </w:p>
    <w:p w14:paraId="5FA927F8" w14:textId="77777777" w:rsidR="00176E9E" w:rsidRDefault="00176E9E" w:rsidP="00D14AF0">
      <w:pPr>
        <w:autoSpaceDE w:val="0"/>
        <w:autoSpaceDN w:val="0"/>
        <w:adjustRightInd w:val="0"/>
        <w:spacing w:after="0" w:line="240" w:lineRule="atLeast"/>
        <w:rPr>
          <w:ins w:id="1781" w:author="Eric Boisvert" w:date="2016-01-07T11:12:00Z"/>
          <w:rFonts w:cs="Arial"/>
          <w:color w:val="000000"/>
          <w:lang w:val="en-CA"/>
        </w:rPr>
      </w:pPr>
    </w:p>
    <w:p w14:paraId="520F87F1" w14:textId="47FDBF04" w:rsidR="00176E9E" w:rsidRDefault="00176E9E" w:rsidP="00D14AF0">
      <w:pPr>
        <w:autoSpaceDE w:val="0"/>
        <w:autoSpaceDN w:val="0"/>
        <w:adjustRightInd w:val="0"/>
        <w:spacing w:after="0" w:line="240" w:lineRule="atLeast"/>
        <w:rPr>
          <w:ins w:id="1782" w:author="Eric Boisvert" w:date="2016-01-07T11:12:00Z"/>
          <w:rFonts w:cs="Arial"/>
          <w:color w:val="000000"/>
          <w:lang w:val="en-CA"/>
        </w:rPr>
      </w:pPr>
      <w:ins w:id="1783" w:author="Eric Boisvert" w:date="2016-01-07T11:12:00Z">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ins>
    </w:p>
    <w:p w14:paraId="1AB7B01A" w14:textId="77777777" w:rsidR="00176E9E" w:rsidRDefault="00176E9E" w:rsidP="00D14AF0">
      <w:pPr>
        <w:autoSpaceDE w:val="0"/>
        <w:autoSpaceDN w:val="0"/>
        <w:adjustRightInd w:val="0"/>
        <w:spacing w:after="0" w:line="240" w:lineRule="atLeast"/>
        <w:rPr>
          <w:ins w:id="1784" w:author="Eric Boisvert" w:date="2016-01-07T11:19: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ins w:id="1785" w:author="Eric Boisvert" w:date="2016-01-07T11:19:00Z"/>
        </w:trPr>
        <w:tc>
          <w:tcPr>
            <w:tcW w:w="4219" w:type="dxa"/>
            <w:tcBorders>
              <w:right w:val="nil"/>
            </w:tcBorders>
            <w:shd w:val="clear" w:color="auto" w:fill="auto"/>
          </w:tcPr>
          <w:p w14:paraId="4C88E096" w14:textId="77777777" w:rsidR="00842AFF" w:rsidRPr="00D12552" w:rsidRDefault="00842AFF" w:rsidP="002E6F45">
            <w:pPr>
              <w:pStyle w:val="Tabletext10"/>
              <w:rPr>
                <w:ins w:id="1786" w:author="Eric Boisvert" w:date="2016-01-07T11:19:00Z"/>
                <w:rStyle w:val="requri"/>
                <w:lang w:val="en-CA"/>
              </w:rPr>
            </w:pPr>
            <w:ins w:id="1787" w:author="Eric Boisvert" w:date="2016-01-07T11:19:00Z">
              <w:r>
                <w:rPr>
                  <w:rStyle w:val="requri"/>
                  <w:lang w:val="en-CA"/>
                </w:rPr>
                <w:t>/req/gsml4-portrayal</w:t>
              </w:r>
              <w:r w:rsidRPr="00D12552">
                <w:rPr>
                  <w:rStyle w:val="requri"/>
                  <w:lang w:val="en-CA"/>
                </w:rPr>
                <w:t>/</w:t>
              </w:r>
              <w:r>
                <w:rPr>
                  <w:rStyle w:val="requri"/>
                  <w:lang w:val="en-CA"/>
                </w:rPr>
                <w:t>contactview-contacttype</w:t>
              </w:r>
            </w:ins>
          </w:p>
        </w:tc>
        <w:tc>
          <w:tcPr>
            <w:tcW w:w="4678" w:type="dxa"/>
            <w:tcBorders>
              <w:left w:val="nil"/>
            </w:tcBorders>
            <w:shd w:val="clear" w:color="auto" w:fill="auto"/>
          </w:tcPr>
          <w:p w14:paraId="3A1CBF0C" w14:textId="5C61F579" w:rsidR="00842AFF" w:rsidRPr="00D12552" w:rsidRDefault="00842AFF" w:rsidP="002E6F45">
            <w:pPr>
              <w:pStyle w:val="Tabletext10"/>
              <w:jc w:val="left"/>
              <w:rPr>
                <w:ins w:id="1788" w:author="Eric Boisvert" w:date="2016-01-07T11:19:00Z"/>
                <w:rStyle w:val="reqtext"/>
                <w:lang w:val="en-CA"/>
              </w:rPr>
            </w:pPr>
            <w:ins w:id="1789" w:author="Eric Boisvert" w:date="2016-01-07T11:19:00Z">
              <w:r>
                <w:rPr>
                  <w:rStyle w:val="reqtext"/>
                  <w:lang w:val="en-CA"/>
                </w:rPr>
                <w:t>contactType_uri SHALL refer to a vocabulary term describing a contact type</w:t>
              </w:r>
            </w:ins>
          </w:p>
        </w:tc>
      </w:tr>
    </w:tbl>
    <w:p w14:paraId="75410AF9" w14:textId="77777777" w:rsidR="00842AFF" w:rsidRDefault="00842AFF" w:rsidP="00842AFF">
      <w:pPr>
        <w:autoSpaceDE w:val="0"/>
        <w:autoSpaceDN w:val="0"/>
        <w:adjustRightInd w:val="0"/>
        <w:spacing w:after="0" w:line="240" w:lineRule="atLeast"/>
        <w:rPr>
          <w:ins w:id="1790" w:author="Eric Boisvert" w:date="2016-01-07T11:19:00Z"/>
          <w:rFonts w:cs="Arial"/>
          <w:color w:val="000000"/>
          <w:lang w:val="en-CA"/>
        </w:rPr>
      </w:pPr>
    </w:p>
    <w:p w14:paraId="65AD8309" w14:textId="77777777" w:rsidR="00842AFF" w:rsidRDefault="00842AFF" w:rsidP="00D14AF0">
      <w:pPr>
        <w:autoSpaceDE w:val="0"/>
        <w:autoSpaceDN w:val="0"/>
        <w:adjustRightInd w:val="0"/>
        <w:spacing w:after="0" w:line="240" w:lineRule="atLeast"/>
        <w:rPr>
          <w:ins w:id="1791" w:author="Eric Boisvert" w:date="2016-01-07T11:13:00Z"/>
          <w:rFonts w:cs="Arial"/>
          <w:color w:val="000000"/>
          <w:lang w:val="en-CA"/>
        </w:rPr>
      </w:pPr>
    </w:p>
    <w:p w14:paraId="2AFE1C08" w14:textId="77777777" w:rsidR="005E4970" w:rsidRPr="00D970E9" w:rsidRDefault="005E4970" w:rsidP="005E4970">
      <w:pPr>
        <w:pStyle w:val="Heading4"/>
        <w:rPr>
          <w:ins w:id="1792" w:author="Eric Boisvert" w:date="2016-01-07T11:13:00Z"/>
          <w:lang w:val="en-CA"/>
        </w:rPr>
        <w:pPrChange w:id="1793" w:author="Eric Boisvert" w:date="2016-01-07T11:15:00Z">
          <w:pPr>
            <w:autoSpaceDE w:val="0"/>
            <w:autoSpaceDN w:val="0"/>
            <w:adjustRightInd w:val="0"/>
            <w:spacing w:after="0" w:line="240" w:lineRule="atLeast"/>
          </w:pPr>
        </w:pPrChange>
      </w:pPr>
      <w:ins w:id="1794" w:author="Eric Boisvert" w:date="2016-01-07T11:13:00Z">
        <w:r w:rsidRPr="00D970E9">
          <w:rPr>
            <w:lang w:val="en-CA"/>
          </w:rPr>
          <w:t>specification_uri</w:t>
        </w:r>
      </w:ins>
    </w:p>
    <w:p w14:paraId="16E5CE2C" w14:textId="77777777" w:rsidR="005E4970" w:rsidRDefault="005E4970" w:rsidP="00D14AF0">
      <w:pPr>
        <w:autoSpaceDE w:val="0"/>
        <w:autoSpaceDN w:val="0"/>
        <w:adjustRightInd w:val="0"/>
        <w:spacing w:after="0" w:line="240" w:lineRule="atLeast"/>
        <w:rPr>
          <w:ins w:id="1795" w:author="Eric Boisvert" w:date="2016-01-07T11:13:00Z"/>
          <w:rFonts w:cs="Arial"/>
          <w:color w:val="000000"/>
          <w:lang w:val="en-CA"/>
        </w:rPr>
      </w:pPr>
    </w:p>
    <w:p w14:paraId="7186348C" w14:textId="5939C8A3" w:rsidR="005E4970" w:rsidRDefault="005E4970" w:rsidP="00D14AF0">
      <w:pPr>
        <w:autoSpaceDE w:val="0"/>
        <w:autoSpaceDN w:val="0"/>
        <w:adjustRightInd w:val="0"/>
        <w:spacing w:after="0" w:line="240" w:lineRule="atLeast"/>
        <w:rPr>
          <w:ins w:id="1796" w:author="Eric Boisvert" w:date="2016-01-07T11:15:00Z"/>
          <w:rFonts w:cs="Arial"/>
          <w:color w:val="000000"/>
          <w:lang w:val="en-CA"/>
        </w:rPr>
      </w:pPr>
      <w:ins w:id="1797" w:author="Eric Boisvert" w:date="2016-01-07T11:14:00Z">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ins>
      <w:ins w:id="1798" w:author="Eric Boisvert" w:date="2016-01-07T11:13:00Z">
        <w:r w:rsidRPr="005E4970">
          <w:rPr>
            <w:rFonts w:cs="Arial"/>
            <w:color w:val="000000"/>
            <w:lang w:val="en-CA"/>
          </w:rPr>
          <w:t>URI referring the GeoSciML Contact feature that describes the instance in detail.</w:t>
        </w:r>
      </w:ins>
      <w:ins w:id="1799" w:author="Eric Boisvert" w:date="2016-01-07T11:15:00Z">
        <w:r>
          <w:rPr>
            <w:rFonts w:cs="Arial"/>
            <w:color w:val="000000"/>
            <w:lang w:val="en-CA"/>
          </w:rPr>
          <w:t xml:space="preserve">  This is a m</w:t>
        </w:r>
      </w:ins>
      <w:ins w:id="1800" w:author="Eric Boisvert" w:date="2016-01-07T11:13:00Z">
        <w:r>
          <w:rPr>
            <w:rFonts w:cs="Arial"/>
            <w:color w:val="000000"/>
            <w:lang w:val="en-CA"/>
          </w:rPr>
          <w:t>andatory property - if no</w:t>
        </w:r>
        <w:r w:rsidRPr="005E4970">
          <w:rPr>
            <w:rFonts w:cs="Arial"/>
            <w:color w:val="000000"/>
            <w:lang w:val="en-CA"/>
          </w:rPr>
          <w:t xml:space="preserve"> value is provided then a URI referring to a controlled concept explaining why the value is nil </w:t>
        </w:r>
      </w:ins>
      <w:ins w:id="1801" w:author="Eric Boisvert" w:date="2016-01-07T13:18:00Z">
        <w:r w:rsidR="009E36A6">
          <w:rPr>
            <w:rFonts w:cs="Arial"/>
            <w:color w:val="000000"/>
            <w:lang w:val="en-CA"/>
          </w:rPr>
          <w:t>shall</w:t>
        </w:r>
      </w:ins>
      <w:ins w:id="1802" w:author="Eric Boisvert" w:date="2016-01-07T11:13:00Z">
        <w:r w:rsidRPr="005E4970">
          <w:rPr>
            <w:rFonts w:cs="Arial"/>
            <w:color w:val="000000"/>
            <w:lang w:val="en-CA"/>
          </w:rPr>
          <w:t xml:space="preserve"> be provided.</w:t>
        </w:r>
      </w:ins>
    </w:p>
    <w:p w14:paraId="084A4E7D" w14:textId="77777777" w:rsidR="005E4970" w:rsidRDefault="005E4970" w:rsidP="00D14AF0">
      <w:pPr>
        <w:autoSpaceDE w:val="0"/>
        <w:autoSpaceDN w:val="0"/>
        <w:adjustRightInd w:val="0"/>
        <w:spacing w:after="0" w:line="240" w:lineRule="atLeast"/>
        <w:rPr>
          <w:ins w:id="1803" w:author="Eric Boisvert" w:date="2016-01-07T11:20: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ins w:id="1804" w:author="Eric Boisvert" w:date="2016-01-07T11:20:00Z"/>
        </w:trPr>
        <w:tc>
          <w:tcPr>
            <w:tcW w:w="4219" w:type="dxa"/>
            <w:tcBorders>
              <w:right w:val="nil"/>
            </w:tcBorders>
            <w:shd w:val="clear" w:color="auto" w:fill="auto"/>
          </w:tcPr>
          <w:p w14:paraId="5CE456F1" w14:textId="77777777" w:rsidR="00842AFF" w:rsidRPr="00D12552" w:rsidRDefault="00842AFF" w:rsidP="002E6F45">
            <w:pPr>
              <w:pStyle w:val="Tabletext10"/>
              <w:rPr>
                <w:ins w:id="1805" w:author="Eric Boisvert" w:date="2016-01-07T11:20:00Z"/>
                <w:rStyle w:val="requri"/>
                <w:lang w:val="en-CA"/>
              </w:rPr>
            </w:pPr>
            <w:ins w:id="1806" w:author="Eric Boisvert" w:date="2016-01-07T11:20:00Z">
              <w:r>
                <w:rPr>
                  <w:rStyle w:val="requri"/>
                  <w:lang w:val="en-CA"/>
                </w:rPr>
                <w:t>/req/gsml4-portrayal</w:t>
              </w:r>
              <w:r w:rsidRPr="00D12552">
                <w:rPr>
                  <w:rStyle w:val="requri"/>
                  <w:lang w:val="en-CA"/>
                </w:rPr>
                <w:t>/</w:t>
              </w:r>
              <w:r>
                <w:rPr>
                  <w:rStyle w:val="requri"/>
                  <w:lang w:val="en-CA"/>
                </w:rPr>
                <w:t>contactview-specification-uri</w:t>
              </w:r>
            </w:ins>
          </w:p>
        </w:tc>
        <w:tc>
          <w:tcPr>
            <w:tcW w:w="4678" w:type="dxa"/>
            <w:tcBorders>
              <w:left w:val="nil"/>
            </w:tcBorders>
            <w:shd w:val="clear" w:color="auto" w:fill="auto"/>
          </w:tcPr>
          <w:p w14:paraId="3EE831B8" w14:textId="77777777" w:rsidR="00842AFF" w:rsidRPr="00D12552" w:rsidRDefault="00842AFF" w:rsidP="002E6F45">
            <w:pPr>
              <w:pStyle w:val="Tabletext10"/>
              <w:jc w:val="left"/>
              <w:rPr>
                <w:ins w:id="1807" w:author="Eric Boisvert" w:date="2016-01-07T11:20:00Z"/>
                <w:rStyle w:val="reqtext"/>
                <w:lang w:val="en-CA"/>
              </w:rPr>
            </w:pPr>
            <w:ins w:id="1808" w:author="Eric Boisvert" w:date="2016-01-07T11:20:00Z">
              <w:r>
                <w:rPr>
                  <w:rStyle w:val="reqtext"/>
                  <w:lang w:val="en-CA"/>
                </w:rPr>
                <w:t>Specification_uri SHALL resolve to a representation of GeoSciML Contact.</w:t>
              </w:r>
            </w:ins>
          </w:p>
        </w:tc>
      </w:tr>
    </w:tbl>
    <w:p w14:paraId="57B307BF" w14:textId="77777777" w:rsidR="00842AFF" w:rsidRDefault="00842AFF" w:rsidP="00842AFF">
      <w:pPr>
        <w:autoSpaceDE w:val="0"/>
        <w:autoSpaceDN w:val="0"/>
        <w:adjustRightInd w:val="0"/>
        <w:spacing w:after="0" w:line="240" w:lineRule="atLeast"/>
        <w:rPr>
          <w:ins w:id="1809" w:author="Eric Boisvert" w:date="2016-01-07T11:20:00Z"/>
          <w:rFonts w:cs="Arial"/>
          <w:color w:val="000000"/>
          <w:lang w:val="en-CA"/>
        </w:rPr>
      </w:pPr>
    </w:p>
    <w:p w14:paraId="29E8A3E5" w14:textId="77777777" w:rsidR="00842AFF" w:rsidRDefault="00842AFF" w:rsidP="00D14AF0">
      <w:pPr>
        <w:autoSpaceDE w:val="0"/>
        <w:autoSpaceDN w:val="0"/>
        <w:adjustRightInd w:val="0"/>
        <w:spacing w:after="0" w:line="240" w:lineRule="atLeast"/>
        <w:rPr>
          <w:ins w:id="1810" w:author="Eric Boisvert" w:date="2016-01-07T11:15:00Z"/>
          <w:rFonts w:cs="Arial"/>
          <w:color w:val="000000"/>
          <w:lang w:val="en-CA"/>
        </w:rPr>
      </w:pPr>
    </w:p>
    <w:p w14:paraId="2D36E3E7" w14:textId="77777777" w:rsidR="003E0DCA" w:rsidRDefault="003E0DCA" w:rsidP="003E0DCA">
      <w:pPr>
        <w:pStyle w:val="Heading4"/>
        <w:rPr>
          <w:ins w:id="1811" w:author="Eric Boisvert" w:date="2016-01-07T11:15:00Z"/>
          <w:lang w:val="en-CA"/>
        </w:rPr>
        <w:pPrChange w:id="1812" w:author="Eric Boisvert" w:date="2016-01-07T11:16:00Z">
          <w:pPr>
            <w:autoSpaceDE w:val="0"/>
            <w:autoSpaceDN w:val="0"/>
            <w:adjustRightInd w:val="0"/>
            <w:spacing w:after="0" w:line="240" w:lineRule="atLeast"/>
          </w:pPr>
        </w:pPrChange>
      </w:pPr>
      <w:ins w:id="1813" w:author="Eric Boisvert" w:date="2016-01-07T11:15:00Z">
        <w:r w:rsidRPr="00D970E9">
          <w:rPr>
            <w:lang w:val="en-CA"/>
          </w:rPr>
          <w:t>metadata_uri</w:t>
        </w:r>
      </w:ins>
    </w:p>
    <w:p w14:paraId="60F956F8" w14:textId="77777777" w:rsidR="003E0DCA" w:rsidRPr="00D970E9" w:rsidRDefault="003E0DCA" w:rsidP="003E0DCA">
      <w:pPr>
        <w:autoSpaceDE w:val="0"/>
        <w:autoSpaceDN w:val="0"/>
        <w:adjustRightInd w:val="0"/>
        <w:spacing w:after="0" w:line="240" w:lineRule="atLeast"/>
        <w:rPr>
          <w:ins w:id="1814" w:author="Eric Boisvert" w:date="2016-01-07T11:15:00Z"/>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ins w:id="1815" w:author="Eric Boisvert" w:date="2016-01-07T11:15:00Z"/>
          <w:rFonts w:cs="Arial"/>
          <w:color w:val="000000"/>
          <w:lang w:val="en-CA"/>
        </w:rPr>
      </w:pPr>
      <w:ins w:id="1816" w:author="Eric Boisvert" w:date="2016-01-07T11:15:00Z">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ins>
    </w:p>
    <w:p w14:paraId="2DD1D189" w14:textId="77777777" w:rsidR="003E0DCA" w:rsidRDefault="003E0DCA" w:rsidP="00D14AF0">
      <w:pPr>
        <w:autoSpaceDE w:val="0"/>
        <w:autoSpaceDN w:val="0"/>
        <w:adjustRightInd w:val="0"/>
        <w:spacing w:after="0" w:line="240" w:lineRule="atLeast"/>
        <w:rPr>
          <w:ins w:id="1817" w:author="Eric Boisvert" w:date="2016-01-07T11:16:00Z"/>
          <w:rFonts w:cs="Arial"/>
          <w:color w:val="000000"/>
          <w:lang w:val="en-CA"/>
        </w:rPr>
      </w:pPr>
    </w:p>
    <w:p w14:paraId="04089A6C" w14:textId="283DA072" w:rsidR="003E0DCA" w:rsidRDefault="003E0DCA" w:rsidP="003E0DCA">
      <w:pPr>
        <w:pStyle w:val="Heading4"/>
        <w:rPr>
          <w:ins w:id="1818" w:author="Eric Boisvert" w:date="2016-01-07T11:16:00Z"/>
          <w:lang w:val="en-CA"/>
        </w:rPr>
        <w:pPrChange w:id="1819" w:author="Eric Boisvert" w:date="2016-01-07T11:16:00Z">
          <w:pPr>
            <w:autoSpaceDE w:val="0"/>
            <w:autoSpaceDN w:val="0"/>
            <w:adjustRightInd w:val="0"/>
            <w:spacing w:after="0" w:line="240" w:lineRule="atLeast"/>
          </w:pPr>
        </w:pPrChange>
      </w:pPr>
      <w:proofErr w:type="gramStart"/>
      <w:ins w:id="1820" w:author="Eric Boisvert" w:date="2016-01-07T11:16:00Z">
        <w:r w:rsidRPr="00D970E9">
          <w:rPr>
            <w:lang w:val="en-CA"/>
          </w:rPr>
          <w:t>genericSymbolizer</w:t>
        </w:r>
        <w:proofErr w:type="gramEnd"/>
      </w:ins>
    </w:p>
    <w:p w14:paraId="5F4109B5" w14:textId="77777777" w:rsidR="003E0DCA" w:rsidRDefault="003E0DCA" w:rsidP="00D14AF0">
      <w:pPr>
        <w:autoSpaceDE w:val="0"/>
        <w:autoSpaceDN w:val="0"/>
        <w:adjustRightInd w:val="0"/>
        <w:spacing w:after="0" w:line="240" w:lineRule="atLeast"/>
        <w:rPr>
          <w:ins w:id="1821" w:author="Eric Boisvert" w:date="2016-01-07T11:16:00Z"/>
          <w:rFonts w:cs="Arial"/>
          <w:color w:val="000000"/>
          <w:lang w:val="en-CA"/>
        </w:rPr>
      </w:pPr>
    </w:p>
    <w:p w14:paraId="30E120DE" w14:textId="12A7EB84" w:rsidR="003E0DCA" w:rsidRDefault="003E0DCA" w:rsidP="00D14AF0">
      <w:pPr>
        <w:autoSpaceDE w:val="0"/>
        <w:autoSpaceDN w:val="0"/>
        <w:adjustRightInd w:val="0"/>
        <w:spacing w:after="0" w:line="240" w:lineRule="atLeast"/>
        <w:rPr>
          <w:ins w:id="1822" w:author="Eric Boisvert" w:date="2016-01-07T11:16:00Z"/>
          <w:rFonts w:cs="Arial"/>
          <w:color w:val="000000"/>
          <w:lang w:val="en-CA"/>
        </w:rPr>
      </w:pPr>
      <w:ins w:id="1823" w:author="Eric Boisvert" w:date="2016-01-07T11:16:00Z">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ins>
    </w:p>
    <w:p w14:paraId="4F02D855" w14:textId="77777777" w:rsidR="003E0DCA" w:rsidRDefault="003E0DCA" w:rsidP="00D14AF0">
      <w:pPr>
        <w:autoSpaceDE w:val="0"/>
        <w:autoSpaceDN w:val="0"/>
        <w:adjustRightInd w:val="0"/>
        <w:spacing w:after="0" w:line="240" w:lineRule="atLeast"/>
        <w:rPr>
          <w:ins w:id="1824" w:author="Eric Boisvert" w:date="2016-01-07T11:16:00Z"/>
          <w:rFonts w:cs="Arial"/>
          <w:color w:val="000000"/>
          <w:lang w:val="en-CA"/>
        </w:rPr>
      </w:pPr>
    </w:p>
    <w:p w14:paraId="3B320341" w14:textId="21E6F2F2" w:rsidR="003E0DCA" w:rsidRDefault="003E0DCA" w:rsidP="003E0DCA">
      <w:pPr>
        <w:pStyle w:val="Heading4"/>
        <w:rPr>
          <w:ins w:id="1825" w:author="Eric Boisvert" w:date="2016-01-07T11:17:00Z"/>
          <w:lang w:val="en-CA"/>
        </w:rPr>
        <w:pPrChange w:id="1826" w:author="Eric Boisvert" w:date="2016-01-07T11:17:00Z">
          <w:pPr>
            <w:autoSpaceDE w:val="0"/>
            <w:autoSpaceDN w:val="0"/>
            <w:adjustRightInd w:val="0"/>
            <w:spacing w:after="0" w:line="240" w:lineRule="atLeast"/>
          </w:pPr>
        </w:pPrChange>
      </w:pPr>
      <w:proofErr w:type="gramStart"/>
      <w:ins w:id="1827" w:author="Eric Boisvert" w:date="2016-01-07T11:17:00Z">
        <w:r>
          <w:rPr>
            <w:lang w:val="en-CA"/>
          </w:rPr>
          <w:t>shape</w:t>
        </w:r>
        <w:proofErr w:type="gramEnd"/>
      </w:ins>
    </w:p>
    <w:p w14:paraId="08B3AE4E" w14:textId="77777777" w:rsidR="003E0DCA" w:rsidRDefault="003E0DCA" w:rsidP="00D14AF0">
      <w:pPr>
        <w:autoSpaceDE w:val="0"/>
        <w:autoSpaceDN w:val="0"/>
        <w:adjustRightInd w:val="0"/>
        <w:spacing w:after="0" w:line="240" w:lineRule="atLeast"/>
        <w:rPr>
          <w:ins w:id="1828" w:author="Eric Boisvert" w:date="2016-01-07T11:17:00Z"/>
          <w:rFonts w:cs="Arial"/>
          <w:color w:val="000000"/>
          <w:lang w:val="en-CA"/>
        </w:rPr>
      </w:pPr>
    </w:p>
    <w:p w14:paraId="61779888" w14:textId="57F48715" w:rsidR="003E0DCA" w:rsidRDefault="003E0DCA" w:rsidP="00D14AF0">
      <w:pPr>
        <w:autoSpaceDE w:val="0"/>
        <w:autoSpaceDN w:val="0"/>
        <w:adjustRightInd w:val="0"/>
        <w:spacing w:after="0" w:line="240" w:lineRule="atLeast"/>
        <w:rPr>
          <w:ins w:id="1829" w:author="Eric Boisvert" w:date="2016-01-07T11:17:00Z"/>
          <w:rFonts w:cs="Arial"/>
          <w:color w:val="000000"/>
          <w:lang w:val="en-CA"/>
        </w:rPr>
      </w:pPr>
      <w:ins w:id="1830" w:author="Eric Boisvert" w:date="2016-01-07T11:17:00Z">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ins>
    </w:p>
    <w:p w14:paraId="3402F326" w14:textId="77777777" w:rsidR="003E0DCA" w:rsidRDefault="003E0DCA" w:rsidP="00D14AF0">
      <w:pPr>
        <w:autoSpaceDE w:val="0"/>
        <w:autoSpaceDN w:val="0"/>
        <w:adjustRightInd w:val="0"/>
        <w:spacing w:after="0" w:line="240" w:lineRule="atLeast"/>
        <w:rPr>
          <w:ins w:id="1831" w:author="Eric Boisvert" w:date="2016-01-07T11:17:00Z"/>
          <w:rFonts w:cs="Arial"/>
          <w:color w:val="000000"/>
          <w:lang w:val="en-CA"/>
        </w:rPr>
      </w:pPr>
    </w:p>
    <w:p w14:paraId="491B4F8A" w14:textId="77777777" w:rsidR="00842AFF" w:rsidRDefault="00842AFF" w:rsidP="00842AFF">
      <w:pPr>
        <w:pStyle w:val="Heading4"/>
        <w:rPr>
          <w:ins w:id="1832" w:author="Eric Boisvert" w:date="2016-01-07T11:18:00Z"/>
        </w:rPr>
      </w:pPr>
      <w:ins w:id="1833" w:author="Eric Boisvert" w:date="2016-01-07T11:18:00Z">
        <w:r w:rsidRPr="004E3A57">
          <w:t>Any</w:t>
        </w:r>
      </w:ins>
    </w:p>
    <w:p w14:paraId="37C74F47" w14:textId="77777777" w:rsidR="00842AFF" w:rsidRDefault="00842AFF" w:rsidP="00842AFF">
      <w:pPr>
        <w:rPr>
          <w:ins w:id="1834" w:author="Eric Boisvert" w:date="2016-01-07T11:18:00Z"/>
        </w:rPr>
      </w:pPr>
    </w:p>
    <w:p w14:paraId="74393114" w14:textId="77777777" w:rsidR="00842AFF" w:rsidRDefault="00842AFF" w:rsidP="00842AFF">
      <w:pPr>
        <w:rPr>
          <w:ins w:id="1835" w:author="Eric Boisvert" w:date="2016-01-07T11:20:00Z"/>
        </w:rPr>
      </w:pPr>
      <w:ins w:id="1836" w:author="Eric Boisvert" w:date="2016-01-07T11:18:00Z">
        <w:r>
          <w:lastRenderedPageBreak/>
          <w:t xml:space="preserve">A data provider can add an arbitrary number of extra properties, as long as the instance is conformant to GML Simple Feature Level 0. </w:t>
        </w:r>
      </w:ins>
    </w:p>
    <w:p w14:paraId="2052CDD1" w14:textId="77777777" w:rsidR="00842AFF" w:rsidRDefault="00842AFF" w:rsidP="00842AFF">
      <w:pPr>
        <w:rPr>
          <w:ins w:id="1837" w:author="Eric Boisvert" w:date="2016-01-07T11:20:00Z"/>
        </w:rPr>
      </w:pPr>
    </w:p>
    <w:p w14:paraId="08DE6414" w14:textId="77777777" w:rsidR="00D14AF0" w:rsidRDefault="00D14AF0" w:rsidP="00D14AF0">
      <w:pPr>
        <w:pStyle w:val="Heading3"/>
        <w:rPr>
          <w:lang w:val="en-CA"/>
        </w:rPr>
      </w:pPr>
      <w:bookmarkStart w:id="1838" w:name="BKM_DAD0F5C5_7ECC_4F46_8F23_D5FDAEC9FFF1"/>
      <w:bookmarkStart w:id="1839" w:name="BKM_29C4138F_4CAD_4B96_B0DF_B91BA8041A62"/>
      <w:bookmarkStart w:id="1840" w:name="BKM_6AE23AB8_B6A5_4B32_A803_62E099830E93"/>
      <w:bookmarkStart w:id="1841" w:name="BKM_66D56F45_5196_424F_92CB_6CB6778933A2"/>
      <w:bookmarkStart w:id="1842" w:name="BKM_B569925A_5C18_4226_AFA5_D6C44B29D688"/>
      <w:bookmarkStart w:id="1843" w:name="BKM_20CF274F_94C7_43D3_9CCE_945071187259"/>
      <w:bookmarkStart w:id="1844" w:name="BKM_64FA9120_8C79_470F_A4AB_510E7868EC43"/>
      <w:bookmarkStart w:id="1845" w:name="BKM_2D4CA786_8199_42B1_BAEE_B9D15F83512C"/>
      <w:bookmarkStart w:id="1846" w:name="BKM_E1914A18_F58F_4042_930D_7562E211135B"/>
      <w:bookmarkStart w:id="1847" w:name="BKM_C97D1AD7_F437_45EE_9855_97FF220828AF"/>
      <w:bookmarkStart w:id="1848" w:name="BKM_66E2F147_939A_42E7_9DA7_BB7F5E616224"/>
      <w:bookmarkStart w:id="1849" w:name="BKM_7A6AD652_753B_433E_B947_78BAF8E8FFBB"/>
      <w:bookmarkStart w:id="1850" w:name="BKM_D64DC56C_F70A_4224_BA0C_96AAF9B173C3"/>
      <w:bookmarkStart w:id="1851" w:name="_Toc439664604"/>
      <w:bookmarkEnd w:id="1838"/>
      <w:bookmarkEnd w:id="1839"/>
      <w:bookmarkEnd w:id="1840"/>
      <w:bookmarkEnd w:id="1841"/>
      <w:bookmarkEnd w:id="1842"/>
      <w:bookmarkEnd w:id="1843"/>
      <w:bookmarkEnd w:id="1844"/>
      <w:bookmarkEnd w:id="1845"/>
      <w:bookmarkEnd w:id="1846"/>
      <w:bookmarkEnd w:id="1847"/>
      <w:bookmarkEnd w:id="1848"/>
      <w:bookmarkEnd w:id="1849"/>
      <w:bookmarkEnd w:id="1850"/>
      <w:r w:rsidRPr="00D14AF0">
        <w:rPr>
          <w:lang w:val="en-CA"/>
        </w:rPr>
        <w:t>G</w:t>
      </w:r>
      <w:bookmarkStart w:id="1852" w:name="BKM_F594CD9C_5617_46AE_9ABE_FE6C018DDEAF"/>
      <w:bookmarkEnd w:id="1852"/>
      <w:r w:rsidRPr="00D14AF0">
        <w:rPr>
          <w:lang w:val="en-CA"/>
        </w:rPr>
        <w:t>eologicSpecimenView</w:t>
      </w:r>
      <w:bookmarkEnd w:id="1851"/>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ins w:id="1853" w:author="Eric Boisvert" w:date="2016-01-05T12:04:00Z"/>
          <w:rFonts w:cs="Arial"/>
          <w:noProof/>
          <w:color w:val="000000"/>
          <w:lang w:val="en-CA" w:eastAsia="en-CA"/>
        </w:rPr>
      </w:pPr>
    </w:p>
    <w:p w14:paraId="4464E4F0" w14:textId="77777777" w:rsidR="00AB51A6" w:rsidRDefault="00510FBF" w:rsidP="00AB51A6">
      <w:pPr>
        <w:keepNext/>
        <w:autoSpaceDE w:val="0"/>
        <w:autoSpaceDN w:val="0"/>
        <w:adjustRightInd w:val="0"/>
        <w:spacing w:after="0" w:line="240" w:lineRule="atLeast"/>
        <w:rPr>
          <w:ins w:id="1854" w:author="Eric Boisvert" w:date="2016-01-05T12:04:00Z"/>
        </w:rPr>
      </w:pPr>
      <w:ins w:id="1855" w:author="Eric Boisvert" w:date="2016-01-05T12:04:00Z">
        <w:r>
          <w:rPr>
            <w:noProof/>
            <w:lang w:val="en-CA" w:eastAsia="en-CA"/>
          </w:rPr>
          <w:pict w14:anchorId="2E1A9CE1">
            <v:shape id="_x0000_i1035" type="#_x0000_t75" style="width:199.35pt;height:210.65pt;visibility:visible;mso-wrap-style:square">
              <v:imagedata r:id="rId24" o:title=""/>
            </v:shape>
          </w:pict>
        </w:r>
      </w:ins>
    </w:p>
    <w:p w14:paraId="25C04D0B" w14:textId="7FE6885F" w:rsidR="00AB51A6" w:rsidRDefault="00AB51A6">
      <w:pPr>
        <w:pStyle w:val="Caption"/>
        <w:pPrChange w:id="1856" w:author="Eric Boisvert" w:date="2016-01-05T12:04:00Z">
          <w:pPr>
            <w:keepNext/>
            <w:autoSpaceDE w:val="0"/>
            <w:autoSpaceDN w:val="0"/>
            <w:adjustRightInd w:val="0"/>
            <w:spacing w:after="0" w:line="240" w:lineRule="atLeast"/>
          </w:pPr>
        </w:pPrChange>
      </w:pPr>
      <w:ins w:id="1857" w:author="Eric Boisvert" w:date="2016-01-05T12:04:00Z">
        <w:r>
          <w:t xml:space="preserve">Figure </w:t>
        </w:r>
        <w:r>
          <w:fldChar w:fldCharType="begin"/>
        </w:r>
        <w:r>
          <w:instrText xml:space="preserve"> SEQ Figure \* ARABIC </w:instrText>
        </w:r>
      </w:ins>
      <w:r>
        <w:fldChar w:fldCharType="separate"/>
      </w:r>
      <w:ins w:id="1858" w:author="Eric Boisvert" w:date="2016-01-06T12:52:00Z">
        <w:r w:rsidR="001D79AD">
          <w:rPr>
            <w:noProof/>
          </w:rPr>
          <w:t>12</w:t>
        </w:r>
      </w:ins>
      <w:ins w:id="1859" w:author="Eric Boisvert" w:date="2016-01-05T12:04:00Z">
        <w:r>
          <w:fldChar w:fldCharType="end"/>
        </w:r>
        <w:r>
          <w:t xml:space="preserve"> </w:t>
        </w:r>
        <w:r w:rsidRPr="00EB2E1E">
          <w:t xml:space="preserve"> GeologicSpecimenView class</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00D3280B" w:rsidR="00D14AF0" w:rsidRPr="00D14AF0" w:rsidRDefault="009367C4" w:rsidP="00D14AF0">
      <w:pPr>
        <w:autoSpaceDE w:val="0"/>
        <w:autoSpaceDN w:val="0"/>
        <w:adjustRightInd w:val="0"/>
        <w:spacing w:after="0" w:line="240" w:lineRule="atLeast"/>
        <w:rPr>
          <w:rFonts w:cs="Arial"/>
          <w:color w:val="000000"/>
          <w:lang w:val="en-CA"/>
        </w:rPr>
      </w:pPr>
      <w:ins w:id="1860" w:author="Eric Boisvert" w:date="2016-01-07T11:20:00Z">
        <w:r>
          <w:rPr>
            <w:rFonts w:cs="Arial"/>
            <w:color w:val="000000"/>
            <w:lang w:val="en-CA"/>
          </w:rPr>
          <w:t>GeologicSpecimenView is a</w:t>
        </w:r>
      </w:ins>
      <w:del w:id="1861" w:author="Eric Boisvert" w:date="2016-01-07T11:21:00Z">
        <w:r w:rsidR="00D14AF0" w:rsidRPr="00D14AF0" w:rsidDel="009367C4">
          <w:rPr>
            <w:rFonts w:cs="Arial"/>
            <w:color w:val="000000"/>
            <w:lang w:val="en-CA"/>
          </w:rPr>
          <w:delText>A</w:delText>
        </w:r>
      </w:del>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ins w:id="1862" w:author="Eric Boisvert" w:date="2016-01-07T11:29:00Z"/>
          <w:rFonts w:cs="Arial"/>
          <w:color w:val="000000"/>
          <w:lang w:val="en-CA"/>
        </w:rPr>
      </w:pPr>
    </w:p>
    <w:p w14:paraId="7AE223CA" w14:textId="788C2B69" w:rsidR="00D96958" w:rsidRDefault="00205A37" w:rsidP="00D96958">
      <w:pPr>
        <w:pStyle w:val="Heading4"/>
        <w:rPr>
          <w:ins w:id="1863" w:author="Eric Boisvert" w:date="2016-01-07T11:29:00Z"/>
          <w:lang w:val="en-CA"/>
        </w:rPr>
        <w:pPrChange w:id="1864" w:author="Eric Boisvert" w:date="2016-01-07T11:33:00Z">
          <w:pPr>
            <w:autoSpaceDE w:val="0"/>
            <w:autoSpaceDN w:val="0"/>
            <w:adjustRightInd w:val="0"/>
            <w:spacing w:after="0" w:line="240" w:lineRule="atLeast"/>
          </w:pPr>
        </w:pPrChange>
      </w:pPr>
      <w:proofErr w:type="gramStart"/>
      <w:ins w:id="1865" w:author="Eric Boisvert" w:date="2016-01-07T11:35:00Z">
        <w:r>
          <w:rPr>
            <w:lang w:val="en-CA"/>
          </w:rPr>
          <w:t>i</w:t>
        </w:r>
      </w:ins>
      <w:ins w:id="1866" w:author="Eric Boisvert" w:date="2016-01-07T11:29:00Z">
        <w:r w:rsidR="00D96958">
          <w:rPr>
            <w:lang w:val="en-CA"/>
          </w:rPr>
          <w:t>dentifier</w:t>
        </w:r>
        <w:proofErr w:type="gramEnd"/>
      </w:ins>
    </w:p>
    <w:p w14:paraId="29492385" w14:textId="77777777" w:rsidR="00D96958" w:rsidRDefault="00D96958" w:rsidP="00D96958">
      <w:pPr>
        <w:rPr>
          <w:ins w:id="1867" w:author="Eric Boisvert" w:date="2016-01-07T11:31:00Z"/>
        </w:rPr>
      </w:pPr>
    </w:p>
    <w:p w14:paraId="75E47ACE" w14:textId="1B5C7744" w:rsidR="00D96958" w:rsidRDefault="00D96958" w:rsidP="00D96958">
      <w:pPr>
        <w:rPr>
          <w:ins w:id="1868" w:author="Eric Boisvert" w:date="2016-01-07T11:31:00Z"/>
        </w:rPr>
      </w:pPr>
      <w:ins w:id="1869" w:author="Eric Boisvert" w:date="2016-01-07T11:31:00Z">
        <w:r w:rsidRPr="00D970E9">
          <w:t xml:space="preserve">Globally unique </w:t>
        </w:r>
        <w:r>
          <w:t>identifier</w:t>
        </w:r>
        <w:proofErr w:type="gramStart"/>
        <w:r>
          <w:t>:CharacterString</w:t>
        </w:r>
        <w:proofErr w:type="gramEnd"/>
        <w:r>
          <w:t xml:space="preserve"> shall uniquely identifies a tuple within the dataset</w:t>
        </w:r>
      </w:ins>
      <w:ins w:id="1870" w:author="Eric Boisvert" w:date="2016-01-07T11:33:00Z">
        <w:r w:rsidRPr="00D96958">
          <w:t xml:space="preserve"> </w:t>
        </w:r>
        <w:r>
          <w:t xml:space="preserve">and be formatted as an </w:t>
        </w:r>
        <w:r>
          <w:rPr>
            <w:lang w:val="en-CA"/>
          </w:rPr>
          <w:t xml:space="preserve">absolute URI conformant to RFC </w:t>
        </w:r>
        <w:commentRangeStart w:id="1871"/>
        <w:r>
          <w:rPr>
            <w:lang w:val="en-CA"/>
          </w:rPr>
          <w:t>3986</w:t>
        </w:r>
        <w:commentRangeEnd w:id="1871"/>
        <w:r>
          <w:rPr>
            <w:rStyle w:val="CommentReference"/>
          </w:rPr>
          <w:commentReference w:id="1871"/>
        </w:r>
        <w:r>
          <w:rPr>
            <w:lang w:val="en-CA"/>
          </w:rPr>
          <w:t>.</w:t>
        </w:r>
      </w:ins>
    </w:p>
    <w:p w14:paraId="166249B2" w14:textId="77777777" w:rsidR="00BF1958" w:rsidRDefault="00BF1958" w:rsidP="00BF1958">
      <w:pPr>
        <w:rPr>
          <w:ins w:id="1872" w:author="Eric Boisvert" w:date="2016-01-07T12:3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ins w:id="1873" w:author="Eric Boisvert" w:date="2016-01-07T12:30:00Z"/>
        </w:trPr>
        <w:tc>
          <w:tcPr>
            <w:tcW w:w="4219" w:type="dxa"/>
            <w:tcBorders>
              <w:right w:val="nil"/>
            </w:tcBorders>
            <w:shd w:val="clear" w:color="auto" w:fill="auto"/>
          </w:tcPr>
          <w:p w14:paraId="53B1F553" w14:textId="77777777" w:rsidR="00BF1958" w:rsidRPr="00D12552" w:rsidRDefault="00BF1958" w:rsidP="002E6F45">
            <w:pPr>
              <w:pStyle w:val="Tabletext10"/>
              <w:rPr>
                <w:ins w:id="1874" w:author="Eric Boisvert" w:date="2016-01-07T12:30:00Z"/>
                <w:rStyle w:val="requri"/>
                <w:lang w:val="en-CA"/>
              </w:rPr>
            </w:pPr>
            <w:ins w:id="1875" w:author="Eric Boisvert" w:date="2016-01-07T12:30:00Z">
              <w:r>
                <w:rPr>
                  <w:rStyle w:val="requri"/>
                  <w:lang w:val="en-CA"/>
                </w:rPr>
                <w:t>/req/gsml4-portrayal</w:t>
              </w:r>
              <w:r w:rsidRPr="00D12552">
                <w:rPr>
                  <w:rStyle w:val="requri"/>
                  <w:lang w:val="en-CA"/>
                </w:rPr>
                <w:t>/</w:t>
              </w:r>
              <w:r>
                <w:rPr>
                  <w:rStyle w:val="requri"/>
                  <w:lang w:val="en-CA"/>
                </w:rPr>
                <w:t>geologicspecimenview-identifier</w:t>
              </w:r>
            </w:ins>
          </w:p>
        </w:tc>
        <w:tc>
          <w:tcPr>
            <w:tcW w:w="4678" w:type="dxa"/>
            <w:tcBorders>
              <w:left w:val="nil"/>
            </w:tcBorders>
            <w:shd w:val="clear" w:color="auto" w:fill="auto"/>
          </w:tcPr>
          <w:p w14:paraId="6D1D4BD0" w14:textId="77777777" w:rsidR="00BF1958" w:rsidRPr="00D12552" w:rsidRDefault="00BF1958" w:rsidP="002E6F45">
            <w:pPr>
              <w:pStyle w:val="Tabletext10"/>
              <w:jc w:val="left"/>
              <w:rPr>
                <w:ins w:id="1876" w:author="Eric Boisvert" w:date="2016-01-07T12:30:00Z"/>
                <w:rStyle w:val="reqtext"/>
                <w:lang w:val="en-CA"/>
              </w:rPr>
            </w:pPr>
            <w:ins w:id="1877" w:author="Eric Boisvert" w:date="2016-01-07T12:30:00Z">
              <w:r>
                <w:rPr>
                  <w:rStyle w:val="reqtext"/>
                  <w:lang w:val="en-CA"/>
                </w:rPr>
                <w:t>Identifier SHALL correspond to an instance of GeoSciML GeologicSpecimen</w:t>
              </w:r>
            </w:ins>
          </w:p>
        </w:tc>
      </w:tr>
    </w:tbl>
    <w:p w14:paraId="48BA812D" w14:textId="77777777" w:rsidR="00BF1958" w:rsidRDefault="00BF1958" w:rsidP="00BF1958">
      <w:pPr>
        <w:autoSpaceDE w:val="0"/>
        <w:autoSpaceDN w:val="0"/>
        <w:adjustRightInd w:val="0"/>
        <w:spacing w:after="0" w:line="240" w:lineRule="atLeast"/>
        <w:rPr>
          <w:ins w:id="1878" w:author="Eric Boisvert" w:date="2016-01-07T12:30:00Z"/>
          <w:rFonts w:cs="Arial"/>
          <w:color w:val="000000"/>
          <w:lang w:val="en-CA"/>
        </w:rPr>
      </w:pPr>
    </w:p>
    <w:p w14:paraId="79368D5F" w14:textId="77777777" w:rsidR="00D96958" w:rsidRDefault="00D96958" w:rsidP="00D14AF0">
      <w:pPr>
        <w:autoSpaceDE w:val="0"/>
        <w:autoSpaceDN w:val="0"/>
        <w:adjustRightInd w:val="0"/>
        <w:spacing w:after="0" w:line="240" w:lineRule="atLeast"/>
        <w:rPr>
          <w:ins w:id="1879" w:author="Eric Boisvert" w:date="2016-01-07T11:30:00Z"/>
          <w:rFonts w:cs="Arial"/>
          <w:color w:val="000000"/>
          <w:lang w:val="en-CA"/>
        </w:rPr>
      </w:pPr>
    </w:p>
    <w:p w14:paraId="22647081" w14:textId="73B76BC2" w:rsidR="00D96958" w:rsidRDefault="00205A37" w:rsidP="00D14AF0">
      <w:pPr>
        <w:autoSpaceDE w:val="0"/>
        <w:autoSpaceDN w:val="0"/>
        <w:adjustRightInd w:val="0"/>
        <w:spacing w:after="0" w:line="240" w:lineRule="atLeast"/>
        <w:rPr>
          <w:ins w:id="1880" w:author="Eric Boisvert" w:date="2016-01-07T11:35:00Z"/>
          <w:rFonts w:cs="Arial"/>
          <w:color w:val="000000"/>
          <w:lang w:val="en-CA"/>
        </w:rPr>
      </w:pPr>
      <w:ins w:id="1881" w:author="Eric Boisvert" w:date="2016-01-07T11:33:00Z">
        <w:r>
          <w:rPr>
            <w:rFonts w:cs="Arial"/>
            <w:color w:val="000000"/>
            <w:lang w:val="en-CA"/>
          </w:rPr>
          <w:lastRenderedPageBreak/>
          <w:t xml:space="preserve">The URI should </w:t>
        </w:r>
        <w:proofErr w:type="gramStart"/>
        <w:r>
          <w:rPr>
            <w:rFonts w:cs="Arial"/>
            <w:color w:val="000000"/>
            <w:lang w:val="en-CA"/>
          </w:rPr>
          <w:t xml:space="preserve">resolve </w:t>
        </w:r>
      </w:ins>
      <w:ins w:id="1882" w:author="Eric Boisvert" w:date="2016-01-07T11:30:00Z">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ins>
      <w:ins w:id="1883" w:author="Eric Boisvert" w:date="2016-01-07T11:35:00Z">
        <w:r>
          <w:rPr>
            <w:rFonts w:cs="Arial"/>
            <w:color w:val="000000"/>
            <w:lang w:val="en-CA"/>
          </w:rPr>
          <w:t xml:space="preserve">GeoSciML </w:t>
        </w:r>
      </w:ins>
      <w:ins w:id="1884" w:author="Eric Boisvert" w:date="2016-01-07T11:30:00Z">
        <w:r w:rsidR="00D96958" w:rsidRPr="00D96958">
          <w:rPr>
            <w:rFonts w:cs="Arial"/>
            <w:color w:val="000000"/>
            <w:lang w:val="en-CA"/>
          </w:rPr>
          <w:t>GeologicSpecimen.</w:t>
        </w:r>
      </w:ins>
    </w:p>
    <w:p w14:paraId="5EADDC66" w14:textId="77777777" w:rsidR="00205A37" w:rsidRDefault="00205A37" w:rsidP="00D14AF0">
      <w:pPr>
        <w:autoSpaceDE w:val="0"/>
        <w:autoSpaceDN w:val="0"/>
        <w:adjustRightInd w:val="0"/>
        <w:spacing w:after="0" w:line="240" w:lineRule="atLeast"/>
        <w:rPr>
          <w:ins w:id="1885" w:author="Eric Boisvert" w:date="2016-01-07T11:35:00Z"/>
          <w:rFonts w:cs="Arial"/>
          <w:color w:val="000000"/>
          <w:lang w:val="en-CA"/>
        </w:rPr>
      </w:pPr>
    </w:p>
    <w:p w14:paraId="346A544E" w14:textId="6D079C9B" w:rsidR="00205A37" w:rsidRDefault="00984F9B" w:rsidP="00984F9B">
      <w:pPr>
        <w:pStyle w:val="Heading4"/>
        <w:rPr>
          <w:ins w:id="1886" w:author="Eric Boisvert" w:date="2016-01-07T11:43:00Z"/>
          <w:lang w:val="en-CA"/>
        </w:rPr>
        <w:pPrChange w:id="1887" w:author="Eric Boisvert" w:date="2016-01-07T11:44:00Z">
          <w:pPr>
            <w:autoSpaceDE w:val="0"/>
            <w:autoSpaceDN w:val="0"/>
            <w:adjustRightInd w:val="0"/>
            <w:spacing w:after="0" w:line="240" w:lineRule="atLeast"/>
          </w:pPr>
        </w:pPrChange>
      </w:pPr>
      <w:proofErr w:type="gramStart"/>
      <w:ins w:id="1888" w:author="Eric Boisvert" w:date="2016-01-07T11:44:00Z">
        <w:r>
          <w:rPr>
            <w:lang w:val="en-CA"/>
          </w:rPr>
          <w:t>l</w:t>
        </w:r>
      </w:ins>
      <w:ins w:id="1889" w:author="Eric Boisvert" w:date="2016-01-07T11:43:00Z">
        <w:r w:rsidRPr="00984F9B">
          <w:rPr>
            <w:lang w:val="en-CA"/>
          </w:rPr>
          <w:t>abel</w:t>
        </w:r>
        <w:proofErr w:type="gramEnd"/>
      </w:ins>
    </w:p>
    <w:p w14:paraId="2339F4AE" w14:textId="77777777" w:rsidR="00984F9B" w:rsidRDefault="00984F9B" w:rsidP="00D14AF0">
      <w:pPr>
        <w:autoSpaceDE w:val="0"/>
        <w:autoSpaceDN w:val="0"/>
        <w:adjustRightInd w:val="0"/>
        <w:spacing w:after="0" w:line="240" w:lineRule="atLeast"/>
        <w:rPr>
          <w:ins w:id="1890" w:author="Eric Boisvert" w:date="2016-01-07T11:43:00Z"/>
          <w:rFonts w:cs="Arial"/>
          <w:color w:val="000000"/>
          <w:lang w:val="en-CA"/>
        </w:rPr>
      </w:pPr>
    </w:p>
    <w:p w14:paraId="33361AA5" w14:textId="43F47F72" w:rsidR="00984F9B" w:rsidRDefault="00984F9B" w:rsidP="00D14AF0">
      <w:pPr>
        <w:autoSpaceDE w:val="0"/>
        <w:autoSpaceDN w:val="0"/>
        <w:adjustRightInd w:val="0"/>
        <w:spacing w:after="0" w:line="240" w:lineRule="atLeast"/>
        <w:rPr>
          <w:ins w:id="1891" w:author="Eric Boisvert" w:date="2016-01-07T11:43:00Z"/>
          <w:rFonts w:cs="Arial"/>
          <w:color w:val="000000"/>
          <w:lang w:val="en-CA"/>
        </w:rPr>
      </w:pPr>
      <w:ins w:id="1892" w:author="Eric Boisvert" w:date="2016-01-07T11:43:00Z">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B506A1">
      <w:pPr>
        <w:pStyle w:val="Heading4"/>
        <w:rPr>
          <w:ins w:id="1893" w:author="Eric Boisvert" w:date="2016-01-07T11:44:00Z"/>
          <w:lang w:val="en-CA"/>
        </w:rPr>
        <w:pPrChange w:id="1894" w:author="Eric Boisvert" w:date="2016-01-07T11:44:00Z">
          <w:pPr>
            <w:autoSpaceDE w:val="0"/>
            <w:autoSpaceDN w:val="0"/>
            <w:adjustRightInd w:val="0"/>
            <w:spacing w:after="0" w:line="240" w:lineRule="atLeast"/>
          </w:pPr>
        </w:pPrChange>
      </w:pPr>
      <w:proofErr w:type="gramStart"/>
      <w:ins w:id="1895" w:author="Eric Boisvert" w:date="2016-01-07T11:44:00Z">
        <w:r>
          <w:rPr>
            <w:lang w:val="en-CA"/>
          </w:rPr>
          <w:t>d</w:t>
        </w:r>
        <w:r w:rsidRPr="00D970E9">
          <w:rPr>
            <w:lang w:val="en-CA"/>
          </w:rPr>
          <w:t>escription</w:t>
        </w:r>
        <w:proofErr w:type="gramEnd"/>
      </w:ins>
    </w:p>
    <w:p w14:paraId="1A1A8D8A" w14:textId="77777777" w:rsidR="00B506A1" w:rsidRDefault="00B506A1" w:rsidP="00B506A1">
      <w:pPr>
        <w:rPr>
          <w:ins w:id="1896" w:author="Eric Boisvert" w:date="2016-01-07T11:45:00Z"/>
          <w:lang w:val="en-CA"/>
        </w:rPr>
        <w:pPrChange w:id="1897" w:author="Eric Boisvert" w:date="2016-01-07T11:44:00Z">
          <w:pPr>
            <w:autoSpaceDE w:val="0"/>
            <w:autoSpaceDN w:val="0"/>
            <w:adjustRightInd w:val="0"/>
            <w:spacing w:after="0" w:line="240" w:lineRule="atLeast"/>
          </w:pPr>
        </w:pPrChange>
      </w:pPr>
    </w:p>
    <w:p w14:paraId="7C3A8D4F" w14:textId="2CCB1E59" w:rsidR="00B506A1" w:rsidRDefault="00B506A1" w:rsidP="00B506A1">
      <w:pPr>
        <w:rPr>
          <w:ins w:id="1898" w:author="Eric Boisvert" w:date="2016-01-07T11:45:00Z"/>
          <w:lang w:val="en-CA"/>
        </w:rPr>
        <w:pPrChange w:id="1899" w:author="Eric Boisvert" w:date="2016-01-07T11:44:00Z">
          <w:pPr>
            <w:autoSpaceDE w:val="0"/>
            <w:autoSpaceDN w:val="0"/>
            <w:adjustRightInd w:val="0"/>
            <w:spacing w:after="0" w:line="240" w:lineRule="atLeast"/>
          </w:pPr>
        </w:pPrChange>
      </w:pPr>
      <w:ins w:id="1900" w:author="Eric Boisvert" w:date="2016-01-07T11:44:00Z">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ins>
    </w:p>
    <w:p w14:paraId="07B4AE8B" w14:textId="00762454" w:rsidR="00B506A1" w:rsidRDefault="00B506A1" w:rsidP="00B506A1">
      <w:pPr>
        <w:pStyle w:val="Heading4"/>
        <w:rPr>
          <w:ins w:id="1901" w:author="Eric Boisvert" w:date="2016-01-07T11:45:00Z"/>
          <w:lang w:val="en-CA"/>
        </w:rPr>
        <w:pPrChange w:id="1902" w:author="Eric Boisvert" w:date="2016-01-07T11:46:00Z">
          <w:pPr>
            <w:autoSpaceDE w:val="0"/>
            <w:autoSpaceDN w:val="0"/>
            <w:adjustRightInd w:val="0"/>
            <w:spacing w:after="0" w:line="240" w:lineRule="atLeast"/>
          </w:pPr>
        </w:pPrChange>
      </w:pPr>
      <w:proofErr w:type="gramStart"/>
      <w:ins w:id="1903" w:author="Eric Boisvert" w:date="2016-01-07T11:45:00Z">
        <w:r w:rsidRPr="00B506A1">
          <w:rPr>
            <w:lang w:val="en-CA"/>
          </w:rPr>
          <w:t>specimenType</w:t>
        </w:r>
        <w:proofErr w:type="gramEnd"/>
      </w:ins>
    </w:p>
    <w:p w14:paraId="2AFE0C74" w14:textId="77777777" w:rsidR="00B506A1" w:rsidRDefault="00B506A1" w:rsidP="00B506A1">
      <w:pPr>
        <w:rPr>
          <w:ins w:id="1904" w:author="Eric Boisvert" w:date="2016-01-07T11:46:00Z"/>
          <w:lang w:val="en-CA"/>
        </w:rPr>
        <w:pPrChange w:id="1905" w:author="Eric Boisvert" w:date="2016-01-07T11:44:00Z">
          <w:pPr>
            <w:autoSpaceDE w:val="0"/>
            <w:autoSpaceDN w:val="0"/>
            <w:adjustRightInd w:val="0"/>
            <w:spacing w:after="0" w:line="240" w:lineRule="atLeast"/>
          </w:pPr>
        </w:pPrChange>
      </w:pPr>
    </w:p>
    <w:p w14:paraId="4F5C682E" w14:textId="62766156" w:rsidR="00B506A1" w:rsidRDefault="00B506A1" w:rsidP="00B506A1">
      <w:pPr>
        <w:rPr>
          <w:ins w:id="1906" w:author="Eric Boisvert" w:date="2016-01-07T12:30:00Z"/>
          <w:lang w:val="en-CA"/>
        </w:rPr>
        <w:pPrChange w:id="1907" w:author="Eric Boisvert" w:date="2016-01-07T11:44:00Z">
          <w:pPr>
            <w:autoSpaceDE w:val="0"/>
            <w:autoSpaceDN w:val="0"/>
            <w:adjustRightInd w:val="0"/>
            <w:spacing w:after="0" w:line="240" w:lineRule="atLeast"/>
          </w:pPr>
        </w:pPrChange>
      </w:pPr>
      <w:ins w:id="1908" w:author="Eric Boisvert" w:date="2016-01-07T11:45:00Z">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ins>
      <w:ins w:id="1909" w:author="Eric Boisvert" w:date="2016-01-07T11:46:00Z">
        <w:r>
          <w:rPr>
            <w:lang w:val="en-CA"/>
          </w:rPr>
          <w:t xml:space="preserve"> </w:t>
        </w:r>
        <w:r w:rsidRPr="00B506A1">
          <w:rPr>
            <w:lang w:val="en-CA"/>
          </w:rPr>
          <w:t>(eg, hand specimen, thin section, drill core).</w:t>
        </w:r>
        <w:r>
          <w:rPr>
            <w:lang w:val="en-CA"/>
          </w:rPr>
          <w:t xml:space="preserve"> </w:t>
        </w:r>
      </w:ins>
      <w:ins w:id="1910" w:author="Eric Boisvert" w:date="2016-01-07T11:45:00Z">
        <w:r w:rsidRPr="00B506A1">
          <w:rPr>
            <w:lang w:val="en-CA"/>
          </w:rPr>
          <w:t xml:space="preserve"> </w:t>
        </w:r>
        <w:r>
          <w:rPr>
            <w:lang w:val="en-CA"/>
          </w:rPr>
          <w:t>To report</w:t>
        </w:r>
        <w:r w:rsidR="00D41C9A">
          <w:rPr>
            <w:lang w:val="en-CA"/>
          </w:rPr>
          <w:t xml:space="preserve"> a</w:t>
        </w:r>
      </w:ins>
      <w:ins w:id="1911" w:author="Eric Boisvert" w:date="2016-01-07T12:37:00Z">
        <w:r w:rsidR="00D41C9A">
          <w:rPr>
            <w:lang w:val="en-CA"/>
          </w:rPr>
          <w:t xml:space="preserve">n identifier </w:t>
        </w:r>
      </w:ins>
      <w:ins w:id="1912" w:author="Eric Boisvert" w:date="2016-01-07T11:45:00Z">
        <w:r>
          <w:rPr>
            <w:lang w:val="en-CA"/>
          </w:rPr>
          <w:t>from a controlled vocabulary</w:t>
        </w:r>
      </w:ins>
      <w:ins w:id="1913" w:author="Eric Boisvert" w:date="2016-01-07T11:46:00Z">
        <w:r>
          <w:rPr>
            <w:lang w:val="en-CA"/>
          </w:rPr>
          <w:t>, specimenType_uri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ins w:id="1914" w:author="Eric Boisvert" w:date="2016-01-07T12:30:00Z"/>
        </w:trPr>
        <w:tc>
          <w:tcPr>
            <w:tcW w:w="4219" w:type="dxa"/>
            <w:tcBorders>
              <w:right w:val="nil"/>
            </w:tcBorders>
            <w:shd w:val="clear" w:color="auto" w:fill="auto"/>
          </w:tcPr>
          <w:p w14:paraId="18C21A3B" w14:textId="77777777" w:rsidR="00BF1958" w:rsidRPr="00D12552" w:rsidRDefault="00BF1958" w:rsidP="002E6F45">
            <w:pPr>
              <w:pStyle w:val="Tabletext10"/>
              <w:rPr>
                <w:ins w:id="1915" w:author="Eric Boisvert" w:date="2016-01-07T12:30:00Z"/>
                <w:rStyle w:val="requri"/>
                <w:lang w:val="en-CA"/>
              </w:rPr>
            </w:pPr>
            <w:ins w:id="1916" w:author="Eric Boisvert" w:date="2016-01-07T12:30:00Z">
              <w:r>
                <w:rPr>
                  <w:rStyle w:val="requri"/>
                  <w:lang w:val="en-CA"/>
                </w:rPr>
                <w:t>/req/gsml4-portrayal</w:t>
              </w:r>
              <w:r w:rsidRPr="00D12552">
                <w:rPr>
                  <w:rStyle w:val="requri"/>
                  <w:lang w:val="en-CA"/>
                </w:rPr>
                <w:t>/</w:t>
              </w:r>
              <w:r>
                <w:rPr>
                  <w:rStyle w:val="requri"/>
                  <w:lang w:val="en-CA"/>
                </w:rPr>
                <w:t>geologicspecimenview-specimentype-uri</w:t>
              </w:r>
            </w:ins>
          </w:p>
        </w:tc>
        <w:tc>
          <w:tcPr>
            <w:tcW w:w="4678" w:type="dxa"/>
            <w:tcBorders>
              <w:left w:val="nil"/>
            </w:tcBorders>
            <w:shd w:val="clear" w:color="auto" w:fill="auto"/>
          </w:tcPr>
          <w:p w14:paraId="69750CCB" w14:textId="77777777" w:rsidR="00BF1958" w:rsidRPr="00D12552" w:rsidRDefault="00BF1958" w:rsidP="002E6F45">
            <w:pPr>
              <w:pStyle w:val="Tabletext10"/>
              <w:jc w:val="left"/>
              <w:rPr>
                <w:ins w:id="1917" w:author="Eric Boisvert" w:date="2016-01-07T12:30:00Z"/>
                <w:rStyle w:val="reqtext"/>
                <w:lang w:val="en-CA"/>
              </w:rPr>
            </w:pPr>
            <w:ins w:id="1918" w:author="Eric Boisvert" w:date="2016-01-07T12:30:00Z">
              <w:r>
                <w:rPr>
                  <w:rStyle w:val="reqtext"/>
                  <w:lang w:val="en-CA"/>
                </w:rPr>
                <w:t>Specimentype-uri SHALL resolve to a vocabulary term describing a geologic specimen type</w:t>
              </w:r>
            </w:ins>
          </w:p>
        </w:tc>
      </w:tr>
    </w:tbl>
    <w:p w14:paraId="128DD5A4" w14:textId="77777777" w:rsidR="00BF1958" w:rsidRDefault="00BF1958" w:rsidP="00BF1958">
      <w:pPr>
        <w:autoSpaceDE w:val="0"/>
        <w:autoSpaceDN w:val="0"/>
        <w:adjustRightInd w:val="0"/>
        <w:spacing w:after="0" w:line="240" w:lineRule="atLeast"/>
        <w:rPr>
          <w:ins w:id="1919" w:author="Eric Boisvert" w:date="2016-01-07T12:30:00Z"/>
          <w:rFonts w:cs="Arial"/>
          <w:color w:val="000000"/>
          <w:lang w:val="en-CA"/>
        </w:rPr>
      </w:pPr>
    </w:p>
    <w:p w14:paraId="6B7C4078" w14:textId="77777777" w:rsidR="00BF1958" w:rsidRDefault="00BF1958" w:rsidP="00B506A1">
      <w:pPr>
        <w:rPr>
          <w:ins w:id="1920" w:author="Eric Boisvert" w:date="2016-01-07T11:45:00Z"/>
          <w:lang w:val="en-CA"/>
        </w:rPr>
        <w:pPrChange w:id="1921" w:author="Eric Boisvert" w:date="2016-01-07T11:44:00Z">
          <w:pPr>
            <w:autoSpaceDE w:val="0"/>
            <w:autoSpaceDN w:val="0"/>
            <w:adjustRightInd w:val="0"/>
            <w:spacing w:after="0" w:line="240" w:lineRule="atLeast"/>
          </w:pPr>
        </w:pPrChange>
      </w:pPr>
    </w:p>
    <w:p w14:paraId="3998C1F2" w14:textId="07328A88" w:rsidR="00B506A1" w:rsidRDefault="00B506A1" w:rsidP="00B506A1">
      <w:pPr>
        <w:pStyle w:val="Heading4"/>
        <w:rPr>
          <w:ins w:id="1922" w:author="Eric Boisvert" w:date="2016-01-07T11:48:00Z"/>
          <w:lang w:val="en-CA"/>
        </w:rPr>
        <w:pPrChange w:id="1923" w:author="Eric Boisvert" w:date="2016-01-07T11:48:00Z">
          <w:pPr>
            <w:autoSpaceDE w:val="0"/>
            <w:autoSpaceDN w:val="0"/>
            <w:adjustRightInd w:val="0"/>
            <w:spacing w:after="0" w:line="240" w:lineRule="atLeast"/>
          </w:pPr>
        </w:pPrChange>
      </w:pPr>
      <w:proofErr w:type="gramStart"/>
      <w:ins w:id="1924" w:author="Eric Boisvert" w:date="2016-01-07T11:46:00Z">
        <w:r>
          <w:rPr>
            <w:lang w:val="en-CA"/>
          </w:rPr>
          <w:t>materialClass</w:t>
        </w:r>
      </w:ins>
      <w:proofErr w:type="gramEnd"/>
    </w:p>
    <w:p w14:paraId="421673BD" w14:textId="77777777" w:rsidR="00B506A1" w:rsidRPr="00B506A1" w:rsidRDefault="00B506A1" w:rsidP="00B506A1">
      <w:pPr>
        <w:rPr>
          <w:ins w:id="1925" w:author="Eric Boisvert" w:date="2016-01-07T11:46:00Z"/>
          <w:lang w:val="en-CA"/>
        </w:rPr>
        <w:pPrChange w:id="1926" w:author="Eric Boisvert" w:date="2016-01-07T11:48:00Z">
          <w:pPr>
            <w:autoSpaceDE w:val="0"/>
            <w:autoSpaceDN w:val="0"/>
            <w:adjustRightInd w:val="0"/>
            <w:spacing w:after="0" w:line="240" w:lineRule="atLeast"/>
          </w:pPr>
        </w:pPrChange>
      </w:pPr>
    </w:p>
    <w:p w14:paraId="32BFE7F6" w14:textId="3AB02F57" w:rsidR="00B506A1" w:rsidRDefault="00B506A1" w:rsidP="00B506A1">
      <w:pPr>
        <w:rPr>
          <w:ins w:id="1927" w:author="Eric Boisvert" w:date="2016-01-07T12:30:00Z"/>
          <w:lang w:val="en-CA"/>
        </w:rPr>
        <w:pPrChange w:id="1928" w:author="Eric Boisvert" w:date="2016-01-07T11:44:00Z">
          <w:pPr>
            <w:autoSpaceDE w:val="0"/>
            <w:autoSpaceDN w:val="0"/>
            <w:adjustRightInd w:val="0"/>
            <w:spacing w:after="0" w:line="240" w:lineRule="atLeast"/>
          </w:pPr>
        </w:pPrChange>
      </w:pPr>
      <w:ins w:id="1929" w:author="Eric Boisvert" w:date="2016-01-07T11:47:00Z">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ins>
      <w:ins w:id="1930" w:author="Eric Boisvert" w:date="2016-01-07T12:37:00Z">
        <w:r w:rsidR="00D41C9A">
          <w:rPr>
            <w:lang w:val="en-CA"/>
          </w:rPr>
          <w:t>n</w:t>
        </w:r>
      </w:ins>
      <w:ins w:id="1931" w:author="Eric Boisvert" w:date="2016-01-07T11:47:00Z">
        <w:r>
          <w:rPr>
            <w:lang w:val="en-CA"/>
          </w:rPr>
          <w:t xml:space="preserve"> </w:t>
        </w:r>
      </w:ins>
      <w:ins w:id="1932" w:author="Eric Boisvert" w:date="2016-01-07T12:37:00Z">
        <w:r w:rsidR="00D41C9A">
          <w:rPr>
            <w:lang w:val="en-CA"/>
          </w:rPr>
          <w:t>identifier</w:t>
        </w:r>
      </w:ins>
      <w:ins w:id="1933" w:author="Eric Boisvert" w:date="2016-01-07T11:47:00Z">
        <w:r>
          <w:rPr>
            <w:lang w:val="en-CA"/>
          </w:rPr>
          <w:t xml:space="preserve"> from a controlled vocabulary, materialClass_uri </w:t>
        </w:r>
      </w:ins>
      <w:ins w:id="1934" w:author="Eric Boisvert" w:date="2016-01-07T11:48:00Z">
        <w:r>
          <w:rPr>
            <w:lang w:val="en-CA"/>
          </w:rPr>
          <w:t>shall be used.</w:t>
        </w:r>
      </w:ins>
      <w:ins w:id="1935" w:author="Eric Boisvert" w:date="2016-01-07T11:47:00Z">
        <w:r w:rsidRPr="00B506A1">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ins w:id="1936" w:author="Eric Boisvert" w:date="2016-01-07T12:30:00Z"/>
        </w:trPr>
        <w:tc>
          <w:tcPr>
            <w:tcW w:w="4219" w:type="dxa"/>
            <w:tcBorders>
              <w:right w:val="nil"/>
            </w:tcBorders>
            <w:shd w:val="clear" w:color="auto" w:fill="auto"/>
          </w:tcPr>
          <w:p w14:paraId="77D0B807" w14:textId="77777777" w:rsidR="00BF1958" w:rsidRPr="00D12552" w:rsidRDefault="00BF1958" w:rsidP="002E6F45">
            <w:pPr>
              <w:pStyle w:val="Tabletext10"/>
              <w:rPr>
                <w:ins w:id="1937" w:author="Eric Boisvert" w:date="2016-01-07T12:30:00Z"/>
                <w:rStyle w:val="requri"/>
                <w:lang w:val="en-CA"/>
              </w:rPr>
            </w:pPr>
            <w:ins w:id="1938" w:author="Eric Boisvert" w:date="2016-01-07T12:30:00Z">
              <w:r>
                <w:rPr>
                  <w:rStyle w:val="requri"/>
                  <w:lang w:val="en-CA"/>
                </w:rPr>
                <w:t>/req/gsml4-portrayal</w:t>
              </w:r>
              <w:r w:rsidRPr="00D12552">
                <w:rPr>
                  <w:rStyle w:val="requri"/>
                  <w:lang w:val="en-CA"/>
                </w:rPr>
                <w:t>/</w:t>
              </w:r>
              <w:r>
                <w:rPr>
                  <w:rStyle w:val="requri"/>
                  <w:lang w:val="en-CA"/>
                </w:rPr>
                <w:t>geologicspecimenview-materialclass-uri</w:t>
              </w:r>
            </w:ins>
          </w:p>
        </w:tc>
        <w:tc>
          <w:tcPr>
            <w:tcW w:w="4678" w:type="dxa"/>
            <w:tcBorders>
              <w:left w:val="nil"/>
            </w:tcBorders>
            <w:shd w:val="clear" w:color="auto" w:fill="auto"/>
          </w:tcPr>
          <w:p w14:paraId="1D30E0B4" w14:textId="77777777" w:rsidR="00BF1958" w:rsidRPr="00D12552" w:rsidRDefault="00BF1958" w:rsidP="002E6F45">
            <w:pPr>
              <w:pStyle w:val="Tabletext10"/>
              <w:jc w:val="left"/>
              <w:rPr>
                <w:ins w:id="1939" w:author="Eric Boisvert" w:date="2016-01-07T12:30:00Z"/>
                <w:rStyle w:val="reqtext"/>
                <w:lang w:val="en-CA"/>
              </w:rPr>
            </w:pPr>
            <w:ins w:id="1940" w:author="Eric Boisvert" w:date="2016-01-07T12:30:00Z">
              <w:r>
                <w:rPr>
                  <w:rStyle w:val="reqtext"/>
                  <w:lang w:val="en-CA"/>
                </w:rPr>
                <w:t>materialClass_uri SHALL resolve to a vocabulary term describing a material class</w:t>
              </w:r>
            </w:ins>
          </w:p>
        </w:tc>
      </w:tr>
    </w:tbl>
    <w:p w14:paraId="7CC2B39C" w14:textId="77777777" w:rsidR="00BF1958" w:rsidRDefault="00BF1958" w:rsidP="00BF1958">
      <w:pPr>
        <w:autoSpaceDE w:val="0"/>
        <w:autoSpaceDN w:val="0"/>
        <w:adjustRightInd w:val="0"/>
        <w:spacing w:after="0" w:line="240" w:lineRule="atLeast"/>
        <w:rPr>
          <w:ins w:id="1941" w:author="Eric Boisvert" w:date="2016-01-07T12:30:00Z"/>
          <w:rFonts w:cs="Arial"/>
          <w:color w:val="000000"/>
          <w:lang w:val="en-CA"/>
        </w:rPr>
      </w:pPr>
    </w:p>
    <w:p w14:paraId="1857B53E" w14:textId="77777777" w:rsidR="00BF1958" w:rsidRDefault="00BF1958" w:rsidP="00B506A1">
      <w:pPr>
        <w:rPr>
          <w:ins w:id="1942" w:author="Eric Boisvert" w:date="2016-01-07T11:44:00Z"/>
          <w:lang w:val="en-CA"/>
        </w:rPr>
        <w:pPrChange w:id="1943" w:author="Eric Boisvert" w:date="2016-01-07T11:44:00Z">
          <w:pPr>
            <w:autoSpaceDE w:val="0"/>
            <w:autoSpaceDN w:val="0"/>
            <w:adjustRightInd w:val="0"/>
            <w:spacing w:after="0" w:line="240" w:lineRule="atLeast"/>
          </w:pPr>
        </w:pPrChange>
      </w:pPr>
    </w:p>
    <w:p w14:paraId="3109CCAF" w14:textId="415FB733" w:rsidR="00B506A1" w:rsidRDefault="00B506A1" w:rsidP="00B506A1">
      <w:pPr>
        <w:pStyle w:val="Heading4"/>
        <w:rPr>
          <w:ins w:id="1944" w:author="Eric Boisvert" w:date="2016-01-07T11:48:00Z"/>
          <w:lang w:val="en-CA"/>
        </w:rPr>
        <w:pPrChange w:id="1945" w:author="Eric Boisvert" w:date="2016-01-07T11:49:00Z">
          <w:pPr>
            <w:autoSpaceDE w:val="0"/>
            <w:autoSpaceDN w:val="0"/>
            <w:adjustRightInd w:val="0"/>
            <w:spacing w:after="0" w:line="240" w:lineRule="atLeast"/>
          </w:pPr>
        </w:pPrChange>
      </w:pPr>
      <w:proofErr w:type="gramStart"/>
      <w:ins w:id="1946" w:author="Eric Boisvert" w:date="2016-01-07T11:48:00Z">
        <w:r w:rsidRPr="00B506A1">
          <w:rPr>
            <w:lang w:val="en-CA"/>
          </w:rPr>
          <w:t>positionalAccuracy</w:t>
        </w:r>
        <w:proofErr w:type="gramEnd"/>
      </w:ins>
    </w:p>
    <w:p w14:paraId="1003F70C" w14:textId="77777777" w:rsidR="00B506A1" w:rsidRDefault="00B506A1" w:rsidP="00D14AF0">
      <w:pPr>
        <w:autoSpaceDE w:val="0"/>
        <w:autoSpaceDN w:val="0"/>
        <w:adjustRightInd w:val="0"/>
        <w:spacing w:after="0" w:line="240" w:lineRule="atLeast"/>
        <w:rPr>
          <w:ins w:id="1947" w:author="Eric Boisvert" w:date="2016-01-07T11:48:00Z"/>
          <w:rFonts w:cs="Arial"/>
          <w:color w:val="000000"/>
          <w:lang w:val="en-CA"/>
        </w:rPr>
      </w:pPr>
    </w:p>
    <w:p w14:paraId="4B4ED427" w14:textId="447EC757" w:rsidR="00B506A1" w:rsidRDefault="00B506A1" w:rsidP="00D14AF0">
      <w:pPr>
        <w:autoSpaceDE w:val="0"/>
        <w:autoSpaceDN w:val="0"/>
        <w:adjustRightInd w:val="0"/>
        <w:spacing w:after="0" w:line="240" w:lineRule="atLeast"/>
        <w:rPr>
          <w:ins w:id="1948" w:author="Eric Boisvert" w:date="2016-01-07T11:49:00Z"/>
          <w:rFonts w:cs="Arial"/>
          <w:color w:val="000000"/>
          <w:lang w:val="en-CA"/>
        </w:rPr>
      </w:pPr>
      <w:ins w:id="1949" w:author="Eric Boisvert" w:date="2016-01-07T11:48:00Z">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w:t>
        </w:r>
      </w:ins>
      <w:ins w:id="1950" w:author="Eric Boisvert" w:date="2016-01-07T11:49:00Z">
        <w:r>
          <w:rPr>
            <w:rFonts w:cs="Arial"/>
            <w:color w:val="000000"/>
            <w:lang w:val="en-CA"/>
          </w:rPr>
          <w:t>d</w:t>
        </w:r>
      </w:ins>
      <w:ins w:id="1951" w:author="Eric Boisvert" w:date="2016-01-07T11:48:00Z">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ins>
      <w:ins w:id="1952" w:author="Eric Boisvert" w:date="2016-01-07T11:49:00Z">
        <w:r>
          <w:rPr>
            <w:rFonts w:cs="Arial"/>
            <w:color w:val="000000"/>
            <w:lang w:val="en-CA"/>
          </w:rPr>
          <w:t>.</w:t>
        </w:r>
      </w:ins>
    </w:p>
    <w:p w14:paraId="4EB224B4" w14:textId="77777777" w:rsidR="00B506A1" w:rsidRDefault="00B506A1" w:rsidP="00D14AF0">
      <w:pPr>
        <w:autoSpaceDE w:val="0"/>
        <w:autoSpaceDN w:val="0"/>
        <w:adjustRightInd w:val="0"/>
        <w:spacing w:after="0" w:line="240" w:lineRule="atLeast"/>
        <w:rPr>
          <w:ins w:id="1953" w:author="Eric Boisvert" w:date="2016-01-07T11:49:00Z"/>
          <w:rFonts w:cs="Arial"/>
          <w:color w:val="000000"/>
          <w:lang w:val="en-CA"/>
        </w:rPr>
      </w:pPr>
    </w:p>
    <w:p w14:paraId="2336EDE6" w14:textId="07267979" w:rsidR="00B506A1" w:rsidRDefault="00B506A1" w:rsidP="001B3235">
      <w:pPr>
        <w:pStyle w:val="Heading4"/>
        <w:rPr>
          <w:ins w:id="1954" w:author="Eric Boisvert" w:date="2016-01-07T11:49:00Z"/>
          <w:lang w:val="en-CA"/>
        </w:rPr>
        <w:pPrChange w:id="1955" w:author="Eric Boisvert" w:date="2016-01-07T12:23:00Z">
          <w:pPr>
            <w:autoSpaceDE w:val="0"/>
            <w:autoSpaceDN w:val="0"/>
            <w:adjustRightInd w:val="0"/>
            <w:spacing w:after="0" w:line="240" w:lineRule="atLeast"/>
          </w:pPr>
        </w:pPrChange>
      </w:pPr>
      <w:proofErr w:type="gramStart"/>
      <w:ins w:id="1956" w:author="Eric Boisvert" w:date="2016-01-07T11:49:00Z">
        <w:r w:rsidRPr="00D970E9">
          <w:rPr>
            <w:lang w:val="en-CA"/>
          </w:rPr>
          <w:lastRenderedPageBreak/>
          <w:t>samplingTime</w:t>
        </w:r>
        <w:proofErr w:type="gramEnd"/>
      </w:ins>
    </w:p>
    <w:p w14:paraId="09EE2668" w14:textId="77777777" w:rsidR="00B506A1" w:rsidRDefault="00B506A1" w:rsidP="00D14AF0">
      <w:pPr>
        <w:autoSpaceDE w:val="0"/>
        <w:autoSpaceDN w:val="0"/>
        <w:adjustRightInd w:val="0"/>
        <w:spacing w:after="0" w:line="240" w:lineRule="atLeast"/>
        <w:rPr>
          <w:ins w:id="1957" w:author="Eric Boisvert" w:date="2016-01-07T11:49:00Z"/>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ins w:id="1958" w:author="Eric Boisvert" w:date="2016-01-07T11:50:00Z"/>
          <w:rFonts w:cs="Arial"/>
          <w:color w:val="000000"/>
          <w:lang w:val="en-CA"/>
        </w:rPr>
      </w:pPr>
      <w:ins w:id="1959" w:author="Eric Boisvert" w:date="2016-01-07T11:49:00Z">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ins>
    </w:p>
    <w:p w14:paraId="4AF6F5CD" w14:textId="70E013A5" w:rsidR="00B506A1" w:rsidRDefault="00B506A1" w:rsidP="00D14AF0">
      <w:pPr>
        <w:autoSpaceDE w:val="0"/>
        <w:autoSpaceDN w:val="0"/>
        <w:adjustRightInd w:val="0"/>
        <w:spacing w:after="0" w:line="240" w:lineRule="atLeast"/>
        <w:rPr>
          <w:ins w:id="1960" w:author="Eric Boisvert" w:date="2016-01-07T11:50:00Z"/>
          <w:rFonts w:cs="Arial"/>
          <w:color w:val="000000"/>
          <w:lang w:val="en-CA"/>
        </w:rPr>
      </w:pPr>
    </w:p>
    <w:p w14:paraId="5F5E930E" w14:textId="63B9E7BC" w:rsidR="00B506A1" w:rsidRDefault="00B506A1" w:rsidP="00D14AF0">
      <w:pPr>
        <w:autoSpaceDE w:val="0"/>
        <w:autoSpaceDN w:val="0"/>
        <w:adjustRightInd w:val="0"/>
        <w:spacing w:after="0" w:line="240" w:lineRule="atLeast"/>
        <w:rPr>
          <w:ins w:id="1961" w:author="Eric Boisvert" w:date="2016-01-07T11:50:00Z"/>
          <w:rFonts w:cs="Arial"/>
          <w:color w:val="000000"/>
          <w:lang w:val="en-CA"/>
        </w:rPr>
      </w:pPr>
      <w:ins w:id="1962" w:author="Eric Boisvert" w:date="2016-01-07T11:50:00Z">
        <w:r>
          <w:rPr>
            <w:rFonts w:cs="Arial"/>
            <w:color w:val="000000"/>
            <w:lang w:val="en-CA"/>
          </w:rPr>
          <w:t>Examples</w:t>
        </w:r>
      </w:ins>
    </w:p>
    <w:p w14:paraId="4A3C7280" w14:textId="30A5CD18" w:rsidR="00B506A1" w:rsidRDefault="00B506A1" w:rsidP="00B506A1">
      <w:pPr>
        <w:numPr>
          <w:ilvl w:val="0"/>
          <w:numId w:val="33"/>
        </w:numPr>
        <w:autoSpaceDE w:val="0"/>
        <w:autoSpaceDN w:val="0"/>
        <w:adjustRightInd w:val="0"/>
        <w:spacing w:after="0" w:line="240" w:lineRule="atLeast"/>
        <w:rPr>
          <w:ins w:id="1963" w:author="Eric Boisvert" w:date="2016-01-07T11:50:00Z"/>
          <w:rFonts w:cs="Arial"/>
          <w:color w:val="000000"/>
          <w:lang w:val="en-CA"/>
        </w:rPr>
        <w:pPrChange w:id="1964" w:author="Eric Boisvert" w:date="2016-01-07T11:50:00Z">
          <w:pPr>
            <w:autoSpaceDE w:val="0"/>
            <w:autoSpaceDN w:val="0"/>
            <w:adjustRightInd w:val="0"/>
            <w:spacing w:after="0" w:line="240" w:lineRule="atLeast"/>
          </w:pPr>
        </w:pPrChange>
      </w:pPr>
      <w:ins w:id="1965" w:author="Eric Boisvert" w:date="2016-01-07T11:50:00Z">
        <w:r w:rsidRPr="00B506A1">
          <w:rPr>
            <w:rFonts w:cs="Arial"/>
            <w:color w:val="000000"/>
            <w:lang w:val="en-CA"/>
          </w:rPr>
          <w:t>2012-03-28</w:t>
        </w:r>
      </w:ins>
    </w:p>
    <w:p w14:paraId="13DA6BD1" w14:textId="32D02D00" w:rsidR="00B506A1" w:rsidRDefault="00B506A1" w:rsidP="00B506A1">
      <w:pPr>
        <w:numPr>
          <w:ilvl w:val="0"/>
          <w:numId w:val="33"/>
        </w:numPr>
        <w:autoSpaceDE w:val="0"/>
        <w:autoSpaceDN w:val="0"/>
        <w:adjustRightInd w:val="0"/>
        <w:spacing w:after="0" w:line="240" w:lineRule="atLeast"/>
        <w:rPr>
          <w:ins w:id="1966" w:author="Eric Boisvert" w:date="2016-01-07T11:50:00Z"/>
          <w:rFonts w:cs="Arial"/>
          <w:color w:val="000000"/>
          <w:lang w:val="en-CA"/>
        </w:rPr>
        <w:pPrChange w:id="1967" w:author="Eric Boisvert" w:date="2016-01-07T11:50:00Z">
          <w:pPr>
            <w:autoSpaceDE w:val="0"/>
            <w:autoSpaceDN w:val="0"/>
            <w:adjustRightInd w:val="0"/>
            <w:spacing w:after="0" w:line="240" w:lineRule="atLeast"/>
          </w:pPr>
        </w:pPrChange>
      </w:pPr>
      <w:ins w:id="1968" w:author="Eric Boisvert" w:date="2016-01-07T11:50:00Z">
        <w:r>
          <w:rPr>
            <w:rFonts w:cs="Arial"/>
            <w:color w:val="000000"/>
            <w:lang w:val="en-CA"/>
          </w:rPr>
          <w:t>2008-02-28T14:15:23-05</w:t>
        </w:r>
      </w:ins>
    </w:p>
    <w:p w14:paraId="3D66FBA1" w14:textId="77777777" w:rsidR="00B506A1" w:rsidRDefault="00B506A1" w:rsidP="00B506A1">
      <w:pPr>
        <w:autoSpaceDE w:val="0"/>
        <w:autoSpaceDN w:val="0"/>
        <w:adjustRightInd w:val="0"/>
        <w:spacing w:after="0" w:line="240" w:lineRule="atLeast"/>
        <w:rPr>
          <w:ins w:id="1969" w:author="Eric Boisvert" w:date="2016-01-07T11:48:00Z"/>
          <w:rFonts w:cs="Arial"/>
          <w:color w:val="000000"/>
          <w:lang w:val="en-CA"/>
        </w:rPr>
      </w:pPr>
    </w:p>
    <w:p w14:paraId="7262EA5B" w14:textId="5B7116FB" w:rsidR="00B506A1" w:rsidRDefault="001B3235" w:rsidP="00BF1958">
      <w:pPr>
        <w:pStyle w:val="Heading4"/>
        <w:rPr>
          <w:ins w:id="1970" w:author="Eric Boisvert" w:date="2016-01-07T12:23:00Z"/>
          <w:lang w:val="en-CA"/>
        </w:rPr>
        <w:pPrChange w:id="1971" w:author="Eric Boisvert" w:date="2016-01-07T12:24:00Z">
          <w:pPr>
            <w:autoSpaceDE w:val="0"/>
            <w:autoSpaceDN w:val="0"/>
            <w:adjustRightInd w:val="0"/>
            <w:spacing w:after="0" w:line="240" w:lineRule="atLeast"/>
          </w:pPr>
        </w:pPrChange>
      </w:pPr>
      <w:proofErr w:type="gramStart"/>
      <w:ins w:id="1972" w:author="Eric Boisvert" w:date="2016-01-07T12:23:00Z">
        <w:r w:rsidRPr="00D970E9">
          <w:rPr>
            <w:lang w:val="en-CA"/>
          </w:rPr>
          <w:t>samplingMethod</w:t>
        </w:r>
        <w:proofErr w:type="gramEnd"/>
      </w:ins>
    </w:p>
    <w:p w14:paraId="1C8B75C6" w14:textId="77777777" w:rsidR="001B3235" w:rsidRDefault="001B3235" w:rsidP="00BF1958">
      <w:pPr>
        <w:rPr>
          <w:ins w:id="1973" w:author="Eric Boisvert" w:date="2016-01-07T12:23:00Z"/>
          <w:lang w:val="en-CA"/>
        </w:rPr>
        <w:pPrChange w:id="1974" w:author="Eric Boisvert" w:date="2016-01-07T12:24:00Z">
          <w:pPr>
            <w:autoSpaceDE w:val="0"/>
            <w:autoSpaceDN w:val="0"/>
            <w:adjustRightInd w:val="0"/>
            <w:spacing w:after="0" w:line="240" w:lineRule="atLeast"/>
          </w:pPr>
        </w:pPrChange>
      </w:pPr>
    </w:p>
    <w:p w14:paraId="2D31F78F" w14:textId="54170C48" w:rsidR="001B3235" w:rsidRDefault="001B3235" w:rsidP="00BF1958">
      <w:pPr>
        <w:rPr>
          <w:ins w:id="1975" w:author="Eric Boisvert" w:date="2016-01-07T12:24:00Z"/>
          <w:lang w:val="en-CA"/>
        </w:rPr>
        <w:pPrChange w:id="1976" w:author="Eric Boisvert" w:date="2016-01-07T12:24:00Z">
          <w:pPr>
            <w:autoSpaceDE w:val="0"/>
            <w:autoSpaceDN w:val="0"/>
            <w:adjustRightInd w:val="0"/>
            <w:spacing w:after="0" w:line="240" w:lineRule="atLeast"/>
          </w:pPr>
        </w:pPrChange>
      </w:pPr>
      <w:ins w:id="1977" w:author="Eric Boisvert" w:date="2016-01-07T12:23:00Z">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ins>
    </w:p>
    <w:p w14:paraId="5119B221" w14:textId="4DEC63E6" w:rsidR="00BF1958" w:rsidRDefault="00BF1958" w:rsidP="00BF1958">
      <w:pPr>
        <w:pStyle w:val="Heading4"/>
        <w:rPr>
          <w:ins w:id="1978" w:author="Eric Boisvert" w:date="2016-01-07T12:25:00Z"/>
          <w:lang w:val="en-CA"/>
        </w:rPr>
        <w:pPrChange w:id="1979" w:author="Eric Boisvert" w:date="2016-01-07T12:25:00Z">
          <w:pPr>
            <w:autoSpaceDE w:val="0"/>
            <w:autoSpaceDN w:val="0"/>
            <w:adjustRightInd w:val="0"/>
            <w:spacing w:after="0" w:line="240" w:lineRule="atLeast"/>
          </w:pPr>
        </w:pPrChange>
      </w:pPr>
      <w:proofErr w:type="gramStart"/>
      <w:ins w:id="1980" w:author="Eric Boisvert" w:date="2016-01-07T12:24:00Z">
        <w:r w:rsidRPr="00BF1958">
          <w:rPr>
            <w:lang w:val="en-CA"/>
          </w:rPr>
          <w:t>currentLocation</w:t>
        </w:r>
      </w:ins>
      <w:proofErr w:type="gramEnd"/>
    </w:p>
    <w:p w14:paraId="14BDA93A" w14:textId="77777777" w:rsidR="00BF1958" w:rsidRPr="00BF1958" w:rsidRDefault="00BF1958" w:rsidP="00BF1958">
      <w:pPr>
        <w:rPr>
          <w:ins w:id="1981" w:author="Eric Boisvert" w:date="2016-01-07T12:24:00Z"/>
          <w:lang w:val="en-CA"/>
        </w:rPr>
        <w:pPrChange w:id="1982" w:author="Eric Boisvert" w:date="2016-01-07T12:25:00Z">
          <w:pPr>
            <w:autoSpaceDE w:val="0"/>
            <w:autoSpaceDN w:val="0"/>
            <w:adjustRightInd w:val="0"/>
            <w:spacing w:after="0" w:line="240" w:lineRule="atLeast"/>
          </w:pPr>
        </w:pPrChange>
      </w:pPr>
    </w:p>
    <w:p w14:paraId="00C15F07" w14:textId="45CBB05F" w:rsidR="00BF1958" w:rsidRDefault="00BF1958" w:rsidP="00BF1958">
      <w:pPr>
        <w:rPr>
          <w:ins w:id="1983" w:author="Eric Boisvert" w:date="2016-01-07T12:24:00Z"/>
          <w:lang w:val="en-CA"/>
        </w:rPr>
        <w:pPrChange w:id="1984" w:author="Eric Boisvert" w:date="2016-01-07T12:24:00Z">
          <w:pPr>
            <w:autoSpaceDE w:val="0"/>
            <w:autoSpaceDN w:val="0"/>
            <w:adjustRightInd w:val="0"/>
            <w:spacing w:after="0" w:line="240" w:lineRule="atLeast"/>
          </w:pPr>
        </w:pPrChange>
      </w:pPr>
      <w:ins w:id="1985" w:author="Eric Boisvert" w:date="2016-01-07T12:24:00Z">
        <w:r>
          <w:rPr>
            <w:lang w:val="en-CA"/>
          </w:rPr>
          <w:t>The property currentLocation</w:t>
        </w:r>
        <w:proofErr w:type="gramStart"/>
        <w:r>
          <w:rPr>
            <w:lang w:val="en-CA"/>
          </w:rPr>
          <w:t>:CharacterString</w:t>
        </w:r>
        <w:proofErr w:type="gramEnd"/>
        <w:r>
          <w:rPr>
            <w:lang w:val="en-CA"/>
          </w:rPr>
          <w:t xml:space="preserve"> shall report </w:t>
        </w:r>
      </w:ins>
      <w:ins w:id="1986" w:author="Eric Boisvert" w:date="2016-01-07T12:25:00Z">
        <w:r>
          <w:rPr>
            <w:lang w:val="en-CA"/>
          </w:rPr>
          <w:t>t</w:t>
        </w:r>
      </w:ins>
      <w:ins w:id="1987" w:author="Eric Boisvert" w:date="2016-01-07T12:24:00Z">
        <w:r w:rsidRPr="00BF1958">
          <w:rPr>
            <w:lang w:val="en-CA"/>
          </w:rPr>
          <w:t>he current location of the specimen (eg, a warehouse or other repository location)</w:t>
        </w:r>
      </w:ins>
    </w:p>
    <w:p w14:paraId="61D38749" w14:textId="4D6A7174" w:rsidR="00BF1958" w:rsidRDefault="00BF1958" w:rsidP="00BF1958">
      <w:pPr>
        <w:pStyle w:val="Heading4"/>
        <w:rPr>
          <w:ins w:id="1988" w:author="Eric Boisvert" w:date="2016-01-07T12:25:00Z"/>
          <w:lang w:val="en-CA"/>
        </w:rPr>
        <w:pPrChange w:id="1989" w:author="Eric Boisvert" w:date="2016-01-07T12:25:00Z">
          <w:pPr>
            <w:autoSpaceDE w:val="0"/>
            <w:autoSpaceDN w:val="0"/>
            <w:adjustRightInd w:val="0"/>
            <w:spacing w:after="0" w:line="240" w:lineRule="atLeast"/>
          </w:pPr>
        </w:pPrChange>
      </w:pPr>
      <w:ins w:id="1990" w:author="Eric Boisvert" w:date="2016-01-07T12:25:00Z">
        <w:r>
          <w:rPr>
            <w:lang w:val="en-CA"/>
          </w:rPr>
          <w:t>Source</w:t>
        </w:r>
      </w:ins>
    </w:p>
    <w:p w14:paraId="3EB1AD08" w14:textId="77777777" w:rsidR="00BF1958" w:rsidRDefault="00BF1958" w:rsidP="00BF1958">
      <w:pPr>
        <w:rPr>
          <w:ins w:id="1991" w:author="Eric Boisvert" w:date="2016-01-07T12:25:00Z"/>
          <w:lang w:val="en-CA"/>
        </w:rPr>
        <w:pPrChange w:id="1992" w:author="Eric Boisvert" w:date="2016-01-07T12:24:00Z">
          <w:pPr>
            <w:autoSpaceDE w:val="0"/>
            <w:autoSpaceDN w:val="0"/>
            <w:adjustRightInd w:val="0"/>
            <w:spacing w:after="0" w:line="240" w:lineRule="atLeast"/>
          </w:pPr>
        </w:pPrChange>
      </w:pPr>
    </w:p>
    <w:p w14:paraId="4B11D7A2" w14:textId="2BBE4D8C" w:rsidR="00BF1958" w:rsidRDefault="00BF1958" w:rsidP="00BF1958">
      <w:pPr>
        <w:rPr>
          <w:ins w:id="1993" w:author="Eric Boisvert" w:date="2016-01-07T12:25:00Z"/>
          <w:lang w:val="en-CA"/>
        </w:rPr>
        <w:pPrChange w:id="1994" w:author="Eric Boisvert" w:date="2016-01-07T12:24:00Z">
          <w:pPr>
            <w:autoSpaceDE w:val="0"/>
            <w:autoSpaceDN w:val="0"/>
            <w:adjustRightInd w:val="0"/>
            <w:spacing w:after="0" w:line="240" w:lineRule="atLeast"/>
          </w:pPr>
        </w:pPrChange>
      </w:pPr>
      <w:ins w:id="1995" w:author="Eric Boisvert" w:date="2016-01-07T12:25:00Z">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ins>
    </w:p>
    <w:p w14:paraId="4147D616" w14:textId="4CACE9BC" w:rsidR="00BF1958" w:rsidRDefault="00BF1958" w:rsidP="00BF1958">
      <w:pPr>
        <w:pStyle w:val="Heading4"/>
        <w:rPr>
          <w:ins w:id="1996" w:author="Eric Boisvert" w:date="2016-01-07T12:26:00Z"/>
          <w:lang w:val="en-CA"/>
        </w:rPr>
        <w:pPrChange w:id="1997" w:author="Eric Boisvert" w:date="2016-01-07T12:26:00Z">
          <w:pPr>
            <w:autoSpaceDE w:val="0"/>
            <w:autoSpaceDN w:val="0"/>
            <w:adjustRightInd w:val="0"/>
            <w:spacing w:after="0" w:line="240" w:lineRule="atLeast"/>
          </w:pPr>
        </w:pPrChange>
      </w:pPr>
      <w:ins w:id="1998" w:author="Eric Boisvert" w:date="2016-01-07T12:26:00Z">
        <w:r w:rsidRPr="00BF1958">
          <w:rPr>
            <w:lang w:val="en-CA"/>
          </w:rPr>
          <w:t>specimenType_uri</w:t>
        </w:r>
      </w:ins>
    </w:p>
    <w:p w14:paraId="22D068E7" w14:textId="77777777" w:rsidR="00BF1958" w:rsidRPr="00BF1958" w:rsidRDefault="00BF1958" w:rsidP="00BF1958">
      <w:pPr>
        <w:rPr>
          <w:ins w:id="1999" w:author="Eric Boisvert" w:date="2016-01-07T12:26:00Z"/>
          <w:lang w:val="en-CA"/>
        </w:rPr>
        <w:pPrChange w:id="2000" w:author="Eric Boisvert" w:date="2016-01-07T12:26:00Z">
          <w:pPr>
            <w:autoSpaceDE w:val="0"/>
            <w:autoSpaceDN w:val="0"/>
            <w:adjustRightInd w:val="0"/>
            <w:spacing w:after="0" w:line="240" w:lineRule="atLeast"/>
          </w:pPr>
        </w:pPrChange>
      </w:pPr>
    </w:p>
    <w:p w14:paraId="208FBC72" w14:textId="06666F81" w:rsidR="00BF1958" w:rsidRDefault="00BF1958" w:rsidP="00BF1958">
      <w:pPr>
        <w:rPr>
          <w:ins w:id="2001" w:author="Eric Boisvert" w:date="2016-01-07T12:25:00Z"/>
          <w:lang w:val="en-CA"/>
        </w:rPr>
        <w:pPrChange w:id="2002" w:author="Eric Boisvert" w:date="2016-01-07T12:24:00Z">
          <w:pPr>
            <w:autoSpaceDE w:val="0"/>
            <w:autoSpaceDN w:val="0"/>
            <w:adjustRightInd w:val="0"/>
            <w:spacing w:after="0" w:line="240" w:lineRule="atLeast"/>
          </w:pPr>
        </w:pPrChange>
      </w:pPr>
      <w:ins w:id="2003" w:author="Eric Boisvert" w:date="2016-01-07T12:26:00Z">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ins>
    </w:p>
    <w:p w14:paraId="7BECDD16" w14:textId="5B117916" w:rsidR="00BF1958" w:rsidRDefault="00BF1958" w:rsidP="00BF1958">
      <w:pPr>
        <w:pStyle w:val="Heading4"/>
        <w:rPr>
          <w:ins w:id="2004" w:author="Eric Boisvert" w:date="2016-01-07T12:26:00Z"/>
          <w:lang w:val="en-CA"/>
        </w:rPr>
        <w:pPrChange w:id="2005" w:author="Eric Boisvert" w:date="2016-01-07T12:27:00Z">
          <w:pPr>
            <w:autoSpaceDE w:val="0"/>
            <w:autoSpaceDN w:val="0"/>
            <w:adjustRightInd w:val="0"/>
            <w:spacing w:after="0" w:line="240" w:lineRule="atLeast"/>
          </w:pPr>
        </w:pPrChange>
      </w:pPr>
      <w:ins w:id="2006" w:author="Eric Boisvert" w:date="2016-01-07T12:26:00Z">
        <w:r w:rsidRPr="00BF1958">
          <w:rPr>
            <w:lang w:val="en-CA"/>
          </w:rPr>
          <w:t>materialClass_uri</w:t>
        </w:r>
      </w:ins>
    </w:p>
    <w:p w14:paraId="1298C992" w14:textId="77777777" w:rsidR="00BF1958" w:rsidRDefault="00BF1958" w:rsidP="00BF1958">
      <w:pPr>
        <w:rPr>
          <w:ins w:id="2007" w:author="Eric Boisvert" w:date="2016-01-07T12:28:00Z"/>
          <w:lang w:val="en-CA"/>
        </w:rPr>
        <w:pPrChange w:id="2008" w:author="Eric Boisvert" w:date="2016-01-07T12:24:00Z">
          <w:pPr>
            <w:autoSpaceDE w:val="0"/>
            <w:autoSpaceDN w:val="0"/>
            <w:adjustRightInd w:val="0"/>
            <w:spacing w:after="0" w:line="240" w:lineRule="atLeast"/>
          </w:pPr>
        </w:pPrChange>
      </w:pPr>
    </w:p>
    <w:p w14:paraId="2245C8EC" w14:textId="4E482360" w:rsidR="00BF1958" w:rsidRDefault="00BF1958" w:rsidP="00BF1958">
      <w:pPr>
        <w:rPr>
          <w:ins w:id="2009" w:author="Eric Boisvert" w:date="2016-01-07T12:26:00Z"/>
          <w:lang w:val="en-CA"/>
        </w:rPr>
        <w:pPrChange w:id="2010" w:author="Eric Boisvert" w:date="2016-01-07T12:24:00Z">
          <w:pPr>
            <w:autoSpaceDE w:val="0"/>
            <w:autoSpaceDN w:val="0"/>
            <w:adjustRightInd w:val="0"/>
            <w:spacing w:after="0" w:line="240" w:lineRule="atLeast"/>
          </w:pPr>
        </w:pPrChange>
      </w:pPr>
      <w:ins w:id="2011" w:author="Eric Boisvert" w:date="2016-01-07T12:26:00Z">
        <w:r>
          <w:rPr>
            <w:lang w:val="en-CA"/>
          </w:rPr>
          <w:t xml:space="preserve">The property materialClass_uri shall contain a </w:t>
        </w:r>
      </w:ins>
      <w:ins w:id="2012" w:author="Eric Boisvert" w:date="2016-01-07T12:27:00Z">
        <w:r w:rsidRPr="00BF1958">
          <w:rPr>
            <w:lang w:val="en-CA"/>
          </w:rPr>
          <w:t>URI link for a class of material drawn from a controlled vocabulary.</w:t>
        </w:r>
      </w:ins>
    </w:p>
    <w:p w14:paraId="485F33A2" w14:textId="25B97E7D" w:rsidR="00BF1958" w:rsidRDefault="00BF1958" w:rsidP="00BF1958">
      <w:pPr>
        <w:pStyle w:val="Heading4"/>
        <w:rPr>
          <w:ins w:id="2013" w:author="Eric Boisvert" w:date="2016-01-07T12:27:00Z"/>
          <w:lang w:val="en-CA"/>
        </w:rPr>
        <w:pPrChange w:id="2014" w:author="Eric Boisvert" w:date="2016-01-07T12:28:00Z">
          <w:pPr>
            <w:autoSpaceDE w:val="0"/>
            <w:autoSpaceDN w:val="0"/>
            <w:adjustRightInd w:val="0"/>
            <w:spacing w:after="0" w:line="240" w:lineRule="atLeast"/>
          </w:pPr>
        </w:pPrChange>
      </w:pPr>
      <w:ins w:id="2015" w:author="Eric Boisvert" w:date="2016-01-07T12:27:00Z">
        <w:r w:rsidRPr="00BF1958">
          <w:rPr>
            <w:lang w:val="en-CA"/>
          </w:rPr>
          <w:t>metadata_uri</w:t>
        </w:r>
      </w:ins>
    </w:p>
    <w:p w14:paraId="5319748B" w14:textId="77777777" w:rsidR="00BF1958" w:rsidRDefault="00BF1958" w:rsidP="00BF1958">
      <w:pPr>
        <w:rPr>
          <w:ins w:id="2016" w:author="Eric Boisvert" w:date="2016-01-07T12:28:00Z"/>
          <w:lang w:val="en-CA"/>
        </w:rPr>
        <w:pPrChange w:id="2017" w:author="Eric Boisvert" w:date="2016-01-07T12:24:00Z">
          <w:pPr>
            <w:autoSpaceDE w:val="0"/>
            <w:autoSpaceDN w:val="0"/>
            <w:adjustRightInd w:val="0"/>
            <w:spacing w:after="0" w:line="240" w:lineRule="atLeast"/>
          </w:pPr>
        </w:pPrChange>
      </w:pPr>
    </w:p>
    <w:p w14:paraId="5836528E" w14:textId="4081EACC" w:rsidR="00BF1958" w:rsidRDefault="00BF1958" w:rsidP="00BF1958">
      <w:pPr>
        <w:rPr>
          <w:ins w:id="2018" w:author="Eric Boisvert" w:date="2016-01-07T12:29:00Z"/>
          <w:lang w:val="en-CA"/>
        </w:rPr>
        <w:pPrChange w:id="2019" w:author="Eric Boisvert" w:date="2016-01-07T12:24:00Z">
          <w:pPr>
            <w:autoSpaceDE w:val="0"/>
            <w:autoSpaceDN w:val="0"/>
            <w:adjustRightInd w:val="0"/>
            <w:spacing w:after="0" w:line="240" w:lineRule="atLeast"/>
          </w:pPr>
        </w:pPrChange>
      </w:pPr>
      <w:ins w:id="2020" w:author="Eric Boisvert" w:date="2016-01-07T12:27:00Z">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ins>
    </w:p>
    <w:p w14:paraId="5F155E41" w14:textId="77777777" w:rsidR="00BF1958" w:rsidRDefault="00BF1958" w:rsidP="00BF1958">
      <w:pPr>
        <w:autoSpaceDE w:val="0"/>
        <w:autoSpaceDN w:val="0"/>
        <w:adjustRightInd w:val="0"/>
        <w:spacing w:after="0" w:line="240" w:lineRule="atLeast"/>
        <w:rPr>
          <w:ins w:id="2021" w:author="Eric Boisvert" w:date="2016-01-07T12:29:00Z"/>
          <w:rFonts w:cs="Arial"/>
          <w:color w:val="000000"/>
          <w:lang w:val="en-CA"/>
        </w:rPr>
      </w:pPr>
    </w:p>
    <w:p w14:paraId="51CDDE7F" w14:textId="77777777" w:rsidR="00BF1958" w:rsidRDefault="00BF1958" w:rsidP="00BF1958">
      <w:pPr>
        <w:pStyle w:val="Heading4"/>
        <w:rPr>
          <w:ins w:id="2022" w:author="Eric Boisvert" w:date="2016-01-07T12:29:00Z"/>
          <w:lang w:val="en-CA"/>
        </w:rPr>
      </w:pPr>
      <w:proofErr w:type="gramStart"/>
      <w:ins w:id="2023" w:author="Eric Boisvert" w:date="2016-01-07T12:29:00Z">
        <w:r w:rsidRPr="00D970E9">
          <w:rPr>
            <w:lang w:val="en-CA"/>
          </w:rPr>
          <w:lastRenderedPageBreak/>
          <w:t>genericSymbolizer</w:t>
        </w:r>
        <w:proofErr w:type="gramEnd"/>
      </w:ins>
    </w:p>
    <w:p w14:paraId="61DD83C7" w14:textId="77777777" w:rsidR="00BF1958" w:rsidRDefault="00BF1958" w:rsidP="00BF1958">
      <w:pPr>
        <w:autoSpaceDE w:val="0"/>
        <w:autoSpaceDN w:val="0"/>
        <w:adjustRightInd w:val="0"/>
        <w:spacing w:after="0" w:line="240" w:lineRule="atLeast"/>
        <w:rPr>
          <w:ins w:id="2024" w:author="Eric Boisvert" w:date="2016-01-07T12:29:00Z"/>
          <w:rFonts w:cs="Arial"/>
          <w:color w:val="000000"/>
          <w:lang w:val="en-CA"/>
        </w:rPr>
      </w:pPr>
    </w:p>
    <w:p w14:paraId="0A155ABD" w14:textId="77777777" w:rsidR="00BF1958" w:rsidRDefault="00BF1958" w:rsidP="00BF1958">
      <w:pPr>
        <w:autoSpaceDE w:val="0"/>
        <w:autoSpaceDN w:val="0"/>
        <w:adjustRightInd w:val="0"/>
        <w:spacing w:after="0" w:line="240" w:lineRule="atLeast"/>
        <w:rPr>
          <w:ins w:id="2025" w:author="Eric Boisvert" w:date="2016-01-07T12:29:00Z"/>
          <w:rFonts w:cs="Arial"/>
          <w:color w:val="000000"/>
          <w:lang w:val="en-CA"/>
        </w:rPr>
      </w:pPr>
      <w:ins w:id="2026" w:author="Eric Boisvert" w:date="2016-01-07T12:29:00Z">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ins>
    </w:p>
    <w:p w14:paraId="7046B848" w14:textId="77777777" w:rsidR="00BF1958" w:rsidRDefault="00BF1958" w:rsidP="00BF1958">
      <w:pPr>
        <w:autoSpaceDE w:val="0"/>
        <w:autoSpaceDN w:val="0"/>
        <w:adjustRightInd w:val="0"/>
        <w:spacing w:after="0" w:line="240" w:lineRule="atLeast"/>
        <w:rPr>
          <w:ins w:id="2027" w:author="Eric Boisvert" w:date="2016-01-07T12:29:00Z"/>
          <w:rFonts w:cs="Arial"/>
          <w:color w:val="000000"/>
          <w:lang w:val="en-CA"/>
        </w:rPr>
      </w:pPr>
    </w:p>
    <w:p w14:paraId="6418A820" w14:textId="77777777" w:rsidR="00BF1958" w:rsidRDefault="00BF1958" w:rsidP="00BF1958">
      <w:pPr>
        <w:pStyle w:val="Heading4"/>
        <w:rPr>
          <w:ins w:id="2028" w:author="Eric Boisvert" w:date="2016-01-07T12:29:00Z"/>
          <w:lang w:val="en-CA"/>
        </w:rPr>
      </w:pPr>
      <w:proofErr w:type="gramStart"/>
      <w:ins w:id="2029" w:author="Eric Boisvert" w:date="2016-01-07T12:29:00Z">
        <w:r>
          <w:rPr>
            <w:lang w:val="en-CA"/>
          </w:rPr>
          <w:t>shape</w:t>
        </w:r>
        <w:proofErr w:type="gramEnd"/>
      </w:ins>
    </w:p>
    <w:p w14:paraId="20F6CB23" w14:textId="77777777" w:rsidR="00BF1958" w:rsidRDefault="00BF1958" w:rsidP="00BF1958">
      <w:pPr>
        <w:autoSpaceDE w:val="0"/>
        <w:autoSpaceDN w:val="0"/>
        <w:adjustRightInd w:val="0"/>
        <w:spacing w:after="0" w:line="240" w:lineRule="atLeast"/>
        <w:rPr>
          <w:ins w:id="2030" w:author="Eric Boisvert" w:date="2016-01-07T12:29:00Z"/>
          <w:rFonts w:cs="Arial"/>
          <w:color w:val="000000"/>
          <w:lang w:val="en-CA"/>
        </w:rPr>
      </w:pPr>
    </w:p>
    <w:p w14:paraId="29486703" w14:textId="49056A0F" w:rsidR="00BF1958" w:rsidRDefault="00BF1958" w:rsidP="00BF1958">
      <w:pPr>
        <w:autoSpaceDE w:val="0"/>
        <w:autoSpaceDN w:val="0"/>
        <w:adjustRightInd w:val="0"/>
        <w:spacing w:after="0" w:line="240" w:lineRule="atLeast"/>
        <w:rPr>
          <w:ins w:id="2031" w:author="Eric Boisvert" w:date="2016-01-07T12:29:00Z"/>
          <w:rFonts w:cs="Arial"/>
          <w:color w:val="000000"/>
          <w:lang w:val="en-CA"/>
        </w:rPr>
      </w:pPr>
      <w:ins w:id="2032" w:author="Eric Boisvert" w:date="2016-01-07T12:29:00Z">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w:t>
        </w:r>
      </w:ins>
      <w:ins w:id="2033" w:author="Eric Boisvert" w:date="2016-01-07T12:30:00Z">
        <w:r>
          <w:rPr>
            <w:rFonts w:cs="Arial"/>
            <w:color w:val="000000"/>
            <w:lang w:val="en-CA"/>
          </w:rPr>
          <w:t xml:space="preserve">a </w:t>
        </w:r>
      </w:ins>
      <w:ins w:id="2034" w:author="Eric Boisvert" w:date="2016-01-07T12:29:00Z">
        <w:r w:rsidRPr="00BF1958">
          <w:rPr>
            <w:rFonts w:cs="Arial"/>
            <w:color w:val="000000"/>
            <w:lang w:val="en-CA"/>
          </w:rPr>
          <w:t>geometry of the specimen (generally a point)</w:t>
        </w:r>
      </w:ins>
    </w:p>
    <w:p w14:paraId="59A4A738" w14:textId="77777777" w:rsidR="00BF1958" w:rsidRDefault="00BF1958" w:rsidP="00BF1958">
      <w:pPr>
        <w:pStyle w:val="Heading4"/>
        <w:rPr>
          <w:ins w:id="2035" w:author="Eric Boisvert" w:date="2016-01-07T12:29:00Z"/>
        </w:rPr>
      </w:pPr>
      <w:ins w:id="2036" w:author="Eric Boisvert" w:date="2016-01-07T12:29:00Z">
        <w:r w:rsidRPr="004E3A57">
          <w:t>Any</w:t>
        </w:r>
      </w:ins>
    </w:p>
    <w:p w14:paraId="1CAFF3FA" w14:textId="77777777" w:rsidR="00BF1958" w:rsidRDefault="00BF1958" w:rsidP="00BF1958">
      <w:pPr>
        <w:rPr>
          <w:ins w:id="2037" w:author="Eric Boisvert" w:date="2016-01-07T12:29:00Z"/>
        </w:rPr>
      </w:pPr>
    </w:p>
    <w:p w14:paraId="252F6F20" w14:textId="77777777" w:rsidR="00BF1958" w:rsidRDefault="00BF1958" w:rsidP="00BF1958">
      <w:pPr>
        <w:rPr>
          <w:ins w:id="2038" w:author="Eric Boisvert" w:date="2016-01-07T12:31:00Z"/>
        </w:rPr>
      </w:pPr>
      <w:ins w:id="2039" w:author="Eric Boisvert" w:date="2016-01-07T12:29:00Z">
        <w:r>
          <w:t xml:space="preserve">A data provider can add an arbitrary number of extra properties, as long as the instance is conformant to GML Simple Feature Level 0. </w:t>
        </w:r>
      </w:ins>
    </w:p>
    <w:p w14:paraId="5F7A98AD" w14:textId="77777777" w:rsidR="00BF1958" w:rsidRDefault="00BF1958" w:rsidP="00BF1958">
      <w:pPr>
        <w:rPr>
          <w:ins w:id="2040" w:author="Eric Boisvert" w:date="2016-01-07T12:31:00Z"/>
        </w:rPr>
      </w:pPr>
    </w:p>
    <w:p w14:paraId="12F140BF" w14:textId="77777777" w:rsidR="00D14AF0" w:rsidRDefault="00D14AF0" w:rsidP="00D14AF0">
      <w:pPr>
        <w:pStyle w:val="Heading3"/>
        <w:rPr>
          <w:lang w:val="en-CA"/>
        </w:rPr>
      </w:pPr>
      <w:bookmarkStart w:id="2041" w:name="BKM_5A4D9120_600F_4C3C_8ECF_EE7CFDB01C45"/>
      <w:bookmarkStart w:id="2042" w:name="BKM_411869C6_5FE7_4B45_A018_FC87FC6F1504"/>
      <w:bookmarkStart w:id="2043" w:name="BKM_9EE66924_CD8E_4920_8D93_B7C8D67F28AF"/>
      <w:bookmarkStart w:id="2044" w:name="BKM_49C23F9C_9DFE_434E_9876_B253C73E5E08"/>
      <w:bookmarkStart w:id="2045" w:name="BKM_2D0F9355_1BA8_4B21_A211_5DBDE6101308"/>
      <w:bookmarkStart w:id="2046" w:name="BKM_025812DF_B2DB_4EF8_8BE9_FB08934C1BD4"/>
      <w:bookmarkStart w:id="2047" w:name="BKM_C09529C8_28D2_45E7_B66E_ADF87048EE54"/>
      <w:bookmarkStart w:id="2048" w:name="BKM_3857FAF2_09B8_4E47_AE1C_AD54C52DAF81"/>
      <w:bookmarkStart w:id="2049" w:name="BKM_35F2F785_32E6_4D58_9212_E4C493DD93AB"/>
      <w:bookmarkStart w:id="2050" w:name="BKM_8A8A8512_0518_43B4_8296_5C183491EEB7"/>
      <w:bookmarkStart w:id="2051" w:name="BKM_A37D3138_5144_4AAA_A9A8_F88DEC203EC5"/>
      <w:bookmarkStart w:id="2052" w:name="BKM_9BCC0C7E_CEE8_4167_9510_B24983CC44B9"/>
      <w:bookmarkStart w:id="2053" w:name="BKM_A818D66D_DB16_46C0_A0B3_E9039F2CD8CD"/>
      <w:bookmarkStart w:id="2054" w:name="BKM_AEAFFBCA_2559_4CDB_AFA9_8A341843B51F"/>
      <w:bookmarkStart w:id="2055" w:name="BKM_691007BD_4B41_46AF_9BC3_D27B06E1FB54"/>
      <w:bookmarkStart w:id="2056" w:name="BKM_98D7F43A_2FA6_489F_A1A5_B915D069258B"/>
      <w:bookmarkStart w:id="2057" w:name="BKM_B197BD01_D7EB_4B2D_B744_060A34418883"/>
      <w:bookmarkStart w:id="2058" w:name="_Toc439664605"/>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r w:rsidRPr="00D14AF0">
        <w:rPr>
          <w:lang w:val="en-CA"/>
        </w:rPr>
        <w:t>G</w:t>
      </w:r>
      <w:bookmarkStart w:id="2059" w:name="BKM_9A8B07A1_6F7C_49A9_AE39_CC80241F45D8"/>
      <w:bookmarkEnd w:id="2059"/>
      <w:r w:rsidRPr="00D14AF0">
        <w:rPr>
          <w:lang w:val="en-CA"/>
        </w:rPr>
        <w:t>eomorphologicUnitView</w:t>
      </w:r>
      <w:bookmarkEnd w:id="2058"/>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ins w:id="2060" w:author="Eric Boisvert" w:date="2016-01-05T14:52:00Z"/>
          <w:rFonts w:cs="Arial"/>
          <w:noProof/>
          <w:color w:val="000000"/>
          <w:lang w:val="en-CA" w:eastAsia="en-CA"/>
        </w:rPr>
      </w:pPr>
    </w:p>
    <w:p w14:paraId="374927D5" w14:textId="77777777" w:rsidR="002C78A2" w:rsidRDefault="00510FBF" w:rsidP="002C78A2">
      <w:pPr>
        <w:keepNext/>
        <w:autoSpaceDE w:val="0"/>
        <w:autoSpaceDN w:val="0"/>
        <w:adjustRightInd w:val="0"/>
        <w:spacing w:after="0" w:line="240" w:lineRule="atLeast"/>
        <w:rPr>
          <w:ins w:id="2061" w:author="Eric Boisvert" w:date="2016-01-05T14:52:00Z"/>
        </w:rPr>
      </w:pPr>
      <w:ins w:id="2062" w:author="Eric Boisvert" w:date="2016-01-05T14:52:00Z">
        <w:r>
          <w:rPr>
            <w:noProof/>
            <w:lang w:val="en-CA" w:eastAsia="en-CA"/>
          </w:rPr>
          <w:pict w14:anchorId="747B73F5">
            <v:shape id="_x0000_i1036" type="#_x0000_t75" style="width:199.35pt;height:275.1pt;visibility:visible;mso-wrap-style:square">
              <v:imagedata r:id="rId25" o:title=""/>
            </v:shape>
          </w:pict>
        </w:r>
      </w:ins>
    </w:p>
    <w:p w14:paraId="654B70A4" w14:textId="295E3344" w:rsidR="002C78A2" w:rsidRDefault="002C78A2">
      <w:pPr>
        <w:pStyle w:val="Caption"/>
        <w:pPrChange w:id="2063" w:author="Eric Boisvert" w:date="2016-01-05T14:52:00Z">
          <w:pPr>
            <w:keepNext/>
            <w:autoSpaceDE w:val="0"/>
            <w:autoSpaceDN w:val="0"/>
            <w:adjustRightInd w:val="0"/>
            <w:spacing w:after="0" w:line="240" w:lineRule="atLeast"/>
          </w:pPr>
        </w:pPrChange>
      </w:pPr>
      <w:ins w:id="2064" w:author="Eric Boisvert" w:date="2016-01-05T14:52:00Z">
        <w:r>
          <w:t xml:space="preserve">Figure </w:t>
        </w:r>
        <w:r>
          <w:fldChar w:fldCharType="begin"/>
        </w:r>
        <w:r>
          <w:instrText xml:space="preserve"> SEQ Figure \* ARABIC </w:instrText>
        </w:r>
      </w:ins>
      <w:r>
        <w:fldChar w:fldCharType="separate"/>
      </w:r>
      <w:ins w:id="2065" w:author="Eric Boisvert" w:date="2016-01-06T12:52:00Z">
        <w:r w:rsidR="001D79AD">
          <w:rPr>
            <w:noProof/>
          </w:rPr>
          <w:t>13</w:t>
        </w:r>
      </w:ins>
      <w:ins w:id="2066" w:author="Eric Boisvert" w:date="2016-01-05T14:52:00Z">
        <w:r>
          <w:fldChar w:fldCharType="end"/>
        </w:r>
        <w:r>
          <w:t xml:space="preserve"> </w:t>
        </w:r>
        <w:r w:rsidRPr="00737CF2">
          <w:t>GeomorphologicUnitView</w:t>
        </w:r>
      </w:ins>
    </w:p>
    <w:p w14:paraId="0AB98D42" w14:textId="7EE6D9CB" w:rsidR="00D14AF0" w:rsidRDefault="002C78A2" w:rsidP="00D14AF0">
      <w:pPr>
        <w:autoSpaceDE w:val="0"/>
        <w:autoSpaceDN w:val="0"/>
        <w:adjustRightInd w:val="0"/>
        <w:spacing w:after="0" w:line="240" w:lineRule="atLeast"/>
        <w:rPr>
          <w:ins w:id="2067" w:author="Eric Boisvert" w:date="2016-01-07T12:33:00Z"/>
          <w:rFonts w:cs="Arial"/>
          <w:color w:val="000000"/>
          <w:lang w:val="en-CA"/>
        </w:rPr>
      </w:pPr>
      <w:ins w:id="2068" w:author="Eric Boisvert" w:date="2016-01-05T14:51:00Z">
        <w:r>
          <w:rPr>
            <w:rFonts w:cs="Arial"/>
            <w:color w:val="000000"/>
            <w:lang w:val="en-CA"/>
          </w:rPr>
          <w:t xml:space="preserve">GeomorphologicUnitView is a </w:t>
        </w:r>
      </w:ins>
      <w:del w:id="2069" w:author="Eric Boisvert" w:date="2016-01-05T14:51:00Z">
        <w:r w:rsidR="00D14AF0" w:rsidRPr="00D14AF0" w:rsidDel="002C78A2">
          <w:rPr>
            <w:rFonts w:cs="Arial"/>
            <w:color w:val="000000"/>
            <w:lang w:val="en-CA"/>
          </w:rPr>
          <w:delText>S</w:delText>
        </w:r>
      </w:del>
      <w:ins w:id="2070" w:author="Eric Boisvert" w:date="2016-01-05T14:51:00Z">
        <w:r>
          <w:rPr>
            <w:rFonts w:cs="Arial"/>
            <w:color w:val="000000"/>
            <w:lang w:val="en-CA"/>
          </w:rPr>
          <w:t>s</w:t>
        </w:r>
      </w:ins>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ins w:id="2071" w:author="Eric Boisvert" w:date="2016-01-07T12:33:00Z"/>
          <w:rFonts w:cs="Arial"/>
          <w:color w:val="000000"/>
          <w:lang w:val="en-CA"/>
        </w:rPr>
      </w:pPr>
    </w:p>
    <w:p w14:paraId="36FB67D9" w14:textId="77777777" w:rsidR="00DF2985" w:rsidRDefault="00DF2985" w:rsidP="00DF2985">
      <w:pPr>
        <w:pStyle w:val="Heading4"/>
        <w:rPr>
          <w:ins w:id="2072" w:author="Eric Boisvert" w:date="2016-01-07T12:33:00Z"/>
          <w:lang w:val="en-CA"/>
        </w:rPr>
      </w:pPr>
      <w:proofErr w:type="gramStart"/>
      <w:ins w:id="2073" w:author="Eric Boisvert" w:date="2016-01-07T12:33:00Z">
        <w:r>
          <w:rPr>
            <w:lang w:val="en-CA"/>
          </w:rPr>
          <w:t>identifier</w:t>
        </w:r>
        <w:proofErr w:type="gramEnd"/>
      </w:ins>
    </w:p>
    <w:p w14:paraId="65CBBF42" w14:textId="77777777" w:rsidR="00DF2985" w:rsidRDefault="00DF2985" w:rsidP="00DF2985">
      <w:pPr>
        <w:rPr>
          <w:ins w:id="2074" w:author="Eric Boisvert" w:date="2016-01-07T12:33:00Z"/>
        </w:rPr>
      </w:pPr>
    </w:p>
    <w:p w14:paraId="54752622" w14:textId="77777777" w:rsidR="00DF2985" w:rsidRDefault="00DF2985" w:rsidP="00DF2985">
      <w:pPr>
        <w:rPr>
          <w:ins w:id="2075" w:author="Eric Boisvert" w:date="2016-01-07T12:33:00Z"/>
        </w:rPr>
      </w:pPr>
      <w:ins w:id="2076" w:author="Eric Boisvert" w:date="2016-01-07T12:33:00Z">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077"/>
        <w:r>
          <w:rPr>
            <w:lang w:val="en-CA"/>
          </w:rPr>
          <w:t>3986</w:t>
        </w:r>
        <w:commentRangeEnd w:id="2077"/>
        <w:r>
          <w:rPr>
            <w:rStyle w:val="CommentReference"/>
          </w:rPr>
          <w:commentReference w:id="2077"/>
        </w:r>
        <w:r>
          <w:rPr>
            <w:lang w:val="en-CA"/>
          </w:rPr>
          <w:t>.</w:t>
        </w:r>
      </w:ins>
    </w:p>
    <w:p w14:paraId="23A4EC7D" w14:textId="77777777" w:rsidR="009E36A6" w:rsidRDefault="009E36A6" w:rsidP="009E36A6">
      <w:pPr>
        <w:autoSpaceDE w:val="0"/>
        <w:autoSpaceDN w:val="0"/>
        <w:adjustRightInd w:val="0"/>
        <w:spacing w:after="0" w:line="240" w:lineRule="atLeast"/>
        <w:rPr>
          <w:ins w:id="2078" w:author="Eric Boisvert" w:date="2016-01-07T13:22: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ins w:id="2079" w:author="Eric Boisvert" w:date="2016-01-07T13:22:00Z"/>
        </w:trPr>
        <w:tc>
          <w:tcPr>
            <w:tcW w:w="4219" w:type="dxa"/>
            <w:tcBorders>
              <w:right w:val="nil"/>
            </w:tcBorders>
            <w:shd w:val="clear" w:color="auto" w:fill="auto"/>
          </w:tcPr>
          <w:p w14:paraId="09114677" w14:textId="77777777" w:rsidR="009E36A6" w:rsidRPr="00D12552" w:rsidRDefault="009E36A6" w:rsidP="002E6F45">
            <w:pPr>
              <w:pStyle w:val="Tabletext10"/>
              <w:rPr>
                <w:ins w:id="2080" w:author="Eric Boisvert" w:date="2016-01-07T13:22:00Z"/>
                <w:rStyle w:val="requri"/>
                <w:lang w:val="en-CA"/>
              </w:rPr>
            </w:pPr>
            <w:ins w:id="2081" w:author="Eric Boisvert" w:date="2016-01-07T13:22:00Z">
              <w:r>
                <w:rPr>
                  <w:rStyle w:val="requri"/>
                  <w:lang w:val="en-CA"/>
                </w:rPr>
                <w:t>/req/gsml4-portrayal</w:t>
              </w:r>
              <w:r w:rsidRPr="00D12552">
                <w:rPr>
                  <w:rStyle w:val="requri"/>
                  <w:lang w:val="en-CA"/>
                </w:rPr>
                <w:t>/</w:t>
              </w:r>
              <w:r>
                <w:rPr>
                  <w:rStyle w:val="requri"/>
                  <w:lang w:val="en-CA"/>
                </w:rPr>
                <w:t>geomorphologicunitview-identifier</w:t>
              </w:r>
            </w:ins>
          </w:p>
        </w:tc>
        <w:tc>
          <w:tcPr>
            <w:tcW w:w="4678" w:type="dxa"/>
            <w:tcBorders>
              <w:left w:val="nil"/>
            </w:tcBorders>
            <w:shd w:val="clear" w:color="auto" w:fill="auto"/>
          </w:tcPr>
          <w:p w14:paraId="76C8E88B" w14:textId="77777777" w:rsidR="009E36A6" w:rsidRPr="00D12552" w:rsidRDefault="009E36A6" w:rsidP="002E6F45">
            <w:pPr>
              <w:pStyle w:val="Tabletext10"/>
              <w:jc w:val="left"/>
              <w:rPr>
                <w:ins w:id="2082" w:author="Eric Boisvert" w:date="2016-01-07T13:22:00Z"/>
                <w:rStyle w:val="reqtext"/>
                <w:lang w:val="en-CA"/>
              </w:rPr>
            </w:pPr>
            <w:ins w:id="2083" w:author="Eric Boisvert" w:date="2016-01-07T13:22:00Z">
              <w:r>
                <w:rPr>
                  <w:rStyle w:val="reqtext"/>
                  <w:lang w:val="en-CA"/>
                </w:rPr>
                <w:t>Identifier SHOULD correspond to a representation of GeoSciML MappedFeature</w:t>
              </w:r>
            </w:ins>
          </w:p>
        </w:tc>
      </w:tr>
    </w:tbl>
    <w:p w14:paraId="27D0B4BA" w14:textId="77777777" w:rsidR="009E36A6" w:rsidRDefault="009E36A6" w:rsidP="009E36A6">
      <w:pPr>
        <w:autoSpaceDE w:val="0"/>
        <w:autoSpaceDN w:val="0"/>
        <w:adjustRightInd w:val="0"/>
        <w:spacing w:after="0" w:line="240" w:lineRule="atLeast"/>
        <w:rPr>
          <w:ins w:id="2084" w:author="Eric Boisvert" w:date="2016-01-07T13:22:00Z"/>
          <w:rFonts w:cs="Arial"/>
          <w:color w:val="000000"/>
          <w:lang w:val="en-CA"/>
        </w:rPr>
      </w:pPr>
    </w:p>
    <w:p w14:paraId="5143579F" w14:textId="77777777" w:rsidR="00DF2985" w:rsidRDefault="00DF2985" w:rsidP="00DF2985">
      <w:pPr>
        <w:autoSpaceDE w:val="0"/>
        <w:autoSpaceDN w:val="0"/>
        <w:adjustRightInd w:val="0"/>
        <w:spacing w:after="0" w:line="240" w:lineRule="atLeast"/>
        <w:rPr>
          <w:ins w:id="2085" w:author="Eric Boisvert" w:date="2016-01-07T12:33:00Z"/>
          <w:rFonts w:cs="Arial"/>
          <w:color w:val="000000"/>
          <w:lang w:val="en-CA"/>
        </w:rPr>
      </w:pPr>
    </w:p>
    <w:p w14:paraId="1F855318" w14:textId="71ECFE1F" w:rsidR="00DF2985" w:rsidRDefault="00DF2985" w:rsidP="00DF2985">
      <w:pPr>
        <w:autoSpaceDE w:val="0"/>
        <w:autoSpaceDN w:val="0"/>
        <w:adjustRightInd w:val="0"/>
        <w:spacing w:after="0" w:line="240" w:lineRule="atLeast"/>
        <w:rPr>
          <w:ins w:id="2086" w:author="Eric Boisvert" w:date="2016-01-07T12:33:00Z"/>
          <w:rFonts w:cs="Arial"/>
          <w:color w:val="000000"/>
          <w:lang w:val="en-CA"/>
        </w:rPr>
      </w:pPr>
      <w:ins w:id="2087" w:author="Eric Boisvert" w:date="2016-01-07T12:33:00Z">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ins>
    </w:p>
    <w:p w14:paraId="02BD65EA" w14:textId="77777777" w:rsidR="00DF2985" w:rsidRDefault="00DF2985" w:rsidP="00D14AF0">
      <w:pPr>
        <w:autoSpaceDE w:val="0"/>
        <w:autoSpaceDN w:val="0"/>
        <w:adjustRightInd w:val="0"/>
        <w:spacing w:after="0" w:line="240" w:lineRule="atLeast"/>
        <w:rPr>
          <w:ins w:id="2088" w:author="Eric Boisvert" w:date="2016-01-07T12:33:00Z"/>
          <w:rFonts w:cs="Arial"/>
          <w:color w:val="000000"/>
          <w:lang w:val="en-CA"/>
        </w:rPr>
      </w:pPr>
    </w:p>
    <w:p w14:paraId="777C287A" w14:textId="70FC74D0" w:rsidR="00DF2985" w:rsidRDefault="001A4D2E" w:rsidP="001A4D2E">
      <w:pPr>
        <w:pStyle w:val="Heading4"/>
        <w:rPr>
          <w:ins w:id="2089" w:author="Eric Boisvert" w:date="2016-01-07T12:34:00Z"/>
          <w:lang w:val="en-CA"/>
        </w:rPr>
        <w:pPrChange w:id="2090" w:author="Eric Boisvert" w:date="2016-01-07T12:34:00Z">
          <w:pPr>
            <w:autoSpaceDE w:val="0"/>
            <w:autoSpaceDN w:val="0"/>
            <w:adjustRightInd w:val="0"/>
            <w:spacing w:after="0" w:line="240" w:lineRule="atLeast"/>
          </w:pPr>
        </w:pPrChange>
      </w:pPr>
      <w:proofErr w:type="gramStart"/>
      <w:ins w:id="2091" w:author="Eric Boisvert" w:date="2016-01-07T12:34:00Z">
        <w:r>
          <w:rPr>
            <w:lang w:val="en-CA"/>
          </w:rPr>
          <w:t>name</w:t>
        </w:r>
        <w:proofErr w:type="gramEnd"/>
      </w:ins>
    </w:p>
    <w:p w14:paraId="201A54B6" w14:textId="77777777" w:rsidR="001A4D2E" w:rsidRPr="001A4D2E" w:rsidRDefault="001A4D2E" w:rsidP="001A4D2E">
      <w:pPr>
        <w:rPr>
          <w:ins w:id="2092" w:author="Eric Boisvert" w:date="2016-01-07T12:34:00Z"/>
          <w:lang w:val="en-CA"/>
        </w:rPr>
        <w:pPrChange w:id="2093" w:author="Eric Boisvert" w:date="2016-01-07T12:34:00Z">
          <w:pPr>
            <w:autoSpaceDE w:val="0"/>
            <w:autoSpaceDN w:val="0"/>
            <w:adjustRightInd w:val="0"/>
            <w:spacing w:after="0" w:line="240" w:lineRule="atLeast"/>
          </w:pPr>
        </w:pPrChange>
      </w:pPr>
    </w:p>
    <w:p w14:paraId="27FDA029" w14:textId="3B8101B4" w:rsidR="001A4D2E" w:rsidRDefault="001A4D2E" w:rsidP="00D14AF0">
      <w:pPr>
        <w:autoSpaceDE w:val="0"/>
        <w:autoSpaceDN w:val="0"/>
        <w:adjustRightInd w:val="0"/>
        <w:spacing w:after="0" w:line="240" w:lineRule="atLeast"/>
        <w:rPr>
          <w:ins w:id="2094" w:author="Eric Boisvert" w:date="2016-01-07T12:35:00Z"/>
          <w:rFonts w:cs="Arial"/>
          <w:color w:val="000000"/>
          <w:lang w:val="en-CA"/>
        </w:rPr>
      </w:pPr>
      <w:ins w:id="2095" w:author="Eric Boisvert" w:date="2016-01-07T12:34:00Z">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w:t>
        </w:r>
      </w:ins>
      <w:ins w:id="2096" w:author="Eric Boisvert" w:date="2016-01-07T12:35:00Z">
        <w:r>
          <w:rPr>
            <w:rFonts w:cs="Arial"/>
            <w:color w:val="000000"/>
            <w:lang w:val="en-CA"/>
          </w:rPr>
          <w:t>d</w:t>
        </w:r>
      </w:ins>
      <w:ins w:id="2097" w:author="Eric Boisvert" w:date="2016-01-07T12:34:00Z">
        <w:r w:rsidRPr="001A4D2E">
          <w:rPr>
            <w:rFonts w:cs="Arial"/>
            <w:color w:val="000000"/>
            <w:lang w:val="en-CA"/>
          </w:rPr>
          <w:t>isplay name for the GeomorphologicUnit.</w:t>
        </w:r>
      </w:ins>
    </w:p>
    <w:p w14:paraId="1481D4A8" w14:textId="77777777" w:rsidR="001A4D2E" w:rsidRDefault="001A4D2E" w:rsidP="00D14AF0">
      <w:pPr>
        <w:autoSpaceDE w:val="0"/>
        <w:autoSpaceDN w:val="0"/>
        <w:adjustRightInd w:val="0"/>
        <w:spacing w:after="0" w:line="240" w:lineRule="atLeast"/>
        <w:rPr>
          <w:ins w:id="2098" w:author="Eric Boisvert" w:date="2016-01-07T12:35:00Z"/>
          <w:rFonts w:cs="Arial"/>
          <w:color w:val="000000"/>
          <w:lang w:val="en-CA"/>
        </w:rPr>
      </w:pPr>
    </w:p>
    <w:p w14:paraId="53C7DF7C" w14:textId="35D58990" w:rsidR="001A4D2E" w:rsidRDefault="001A4D2E" w:rsidP="001A4D2E">
      <w:pPr>
        <w:pStyle w:val="Heading4"/>
        <w:rPr>
          <w:ins w:id="2099" w:author="Eric Boisvert" w:date="2016-01-07T12:34:00Z"/>
          <w:lang w:val="en-CA"/>
        </w:rPr>
        <w:pPrChange w:id="2100" w:author="Eric Boisvert" w:date="2016-01-07T12:35:00Z">
          <w:pPr>
            <w:autoSpaceDE w:val="0"/>
            <w:autoSpaceDN w:val="0"/>
            <w:adjustRightInd w:val="0"/>
            <w:spacing w:after="0" w:line="240" w:lineRule="atLeast"/>
          </w:pPr>
        </w:pPrChange>
      </w:pPr>
      <w:proofErr w:type="gramStart"/>
      <w:ins w:id="2101" w:author="Eric Boisvert" w:date="2016-01-07T12:35:00Z">
        <w:r w:rsidRPr="00D970E9">
          <w:rPr>
            <w:lang w:val="en-CA"/>
          </w:rPr>
          <w:t>description</w:t>
        </w:r>
      </w:ins>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ins w:id="2102" w:author="Eric Boisvert" w:date="2016-01-07T12:35:00Z"/>
          <w:rFonts w:cs="Arial"/>
          <w:color w:val="000000"/>
          <w:lang w:val="en-CA"/>
        </w:rPr>
      </w:pPr>
      <w:ins w:id="2103" w:author="Eric Boisvert" w:date="2016-01-07T12:35:00Z">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ins>
    </w:p>
    <w:p w14:paraId="15602687" w14:textId="77777777" w:rsidR="001A4D2E" w:rsidRDefault="001A4D2E" w:rsidP="00D14AF0">
      <w:pPr>
        <w:autoSpaceDE w:val="0"/>
        <w:autoSpaceDN w:val="0"/>
        <w:adjustRightInd w:val="0"/>
        <w:spacing w:after="0" w:line="240" w:lineRule="atLeast"/>
        <w:rPr>
          <w:ins w:id="2104" w:author="Eric Boisvert" w:date="2016-01-07T12:35:00Z"/>
          <w:rFonts w:cs="Arial"/>
          <w:color w:val="000000"/>
          <w:lang w:val="en-CA"/>
        </w:rPr>
      </w:pPr>
    </w:p>
    <w:p w14:paraId="24B2C635" w14:textId="6510285A" w:rsidR="001A4D2E" w:rsidRDefault="00D41C9A" w:rsidP="001A4D2E">
      <w:pPr>
        <w:pStyle w:val="Heading4"/>
        <w:rPr>
          <w:ins w:id="2105" w:author="Eric Boisvert" w:date="2016-01-07T12:35:00Z"/>
          <w:lang w:val="en-CA"/>
        </w:rPr>
        <w:pPrChange w:id="2106" w:author="Eric Boisvert" w:date="2016-01-07T12:37:00Z">
          <w:pPr>
            <w:autoSpaceDE w:val="0"/>
            <w:autoSpaceDN w:val="0"/>
            <w:adjustRightInd w:val="0"/>
            <w:spacing w:after="0" w:line="240" w:lineRule="atLeast"/>
          </w:pPr>
        </w:pPrChange>
      </w:pPr>
      <w:proofErr w:type="gramStart"/>
      <w:ins w:id="2107" w:author="Eric Boisvert" w:date="2016-01-07T12:40:00Z">
        <w:r>
          <w:rPr>
            <w:lang w:val="en-CA"/>
          </w:rPr>
          <w:t>a</w:t>
        </w:r>
      </w:ins>
      <w:ins w:id="2108" w:author="Eric Boisvert" w:date="2016-01-07T12:35:00Z">
        <w:r w:rsidR="001A4D2E" w:rsidRPr="00D970E9">
          <w:rPr>
            <w:lang w:val="en-CA"/>
          </w:rPr>
          <w:t>ctivity</w:t>
        </w:r>
        <w:proofErr w:type="gramEnd"/>
      </w:ins>
    </w:p>
    <w:p w14:paraId="687B1623" w14:textId="77777777" w:rsidR="001A4D2E" w:rsidRDefault="001A4D2E" w:rsidP="001A4D2E">
      <w:pPr>
        <w:autoSpaceDE w:val="0"/>
        <w:autoSpaceDN w:val="0"/>
        <w:adjustRightInd w:val="0"/>
        <w:spacing w:after="0" w:line="240" w:lineRule="atLeast"/>
        <w:rPr>
          <w:ins w:id="2109" w:author="Eric Boisvert" w:date="2016-01-07T12:36:00Z"/>
          <w:rFonts w:cs="Arial"/>
          <w:color w:val="000000"/>
          <w:lang w:val="en-CA"/>
        </w:rPr>
      </w:pPr>
    </w:p>
    <w:p w14:paraId="18D89871" w14:textId="7611C1FE" w:rsidR="001A4D2E" w:rsidRDefault="001A4D2E" w:rsidP="001A4D2E">
      <w:pPr>
        <w:autoSpaceDE w:val="0"/>
        <w:autoSpaceDN w:val="0"/>
        <w:adjustRightInd w:val="0"/>
        <w:spacing w:after="0" w:line="240" w:lineRule="atLeast"/>
        <w:rPr>
          <w:ins w:id="2110" w:author="Eric Boisvert" w:date="2016-01-07T12:37:00Z"/>
          <w:rFonts w:cs="Arial"/>
          <w:color w:val="000000"/>
          <w:lang w:val="en-CA"/>
        </w:rPr>
      </w:pPr>
      <w:ins w:id="2111" w:author="Eric Boisvert" w:date="2016-01-07T12:36:00Z">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w:t>
        </w:r>
      </w:ins>
      <w:ins w:id="2112" w:author="Eric Boisvert" w:date="2016-01-07T12:37:00Z">
        <w:r>
          <w:rPr>
            <w:rFonts w:cs="Arial"/>
            <w:color w:val="000000"/>
            <w:lang w:val="en-CA"/>
          </w:rPr>
          <w:t>identifier</w:t>
        </w:r>
      </w:ins>
      <w:ins w:id="2113" w:author="Eric Boisvert" w:date="2016-01-07T12:36:00Z">
        <w:r>
          <w:rPr>
            <w:rFonts w:cs="Arial"/>
            <w:color w:val="000000"/>
            <w:lang w:val="en-CA"/>
          </w:rPr>
          <w:t xml:space="preserve"> from a controlled vocabulary</w:t>
        </w:r>
      </w:ins>
      <w:ins w:id="2114" w:author="Eric Boisvert" w:date="2016-01-07T12:37:00Z">
        <w:r>
          <w:rPr>
            <w:rFonts w:cs="Arial"/>
            <w:color w:val="000000"/>
            <w:lang w:val="en-CA"/>
          </w:rPr>
          <w:t>, activity_uri shall be used.</w:t>
        </w:r>
      </w:ins>
    </w:p>
    <w:p w14:paraId="224C1C78" w14:textId="77777777" w:rsidR="001A4D2E" w:rsidRDefault="001A4D2E" w:rsidP="001A4D2E">
      <w:pPr>
        <w:autoSpaceDE w:val="0"/>
        <w:autoSpaceDN w:val="0"/>
        <w:adjustRightInd w:val="0"/>
        <w:spacing w:after="0" w:line="240" w:lineRule="atLeast"/>
        <w:rPr>
          <w:ins w:id="2115" w:author="Eric Boisvert" w:date="2016-01-07T12:40:00Z"/>
          <w:rFonts w:cs="Arial"/>
          <w:color w:val="000000"/>
          <w:lang w:val="en-CA"/>
        </w:rPr>
      </w:pPr>
    </w:p>
    <w:p w14:paraId="6C72057D" w14:textId="6D4988B7" w:rsidR="00D41C9A" w:rsidRDefault="00D41C9A" w:rsidP="00D41C9A">
      <w:pPr>
        <w:pStyle w:val="Heading4"/>
        <w:rPr>
          <w:ins w:id="2116" w:author="Eric Boisvert" w:date="2016-01-07T12:40:00Z"/>
          <w:lang w:val="en-CA"/>
        </w:rPr>
        <w:pPrChange w:id="2117" w:author="Eric Boisvert" w:date="2016-01-07T12:41:00Z">
          <w:pPr>
            <w:autoSpaceDE w:val="0"/>
            <w:autoSpaceDN w:val="0"/>
            <w:adjustRightInd w:val="0"/>
            <w:spacing w:after="0" w:line="240" w:lineRule="atLeast"/>
          </w:pPr>
        </w:pPrChange>
      </w:pPr>
      <w:proofErr w:type="gramStart"/>
      <w:ins w:id="2118" w:author="Eric Boisvert" w:date="2016-01-07T12:40:00Z">
        <w:r w:rsidRPr="00D970E9">
          <w:rPr>
            <w:lang w:val="en-CA"/>
          </w:rPr>
          <w:t>landformClass</w:t>
        </w:r>
        <w:proofErr w:type="gramEnd"/>
      </w:ins>
    </w:p>
    <w:p w14:paraId="390EBB82" w14:textId="77777777" w:rsidR="00D41C9A" w:rsidRDefault="00D41C9A" w:rsidP="001A4D2E">
      <w:pPr>
        <w:autoSpaceDE w:val="0"/>
        <w:autoSpaceDN w:val="0"/>
        <w:adjustRightInd w:val="0"/>
        <w:spacing w:after="0" w:line="240" w:lineRule="atLeast"/>
        <w:rPr>
          <w:ins w:id="2119" w:author="Eric Boisvert" w:date="2016-01-07T12:40:00Z"/>
          <w:rFonts w:cs="Arial"/>
          <w:color w:val="000000"/>
          <w:lang w:val="en-CA"/>
        </w:rPr>
      </w:pPr>
    </w:p>
    <w:p w14:paraId="37E8E368" w14:textId="69F6E5AE" w:rsidR="00D41C9A" w:rsidRDefault="00D41C9A" w:rsidP="001A4D2E">
      <w:pPr>
        <w:autoSpaceDE w:val="0"/>
        <w:autoSpaceDN w:val="0"/>
        <w:adjustRightInd w:val="0"/>
        <w:spacing w:after="0" w:line="240" w:lineRule="atLeast"/>
        <w:rPr>
          <w:ins w:id="2120" w:author="Eric Boisvert" w:date="2016-01-07T12:41:00Z"/>
          <w:rFonts w:cs="Arial"/>
          <w:color w:val="000000"/>
          <w:lang w:val="en-CA"/>
        </w:rPr>
      </w:pPr>
      <w:ins w:id="2121" w:author="Eric Boisvert" w:date="2016-01-07T12:41:00Z">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ins>
      <w:ins w:id="2122" w:author="Eric Boisvert" w:date="2016-01-07T12:40:00Z">
        <w:r w:rsidRPr="00D41C9A">
          <w:rPr>
            <w:rFonts w:cs="Arial"/>
            <w:color w:val="000000"/>
            <w:lang w:val="en-CA"/>
          </w:rPr>
          <w:t>erm to specify a b</w:t>
        </w:r>
        <w:r>
          <w:rPr>
            <w:rFonts w:cs="Arial"/>
            <w:color w:val="000000"/>
            <w:lang w:val="en-CA"/>
          </w:rPr>
          <w:t>road classification of landfor</w:t>
        </w:r>
      </w:ins>
      <w:ins w:id="2123" w:author="Eric Boisvert" w:date="2016-01-07T12:41:00Z">
        <w:r>
          <w:rPr>
            <w:rFonts w:cs="Arial"/>
            <w:color w:val="000000"/>
            <w:lang w:val="en-CA"/>
          </w:rPr>
          <w:t>d</w:t>
        </w:r>
      </w:ins>
      <w:ins w:id="2124" w:author="Eric Boisvert" w:date="2016-01-07T12:40:00Z">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ins>
      <w:ins w:id="2125" w:author="Eric Boisvert" w:date="2016-01-07T12:41:00Z">
        <w:r>
          <w:rPr>
            <w:rFonts w:cs="Arial"/>
            <w:color w:val="000000"/>
            <w:lang w:val="en-CA"/>
          </w:rPr>
          <w:t xml:space="preserve">.  To report an identifier from a controlled vocabulary, </w:t>
        </w:r>
      </w:ins>
      <w:ins w:id="2126" w:author="Eric Boisvert" w:date="2016-01-07T12:42:00Z">
        <w:r>
          <w:rPr>
            <w:rFonts w:cs="Arial"/>
            <w:color w:val="000000"/>
            <w:lang w:val="en-CA"/>
          </w:rPr>
          <w:t>landformClass_uri shall be used</w:t>
        </w:r>
      </w:ins>
    </w:p>
    <w:p w14:paraId="048652DE" w14:textId="77777777" w:rsidR="00D41C9A" w:rsidRDefault="00D41C9A" w:rsidP="001A4D2E">
      <w:pPr>
        <w:autoSpaceDE w:val="0"/>
        <w:autoSpaceDN w:val="0"/>
        <w:adjustRightInd w:val="0"/>
        <w:spacing w:after="0" w:line="240" w:lineRule="atLeast"/>
        <w:rPr>
          <w:ins w:id="2127" w:author="Eric Boisvert" w:date="2016-01-07T12:42:00Z"/>
          <w:rFonts w:cs="Arial"/>
          <w:color w:val="000000"/>
          <w:lang w:val="en-CA"/>
        </w:rPr>
      </w:pPr>
    </w:p>
    <w:p w14:paraId="17062AF9" w14:textId="62AB4183" w:rsidR="00D41C9A" w:rsidRDefault="00D41C9A" w:rsidP="00D41C9A">
      <w:pPr>
        <w:pStyle w:val="Heading4"/>
        <w:rPr>
          <w:ins w:id="2128" w:author="Eric Boisvert" w:date="2016-01-07T12:42:00Z"/>
          <w:lang w:val="en-CA"/>
        </w:rPr>
        <w:pPrChange w:id="2129" w:author="Eric Boisvert" w:date="2016-01-07T12:43:00Z">
          <w:pPr>
            <w:autoSpaceDE w:val="0"/>
            <w:autoSpaceDN w:val="0"/>
            <w:adjustRightInd w:val="0"/>
            <w:spacing w:after="0" w:line="240" w:lineRule="atLeast"/>
          </w:pPr>
        </w:pPrChange>
      </w:pPr>
      <w:proofErr w:type="gramStart"/>
      <w:ins w:id="2130" w:author="Eric Boisvert" w:date="2016-01-07T12:42:00Z">
        <w:r w:rsidRPr="00D970E9">
          <w:rPr>
            <w:lang w:val="en-CA"/>
          </w:rPr>
          <w:lastRenderedPageBreak/>
          <w:t>unitType</w:t>
        </w:r>
        <w:proofErr w:type="gramEnd"/>
      </w:ins>
    </w:p>
    <w:p w14:paraId="5EFD1B20" w14:textId="77777777" w:rsidR="00D41C9A" w:rsidRDefault="00D41C9A" w:rsidP="001A4D2E">
      <w:pPr>
        <w:autoSpaceDE w:val="0"/>
        <w:autoSpaceDN w:val="0"/>
        <w:adjustRightInd w:val="0"/>
        <w:spacing w:after="0" w:line="240" w:lineRule="atLeast"/>
        <w:rPr>
          <w:ins w:id="2131" w:author="Eric Boisvert" w:date="2016-01-07T12:42:00Z"/>
          <w:rFonts w:cs="Arial"/>
          <w:color w:val="000000"/>
          <w:lang w:val="en-CA"/>
        </w:rPr>
      </w:pPr>
    </w:p>
    <w:p w14:paraId="2D99ED0D" w14:textId="0FDB4837" w:rsidR="00D41C9A" w:rsidRDefault="00D41C9A" w:rsidP="001A4D2E">
      <w:pPr>
        <w:autoSpaceDE w:val="0"/>
        <w:autoSpaceDN w:val="0"/>
        <w:adjustRightInd w:val="0"/>
        <w:spacing w:after="0" w:line="240" w:lineRule="atLeast"/>
        <w:rPr>
          <w:ins w:id="2132" w:author="Eric Boisvert" w:date="2016-01-07T12:43:00Z"/>
          <w:rFonts w:cs="Arial"/>
          <w:color w:val="000000"/>
          <w:lang w:val="en-CA"/>
        </w:rPr>
      </w:pPr>
      <w:ins w:id="2133" w:author="Eric Boisvert" w:date="2016-01-07T12:42:00Z">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w:t>
        </w:r>
      </w:ins>
      <w:ins w:id="2134" w:author="Eric Boisvert" w:date="2016-01-07T12:43:00Z">
        <w:r>
          <w:rPr>
            <w:rFonts w:cs="Arial"/>
            <w:color w:val="000000"/>
            <w:lang w:val="en-CA"/>
          </w:rPr>
          <w:t>t</w:t>
        </w:r>
      </w:ins>
      <w:ins w:id="2135" w:author="Eric Boisvert" w:date="2016-01-07T12:42:00Z">
        <w:r w:rsidRPr="00D41C9A">
          <w:rPr>
            <w:rFonts w:cs="Arial"/>
            <w:color w:val="000000"/>
            <w:lang w:val="en-CA"/>
          </w:rPr>
          <w:t>ype of GeomorphologicUnit (eg, hill, crater, moraine, plain)</w:t>
        </w:r>
      </w:ins>
      <w:ins w:id="2136" w:author="Eric Boisvert" w:date="2016-01-07T12:43:00Z">
        <w:r>
          <w:rPr>
            <w:rFonts w:cs="Arial"/>
            <w:color w:val="000000"/>
            <w:lang w:val="en-CA"/>
          </w:rPr>
          <w:t>.  To report an identifier from a controlled vocabulary, unitType_uri shall be used.</w:t>
        </w:r>
      </w:ins>
    </w:p>
    <w:p w14:paraId="78A29281" w14:textId="77777777" w:rsidR="00D41C9A" w:rsidRDefault="00D41C9A" w:rsidP="001A4D2E">
      <w:pPr>
        <w:autoSpaceDE w:val="0"/>
        <w:autoSpaceDN w:val="0"/>
        <w:adjustRightInd w:val="0"/>
        <w:spacing w:after="0" w:line="240" w:lineRule="atLeast"/>
        <w:rPr>
          <w:ins w:id="2137" w:author="Eric Boisvert" w:date="2016-01-07T12:43:00Z"/>
          <w:rFonts w:cs="Arial"/>
          <w:color w:val="000000"/>
          <w:lang w:val="en-CA"/>
        </w:rPr>
      </w:pPr>
    </w:p>
    <w:p w14:paraId="6A6E2871" w14:textId="6D9629E8" w:rsidR="00D41C9A" w:rsidRDefault="00C50276" w:rsidP="00C50276">
      <w:pPr>
        <w:pStyle w:val="Heading4"/>
        <w:rPr>
          <w:ins w:id="2138" w:author="Eric Boisvert" w:date="2016-01-07T12:43:00Z"/>
          <w:lang w:val="en-CA"/>
        </w:rPr>
        <w:pPrChange w:id="2139" w:author="Eric Boisvert" w:date="2016-01-07T12:45:00Z">
          <w:pPr>
            <w:autoSpaceDE w:val="0"/>
            <w:autoSpaceDN w:val="0"/>
            <w:adjustRightInd w:val="0"/>
            <w:spacing w:after="0" w:line="240" w:lineRule="atLeast"/>
          </w:pPr>
        </w:pPrChange>
      </w:pPr>
      <w:proofErr w:type="gramStart"/>
      <w:ins w:id="2140" w:author="Eric Boisvert" w:date="2016-01-07T12:45:00Z">
        <w:r>
          <w:rPr>
            <w:lang w:val="en-CA"/>
          </w:rPr>
          <w:t>l</w:t>
        </w:r>
      </w:ins>
      <w:ins w:id="2141" w:author="Eric Boisvert" w:date="2016-01-07T12:43:00Z">
        <w:r w:rsidR="00D41C9A">
          <w:rPr>
            <w:lang w:val="en-CA"/>
          </w:rPr>
          <w:t>ithology</w:t>
        </w:r>
        <w:proofErr w:type="gramEnd"/>
      </w:ins>
    </w:p>
    <w:p w14:paraId="1F125550" w14:textId="77777777" w:rsidR="00D41C9A" w:rsidRDefault="00D41C9A" w:rsidP="001A4D2E">
      <w:pPr>
        <w:autoSpaceDE w:val="0"/>
        <w:autoSpaceDN w:val="0"/>
        <w:adjustRightInd w:val="0"/>
        <w:spacing w:after="0" w:line="240" w:lineRule="atLeast"/>
        <w:rPr>
          <w:ins w:id="2142" w:author="Eric Boisvert" w:date="2016-01-07T12:43:00Z"/>
          <w:rFonts w:cs="Arial"/>
          <w:color w:val="000000"/>
          <w:lang w:val="en-CA"/>
        </w:rPr>
      </w:pPr>
    </w:p>
    <w:p w14:paraId="2344936F" w14:textId="4083740B" w:rsidR="00D41C9A" w:rsidRDefault="00D41C9A" w:rsidP="001A4D2E">
      <w:pPr>
        <w:autoSpaceDE w:val="0"/>
        <w:autoSpaceDN w:val="0"/>
        <w:adjustRightInd w:val="0"/>
        <w:spacing w:after="0" w:line="240" w:lineRule="atLeast"/>
        <w:rPr>
          <w:ins w:id="2143" w:author="Eric Boisvert" w:date="2016-01-07T12:45:00Z"/>
          <w:rFonts w:cs="Arial"/>
          <w:color w:val="000000"/>
          <w:lang w:val="en-CA"/>
        </w:rPr>
      </w:pPr>
      <w:ins w:id="2144" w:author="Eric Boisvert" w:date="2016-01-07T12:44:00Z">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ins>
      <w:ins w:id="2145" w:author="Eric Boisvert" w:date="2016-01-07T12:45:00Z">
        <w:r w:rsidR="00C50276">
          <w:rPr>
            <w:rFonts w:cs="Arial"/>
            <w:color w:val="000000"/>
            <w:lang w:val="en-CA"/>
          </w:rPr>
          <w:t xml:space="preserve">see </w:t>
        </w:r>
      </w:ins>
      <w:ins w:id="2146" w:author="Eric Boisvert" w:date="2016-01-07T12:44:00Z">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ins>
      <w:r>
        <w:rPr>
          <w:rFonts w:cs="Arial"/>
          <w:color w:val="000000"/>
          <w:lang w:val="en-CA"/>
        </w:rPr>
        <w:fldChar w:fldCharType="separate"/>
      </w:r>
      <w:ins w:id="2147" w:author="Eric Boisvert" w:date="2016-01-07T12:44:00Z">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ins>
      <w:ins w:id="2148" w:author="Eric Boisvert" w:date="2016-01-07T12:45:00Z">
        <w:r w:rsidR="00C50276">
          <w:rPr>
            <w:rFonts w:cs="Arial"/>
            <w:color w:val="000000"/>
            <w:lang w:val="en-CA"/>
          </w:rPr>
          <w:t xml:space="preserve">  To report an identifier from a controlledVocabulary, </w:t>
        </w:r>
      </w:ins>
      <w:ins w:id="2149" w:author="Eric Boisvert" w:date="2016-01-07T12:46:00Z">
        <w:r w:rsidR="00C50276">
          <w:rPr>
            <w:rFonts w:cs="Arial"/>
            <w:color w:val="000000"/>
            <w:lang w:val="en-CA"/>
          </w:rPr>
          <w:t>r</w:t>
        </w:r>
        <w:r w:rsidR="00C50276" w:rsidRPr="00C50276">
          <w:rPr>
            <w:rFonts w:cs="Arial"/>
            <w:color w:val="000000"/>
            <w:lang w:val="en-CA"/>
          </w:rPr>
          <w:t>epresentativeLithology_uri</w:t>
        </w:r>
        <w:r w:rsidR="00C50276">
          <w:rPr>
            <w:rFonts w:cs="Arial"/>
            <w:color w:val="000000"/>
            <w:lang w:val="en-CA"/>
          </w:rPr>
          <w:t xml:space="preserve"> shall be used</w:t>
        </w:r>
      </w:ins>
    </w:p>
    <w:p w14:paraId="0ECB8D93" w14:textId="77777777" w:rsidR="00C50276" w:rsidRDefault="00C50276" w:rsidP="001A4D2E">
      <w:pPr>
        <w:autoSpaceDE w:val="0"/>
        <w:autoSpaceDN w:val="0"/>
        <w:adjustRightInd w:val="0"/>
        <w:spacing w:after="0" w:line="240" w:lineRule="atLeast"/>
        <w:rPr>
          <w:ins w:id="2150" w:author="Eric Boisvert" w:date="2016-01-07T12:45:00Z"/>
          <w:rFonts w:cs="Arial"/>
          <w:color w:val="000000"/>
          <w:lang w:val="en-CA"/>
        </w:rPr>
      </w:pPr>
    </w:p>
    <w:p w14:paraId="34D29029" w14:textId="3DB118BE" w:rsidR="00C50276" w:rsidRDefault="00C50276" w:rsidP="00C50276">
      <w:pPr>
        <w:pStyle w:val="Heading4"/>
        <w:rPr>
          <w:ins w:id="2151" w:author="Eric Boisvert" w:date="2016-01-07T12:46:00Z"/>
          <w:lang w:val="en-CA"/>
        </w:rPr>
        <w:pPrChange w:id="2152" w:author="Eric Boisvert" w:date="2016-01-07T12:48:00Z">
          <w:pPr>
            <w:autoSpaceDE w:val="0"/>
            <w:autoSpaceDN w:val="0"/>
            <w:adjustRightInd w:val="0"/>
            <w:spacing w:after="0" w:line="240" w:lineRule="atLeast"/>
          </w:pPr>
        </w:pPrChange>
      </w:pPr>
      <w:proofErr w:type="gramStart"/>
      <w:ins w:id="2153" w:author="Eric Boisvert" w:date="2016-01-07T12:46:00Z">
        <w:r w:rsidRPr="00C50276">
          <w:rPr>
            <w:lang w:val="en-CA"/>
          </w:rPr>
          <w:t>geologicHistory</w:t>
        </w:r>
        <w:proofErr w:type="gramEnd"/>
      </w:ins>
    </w:p>
    <w:p w14:paraId="4E0F1234" w14:textId="77777777" w:rsidR="00C50276" w:rsidRDefault="00C50276" w:rsidP="001A4D2E">
      <w:pPr>
        <w:autoSpaceDE w:val="0"/>
        <w:autoSpaceDN w:val="0"/>
        <w:adjustRightInd w:val="0"/>
        <w:spacing w:after="0" w:line="240" w:lineRule="atLeast"/>
        <w:rPr>
          <w:ins w:id="2154" w:author="Eric Boisvert" w:date="2016-01-07T12:46:00Z"/>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ins w:id="2155" w:author="Eric Boisvert" w:date="2016-01-07T12:46:00Z">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w:t>
        </w:r>
      </w:ins>
      <w:ins w:id="2156" w:author="Eric Boisvert" w:date="2016-01-07T12:47:00Z">
        <w:r>
          <w:rPr>
            <w:rFonts w:cs="Arial"/>
            <w:color w:val="000000"/>
            <w:lang w:val="en-CA"/>
          </w:rPr>
          <w:t>t</w:t>
        </w:r>
      </w:ins>
      <w:ins w:id="2157" w:author="Eric Boisvert" w:date="2016-01-07T12:46:00Z">
        <w:r w:rsidRPr="00C50276">
          <w:rPr>
            <w:rFonts w:cs="Arial"/>
            <w:color w:val="000000"/>
            <w:lang w:val="en-CA"/>
          </w:rPr>
          <w:t>ext</w:t>
        </w:r>
      </w:ins>
      <w:ins w:id="2158" w:author="Eric Boisvert" w:date="2016-01-07T12:47:00Z">
        <w:r>
          <w:rPr>
            <w:rFonts w:cs="Arial"/>
            <w:color w:val="000000"/>
            <w:lang w:val="en-CA"/>
          </w:rPr>
          <w:t>,</w:t>
        </w:r>
      </w:ins>
      <w:ins w:id="2159" w:author="Eric Boisvert" w:date="2016-01-07T12:46:00Z">
        <w:r>
          <w:rPr>
            <w:rFonts w:cs="Arial"/>
            <w:color w:val="000000"/>
            <w:lang w:val="en-CA"/>
          </w:rPr>
          <w:t xml:space="preserve"> </w:t>
        </w:r>
        <w:r w:rsidRPr="00C50276">
          <w:rPr>
            <w:rFonts w:cs="Arial"/>
            <w:color w:val="000000"/>
            <w:lang w:val="en-CA"/>
          </w:rPr>
          <w:t>possibly formatted with formal syntax</w:t>
        </w:r>
      </w:ins>
      <w:ins w:id="2160" w:author="Eric Boisvert" w:date="2016-01-07T12:47:00Z">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ins>
      <w:ins w:id="2161" w:author="Eric Boisvert" w:date="2016-01-07T12:46:00Z">
        <w:r w:rsidRPr="00C50276">
          <w:rPr>
            <w:rFonts w:cs="Arial"/>
            <w:color w:val="000000"/>
            <w:lang w:val="en-CA"/>
          </w:rPr>
          <w:t>)</w:t>
        </w:r>
      </w:ins>
      <w:ins w:id="2162" w:author="Eric Boisvert" w:date="2016-01-07T12:47:00Z">
        <w:r>
          <w:rPr>
            <w:rFonts w:cs="Arial"/>
            <w:color w:val="000000"/>
            <w:lang w:val="en-CA"/>
          </w:rPr>
          <w:t>, for the</w:t>
        </w:r>
      </w:ins>
      <w:ins w:id="2163" w:author="Eric Boisvert" w:date="2016-01-07T12:46:00Z">
        <w:r w:rsidRPr="00C50276">
          <w:rPr>
            <w:rFonts w:cs="Arial"/>
            <w:color w:val="000000"/>
            <w:lang w:val="en-CA"/>
          </w:rPr>
          <w:t xml:space="preserve"> description of the age of the GeomorphologicUnit (where age is a sequence of events and may include process and environment information).</w:t>
        </w:r>
      </w:ins>
      <w:ins w:id="2164" w:author="Eric Boisvert" w:date="2016-01-07T12:47:00Z">
        <w:r>
          <w:rPr>
            <w:rFonts w:cs="Arial"/>
            <w:color w:val="000000"/>
            <w:lang w:val="en-CA"/>
          </w:rPr>
          <w:t xml:space="preserve">  To report identifier from a controlled vocabulary, </w:t>
        </w:r>
      </w:ins>
      <w:ins w:id="2165" w:author="Eric Boisvert" w:date="2016-01-07T12:48:00Z">
        <w:r w:rsidRPr="00C50276">
          <w:rPr>
            <w:rFonts w:cs="Arial"/>
            <w:color w:val="000000"/>
            <w:lang w:val="en-CA"/>
          </w:rPr>
          <w:t>representativeAge_uri</w:t>
        </w:r>
        <w:r>
          <w:rPr>
            <w:rFonts w:cs="Arial"/>
            <w:color w:val="000000"/>
            <w:lang w:val="en-CA"/>
          </w:rPr>
          <w:t xml:space="preserve"> shall be used.</w:t>
        </w:r>
      </w:ins>
    </w:p>
    <w:p w14:paraId="6710149F" w14:textId="77777777" w:rsidR="00D14AF0" w:rsidRDefault="00D14AF0" w:rsidP="00D14AF0">
      <w:pPr>
        <w:autoSpaceDE w:val="0"/>
        <w:autoSpaceDN w:val="0"/>
        <w:adjustRightInd w:val="0"/>
        <w:spacing w:after="0" w:line="240" w:lineRule="atLeast"/>
        <w:rPr>
          <w:ins w:id="2166" w:author="Eric Boisvert" w:date="2016-01-07T12:48:00Z"/>
          <w:rFonts w:cs="Arial"/>
          <w:color w:val="000000"/>
          <w:lang w:val="en-CA"/>
        </w:rPr>
      </w:pPr>
    </w:p>
    <w:p w14:paraId="4B96E03F" w14:textId="6D883FE0" w:rsidR="00C50276" w:rsidRDefault="00AB423B" w:rsidP="00AB423B">
      <w:pPr>
        <w:pStyle w:val="Heading4"/>
        <w:rPr>
          <w:ins w:id="2167" w:author="Eric Boisvert" w:date="2016-01-07T12:51:00Z"/>
          <w:lang w:val="en-CA"/>
        </w:rPr>
        <w:pPrChange w:id="2168" w:author="Eric Boisvert" w:date="2016-01-07T12:52:00Z">
          <w:pPr>
            <w:autoSpaceDE w:val="0"/>
            <w:autoSpaceDN w:val="0"/>
            <w:adjustRightInd w:val="0"/>
            <w:spacing w:after="0" w:line="240" w:lineRule="atLeast"/>
          </w:pPr>
        </w:pPrChange>
      </w:pPr>
      <w:proofErr w:type="gramStart"/>
      <w:ins w:id="2169" w:author="Eric Boisvert" w:date="2016-01-07T12:51:00Z">
        <w:r w:rsidRPr="00AB423B">
          <w:rPr>
            <w:lang w:val="en-CA"/>
          </w:rPr>
          <w:t>representativeNumericAge</w:t>
        </w:r>
        <w:proofErr w:type="gramEnd"/>
      </w:ins>
    </w:p>
    <w:p w14:paraId="1C910D67" w14:textId="77777777" w:rsidR="00AB423B" w:rsidRDefault="00AB423B" w:rsidP="00D14AF0">
      <w:pPr>
        <w:autoSpaceDE w:val="0"/>
        <w:autoSpaceDN w:val="0"/>
        <w:adjustRightInd w:val="0"/>
        <w:spacing w:after="0" w:line="240" w:lineRule="atLeast"/>
        <w:rPr>
          <w:ins w:id="2170" w:author="Eric Boisvert" w:date="2016-01-07T12:51:00Z"/>
          <w:rFonts w:cs="Arial"/>
          <w:color w:val="000000"/>
          <w:lang w:val="en-CA"/>
        </w:rPr>
      </w:pPr>
    </w:p>
    <w:p w14:paraId="1F0773E8" w14:textId="70278697" w:rsidR="00AB423B" w:rsidRDefault="00AB423B" w:rsidP="00D14AF0">
      <w:pPr>
        <w:autoSpaceDE w:val="0"/>
        <w:autoSpaceDN w:val="0"/>
        <w:adjustRightInd w:val="0"/>
        <w:spacing w:after="0" w:line="240" w:lineRule="atLeast"/>
        <w:rPr>
          <w:ins w:id="2171" w:author="Eric Boisvert" w:date="2016-01-07T12:52:00Z"/>
          <w:rFonts w:cs="Arial"/>
          <w:color w:val="000000"/>
          <w:lang w:val="en-CA"/>
        </w:rPr>
      </w:pPr>
      <w:ins w:id="2172" w:author="Eric Boisvert" w:date="2016-01-07T12:51:00Z">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w:t>
        </w:r>
      </w:ins>
      <w:ins w:id="2173" w:author="Eric Boisvert" w:date="2016-01-07T12:52:00Z">
        <w:r>
          <w:rPr>
            <w:rFonts w:cs="Arial"/>
            <w:color w:val="000000"/>
            <w:lang w:val="en-CA"/>
          </w:rPr>
          <w:t>n</w:t>
        </w:r>
      </w:ins>
      <w:ins w:id="2174" w:author="Eric Boisvert" w:date="2016-01-07T12:51:00Z">
        <w:r w:rsidRPr="00AB423B">
          <w:rPr>
            <w:rFonts w:cs="Arial"/>
            <w:color w:val="000000"/>
            <w:lang w:val="en-CA"/>
          </w:rPr>
          <w:t xml:space="preserve">umerical </w:t>
        </w:r>
      </w:ins>
      <w:ins w:id="2175" w:author="Eric Boisvert" w:date="2016-01-07T12:52:00Z">
        <w:r>
          <w:rPr>
            <w:rFonts w:cs="Arial"/>
            <w:color w:val="000000"/>
            <w:lang w:val="en-CA"/>
          </w:rPr>
          <w:t>value</w:t>
        </w:r>
      </w:ins>
      <w:ins w:id="2176" w:author="Eric Boisvert" w:date="2016-01-07T12:51:00Z">
        <w:r w:rsidRPr="00AB423B">
          <w:rPr>
            <w:rFonts w:cs="Arial"/>
            <w:color w:val="000000"/>
            <w:lang w:val="en-CA"/>
          </w:rPr>
          <w:t xml:space="preserve"> of</w:t>
        </w:r>
        <w:r>
          <w:rPr>
            <w:rFonts w:cs="Arial"/>
            <w:color w:val="000000"/>
            <w:lang w:val="en-CA"/>
          </w:rPr>
          <w:t xml:space="preserve"> the representative age in </w:t>
        </w:r>
      </w:ins>
      <w:ins w:id="2177" w:author="Eric Boisvert" w:date="2016-01-07T12:52:00Z">
        <w:r>
          <w:rPr>
            <w:rFonts w:cs="Arial"/>
            <w:color w:val="000000"/>
            <w:lang w:val="en-CA"/>
          </w:rPr>
          <w:t>million years (Ma).</w:t>
        </w:r>
      </w:ins>
    </w:p>
    <w:p w14:paraId="3763452B" w14:textId="77777777" w:rsidR="00AB423B" w:rsidRDefault="00AB423B" w:rsidP="00D14AF0">
      <w:pPr>
        <w:autoSpaceDE w:val="0"/>
        <w:autoSpaceDN w:val="0"/>
        <w:adjustRightInd w:val="0"/>
        <w:spacing w:after="0" w:line="240" w:lineRule="atLeast"/>
        <w:rPr>
          <w:ins w:id="2178" w:author="Eric Boisvert" w:date="2016-01-07T12:52:00Z"/>
          <w:rFonts w:cs="Arial"/>
          <w:color w:val="000000"/>
          <w:lang w:val="en-CA"/>
        </w:rPr>
      </w:pPr>
    </w:p>
    <w:p w14:paraId="76615544" w14:textId="192B8E2C" w:rsidR="00AB423B" w:rsidRDefault="00AB423B" w:rsidP="00AB423B">
      <w:pPr>
        <w:pStyle w:val="Heading4"/>
        <w:rPr>
          <w:ins w:id="2179" w:author="Eric Boisvert" w:date="2016-01-07T12:52:00Z"/>
          <w:lang w:val="en-CA"/>
        </w:rPr>
        <w:pPrChange w:id="2180" w:author="Eric Boisvert" w:date="2016-01-07T12:53:00Z">
          <w:pPr>
            <w:autoSpaceDE w:val="0"/>
            <w:autoSpaceDN w:val="0"/>
            <w:adjustRightInd w:val="0"/>
            <w:spacing w:after="0" w:line="240" w:lineRule="atLeast"/>
          </w:pPr>
        </w:pPrChange>
      </w:pPr>
      <w:proofErr w:type="gramStart"/>
      <w:ins w:id="2181" w:author="Eric Boisvert" w:date="2016-01-07T12:52:00Z">
        <w:r w:rsidRPr="00D970E9">
          <w:rPr>
            <w:lang w:val="en-CA"/>
          </w:rPr>
          <w:t>observationMethod</w:t>
        </w:r>
        <w:proofErr w:type="gramEnd"/>
      </w:ins>
    </w:p>
    <w:p w14:paraId="36F9E62E" w14:textId="77777777" w:rsidR="00AB423B" w:rsidRDefault="00AB423B" w:rsidP="00D14AF0">
      <w:pPr>
        <w:autoSpaceDE w:val="0"/>
        <w:autoSpaceDN w:val="0"/>
        <w:adjustRightInd w:val="0"/>
        <w:spacing w:after="0" w:line="240" w:lineRule="atLeast"/>
        <w:rPr>
          <w:ins w:id="2182" w:author="Eric Boisvert" w:date="2016-01-07T12:52:00Z"/>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ins w:id="2183" w:author="Eric Boisvert" w:date="2016-01-07T12:53:00Z"/>
          <w:rFonts w:cs="Arial"/>
          <w:color w:val="000000"/>
          <w:lang w:val="en-CA"/>
        </w:rPr>
      </w:pPr>
      <w:ins w:id="2184" w:author="Eric Boisvert" w:date="2016-01-07T12:52:00Z">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ins>
    </w:p>
    <w:p w14:paraId="3C1780D4" w14:textId="77777777" w:rsidR="00AB423B" w:rsidRDefault="00AB423B" w:rsidP="00D14AF0">
      <w:pPr>
        <w:autoSpaceDE w:val="0"/>
        <w:autoSpaceDN w:val="0"/>
        <w:adjustRightInd w:val="0"/>
        <w:spacing w:after="0" w:line="240" w:lineRule="atLeast"/>
        <w:rPr>
          <w:ins w:id="2185" w:author="Eric Boisvert" w:date="2016-01-07T12:53:00Z"/>
          <w:rFonts w:cs="Arial"/>
          <w:color w:val="000000"/>
          <w:lang w:val="en-CA"/>
        </w:rPr>
      </w:pPr>
    </w:p>
    <w:p w14:paraId="6CB62406" w14:textId="2AFA005B" w:rsidR="00AB423B" w:rsidRDefault="00AB423B" w:rsidP="00AB423B">
      <w:pPr>
        <w:pStyle w:val="Heading4"/>
        <w:rPr>
          <w:ins w:id="2186" w:author="Eric Boisvert" w:date="2016-01-07T12:53:00Z"/>
          <w:lang w:val="en-CA"/>
        </w:rPr>
        <w:pPrChange w:id="2187" w:author="Eric Boisvert" w:date="2016-01-07T12:53:00Z">
          <w:pPr>
            <w:autoSpaceDE w:val="0"/>
            <w:autoSpaceDN w:val="0"/>
            <w:adjustRightInd w:val="0"/>
            <w:spacing w:after="0" w:line="240" w:lineRule="atLeast"/>
          </w:pPr>
        </w:pPrChange>
      </w:pPr>
      <w:proofErr w:type="gramStart"/>
      <w:ins w:id="2188" w:author="Eric Boisvert" w:date="2016-01-07T12:53:00Z">
        <w:r w:rsidRPr="00D970E9">
          <w:rPr>
            <w:lang w:val="en-CA"/>
          </w:rPr>
          <w:t>positionalAccuracy</w:t>
        </w:r>
        <w:proofErr w:type="gramEnd"/>
      </w:ins>
    </w:p>
    <w:p w14:paraId="53EC6BBD" w14:textId="77777777" w:rsidR="00AB423B" w:rsidRDefault="00AB423B" w:rsidP="00D14AF0">
      <w:pPr>
        <w:autoSpaceDE w:val="0"/>
        <w:autoSpaceDN w:val="0"/>
        <w:adjustRightInd w:val="0"/>
        <w:spacing w:after="0" w:line="240" w:lineRule="atLeast"/>
        <w:rPr>
          <w:ins w:id="2189" w:author="Eric Boisvert" w:date="2016-01-07T12:53:00Z"/>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ins w:id="2190" w:author="Eric Boisvert" w:date="2016-01-07T12:54:00Z"/>
          <w:rFonts w:cs="Arial"/>
          <w:color w:val="000000"/>
          <w:lang w:val="en-CA"/>
        </w:rPr>
      </w:pPr>
      <w:ins w:id="2191" w:author="Eric Boisvert" w:date="2016-01-07T12:53:00Z">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ins>
    </w:p>
    <w:p w14:paraId="49B3FE09" w14:textId="77777777" w:rsidR="00AB423B" w:rsidRDefault="00AB423B" w:rsidP="00D14AF0">
      <w:pPr>
        <w:autoSpaceDE w:val="0"/>
        <w:autoSpaceDN w:val="0"/>
        <w:adjustRightInd w:val="0"/>
        <w:spacing w:after="0" w:line="240" w:lineRule="atLeast"/>
        <w:rPr>
          <w:ins w:id="2192" w:author="Eric Boisvert" w:date="2016-01-07T12:54:00Z"/>
          <w:rFonts w:cs="Arial"/>
          <w:color w:val="000000"/>
          <w:lang w:val="en-CA"/>
        </w:rPr>
      </w:pPr>
    </w:p>
    <w:p w14:paraId="19257D75" w14:textId="5A606C52" w:rsidR="00AB423B" w:rsidRDefault="00447C82" w:rsidP="00447C82">
      <w:pPr>
        <w:pStyle w:val="Heading4"/>
        <w:rPr>
          <w:ins w:id="2193" w:author="Eric Boisvert" w:date="2016-01-07T12:54:00Z"/>
          <w:lang w:val="en-CA"/>
        </w:rPr>
        <w:pPrChange w:id="2194" w:author="Eric Boisvert" w:date="2016-01-07T12:55:00Z">
          <w:pPr>
            <w:autoSpaceDE w:val="0"/>
            <w:autoSpaceDN w:val="0"/>
            <w:adjustRightInd w:val="0"/>
            <w:spacing w:after="0" w:line="240" w:lineRule="atLeast"/>
          </w:pPr>
        </w:pPrChange>
      </w:pPr>
      <w:proofErr w:type="gramStart"/>
      <w:ins w:id="2195" w:author="Eric Boisvert" w:date="2016-01-07T12:55:00Z">
        <w:r>
          <w:rPr>
            <w:lang w:val="en-CA"/>
          </w:rPr>
          <w:lastRenderedPageBreak/>
          <w:t>s</w:t>
        </w:r>
      </w:ins>
      <w:ins w:id="2196" w:author="Eric Boisvert" w:date="2016-01-07T12:54:00Z">
        <w:r w:rsidR="00AB423B">
          <w:rPr>
            <w:lang w:val="en-CA"/>
          </w:rPr>
          <w:t>ource</w:t>
        </w:r>
        <w:proofErr w:type="gramEnd"/>
      </w:ins>
    </w:p>
    <w:p w14:paraId="4E4AB158" w14:textId="77777777" w:rsidR="00AB423B" w:rsidRDefault="00AB423B" w:rsidP="00D14AF0">
      <w:pPr>
        <w:autoSpaceDE w:val="0"/>
        <w:autoSpaceDN w:val="0"/>
        <w:adjustRightInd w:val="0"/>
        <w:spacing w:after="0" w:line="240" w:lineRule="atLeast"/>
        <w:rPr>
          <w:ins w:id="2197" w:author="Eric Boisvert" w:date="2016-01-07T12:53:00Z"/>
          <w:rFonts w:cs="Arial"/>
          <w:color w:val="000000"/>
          <w:lang w:val="en-CA"/>
        </w:rPr>
      </w:pPr>
    </w:p>
    <w:p w14:paraId="0FE0BF4C" w14:textId="260B47F4" w:rsidR="00AB423B" w:rsidRDefault="00AB423B" w:rsidP="00D14AF0">
      <w:pPr>
        <w:autoSpaceDE w:val="0"/>
        <w:autoSpaceDN w:val="0"/>
        <w:adjustRightInd w:val="0"/>
        <w:spacing w:after="0" w:line="240" w:lineRule="atLeast"/>
        <w:rPr>
          <w:ins w:id="2198" w:author="Eric Boisvert" w:date="2016-01-07T12:55:00Z"/>
          <w:rFonts w:cs="Arial"/>
          <w:color w:val="000000"/>
          <w:lang w:val="en-CA"/>
        </w:rPr>
      </w:pPr>
      <w:ins w:id="2199" w:author="Eric Boisvert" w:date="2016-01-07T12:54:00Z">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ins>
    </w:p>
    <w:p w14:paraId="40285ECE" w14:textId="77777777" w:rsidR="00447C82" w:rsidRDefault="00447C82" w:rsidP="00D14AF0">
      <w:pPr>
        <w:autoSpaceDE w:val="0"/>
        <w:autoSpaceDN w:val="0"/>
        <w:adjustRightInd w:val="0"/>
        <w:spacing w:after="0" w:line="240" w:lineRule="atLeast"/>
        <w:rPr>
          <w:ins w:id="2200" w:author="Eric Boisvert" w:date="2016-01-07T12:51:00Z"/>
          <w:rFonts w:cs="Arial"/>
          <w:color w:val="000000"/>
          <w:lang w:val="en-CA"/>
        </w:rPr>
      </w:pPr>
    </w:p>
    <w:p w14:paraId="31B85FCE" w14:textId="7C01E2A8" w:rsidR="00AB423B" w:rsidRDefault="00447C82" w:rsidP="00447C82">
      <w:pPr>
        <w:pStyle w:val="Heading4"/>
        <w:rPr>
          <w:ins w:id="2201" w:author="Eric Boisvert" w:date="2016-01-07T12:55:00Z"/>
          <w:lang w:val="en-CA"/>
        </w:rPr>
        <w:pPrChange w:id="2202" w:author="Eric Boisvert" w:date="2016-01-07T12:55:00Z">
          <w:pPr>
            <w:autoSpaceDE w:val="0"/>
            <w:autoSpaceDN w:val="0"/>
            <w:adjustRightInd w:val="0"/>
            <w:spacing w:after="0" w:line="240" w:lineRule="atLeast"/>
          </w:pPr>
        </w:pPrChange>
      </w:pPr>
      <w:ins w:id="2203" w:author="Eric Boisvert" w:date="2016-01-07T12:55:00Z">
        <w:r w:rsidRPr="00447C82">
          <w:rPr>
            <w:lang w:val="en-CA"/>
          </w:rPr>
          <w:t>activity_uri</w:t>
        </w:r>
      </w:ins>
    </w:p>
    <w:p w14:paraId="6F615312" w14:textId="77777777" w:rsidR="00447C82" w:rsidRDefault="00447C82" w:rsidP="00D14AF0">
      <w:pPr>
        <w:autoSpaceDE w:val="0"/>
        <w:autoSpaceDN w:val="0"/>
        <w:adjustRightInd w:val="0"/>
        <w:spacing w:after="0" w:line="240" w:lineRule="atLeast"/>
        <w:rPr>
          <w:ins w:id="2204" w:author="Eric Boisvert" w:date="2016-01-07T12:55:00Z"/>
          <w:rFonts w:cs="Arial"/>
          <w:color w:val="000000"/>
          <w:lang w:val="en-CA"/>
        </w:rPr>
      </w:pPr>
    </w:p>
    <w:p w14:paraId="7C0901A6" w14:textId="3DB9622E" w:rsidR="00447C82" w:rsidRDefault="00447C82" w:rsidP="00D14AF0">
      <w:pPr>
        <w:autoSpaceDE w:val="0"/>
        <w:autoSpaceDN w:val="0"/>
        <w:adjustRightInd w:val="0"/>
        <w:spacing w:after="0" w:line="240" w:lineRule="atLeast"/>
        <w:rPr>
          <w:ins w:id="2205" w:author="Eric Boisvert" w:date="2016-01-07T13:23:00Z"/>
          <w:rFonts w:cs="Arial"/>
          <w:color w:val="000000"/>
          <w:lang w:val="en-CA"/>
        </w:rPr>
      </w:pPr>
      <w:ins w:id="2206" w:author="Eric Boisvert" w:date="2016-01-07T12:55:00Z">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ins>
    </w:p>
    <w:p w14:paraId="52B98411" w14:textId="77777777" w:rsidR="009E36A6" w:rsidRDefault="009E36A6" w:rsidP="00D14AF0">
      <w:pPr>
        <w:autoSpaceDE w:val="0"/>
        <w:autoSpaceDN w:val="0"/>
        <w:adjustRightInd w:val="0"/>
        <w:spacing w:after="0" w:line="240" w:lineRule="atLeast"/>
        <w:rPr>
          <w:ins w:id="2207" w:author="Eric Boisvert" w:date="2016-01-07T12:55: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ins w:id="2208" w:author="Eric Boisvert" w:date="2016-01-07T13:23:00Z"/>
        </w:trPr>
        <w:tc>
          <w:tcPr>
            <w:tcW w:w="4219" w:type="dxa"/>
            <w:tcBorders>
              <w:right w:val="nil"/>
            </w:tcBorders>
            <w:shd w:val="clear" w:color="auto" w:fill="auto"/>
          </w:tcPr>
          <w:p w14:paraId="2F9FF6DD" w14:textId="77777777" w:rsidR="009E36A6" w:rsidRPr="00D12552" w:rsidRDefault="009E36A6" w:rsidP="002E6F45">
            <w:pPr>
              <w:pStyle w:val="Tabletext10"/>
              <w:rPr>
                <w:ins w:id="2209" w:author="Eric Boisvert" w:date="2016-01-07T13:23:00Z"/>
                <w:rStyle w:val="requri"/>
                <w:lang w:val="en-CA"/>
              </w:rPr>
            </w:pPr>
            <w:ins w:id="2210" w:author="Eric Boisvert" w:date="2016-01-07T13:23:00Z">
              <w:r>
                <w:rPr>
                  <w:rStyle w:val="requri"/>
                  <w:lang w:val="en-CA"/>
                </w:rPr>
                <w:t>/req/gsml4-portrayal</w:t>
              </w:r>
              <w:r w:rsidRPr="00D12552">
                <w:rPr>
                  <w:rStyle w:val="requri"/>
                  <w:lang w:val="en-CA"/>
                </w:rPr>
                <w:t>/</w:t>
              </w:r>
              <w:r>
                <w:rPr>
                  <w:rStyle w:val="requri"/>
                  <w:lang w:val="en-CA"/>
                </w:rPr>
                <w:t>geomorphologicunitview-activity-uri</w:t>
              </w:r>
            </w:ins>
          </w:p>
        </w:tc>
        <w:tc>
          <w:tcPr>
            <w:tcW w:w="4678" w:type="dxa"/>
            <w:tcBorders>
              <w:left w:val="nil"/>
            </w:tcBorders>
            <w:shd w:val="clear" w:color="auto" w:fill="auto"/>
          </w:tcPr>
          <w:p w14:paraId="26CE3C33" w14:textId="77777777" w:rsidR="009E36A6" w:rsidRPr="00D12552" w:rsidRDefault="009E36A6" w:rsidP="002E6F45">
            <w:pPr>
              <w:pStyle w:val="Tabletext10"/>
              <w:jc w:val="left"/>
              <w:rPr>
                <w:ins w:id="2211" w:author="Eric Boisvert" w:date="2016-01-07T13:23:00Z"/>
                <w:rStyle w:val="reqtext"/>
                <w:lang w:val="en-CA"/>
              </w:rPr>
            </w:pPr>
            <w:ins w:id="2212" w:author="Eric Boisvert" w:date="2016-01-07T13:23:00Z">
              <w:r>
                <w:rPr>
                  <w:rStyle w:val="reqtext"/>
                  <w:lang w:val="en-CA"/>
                </w:rPr>
                <w:t>Activity_uri SHALL resolve to a representation of a vocabulary term describing an activity</w:t>
              </w:r>
            </w:ins>
          </w:p>
        </w:tc>
      </w:tr>
    </w:tbl>
    <w:p w14:paraId="7A20ADD3" w14:textId="77777777" w:rsidR="009E36A6" w:rsidRDefault="009E36A6" w:rsidP="009E36A6">
      <w:pPr>
        <w:autoSpaceDE w:val="0"/>
        <w:autoSpaceDN w:val="0"/>
        <w:adjustRightInd w:val="0"/>
        <w:spacing w:after="0" w:line="240" w:lineRule="atLeast"/>
        <w:rPr>
          <w:ins w:id="2213" w:author="Eric Boisvert" w:date="2016-01-07T13:23:00Z"/>
          <w:rFonts w:cs="Arial"/>
          <w:color w:val="000000"/>
          <w:lang w:val="en-CA"/>
        </w:rPr>
      </w:pPr>
    </w:p>
    <w:p w14:paraId="0BF84BF7" w14:textId="77777777" w:rsidR="00447C82" w:rsidRDefault="00447C82" w:rsidP="00D14AF0">
      <w:pPr>
        <w:autoSpaceDE w:val="0"/>
        <w:autoSpaceDN w:val="0"/>
        <w:adjustRightInd w:val="0"/>
        <w:spacing w:after="0" w:line="240" w:lineRule="atLeast"/>
        <w:rPr>
          <w:ins w:id="2214" w:author="Eric Boisvert" w:date="2016-01-07T12:55:00Z"/>
          <w:rFonts w:cs="Arial"/>
          <w:color w:val="000000"/>
          <w:lang w:val="en-CA"/>
        </w:rPr>
      </w:pPr>
    </w:p>
    <w:p w14:paraId="0333968A" w14:textId="77777777" w:rsidR="00447C82" w:rsidRPr="00D970E9" w:rsidRDefault="00447C82" w:rsidP="00447C82">
      <w:pPr>
        <w:pStyle w:val="Heading4"/>
        <w:rPr>
          <w:ins w:id="2215" w:author="Eric Boisvert" w:date="2016-01-07T12:56:00Z"/>
          <w:lang w:val="en-CA"/>
        </w:rPr>
        <w:pPrChange w:id="2216" w:author="Eric Boisvert" w:date="2016-01-07T12:56:00Z">
          <w:pPr>
            <w:autoSpaceDE w:val="0"/>
            <w:autoSpaceDN w:val="0"/>
            <w:adjustRightInd w:val="0"/>
            <w:spacing w:after="0" w:line="240" w:lineRule="atLeast"/>
          </w:pPr>
        </w:pPrChange>
      </w:pPr>
      <w:ins w:id="2217" w:author="Eric Boisvert" w:date="2016-01-07T12:56:00Z">
        <w:r w:rsidRPr="00D970E9">
          <w:rPr>
            <w:lang w:val="en-CA"/>
          </w:rPr>
          <w:t>landformClass_uri</w:t>
        </w:r>
      </w:ins>
    </w:p>
    <w:p w14:paraId="5461C7FC" w14:textId="77777777" w:rsidR="00447C82" w:rsidRDefault="00447C82" w:rsidP="00D14AF0">
      <w:pPr>
        <w:autoSpaceDE w:val="0"/>
        <w:autoSpaceDN w:val="0"/>
        <w:adjustRightInd w:val="0"/>
        <w:spacing w:after="0" w:line="240" w:lineRule="atLeast"/>
        <w:rPr>
          <w:ins w:id="2218" w:author="Eric Boisvert" w:date="2016-01-07T12:56:00Z"/>
          <w:rFonts w:cs="Arial"/>
          <w:color w:val="000000"/>
          <w:lang w:val="en-CA"/>
        </w:rPr>
      </w:pPr>
    </w:p>
    <w:p w14:paraId="4F87009F" w14:textId="4641F281" w:rsidR="00447C82" w:rsidRDefault="00447C82" w:rsidP="00D14AF0">
      <w:pPr>
        <w:autoSpaceDE w:val="0"/>
        <w:autoSpaceDN w:val="0"/>
        <w:adjustRightInd w:val="0"/>
        <w:spacing w:after="0" w:line="240" w:lineRule="atLeast"/>
        <w:rPr>
          <w:ins w:id="2219" w:author="Eric Boisvert" w:date="2016-01-07T12:56:00Z"/>
          <w:rFonts w:cs="Arial"/>
          <w:color w:val="000000"/>
          <w:lang w:val="en-CA"/>
        </w:rPr>
      </w:pPr>
      <w:ins w:id="2220" w:author="Eric Boisvert" w:date="2016-01-07T12:56:00Z">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ins>
    </w:p>
    <w:p w14:paraId="6E31121C" w14:textId="77777777" w:rsidR="00447C82" w:rsidRDefault="00447C82" w:rsidP="00D14AF0">
      <w:pPr>
        <w:autoSpaceDE w:val="0"/>
        <w:autoSpaceDN w:val="0"/>
        <w:adjustRightInd w:val="0"/>
        <w:spacing w:after="0" w:line="240" w:lineRule="atLeast"/>
        <w:rPr>
          <w:ins w:id="2221" w:author="Eric Boisvert" w:date="2016-01-07T13:23: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ins w:id="2222" w:author="Eric Boisvert" w:date="2016-01-07T13:23:00Z"/>
        </w:trPr>
        <w:tc>
          <w:tcPr>
            <w:tcW w:w="4219" w:type="dxa"/>
            <w:tcBorders>
              <w:right w:val="nil"/>
            </w:tcBorders>
            <w:shd w:val="clear" w:color="auto" w:fill="auto"/>
          </w:tcPr>
          <w:p w14:paraId="348530E3" w14:textId="77777777" w:rsidR="009E36A6" w:rsidRPr="00D12552" w:rsidRDefault="009E36A6" w:rsidP="002E6F45">
            <w:pPr>
              <w:pStyle w:val="Tabletext10"/>
              <w:rPr>
                <w:ins w:id="2223" w:author="Eric Boisvert" w:date="2016-01-07T13:23:00Z"/>
                <w:rStyle w:val="requri"/>
                <w:lang w:val="en-CA"/>
              </w:rPr>
            </w:pPr>
            <w:ins w:id="2224" w:author="Eric Boisvert" w:date="2016-01-07T13:23:00Z">
              <w:r>
                <w:rPr>
                  <w:rStyle w:val="requri"/>
                  <w:lang w:val="en-CA"/>
                </w:rPr>
                <w:t>/req/gsml4-portrayal</w:t>
              </w:r>
              <w:r w:rsidRPr="00D12552">
                <w:rPr>
                  <w:rStyle w:val="requri"/>
                  <w:lang w:val="en-CA"/>
                </w:rPr>
                <w:t>/</w:t>
              </w:r>
              <w:r>
                <w:rPr>
                  <w:rStyle w:val="requri"/>
                  <w:lang w:val="en-CA"/>
                </w:rPr>
                <w:t>geomorphologicunitview-landformClass-uri</w:t>
              </w:r>
            </w:ins>
          </w:p>
        </w:tc>
        <w:tc>
          <w:tcPr>
            <w:tcW w:w="4678" w:type="dxa"/>
            <w:tcBorders>
              <w:left w:val="nil"/>
            </w:tcBorders>
            <w:shd w:val="clear" w:color="auto" w:fill="auto"/>
          </w:tcPr>
          <w:p w14:paraId="74B14203" w14:textId="77777777" w:rsidR="009E36A6" w:rsidRPr="00D12552" w:rsidRDefault="009E36A6" w:rsidP="002E6F45">
            <w:pPr>
              <w:pStyle w:val="Tabletext10"/>
              <w:jc w:val="left"/>
              <w:rPr>
                <w:ins w:id="2225" w:author="Eric Boisvert" w:date="2016-01-07T13:23:00Z"/>
                <w:rStyle w:val="reqtext"/>
                <w:lang w:val="en-CA"/>
              </w:rPr>
            </w:pPr>
            <w:ins w:id="2226" w:author="Eric Boisvert" w:date="2016-01-07T13:23:00Z">
              <w:r>
                <w:rPr>
                  <w:rStyle w:val="reqtext"/>
                  <w:lang w:val="en-CA"/>
                </w:rPr>
                <w:t>Landform_uri SHALL resolve to a representation of a vocabulary term describing a landform class</w:t>
              </w:r>
            </w:ins>
          </w:p>
        </w:tc>
      </w:tr>
    </w:tbl>
    <w:p w14:paraId="28F0C833" w14:textId="77777777" w:rsidR="009E36A6" w:rsidRDefault="009E36A6" w:rsidP="009E36A6">
      <w:pPr>
        <w:autoSpaceDE w:val="0"/>
        <w:autoSpaceDN w:val="0"/>
        <w:adjustRightInd w:val="0"/>
        <w:spacing w:after="0" w:line="240" w:lineRule="atLeast"/>
        <w:rPr>
          <w:ins w:id="2227" w:author="Eric Boisvert" w:date="2016-01-07T13:23:00Z"/>
          <w:rFonts w:cs="Arial"/>
          <w:color w:val="000000"/>
          <w:lang w:val="en-CA"/>
        </w:rPr>
      </w:pPr>
    </w:p>
    <w:p w14:paraId="1AD9E725" w14:textId="77777777" w:rsidR="009E36A6" w:rsidRDefault="009E36A6" w:rsidP="00D14AF0">
      <w:pPr>
        <w:autoSpaceDE w:val="0"/>
        <w:autoSpaceDN w:val="0"/>
        <w:adjustRightInd w:val="0"/>
        <w:spacing w:after="0" w:line="240" w:lineRule="atLeast"/>
        <w:rPr>
          <w:ins w:id="2228" w:author="Eric Boisvert" w:date="2016-01-07T12:56:00Z"/>
          <w:rFonts w:cs="Arial"/>
          <w:color w:val="000000"/>
          <w:lang w:val="en-CA"/>
        </w:rPr>
      </w:pPr>
    </w:p>
    <w:p w14:paraId="6B0109A4" w14:textId="4ABBA206" w:rsidR="00447C82" w:rsidRDefault="00447C82" w:rsidP="00447C82">
      <w:pPr>
        <w:pStyle w:val="Heading4"/>
        <w:rPr>
          <w:ins w:id="2229" w:author="Eric Boisvert" w:date="2016-01-07T12:56:00Z"/>
          <w:lang w:val="en-CA"/>
        </w:rPr>
        <w:pPrChange w:id="2230" w:author="Eric Boisvert" w:date="2016-01-07T12:57:00Z">
          <w:pPr>
            <w:autoSpaceDE w:val="0"/>
            <w:autoSpaceDN w:val="0"/>
            <w:adjustRightInd w:val="0"/>
            <w:spacing w:after="0" w:line="240" w:lineRule="atLeast"/>
          </w:pPr>
        </w:pPrChange>
      </w:pPr>
      <w:ins w:id="2231" w:author="Eric Boisvert" w:date="2016-01-07T12:56:00Z">
        <w:r w:rsidRPr="00447C82">
          <w:rPr>
            <w:lang w:val="en-CA"/>
          </w:rPr>
          <w:t>unitType_uri</w:t>
        </w:r>
      </w:ins>
    </w:p>
    <w:p w14:paraId="2D353640" w14:textId="77777777" w:rsidR="00447C82" w:rsidRDefault="00447C82" w:rsidP="00D14AF0">
      <w:pPr>
        <w:autoSpaceDE w:val="0"/>
        <w:autoSpaceDN w:val="0"/>
        <w:adjustRightInd w:val="0"/>
        <w:spacing w:after="0" w:line="240" w:lineRule="atLeast"/>
        <w:rPr>
          <w:ins w:id="2232" w:author="Eric Boisvert" w:date="2016-01-07T12:56:00Z"/>
          <w:rFonts w:cs="Arial"/>
          <w:color w:val="000000"/>
          <w:lang w:val="en-CA"/>
        </w:rPr>
      </w:pPr>
    </w:p>
    <w:p w14:paraId="1B438F28" w14:textId="03FF2996" w:rsidR="00447C82" w:rsidRDefault="00447C82" w:rsidP="00D14AF0">
      <w:pPr>
        <w:autoSpaceDE w:val="0"/>
        <w:autoSpaceDN w:val="0"/>
        <w:adjustRightInd w:val="0"/>
        <w:spacing w:after="0" w:line="240" w:lineRule="atLeast"/>
        <w:rPr>
          <w:ins w:id="2233" w:author="Eric Boisvert" w:date="2016-01-07T13:23:00Z"/>
          <w:rFonts w:cs="Arial"/>
          <w:color w:val="000000"/>
          <w:lang w:val="en-CA"/>
        </w:rPr>
      </w:pPr>
      <w:ins w:id="2234" w:author="Eric Boisvert" w:date="2016-01-07T12:56:00Z">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 xml:space="preserve">the GeomorphologicUnit types. This is </w:t>
        </w:r>
      </w:ins>
      <w:ins w:id="2235" w:author="Eric Boisvert" w:date="2016-01-07T12:57:00Z">
        <w:r>
          <w:rPr>
            <w:rFonts w:cs="Arial"/>
            <w:color w:val="000000"/>
            <w:lang w:val="en-CA"/>
          </w:rPr>
          <w:t>a m</w:t>
        </w:r>
      </w:ins>
      <w:ins w:id="2236" w:author="Eric Boisvert" w:date="2016-01-07T12:56:00Z">
        <w:r w:rsidRPr="00447C82">
          <w:rPr>
            <w:rFonts w:cs="Arial"/>
            <w:color w:val="000000"/>
            <w:lang w:val="en-CA"/>
          </w:rPr>
          <w:t>andatory property - if no value is provided then a URI referring to a controlled concept explaining why the value is nil must be provided.</w:t>
        </w:r>
      </w:ins>
    </w:p>
    <w:p w14:paraId="3C0F908F" w14:textId="77777777" w:rsidR="009E36A6" w:rsidRDefault="009E36A6" w:rsidP="00D14AF0">
      <w:pPr>
        <w:autoSpaceDE w:val="0"/>
        <w:autoSpaceDN w:val="0"/>
        <w:adjustRightInd w:val="0"/>
        <w:spacing w:after="0" w:line="240" w:lineRule="atLeast"/>
        <w:rPr>
          <w:ins w:id="2237" w:author="Eric Boisvert" w:date="2016-01-07T13:23: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ins w:id="2238" w:author="Eric Boisvert" w:date="2016-01-07T13:23:00Z"/>
        </w:trPr>
        <w:tc>
          <w:tcPr>
            <w:tcW w:w="4219" w:type="dxa"/>
            <w:tcBorders>
              <w:right w:val="nil"/>
            </w:tcBorders>
            <w:shd w:val="clear" w:color="auto" w:fill="auto"/>
          </w:tcPr>
          <w:p w14:paraId="201BCFCD" w14:textId="77777777" w:rsidR="009E36A6" w:rsidRPr="00D12552" w:rsidRDefault="009E36A6" w:rsidP="002E6F45">
            <w:pPr>
              <w:pStyle w:val="Tabletext10"/>
              <w:rPr>
                <w:ins w:id="2239" w:author="Eric Boisvert" w:date="2016-01-07T13:23:00Z"/>
                <w:rStyle w:val="requri"/>
                <w:lang w:val="en-CA"/>
              </w:rPr>
            </w:pPr>
            <w:ins w:id="2240" w:author="Eric Boisvert" w:date="2016-01-07T13:23:00Z">
              <w:r>
                <w:rPr>
                  <w:rStyle w:val="requri"/>
                  <w:lang w:val="en-CA"/>
                </w:rPr>
                <w:t>/req/gsml4-portrayal</w:t>
              </w:r>
              <w:r w:rsidRPr="00D12552">
                <w:rPr>
                  <w:rStyle w:val="requri"/>
                  <w:lang w:val="en-CA"/>
                </w:rPr>
                <w:t>/</w:t>
              </w:r>
              <w:r>
                <w:rPr>
                  <w:rStyle w:val="requri"/>
                  <w:lang w:val="en-CA"/>
                </w:rPr>
                <w:t>geomorphologicunitview-unitType-uri</w:t>
              </w:r>
            </w:ins>
          </w:p>
        </w:tc>
        <w:tc>
          <w:tcPr>
            <w:tcW w:w="4678" w:type="dxa"/>
            <w:tcBorders>
              <w:left w:val="nil"/>
            </w:tcBorders>
            <w:shd w:val="clear" w:color="auto" w:fill="auto"/>
          </w:tcPr>
          <w:p w14:paraId="65FFB99F" w14:textId="77777777" w:rsidR="009E36A6" w:rsidRPr="00D12552" w:rsidRDefault="009E36A6" w:rsidP="002E6F45">
            <w:pPr>
              <w:pStyle w:val="Tabletext10"/>
              <w:jc w:val="left"/>
              <w:rPr>
                <w:ins w:id="2241" w:author="Eric Boisvert" w:date="2016-01-07T13:23:00Z"/>
                <w:rStyle w:val="reqtext"/>
                <w:lang w:val="en-CA"/>
              </w:rPr>
            </w:pPr>
            <w:proofErr w:type="gramStart"/>
            <w:ins w:id="2242" w:author="Eric Boisvert" w:date="2016-01-07T13:23:00Z">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ins>
          </w:p>
        </w:tc>
      </w:tr>
    </w:tbl>
    <w:p w14:paraId="541A01BE" w14:textId="77777777" w:rsidR="009E36A6" w:rsidRDefault="009E36A6" w:rsidP="009E36A6">
      <w:pPr>
        <w:autoSpaceDE w:val="0"/>
        <w:autoSpaceDN w:val="0"/>
        <w:adjustRightInd w:val="0"/>
        <w:spacing w:after="0" w:line="240" w:lineRule="atLeast"/>
        <w:rPr>
          <w:ins w:id="2243" w:author="Eric Boisvert" w:date="2016-01-07T13:23:00Z"/>
          <w:rFonts w:cs="Arial"/>
          <w:color w:val="000000"/>
          <w:lang w:val="en-CA"/>
        </w:rPr>
      </w:pPr>
    </w:p>
    <w:p w14:paraId="3C29868E" w14:textId="77777777" w:rsidR="009E36A6" w:rsidRDefault="009E36A6" w:rsidP="00D14AF0">
      <w:pPr>
        <w:autoSpaceDE w:val="0"/>
        <w:autoSpaceDN w:val="0"/>
        <w:adjustRightInd w:val="0"/>
        <w:spacing w:after="0" w:line="240" w:lineRule="atLeast"/>
        <w:rPr>
          <w:ins w:id="2244" w:author="Eric Boisvert" w:date="2016-01-07T12:56:00Z"/>
          <w:rFonts w:cs="Arial"/>
          <w:color w:val="000000"/>
          <w:lang w:val="en-CA"/>
        </w:rPr>
      </w:pPr>
    </w:p>
    <w:p w14:paraId="10CFEF9E" w14:textId="77777777" w:rsidR="00447C82" w:rsidRPr="00D970E9" w:rsidRDefault="00447C82" w:rsidP="009E36A6">
      <w:pPr>
        <w:pStyle w:val="Heading4"/>
        <w:rPr>
          <w:ins w:id="2245" w:author="Eric Boisvert" w:date="2016-01-07T12:58:00Z"/>
          <w:lang w:val="en-CA"/>
        </w:rPr>
        <w:pPrChange w:id="2246" w:author="Eric Boisvert" w:date="2016-01-07T13:16:00Z">
          <w:pPr>
            <w:autoSpaceDE w:val="0"/>
            <w:autoSpaceDN w:val="0"/>
            <w:adjustRightInd w:val="0"/>
            <w:spacing w:after="0" w:line="240" w:lineRule="atLeast"/>
          </w:pPr>
        </w:pPrChange>
      </w:pPr>
      <w:ins w:id="2247" w:author="Eric Boisvert" w:date="2016-01-07T12:58:00Z">
        <w:r w:rsidRPr="00D970E9">
          <w:rPr>
            <w:lang w:val="en-CA"/>
          </w:rPr>
          <w:t>representativeLithology_uri</w:t>
        </w:r>
      </w:ins>
    </w:p>
    <w:p w14:paraId="337731A8" w14:textId="77777777" w:rsidR="00447C82" w:rsidRDefault="00447C82" w:rsidP="00D14AF0">
      <w:pPr>
        <w:autoSpaceDE w:val="0"/>
        <w:autoSpaceDN w:val="0"/>
        <w:adjustRightInd w:val="0"/>
        <w:spacing w:after="0" w:line="240" w:lineRule="atLeast"/>
        <w:rPr>
          <w:ins w:id="2248" w:author="Eric Boisvert" w:date="2016-01-07T12:58:00Z"/>
          <w:rFonts w:cs="Arial"/>
          <w:color w:val="000000"/>
          <w:lang w:val="en-CA"/>
        </w:rPr>
      </w:pPr>
    </w:p>
    <w:p w14:paraId="14283F7E" w14:textId="784FC42A" w:rsidR="00447C82" w:rsidRDefault="00447C82" w:rsidP="00D14AF0">
      <w:pPr>
        <w:autoSpaceDE w:val="0"/>
        <w:autoSpaceDN w:val="0"/>
        <w:adjustRightInd w:val="0"/>
        <w:spacing w:after="0" w:line="240" w:lineRule="atLeast"/>
        <w:rPr>
          <w:ins w:id="2249" w:author="Eric Boisvert" w:date="2016-01-07T13:16:00Z"/>
          <w:rFonts w:cs="Arial"/>
          <w:color w:val="000000"/>
          <w:lang w:val="en-CA"/>
        </w:rPr>
      </w:pPr>
      <w:ins w:id="2250" w:author="Eric Boisvert" w:date="2016-01-07T12:58:00Z">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ins>
    </w:p>
    <w:p w14:paraId="3D881320" w14:textId="77777777" w:rsidR="009E36A6" w:rsidRDefault="009E36A6" w:rsidP="00D14AF0">
      <w:pPr>
        <w:autoSpaceDE w:val="0"/>
        <w:autoSpaceDN w:val="0"/>
        <w:adjustRightInd w:val="0"/>
        <w:spacing w:after="0" w:line="240" w:lineRule="atLeast"/>
        <w:rPr>
          <w:ins w:id="2251" w:author="Eric Boisvert" w:date="2016-01-07T13:23: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ins w:id="2252" w:author="Eric Boisvert" w:date="2016-01-07T13:23:00Z"/>
        </w:trPr>
        <w:tc>
          <w:tcPr>
            <w:tcW w:w="4219" w:type="dxa"/>
            <w:tcBorders>
              <w:right w:val="nil"/>
            </w:tcBorders>
            <w:shd w:val="clear" w:color="auto" w:fill="auto"/>
          </w:tcPr>
          <w:p w14:paraId="07B3BAAE" w14:textId="77777777" w:rsidR="009E36A6" w:rsidRPr="00D12552" w:rsidRDefault="009E36A6" w:rsidP="002E6F45">
            <w:pPr>
              <w:pStyle w:val="Tabletext10"/>
              <w:rPr>
                <w:ins w:id="2253" w:author="Eric Boisvert" w:date="2016-01-07T13:23:00Z"/>
                <w:rStyle w:val="requri"/>
                <w:lang w:val="en-CA"/>
              </w:rPr>
            </w:pPr>
            <w:ins w:id="2254" w:author="Eric Boisvert" w:date="2016-01-07T13:23:00Z">
              <w:r>
                <w:rPr>
                  <w:rStyle w:val="requri"/>
                  <w:lang w:val="en-CA"/>
                </w:rPr>
                <w:t>/req/gsml4-portrayal</w:t>
              </w:r>
              <w:r w:rsidRPr="00D12552">
                <w:rPr>
                  <w:rStyle w:val="requri"/>
                  <w:lang w:val="en-CA"/>
                </w:rPr>
                <w:t>/</w:t>
              </w:r>
              <w:r>
                <w:rPr>
                  <w:rStyle w:val="requri"/>
                  <w:lang w:val="en-CA"/>
                </w:rPr>
                <w:t>geomorphologicunitview-representativeLithology-uri</w:t>
              </w:r>
            </w:ins>
          </w:p>
        </w:tc>
        <w:tc>
          <w:tcPr>
            <w:tcW w:w="4678" w:type="dxa"/>
            <w:tcBorders>
              <w:left w:val="nil"/>
            </w:tcBorders>
            <w:shd w:val="clear" w:color="auto" w:fill="auto"/>
          </w:tcPr>
          <w:p w14:paraId="150D529F" w14:textId="77777777" w:rsidR="009E36A6" w:rsidRPr="00D12552" w:rsidRDefault="009E36A6" w:rsidP="002E6F45">
            <w:pPr>
              <w:pStyle w:val="Tabletext10"/>
              <w:jc w:val="left"/>
              <w:rPr>
                <w:ins w:id="2255" w:author="Eric Boisvert" w:date="2016-01-07T13:23:00Z"/>
                <w:rStyle w:val="reqtext"/>
                <w:lang w:val="en-CA"/>
              </w:rPr>
            </w:pPr>
            <w:ins w:id="2256" w:author="Eric Boisvert" w:date="2016-01-07T13:23:00Z">
              <w:r>
                <w:rPr>
                  <w:rStyle w:val="reqtext"/>
                  <w:lang w:val="en-CA"/>
                </w:rPr>
                <w:t>representativeLithology_uri SHALL resolve to a representation of a vocabulary term describing a lithology</w:t>
              </w:r>
            </w:ins>
          </w:p>
        </w:tc>
      </w:tr>
    </w:tbl>
    <w:p w14:paraId="6ED19DEA" w14:textId="77777777" w:rsidR="009E36A6" w:rsidRDefault="009E36A6" w:rsidP="009E36A6">
      <w:pPr>
        <w:autoSpaceDE w:val="0"/>
        <w:autoSpaceDN w:val="0"/>
        <w:adjustRightInd w:val="0"/>
        <w:spacing w:after="0" w:line="240" w:lineRule="atLeast"/>
        <w:rPr>
          <w:ins w:id="2257" w:author="Eric Boisvert" w:date="2016-01-07T13:23:00Z"/>
          <w:rFonts w:cs="Arial"/>
          <w:color w:val="000000"/>
          <w:lang w:val="en-CA"/>
        </w:rPr>
      </w:pPr>
    </w:p>
    <w:p w14:paraId="627A44F1" w14:textId="77777777" w:rsidR="009E36A6" w:rsidRDefault="009E36A6" w:rsidP="00D14AF0">
      <w:pPr>
        <w:autoSpaceDE w:val="0"/>
        <w:autoSpaceDN w:val="0"/>
        <w:adjustRightInd w:val="0"/>
        <w:spacing w:after="0" w:line="240" w:lineRule="atLeast"/>
        <w:rPr>
          <w:ins w:id="2258" w:author="Eric Boisvert" w:date="2016-01-07T13:16:00Z"/>
          <w:rFonts w:cs="Arial"/>
          <w:color w:val="000000"/>
          <w:lang w:val="en-CA"/>
        </w:rPr>
      </w:pPr>
    </w:p>
    <w:p w14:paraId="6D1C36E2" w14:textId="77777777" w:rsidR="009E36A6" w:rsidRPr="00D970E9" w:rsidRDefault="009E36A6" w:rsidP="009E36A6">
      <w:pPr>
        <w:pStyle w:val="Heading4"/>
        <w:rPr>
          <w:ins w:id="2259" w:author="Eric Boisvert" w:date="2016-01-07T13:16:00Z"/>
          <w:lang w:val="en-CA"/>
        </w:rPr>
        <w:pPrChange w:id="2260" w:author="Eric Boisvert" w:date="2016-01-07T13:17:00Z">
          <w:pPr>
            <w:autoSpaceDE w:val="0"/>
            <w:autoSpaceDN w:val="0"/>
            <w:adjustRightInd w:val="0"/>
            <w:spacing w:after="0" w:line="240" w:lineRule="atLeast"/>
          </w:pPr>
        </w:pPrChange>
      </w:pPr>
      <w:ins w:id="2261" w:author="Eric Boisvert" w:date="2016-01-07T13:16:00Z">
        <w:r w:rsidRPr="00D970E9">
          <w:rPr>
            <w:lang w:val="en-CA"/>
          </w:rPr>
          <w:t>representativeAge_uri</w:t>
        </w:r>
      </w:ins>
    </w:p>
    <w:p w14:paraId="285293A9" w14:textId="77777777" w:rsidR="009E36A6" w:rsidRDefault="009E36A6" w:rsidP="00D14AF0">
      <w:pPr>
        <w:autoSpaceDE w:val="0"/>
        <w:autoSpaceDN w:val="0"/>
        <w:adjustRightInd w:val="0"/>
        <w:spacing w:after="0" w:line="240" w:lineRule="atLeast"/>
        <w:rPr>
          <w:ins w:id="2262" w:author="Eric Boisvert" w:date="2016-01-07T13:16:00Z"/>
          <w:rFonts w:cs="Arial"/>
          <w:color w:val="000000"/>
          <w:lang w:val="en-CA"/>
        </w:rPr>
      </w:pPr>
    </w:p>
    <w:p w14:paraId="6E726CCB" w14:textId="44936A0F" w:rsidR="009E36A6" w:rsidRDefault="009E36A6" w:rsidP="00D14AF0">
      <w:pPr>
        <w:autoSpaceDE w:val="0"/>
        <w:autoSpaceDN w:val="0"/>
        <w:adjustRightInd w:val="0"/>
        <w:spacing w:after="0" w:line="240" w:lineRule="atLeast"/>
        <w:rPr>
          <w:ins w:id="2263" w:author="Eric Boisvert" w:date="2016-01-07T13:16:00Z"/>
          <w:rFonts w:cs="Arial"/>
          <w:color w:val="000000"/>
          <w:lang w:val="en-CA"/>
        </w:rPr>
      </w:pPr>
      <w:ins w:id="2264" w:author="Eric Boisvert" w:date="2016-01-07T13:17:00Z">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w:t>
        </w:r>
      </w:ins>
      <w:ins w:id="2265" w:author="Eric Boisvert" w:date="2016-01-07T13:18:00Z">
        <w:r>
          <w:rPr>
            <w:rFonts w:cs="Arial"/>
            <w:color w:val="000000"/>
            <w:lang w:val="en-CA"/>
          </w:rPr>
          <w:t>contain</w:t>
        </w:r>
      </w:ins>
      <w:ins w:id="2266" w:author="Eric Boisvert" w:date="2016-01-07T13:17:00Z">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ins>
    </w:p>
    <w:p w14:paraId="33C2A8D0" w14:textId="77777777" w:rsidR="009E36A6" w:rsidRDefault="009E36A6" w:rsidP="00D14AF0">
      <w:pPr>
        <w:autoSpaceDE w:val="0"/>
        <w:autoSpaceDN w:val="0"/>
        <w:adjustRightInd w:val="0"/>
        <w:spacing w:after="0" w:line="240" w:lineRule="atLeast"/>
        <w:rPr>
          <w:ins w:id="2267" w:author="Eric Boisvert" w:date="2016-01-07T13:24: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ins w:id="2268" w:author="Eric Boisvert" w:date="2016-01-07T13:24:00Z"/>
        </w:trPr>
        <w:tc>
          <w:tcPr>
            <w:tcW w:w="4219" w:type="dxa"/>
            <w:tcBorders>
              <w:right w:val="nil"/>
            </w:tcBorders>
            <w:shd w:val="clear" w:color="auto" w:fill="auto"/>
          </w:tcPr>
          <w:p w14:paraId="0B813684" w14:textId="77777777" w:rsidR="009E36A6" w:rsidRPr="00D12552" w:rsidRDefault="009E36A6" w:rsidP="002E6F45">
            <w:pPr>
              <w:pStyle w:val="Tabletext10"/>
              <w:rPr>
                <w:ins w:id="2269" w:author="Eric Boisvert" w:date="2016-01-07T13:24:00Z"/>
                <w:rStyle w:val="requri"/>
                <w:lang w:val="en-CA"/>
              </w:rPr>
            </w:pPr>
            <w:ins w:id="2270" w:author="Eric Boisvert" w:date="2016-01-07T13:24:00Z">
              <w:r>
                <w:rPr>
                  <w:rStyle w:val="requri"/>
                  <w:lang w:val="en-CA"/>
                </w:rPr>
                <w:t>/req/gsml4-portrayal</w:t>
              </w:r>
              <w:r w:rsidRPr="00D12552">
                <w:rPr>
                  <w:rStyle w:val="requri"/>
                  <w:lang w:val="en-CA"/>
                </w:rPr>
                <w:t>/</w:t>
              </w:r>
              <w:r>
                <w:rPr>
                  <w:rStyle w:val="requri"/>
                  <w:lang w:val="en-CA"/>
                </w:rPr>
                <w:t>geomorphologicunitview-representativeAge-uri</w:t>
              </w:r>
            </w:ins>
          </w:p>
        </w:tc>
        <w:tc>
          <w:tcPr>
            <w:tcW w:w="4678" w:type="dxa"/>
            <w:tcBorders>
              <w:left w:val="nil"/>
            </w:tcBorders>
            <w:shd w:val="clear" w:color="auto" w:fill="auto"/>
          </w:tcPr>
          <w:p w14:paraId="77150A24" w14:textId="77777777" w:rsidR="009E36A6" w:rsidRPr="00D12552" w:rsidRDefault="009E36A6" w:rsidP="002E6F45">
            <w:pPr>
              <w:pStyle w:val="Tabletext10"/>
              <w:jc w:val="left"/>
              <w:rPr>
                <w:ins w:id="2271" w:author="Eric Boisvert" w:date="2016-01-07T13:24:00Z"/>
                <w:rStyle w:val="reqtext"/>
                <w:lang w:val="en-CA"/>
              </w:rPr>
            </w:pPr>
            <w:ins w:id="2272" w:author="Eric Boisvert" w:date="2016-01-07T13:24:00Z">
              <w:r>
                <w:rPr>
                  <w:rStyle w:val="reqtext"/>
                  <w:lang w:val="en-CA"/>
                </w:rPr>
                <w:t>If present, representativeAge_uri SHALL resolve to a representation of a vocabulary term describing a GeoSciML GeologicAge</w:t>
              </w:r>
            </w:ins>
          </w:p>
        </w:tc>
      </w:tr>
    </w:tbl>
    <w:p w14:paraId="282158B3" w14:textId="77777777" w:rsidR="009E36A6" w:rsidRDefault="009E36A6" w:rsidP="009E36A6">
      <w:pPr>
        <w:autoSpaceDE w:val="0"/>
        <w:autoSpaceDN w:val="0"/>
        <w:adjustRightInd w:val="0"/>
        <w:spacing w:after="0" w:line="240" w:lineRule="atLeast"/>
        <w:rPr>
          <w:ins w:id="2273" w:author="Eric Boisvert" w:date="2016-01-07T13:24:00Z"/>
          <w:rFonts w:cs="Arial"/>
          <w:color w:val="000000"/>
          <w:lang w:val="en-CA"/>
        </w:rPr>
      </w:pPr>
    </w:p>
    <w:p w14:paraId="3DF8C3ED" w14:textId="77777777" w:rsidR="009E36A6" w:rsidRDefault="009E36A6" w:rsidP="00D14AF0">
      <w:pPr>
        <w:autoSpaceDE w:val="0"/>
        <w:autoSpaceDN w:val="0"/>
        <w:adjustRightInd w:val="0"/>
        <w:spacing w:after="0" w:line="240" w:lineRule="atLeast"/>
        <w:rPr>
          <w:ins w:id="2274" w:author="Eric Boisvert" w:date="2016-01-07T13:17:00Z"/>
          <w:rFonts w:cs="Arial"/>
          <w:color w:val="000000"/>
          <w:lang w:val="en-CA"/>
        </w:rPr>
      </w:pPr>
    </w:p>
    <w:p w14:paraId="6F73666A" w14:textId="77777777" w:rsidR="009E36A6" w:rsidRPr="00D970E9" w:rsidRDefault="009E36A6" w:rsidP="009E36A6">
      <w:pPr>
        <w:pStyle w:val="Heading4"/>
        <w:rPr>
          <w:ins w:id="2275" w:author="Eric Boisvert" w:date="2016-01-07T13:17:00Z"/>
          <w:lang w:val="en-CA"/>
        </w:rPr>
        <w:pPrChange w:id="2276" w:author="Eric Boisvert" w:date="2016-01-07T13:18:00Z">
          <w:pPr>
            <w:autoSpaceDE w:val="0"/>
            <w:autoSpaceDN w:val="0"/>
            <w:adjustRightInd w:val="0"/>
            <w:spacing w:after="0" w:line="240" w:lineRule="atLeast"/>
          </w:pPr>
        </w:pPrChange>
      </w:pPr>
      <w:ins w:id="2277" w:author="Eric Boisvert" w:date="2016-01-07T13:17:00Z">
        <w:r w:rsidRPr="00D970E9">
          <w:rPr>
            <w:lang w:val="en-CA"/>
          </w:rPr>
          <w:t>specification_uri</w:t>
        </w:r>
      </w:ins>
    </w:p>
    <w:p w14:paraId="1C2134B2" w14:textId="77777777" w:rsidR="009E36A6" w:rsidRDefault="009E36A6" w:rsidP="00D14AF0">
      <w:pPr>
        <w:autoSpaceDE w:val="0"/>
        <w:autoSpaceDN w:val="0"/>
        <w:adjustRightInd w:val="0"/>
        <w:spacing w:after="0" w:line="240" w:lineRule="atLeast"/>
        <w:rPr>
          <w:ins w:id="2278" w:author="Eric Boisvert" w:date="2016-01-07T13:17:00Z"/>
          <w:rFonts w:cs="Arial"/>
          <w:color w:val="000000"/>
          <w:lang w:val="en-CA"/>
        </w:rPr>
      </w:pPr>
    </w:p>
    <w:p w14:paraId="392CD67C" w14:textId="518026C4" w:rsidR="009E36A6" w:rsidRDefault="009E36A6" w:rsidP="00D14AF0">
      <w:pPr>
        <w:autoSpaceDE w:val="0"/>
        <w:autoSpaceDN w:val="0"/>
        <w:adjustRightInd w:val="0"/>
        <w:spacing w:after="0" w:line="240" w:lineRule="atLeast"/>
        <w:rPr>
          <w:ins w:id="2279" w:author="Eric Boisvert" w:date="2016-01-07T13:18:00Z"/>
          <w:rFonts w:cs="Arial"/>
          <w:color w:val="000000"/>
          <w:lang w:val="en-CA"/>
        </w:rPr>
      </w:pPr>
      <w:ins w:id="2280" w:author="Eric Boisvert" w:date="2016-01-07T13:17:00Z">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ins>
      <w:ins w:id="2281" w:author="Eric Boisvert" w:date="2016-01-07T13:18:00Z">
        <w:r>
          <w:rPr>
            <w:rFonts w:cs="Arial"/>
            <w:color w:val="000000"/>
            <w:lang w:val="en-CA"/>
          </w:rPr>
          <w:t>This is a m</w:t>
        </w:r>
      </w:ins>
      <w:ins w:id="2282" w:author="Eric Boisvert" w:date="2016-01-07T13:17:00Z">
        <w:r w:rsidRPr="009E36A6">
          <w:rPr>
            <w:rFonts w:cs="Arial"/>
            <w:color w:val="000000"/>
            <w:lang w:val="en-CA"/>
          </w:rPr>
          <w:t xml:space="preserve">andatory property - if not value is provided then a URI referring to a controlled concept explaining why the value is nil </w:t>
        </w:r>
      </w:ins>
      <w:ins w:id="2283" w:author="Eric Boisvert" w:date="2016-01-07T13:18:00Z">
        <w:r>
          <w:rPr>
            <w:rFonts w:cs="Arial"/>
            <w:color w:val="000000"/>
            <w:lang w:val="en-CA"/>
          </w:rPr>
          <w:t>shall</w:t>
        </w:r>
      </w:ins>
      <w:ins w:id="2284" w:author="Eric Boisvert" w:date="2016-01-07T13:17:00Z">
        <w:r w:rsidRPr="009E36A6">
          <w:rPr>
            <w:rFonts w:cs="Arial"/>
            <w:color w:val="000000"/>
            <w:lang w:val="en-CA"/>
          </w:rPr>
          <w:t xml:space="preserve"> be provided.</w:t>
        </w:r>
      </w:ins>
    </w:p>
    <w:p w14:paraId="5AF83964" w14:textId="77777777" w:rsidR="009E36A6" w:rsidRDefault="009E36A6" w:rsidP="00D14AF0">
      <w:pPr>
        <w:autoSpaceDE w:val="0"/>
        <w:autoSpaceDN w:val="0"/>
        <w:adjustRightInd w:val="0"/>
        <w:spacing w:after="0" w:line="240" w:lineRule="atLeast"/>
        <w:rPr>
          <w:ins w:id="2285" w:author="Eric Boisvert" w:date="2016-01-07T13:24: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ins w:id="2286" w:author="Eric Boisvert" w:date="2016-01-07T13:24:00Z"/>
        </w:trPr>
        <w:tc>
          <w:tcPr>
            <w:tcW w:w="4219" w:type="dxa"/>
            <w:tcBorders>
              <w:right w:val="nil"/>
            </w:tcBorders>
            <w:shd w:val="clear" w:color="auto" w:fill="auto"/>
          </w:tcPr>
          <w:p w14:paraId="35890818" w14:textId="77777777" w:rsidR="009E36A6" w:rsidRPr="00D12552" w:rsidRDefault="009E36A6" w:rsidP="002E6F45">
            <w:pPr>
              <w:pStyle w:val="Tabletext10"/>
              <w:rPr>
                <w:ins w:id="2287" w:author="Eric Boisvert" w:date="2016-01-07T13:24:00Z"/>
                <w:rStyle w:val="requri"/>
                <w:lang w:val="en-CA"/>
              </w:rPr>
            </w:pPr>
            <w:ins w:id="2288" w:author="Eric Boisvert" w:date="2016-01-07T13:24:00Z">
              <w:r>
                <w:rPr>
                  <w:rStyle w:val="requri"/>
                  <w:lang w:val="en-CA"/>
                </w:rPr>
                <w:t>/req/gsml4-portrayal</w:t>
              </w:r>
              <w:r w:rsidRPr="00D12552">
                <w:rPr>
                  <w:rStyle w:val="requri"/>
                  <w:lang w:val="en-CA"/>
                </w:rPr>
                <w:t>/</w:t>
              </w:r>
              <w:r>
                <w:rPr>
                  <w:rStyle w:val="requri"/>
                  <w:lang w:val="en-CA"/>
                </w:rPr>
                <w:t>geomorphologicunitview-specification-uri</w:t>
              </w:r>
            </w:ins>
          </w:p>
        </w:tc>
        <w:tc>
          <w:tcPr>
            <w:tcW w:w="4678" w:type="dxa"/>
            <w:tcBorders>
              <w:left w:val="nil"/>
            </w:tcBorders>
            <w:shd w:val="clear" w:color="auto" w:fill="auto"/>
          </w:tcPr>
          <w:p w14:paraId="650851CA" w14:textId="77777777" w:rsidR="009E36A6" w:rsidRPr="00D12552" w:rsidRDefault="009E36A6" w:rsidP="002E6F45">
            <w:pPr>
              <w:pStyle w:val="Tabletext10"/>
              <w:jc w:val="left"/>
              <w:rPr>
                <w:ins w:id="2289" w:author="Eric Boisvert" w:date="2016-01-07T13:24:00Z"/>
                <w:rStyle w:val="reqtext"/>
                <w:lang w:val="en-CA"/>
              </w:rPr>
            </w:pPr>
            <w:proofErr w:type="gramStart"/>
            <w:ins w:id="2290" w:author="Eric Boisvert" w:date="2016-01-07T13:24:00Z">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ins>
          </w:p>
        </w:tc>
      </w:tr>
    </w:tbl>
    <w:p w14:paraId="49C1D4F1" w14:textId="77777777" w:rsidR="009E36A6" w:rsidRDefault="009E36A6" w:rsidP="009E36A6">
      <w:pPr>
        <w:autoSpaceDE w:val="0"/>
        <w:autoSpaceDN w:val="0"/>
        <w:adjustRightInd w:val="0"/>
        <w:spacing w:after="0" w:line="240" w:lineRule="atLeast"/>
        <w:rPr>
          <w:ins w:id="2291" w:author="Eric Boisvert" w:date="2016-01-07T13:24:00Z"/>
          <w:rFonts w:cs="Arial"/>
          <w:color w:val="000000"/>
          <w:lang w:val="en-CA"/>
        </w:rPr>
      </w:pPr>
    </w:p>
    <w:p w14:paraId="2D97D9BE" w14:textId="77777777" w:rsidR="009E36A6" w:rsidRDefault="009E36A6" w:rsidP="00D14AF0">
      <w:pPr>
        <w:autoSpaceDE w:val="0"/>
        <w:autoSpaceDN w:val="0"/>
        <w:adjustRightInd w:val="0"/>
        <w:spacing w:after="0" w:line="240" w:lineRule="atLeast"/>
        <w:rPr>
          <w:ins w:id="2292" w:author="Eric Boisvert" w:date="2016-01-07T13:18:00Z"/>
          <w:rFonts w:cs="Arial"/>
          <w:color w:val="000000"/>
          <w:lang w:val="en-CA"/>
        </w:rPr>
      </w:pPr>
    </w:p>
    <w:p w14:paraId="7FBE9B93" w14:textId="1832AF05" w:rsidR="009E36A6" w:rsidRDefault="009E36A6" w:rsidP="009E36A6">
      <w:pPr>
        <w:pStyle w:val="Heading4"/>
        <w:rPr>
          <w:ins w:id="2293" w:author="Eric Boisvert" w:date="2016-01-07T13:19:00Z"/>
          <w:lang w:val="en-CA"/>
        </w:rPr>
        <w:pPrChange w:id="2294" w:author="Eric Boisvert" w:date="2016-01-07T13:19:00Z">
          <w:pPr>
            <w:autoSpaceDE w:val="0"/>
            <w:autoSpaceDN w:val="0"/>
            <w:adjustRightInd w:val="0"/>
            <w:spacing w:after="0" w:line="240" w:lineRule="atLeast"/>
          </w:pPr>
        </w:pPrChange>
      </w:pPr>
      <w:ins w:id="2295" w:author="Eric Boisvert" w:date="2016-01-07T13:19:00Z">
        <w:r w:rsidRPr="009E36A6">
          <w:rPr>
            <w:lang w:val="en-CA"/>
          </w:rPr>
          <w:t>metadata_uri</w:t>
        </w:r>
      </w:ins>
    </w:p>
    <w:p w14:paraId="5F073C5A" w14:textId="77777777" w:rsidR="009E36A6" w:rsidRDefault="009E36A6" w:rsidP="00D14AF0">
      <w:pPr>
        <w:autoSpaceDE w:val="0"/>
        <w:autoSpaceDN w:val="0"/>
        <w:adjustRightInd w:val="0"/>
        <w:spacing w:after="0" w:line="240" w:lineRule="atLeast"/>
        <w:rPr>
          <w:ins w:id="2296" w:author="Eric Boisvert" w:date="2016-01-07T13:19:00Z"/>
          <w:rFonts w:cs="Arial"/>
          <w:color w:val="000000"/>
          <w:lang w:val="en-CA"/>
        </w:rPr>
      </w:pPr>
    </w:p>
    <w:p w14:paraId="6B711C65" w14:textId="33A34334" w:rsidR="009E36A6" w:rsidRDefault="009E36A6" w:rsidP="00D14AF0">
      <w:pPr>
        <w:autoSpaceDE w:val="0"/>
        <w:autoSpaceDN w:val="0"/>
        <w:adjustRightInd w:val="0"/>
        <w:spacing w:after="0" w:line="240" w:lineRule="atLeast"/>
        <w:rPr>
          <w:ins w:id="2297" w:author="Eric Boisvert" w:date="2016-01-07T13:19:00Z"/>
          <w:rFonts w:cs="Arial"/>
          <w:color w:val="000000"/>
          <w:lang w:val="en-CA"/>
        </w:rPr>
      </w:pPr>
      <w:ins w:id="2298" w:author="Eric Boisvert" w:date="2016-01-07T13:19:00Z">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ins>
    </w:p>
    <w:p w14:paraId="5F50E294" w14:textId="77777777" w:rsidR="009E36A6" w:rsidRDefault="009E36A6" w:rsidP="00D14AF0">
      <w:pPr>
        <w:autoSpaceDE w:val="0"/>
        <w:autoSpaceDN w:val="0"/>
        <w:adjustRightInd w:val="0"/>
        <w:spacing w:after="0" w:line="240" w:lineRule="atLeast"/>
        <w:rPr>
          <w:ins w:id="2299" w:author="Eric Boisvert" w:date="2016-01-07T12:55:00Z"/>
          <w:rFonts w:cs="Arial"/>
          <w:color w:val="000000"/>
          <w:lang w:val="en-CA"/>
        </w:rPr>
      </w:pPr>
    </w:p>
    <w:p w14:paraId="408A6004" w14:textId="77777777" w:rsidR="009E36A6" w:rsidRDefault="009E36A6" w:rsidP="009E36A6">
      <w:pPr>
        <w:pStyle w:val="Heading4"/>
        <w:rPr>
          <w:ins w:id="2300" w:author="Eric Boisvert" w:date="2016-01-07T13:22:00Z"/>
        </w:rPr>
      </w:pPr>
      <w:proofErr w:type="gramStart"/>
      <w:ins w:id="2301" w:author="Eric Boisvert" w:date="2016-01-07T13:22:00Z">
        <w:r w:rsidRPr="00C17A19">
          <w:t>genericSymbolizer</w:t>
        </w:r>
        <w:proofErr w:type="gramEnd"/>
      </w:ins>
    </w:p>
    <w:p w14:paraId="179245CF" w14:textId="77777777" w:rsidR="009E36A6" w:rsidRPr="00C17A19" w:rsidRDefault="009E36A6" w:rsidP="009E36A6">
      <w:pPr>
        <w:rPr>
          <w:ins w:id="2302" w:author="Eric Boisvert" w:date="2016-01-07T13:22:00Z"/>
        </w:rPr>
      </w:pPr>
    </w:p>
    <w:p w14:paraId="618CE433" w14:textId="77777777" w:rsidR="009E36A6" w:rsidRDefault="009E36A6" w:rsidP="009E36A6">
      <w:pPr>
        <w:rPr>
          <w:ins w:id="2303" w:author="Eric Boisvert" w:date="2016-01-07T13:22:00Z"/>
        </w:rPr>
      </w:pPr>
      <w:ins w:id="2304" w:author="Eric Boisvert" w:date="2016-01-07T13:22:00Z">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ins>
    </w:p>
    <w:p w14:paraId="751B55BC" w14:textId="77777777" w:rsidR="009E36A6" w:rsidRDefault="009E36A6" w:rsidP="009E36A6">
      <w:pPr>
        <w:pStyle w:val="Heading4"/>
        <w:rPr>
          <w:ins w:id="2305" w:author="Eric Boisvert" w:date="2016-01-07T13:22:00Z"/>
        </w:rPr>
      </w:pPr>
      <w:proofErr w:type="gramStart"/>
      <w:ins w:id="2306" w:author="Eric Boisvert" w:date="2016-01-07T13:22:00Z">
        <w:r>
          <w:lastRenderedPageBreak/>
          <w:t>s</w:t>
        </w:r>
        <w:r w:rsidRPr="004E3A57">
          <w:t>hape</w:t>
        </w:r>
        <w:proofErr w:type="gramEnd"/>
      </w:ins>
    </w:p>
    <w:p w14:paraId="34B50C00" w14:textId="77777777" w:rsidR="009E36A6" w:rsidRDefault="009E36A6" w:rsidP="009E36A6">
      <w:pPr>
        <w:rPr>
          <w:ins w:id="2307" w:author="Eric Boisvert" w:date="2016-01-07T13:22:00Z"/>
        </w:rPr>
      </w:pPr>
    </w:p>
    <w:p w14:paraId="209A3BD6" w14:textId="77777777" w:rsidR="009E36A6" w:rsidRDefault="009E36A6" w:rsidP="009E36A6">
      <w:pPr>
        <w:rPr>
          <w:ins w:id="2308" w:author="Eric Boisvert" w:date="2016-01-07T13:22:00Z"/>
        </w:rPr>
      </w:pPr>
      <w:ins w:id="2309" w:author="Eric Boisvert" w:date="2016-01-07T13:22:00Z">
        <w:r>
          <w:t>The property shape</w:t>
        </w:r>
        <w:proofErr w:type="gramStart"/>
        <w:r>
          <w:t>:GM</w:t>
        </w:r>
        <w:proofErr w:type="gramEnd"/>
        <w:r>
          <w:t xml:space="preserve">_Object contains a geometry </w:t>
        </w:r>
        <w:r w:rsidRPr="004E3A57">
          <w:t>defining the extent of the feature of interest.</w:t>
        </w:r>
        <w:r>
          <w:t xml:space="preserve">  </w:t>
        </w:r>
      </w:ins>
    </w:p>
    <w:p w14:paraId="57F6406E" w14:textId="77777777" w:rsidR="009E36A6" w:rsidRDefault="009E36A6" w:rsidP="009E36A6">
      <w:pPr>
        <w:pStyle w:val="Heading4"/>
        <w:rPr>
          <w:ins w:id="2310" w:author="Eric Boisvert" w:date="2016-01-07T13:22:00Z"/>
        </w:rPr>
      </w:pPr>
      <w:ins w:id="2311" w:author="Eric Boisvert" w:date="2016-01-07T13:22:00Z">
        <w:r w:rsidRPr="004E3A57">
          <w:t>Any</w:t>
        </w:r>
      </w:ins>
    </w:p>
    <w:p w14:paraId="1D12A4F0" w14:textId="77777777" w:rsidR="009E36A6" w:rsidRDefault="009E36A6" w:rsidP="009E36A6">
      <w:pPr>
        <w:rPr>
          <w:ins w:id="2312" w:author="Eric Boisvert" w:date="2016-01-07T13:22:00Z"/>
        </w:rPr>
      </w:pPr>
    </w:p>
    <w:p w14:paraId="6F4E5105" w14:textId="77777777" w:rsidR="009E36A6" w:rsidRDefault="009E36A6" w:rsidP="009E36A6">
      <w:pPr>
        <w:rPr>
          <w:ins w:id="2313" w:author="Eric Boisvert" w:date="2016-01-07T13:24:00Z"/>
        </w:rPr>
      </w:pPr>
      <w:ins w:id="2314" w:author="Eric Boisvert" w:date="2016-01-07T13:22:00Z">
        <w:r>
          <w:t xml:space="preserve">A data provider can add an arbitrary number of extra properties, as long as the instance is conformant to GML Simple Feature Level 0. </w:t>
        </w:r>
      </w:ins>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315" w:name="BKM_75AF76F0_4AFF_4758_AA5C_4DD9A3A326DF"/>
      <w:bookmarkStart w:id="2316" w:name="BKM_AD80CBD8_BB55_4F42_B330_20E3957181FD"/>
      <w:bookmarkStart w:id="2317" w:name="BKM_B608D83A_BCB7_40BE_B5B4_7C18680327EF"/>
      <w:bookmarkStart w:id="2318" w:name="BKM_BB7DE53B_2076_4732_85CB_314A0C996CFE"/>
      <w:bookmarkStart w:id="2319" w:name="BKM_0F33C868_B8F6_4CD9_B1BE_D64AF7054352"/>
      <w:bookmarkStart w:id="2320" w:name="BKM_858F77A8_91BC_4E92_9873_3DE29220EA84"/>
      <w:bookmarkStart w:id="2321" w:name="BKM_6C47293B_9B00_4958_AE14_E2FF8C6503C9"/>
      <w:bookmarkStart w:id="2322" w:name="BKM_4798819D_722E_4089_880A_68AA29864E45"/>
      <w:bookmarkStart w:id="2323" w:name="BKM_FB28CC82_D6AA_481A_BA03_BB82515D05CD"/>
      <w:bookmarkStart w:id="2324" w:name="BKM_81066ECA_2108_4DF2_B25E_F440E68432B7"/>
      <w:bookmarkStart w:id="2325" w:name="BKM_E37CFBB1_57FD_4CA3_9961_34992E857685"/>
      <w:bookmarkStart w:id="2326" w:name="BKM_2EFAD6D8_0A90_47E6_A3AC_B0F503630287"/>
      <w:bookmarkStart w:id="2327" w:name="BKM_21524384_B208_4A32_A2E5_0FFB4D6E8D7C"/>
      <w:bookmarkStart w:id="2328" w:name="BKM_E5DB8674_7F07_4817_BA2B_997C684B521D"/>
      <w:bookmarkStart w:id="2329" w:name="BKM_B79C058B_F1A5_47C5_B3E2_CD87F62870F2"/>
      <w:bookmarkStart w:id="2330" w:name="BKM_A559EAAB_B89D_43D3_B221_4C6D46321258"/>
      <w:bookmarkStart w:id="2331" w:name="BKM_234AE185_16BA_4884_8974_68DBF37A4B28"/>
      <w:bookmarkStart w:id="2332" w:name="BKM_B342A581_116B_4A14_8384_0F4F6231BFC6"/>
      <w:bookmarkStart w:id="2333" w:name="BKM_CE5055FF_94D8_42AD_B46A_0041AB28334E"/>
      <w:bookmarkStart w:id="2334" w:name="BKM_F34DEFBD_2300_4BCD_9500_6FD1B9CE045E"/>
      <w:bookmarkStart w:id="2335" w:name="BKM_C0E26832_94FE_4E03_98DE_F2986912ECBC"/>
      <w:bookmarkStart w:id="2336" w:name="BKM_04EE2E72_5511_48AE_9048_CF9126C4A13D"/>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p>
    <w:p w14:paraId="7C9BAB4B" w14:textId="77777777" w:rsidR="00D14AF0" w:rsidRDefault="00D14AF0" w:rsidP="00D14AF0">
      <w:pPr>
        <w:pStyle w:val="Heading3"/>
        <w:rPr>
          <w:lang w:val="en-CA"/>
        </w:rPr>
      </w:pPr>
      <w:bookmarkStart w:id="2337" w:name="_Toc439664606"/>
      <w:r w:rsidRPr="00D14AF0">
        <w:rPr>
          <w:lang w:val="en-CA"/>
        </w:rPr>
        <w:t>S</w:t>
      </w:r>
      <w:bookmarkStart w:id="2338" w:name="BKM_CE5E700D_EBA4_44CA_83C8_617C916DF033"/>
      <w:bookmarkEnd w:id="2338"/>
      <w:r w:rsidRPr="00D14AF0">
        <w:rPr>
          <w:lang w:val="en-CA"/>
        </w:rPr>
        <w:t>hearDisplacementStructureView</w:t>
      </w:r>
      <w:bookmarkEnd w:id="2337"/>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ins w:id="2339" w:author="Eric Boisvert" w:date="2016-01-05T15:03:00Z"/>
          <w:rFonts w:cs="Arial"/>
          <w:noProof/>
          <w:color w:val="000000"/>
          <w:lang w:val="en-CA" w:eastAsia="en-CA"/>
        </w:rPr>
      </w:pPr>
    </w:p>
    <w:p w14:paraId="45484683" w14:textId="77777777" w:rsidR="00A42248" w:rsidRDefault="00510FBF" w:rsidP="00A42248">
      <w:pPr>
        <w:keepNext/>
        <w:autoSpaceDE w:val="0"/>
        <w:autoSpaceDN w:val="0"/>
        <w:adjustRightInd w:val="0"/>
        <w:spacing w:after="0" w:line="240" w:lineRule="atLeast"/>
        <w:rPr>
          <w:ins w:id="2340" w:author="Eric Boisvert" w:date="2016-01-05T15:04:00Z"/>
        </w:rPr>
      </w:pPr>
      <w:ins w:id="2341" w:author="Eric Boisvert" w:date="2016-01-05T15:03:00Z">
        <w:r>
          <w:rPr>
            <w:noProof/>
            <w:lang w:val="en-CA" w:eastAsia="en-CA"/>
          </w:rPr>
          <w:pict w14:anchorId="3D60E9B9">
            <v:shape id="_x0000_i1037" type="#_x0000_t75" style="width:198.8pt;height:284.8pt;visibility:visible;mso-wrap-style:square">
              <v:imagedata r:id="rId26" o:title=""/>
            </v:shape>
          </w:pict>
        </w:r>
      </w:ins>
    </w:p>
    <w:p w14:paraId="4DC1B88F" w14:textId="2A006D5C" w:rsidR="00A42248" w:rsidRDefault="00A42248">
      <w:pPr>
        <w:pStyle w:val="Caption"/>
        <w:pPrChange w:id="2342" w:author="Eric Boisvert" w:date="2016-01-05T15:04:00Z">
          <w:pPr>
            <w:keepNext/>
            <w:autoSpaceDE w:val="0"/>
            <w:autoSpaceDN w:val="0"/>
            <w:adjustRightInd w:val="0"/>
            <w:spacing w:after="0" w:line="240" w:lineRule="atLeast"/>
          </w:pPr>
        </w:pPrChange>
      </w:pPr>
      <w:ins w:id="2343" w:author="Eric Boisvert" w:date="2016-01-05T15:04:00Z">
        <w:r>
          <w:t xml:space="preserve">Figure </w:t>
        </w:r>
        <w:r>
          <w:fldChar w:fldCharType="begin"/>
        </w:r>
        <w:r>
          <w:instrText xml:space="preserve"> SEQ Figure \* ARABIC </w:instrText>
        </w:r>
      </w:ins>
      <w:r>
        <w:fldChar w:fldCharType="separate"/>
      </w:r>
      <w:ins w:id="2344" w:author="Eric Boisvert" w:date="2016-01-06T12:52:00Z">
        <w:r w:rsidR="001D79AD">
          <w:rPr>
            <w:noProof/>
          </w:rPr>
          <w:t>14</w:t>
        </w:r>
      </w:ins>
      <w:ins w:id="2345" w:author="Eric Boisvert" w:date="2016-01-05T15:04:00Z">
        <w:r>
          <w:fldChar w:fldCharType="end"/>
        </w:r>
        <w:r>
          <w:t xml:space="preserve"> </w:t>
        </w:r>
        <w:r w:rsidRPr="001978ED">
          <w:t>ShearDisplacementStructureView</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39005CF2" w:rsidR="00D14AF0" w:rsidRPr="00D14AF0" w:rsidRDefault="00A42248" w:rsidP="00D14AF0">
      <w:pPr>
        <w:autoSpaceDE w:val="0"/>
        <w:autoSpaceDN w:val="0"/>
        <w:adjustRightInd w:val="0"/>
        <w:spacing w:after="0" w:line="240" w:lineRule="atLeast"/>
        <w:rPr>
          <w:rFonts w:cs="Arial"/>
          <w:color w:val="000000"/>
          <w:lang w:val="en-CA"/>
        </w:rPr>
      </w:pPr>
      <w:ins w:id="2346" w:author="Eric Boisvert" w:date="2016-01-05T15:04:00Z">
        <w:r>
          <w:rPr>
            <w:rFonts w:cs="Arial"/>
            <w:color w:val="000000"/>
            <w:lang w:val="en-CA"/>
          </w:rPr>
          <w:t xml:space="preserve">ShearDisplacementStructureView is a </w:t>
        </w:r>
      </w:ins>
      <w:del w:id="2347" w:author="Eric Boisvert" w:date="2016-01-05T15:04:00Z">
        <w:r w:rsidR="00D14AF0" w:rsidRPr="00D14AF0" w:rsidDel="00A42248">
          <w:rPr>
            <w:rFonts w:cs="Arial"/>
            <w:color w:val="000000"/>
            <w:lang w:val="en-CA"/>
          </w:rPr>
          <w:delText>S</w:delText>
        </w:r>
      </w:del>
      <w:ins w:id="2348" w:author="Eric Boisvert" w:date="2016-01-05T15:04:00Z">
        <w:r>
          <w:rPr>
            <w:rFonts w:cs="Arial"/>
            <w:color w:val="000000"/>
            <w:lang w:val="en-CA"/>
          </w:rPr>
          <w:t>s</w:t>
        </w:r>
      </w:ins>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ins w:id="2349" w:author="Eric Boisvert" w:date="2016-01-07T13:28:00Z"/>
          <w:rFonts w:cs="Arial"/>
          <w:color w:val="000000"/>
          <w:lang w:val="en-CA"/>
        </w:rPr>
      </w:pPr>
    </w:p>
    <w:p w14:paraId="7DD328A5" w14:textId="77777777" w:rsidR="002E6F45" w:rsidRDefault="002E6F45" w:rsidP="002E6F45">
      <w:pPr>
        <w:autoSpaceDE w:val="0"/>
        <w:autoSpaceDN w:val="0"/>
        <w:adjustRightInd w:val="0"/>
        <w:spacing w:after="0" w:line="240" w:lineRule="atLeast"/>
        <w:rPr>
          <w:ins w:id="2350" w:author="Eric Boisvert" w:date="2016-01-07T13:28:00Z"/>
          <w:rFonts w:cs="Arial"/>
          <w:color w:val="000000"/>
          <w:lang w:val="en-CA"/>
        </w:rPr>
      </w:pPr>
    </w:p>
    <w:p w14:paraId="28CB2BBE" w14:textId="77777777" w:rsidR="002E6F45" w:rsidRDefault="002E6F45" w:rsidP="002E6F45">
      <w:pPr>
        <w:pStyle w:val="Heading4"/>
        <w:rPr>
          <w:ins w:id="2351" w:author="Eric Boisvert" w:date="2016-01-07T13:28:00Z"/>
          <w:lang w:val="en-CA"/>
        </w:rPr>
      </w:pPr>
      <w:proofErr w:type="gramStart"/>
      <w:ins w:id="2352" w:author="Eric Boisvert" w:date="2016-01-07T13:28:00Z">
        <w:r>
          <w:rPr>
            <w:lang w:val="en-CA"/>
          </w:rPr>
          <w:t>identifier</w:t>
        </w:r>
        <w:proofErr w:type="gramEnd"/>
      </w:ins>
    </w:p>
    <w:p w14:paraId="1559E953" w14:textId="77777777" w:rsidR="002E6F45" w:rsidRDefault="002E6F45" w:rsidP="002E6F45">
      <w:pPr>
        <w:rPr>
          <w:ins w:id="2353" w:author="Eric Boisvert" w:date="2016-01-07T13:28:00Z"/>
        </w:rPr>
      </w:pPr>
    </w:p>
    <w:p w14:paraId="29E7F079" w14:textId="5489989C" w:rsidR="00D27756" w:rsidRPr="00D14AF0" w:rsidRDefault="002E6F45" w:rsidP="00D27756">
      <w:pPr>
        <w:rPr>
          <w:ins w:id="2354" w:author="Eric Boisvert" w:date="2016-01-07T14:00:00Z"/>
          <w:lang w:val="en-CA"/>
        </w:rPr>
      </w:pPr>
      <w:ins w:id="2355" w:author="Eric Boisvert" w:date="2016-01-07T13:28:00Z">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2356"/>
        <w:r>
          <w:rPr>
            <w:lang w:val="en-CA"/>
          </w:rPr>
          <w:t>3986</w:t>
        </w:r>
        <w:commentRangeEnd w:id="2356"/>
        <w:r>
          <w:rPr>
            <w:rStyle w:val="CommentReference"/>
          </w:rPr>
          <w:commentReference w:id="2356"/>
        </w:r>
        <w:r>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D608A4">
        <w:trPr>
          <w:cantSplit/>
          <w:ins w:id="2357" w:author="Eric Boisvert" w:date="2016-01-07T14:00:00Z"/>
        </w:trPr>
        <w:tc>
          <w:tcPr>
            <w:tcW w:w="4219" w:type="dxa"/>
            <w:tcBorders>
              <w:right w:val="nil"/>
            </w:tcBorders>
            <w:shd w:val="clear" w:color="auto" w:fill="auto"/>
          </w:tcPr>
          <w:p w14:paraId="42012C8C" w14:textId="77777777" w:rsidR="00D27756" w:rsidRPr="00D12552" w:rsidRDefault="00D27756" w:rsidP="00D608A4">
            <w:pPr>
              <w:pStyle w:val="Tabletext10"/>
              <w:rPr>
                <w:ins w:id="2358" w:author="Eric Boisvert" w:date="2016-01-07T14:00:00Z"/>
                <w:rStyle w:val="requri"/>
                <w:lang w:val="en-CA"/>
              </w:rPr>
            </w:pPr>
            <w:ins w:id="2359" w:author="Eric Boisvert" w:date="2016-01-07T14:00:00Z">
              <w:r>
                <w:rPr>
                  <w:rStyle w:val="requri"/>
                  <w:lang w:val="en-CA"/>
                </w:rPr>
                <w:t>/req/gsml4-portrayal</w:t>
              </w:r>
              <w:r w:rsidRPr="00D12552">
                <w:rPr>
                  <w:rStyle w:val="requri"/>
                  <w:lang w:val="en-CA"/>
                </w:rPr>
                <w:t>/</w:t>
              </w:r>
              <w:r>
                <w:rPr>
                  <w:rStyle w:val="requri"/>
                  <w:lang w:val="en-CA"/>
                </w:rPr>
                <w:t>sheardisplacemenstructureview-identifier</w:t>
              </w:r>
            </w:ins>
          </w:p>
        </w:tc>
        <w:tc>
          <w:tcPr>
            <w:tcW w:w="4678" w:type="dxa"/>
            <w:tcBorders>
              <w:left w:val="nil"/>
            </w:tcBorders>
            <w:shd w:val="clear" w:color="auto" w:fill="auto"/>
          </w:tcPr>
          <w:p w14:paraId="4216C17D" w14:textId="77777777" w:rsidR="00D27756" w:rsidRPr="00D12552" w:rsidRDefault="00D27756" w:rsidP="00D608A4">
            <w:pPr>
              <w:pStyle w:val="Tabletext10"/>
              <w:jc w:val="left"/>
              <w:rPr>
                <w:ins w:id="2360" w:author="Eric Boisvert" w:date="2016-01-07T14:00:00Z"/>
                <w:rStyle w:val="reqtext"/>
                <w:lang w:val="en-CA"/>
              </w:rPr>
            </w:pPr>
            <w:ins w:id="2361" w:author="Eric Boisvert" w:date="2016-01-07T14:00:00Z">
              <w:r>
                <w:rPr>
                  <w:rStyle w:val="reqtext"/>
                  <w:lang w:val="en-CA"/>
                </w:rPr>
                <w:t>Identifier SHALL correspond to a representation of GeoSciML MappedFeature</w:t>
              </w:r>
            </w:ins>
          </w:p>
        </w:tc>
      </w:tr>
    </w:tbl>
    <w:p w14:paraId="3DB08E16" w14:textId="77777777" w:rsidR="00D27756" w:rsidRDefault="00D27756" w:rsidP="002E6F45">
      <w:pPr>
        <w:rPr>
          <w:ins w:id="2362" w:author="Eric Boisvert" w:date="2016-01-07T14:00:00Z"/>
        </w:rPr>
      </w:pPr>
    </w:p>
    <w:p w14:paraId="42793660" w14:textId="77777777" w:rsidR="002E6F45" w:rsidRDefault="002E6F45" w:rsidP="002E6F45">
      <w:pPr>
        <w:rPr>
          <w:ins w:id="2363" w:author="Eric Boisvert" w:date="2016-01-07T13:28:00Z"/>
        </w:rPr>
      </w:pPr>
      <w:ins w:id="2364" w:author="Eric Boisvert" w:date="2016-01-07T13:28:00Z">
        <w:r>
          <w:t>It should</w:t>
        </w:r>
        <w:r w:rsidRPr="00D970E9">
          <w:t xml:space="preserve"> have the same value as the corresponding GeoSciML MappedFeature</w:t>
        </w:r>
        <w:r>
          <w:t xml:space="preserve"> identifier if available</w:t>
        </w:r>
        <w:r w:rsidRPr="00D970E9">
          <w:t>.</w:t>
        </w:r>
        <w:r>
          <w:t xml:space="preserve"> </w:t>
        </w:r>
      </w:ins>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2E6F45">
      <w:pPr>
        <w:pStyle w:val="Heading4"/>
        <w:rPr>
          <w:ins w:id="2365" w:author="Eric Boisvert" w:date="2016-01-07T13:29:00Z"/>
          <w:lang w:val="en-CA"/>
        </w:rPr>
        <w:pPrChange w:id="2366" w:author="Eric Boisvert" w:date="2016-01-07T13:29:00Z">
          <w:pPr>
            <w:autoSpaceDE w:val="0"/>
            <w:autoSpaceDN w:val="0"/>
            <w:adjustRightInd w:val="0"/>
            <w:spacing w:after="0" w:line="240" w:lineRule="atLeast"/>
          </w:pPr>
        </w:pPrChange>
      </w:pPr>
      <w:proofErr w:type="gramStart"/>
      <w:ins w:id="2367" w:author="Eric Boisvert" w:date="2016-01-07T14:00:00Z">
        <w:r>
          <w:rPr>
            <w:lang w:val="en-CA"/>
          </w:rPr>
          <w:t>n</w:t>
        </w:r>
      </w:ins>
      <w:ins w:id="2368" w:author="Eric Boisvert" w:date="2016-01-07T13:28:00Z">
        <w:r w:rsidR="002E6F45">
          <w:rPr>
            <w:lang w:val="en-CA"/>
          </w:rPr>
          <w:t>ame</w:t>
        </w:r>
      </w:ins>
      <w:proofErr w:type="gramEnd"/>
    </w:p>
    <w:p w14:paraId="6E163B14" w14:textId="77777777" w:rsidR="002E6F45" w:rsidRPr="002E6F45" w:rsidRDefault="002E6F45" w:rsidP="002E6F45">
      <w:pPr>
        <w:rPr>
          <w:ins w:id="2369" w:author="Eric Boisvert" w:date="2016-01-07T13:28:00Z"/>
          <w:lang w:val="en-CA"/>
        </w:rPr>
        <w:pPrChange w:id="2370" w:author="Eric Boisvert" w:date="2016-01-07T13:29:00Z">
          <w:pPr>
            <w:autoSpaceDE w:val="0"/>
            <w:autoSpaceDN w:val="0"/>
            <w:adjustRightInd w:val="0"/>
            <w:spacing w:after="0" w:line="240" w:lineRule="atLeast"/>
          </w:pPr>
        </w:pPrChange>
      </w:pPr>
    </w:p>
    <w:p w14:paraId="6AFFF456" w14:textId="37E982EC" w:rsidR="002E6F45" w:rsidRDefault="002E6F45" w:rsidP="00D14AF0">
      <w:pPr>
        <w:autoSpaceDE w:val="0"/>
        <w:autoSpaceDN w:val="0"/>
        <w:adjustRightInd w:val="0"/>
        <w:spacing w:after="0" w:line="240" w:lineRule="atLeast"/>
        <w:rPr>
          <w:ins w:id="2371" w:author="Eric Boisvert" w:date="2016-01-07T13:29:00Z"/>
          <w:rFonts w:cs="Arial"/>
          <w:color w:val="000000"/>
          <w:lang w:val="en-CA"/>
        </w:rPr>
      </w:pPr>
      <w:ins w:id="2372" w:author="Eric Boisvert" w:date="2016-01-07T13:28:00Z">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w:t>
        </w:r>
      </w:ins>
      <w:ins w:id="2373" w:author="Eric Boisvert" w:date="2016-01-07T13:29:00Z">
        <w:r>
          <w:rPr>
            <w:rFonts w:cs="Arial"/>
            <w:color w:val="000000"/>
            <w:lang w:val="en-CA"/>
          </w:rPr>
          <w:t>d</w:t>
        </w:r>
      </w:ins>
      <w:ins w:id="2374" w:author="Eric Boisvert" w:date="2016-01-07T13:28:00Z">
        <w:r w:rsidRPr="002E6F45">
          <w:rPr>
            <w:rFonts w:cs="Arial"/>
            <w:color w:val="000000"/>
            <w:lang w:val="en-CA"/>
          </w:rPr>
          <w:t>isplay name for the the ShearDisplacementStructure.</w:t>
        </w:r>
      </w:ins>
    </w:p>
    <w:p w14:paraId="145077F2" w14:textId="77777777" w:rsidR="002E6F45" w:rsidRDefault="002E6F45" w:rsidP="00D14AF0">
      <w:pPr>
        <w:autoSpaceDE w:val="0"/>
        <w:autoSpaceDN w:val="0"/>
        <w:adjustRightInd w:val="0"/>
        <w:spacing w:after="0" w:line="240" w:lineRule="atLeast"/>
        <w:rPr>
          <w:ins w:id="2375" w:author="Eric Boisvert" w:date="2016-01-07T13:29:00Z"/>
          <w:rFonts w:cs="Arial"/>
          <w:color w:val="000000"/>
          <w:lang w:val="en-CA"/>
        </w:rPr>
      </w:pPr>
    </w:p>
    <w:p w14:paraId="2CF9ECDC" w14:textId="161AF5AB" w:rsidR="002E6F45" w:rsidRDefault="00D27756" w:rsidP="002E6F45">
      <w:pPr>
        <w:pStyle w:val="Heading4"/>
        <w:rPr>
          <w:ins w:id="2376" w:author="Eric Boisvert" w:date="2016-01-07T13:29:00Z"/>
          <w:lang w:val="en-CA"/>
        </w:rPr>
        <w:pPrChange w:id="2377" w:author="Eric Boisvert" w:date="2016-01-07T13:29:00Z">
          <w:pPr>
            <w:autoSpaceDE w:val="0"/>
            <w:autoSpaceDN w:val="0"/>
            <w:adjustRightInd w:val="0"/>
            <w:spacing w:after="0" w:line="240" w:lineRule="atLeast"/>
          </w:pPr>
        </w:pPrChange>
      </w:pPr>
      <w:proofErr w:type="gramStart"/>
      <w:ins w:id="2378" w:author="Eric Boisvert" w:date="2016-01-07T14:00:00Z">
        <w:r>
          <w:rPr>
            <w:lang w:val="en-CA"/>
          </w:rPr>
          <w:t>d</w:t>
        </w:r>
      </w:ins>
      <w:ins w:id="2379" w:author="Eric Boisvert" w:date="2016-01-07T13:29:00Z">
        <w:r w:rsidR="002E6F45" w:rsidRPr="00D970E9">
          <w:rPr>
            <w:lang w:val="en-CA"/>
          </w:rPr>
          <w:t>escription</w:t>
        </w:r>
        <w:proofErr w:type="gramEnd"/>
      </w:ins>
    </w:p>
    <w:p w14:paraId="2AA818ED" w14:textId="77777777" w:rsidR="002E6F45" w:rsidRDefault="002E6F45" w:rsidP="00D14AF0">
      <w:pPr>
        <w:autoSpaceDE w:val="0"/>
        <w:autoSpaceDN w:val="0"/>
        <w:adjustRightInd w:val="0"/>
        <w:spacing w:after="0" w:line="240" w:lineRule="atLeast"/>
        <w:rPr>
          <w:ins w:id="2380" w:author="Eric Boisvert" w:date="2016-01-07T13:28:00Z"/>
          <w:rFonts w:cs="Arial"/>
          <w:color w:val="000000"/>
          <w:lang w:val="en-CA"/>
        </w:rPr>
      </w:pPr>
    </w:p>
    <w:p w14:paraId="2BE45080" w14:textId="2C36272A" w:rsidR="002E6F45" w:rsidRPr="00D970E9" w:rsidRDefault="002E6F45" w:rsidP="002E6F45">
      <w:pPr>
        <w:rPr>
          <w:ins w:id="2381" w:author="Eric Boisvert" w:date="2016-01-07T13:29:00Z"/>
          <w:lang w:val="en-CA"/>
        </w:rPr>
        <w:pPrChange w:id="2382" w:author="Eric Boisvert" w:date="2016-01-07T13:29:00Z">
          <w:pPr>
            <w:autoSpaceDE w:val="0"/>
            <w:autoSpaceDN w:val="0"/>
            <w:adjustRightInd w:val="0"/>
            <w:spacing w:after="0" w:line="240" w:lineRule="atLeast"/>
          </w:pPr>
        </w:pPrChange>
      </w:pPr>
      <w:ins w:id="2383" w:author="Eric Boisvert" w:date="2016-01-07T13:29:00Z">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ins>
    </w:p>
    <w:p w14:paraId="373E4593" w14:textId="719DEEEE" w:rsidR="002E6F45" w:rsidRDefault="002E6F45" w:rsidP="002E6F45">
      <w:pPr>
        <w:pStyle w:val="Heading4"/>
        <w:rPr>
          <w:ins w:id="2384" w:author="Eric Boisvert" w:date="2016-01-07T13:30:00Z"/>
          <w:lang w:val="en-CA"/>
        </w:rPr>
        <w:pPrChange w:id="2385" w:author="Eric Boisvert" w:date="2016-01-07T13:31:00Z">
          <w:pPr>
            <w:autoSpaceDE w:val="0"/>
            <w:autoSpaceDN w:val="0"/>
            <w:adjustRightInd w:val="0"/>
            <w:spacing w:after="0" w:line="240" w:lineRule="atLeast"/>
          </w:pPr>
        </w:pPrChange>
      </w:pPr>
      <w:proofErr w:type="gramStart"/>
      <w:ins w:id="2386" w:author="Eric Boisvert" w:date="2016-01-07T13:30:00Z">
        <w:r w:rsidRPr="00D970E9">
          <w:rPr>
            <w:lang w:val="en-CA"/>
          </w:rPr>
          <w:t>faultType</w:t>
        </w:r>
        <w:proofErr w:type="gramEnd"/>
      </w:ins>
    </w:p>
    <w:p w14:paraId="3B568AF5" w14:textId="77777777" w:rsidR="002E6F45" w:rsidRDefault="002E6F45" w:rsidP="00D14AF0">
      <w:pPr>
        <w:autoSpaceDE w:val="0"/>
        <w:autoSpaceDN w:val="0"/>
        <w:adjustRightInd w:val="0"/>
        <w:spacing w:after="0" w:line="240" w:lineRule="atLeast"/>
        <w:rPr>
          <w:ins w:id="2387" w:author="Eric Boisvert" w:date="2016-01-07T13:30:00Z"/>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ins w:id="2388" w:author="Eric Boisvert" w:date="2016-01-07T13:30:00Z"/>
          <w:rFonts w:cs="Arial"/>
          <w:color w:val="000000"/>
          <w:lang w:val="en-CA"/>
        </w:rPr>
      </w:pPr>
      <w:ins w:id="2389" w:author="Eric Boisvert" w:date="2016-01-07T13:30:00Z">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ins>
    </w:p>
    <w:p w14:paraId="37CC90F8" w14:textId="77777777" w:rsidR="002E6F45" w:rsidRDefault="002E6F45" w:rsidP="00D14AF0">
      <w:pPr>
        <w:autoSpaceDE w:val="0"/>
        <w:autoSpaceDN w:val="0"/>
        <w:adjustRightInd w:val="0"/>
        <w:spacing w:after="0" w:line="240" w:lineRule="atLeast"/>
        <w:rPr>
          <w:ins w:id="2390" w:author="Eric Boisvert" w:date="2016-01-07T13:31:00Z"/>
          <w:rFonts w:cs="Arial"/>
          <w:color w:val="000000"/>
          <w:lang w:val="en-CA"/>
        </w:rPr>
      </w:pPr>
    </w:p>
    <w:p w14:paraId="48125DC3" w14:textId="4029CB25" w:rsidR="002E6F45" w:rsidRDefault="002E6F45" w:rsidP="002E6F45">
      <w:pPr>
        <w:pStyle w:val="Heading4"/>
        <w:rPr>
          <w:ins w:id="2391" w:author="Eric Boisvert" w:date="2016-01-07T13:31:00Z"/>
          <w:lang w:val="en-CA"/>
        </w:rPr>
        <w:pPrChange w:id="2392" w:author="Eric Boisvert" w:date="2016-01-07T13:32:00Z">
          <w:pPr>
            <w:autoSpaceDE w:val="0"/>
            <w:autoSpaceDN w:val="0"/>
            <w:adjustRightInd w:val="0"/>
            <w:spacing w:after="0" w:line="240" w:lineRule="atLeast"/>
          </w:pPr>
        </w:pPrChange>
      </w:pPr>
      <w:proofErr w:type="gramStart"/>
      <w:ins w:id="2393" w:author="Eric Boisvert" w:date="2016-01-07T13:31:00Z">
        <w:r w:rsidRPr="00D970E9">
          <w:rPr>
            <w:lang w:val="en-CA"/>
          </w:rPr>
          <w:t>movementType</w:t>
        </w:r>
        <w:proofErr w:type="gramEnd"/>
      </w:ins>
    </w:p>
    <w:p w14:paraId="1B780820" w14:textId="77777777" w:rsidR="002E6F45" w:rsidRDefault="002E6F45" w:rsidP="002E6F45">
      <w:pPr>
        <w:rPr>
          <w:ins w:id="2394" w:author="Eric Boisvert" w:date="2016-01-07T13:32:00Z"/>
          <w:lang w:val="en-CA"/>
        </w:rPr>
        <w:pPrChange w:id="2395" w:author="Eric Boisvert" w:date="2016-01-07T13:32:00Z">
          <w:pPr>
            <w:autoSpaceDE w:val="0"/>
            <w:autoSpaceDN w:val="0"/>
            <w:adjustRightInd w:val="0"/>
            <w:spacing w:after="0" w:line="240" w:lineRule="atLeast"/>
          </w:pPr>
        </w:pPrChange>
      </w:pPr>
    </w:p>
    <w:p w14:paraId="0A802944" w14:textId="66DC6AFF" w:rsidR="002E6F45" w:rsidRDefault="002E6F45" w:rsidP="002E6F45">
      <w:pPr>
        <w:rPr>
          <w:ins w:id="2396" w:author="Eric Boisvert" w:date="2016-01-07T13:31:00Z"/>
          <w:lang w:val="en-CA"/>
        </w:rPr>
        <w:pPrChange w:id="2397" w:author="Eric Boisvert" w:date="2016-01-07T13:32:00Z">
          <w:pPr>
            <w:autoSpaceDE w:val="0"/>
            <w:autoSpaceDN w:val="0"/>
            <w:adjustRightInd w:val="0"/>
            <w:spacing w:after="0" w:line="240" w:lineRule="atLeast"/>
          </w:pPr>
        </w:pPrChange>
      </w:pPr>
      <w:ins w:id="2398" w:author="Eric Boisvert" w:date="2016-01-07T13:31:00Z">
        <w:r>
          <w:rPr>
            <w:lang w:val="en-CA"/>
          </w:rPr>
          <w:t>The property movementType</w:t>
        </w:r>
        <w:proofErr w:type="gramStart"/>
        <w:r>
          <w:rPr>
            <w:lang w:val="en-CA"/>
          </w:rPr>
          <w:t>:CharacterString</w:t>
        </w:r>
        <w:proofErr w:type="gramEnd"/>
        <w:r>
          <w:rPr>
            <w:lang w:val="en-CA"/>
          </w:rPr>
          <w:t xml:space="preserve"> shall contain a human readable summar</w:t>
        </w:r>
      </w:ins>
      <w:ins w:id="2399" w:author="Eric Boisvert" w:date="2016-01-07T13:32:00Z">
        <w:r>
          <w:rPr>
            <w:lang w:val="en-CA"/>
          </w:rPr>
          <w:t>y of</w:t>
        </w:r>
      </w:ins>
      <w:ins w:id="2400" w:author="Eric Boisvert" w:date="2016-01-07T13:31:00Z">
        <w:r w:rsidRPr="002E6F45">
          <w:rPr>
            <w:lang w:val="en-CA"/>
          </w:rPr>
          <w:t xml:space="preserve"> the type of movement (eg dip-slip, strike-slip) on the ShearDisplacementStructure.</w:t>
        </w:r>
      </w:ins>
      <w:ins w:id="2401" w:author="Eric Boisvert" w:date="2016-01-07T13:32:00Z">
        <w:r>
          <w:rPr>
            <w:lang w:val="en-CA"/>
          </w:rPr>
          <w:t xml:space="preserve">  To report an identifier from a controlled vocabulary, movementType_uri shall be used.</w:t>
        </w:r>
      </w:ins>
    </w:p>
    <w:p w14:paraId="71BBDD8F" w14:textId="014CEE5E" w:rsidR="002E6F45" w:rsidRDefault="002E6F45" w:rsidP="002E6F45">
      <w:pPr>
        <w:pStyle w:val="Heading4"/>
        <w:rPr>
          <w:ins w:id="2402" w:author="Eric Boisvert" w:date="2016-01-07T13:34:00Z"/>
          <w:lang w:val="en-CA"/>
        </w:rPr>
        <w:pPrChange w:id="2403" w:author="Eric Boisvert" w:date="2016-01-07T13:34:00Z">
          <w:pPr>
            <w:autoSpaceDE w:val="0"/>
            <w:autoSpaceDN w:val="0"/>
            <w:adjustRightInd w:val="0"/>
            <w:spacing w:after="0" w:line="240" w:lineRule="atLeast"/>
          </w:pPr>
        </w:pPrChange>
      </w:pPr>
      <w:proofErr w:type="gramStart"/>
      <w:ins w:id="2404" w:author="Eric Boisvert" w:date="2016-01-07T13:33:00Z">
        <w:r w:rsidRPr="002E6F45">
          <w:rPr>
            <w:lang w:val="en-CA"/>
          </w:rPr>
          <w:lastRenderedPageBreak/>
          <w:t>deformationStyle</w:t>
        </w:r>
      </w:ins>
      <w:proofErr w:type="gramEnd"/>
    </w:p>
    <w:p w14:paraId="59E1544E" w14:textId="77777777" w:rsidR="002E6F45" w:rsidRPr="002E6F45" w:rsidRDefault="002E6F45" w:rsidP="002E6F45">
      <w:pPr>
        <w:rPr>
          <w:ins w:id="2405" w:author="Eric Boisvert" w:date="2016-01-07T13:29:00Z"/>
          <w:lang w:val="en-CA"/>
        </w:rPr>
        <w:pPrChange w:id="2406" w:author="Eric Boisvert" w:date="2016-01-07T13:34:00Z">
          <w:pPr>
            <w:autoSpaceDE w:val="0"/>
            <w:autoSpaceDN w:val="0"/>
            <w:adjustRightInd w:val="0"/>
            <w:spacing w:after="0" w:line="240" w:lineRule="atLeast"/>
          </w:pPr>
        </w:pPrChange>
      </w:pPr>
    </w:p>
    <w:p w14:paraId="70F10228" w14:textId="5A2F0BB7" w:rsidR="002E6F45" w:rsidRDefault="002E6F45" w:rsidP="002E6F45">
      <w:pPr>
        <w:rPr>
          <w:ins w:id="2407" w:author="Eric Boisvert" w:date="2016-01-07T13:34:00Z"/>
          <w:lang w:val="en-CA"/>
        </w:rPr>
        <w:pPrChange w:id="2408" w:author="Eric Boisvert" w:date="2016-01-07T13:32:00Z">
          <w:pPr>
            <w:autoSpaceDE w:val="0"/>
            <w:autoSpaceDN w:val="0"/>
            <w:adjustRightInd w:val="0"/>
            <w:spacing w:after="0" w:line="240" w:lineRule="atLeast"/>
          </w:pPr>
        </w:pPrChange>
      </w:pPr>
      <w:ins w:id="2409" w:author="Eric Boisvert" w:date="2016-01-07T13:33:00Z">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ins>
    </w:p>
    <w:p w14:paraId="132B0350" w14:textId="071776E0" w:rsidR="002E6F45" w:rsidRDefault="002E6F45" w:rsidP="002E6F45">
      <w:pPr>
        <w:pStyle w:val="Heading4"/>
        <w:rPr>
          <w:ins w:id="2410" w:author="Eric Boisvert" w:date="2016-01-07T13:34:00Z"/>
          <w:lang w:val="en-CA"/>
        </w:rPr>
        <w:pPrChange w:id="2411" w:author="Eric Boisvert" w:date="2016-01-07T13:35:00Z">
          <w:pPr>
            <w:autoSpaceDE w:val="0"/>
            <w:autoSpaceDN w:val="0"/>
            <w:adjustRightInd w:val="0"/>
            <w:spacing w:after="0" w:line="240" w:lineRule="atLeast"/>
          </w:pPr>
        </w:pPrChange>
      </w:pPr>
      <w:proofErr w:type="gramStart"/>
      <w:ins w:id="2412" w:author="Eric Boisvert" w:date="2016-01-07T13:35:00Z">
        <w:r>
          <w:rPr>
            <w:lang w:val="en-CA"/>
          </w:rPr>
          <w:t>d</w:t>
        </w:r>
      </w:ins>
      <w:ins w:id="2413" w:author="Eric Boisvert" w:date="2016-01-07T13:34:00Z">
        <w:r w:rsidRPr="00D970E9">
          <w:rPr>
            <w:lang w:val="en-CA"/>
          </w:rPr>
          <w:t>isplacement</w:t>
        </w:r>
        <w:proofErr w:type="gramEnd"/>
      </w:ins>
    </w:p>
    <w:p w14:paraId="2A3828B2" w14:textId="77777777" w:rsidR="002E6F45" w:rsidRDefault="002E6F45" w:rsidP="002E6F45">
      <w:pPr>
        <w:rPr>
          <w:ins w:id="2414" w:author="Eric Boisvert" w:date="2016-01-07T13:35:00Z"/>
          <w:lang w:val="en-CA"/>
        </w:rPr>
        <w:pPrChange w:id="2415" w:author="Eric Boisvert" w:date="2016-01-07T13:35:00Z">
          <w:pPr>
            <w:autoSpaceDE w:val="0"/>
            <w:autoSpaceDN w:val="0"/>
            <w:adjustRightInd w:val="0"/>
            <w:spacing w:after="0" w:line="240" w:lineRule="atLeast"/>
          </w:pPr>
        </w:pPrChange>
      </w:pPr>
    </w:p>
    <w:p w14:paraId="29CDF871" w14:textId="27D96E24" w:rsidR="002E6F45" w:rsidRDefault="002E6F45" w:rsidP="002E6F45">
      <w:pPr>
        <w:rPr>
          <w:ins w:id="2416" w:author="Eric Boisvert" w:date="2016-01-07T13:34:00Z"/>
          <w:lang w:val="en-CA"/>
        </w:rPr>
        <w:pPrChange w:id="2417" w:author="Eric Boisvert" w:date="2016-01-07T13:35:00Z">
          <w:pPr>
            <w:autoSpaceDE w:val="0"/>
            <w:autoSpaceDN w:val="0"/>
            <w:adjustRightInd w:val="0"/>
            <w:spacing w:after="0" w:line="240" w:lineRule="atLeast"/>
          </w:pPr>
        </w:pPrChange>
      </w:pPr>
      <w:ins w:id="2418" w:author="Eric Boisvert" w:date="2016-01-07T13:34:00Z">
        <w:r>
          <w:rPr>
            <w:lang w:val="en-CA"/>
          </w:rPr>
          <w:t>The property displacement</w:t>
        </w:r>
        <w:proofErr w:type="gramStart"/>
        <w:r>
          <w:rPr>
            <w:lang w:val="en-CA"/>
          </w:rPr>
          <w:t>:CharacterString</w:t>
        </w:r>
        <w:proofErr w:type="gramEnd"/>
        <w:r>
          <w:rPr>
            <w:lang w:val="en-CA"/>
          </w:rPr>
          <w:t xml:space="preserve"> shall contain a text </w:t>
        </w:r>
      </w:ins>
      <w:ins w:id="2419" w:author="Eric Boisvert" w:date="2016-01-07T13:35:00Z">
        <w:r>
          <w:rPr>
            <w:lang w:val="en-CA"/>
          </w:rPr>
          <w:t>s</w:t>
        </w:r>
      </w:ins>
      <w:ins w:id="2420" w:author="Eric Boisvert" w:date="2016-01-07T13:34:00Z">
        <w:r>
          <w:rPr>
            <w:lang w:val="en-CA"/>
          </w:rPr>
          <w:t>ummaris</w:t>
        </w:r>
      </w:ins>
      <w:ins w:id="2421" w:author="Eric Boisvert" w:date="2016-01-07T13:35:00Z">
        <w:r>
          <w:rPr>
            <w:lang w:val="en-CA"/>
          </w:rPr>
          <w:t>ing</w:t>
        </w:r>
      </w:ins>
      <w:ins w:id="2422" w:author="Eric Boisvert" w:date="2016-01-07T13:34:00Z">
        <w:r w:rsidRPr="002E6F45">
          <w:rPr>
            <w:lang w:val="en-CA"/>
          </w:rPr>
          <w:t xml:space="preserve"> the displacement across the ShearDisplacementStructure.</w:t>
        </w:r>
      </w:ins>
    </w:p>
    <w:p w14:paraId="010132C3" w14:textId="393037EE" w:rsidR="002E6F45" w:rsidRDefault="00D27756" w:rsidP="002E6F45">
      <w:pPr>
        <w:pStyle w:val="Heading4"/>
        <w:rPr>
          <w:ins w:id="2423" w:author="Eric Boisvert" w:date="2016-01-07T13:38:00Z"/>
          <w:lang w:val="en-CA"/>
        </w:rPr>
        <w:pPrChange w:id="2424" w:author="Eric Boisvert" w:date="2016-01-07T13:37:00Z">
          <w:pPr>
            <w:autoSpaceDE w:val="0"/>
            <w:autoSpaceDN w:val="0"/>
            <w:adjustRightInd w:val="0"/>
            <w:spacing w:after="0" w:line="240" w:lineRule="atLeast"/>
          </w:pPr>
        </w:pPrChange>
      </w:pPr>
      <w:proofErr w:type="gramStart"/>
      <w:ins w:id="2425" w:author="Eric Boisvert" w:date="2016-01-07T14:01:00Z">
        <w:r>
          <w:rPr>
            <w:lang w:val="en-CA"/>
          </w:rPr>
          <w:t>g</w:t>
        </w:r>
      </w:ins>
      <w:ins w:id="2426" w:author="Eric Boisvert" w:date="2016-01-07T13:35:00Z">
        <w:r w:rsidR="002E6F45" w:rsidRPr="00D970E9">
          <w:rPr>
            <w:lang w:val="en-CA"/>
          </w:rPr>
          <w:t>eologicHistory</w:t>
        </w:r>
      </w:ins>
      <w:proofErr w:type="gramEnd"/>
    </w:p>
    <w:p w14:paraId="2C1D1852" w14:textId="77777777" w:rsidR="002E6F45" w:rsidRPr="002E6F45" w:rsidRDefault="002E6F45" w:rsidP="002E6F45">
      <w:pPr>
        <w:rPr>
          <w:ins w:id="2427" w:author="Eric Boisvert" w:date="2016-01-07T13:35:00Z"/>
          <w:lang w:val="en-CA"/>
        </w:rPr>
        <w:pPrChange w:id="2428" w:author="Eric Boisvert" w:date="2016-01-07T13:38:00Z">
          <w:pPr>
            <w:autoSpaceDE w:val="0"/>
            <w:autoSpaceDN w:val="0"/>
            <w:adjustRightInd w:val="0"/>
            <w:spacing w:after="0" w:line="240" w:lineRule="atLeast"/>
          </w:pPr>
        </w:pPrChange>
      </w:pPr>
    </w:p>
    <w:p w14:paraId="776EA9AC" w14:textId="7B6724BA" w:rsidR="002E6F45" w:rsidRDefault="002E6F45" w:rsidP="002E6F45">
      <w:pPr>
        <w:rPr>
          <w:ins w:id="2429" w:author="Eric Boisvert" w:date="2016-01-07T13:37:00Z"/>
          <w:lang w:val="en-CA"/>
        </w:rPr>
        <w:pPrChange w:id="2430" w:author="Eric Boisvert" w:date="2016-01-07T13:32:00Z">
          <w:pPr>
            <w:autoSpaceDE w:val="0"/>
            <w:autoSpaceDN w:val="0"/>
            <w:adjustRightInd w:val="0"/>
            <w:spacing w:after="0" w:line="240" w:lineRule="atLeast"/>
          </w:pPr>
        </w:pPrChange>
      </w:pPr>
      <w:ins w:id="2431" w:author="Eric Boisvert" w:date="2016-01-07T13:35:00Z">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ins>
      <w:ins w:id="2432" w:author="Eric Boisvert" w:date="2016-01-07T13:36:00Z">
        <w:r>
          <w:rPr>
            <w:lang w:val="en-CA"/>
          </w:rPr>
          <w:t xml:space="preserve"> (see </w:t>
        </w:r>
        <w:r>
          <w:rPr>
            <w:lang w:val="en-CA"/>
          </w:rPr>
          <w:fldChar w:fldCharType="begin"/>
        </w:r>
        <w:r>
          <w:rPr>
            <w:lang w:val="en-CA"/>
          </w:rPr>
          <w:instrText xml:space="preserve"> REF _Ref439853500 \r \h </w:instrText>
        </w:r>
        <w:r>
          <w:rPr>
            <w:lang w:val="en-CA"/>
          </w:rPr>
        </w:r>
      </w:ins>
      <w:r>
        <w:rPr>
          <w:lang w:val="en-CA"/>
        </w:rPr>
        <w:fldChar w:fldCharType="separate"/>
      </w:r>
      <w:ins w:id="2433" w:author="Eric Boisvert" w:date="2016-01-07T13:36:00Z">
        <w:r>
          <w:rPr>
            <w:lang w:val="en-CA"/>
          </w:rPr>
          <w:t>8.3.1.3</w:t>
        </w:r>
        <w:r>
          <w:rPr>
            <w:lang w:val="en-CA"/>
          </w:rPr>
          <w:fldChar w:fldCharType="end"/>
        </w:r>
      </w:ins>
      <w:ins w:id="2434" w:author="Eric Boisvert" w:date="2016-01-07T13:35:00Z">
        <w:r>
          <w:rPr>
            <w:lang w:val="en-CA"/>
          </w:rPr>
          <w:t>) descri</w:t>
        </w:r>
      </w:ins>
      <w:ins w:id="2435" w:author="Eric Boisvert" w:date="2016-01-07T13:36:00Z">
        <w:r>
          <w:rPr>
            <w:lang w:val="en-CA"/>
          </w:rPr>
          <w:t>bing</w:t>
        </w:r>
      </w:ins>
      <w:ins w:id="2436" w:author="Eric Boisvert" w:date="2016-01-07T13:35:00Z">
        <w:r>
          <w:rPr>
            <w:lang w:val="en-CA"/>
          </w:rPr>
          <w:t xml:space="preserve"> </w:t>
        </w:r>
        <w:r w:rsidRPr="002E6F45">
          <w:rPr>
            <w:lang w:val="en-CA"/>
          </w:rPr>
          <w:t xml:space="preserve"> the age of the ShearDisplacementStructure (where age is a sequence of events and may include process and environment information).</w:t>
        </w:r>
      </w:ins>
      <w:ins w:id="2437" w:author="Eric Boisvert" w:date="2016-01-07T13:36:00Z">
        <w:r>
          <w:rPr>
            <w:lang w:val="en-CA"/>
          </w:rPr>
          <w:t xml:space="preserve">  To report identifier</w:t>
        </w:r>
      </w:ins>
      <w:ins w:id="2438" w:author="Eric Boisvert" w:date="2016-01-07T13:37:00Z">
        <w:r>
          <w:rPr>
            <w:lang w:val="en-CA"/>
          </w:rPr>
          <w:t xml:space="preserve">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ins>
    </w:p>
    <w:p w14:paraId="648FCAE2" w14:textId="6A664ABC" w:rsidR="002E6F45" w:rsidRDefault="00393486" w:rsidP="00393486">
      <w:pPr>
        <w:pStyle w:val="Heading4"/>
        <w:rPr>
          <w:ins w:id="2439" w:author="Eric Boisvert" w:date="2016-01-07T13:38:00Z"/>
          <w:lang w:val="en-CA"/>
        </w:rPr>
        <w:pPrChange w:id="2440" w:author="Eric Boisvert" w:date="2016-01-07T13:38:00Z">
          <w:pPr>
            <w:autoSpaceDE w:val="0"/>
            <w:autoSpaceDN w:val="0"/>
            <w:adjustRightInd w:val="0"/>
            <w:spacing w:after="0" w:line="240" w:lineRule="atLeast"/>
          </w:pPr>
        </w:pPrChange>
      </w:pPr>
      <w:proofErr w:type="gramStart"/>
      <w:ins w:id="2441" w:author="Eric Boisvert" w:date="2016-01-07T13:38:00Z">
        <w:r w:rsidRPr="00393486">
          <w:rPr>
            <w:lang w:val="en-CA"/>
          </w:rPr>
          <w:t>numericOlderAge</w:t>
        </w:r>
        <w:proofErr w:type="gramEnd"/>
      </w:ins>
    </w:p>
    <w:p w14:paraId="18236C41" w14:textId="77777777" w:rsidR="00393486" w:rsidRPr="00393486" w:rsidRDefault="00393486" w:rsidP="00393486">
      <w:pPr>
        <w:rPr>
          <w:ins w:id="2442" w:author="Eric Boisvert" w:date="2016-01-07T13:38:00Z"/>
          <w:lang w:val="en-CA"/>
        </w:rPr>
        <w:pPrChange w:id="2443" w:author="Eric Boisvert" w:date="2016-01-07T13:38:00Z">
          <w:pPr>
            <w:autoSpaceDE w:val="0"/>
            <w:autoSpaceDN w:val="0"/>
            <w:adjustRightInd w:val="0"/>
            <w:spacing w:after="0" w:line="240" w:lineRule="atLeast"/>
          </w:pPr>
        </w:pPrChange>
      </w:pPr>
    </w:p>
    <w:p w14:paraId="714E0787" w14:textId="599083F6" w:rsidR="00393486" w:rsidRDefault="00393486" w:rsidP="002E6F45">
      <w:pPr>
        <w:rPr>
          <w:ins w:id="2444" w:author="Eric Boisvert" w:date="2016-01-07T13:38:00Z"/>
          <w:lang w:val="en-CA"/>
        </w:rPr>
        <w:pPrChange w:id="2445" w:author="Eric Boisvert" w:date="2016-01-07T13:32:00Z">
          <w:pPr>
            <w:autoSpaceDE w:val="0"/>
            <w:autoSpaceDN w:val="0"/>
            <w:adjustRightInd w:val="0"/>
            <w:spacing w:after="0" w:line="240" w:lineRule="atLeast"/>
          </w:pPr>
        </w:pPrChange>
      </w:pPr>
      <w:ins w:id="2446" w:author="Eric Boisvert" w:date="2016-01-07T13:38:00Z">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ins>
    </w:p>
    <w:p w14:paraId="21FCC511" w14:textId="44AFD602" w:rsidR="00393486" w:rsidRDefault="00393486" w:rsidP="00393486">
      <w:pPr>
        <w:pStyle w:val="Heading4"/>
        <w:rPr>
          <w:ins w:id="2447" w:author="Eric Boisvert" w:date="2016-01-07T13:38:00Z"/>
          <w:lang w:val="en-CA"/>
        </w:rPr>
        <w:pPrChange w:id="2448" w:author="Eric Boisvert" w:date="2016-01-07T13:39:00Z">
          <w:pPr>
            <w:autoSpaceDE w:val="0"/>
            <w:autoSpaceDN w:val="0"/>
            <w:adjustRightInd w:val="0"/>
            <w:spacing w:after="0" w:line="240" w:lineRule="atLeast"/>
          </w:pPr>
        </w:pPrChange>
      </w:pPr>
      <w:proofErr w:type="gramStart"/>
      <w:ins w:id="2449" w:author="Eric Boisvert" w:date="2016-01-07T13:38:00Z">
        <w:r w:rsidRPr="00D970E9">
          <w:rPr>
            <w:lang w:val="en-CA"/>
          </w:rPr>
          <w:t>numericYoungerAge</w:t>
        </w:r>
        <w:proofErr w:type="gramEnd"/>
      </w:ins>
    </w:p>
    <w:p w14:paraId="06B60566" w14:textId="77777777" w:rsidR="007433DB" w:rsidRDefault="007433DB" w:rsidP="002E6F45">
      <w:pPr>
        <w:rPr>
          <w:ins w:id="2450" w:author="Eric Boisvert" w:date="2016-01-07T13:49:00Z"/>
          <w:lang w:val="en-CA"/>
        </w:rPr>
        <w:pPrChange w:id="2451" w:author="Eric Boisvert" w:date="2016-01-07T13:32:00Z">
          <w:pPr>
            <w:autoSpaceDE w:val="0"/>
            <w:autoSpaceDN w:val="0"/>
            <w:adjustRightInd w:val="0"/>
            <w:spacing w:after="0" w:line="240" w:lineRule="atLeast"/>
          </w:pPr>
        </w:pPrChange>
      </w:pPr>
    </w:p>
    <w:p w14:paraId="7920F3A4" w14:textId="213B80C7" w:rsidR="00393486" w:rsidRDefault="00393486" w:rsidP="002E6F45">
      <w:pPr>
        <w:rPr>
          <w:ins w:id="2452" w:author="Eric Boisvert" w:date="2016-01-07T13:39:00Z"/>
          <w:lang w:val="en-CA"/>
        </w:rPr>
        <w:pPrChange w:id="2453" w:author="Eric Boisvert" w:date="2016-01-07T13:32:00Z">
          <w:pPr>
            <w:autoSpaceDE w:val="0"/>
            <w:autoSpaceDN w:val="0"/>
            <w:adjustRightInd w:val="0"/>
            <w:spacing w:after="0" w:line="240" w:lineRule="atLeast"/>
          </w:pPr>
        </w:pPrChange>
      </w:pPr>
      <w:ins w:id="2454" w:author="Eric Boisvert" w:date="2016-01-07T13:39:00Z">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ins>
    </w:p>
    <w:p w14:paraId="14814D45" w14:textId="00111F87" w:rsidR="00393486" w:rsidRDefault="00393486" w:rsidP="00393486">
      <w:pPr>
        <w:pStyle w:val="Heading4"/>
        <w:rPr>
          <w:ins w:id="2455" w:author="Eric Boisvert" w:date="2016-01-07T13:40:00Z"/>
          <w:lang w:val="en-CA"/>
        </w:rPr>
        <w:pPrChange w:id="2456" w:author="Eric Boisvert" w:date="2016-01-07T13:40:00Z">
          <w:pPr>
            <w:autoSpaceDE w:val="0"/>
            <w:autoSpaceDN w:val="0"/>
            <w:adjustRightInd w:val="0"/>
            <w:spacing w:after="0" w:line="240" w:lineRule="atLeast"/>
          </w:pPr>
        </w:pPrChange>
      </w:pPr>
      <w:proofErr w:type="gramStart"/>
      <w:ins w:id="2457" w:author="Eric Boisvert" w:date="2016-01-07T13:39:00Z">
        <w:r w:rsidRPr="00D970E9">
          <w:rPr>
            <w:lang w:val="en-CA"/>
          </w:rPr>
          <w:t>observationMethod</w:t>
        </w:r>
      </w:ins>
      <w:proofErr w:type="gramEnd"/>
    </w:p>
    <w:p w14:paraId="5C4FDEB1" w14:textId="77777777" w:rsidR="00393486" w:rsidRPr="00393486" w:rsidRDefault="00393486" w:rsidP="00393486">
      <w:pPr>
        <w:rPr>
          <w:ins w:id="2458" w:author="Eric Boisvert" w:date="2016-01-07T13:39:00Z"/>
          <w:lang w:val="en-CA"/>
        </w:rPr>
        <w:pPrChange w:id="2459" w:author="Eric Boisvert" w:date="2016-01-07T13:40:00Z">
          <w:pPr>
            <w:autoSpaceDE w:val="0"/>
            <w:autoSpaceDN w:val="0"/>
            <w:adjustRightInd w:val="0"/>
            <w:spacing w:after="0" w:line="240" w:lineRule="atLeast"/>
          </w:pPr>
        </w:pPrChange>
      </w:pPr>
    </w:p>
    <w:p w14:paraId="2BF31CC4" w14:textId="0D7F00D7" w:rsidR="00393486" w:rsidRDefault="00393486" w:rsidP="002E6F45">
      <w:pPr>
        <w:rPr>
          <w:ins w:id="2460" w:author="Eric Boisvert" w:date="2016-01-07T13:40:00Z"/>
          <w:lang w:val="en-CA"/>
        </w:rPr>
        <w:pPrChange w:id="2461" w:author="Eric Boisvert" w:date="2016-01-07T13:32:00Z">
          <w:pPr>
            <w:autoSpaceDE w:val="0"/>
            <w:autoSpaceDN w:val="0"/>
            <w:adjustRightInd w:val="0"/>
            <w:spacing w:after="0" w:line="240" w:lineRule="atLeast"/>
          </w:pPr>
        </w:pPrChange>
      </w:pPr>
      <w:ins w:id="2462" w:author="Eric Boisvert" w:date="2016-01-07T13:39:00Z">
        <w:r>
          <w:rPr>
            <w:lang w:val="en-CA"/>
          </w:rPr>
          <w:t>The property observationMethod</w:t>
        </w:r>
        <w:proofErr w:type="gramStart"/>
        <w:r>
          <w:rPr>
            <w:lang w:val="en-CA"/>
          </w:rPr>
          <w:t>:CharacterString</w:t>
        </w:r>
        <w:proofErr w:type="gramEnd"/>
        <w:r>
          <w:rPr>
            <w:lang w:val="en-CA"/>
          </w:rPr>
          <w:t xml:space="preserve"> shall contain a </w:t>
        </w:r>
      </w:ins>
      <w:ins w:id="2463" w:author="Eric Boisvert" w:date="2016-01-07T13:40:00Z">
        <w:r>
          <w:rPr>
            <w:lang w:val="en-CA"/>
          </w:rPr>
          <w:t>m</w:t>
        </w:r>
      </w:ins>
      <w:ins w:id="2464" w:author="Eric Boisvert" w:date="2016-01-07T13:39:00Z">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ins>
    </w:p>
    <w:p w14:paraId="7F1F1B0B" w14:textId="6E1139D0" w:rsidR="00393486" w:rsidRDefault="00393486" w:rsidP="00393486">
      <w:pPr>
        <w:pStyle w:val="Heading4"/>
        <w:rPr>
          <w:ins w:id="2465" w:author="Eric Boisvert" w:date="2016-01-07T13:41:00Z"/>
          <w:lang w:val="en-CA"/>
        </w:rPr>
        <w:pPrChange w:id="2466" w:author="Eric Boisvert" w:date="2016-01-07T13:40:00Z">
          <w:pPr>
            <w:autoSpaceDE w:val="0"/>
            <w:autoSpaceDN w:val="0"/>
            <w:adjustRightInd w:val="0"/>
            <w:spacing w:after="0" w:line="240" w:lineRule="atLeast"/>
          </w:pPr>
        </w:pPrChange>
      </w:pPr>
      <w:proofErr w:type="gramStart"/>
      <w:ins w:id="2467" w:author="Eric Boisvert" w:date="2016-01-07T13:40:00Z">
        <w:r w:rsidRPr="00393486">
          <w:rPr>
            <w:lang w:val="en-CA"/>
          </w:rPr>
          <w:t>positionalAccuracy</w:t>
        </w:r>
      </w:ins>
      <w:proofErr w:type="gramEnd"/>
    </w:p>
    <w:p w14:paraId="3EB6114A" w14:textId="77777777" w:rsidR="00393486" w:rsidRPr="00393486" w:rsidRDefault="00393486" w:rsidP="00393486">
      <w:pPr>
        <w:rPr>
          <w:ins w:id="2468" w:author="Eric Boisvert" w:date="2016-01-07T13:40:00Z"/>
          <w:lang w:val="en-CA"/>
        </w:rPr>
        <w:pPrChange w:id="2469" w:author="Eric Boisvert" w:date="2016-01-07T13:41:00Z">
          <w:pPr>
            <w:autoSpaceDE w:val="0"/>
            <w:autoSpaceDN w:val="0"/>
            <w:adjustRightInd w:val="0"/>
            <w:spacing w:after="0" w:line="240" w:lineRule="atLeast"/>
          </w:pPr>
        </w:pPrChange>
      </w:pPr>
    </w:p>
    <w:p w14:paraId="25E3E21E" w14:textId="59D99430" w:rsidR="00393486" w:rsidRDefault="00393486" w:rsidP="002E6F45">
      <w:pPr>
        <w:rPr>
          <w:ins w:id="2470" w:author="Eric Boisvert" w:date="2016-01-07T13:41:00Z"/>
          <w:lang w:val="en-CA"/>
        </w:rPr>
        <w:pPrChange w:id="2471" w:author="Eric Boisvert" w:date="2016-01-07T13:32:00Z">
          <w:pPr>
            <w:autoSpaceDE w:val="0"/>
            <w:autoSpaceDN w:val="0"/>
            <w:adjustRightInd w:val="0"/>
            <w:spacing w:after="0" w:line="240" w:lineRule="atLeast"/>
          </w:pPr>
        </w:pPrChange>
      </w:pPr>
      <w:ins w:id="2472" w:author="Eric Boisvert" w:date="2016-01-07T13:40:00Z">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ins>
    </w:p>
    <w:p w14:paraId="59371A24" w14:textId="50D8D7D0" w:rsidR="00393486" w:rsidRDefault="00393486" w:rsidP="00393486">
      <w:pPr>
        <w:pStyle w:val="Heading4"/>
        <w:rPr>
          <w:ins w:id="2473" w:author="Eric Boisvert" w:date="2016-01-07T13:41:00Z"/>
          <w:lang w:val="en-CA"/>
        </w:rPr>
        <w:pPrChange w:id="2474" w:author="Eric Boisvert" w:date="2016-01-07T13:41:00Z">
          <w:pPr>
            <w:autoSpaceDE w:val="0"/>
            <w:autoSpaceDN w:val="0"/>
            <w:adjustRightInd w:val="0"/>
            <w:spacing w:after="0" w:line="240" w:lineRule="atLeast"/>
          </w:pPr>
        </w:pPrChange>
      </w:pPr>
      <w:proofErr w:type="gramStart"/>
      <w:ins w:id="2475" w:author="Eric Boisvert" w:date="2016-01-07T13:41:00Z">
        <w:r>
          <w:rPr>
            <w:lang w:val="en-CA"/>
          </w:rPr>
          <w:t>source</w:t>
        </w:r>
        <w:proofErr w:type="gramEnd"/>
      </w:ins>
    </w:p>
    <w:p w14:paraId="29DC28DF" w14:textId="77777777" w:rsidR="00393486" w:rsidRDefault="00393486" w:rsidP="002E6F45">
      <w:pPr>
        <w:rPr>
          <w:ins w:id="2476" w:author="Eric Boisvert" w:date="2016-01-07T13:41:00Z"/>
          <w:lang w:val="en-CA"/>
        </w:rPr>
        <w:pPrChange w:id="2477" w:author="Eric Boisvert" w:date="2016-01-07T13:32:00Z">
          <w:pPr>
            <w:autoSpaceDE w:val="0"/>
            <w:autoSpaceDN w:val="0"/>
            <w:adjustRightInd w:val="0"/>
            <w:spacing w:after="0" w:line="240" w:lineRule="atLeast"/>
          </w:pPr>
        </w:pPrChange>
      </w:pPr>
    </w:p>
    <w:p w14:paraId="66BB2F8A" w14:textId="4EB4C337" w:rsidR="00393486" w:rsidRDefault="00393486" w:rsidP="002E6F45">
      <w:pPr>
        <w:rPr>
          <w:ins w:id="2478" w:author="Eric Boisvert" w:date="2016-01-07T13:41:00Z"/>
          <w:lang w:val="en-CA"/>
        </w:rPr>
        <w:pPrChange w:id="2479" w:author="Eric Boisvert" w:date="2016-01-07T13:32:00Z">
          <w:pPr>
            <w:autoSpaceDE w:val="0"/>
            <w:autoSpaceDN w:val="0"/>
            <w:adjustRightInd w:val="0"/>
            <w:spacing w:after="0" w:line="240" w:lineRule="atLeast"/>
          </w:pPr>
        </w:pPrChange>
      </w:pPr>
      <w:ins w:id="2480" w:author="Eric Boisvert" w:date="2016-01-07T13:41:00Z">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ins>
    </w:p>
    <w:p w14:paraId="5BBD103E" w14:textId="77777777" w:rsidR="00393486" w:rsidRPr="00D970E9" w:rsidRDefault="00393486" w:rsidP="00393486">
      <w:pPr>
        <w:pStyle w:val="Heading4"/>
        <w:rPr>
          <w:ins w:id="2481" w:author="Eric Boisvert" w:date="2016-01-07T13:41:00Z"/>
          <w:lang w:val="en-CA"/>
        </w:rPr>
        <w:pPrChange w:id="2482" w:author="Eric Boisvert" w:date="2016-01-07T13:42:00Z">
          <w:pPr>
            <w:autoSpaceDE w:val="0"/>
            <w:autoSpaceDN w:val="0"/>
            <w:adjustRightInd w:val="0"/>
            <w:spacing w:after="0" w:line="240" w:lineRule="atLeast"/>
          </w:pPr>
        </w:pPrChange>
      </w:pPr>
      <w:ins w:id="2483" w:author="Eric Boisvert" w:date="2016-01-07T13:41:00Z">
        <w:r w:rsidRPr="00D970E9">
          <w:rPr>
            <w:lang w:val="en-CA"/>
          </w:rPr>
          <w:t>faultType_uri</w:t>
        </w:r>
      </w:ins>
    </w:p>
    <w:p w14:paraId="76969C95" w14:textId="77777777" w:rsidR="00393486" w:rsidRDefault="00393486" w:rsidP="002E6F45">
      <w:pPr>
        <w:rPr>
          <w:ins w:id="2484" w:author="Eric Boisvert" w:date="2016-01-07T13:42:00Z"/>
          <w:lang w:val="en-CA"/>
        </w:rPr>
        <w:pPrChange w:id="2485" w:author="Eric Boisvert" w:date="2016-01-07T13:32:00Z">
          <w:pPr>
            <w:autoSpaceDE w:val="0"/>
            <w:autoSpaceDN w:val="0"/>
            <w:adjustRightInd w:val="0"/>
            <w:spacing w:after="0" w:line="240" w:lineRule="atLeast"/>
          </w:pPr>
        </w:pPrChange>
      </w:pPr>
    </w:p>
    <w:p w14:paraId="31F2C85F" w14:textId="5F47B41E" w:rsidR="00393486" w:rsidRDefault="00393486" w:rsidP="002E6F45">
      <w:pPr>
        <w:rPr>
          <w:ins w:id="2486" w:author="Eric Boisvert" w:date="2016-01-07T14:01:00Z"/>
          <w:lang w:val="en-CA"/>
        </w:rPr>
        <w:pPrChange w:id="2487" w:author="Eric Boisvert" w:date="2016-01-07T13:32:00Z">
          <w:pPr>
            <w:autoSpaceDE w:val="0"/>
            <w:autoSpaceDN w:val="0"/>
            <w:adjustRightInd w:val="0"/>
            <w:spacing w:after="0" w:line="240" w:lineRule="atLeast"/>
          </w:pPr>
        </w:pPrChange>
      </w:pPr>
      <w:ins w:id="2488" w:author="Eric Boisvert" w:date="2016-01-07T13:42:00Z">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ins>
    </w:p>
    <w:p w14:paraId="37C95E84" w14:textId="77777777" w:rsidR="00D27756" w:rsidRDefault="00D27756" w:rsidP="00D27756">
      <w:pPr>
        <w:autoSpaceDE w:val="0"/>
        <w:autoSpaceDN w:val="0"/>
        <w:adjustRightInd w:val="0"/>
        <w:spacing w:after="0" w:line="240" w:lineRule="atLeast"/>
        <w:rPr>
          <w:ins w:id="2489" w:author="Eric Boisvert" w:date="2016-01-07T14:01: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D608A4">
        <w:trPr>
          <w:cantSplit/>
          <w:ins w:id="2490" w:author="Eric Boisvert" w:date="2016-01-07T14:01:00Z"/>
        </w:trPr>
        <w:tc>
          <w:tcPr>
            <w:tcW w:w="4219" w:type="dxa"/>
            <w:tcBorders>
              <w:right w:val="nil"/>
            </w:tcBorders>
            <w:shd w:val="clear" w:color="auto" w:fill="auto"/>
          </w:tcPr>
          <w:p w14:paraId="433BC339" w14:textId="77777777" w:rsidR="00D27756" w:rsidRPr="00D12552" w:rsidRDefault="00D27756" w:rsidP="00D608A4">
            <w:pPr>
              <w:pStyle w:val="Tabletext10"/>
              <w:rPr>
                <w:ins w:id="2491" w:author="Eric Boisvert" w:date="2016-01-07T14:01:00Z"/>
                <w:rStyle w:val="requri"/>
                <w:lang w:val="en-CA"/>
              </w:rPr>
            </w:pPr>
            <w:ins w:id="2492" w:author="Eric Boisvert" w:date="2016-01-07T14:01:00Z">
              <w:r>
                <w:rPr>
                  <w:rStyle w:val="requri"/>
                  <w:lang w:val="en-CA"/>
                </w:rPr>
                <w:t>/req/gsml4-portrayal</w:t>
              </w:r>
              <w:r w:rsidRPr="00D12552">
                <w:rPr>
                  <w:rStyle w:val="requri"/>
                  <w:lang w:val="en-CA"/>
                </w:rPr>
                <w:t>/</w:t>
              </w:r>
              <w:r>
                <w:rPr>
                  <w:rStyle w:val="requri"/>
                  <w:lang w:val="en-CA"/>
                </w:rPr>
                <w:t>sheardisplacemenstructureview-faultType-uri</w:t>
              </w:r>
            </w:ins>
          </w:p>
        </w:tc>
        <w:tc>
          <w:tcPr>
            <w:tcW w:w="4678" w:type="dxa"/>
            <w:tcBorders>
              <w:left w:val="nil"/>
            </w:tcBorders>
            <w:shd w:val="clear" w:color="auto" w:fill="auto"/>
          </w:tcPr>
          <w:p w14:paraId="66BD304E" w14:textId="77777777" w:rsidR="00D27756" w:rsidRPr="00D12552" w:rsidRDefault="00D27756" w:rsidP="00D608A4">
            <w:pPr>
              <w:pStyle w:val="Tabletext10"/>
              <w:jc w:val="left"/>
              <w:rPr>
                <w:ins w:id="2493" w:author="Eric Boisvert" w:date="2016-01-07T14:01:00Z"/>
                <w:rStyle w:val="reqtext"/>
                <w:lang w:val="en-CA"/>
              </w:rPr>
            </w:pPr>
            <w:proofErr w:type="gramStart"/>
            <w:ins w:id="2494" w:author="Eric Boisvert" w:date="2016-01-07T14:01:00Z">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ins>
          </w:p>
        </w:tc>
      </w:tr>
    </w:tbl>
    <w:p w14:paraId="41909E32" w14:textId="77777777" w:rsidR="00D27756" w:rsidRDefault="00D27756" w:rsidP="00D27756">
      <w:pPr>
        <w:autoSpaceDE w:val="0"/>
        <w:autoSpaceDN w:val="0"/>
        <w:adjustRightInd w:val="0"/>
        <w:spacing w:after="0" w:line="240" w:lineRule="atLeast"/>
        <w:rPr>
          <w:ins w:id="2495" w:author="Eric Boisvert" w:date="2016-01-07T14:01:00Z"/>
          <w:rFonts w:cs="Arial"/>
          <w:color w:val="000000"/>
          <w:lang w:val="en-CA"/>
        </w:rPr>
      </w:pPr>
    </w:p>
    <w:p w14:paraId="09DE7F61" w14:textId="77777777" w:rsidR="00D27756" w:rsidRDefault="00D27756" w:rsidP="002E6F45">
      <w:pPr>
        <w:rPr>
          <w:ins w:id="2496" w:author="Eric Boisvert" w:date="2016-01-07T13:41:00Z"/>
          <w:lang w:val="en-CA"/>
        </w:rPr>
        <w:pPrChange w:id="2497" w:author="Eric Boisvert" w:date="2016-01-07T13:32:00Z">
          <w:pPr>
            <w:autoSpaceDE w:val="0"/>
            <w:autoSpaceDN w:val="0"/>
            <w:adjustRightInd w:val="0"/>
            <w:spacing w:after="0" w:line="240" w:lineRule="atLeast"/>
          </w:pPr>
        </w:pPrChange>
      </w:pPr>
    </w:p>
    <w:p w14:paraId="6DB51DEB" w14:textId="77777777" w:rsidR="00393486" w:rsidRPr="00D970E9" w:rsidRDefault="00393486" w:rsidP="00393486">
      <w:pPr>
        <w:pStyle w:val="Heading4"/>
        <w:rPr>
          <w:ins w:id="2498" w:author="Eric Boisvert" w:date="2016-01-07T13:42:00Z"/>
          <w:lang w:val="en-CA"/>
        </w:rPr>
        <w:pPrChange w:id="2499" w:author="Eric Boisvert" w:date="2016-01-07T13:43:00Z">
          <w:pPr>
            <w:autoSpaceDE w:val="0"/>
            <w:autoSpaceDN w:val="0"/>
            <w:adjustRightInd w:val="0"/>
            <w:spacing w:after="0" w:line="240" w:lineRule="atLeast"/>
          </w:pPr>
        </w:pPrChange>
      </w:pPr>
      <w:ins w:id="2500" w:author="Eric Boisvert" w:date="2016-01-07T13:42:00Z">
        <w:r w:rsidRPr="00D970E9">
          <w:rPr>
            <w:lang w:val="en-CA"/>
          </w:rPr>
          <w:t>movementType_uri</w:t>
        </w:r>
      </w:ins>
    </w:p>
    <w:p w14:paraId="3CE5965C" w14:textId="77777777" w:rsidR="00393486" w:rsidRDefault="00393486" w:rsidP="002E6F45">
      <w:pPr>
        <w:rPr>
          <w:ins w:id="2501" w:author="Eric Boisvert" w:date="2016-01-07T13:42:00Z"/>
          <w:lang w:val="en-CA"/>
        </w:rPr>
        <w:pPrChange w:id="2502" w:author="Eric Boisvert" w:date="2016-01-07T13:32:00Z">
          <w:pPr>
            <w:autoSpaceDE w:val="0"/>
            <w:autoSpaceDN w:val="0"/>
            <w:adjustRightInd w:val="0"/>
            <w:spacing w:after="0" w:line="240" w:lineRule="atLeast"/>
          </w:pPr>
        </w:pPrChange>
      </w:pPr>
    </w:p>
    <w:p w14:paraId="7F2500A6" w14:textId="556B6B62" w:rsidR="00393486" w:rsidRDefault="00393486" w:rsidP="002E6F45">
      <w:pPr>
        <w:rPr>
          <w:ins w:id="2503" w:author="Eric Boisvert" w:date="2016-01-07T14:01:00Z"/>
          <w:lang w:val="en-CA"/>
        </w:rPr>
        <w:pPrChange w:id="2504" w:author="Eric Boisvert" w:date="2016-01-07T13:32:00Z">
          <w:pPr>
            <w:autoSpaceDE w:val="0"/>
            <w:autoSpaceDN w:val="0"/>
            <w:adjustRightInd w:val="0"/>
            <w:spacing w:after="0" w:line="240" w:lineRule="atLeast"/>
          </w:pPr>
        </w:pPrChange>
      </w:pPr>
      <w:ins w:id="2505" w:author="Eric Boisvert" w:date="2016-01-07T13:42:00Z">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ins>
      <w:ins w:id="2506" w:author="Eric Boisvert" w:date="2016-01-07T13:43:00Z">
        <w:r>
          <w:rPr>
            <w:lang w:val="en-CA"/>
          </w:rPr>
          <w:t>This is a m</w:t>
        </w:r>
      </w:ins>
      <w:ins w:id="2507" w:author="Eric Boisvert" w:date="2016-01-07T13:42:00Z">
        <w:r w:rsidRPr="00393486">
          <w:rPr>
            <w:lang w:val="en-CA"/>
          </w:rPr>
          <w:t>andatory propery - if not value is provided then a URI referring to a conctrolled concept explaining why the value is nil must be provided.</w:t>
        </w:r>
      </w:ins>
    </w:p>
    <w:p w14:paraId="334AEB08" w14:textId="77777777" w:rsidR="00D27756" w:rsidRDefault="00D27756" w:rsidP="00D27756">
      <w:pPr>
        <w:autoSpaceDE w:val="0"/>
        <w:autoSpaceDN w:val="0"/>
        <w:adjustRightInd w:val="0"/>
        <w:spacing w:after="0" w:line="240" w:lineRule="atLeast"/>
        <w:rPr>
          <w:ins w:id="2508" w:author="Eric Boisvert" w:date="2016-01-07T14:01: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D608A4">
        <w:trPr>
          <w:cantSplit/>
          <w:ins w:id="2509" w:author="Eric Boisvert" w:date="2016-01-07T14:01:00Z"/>
        </w:trPr>
        <w:tc>
          <w:tcPr>
            <w:tcW w:w="4219" w:type="dxa"/>
            <w:tcBorders>
              <w:right w:val="nil"/>
            </w:tcBorders>
            <w:shd w:val="clear" w:color="auto" w:fill="auto"/>
          </w:tcPr>
          <w:p w14:paraId="5C27727D" w14:textId="77777777" w:rsidR="00D27756" w:rsidRPr="00D12552" w:rsidRDefault="00D27756" w:rsidP="00D608A4">
            <w:pPr>
              <w:pStyle w:val="Tabletext10"/>
              <w:rPr>
                <w:ins w:id="2510" w:author="Eric Boisvert" w:date="2016-01-07T14:01:00Z"/>
                <w:rStyle w:val="requri"/>
                <w:lang w:val="en-CA"/>
              </w:rPr>
            </w:pPr>
            <w:ins w:id="2511" w:author="Eric Boisvert" w:date="2016-01-07T14:01:00Z">
              <w:r>
                <w:rPr>
                  <w:rStyle w:val="requri"/>
                  <w:lang w:val="en-CA"/>
                </w:rPr>
                <w:t>/req/gsml4-portrayal</w:t>
              </w:r>
              <w:r w:rsidRPr="00D12552">
                <w:rPr>
                  <w:rStyle w:val="requri"/>
                  <w:lang w:val="en-CA"/>
                </w:rPr>
                <w:t>/</w:t>
              </w:r>
              <w:r>
                <w:rPr>
                  <w:rStyle w:val="requri"/>
                  <w:lang w:val="en-CA"/>
                </w:rPr>
                <w:t>sheardisplacemenstructureview-movementType-uri</w:t>
              </w:r>
            </w:ins>
          </w:p>
        </w:tc>
        <w:tc>
          <w:tcPr>
            <w:tcW w:w="4678" w:type="dxa"/>
            <w:tcBorders>
              <w:left w:val="nil"/>
            </w:tcBorders>
            <w:shd w:val="clear" w:color="auto" w:fill="auto"/>
          </w:tcPr>
          <w:p w14:paraId="7060046B" w14:textId="77777777" w:rsidR="00D27756" w:rsidRPr="00D12552" w:rsidRDefault="00D27756" w:rsidP="00D608A4">
            <w:pPr>
              <w:pStyle w:val="Tabletext10"/>
              <w:jc w:val="left"/>
              <w:rPr>
                <w:ins w:id="2512" w:author="Eric Boisvert" w:date="2016-01-07T14:01:00Z"/>
                <w:rStyle w:val="reqtext"/>
                <w:lang w:val="en-CA"/>
              </w:rPr>
            </w:pPr>
            <w:proofErr w:type="gramStart"/>
            <w:ins w:id="2513" w:author="Eric Boisvert" w:date="2016-01-07T14:01:00Z">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ins>
          </w:p>
        </w:tc>
      </w:tr>
    </w:tbl>
    <w:p w14:paraId="5A60C0A7" w14:textId="77777777" w:rsidR="00D27756" w:rsidRDefault="00D27756" w:rsidP="00D27756">
      <w:pPr>
        <w:autoSpaceDE w:val="0"/>
        <w:autoSpaceDN w:val="0"/>
        <w:adjustRightInd w:val="0"/>
        <w:spacing w:after="0" w:line="240" w:lineRule="atLeast"/>
        <w:rPr>
          <w:ins w:id="2514" w:author="Eric Boisvert" w:date="2016-01-07T14:01:00Z"/>
          <w:rFonts w:cs="Arial"/>
          <w:color w:val="000000"/>
          <w:lang w:val="en-CA"/>
        </w:rPr>
      </w:pPr>
    </w:p>
    <w:p w14:paraId="1CE90AAA" w14:textId="77777777" w:rsidR="00D27756" w:rsidRDefault="00D27756" w:rsidP="002E6F45">
      <w:pPr>
        <w:rPr>
          <w:ins w:id="2515" w:author="Eric Boisvert" w:date="2016-01-07T13:42:00Z"/>
          <w:lang w:val="en-CA"/>
        </w:rPr>
        <w:pPrChange w:id="2516" w:author="Eric Boisvert" w:date="2016-01-07T13:32:00Z">
          <w:pPr>
            <w:autoSpaceDE w:val="0"/>
            <w:autoSpaceDN w:val="0"/>
            <w:adjustRightInd w:val="0"/>
            <w:spacing w:after="0" w:line="240" w:lineRule="atLeast"/>
          </w:pPr>
        </w:pPrChange>
      </w:pPr>
    </w:p>
    <w:p w14:paraId="3987A6CB" w14:textId="77777777" w:rsidR="00393486" w:rsidRPr="00D970E9" w:rsidRDefault="00393486" w:rsidP="00393486">
      <w:pPr>
        <w:pStyle w:val="Heading4"/>
        <w:rPr>
          <w:ins w:id="2517" w:author="Eric Boisvert" w:date="2016-01-07T13:43:00Z"/>
          <w:lang w:val="en-CA"/>
        </w:rPr>
        <w:pPrChange w:id="2518" w:author="Eric Boisvert" w:date="2016-01-07T13:44:00Z">
          <w:pPr>
            <w:autoSpaceDE w:val="0"/>
            <w:autoSpaceDN w:val="0"/>
            <w:adjustRightInd w:val="0"/>
            <w:spacing w:after="0" w:line="240" w:lineRule="atLeast"/>
          </w:pPr>
        </w:pPrChange>
      </w:pPr>
      <w:ins w:id="2519" w:author="Eric Boisvert" w:date="2016-01-07T13:43:00Z">
        <w:r w:rsidRPr="00D970E9">
          <w:rPr>
            <w:lang w:val="en-CA"/>
          </w:rPr>
          <w:lastRenderedPageBreak/>
          <w:t>deformationStyle_uri</w:t>
        </w:r>
      </w:ins>
    </w:p>
    <w:p w14:paraId="1B8291CC" w14:textId="77777777" w:rsidR="00393486" w:rsidRDefault="00393486" w:rsidP="002E6F45">
      <w:pPr>
        <w:rPr>
          <w:ins w:id="2520" w:author="Eric Boisvert" w:date="2016-01-07T13:43:00Z"/>
          <w:lang w:val="en-CA"/>
        </w:rPr>
        <w:pPrChange w:id="2521" w:author="Eric Boisvert" w:date="2016-01-07T13:32:00Z">
          <w:pPr>
            <w:autoSpaceDE w:val="0"/>
            <w:autoSpaceDN w:val="0"/>
            <w:adjustRightInd w:val="0"/>
            <w:spacing w:after="0" w:line="240" w:lineRule="atLeast"/>
          </w:pPr>
        </w:pPrChange>
      </w:pPr>
    </w:p>
    <w:p w14:paraId="241682E1" w14:textId="08784900" w:rsidR="00393486" w:rsidRDefault="00393486" w:rsidP="002E6F45">
      <w:pPr>
        <w:rPr>
          <w:ins w:id="2522" w:author="Eric Boisvert" w:date="2016-01-07T14:01:00Z"/>
          <w:lang w:val="en-CA"/>
        </w:rPr>
        <w:pPrChange w:id="2523" w:author="Eric Boisvert" w:date="2016-01-07T13:32:00Z">
          <w:pPr>
            <w:autoSpaceDE w:val="0"/>
            <w:autoSpaceDN w:val="0"/>
            <w:adjustRightInd w:val="0"/>
            <w:spacing w:after="0" w:line="240" w:lineRule="atLeast"/>
          </w:pPr>
        </w:pPrChange>
      </w:pPr>
      <w:ins w:id="2524" w:author="Eric Boisvert" w:date="2016-01-07T13:43:00Z">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ins>
      <w:ins w:id="2525" w:author="Eric Boisvert" w:date="2016-01-07T13:44:00Z">
        <w:r>
          <w:rPr>
            <w:lang w:val="en-CA"/>
          </w:rPr>
          <w:t>This is a m</w:t>
        </w:r>
      </w:ins>
      <w:ins w:id="2526" w:author="Eric Boisvert" w:date="2016-01-07T13:43:00Z">
        <w:r w:rsidRPr="00393486">
          <w:rPr>
            <w:lang w:val="en-CA"/>
          </w:rPr>
          <w:t>andatory propery - if not value is provided then a URI referring to a conctrolled concept explaining why the value is nil must be provided.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D608A4">
        <w:trPr>
          <w:cantSplit/>
          <w:ins w:id="2527" w:author="Eric Boisvert" w:date="2016-01-07T14:01:00Z"/>
        </w:trPr>
        <w:tc>
          <w:tcPr>
            <w:tcW w:w="4219" w:type="dxa"/>
            <w:tcBorders>
              <w:right w:val="nil"/>
            </w:tcBorders>
            <w:shd w:val="clear" w:color="auto" w:fill="auto"/>
          </w:tcPr>
          <w:p w14:paraId="1C1CF982" w14:textId="77777777" w:rsidR="00D27756" w:rsidRPr="00D12552" w:rsidRDefault="00D27756" w:rsidP="00D608A4">
            <w:pPr>
              <w:pStyle w:val="Tabletext10"/>
              <w:rPr>
                <w:ins w:id="2528" w:author="Eric Boisvert" w:date="2016-01-07T14:01:00Z"/>
                <w:rStyle w:val="requri"/>
                <w:lang w:val="en-CA"/>
              </w:rPr>
            </w:pPr>
            <w:ins w:id="2529" w:author="Eric Boisvert" w:date="2016-01-07T14:01:00Z">
              <w:r>
                <w:rPr>
                  <w:rStyle w:val="requri"/>
                  <w:lang w:val="en-CA"/>
                </w:rPr>
                <w:t>/req/gsml4-portrayal</w:t>
              </w:r>
              <w:r w:rsidRPr="00D12552">
                <w:rPr>
                  <w:rStyle w:val="requri"/>
                  <w:lang w:val="en-CA"/>
                </w:rPr>
                <w:t>/</w:t>
              </w:r>
              <w:r>
                <w:rPr>
                  <w:rStyle w:val="requri"/>
                  <w:lang w:val="en-CA"/>
                </w:rPr>
                <w:t>sheardisplacemenstructureview-deformationStyle-uri</w:t>
              </w:r>
            </w:ins>
          </w:p>
        </w:tc>
        <w:tc>
          <w:tcPr>
            <w:tcW w:w="4678" w:type="dxa"/>
            <w:tcBorders>
              <w:left w:val="nil"/>
            </w:tcBorders>
            <w:shd w:val="clear" w:color="auto" w:fill="auto"/>
          </w:tcPr>
          <w:p w14:paraId="1E9CBC6E" w14:textId="77777777" w:rsidR="00D27756" w:rsidRPr="00D12552" w:rsidRDefault="00D27756" w:rsidP="00D608A4">
            <w:pPr>
              <w:pStyle w:val="Tabletext10"/>
              <w:jc w:val="left"/>
              <w:rPr>
                <w:ins w:id="2530" w:author="Eric Boisvert" w:date="2016-01-07T14:01:00Z"/>
                <w:rStyle w:val="reqtext"/>
                <w:lang w:val="en-CA"/>
              </w:rPr>
            </w:pPr>
            <w:proofErr w:type="gramStart"/>
            <w:ins w:id="2531" w:author="Eric Boisvert" w:date="2016-01-07T14:01:00Z">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ins>
          </w:p>
        </w:tc>
      </w:tr>
    </w:tbl>
    <w:p w14:paraId="51BD791F" w14:textId="77777777" w:rsidR="00D27756" w:rsidRDefault="00D27756" w:rsidP="00D27756">
      <w:pPr>
        <w:autoSpaceDE w:val="0"/>
        <w:autoSpaceDN w:val="0"/>
        <w:adjustRightInd w:val="0"/>
        <w:spacing w:after="0" w:line="240" w:lineRule="atLeast"/>
        <w:rPr>
          <w:ins w:id="2532" w:author="Eric Boisvert" w:date="2016-01-07T14:01:00Z"/>
          <w:rFonts w:cs="Arial"/>
          <w:color w:val="000000"/>
          <w:lang w:val="en-CA"/>
        </w:rPr>
      </w:pPr>
    </w:p>
    <w:p w14:paraId="2F1A3982" w14:textId="77777777" w:rsidR="00D27756" w:rsidRDefault="00D27756" w:rsidP="002E6F45">
      <w:pPr>
        <w:rPr>
          <w:ins w:id="2533" w:author="Eric Boisvert" w:date="2016-01-07T13:44:00Z"/>
          <w:lang w:val="en-CA"/>
        </w:rPr>
        <w:pPrChange w:id="2534" w:author="Eric Boisvert" w:date="2016-01-07T13:32:00Z">
          <w:pPr>
            <w:autoSpaceDE w:val="0"/>
            <w:autoSpaceDN w:val="0"/>
            <w:adjustRightInd w:val="0"/>
            <w:spacing w:after="0" w:line="240" w:lineRule="atLeast"/>
          </w:pPr>
        </w:pPrChange>
      </w:pPr>
    </w:p>
    <w:p w14:paraId="09953B8D" w14:textId="4991FF93" w:rsidR="00393486" w:rsidRDefault="00393486" w:rsidP="00393486">
      <w:pPr>
        <w:pStyle w:val="Heading4"/>
        <w:rPr>
          <w:ins w:id="2535" w:author="Eric Boisvert" w:date="2016-01-07T13:45:00Z"/>
          <w:lang w:val="en-CA"/>
        </w:rPr>
        <w:pPrChange w:id="2536" w:author="Eric Boisvert" w:date="2016-01-07T13:45:00Z">
          <w:pPr>
            <w:autoSpaceDE w:val="0"/>
            <w:autoSpaceDN w:val="0"/>
            <w:adjustRightInd w:val="0"/>
            <w:spacing w:after="0" w:line="240" w:lineRule="atLeast"/>
          </w:pPr>
        </w:pPrChange>
      </w:pPr>
      <w:ins w:id="2537" w:author="Eric Boisvert" w:date="2016-01-07T13:44:00Z">
        <w:r w:rsidRPr="00393486">
          <w:rPr>
            <w:lang w:val="en-CA"/>
          </w:rPr>
          <w:t>representativeAge_uri</w:t>
        </w:r>
      </w:ins>
    </w:p>
    <w:p w14:paraId="209F5B05" w14:textId="77777777" w:rsidR="00393486" w:rsidRPr="00393486" w:rsidRDefault="00393486" w:rsidP="00393486">
      <w:pPr>
        <w:rPr>
          <w:ins w:id="2538" w:author="Eric Boisvert" w:date="2016-01-07T13:44:00Z"/>
          <w:lang w:val="en-CA"/>
        </w:rPr>
        <w:pPrChange w:id="2539" w:author="Eric Boisvert" w:date="2016-01-07T13:45:00Z">
          <w:pPr>
            <w:autoSpaceDE w:val="0"/>
            <w:autoSpaceDN w:val="0"/>
            <w:adjustRightInd w:val="0"/>
            <w:spacing w:after="0" w:line="240" w:lineRule="atLeast"/>
          </w:pPr>
        </w:pPrChange>
      </w:pPr>
    </w:p>
    <w:p w14:paraId="7298E9DB" w14:textId="565E9B5D" w:rsidR="00393486" w:rsidRDefault="00393486" w:rsidP="002E6F45">
      <w:pPr>
        <w:rPr>
          <w:ins w:id="2540" w:author="Eric Boisvert" w:date="2016-01-07T14:02:00Z"/>
          <w:lang w:val="en-CA"/>
        </w:rPr>
        <w:pPrChange w:id="2541" w:author="Eric Boisvert" w:date="2016-01-07T13:32:00Z">
          <w:pPr>
            <w:autoSpaceDE w:val="0"/>
            <w:autoSpaceDN w:val="0"/>
            <w:adjustRightInd w:val="0"/>
            <w:spacing w:after="0" w:line="240" w:lineRule="atLeast"/>
          </w:pPr>
        </w:pPrChange>
      </w:pPr>
      <w:ins w:id="2542" w:author="Eric Boisvert" w:date="2016-01-07T13:44:00Z">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ins>
      <w:ins w:id="2543" w:author="Eric Boisvert" w:date="2016-01-07T13:46:00Z">
        <w:r>
          <w:rPr>
            <w:lang w:val="en-CA"/>
          </w:rPr>
          <w:t>ShearDisplacementStructure</w:t>
        </w:r>
      </w:ins>
      <w:ins w:id="2544" w:author="Eric Boisvert" w:date="2016-01-07T13:44:00Z">
        <w:r w:rsidRPr="00393486">
          <w:rPr>
            <w:lang w:val="en-CA"/>
          </w:rPr>
          <w:t>. This will be defined entirely at the discretion of the data provider and may be a single event selected from the geologic feature's geological history or a value summarising the all or part of the feature's history.</w:t>
        </w:r>
      </w:ins>
    </w:p>
    <w:p w14:paraId="5190FB29" w14:textId="77777777" w:rsidR="00D27756" w:rsidRDefault="00D27756" w:rsidP="00D27756">
      <w:pPr>
        <w:autoSpaceDE w:val="0"/>
        <w:autoSpaceDN w:val="0"/>
        <w:adjustRightInd w:val="0"/>
        <w:spacing w:after="0" w:line="240" w:lineRule="atLeast"/>
        <w:rPr>
          <w:ins w:id="2545" w:author="Eric Boisvert" w:date="2016-01-07T14:02: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D608A4">
        <w:trPr>
          <w:cantSplit/>
          <w:ins w:id="2546" w:author="Eric Boisvert" w:date="2016-01-07T14:02:00Z"/>
        </w:trPr>
        <w:tc>
          <w:tcPr>
            <w:tcW w:w="4219" w:type="dxa"/>
            <w:tcBorders>
              <w:right w:val="nil"/>
            </w:tcBorders>
            <w:shd w:val="clear" w:color="auto" w:fill="auto"/>
          </w:tcPr>
          <w:p w14:paraId="42002737" w14:textId="77777777" w:rsidR="00D27756" w:rsidRPr="00D12552" w:rsidRDefault="00D27756" w:rsidP="00D608A4">
            <w:pPr>
              <w:pStyle w:val="Tabletext10"/>
              <w:rPr>
                <w:ins w:id="2547" w:author="Eric Boisvert" w:date="2016-01-07T14:02:00Z"/>
                <w:rStyle w:val="requri"/>
                <w:lang w:val="en-CA"/>
              </w:rPr>
            </w:pPr>
            <w:ins w:id="2548" w:author="Eric Boisvert" w:date="2016-01-07T14:02:00Z">
              <w:r>
                <w:rPr>
                  <w:rStyle w:val="requri"/>
                  <w:lang w:val="en-CA"/>
                </w:rPr>
                <w:t>/req/gsml4-portrayal</w:t>
              </w:r>
              <w:r w:rsidRPr="00D12552">
                <w:rPr>
                  <w:rStyle w:val="requri"/>
                  <w:lang w:val="en-CA"/>
                </w:rPr>
                <w:t>/</w:t>
              </w:r>
              <w:r>
                <w:rPr>
                  <w:rStyle w:val="requri"/>
                  <w:lang w:val="en-CA"/>
                </w:rPr>
                <w:t>sheardisplacemenstructureview-representativeAge-uri</w:t>
              </w:r>
            </w:ins>
          </w:p>
        </w:tc>
        <w:tc>
          <w:tcPr>
            <w:tcW w:w="4678" w:type="dxa"/>
            <w:tcBorders>
              <w:left w:val="nil"/>
            </w:tcBorders>
            <w:shd w:val="clear" w:color="auto" w:fill="auto"/>
          </w:tcPr>
          <w:p w14:paraId="1AED4239" w14:textId="77777777" w:rsidR="00D27756" w:rsidRPr="00D12552" w:rsidRDefault="00D27756" w:rsidP="00D608A4">
            <w:pPr>
              <w:pStyle w:val="Tabletext10"/>
              <w:jc w:val="left"/>
              <w:rPr>
                <w:ins w:id="2549" w:author="Eric Boisvert" w:date="2016-01-07T14:02:00Z"/>
                <w:rStyle w:val="reqtext"/>
                <w:lang w:val="en-CA"/>
              </w:rPr>
            </w:pPr>
            <w:ins w:id="2550" w:author="Eric Boisvert" w:date="2016-01-07T14:02:00Z">
              <w:r>
                <w:rPr>
                  <w:rStyle w:val="reqtext"/>
                  <w:lang w:val="en-CA"/>
                </w:rPr>
                <w:t>If present, representativeAge_uri SHALL resolved to a representation of GeoSciML GeologicAge</w:t>
              </w:r>
            </w:ins>
          </w:p>
        </w:tc>
      </w:tr>
    </w:tbl>
    <w:p w14:paraId="26EDBEA2" w14:textId="77777777" w:rsidR="00D27756" w:rsidRDefault="00D27756" w:rsidP="00D27756">
      <w:pPr>
        <w:autoSpaceDE w:val="0"/>
        <w:autoSpaceDN w:val="0"/>
        <w:adjustRightInd w:val="0"/>
        <w:spacing w:after="0" w:line="240" w:lineRule="atLeast"/>
        <w:rPr>
          <w:ins w:id="2551" w:author="Eric Boisvert" w:date="2016-01-07T14:02:00Z"/>
          <w:rFonts w:cs="Arial"/>
          <w:color w:val="000000"/>
          <w:lang w:val="en-CA"/>
        </w:rPr>
      </w:pPr>
    </w:p>
    <w:p w14:paraId="21E46204" w14:textId="77777777" w:rsidR="00D27756" w:rsidRDefault="00D27756" w:rsidP="002E6F45">
      <w:pPr>
        <w:rPr>
          <w:ins w:id="2552" w:author="Eric Boisvert" w:date="2016-01-07T13:44:00Z"/>
          <w:lang w:val="en-CA"/>
        </w:rPr>
        <w:pPrChange w:id="2553" w:author="Eric Boisvert" w:date="2016-01-07T13:32:00Z">
          <w:pPr>
            <w:autoSpaceDE w:val="0"/>
            <w:autoSpaceDN w:val="0"/>
            <w:adjustRightInd w:val="0"/>
            <w:spacing w:after="0" w:line="240" w:lineRule="atLeast"/>
          </w:pPr>
        </w:pPrChange>
      </w:pPr>
    </w:p>
    <w:p w14:paraId="2ECE27D7" w14:textId="77777777" w:rsidR="00393486" w:rsidRPr="00D970E9" w:rsidRDefault="00393486" w:rsidP="00393486">
      <w:pPr>
        <w:pStyle w:val="Heading4"/>
        <w:rPr>
          <w:ins w:id="2554" w:author="Eric Boisvert" w:date="2016-01-07T13:45:00Z"/>
          <w:lang w:val="en-CA"/>
        </w:rPr>
        <w:pPrChange w:id="2555" w:author="Eric Boisvert" w:date="2016-01-07T13:46:00Z">
          <w:pPr>
            <w:autoSpaceDE w:val="0"/>
            <w:autoSpaceDN w:val="0"/>
            <w:adjustRightInd w:val="0"/>
            <w:spacing w:after="0" w:line="240" w:lineRule="atLeast"/>
          </w:pPr>
        </w:pPrChange>
      </w:pPr>
      <w:ins w:id="2556" w:author="Eric Boisvert" w:date="2016-01-07T13:45:00Z">
        <w:r w:rsidRPr="00D970E9">
          <w:rPr>
            <w:lang w:val="en-CA"/>
          </w:rPr>
          <w:t>representativeOlderAge_uri</w:t>
        </w:r>
      </w:ins>
    </w:p>
    <w:p w14:paraId="3D1A4CB1" w14:textId="77777777" w:rsidR="00393486" w:rsidRDefault="00393486" w:rsidP="002E6F45">
      <w:pPr>
        <w:rPr>
          <w:ins w:id="2557" w:author="Eric Boisvert" w:date="2016-01-07T13:45:00Z"/>
          <w:lang w:val="en-CA"/>
        </w:rPr>
        <w:pPrChange w:id="2558" w:author="Eric Boisvert" w:date="2016-01-07T13:32:00Z">
          <w:pPr>
            <w:autoSpaceDE w:val="0"/>
            <w:autoSpaceDN w:val="0"/>
            <w:adjustRightInd w:val="0"/>
            <w:spacing w:after="0" w:line="240" w:lineRule="atLeast"/>
          </w:pPr>
        </w:pPrChange>
      </w:pPr>
    </w:p>
    <w:p w14:paraId="0604E253" w14:textId="3C7AB7A4" w:rsidR="00393486" w:rsidRDefault="00393486" w:rsidP="002E6F45">
      <w:pPr>
        <w:rPr>
          <w:ins w:id="2559" w:author="Eric Boisvert" w:date="2016-01-07T14:02:00Z"/>
          <w:lang w:val="en-CA"/>
        </w:rPr>
        <w:pPrChange w:id="2560" w:author="Eric Boisvert" w:date="2016-01-07T13:32:00Z">
          <w:pPr>
            <w:autoSpaceDE w:val="0"/>
            <w:autoSpaceDN w:val="0"/>
            <w:adjustRightInd w:val="0"/>
            <w:spacing w:after="0" w:line="240" w:lineRule="atLeast"/>
          </w:pPr>
        </w:pPrChange>
      </w:pPr>
      <w:ins w:id="2561" w:author="Eric Boisvert" w:date="2016-01-07T13:45:00Z">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ins>
      <w:ins w:id="2562" w:author="Eric Boisvert" w:date="2016-01-07T13:46:00Z">
        <w:r>
          <w:rPr>
            <w:lang w:val="en-CA"/>
          </w:rPr>
          <w:t>ShearDisplacementStructure</w:t>
        </w:r>
      </w:ins>
      <w:ins w:id="2563" w:author="Eric Boisvert" w:date="2016-01-07T13:45:00Z">
        <w:r w:rsidRPr="00393486">
          <w:rPr>
            <w:lang w:val="en-CA"/>
          </w:rPr>
          <w:t>. This will be defined entirely at the discretion of the data provider and may be a single event selected from the geologic feature's geological history or a value summarising the all or part of the feature's history.</w:t>
        </w:r>
      </w:ins>
    </w:p>
    <w:p w14:paraId="332F7A0F" w14:textId="77777777" w:rsidR="00D27756" w:rsidRDefault="00D27756" w:rsidP="00D27756">
      <w:pPr>
        <w:autoSpaceDE w:val="0"/>
        <w:autoSpaceDN w:val="0"/>
        <w:adjustRightInd w:val="0"/>
        <w:spacing w:after="0" w:line="240" w:lineRule="atLeast"/>
        <w:rPr>
          <w:ins w:id="2564" w:author="Eric Boisvert" w:date="2016-01-07T14:02: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D608A4">
        <w:trPr>
          <w:cantSplit/>
          <w:ins w:id="2565" w:author="Eric Boisvert" w:date="2016-01-07T14:02:00Z"/>
        </w:trPr>
        <w:tc>
          <w:tcPr>
            <w:tcW w:w="4219" w:type="dxa"/>
            <w:tcBorders>
              <w:right w:val="nil"/>
            </w:tcBorders>
            <w:shd w:val="clear" w:color="auto" w:fill="auto"/>
          </w:tcPr>
          <w:p w14:paraId="3F6A5D34" w14:textId="77777777" w:rsidR="00D27756" w:rsidRPr="00D12552" w:rsidRDefault="00D27756" w:rsidP="00D608A4">
            <w:pPr>
              <w:pStyle w:val="Tabletext10"/>
              <w:rPr>
                <w:ins w:id="2566" w:author="Eric Boisvert" w:date="2016-01-07T14:02:00Z"/>
                <w:rStyle w:val="requri"/>
                <w:lang w:val="en-CA"/>
              </w:rPr>
            </w:pPr>
            <w:ins w:id="2567" w:author="Eric Boisvert" w:date="2016-01-07T14:02:00Z">
              <w:r>
                <w:rPr>
                  <w:rStyle w:val="requri"/>
                  <w:lang w:val="en-CA"/>
                </w:rPr>
                <w:t>/req/gsml4-portrayal</w:t>
              </w:r>
              <w:r w:rsidRPr="00D12552">
                <w:rPr>
                  <w:rStyle w:val="requri"/>
                  <w:lang w:val="en-CA"/>
                </w:rPr>
                <w:t>/</w:t>
              </w:r>
              <w:r>
                <w:rPr>
                  <w:rStyle w:val="requri"/>
                  <w:lang w:val="en-CA"/>
                </w:rPr>
                <w:t>sheardisplacemenstructureview-representativeOlderAge-uri</w:t>
              </w:r>
            </w:ins>
          </w:p>
        </w:tc>
        <w:tc>
          <w:tcPr>
            <w:tcW w:w="4678" w:type="dxa"/>
            <w:tcBorders>
              <w:left w:val="nil"/>
            </w:tcBorders>
            <w:shd w:val="clear" w:color="auto" w:fill="auto"/>
          </w:tcPr>
          <w:p w14:paraId="6E865FDE" w14:textId="77777777" w:rsidR="00D27756" w:rsidRPr="00D12552" w:rsidRDefault="00D27756" w:rsidP="00D608A4">
            <w:pPr>
              <w:pStyle w:val="Tabletext10"/>
              <w:jc w:val="left"/>
              <w:rPr>
                <w:ins w:id="2568" w:author="Eric Boisvert" w:date="2016-01-07T14:02:00Z"/>
                <w:rStyle w:val="reqtext"/>
                <w:lang w:val="en-CA"/>
              </w:rPr>
            </w:pPr>
            <w:ins w:id="2569" w:author="Eric Boisvert" w:date="2016-01-07T14:02:00Z">
              <w:r>
                <w:rPr>
                  <w:rStyle w:val="reqtext"/>
                  <w:lang w:val="en-CA"/>
                </w:rPr>
                <w:t>If present, representativeOlderAge_uri SHALL resolved to a representation of GeoSciML GeologicAge</w:t>
              </w:r>
            </w:ins>
          </w:p>
        </w:tc>
      </w:tr>
    </w:tbl>
    <w:p w14:paraId="31063E00" w14:textId="77777777" w:rsidR="00D27756" w:rsidRDefault="00D27756" w:rsidP="00D27756">
      <w:pPr>
        <w:autoSpaceDE w:val="0"/>
        <w:autoSpaceDN w:val="0"/>
        <w:adjustRightInd w:val="0"/>
        <w:spacing w:after="0" w:line="240" w:lineRule="atLeast"/>
        <w:rPr>
          <w:ins w:id="2570" w:author="Eric Boisvert" w:date="2016-01-07T14:02:00Z"/>
          <w:rFonts w:cs="Arial"/>
          <w:color w:val="000000"/>
          <w:lang w:val="en-CA"/>
        </w:rPr>
      </w:pPr>
    </w:p>
    <w:p w14:paraId="799062E9" w14:textId="77777777" w:rsidR="00D27756" w:rsidRDefault="00D27756" w:rsidP="002E6F45">
      <w:pPr>
        <w:rPr>
          <w:ins w:id="2571" w:author="Eric Boisvert" w:date="2016-01-07T13:46:00Z"/>
          <w:lang w:val="en-CA"/>
        </w:rPr>
        <w:pPrChange w:id="2572" w:author="Eric Boisvert" w:date="2016-01-07T13:32:00Z">
          <w:pPr>
            <w:autoSpaceDE w:val="0"/>
            <w:autoSpaceDN w:val="0"/>
            <w:adjustRightInd w:val="0"/>
            <w:spacing w:after="0" w:line="240" w:lineRule="atLeast"/>
          </w:pPr>
        </w:pPrChange>
      </w:pPr>
    </w:p>
    <w:p w14:paraId="616B2EE8" w14:textId="6E84439C" w:rsidR="00393486" w:rsidRDefault="00393486" w:rsidP="00D27756">
      <w:pPr>
        <w:pStyle w:val="Heading4"/>
        <w:rPr>
          <w:ins w:id="2573" w:author="Eric Boisvert" w:date="2016-01-07T14:02:00Z"/>
          <w:lang w:val="en-CA"/>
        </w:rPr>
        <w:pPrChange w:id="2574" w:author="Eric Boisvert" w:date="2016-01-07T14:02:00Z">
          <w:pPr>
            <w:autoSpaceDE w:val="0"/>
            <w:autoSpaceDN w:val="0"/>
            <w:adjustRightInd w:val="0"/>
            <w:spacing w:after="0" w:line="240" w:lineRule="atLeast"/>
          </w:pPr>
        </w:pPrChange>
      </w:pPr>
      <w:ins w:id="2575" w:author="Eric Boisvert" w:date="2016-01-07T13:46:00Z">
        <w:r w:rsidRPr="00393486">
          <w:rPr>
            <w:lang w:val="en-CA"/>
          </w:rPr>
          <w:lastRenderedPageBreak/>
          <w:t>representativeYoungerAge_uri</w:t>
        </w:r>
      </w:ins>
    </w:p>
    <w:p w14:paraId="5785629C" w14:textId="77777777" w:rsidR="00D27756" w:rsidRPr="00D27756" w:rsidRDefault="00D27756" w:rsidP="00D27756">
      <w:pPr>
        <w:rPr>
          <w:ins w:id="2576" w:author="Eric Boisvert" w:date="2016-01-07T13:45:00Z"/>
          <w:lang w:val="en-CA"/>
        </w:rPr>
        <w:pPrChange w:id="2577" w:author="Eric Boisvert" w:date="2016-01-07T14:02:00Z">
          <w:pPr>
            <w:autoSpaceDE w:val="0"/>
            <w:autoSpaceDN w:val="0"/>
            <w:adjustRightInd w:val="0"/>
            <w:spacing w:after="0" w:line="240" w:lineRule="atLeast"/>
          </w:pPr>
        </w:pPrChange>
      </w:pPr>
    </w:p>
    <w:p w14:paraId="6E5F809D" w14:textId="16339D8A" w:rsidR="00D27756" w:rsidRDefault="00393486" w:rsidP="002E6F45">
      <w:pPr>
        <w:rPr>
          <w:ins w:id="2578" w:author="Eric Boisvert" w:date="2016-01-07T14:02:00Z"/>
          <w:lang w:val="en-CA"/>
        </w:rPr>
        <w:pPrChange w:id="2579" w:author="Eric Boisvert" w:date="2016-01-07T13:32:00Z">
          <w:pPr>
            <w:autoSpaceDE w:val="0"/>
            <w:autoSpaceDN w:val="0"/>
            <w:adjustRightInd w:val="0"/>
            <w:spacing w:after="0" w:line="240" w:lineRule="atLeast"/>
          </w:pPr>
        </w:pPrChange>
      </w:pPr>
      <w:ins w:id="2580" w:author="Eric Boisvert" w:date="2016-01-07T13:46:00Z">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ins>
      <w:ins w:id="2581" w:author="Eric Boisvert" w:date="2016-01-07T13:47:00Z">
        <w:r>
          <w:rPr>
            <w:lang w:val="en-CA"/>
          </w:rPr>
          <w:t>ShearDisplacementStructure</w:t>
        </w:r>
      </w:ins>
      <w:ins w:id="2582" w:author="Eric Boisvert" w:date="2016-01-07T13:46:00Z">
        <w:r w:rsidRPr="00393486">
          <w:rPr>
            <w:lang w:val="en-CA"/>
          </w:rPr>
          <w:t>. This will be defined entirely at the discretion of the data provider and may be a single event selected from the geologic feature's geological history or a value summarising the all or part of the feature's history.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D608A4">
        <w:trPr>
          <w:cantSplit/>
          <w:ins w:id="2583" w:author="Eric Boisvert" w:date="2016-01-07T14:02:00Z"/>
        </w:trPr>
        <w:tc>
          <w:tcPr>
            <w:tcW w:w="4219" w:type="dxa"/>
            <w:tcBorders>
              <w:right w:val="nil"/>
            </w:tcBorders>
            <w:shd w:val="clear" w:color="auto" w:fill="auto"/>
          </w:tcPr>
          <w:p w14:paraId="0CBE2E0C" w14:textId="77777777" w:rsidR="00D27756" w:rsidRPr="00D12552" w:rsidRDefault="00D27756" w:rsidP="00D608A4">
            <w:pPr>
              <w:pStyle w:val="Tabletext10"/>
              <w:rPr>
                <w:ins w:id="2584" w:author="Eric Boisvert" w:date="2016-01-07T14:02:00Z"/>
                <w:rStyle w:val="requri"/>
                <w:lang w:val="en-CA"/>
              </w:rPr>
            </w:pPr>
            <w:ins w:id="2585" w:author="Eric Boisvert" w:date="2016-01-07T14:02:00Z">
              <w:r>
                <w:rPr>
                  <w:rStyle w:val="requri"/>
                  <w:lang w:val="en-CA"/>
                </w:rPr>
                <w:t>/req/gsml4-portrayal</w:t>
              </w:r>
              <w:r w:rsidRPr="00D12552">
                <w:rPr>
                  <w:rStyle w:val="requri"/>
                  <w:lang w:val="en-CA"/>
                </w:rPr>
                <w:t>/</w:t>
              </w:r>
              <w:r>
                <w:rPr>
                  <w:rStyle w:val="requri"/>
                  <w:lang w:val="en-CA"/>
                </w:rPr>
                <w:t>sheardisplacemenstructureview-representativeYoungerAge-uri</w:t>
              </w:r>
            </w:ins>
          </w:p>
        </w:tc>
        <w:tc>
          <w:tcPr>
            <w:tcW w:w="4678" w:type="dxa"/>
            <w:tcBorders>
              <w:left w:val="nil"/>
            </w:tcBorders>
            <w:shd w:val="clear" w:color="auto" w:fill="auto"/>
          </w:tcPr>
          <w:p w14:paraId="76F93D8D" w14:textId="77777777" w:rsidR="00D27756" w:rsidRPr="00D12552" w:rsidRDefault="00D27756" w:rsidP="00D608A4">
            <w:pPr>
              <w:pStyle w:val="Tabletext10"/>
              <w:jc w:val="left"/>
              <w:rPr>
                <w:ins w:id="2586" w:author="Eric Boisvert" w:date="2016-01-07T14:02:00Z"/>
                <w:rStyle w:val="reqtext"/>
                <w:lang w:val="en-CA"/>
              </w:rPr>
            </w:pPr>
            <w:ins w:id="2587" w:author="Eric Boisvert" w:date="2016-01-07T14:02:00Z">
              <w:r>
                <w:rPr>
                  <w:rStyle w:val="reqtext"/>
                  <w:lang w:val="en-CA"/>
                </w:rPr>
                <w:t>If present, representativeYoungerAge_uri SHALL resolved to a representation of GeoSciML GeologicAge</w:t>
              </w:r>
            </w:ins>
          </w:p>
        </w:tc>
      </w:tr>
    </w:tbl>
    <w:p w14:paraId="60D5FFAB" w14:textId="77777777" w:rsidR="00D27756" w:rsidRDefault="00D27756" w:rsidP="002E6F45">
      <w:pPr>
        <w:rPr>
          <w:ins w:id="2588" w:author="Eric Boisvert" w:date="2016-01-07T13:58:00Z"/>
          <w:lang w:val="en-CA"/>
        </w:rPr>
        <w:pPrChange w:id="2589" w:author="Eric Boisvert" w:date="2016-01-07T13:32:00Z">
          <w:pPr>
            <w:autoSpaceDE w:val="0"/>
            <w:autoSpaceDN w:val="0"/>
            <w:adjustRightInd w:val="0"/>
            <w:spacing w:after="0" w:line="240" w:lineRule="atLeast"/>
          </w:pPr>
        </w:pPrChange>
      </w:pPr>
    </w:p>
    <w:p w14:paraId="6F58C1B9" w14:textId="5CF78B8B" w:rsidR="007433DB" w:rsidRDefault="007433DB" w:rsidP="007433DB">
      <w:pPr>
        <w:pStyle w:val="Heading4"/>
        <w:rPr>
          <w:ins w:id="2590" w:author="Eric Boisvert" w:date="2016-01-07T13:58:00Z"/>
          <w:lang w:val="en-CA"/>
        </w:rPr>
        <w:pPrChange w:id="2591" w:author="Eric Boisvert" w:date="2016-01-07T13:58:00Z">
          <w:pPr>
            <w:autoSpaceDE w:val="0"/>
            <w:autoSpaceDN w:val="0"/>
            <w:adjustRightInd w:val="0"/>
            <w:spacing w:after="0" w:line="240" w:lineRule="atLeast"/>
          </w:pPr>
        </w:pPrChange>
      </w:pPr>
      <w:ins w:id="2592" w:author="Eric Boisvert" w:date="2016-01-07T13:58:00Z">
        <w:r w:rsidRPr="007433DB">
          <w:rPr>
            <w:lang w:val="en-CA"/>
          </w:rPr>
          <w:t>specification_uri</w:t>
        </w:r>
      </w:ins>
    </w:p>
    <w:p w14:paraId="7BE8FD14" w14:textId="77777777" w:rsidR="007433DB" w:rsidRPr="007433DB" w:rsidRDefault="007433DB" w:rsidP="007433DB">
      <w:pPr>
        <w:rPr>
          <w:ins w:id="2593" w:author="Eric Boisvert" w:date="2016-01-07T13:58:00Z"/>
          <w:lang w:val="en-CA"/>
        </w:rPr>
        <w:pPrChange w:id="2594" w:author="Eric Boisvert" w:date="2016-01-07T13:58:00Z">
          <w:pPr>
            <w:autoSpaceDE w:val="0"/>
            <w:autoSpaceDN w:val="0"/>
            <w:adjustRightInd w:val="0"/>
            <w:spacing w:after="0" w:line="240" w:lineRule="atLeast"/>
          </w:pPr>
        </w:pPrChange>
      </w:pPr>
    </w:p>
    <w:p w14:paraId="6FF6366E" w14:textId="4D84D4EA" w:rsidR="007433DB" w:rsidRDefault="007433DB" w:rsidP="002E6F45">
      <w:pPr>
        <w:rPr>
          <w:ins w:id="2595" w:author="Eric Boisvert" w:date="2016-01-07T14:03:00Z"/>
          <w:lang w:val="en-CA"/>
        </w:rPr>
        <w:pPrChange w:id="2596" w:author="Eric Boisvert" w:date="2016-01-07T13:32:00Z">
          <w:pPr>
            <w:autoSpaceDE w:val="0"/>
            <w:autoSpaceDN w:val="0"/>
            <w:adjustRightInd w:val="0"/>
            <w:spacing w:after="0" w:line="240" w:lineRule="atLeast"/>
          </w:pPr>
        </w:pPrChange>
      </w:pPr>
      <w:ins w:id="2597" w:author="Eric Boisvert" w:date="2016-01-07T13:58:00Z">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D608A4">
        <w:trPr>
          <w:cantSplit/>
          <w:ins w:id="2598" w:author="Eric Boisvert" w:date="2016-01-07T14:03:00Z"/>
        </w:trPr>
        <w:tc>
          <w:tcPr>
            <w:tcW w:w="4219" w:type="dxa"/>
            <w:tcBorders>
              <w:right w:val="nil"/>
            </w:tcBorders>
            <w:shd w:val="clear" w:color="auto" w:fill="auto"/>
          </w:tcPr>
          <w:p w14:paraId="2B884C05" w14:textId="77777777" w:rsidR="00D27756" w:rsidRPr="00D12552" w:rsidRDefault="00D27756" w:rsidP="00D608A4">
            <w:pPr>
              <w:pStyle w:val="Tabletext10"/>
              <w:rPr>
                <w:ins w:id="2599" w:author="Eric Boisvert" w:date="2016-01-07T14:03:00Z"/>
                <w:rStyle w:val="requri"/>
                <w:lang w:val="en-CA"/>
              </w:rPr>
            </w:pPr>
            <w:ins w:id="2600" w:author="Eric Boisvert" w:date="2016-01-07T14:03:00Z">
              <w:r>
                <w:rPr>
                  <w:rStyle w:val="requri"/>
                  <w:lang w:val="en-CA"/>
                </w:rPr>
                <w:t>/req/gsml4-portrayal</w:t>
              </w:r>
              <w:r w:rsidRPr="00D12552">
                <w:rPr>
                  <w:rStyle w:val="requri"/>
                  <w:lang w:val="en-CA"/>
                </w:rPr>
                <w:t>/</w:t>
              </w:r>
              <w:r>
                <w:rPr>
                  <w:rStyle w:val="requri"/>
                  <w:lang w:val="en-CA"/>
                </w:rPr>
                <w:t>sheardisplacemenstructureview-specification-uri</w:t>
              </w:r>
            </w:ins>
          </w:p>
        </w:tc>
        <w:tc>
          <w:tcPr>
            <w:tcW w:w="4678" w:type="dxa"/>
            <w:tcBorders>
              <w:left w:val="nil"/>
            </w:tcBorders>
            <w:shd w:val="clear" w:color="auto" w:fill="auto"/>
          </w:tcPr>
          <w:p w14:paraId="26D9142A" w14:textId="77777777" w:rsidR="00D27756" w:rsidRPr="00D12552" w:rsidRDefault="00D27756" w:rsidP="00D608A4">
            <w:pPr>
              <w:pStyle w:val="Tabletext10"/>
              <w:jc w:val="left"/>
              <w:rPr>
                <w:ins w:id="2601" w:author="Eric Boisvert" w:date="2016-01-07T14:03:00Z"/>
                <w:rStyle w:val="reqtext"/>
                <w:lang w:val="en-CA"/>
              </w:rPr>
            </w:pPr>
            <w:ins w:id="2602" w:author="Eric Boisvert" w:date="2016-01-07T14:03:00Z">
              <w:r>
                <w:rPr>
                  <w:rStyle w:val="reqtext"/>
                  <w:lang w:val="en-CA"/>
                </w:rPr>
                <w:t>Specification_uri SHALL resolve to a representation of GeoSciML ShearDisplacementStructure or a vocabulary term describing why the value is nil.</w:t>
              </w:r>
            </w:ins>
          </w:p>
        </w:tc>
      </w:tr>
    </w:tbl>
    <w:p w14:paraId="7661D0A7" w14:textId="77777777" w:rsidR="00D27756" w:rsidRDefault="00D27756" w:rsidP="00D27756">
      <w:pPr>
        <w:autoSpaceDE w:val="0"/>
        <w:autoSpaceDN w:val="0"/>
        <w:adjustRightInd w:val="0"/>
        <w:spacing w:after="0" w:line="240" w:lineRule="atLeast"/>
        <w:rPr>
          <w:ins w:id="2603" w:author="Eric Boisvert" w:date="2016-01-07T14:03:00Z"/>
          <w:rFonts w:cs="Arial"/>
          <w:color w:val="000000"/>
          <w:lang w:val="en-CA"/>
        </w:rPr>
      </w:pPr>
    </w:p>
    <w:p w14:paraId="2EC3E080" w14:textId="77777777" w:rsidR="00D27756" w:rsidRDefault="00D27756" w:rsidP="002E6F45">
      <w:pPr>
        <w:rPr>
          <w:ins w:id="2604" w:author="Eric Boisvert" w:date="2016-01-07T13:58:00Z"/>
          <w:lang w:val="en-CA"/>
        </w:rPr>
        <w:pPrChange w:id="2605" w:author="Eric Boisvert" w:date="2016-01-07T13:32:00Z">
          <w:pPr>
            <w:autoSpaceDE w:val="0"/>
            <w:autoSpaceDN w:val="0"/>
            <w:adjustRightInd w:val="0"/>
            <w:spacing w:after="0" w:line="240" w:lineRule="atLeast"/>
          </w:pPr>
        </w:pPrChange>
      </w:pPr>
    </w:p>
    <w:p w14:paraId="5393167E" w14:textId="1845BDFF" w:rsidR="007433DB" w:rsidRDefault="007433DB" w:rsidP="007433DB">
      <w:pPr>
        <w:pStyle w:val="Heading4"/>
        <w:rPr>
          <w:ins w:id="2606" w:author="Eric Boisvert" w:date="2016-01-07T13:59:00Z"/>
          <w:lang w:val="en-CA"/>
        </w:rPr>
        <w:pPrChange w:id="2607" w:author="Eric Boisvert" w:date="2016-01-07T13:59:00Z">
          <w:pPr>
            <w:autoSpaceDE w:val="0"/>
            <w:autoSpaceDN w:val="0"/>
            <w:adjustRightInd w:val="0"/>
            <w:spacing w:after="0" w:line="240" w:lineRule="atLeast"/>
          </w:pPr>
        </w:pPrChange>
      </w:pPr>
      <w:ins w:id="2608" w:author="Eric Boisvert" w:date="2016-01-07T13:59:00Z">
        <w:r w:rsidRPr="007433DB">
          <w:rPr>
            <w:lang w:val="en-CA"/>
          </w:rPr>
          <w:t>metadata_uri</w:t>
        </w:r>
      </w:ins>
    </w:p>
    <w:p w14:paraId="428B367D" w14:textId="77777777" w:rsidR="007433DB" w:rsidRPr="007433DB" w:rsidRDefault="007433DB" w:rsidP="007433DB">
      <w:pPr>
        <w:rPr>
          <w:ins w:id="2609" w:author="Eric Boisvert" w:date="2016-01-07T13:59:00Z"/>
          <w:lang w:val="en-CA"/>
        </w:rPr>
        <w:pPrChange w:id="2610" w:author="Eric Boisvert" w:date="2016-01-07T13:59:00Z">
          <w:pPr>
            <w:autoSpaceDE w:val="0"/>
            <w:autoSpaceDN w:val="0"/>
            <w:adjustRightInd w:val="0"/>
            <w:spacing w:after="0" w:line="240" w:lineRule="atLeast"/>
          </w:pPr>
        </w:pPrChange>
      </w:pPr>
    </w:p>
    <w:p w14:paraId="4696AE3D" w14:textId="1552D490" w:rsidR="007433DB" w:rsidRDefault="007433DB" w:rsidP="002E6F45">
      <w:pPr>
        <w:rPr>
          <w:ins w:id="2611" w:author="Eric Boisvert" w:date="2016-01-07T13:59:00Z"/>
          <w:lang w:val="en-CA"/>
        </w:rPr>
        <w:pPrChange w:id="2612" w:author="Eric Boisvert" w:date="2016-01-07T13:32:00Z">
          <w:pPr>
            <w:autoSpaceDE w:val="0"/>
            <w:autoSpaceDN w:val="0"/>
            <w:adjustRightInd w:val="0"/>
            <w:spacing w:after="0" w:line="240" w:lineRule="atLeast"/>
          </w:pPr>
        </w:pPrChange>
      </w:pPr>
      <w:ins w:id="2613" w:author="Eric Boisvert" w:date="2016-01-07T13:59:00Z">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ins>
    </w:p>
    <w:p w14:paraId="2CFDCF4B" w14:textId="77777777" w:rsidR="007433DB" w:rsidRDefault="007433DB" w:rsidP="007433DB">
      <w:pPr>
        <w:pStyle w:val="Heading4"/>
        <w:rPr>
          <w:ins w:id="2614" w:author="Eric Boisvert" w:date="2016-01-07T14:00:00Z"/>
        </w:rPr>
      </w:pPr>
      <w:proofErr w:type="gramStart"/>
      <w:ins w:id="2615" w:author="Eric Boisvert" w:date="2016-01-07T14:00:00Z">
        <w:r w:rsidRPr="00C17A19">
          <w:t>genericSymbolizer</w:t>
        </w:r>
        <w:proofErr w:type="gramEnd"/>
      </w:ins>
    </w:p>
    <w:p w14:paraId="20064A2A" w14:textId="77777777" w:rsidR="007433DB" w:rsidRPr="00C17A19" w:rsidRDefault="007433DB" w:rsidP="007433DB">
      <w:pPr>
        <w:rPr>
          <w:ins w:id="2616" w:author="Eric Boisvert" w:date="2016-01-07T14:00:00Z"/>
        </w:rPr>
      </w:pPr>
    </w:p>
    <w:p w14:paraId="2C57DF89" w14:textId="77777777" w:rsidR="007433DB" w:rsidRDefault="007433DB" w:rsidP="007433DB">
      <w:pPr>
        <w:rPr>
          <w:ins w:id="2617" w:author="Eric Boisvert" w:date="2016-01-07T14:00:00Z"/>
        </w:rPr>
      </w:pPr>
      <w:ins w:id="2618" w:author="Eric Boisvert" w:date="2016-01-07T14:00:00Z">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ins>
    </w:p>
    <w:p w14:paraId="4227600A" w14:textId="77777777" w:rsidR="007433DB" w:rsidRDefault="007433DB" w:rsidP="007433DB">
      <w:pPr>
        <w:pStyle w:val="Heading4"/>
        <w:rPr>
          <w:ins w:id="2619" w:author="Eric Boisvert" w:date="2016-01-07T14:00:00Z"/>
        </w:rPr>
      </w:pPr>
      <w:proofErr w:type="gramStart"/>
      <w:ins w:id="2620" w:author="Eric Boisvert" w:date="2016-01-07T14:00:00Z">
        <w:r>
          <w:t>s</w:t>
        </w:r>
        <w:r w:rsidRPr="004E3A57">
          <w:t>hape</w:t>
        </w:r>
        <w:proofErr w:type="gramEnd"/>
      </w:ins>
    </w:p>
    <w:p w14:paraId="7B9C2E3B" w14:textId="77777777" w:rsidR="007433DB" w:rsidRDefault="007433DB" w:rsidP="007433DB">
      <w:pPr>
        <w:rPr>
          <w:ins w:id="2621" w:author="Eric Boisvert" w:date="2016-01-07T14:00:00Z"/>
        </w:rPr>
      </w:pPr>
    </w:p>
    <w:p w14:paraId="31A67C07" w14:textId="77777777" w:rsidR="007433DB" w:rsidRDefault="007433DB" w:rsidP="007433DB">
      <w:pPr>
        <w:rPr>
          <w:ins w:id="2622" w:author="Eric Boisvert" w:date="2016-01-07T14:00:00Z"/>
        </w:rPr>
      </w:pPr>
      <w:ins w:id="2623" w:author="Eric Boisvert" w:date="2016-01-07T14:00:00Z">
        <w:r>
          <w:t>The property shape</w:t>
        </w:r>
        <w:proofErr w:type="gramStart"/>
        <w:r>
          <w:t>:GM</w:t>
        </w:r>
        <w:proofErr w:type="gramEnd"/>
        <w:r>
          <w:t xml:space="preserve">_Object contains a geometry </w:t>
        </w:r>
        <w:r w:rsidRPr="004E3A57">
          <w:t>defining the extent of the feature of interest.</w:t>
        </w:r>
        <w:r>
          <w:t xml:space="preserve">  </w:t>
        </w:r>
      </w:ins>
    </w:p>
    <w:p w14:paraId="5AF0F647" w14:textId="77777777" w:rsidR="007433DB" w:rsidRDefault="007433DB" w:rsidP="007433DB">
      <w:pPr>
        <w:pStyle w:val="Heading4"/>
        <w:rPr>
          <w:ins w:id="2624" w:author="Eric Boisvert" w:date="2016-01-07T14:00:00Z"/>
        </w:rPr>
      </w:pPr>
      <w:ins w:id="2625" w:author="Eric Boisvert" w:date="2016-01-07T14:00:00Z">
        <w:r w:rsidRPr="004E3A57">
          <w:lastRenderedPageBreak/>
          <w:t>Any</w:t>
        </w:r>
      </w:ins>
    </w:p>
    <w:p w14:paraId="6924E48C" w14:textId="77777777" w:rsidR="007433DB" w:rsidRDefault="007433DB" w:rsidP="007433DB">
      <w:pPr>
        <w:rPr>
          <w:ins w:id="2626" w:author="Eric Boisvert" w:date="2016-01-07T14:00:00Z"/>
        </w:rPr>
      </w:pPr>
    </w:p>
    <w:p w14:paraId="4760B822" w14:textId="77777777" w:rsidR="007433DB" w:rsidRDefault="007433DB" w:rsidP="007433DB">
      <w:pPr>
        <w:rPr>
          <w:ins w:id="2627" w:author="Eric Boisvert" w:date="2016-01-07T14:00:00Z"/>
        </w:rPr>
      </w:pPr>
      <w:ins w:id="2628" w:author="Eric Boisvert" w:date="2016-01-07T14:00:00Z">
        <w:r>
          <w:t xml:space="preserve">A data provider can add an arbitrary number of extra properties, as long as the instance is conformant to GML Simple Feature Level 0. </w:t>
        </w:r>
      </w:ins>
    </w:p>
    <w:p w14:paraId="6484D20E" w14:textId="77777777" w:rsidR="007433DB" w:rsidRDefault="007433DB" w:rsidP="007433DB">
      <w:pPr>
        <w:autoSpaceDE w:val="0"/>
        <w:autoSpaceDN w:val="0"/>
        <w:adjustRightInd w:val="0"/>
        <w:spacing w:after="0" w:line="240" w:lineRule="atLeast"/>
        <w:rPr>
          <w:ins w:id="2629" w:author="Eric Boisvert" w:date="2016-01-07T14:00:00Z"/>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630" w:name="BKM_11E20CA8_2344_4418_A9F9_325A11426D44"/>
      <w:bookmarkStart w:id="2631" w:name="BKM_20A123B5_7607_4A2B_A3F4_2BA8EEA3BD6E"/>
      <w:bookmarkStart w:id="2632" w:name="BKM_62E65A70_EB75_497A_886F_BAAEBB60A5EC"/>
      <w:bookmarkStart w:id="2633" w:name="BKM_3F13203C_BEB3_44A2_B8B9_417C5D453C67"/>
      <w:bookmarkStart w:id="2634" w:name="BKM_D9E97001_975E_4E48_B383_84E3B817A9D6"/>
      <w:bookmarkStart w:id="2635" w:name="BKM_ABD8F88A_D6D5_49E8_B4C4_6E53A78AD465"/>
      <w:bookmarkStart w:id="2636" w:name="BKM_7660FDA3_AB42_45F9_86AB_19287D13C566"/>
      <w:bookmarkStart w:id="2637" w:name="BKM_28FFF6C1_C18B_4629_BB75_27AFBE7647AB"/>
      <w:bookmarkStart w:id="2638" w:name="BKM_DE525394_F288_4E7F_AF29_CF676A7FB892"/>
      <w:bookmarkStart w:id="2639" w:name="BKM_BDA40AB6_6C56_4E4F_9588_C051912996DC"/>
      <w:bookmarkStart w:id="2640" w:name="BKM_2209CF72_C0AB_47F3_BB22_4A2E8334027A"/>
      <w:bookmarkStart w:id="2641" w:name="BKM_BD7868DF_0409_467D_8844_EE4674C50774"/>
      <w:bookmarkStart w:id="2642" w:name="BKM_674A1294_59BE_4203_9B03_BC5D6023992F"/>
      <w:bookmarkStart w:id="2643" w:name="BKM_A1B86BC0_3316_46AB_8D32_7786DFA0771F"/>
      <w:bookmarkStart w:id="2644" w:name="BKM_5ED9FA7F_347C_499C_BF86_2B88071AD840"/>
      <w:bookmarkStart w:id="2645" w:name="BKM_EC7555C0_681D_45F5_BEFB_0F7BFDEF3CFB"/>
      <w:bookmarkStart w:id="2646" w:name="BKM_36C08EC9_BB32_4BDE_99FD_336AAA2512BB"/>
      <w:bookmarkStart w:id="2647" w:name="BKM_34B08950_B320_4DCA_B7B3_801822442BA1"/>
      <w:bookmarkStart w:id="2648" w:name="BKM_1D369827_5E0B_4F3B_99DE_498DE4F4D001"/>
      <w:bookmarkStart w:id="2649" w:name="BKM_42115B02_1C56_42D6_B0AA_D6174F756E65"/>
      <w:bookmarkStart w:id="2650" w:name="BKM_401A0B2C_FBFD_43E2_BC4F_F4876D6A55A5"/>
      <w:bookmarkStart w:id="2651" w:name="BKM_AA3C91BB_B0F8_4E56_A1E5_9C3530C146AE"/>
      <w:bookmarkStart w:id="2652" w:name="BKM_C202EED3_CA3B_4848_8F51_4E4216E311CB"/>
      <w:bookmarkStart w:id="2653" w:name="BKM_F61C54B5_53A3_4B3D_8747_890B595FF05F"/>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p>
    <w:p w14:paraId="54D90096" w14:textId="77777777" w:rsidR="00D14AF0" w:rsidRDefault="00D14AF0" w:rsidP="00CA3AC5">
      <w:pPr>
        <w:pStyle w:val="Heading3"/>
        <w:rPr>
          <w:lang w:val="en-CA"/>
        </w:rPr>
      </w:pPr>
      <w:bookmarkStart w:id="2654" w:name="_Toc439664607"/>
      <w:r w:rsidRPr="00D14AF0">
        <w:rPr>
          <w:lang w:val="en-CA"/>
        </w:rPr>
        <w:t>S</w:t>
      </w:r>
      <w:bookmarkStart w:id="2655" w:name="BKM_A518DA4F_2CA4_4758_BC7A_4790DC092913"/>
      <w:bookmarkEnd w:id="2655"/>
      <w:r w:rsidRPr="00D14AF0">
        <w:rPr>
          <w:lang w:val="en-CA"/>
        </w:rPr>
        <w:t>iteObservationView</w:t>
      </w:r>
      <w:bookmarkEnd w:id="2654"/>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ins w:id="2656" w:author="Eric Boisvert" w:date="2016-01-05T15:06:00Z"/>
          <w:rFonts w:cs="Arial"/>
          <w:noProof/>
          <w:color w:val="000000"/>
          <w:lang w:val="en-CA" w:eastAsia="en-CA"/>
        </w:rPr>
      </w:pPr>
    </w:p>
    <w:p w14:paraId="6AD79409" w14:textId="77777777" w:rsidR="00A42248" w:rsidRDefault="00510FBF" w:rsidP="00A42248">
      <w:pPr>
        <w:keepNext/>
        <w:autoSpaceDE w:val="0"/>
        <w:autoSpaceDN w:val="0"/>
        <w:adjustRightInd w:val="0"/>
        <w:spacing w:after="0" w:line="240" w:lineRule="atLeast"/>
        <w:rPr>
          <w:ins w:id="2657" w:author="Eric Boisvert" w:date="2016-01-05T15:06:00Z"/>
        </w:rPr>
      </w:pPr>
      <w:ins w:id="2658" w:author="Eric Boisvert" w:date="2016-01-05T15:06:00Z">
        <w:r>
          <w:rPr>
            <w:noProof/>
            <w:lang w:val="en-CA" w:eastAsia="en-CA"/>
          </w:rPr>
          <w:pict w14:anchorId="6735FE99">
            <v:shape id="_x0000_i1038" type="#_x0000_t75" style="width:199.35pt;height:241.25pt;visibility:visible;mso-wrap-style:square">
              <v:imagedata r:id="rId27" o:title=""/>
            </v:shape>
          </w:pict>
        </w:r>
      </w:ins>
    </w:p>
    <w:p w14:paraId="217086C1" w14:textId="1664A239" w:rsidR="00A42248" w:rsidRDefault="00A42248">
      <w:pPr>
        <w:pStyle w:val="Caption"/>
        <w:rPr>
          <w:ins w:id="2659" w:author="Eric Boisvert" w:date="2016-01-05T15:06:00Z"/>
          <w:noProof/>
          <w:lang w:val="en-CA" w:eastAsia="en-CA"/>
        </w:rPr>
        <w:pPrChange w:id="2660" w:author="Eric Boisvert" w:date="2016-01-05T15:06:00Z">
          <w:pPr>
            <w:keepNext/>
            <w:autoSpaceDE w:val="0"/>
            <w:autoSpaceDN w:val="0"/>
            <w:adjustRightInd w:val="0"/>
            <w:spacing w:after="0" w:line="240" w:lineRule="atLeast"/>
          </w:pPr>
        </w:pPrChange>
      </w:pPr>
      <w:ins w:id="2661" w:author="Eric Boisvert" w:date="2016-01-05T15:06:00Z">
        <w:r>
          <w:t xml:space="preserve">Figure </w:t>
        </w:r>
        <w:r>
          <w:fldChar w:fldCharType="begin"/>
        </w:r>
        <w:r>
          <w:instrText xml:space="preserve"> SEQ Figure \* ARABIC </w:instrText>
        </w:r>
      </w:ins>
      <w:r>
        <w:fldChar w:fldCharType="separate"/>
      </w:r>
      <w:ins w:id="2662" w:author="Eric Boisvert" w:date="2016-01-06T12:52:00Z">
        <w:r w:rsidR="001D79AD">
          <w:rPr>
            <w:noProof/>
          </w:rPr>
          <w:t>15</w:t>
        </w:r>
      </w:ins>
      <w:ins w:id="2663" w:author="Eric Boisvert" w:date="2016-01-05T15:06:00Z">
        <w:r>
          <w:fldChar w:fldCharType="end"/>
        </w:r>
        <w:r>
          <w:t xml:space="preserve"> </w:t>
        </w:r>
        <w:r w:rsidRPr="00A31DB3">
          <w:t>SiteObservationView class</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328B12" w:rsidR="00D14AF0" w:rsidRPr="00D14AF0" w:rsidRDefault="00A42248" w:rsidP="00D14AF0">
      <w:pPr>
        <w:autoSpaceDE w:val="0"/>
        <w:autoSpaceDN w:val="0"/>
        <w:adjustRightInd w:val="0"/>
        <w:spacing w:after="0" w:line="240" w:lineRule="atLeast"/>
        <w:rPr>
          <w:rFonts w:cs="Arial"/>
          <w:color w:val="000000"/>
          <w:lang w:val="en-CA"/>
        </w:rPr>
      </w:pPr>
      <w:ins w:id="2664" w:author="Eric Boisvert" w:date="2016-01-05T15:07:00Z">
        <w:r>
          <w:rPr>
            <w:rFonts w:cs="Arial"/>
            <w:color w:val="000000"/>
            <w:lang w:val="en-CA"/>
          </w:rPr>
          <w:t xml:space="preserve">SiteObservationView is a </w:t>
        </w:r>
      </w:ins>
      <w:del w:id="2665" w:author="Eric Boisvert" w:date="2016-01-05T15:07:00Z">
        <w:r w:rsidR="00D14AF0" w:rsidRPr="00D14AF0" w:rsidDel="00A42248">
          <w:rPr>
            <w:rFonts w:cs="Arial"/>
            <w:color w:val="000000"/>
            <w:lang w:val="en-CA"/>
          </w:rPr>
          <w:delText>S</w:delText>
        </w:r>
      </w:del>
      <w:ins w:id="2666" w:author="Eric Boisvert" w:date="2016-01-05T15:07:00Z">
        <w:r>
          <w:rPr>
            <w:rFonts w:cs="Arial"/>
            <w:color w:val="000000"/>
            <w:lang w:val="en-CA"/>
          </w:rPr>
          <w:t>s</w:t>
        </w:r>
      </w:ins>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ins w:id="2667" w:author="Eric Boisvert" w:date="2016-01-05T15:09:00Z">
        <w:r>
          <w:rPr>
            <w:rFonts w:cs="Arial"/>
            <w:color w:val="000000"/>
            <w:lang w:val="en-CA"/>
          </w:rPr>
          <w:t xml:space="preserve">Each tuple </w:t>
        </w:r>
      </w:ins>
      <w:ins w:id="2668" w:author="Eric Boisvert" w:date="2016-01-05T15:10:00Z">
        <w:r>
          <w:rPr>
            <w:rFonts w:cs="Arial"/>
            <w:color w:val="000000"/>
            <w:lang w:val="en-CA"/>
          </w:rPr>
          <w:t xml:space="preserve">should represent a single observation. </w:t>
        </w:r>
      </w:ins>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ins w:id="2669" w:author="Eric Boisvert" w:date="2016-01-07T14:06:00Z"/>
          <w:rFonts w:cs="Arial"/>
          <w:color w:val="000000"/>
          <w:lang w:val="en-CA"/>
        </w:rPr>
      </w:pPr>
    </w:p>
    <w:p w14:paraId="13D65FC6" w14:textId="77777777" w:rsidR="00006FB0" w:rsidRDefault="00006FB0" w:rsidP="00006FB0">
      <w:pPr>
        <w:pStyle w:val="Heading4"/>
        <w:rPr>
          <w:ins w:id="2670" w:author="Eric Boisvert" w:date="2016-01-07T14:06:00Z"/>
          <w:lang w:val="en-CA"/>
        </w:rPr>
      </w:pPr>
      <w:proofErr w:type="gramStart"/>
      <w:ins w:id="2671" w:author="Eric Boisvert" w:date="2016-01-07T14:06:00Z">
        <w:r>
          <w:rPr>
            <w:lang w:val="en-CA"/>
          </w:rPr>
          <w:t>identifier</w:t>
        </w:r>
        <w:proofErr w:type="gramEnd"/>
      </w:ins>
    </w:p>
    <w:p w14:paraId="2224DC57" w14:textId="77777777" w:rsidR="00006FB0" w:rsidRDefault="00006FB0" w:rsidP="00006FB0">
      <w:pPr>
        <w:rPr>
          <w:ins w:id="2672" w:author="Eric Boisvert" w:date="2016-01-07T14:06:00Z"/>
        </w:rPr>
      </w:pPr>
    </w:p>
    <w:p w14:paraId="7B25ABED" w14:textId="77777777" w:rsidR="00006FB0" w:rsidRDefault="00006FB0" w:rsidP="00006FB0">
      <w:pPr>
        <w:rPr>
          <w:ins w:id="2673" w:author="Eric Boisvert" w:date="2016-01-07T14:06:00Z"/>
        </w:rPr>
      </w:pPr>
      <w:ins w:id="2674" w:author="Eric Boisvert" w:date="2016-01-07T14:06:00Z">
        <w:r w:rsidRPr="00D970E9">
          <w:lastRenderedPageBreak/>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675"/>
        <w:r>
          <w:rPr>
            <w:lang w:val="en-CA"/>
          </w:rPr>
          <w:t>3986</w:t>
        </w:r>
        <w:commentRangeEnd w:id="2675"/>
        <w:r>
          <w:rPr>
            <w:rStyle w:val="CommentReference"/>
          </w:rPr>
          <w:commentReference w:id="2675"/>
        </w:r>
        <w:r>
          <w:rPr>
            <w:lang w:val="en-CA"/>
          </w:rPr>
          <w:t>.</w:t>
        </w:r>
      </w:ins>
    </w:p>
    <w:p w14:paraId="7E780E6F" w14:textId="77777777" w:rsidR="00637CC9" w:rsidRPr="00D14AF0" w:rsidRDefault="00637CC9" w:rsidP="00637CC9">
      <w:pPr>
        <w:autoSpaceDE w:val="0"/>
        <w:autoSpaceDN w:val="0"/>
        <w:adjustRightInd w:val="0"/>
        <w:spacing w:after="0" w:line="240" w:lineRule="atLeast"/>
        <w:rPr>
          <w:ins w:id="2676" w:author="Eric Boisvert" w:date="2016-01-07T15:14:00Z"/>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D608A4">
        <w:trPr>
          <w:cantSplit/>
          <w:ins w:id="2677" w:author="Eric Boisvert" w:date="2016-01-07T15:14:00Z"/>
        </w:trPr>
        <w:tc>
          <w:tcPr>
            <w:tcW w:w="4219" w:type="dxa"/>
            <w:tcBorders>
              <w:right w:val="nil"/>
            </w:tcBorders>
            <w:shd w:val="clear" w:color="auto" w:fill="auto"/>
          </w:tcPr>
          <w:p w14:paraId="5ECEAB56" w14:textId="77777777" w:rsidR="00637CC9" w:rsidRPr="00D12552" w:rsidRDefault="00637CC9" w:rsidP="00D608A4">
            <w:pPr>
              <w:pStyle w:val="Tabletext10"/>
              <w:rPr>
                <w:ins w:id="2678" w:author="Eric Boisvert" w:date="2016-01-07T15:14:00Z"/>
                <w:rStyle w:val="requri"/>
                <w:lang w:val="en-CA"/>
              </w:rPr>
            </w:pPr>
            <w:ins w:id="2679" w:author="Eric Boisvert" w:date="2016-01-07T15:14:00Z">
              <w:r>
                <w:rPr>
                  <w:rStyle w:val="requri"/>
                  <w:lang w:val="en-CA"/>
                </w:rPr>
                <w:t>/req/gsml4-portrayal</w:t>
              </w:r>
              <w:r w:rsidRPr="00D12552">
                <w:rPr>
                  <w:rStyle w:val="requri"/>
                  <w:lang w:val="en-CA"/>
                </w:rPr>
                <w:t>/</w:t>
              </w:r>
              <w:r>
                <w:rPr>
                  <w:rStyle w:val="requri"/>
                  <w:lang w:val="en-CA"/>
                </w:rPr>
                <w:t>siteobservationview-identifier</w:t>
              </w:r>
            </w:ins>
          </w:p>
        </w:tc>
        <w:tc>
          <w:tcPr>
            <w:tcW w:w="4678" w:type="dxa"/>
            <w:tcBorders>
              <w:left w:val="nil"/>
            </w:tcBorders>
            <w:shd w:val="clear" w:color="auto" w:fill="auto"/>
          </w:tcPr>
          <w:p w14:paraId="398FFB8D" w14:textId="77777777" w:rsidR="00637CC9" w:rsidRPr="00D12552" w:rsidRDefault="00637CC9" w:rsidP="00D608A4">
            <w:pPr>
              <w:pStyle w:val="Tabletext10"/>
              <w:jc w:val="left"/>
              <w:rPr>
                <w:ins w:id="2680" w:author="Eric Boisvert" w:date="2016-01-07T15:14:00Z"/>
                <w:rStyle w:val="reqtext"/>
                <w:lang w:val="en-CA"/>
              </w:rPr>
            </w:pPr>
            <w:commentRangeStart w:id="2681"/>
            <w:ins w:id="2682" w:author="Eric Boisvert" w:date="2016-01-07T15:14:00Z">
              <w:r>
                <w:rPr>
                  <w:rStyle w:val="reqtext"/>
                  <w:lang w:val="en-CA"/>
                </w:rPr>
                <w:t xml:space="preserve">Identifier SHOULD correspond to a representation of OM_Observation </w:t>
              </w:r>
              <w:commentRangeEnd w:id="2681"/>
              <w:r>
                <w:rPr>
                  <w:rStyle w:val="CommentReference"/>
                  <w:rFonts w:ascii="Times New Roman" w:eastAsia="Times New Roman" w:hAnsi="Times New Roman"/>
                  <w:lang w:val="en-US" w:eastAsia="en-US"/>
                </w:rPr>
                <w:commentReference w:id="2681"/>
              </w:r>
            </w:ins>
          </w:p>
        </w:tc>
      </w:tr>
    </w:tbl>
    <w:p w14:paraId="6554C5D2" w14:textId="77777777" w:rsidR="00637CC9" w:rsidRDefault="00637CC9" w:rsidP="00006FB0">
      <w:pPr>
        <w:autoSpaceDE w:val="0"/>
        <w:autoSpaceDN w:val="0"/>
        <w:adjustRightInd w:val="0"/>
        <w:spacing w:after="0" w:line="240" w:lineRule="atLeast"/>
        <w:rPr>
          <w:ins w:id="2683" w:author="Eric Boisvert" w:date="2016-01-07T14:06:00Z"/>
          <w:rFonts w:cs="Arial"/>
          <w:color w:val="000000"/>
          <w:lang w:val="en-CA"/>
        </w:rPr>
      </w:pPr>
    </w:p>
    <w:p w14:paraId="0238BD4E" w14:textId="493D6E4F" w:rsidR="00006FB0" w:rsidRDefault="00006FB0" w:rsidP="00006FB0">
      <w:pPr>
        <w:autoSpaceDE w:val="0"/>
        <w:autoSpaceDN w:val="0"/>
        <w:adjustRightInd w:val="0"/>
        <w:spacing w:after="0" w:line="240" w:lineRule="atLeast"/>
        <w:rPr>
          <w:ins w:id="2684" w:author="Eric Boisvert" w:date="2016-01-07T14:06:00Z"/>
          <w:rFonts w:cs="Arial"/>
          <w:color w:val="000000"/>
          <w:lang w:val="en-CA"/>
        </w:rPr>
      </w:pPr>
      <w:ins w:id="2685" w:author="Eric Boisvert" w:date="2016-01-07T14:06:00Z">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p>
    <w:p w14:paraId="55C31C05" w14:textId="77777777" w:rsidR="00006FB0" w:rsidRDefault="00006FB0" w:rsidP="00006FB0">
      <w:pPr>
        <w:autoSpaceDE w:val="0"/>
        <w:autoSpaceDN w:val="0"/>
        <w:adjustRightInd w:val="0"/>
        <w:spacing w:after="0" w:line="240" w:lineRule="atLeast"/>
        <w:rPr>
          <w:ins w:id="2686" w:author="Eric Boisvert" w:date="2016-01-07T14:06:00Z"/>
          <w:rFonts w:cs="Arial"/>
          <w:color w:val="000000"/>
          <w:lang w:val="en-CA"/>
        </w:rPr>
      </w:pPr>
    </w:p>
    <w:p w14:paraId="4A3FFCE9" w14:textId="32BA16F2" w:rsidR="00006FB0" w:rsidRDefault="00006FB0" w:rsidP="00006FB0">
      <w:pPr>
        <w:pStyle w:val="Heading4"/>
        <w:rPr>
          <w:ins w:id="2687" w:author="Eric Boisvert" w:date="2016-01-07T14:06:00Z"/>
          <w:lang w:val="en-CA"/>
        </w:rPr>
        <w:pPrChange w:id="2688" w:author="Eric Boisvert" w:date="2016-01-07T14:07:00Z">
          <w:pPr>
            <w:autoSpaceDE w:val="0"/>
            <w:autoSpaceDN w:val="0"/>
            <w:adjustRightInd w:val="0"/>
            <w:spacing w:after="0" w:line="240" w:lineRule="atLeast"/>
          </w:pPr>
        </w:pPrChange>
      </w:pPr>
      <w:proofErr w:type="gramStart"/>
      <w:ins w:id="2689" w:author="Eric Boisvert" w:date="2016-01-07T14:06:00Z">
        <w:r>
          <w:rPr>
            <w:lang w:val="en-CA"/>
          </w:rPr>
          <w:t>siteName</w:t>
        </w:r>
        <w:proofErr w:type="gramEnd"/>
      </w:ins>
    </w:p>
    <w:p w14:paraId="2EBE3E65" w14:textId="77777777" w:rsidR="00006FB0" w:rsidRDefault="00006FB0" w:rsidP="00D14AF0">
      <w:pPr>
        <w:autoSpaceDE w:val="0"/>
        <w:autoSpaceDN w:val="0"/>
        <w:adjustRightInd w:val="0"/>
        <w:spacing w:after="0" w:line="240" w:lineRule="atLeast"/>
        <w:rPr>
          <w:ins w:id="2690" w:author="Eric Boisvert" w:date="2016-01-07T14:07:00Z"/>
          <w:rFonts w:cs="Arial"/>
          <w:color w:val="000000"/>
          <w:lang w:val="en-CA"/>
        </w:rPr>
      </w:pPr>
    </w:p>
    <w:p w14:paraId="116D8CAA" w14:textId="496B5DF8" w:rsidR="00006FB0" w:rsidRDefault="00006FB0" w:rsidP="00D14AF0">
      <w:pPr>
        <w:autoSpaceDE w:val="0"/>
        <w:autoSpaceDN w:val="0"/>
        <w:adjustRightInd w:val="0"/>
        <w:spacing w:after="0" w:line="240" w:lineRule="atLeast"/>
        <w:rPr>
          <w:ins w:id="2691" w:author="Eric Boisvert" w:date="2016-01-07T14:07:00Z"/>
          <w:rFonts w:cs="Arial"/>
          <w:color w:val="000000"/>
          <w:lang w:val="en-CA"/>
        </w:rPr>
      </w:pPr>
      <w:ins w:id="2692" w:author="Eric Boisvert" w:date="2016-01-07T14:07:00Z">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ins>
    </w:p>
    <w:p w14:paraId="66D0CAF9" w14:textId="77777777" w:rsidR="00006FB0" w:rsidRDefault="00006FB0" w:rsidP="00D14AF0">
      <w:pPr>
        <w:autoSpaceDE w:val="0"/>
        <w:autoSpaceDN w:val="0"/>
        <w:adjustRightInd w:val="0"/>
        <w:spacing w:after="0" w:line="240" w:lineRule="atLeast"/>
        <w:rPr>
          <w:ins w:id="2693" w:author="Eric Boisvert" w:date="2016-01-07T14:07:00Z"/>
          <w:rFonts w:cs="Arial"/>
          <w:color w:val="000000"/>
          <w:lang w:val="en-CA"/>
        </w:rPr>
      </w:pPr>
    </w:p>
    <w:p w14:paraId="6B96FFDC" w14:textId="77777777" w:rsidR="00006FB0" w:rsidRDefault="00006FB0" w:rsidP="00006FB0">
      <w:pPr>
        <w:pStyle w:val="Heading4"/>
        <w:rPr>
          <w:ins w:id="2694" w:author="Eric Boisvert" w:date="2016-01-07T14:07:00Z"/>
        </w:rPr>
        <w:pPrChange w:id="2695" w:author="Eric Boisvert" w:date="2016-01-07T14:08:00Z">
          <w:pPr>
            <w:autoSpaceDE w:val="0"/>
            <w:autoSpaceDN w:val="0"/>
            <w:adjustRightInd w:val="0"/>
            <w:spacing w:after="0" w:line="240" w:lineRule="atLeast"/>
          </w:pPr>
        </w:pPrChange>
      </w:pPr>
      <w:proofErr w:type="gramStart"/>
      <w:ins w:id="2696" w:author="Eric Boisvert" w:date="2016-01-07T14:07:00Z">
        <w:r w:rsidRPr="00006FB0">
          <w:rPr>
            <w:lang w:val="en-CA"/>
          </w:rPr>
          <w:t>observationName</w:t>
        </w:r>
        <w:proofErr w:type="gramEnd"/>
        <w:r w:rsidRPr="00006FB0">
          <w:t xml:space="preserve"> </w:t>
        </w:r>
      </w:ins>
    </w:p>
    <w:p w14:paraId="7D416799" w14:textId="77777777" w:rsidR="00006FB0" w:rsidRDefault="00006FB0" w:rsidP="00D14AF0">
      <w:pPr>
        <w:autoSpaceDE w:val="0"/>
        <w:autoSpaceDN w:val="0"/>
        <w:adjustRightInd w:val="0"/>
        <w:spacing w:after="0" w:line="240" w:lineRule="atLeast"/>
        <w:rPr>
          <w:ins w:id="2697" w:author="Eric Boisvert" w:date="2016-01-07T14:07:00Z"/>
        </w:rPr>
      </w:pPr>
    </w:p>
    <w:p w14:paraId="3700C9CA" w14:textId="3B9F7844" w:rsidR="00006FB0" w:rsidRDefault="00006FB0" w:rsidP="00D14AF0">
      <w:pPr>
        <w:autoSpaceDE w:val="0"/>
        <w:autoSpaceDN w:val="0"/>
        <w:adjustRightInd w:val="0"/>
        <w:spacing w:after="0" w:line="240" w:lineRule="atLeast"/>
        <w:rPr>
          <w:ins w:id="2698" w:author="Eric Boisvert" w:date="2016-01-07T14:07:00Z"/>
          <w:rFonts w:cs="Arial"/>
          <w:color w:val="000000"/>
          <w:lang w:val="en-CA"/>
        </w:rPr>
      </w:pPr>
      <w:ins w:id="2699" w:author="Eric Boisvert" w:date="2016-01-07T14:07:00Z">
        <w:r>
          <w:t xml:space="preserve">The property observationName shall contain a </w:t>
        </w:r>
      </w:ins>
      <w:ins w:id="2700" w:author="Eric Boisvert" w:date="2016-01-07T14:08:00Z">
        <w:r>
          <w:rPr>
            <w:rFonts w:cs="Arial"/>
            <w:color w:val="000000"/>
            <w:lang w:val="en-CA"/>
          </w:rPr>
          <w:t>t</w:t>
        </w:r>
      </w:ins>
      <w:ins w:id="2701" w:author="Eric Boisvert" w:date="2016-01-07T14:07:00Z">
        <w:r w:rsidRPr="00006FB0">
          <w:rPr>
            <w:rFonts w:cs="Arial"/>
            <w:color w:val="000000"/>
            <w:lang w:val="en-CA"/>
          </w:rPr>
          <w:t>ext identify</w:t>
        </w:r>
      </w:ins>
      <w:ins w:id="2702" w:author="Eric Boisvert" w:date="2016-01-07T14:08:00Z">
        <w:r>
          <w:rPr>
            <w:rFonts w:cs="Arial"/>
            <w:color w:val="000000"/>
            <w:lang w:val="en-CA"/>
          </w:rPr>
          <w:t>ing</w:t>
        </w:r>
      </w:ins>
      <w:ins w:id="2703" w:author="Eric Boisvert" w:date="2016-01-07T14:07:00Z">
        <w:r w:rsidRPr="00006FB0">
          <w:rPr>
            <w:rFonts w:cs="Arial"/>
            <w:color w:val="000000"/>
            <w:lang w:val="en-CA"/>
          </w:rPr>
          <w:t xml:space="preserve"> the observation.</w:t>
        </w:r>
      </w:ins>
    </w:p>
    <w:p w14:paraId="79A4EC63" w14:textId="77777777" w:rsidR="00006FB0" w:rsidRDefault="00006FB0" w:rsidP="00D14AF0">
      <w:pPr>
        <w:autoSpaceDE w:val="0"/>
        <w:autoSpaceDN w:val="0"/>
        <w:adjustRightInd w:val="0"/>
        <w:spacing w:after="0" w:line="240" w:lineRule="atLeast"/>
        <w:rPr>
          <w:ins w:id="2704" w:author="Eric Boisvert" w:date="2016-01-07T14:07:00Z"/>
          <w:rFonts w:cs="Arial"/>
          <w:color w:val="000000"/>
          <w:lang w:val="en-CA"/>
        </w:rPr>
      </w:pPr>
    </w:p>
    <w:p w14:paraId="470D7BD7" w14:textId="2FEC5BE9" w:rsidR="00006FB0" w:rsidRDefault="00B228FF" w:rsidP="00B228FF">
      <w:pPr>
        <w:pStyle w:val="Heading4"/>
        <w:rPr>
          <w:ins w:id="2705" w:author="Eric Boisvert" w:date="2016-01-07T14:11:00Z"/>
          <w:lang w:val="en-CA"/>
        </w:rPr>
        <w:pPrChange w:id="2706" w:author="Eric Boisvert" w:date="2016-01-07T14:12:00Z">
          <w:pPr>
            <w:autoSpaceDE w:val="0"/>
            <w:autoSpaceDN w:val="0"/>
            <w:adjustRightInd w:val="0"/>
            <w:spacing w:after="0" w:line="240" w:lineRule="atLeast"/>
          </w:pPr>
        </w:pPrChange>
      </w:pPr>
      <w:proofErr w:type="gramStart"/>
      <w:ins w:id="2707" w:author="Eric Boisvert" w:date="2016-01-07T14:13:00Z">
        <w:r>
          <w:rPr>
            <w:lang w:val="en-CA"/>
          </w:rPr>
          <w:t>l</w:t>
        </w:r>
      </w:ins>
      <w:ins w:id="2708" w:author="Eric Boisvert" w:date="2016-01-07T14:11:00Z">
        <w:r w:rsidRPr="00D970E9">
          <w:rPr>
            <w:lang w:val="en-CA"/>
          </w:rPr>
          <w:t>abel</w:t>
        </w:r>
        <w:proofErr w:type="gramEnd"/>
      </w:ins>
    </w:p>
    <w:p w14:paraId="7B2B120A" w14:textId="77777777" w:rsidR="00B228FF" w:rsidRDefault="00B228FF" w:rsidP="00D14AF0">
      <w:pPr>
        <w:autoSpaceDE w:val="0"/>
        <w:autoSpaceDN w:val="0"/>
        <w:adjustRightInd w:val="0"/>
        <w:spacing w:after="0" w:line="240" w:lineRule="atLeast"/>
        <w:rPr>
          <w:ins w:id="2709" w:author="Eric Boisvert" w:date="2016-01-07T14:11:00Z"/>
          <w:rFonts w:cs="Arial"/>
          <w:color w:val="000000"/>
          <w:lang w:val="en-CA"/>
        </w:rPr>
      </w:pPr>
    </w:p>
    <w:p w14:paraId="6DB06DE2" w14:textId="39A9B696" w:rsidR="00B228FF" w:rsidRDefault="00B228FF" w:rsidP="00D14AF0">
      <w:pPr>
        <w:autoSpaceDE w:val="0"/>
        <w:autoSpaceDN w:val="0"/>
        <w:adjustRightInd w:val="0"/>
        <w:spacing w:after="0" w:line="240" w:lineRule="atLeast"/>
        <w:rPr>
          <w:ins w:id="2710" w:author="Eric Boisvert" w:date="2016-01-07T14:12:00Z"/>
          <w:rFonts w:cs="Arial"/>
          <w:color w:val="000000"/>
          <w:lang w:val="en-CA"/>
        </w:rPr>
      </w:pPr>
      <w:ins w:id="2711" w:author="Eric Boisvert" w:date="2016-01-07T14:12:00Z">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ins>
    </w:p>
    <w:p w14:paraId="3ECE63F2" w14:textId="77777777" w:rsidR="00B228FF" w:rsidRDefault="00B228FF" w:rsidP="00D14AF0">
      <w:pPr>
        <w:autoSpaceDE w:val="0"/>
        <w:autoSpaceDN w:val="0"/>
        <w:adjustRightInd w:val="0"/>
        <w:spacing w:after="0" w:line="240" w:lineRule="atLeast"/>
        <w:rPr>
          <w:ins w:id="2712" w:author="Eric Boisvert" w:date="2016-01-07T14:12:00Z"/>
          <w:rFonts w:cs="Arial"/>
          <w:color w:val="000000"/>
          <w:lang w:val="en-CA"/>
        </w:rPr>
      </w:pPr>
    </w:p>
    <w:p w14:paraId="0EDD1162" w14:textId="146A9958" w:rsidR="00B228FF" w:rsidRDefault="00B228FF" w:rsidP="00B228FF">
      <w:pPr>
        <w:pStyle w:val="Heading4"/>
        <w:rPr>
          <w:ins w:id="2713" w:author="Eric Boisvert" w:date="2016-01-07T14:12:00Z"/>
          <w:lang w:val="en-CA"/>
        </w:rPr>
        <w:pPrChange w:id="2714" w:author="Eric Boisvert" w:date="2016-01-07T14:13:00Z">
          <w:pPr>
            <w:autoSpaceDE w:val="0"/>
            <w:autoSpaceDN w:val="0"/>
            <w:adjustRightInd w:val="0"/>
            <w:spacing w:after="0" w:line="240" w:lineRule="atLeast"/>
          </w:pPr>
        </w:pPrChange>
      </w:pPr>
      <w:proofErr w:type="gramStart"/>
      <w:ins w:id="2715" w:author="Eric Boisvert" w:date="2016-01-07T14:13:00Z">
        <w:r>
          <w:rPr>
            <w:lang w:val="en-CA"/>
          </w:rPr>
          <w:t>d</w:t>
        </w:r>
      </w:ins>
      <w:ins w:id="2716" w:author="Eric Boisvert" w:date="2016-01-07T14:12:00Z">
        <w:r w:rsidRPr="00D970E9">
          <w:rPr>
            <w:lang w:val="en-CA"/>
          </w:rPr>
          <w:t>escription</w:t>
        </w:r>
        <w:proofErr w:type="gramEnd"/>
      </w:ins>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ins w:id="2717" w:author="Eric Boisvert" w:date="2016-01-07T14:13:00Z"/>
          <w:rFonts w:cs="Arial"/>
          <w:color w:val="000000"/>
          <w:lang w:val="en-CA"/>
        </w:rPr>
      </w:pPr>
      <w:ins w:id="2718" w:author="Eric Boisvert" w:date="2016-01-07T14:12:00Z">
        <w:r>
          <w:rPr>
            <w:rFonts w:cs="Arial"/>
            <w:color w:val="000000"/>
            <w:lang w:val="en-CA"/>
          </w:rPr>
          <w:t xml:space="preserve">The </w:t>
        </w:r>
      </w:ins>
      <w:ins w:id="2719" w:author="Eric Boisvert" w:date="2016-01-07T14:13:00Z">
        <w:r>
          <w:rPr>
            <w:rFonts w:cs="Arial"/>
            <w:color w:val="000000"/>
            <w:lang w:val="en-CA"/>
          </w:rPr>
          <w:t xml:space="preserve">property </w:t>
        </w:r>
      </w:ins>
      <w:ins w:id="2720" w:author="Eric Boisvert" w:date="2016-01-07T14:12:00Z">
        <w:r>
          <w:rPr>
            <w:rFonts w:cs="Arial"/>
            <w:color w:val="000000"/>
            <w:lang w:val="en-CA"/>
          </w:rPr>
          <w:t>description</w:t>
        </w:r>
      </w:ins>
      <w:proofErr w:type="gramStart"/>
      <w:ins w:id="2721" w:author="Eric Boisvert" w:date="2016-01-07T14:13:00Z">
        <w:r>
          <w:rPr>
            <w:rFonts w:cs="Arial"/>
            <w:color w:val="000000"/>
            <w:lang w:val="en-CA"/>
          </w:rPr>
          <w:t>:CharacterString</w:t>
        </w:r>
        <w:proofErr w:type="gramEnd"/>
        <w:r>
          <w:rPr>
            <w:rFonts w:cs="Arial"/>
            <w:color w:val="000000"/>
            <w:lang w:val="en-CA"/>
          </w:rPr>
          <w:t xml:space="preserve"> shall contain a t</w:t>
        </w:r>
      </w:ins>
      <w:ins w:id="2722" w:author="Eric Boisvert" w:date="2016-01-07T14:12:00Z">
        <w:r w:rsidRPr="00B228FF">
          <w:rPr>
            <w:rFonts w:cs="Arial"/>
            <w:color w:val="000000"/>
            <w:lang w:val="en-CA"/>
          </w:rPr>
          <w:t>ext string providing descriptive information about the observation.</w:t>
        </w:r>
      </w:ins>
    </w:p>
    <w:p w14:paraId="198ECAA5" w14:textId="77777777" w:rsidR="00B228FF" w:rsidRDefault="00B228FF" w:rsidP="00D14AF0">
      <w:pPr>
        <w:autoSpaceDE w:val="0"/>
        <w:autoSpaceDN w:val="0"/>
        <w:adjustRightInd w:val="0"/>
        <w:spacing w:after="0" w:line="240" w:lineRule="atLeast"/>
        <w:rPr>
          <w:ins w:id="2723" w:author="Eric Boisvert" w:date="2016-01-07T14:13:00Z"/>
          <w:rFonts w:cs="Arial"/>
          <w:color w:val="000000"/>
          <w:lang w:val="en-CA"/>
        </w:rPr>
      </w:pPr>
    </w:p>
    <w:p w14:paraId="2AC5718A" w14:textId="28CFCCDD" w:rsidR="00B228FF" w:rsidRDefault="00B228FF" w:rsidP="00B228FF">
      <w:pPr>
        <w:pStyle w:val="Heading4"/>
        <w:rPr>
          <w:ins w:id="2724" w:author="Eric Boisvert" w:date="2016-01-07T14:14:00Z"/>
          <w:lang w:val="en-CA"/>
        </w:rPr>
        <w:pPrChange w:id="2725" w:author="Eric Boisvert" w:date="2016-01-07T14:15:00Z">
          <w:pPr>
            <w:autoSpaceDE w:val="0"/>
            <w:autoSpaceDN w:val="0"/>
            <w:adjustRightInd w:val="0"/>
            <w:spacing w:after="0" w:line="240" w:lineRule="atLeast"/>
          </w:pPr>
        </w:pPrChange>
      </w:pPr>
      <w:proofErr w:type="gramStart"/>
      <w:ins w:id="2726" w:author="Eric Boisvert" w:date="2016-01-07T14:14:00Z">
        <w:r w:rsidRPr="00B228FF">
          <w:rPr>
            <w:lang w:val="en-CA"/>
          </w:rPr>
          <w:t>featureOfInterest</w:t>
        </w:r>
        <w:proofErr w:type="gramEnd"/>
      </w:ins>
    </w:p>
    <w:p w14:paraId="1EBD4ADC" w14:textId="77777777" w:rsidR="00B228FF" w:rsidRDefault="00B228FF" w:rsidP="00D14AF0">
      <w:pPr>
        <w:autoSpaceDE w:val="0"/>
        <w:autoSpaceDN w:val="0"/>
        <w:adjustRightInd w:val="0"/>
        <w:spacing w:after="0" w:line="240" w:lineRule="atLeast"/>
        <w:rPr>
          <w:ins w:id="2727" w:author="Eric Boisvert" w:date="2016-01-07T14:14:00Z"/>
          <w:rFonts w:cs="Arial"/>
          <w:color w:val="000000"/>
          <w:lang w:val="en-CA"/>
        </w:rPr>
      </w:pPr>
    </w:p>
    <w:p w14:paraId="46F2F794" w14:textId="1B5901F6" w:rsidR="00B228FF" w:rsidRDefault="00B228FF" w:rsidP="00D14AF0">
      <w:pPr>
        <w:autoSpaceDE w:val="0"/>
        <w:autoSpaceDN w:val="0"/>
        <w:adjustRightInd w:val="0"/>
        <w:spacing w:after="0" w:line="240" w:lineRule="atLeast"/>
        <w:rPr>
          <w:ins w:id="2728" w:author="Eric Boisvert" w:date="2016-01-07T14:15:00Z"/>
          <w:rFonts w:cs="Arial"/>
          <w:color w:val="000000"/>
          <w:lang w:val="en-CA"/>
        </w:rPr>
      </w:pPr>
      <w:ins w:id="2729" w:author="Eric Boisvert" w:date="2016-01-07T14:14:00Z">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w:t>
        </w:r>
      </w:ins>
      <w:ins w:id="2730" w:author="Eric Boisvert" w:date="2016-01-07T14:18:00Z">
        <w:r>
          <w:rPr>
            <w:rFonts w:cs="Arial"/>
            <w:color w:val="000000"/>
            <w:lang w:val="en-CA"/>
          </w:rPr>
          <w:t>contain a description of</w:t>
        </w:r>
      </w:ins>
      <w:ins w:id="2731" w:author="Eric Boisvert" w:date="2016-01-07T14:14:00Z">
        <w:r>
          <w:rPr>
            <w:rFonts w:cs="Arial"/>
            <w:color w:val="000000"/>
            <w:lang w:val="en-CA"/>
          </w:rPr>
          <w:t xml:space="preserve">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ins>
      <w:ins w:id="2732" w:author="Eric Boisvert" w:date="2016-01-07T14:15:00Z">
        <w:r>
          <w:rPr>
            <w:rFonts w:cs="Arial"/>
            <w:color w:val="000000"/>
            <w:lang w:val="en-CA"/>
          </w:rPr>
          <w:t xml:space="preserve">  The property is equivalent to O&amp;M OM_Observation::featureOfInterest.</w:t>
        </w:r>
      </w:ins>
      <w:ins w:id="2733" w:author="Eric Boisvert" w:date="2016-01-07T14:18:00Z">
        <w:r>
          <w:rPr>
            <w:rFonts w:cs="Arial"/>
            <w:color w:val="000000"/>
            <w:lang w:val="en-CA"/>
          </w:rPr>
          <w:t xml:space="preserve"> To report a URI of the feature of interest, featureOfInterest_uri shall be used.</w:t>
        </w:r>
      </w:ins>
    </w:p>
    <w:p w14:paraId="04ADA9CE" w14:textId="77777777" w:rsidR="00B228FF" w:rsidRDefault="00B228FF" w:rsidP="00D14AF0">
      <w:pPr>
        <w:autoSpaceDE w:val="0"/>
        <w:autoSpaceDN w:val="0"/>
        <w:adjustRightInd w:val="0"/>
        <w:spacing w:after="0" w:line="240" w:lineRule="atLeast"/>
        <w:rPr>
          <w:ins w:id="2734" w:author="Eric Boisvert" w:date="2016-01-07T14:14:00Z"/>
          <w:rFonts w:cs="Arial"/>
          <w:color w:val="000000"/>
          <w:lang w:val="en-CA"/>
        </w:rPr>
      </w:pPr>
    </w:p>
    <w:p w14:paraId="4E7242F8" w14:textId="2FC643B1" w:rsidR="00B228FF" w:rsidRDefault="00B228FF" w:rsidP="00B228FF">
      <w:pPr>
        <w:pStyle w:val="Heading4"/>
        <w:rPr>
          <w:ins w:id="2735" w:author="Eric Boisvert" w:date="2016-01-07T14:16:00Z"/>
          <w:lang w:val="en-CA"/>
        </w:rPr>
        <w:pPrChange w:id="2736" w:author="Eric Boisvert" w:date="2016-01-07T14:19:00Z">
          <w:pPr>
            <w:autoSpaceDE w:val="0"/>
            <w:autoSpaceDN w:val="0"/>
            <w:adjustRightInd w:val="0"/>
            <w:spacing w:after="0" w:line="240" w:lineRule="atLeast"/>
          </w:pPr>
        </w:pPrChange>
      </w:pPr>
      <w:proofErr w:type="gramStart"/>
      <w:ins w:id="2737" w:author="Eric Boisvert" w:date="2016-01-07T14:16:00Z">
        <w:r w:rsidRPr="00D970E9">
          <w:rPr>
            <w:lang w:val="en-CA"/>
          </w:rPr>
          <w:t>observedProperty</w:t>
        </w:r>
        <w:proofErr w:type="gramEnd"/>
      </w:ins>
    </w:p>
    <w:p w14:paraId="641F9D36" w14:textId="77777777" w:rsidR="00B228FF" w:rsidRDefault="00B228FF" w:rsidP="00D14AF0">
      <w:pPr>
        <w:autoSpaceDE w:val="0"/>
        <w:autoSpaceDN w:val="0"/>
        <w:adjustRightInd w:val="0"/>
        <w:spacing w:after="0" w:line="240" w:lineRule="atLeast"/>
        <w:rPr>
          <w:ins w:id="2738" w:author="Eric Boisvert" w:date="2016-01-07T14:16:00Z"/>
          <w:rFonts w:cs="Arial"/>
          <w:color w:val="000000"/>
          <w:lang w:val="en-CA"/>
        </w:rPr>
      </w:pPr>
    </w:p>
    <w:p w14:paraId="3F678925" w14:textId="36134E34" w:rsidR="00B228FF" w:rsidRDefault="00B228FF" w:rsidP="00D14AF0">
      <w:pPr>
        <w:autoSpaceDE w:val="0"/>
        <w:autoSpaceDN w:val="0"/>
        <w:adjustRightInd w:val="0"/>
        <w:spacing w:after="0" w:line="240" w:lineRule="atLeast"/>
        <w:rPr>
          <w:ins w:id="2739" w:author="Eric Boisvert" w:date="2016-01-07T14:25:00Z"/>
          <w:rFonts w:cs="Arial"/>
          <w:color w:val="000000"/>
          <w:lang w:val="en-CA"/>
        </w:rPr>
      </w:pPr>
      <w:ins w:id="2740" w:author="Eric Boisvert" w:date="2016-01-07T14:16:00Z">
        <w:r>
          <w:rPr>
            <w:rFonts w:cs="Arial"/>
            <w:color w:val="000000"/>
            <w:lang w:val="en-CA"/>
          </w:rPr>
          <w:lastRenderedPageBreak/>
          <w:t>The property observedProperty</w:t>
        </w:r>
        <w:proofErr w:type="gramStart"/>
        <w:r>
          <w:rPr>
            <w:rFonts w:cs="Arial"/>
            <w:color w:val="000000"/>
            <w:lang w:val="en-CA"/>
          </w:rPr>
          <w:t>:CharacterString</w:t>
        </w:r>
        <w:proofErr w:type="gramEnd"/>
        <w:r>
          <w:rPr>
            <w:rFonts w:cs="Arial"/>
            <w:color w:val="000000"/>
            <w:lang w:val="en-CA"/>
          </w:rPr>
          <w:t xml:space="preserve"> shall </w:t>
        </w:r>
      </w:ins>
      <w:ins w:id="2741" w:author="Eric Boisvert" w:date="2016-01-07T14:19:00Z">
        <w:r>
          <w:rPr>
            <w:rFonts w:cs="Arial"/>
            <w:color w:val="000000"/>
            <w:lang w:val="en-CA"/>
          </w:rPr>
          <w:t xml:space="preserve">contain a description of </w:t>
        </w:r>
      </w:ins>
      <w:ins w:id="2742" w:author="Eric Boisvert" w:date="2016-01-07T14:16:00Z">
        <w:r>
          <w:rPr>
            <w:rFonts w:cs="Arial"/>
            <w:color w:val="000000"/>
            <w:lang w:val="en-CA"/>
          </w:rPr>
          <w:t>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w:t>
        </w:r>
      </w:ins>
      <w:ins w:id="2743" w:author="Eric Boisvert" w:date="2016-01-07T14:17:00Z">
        <w:r>
          <w:rPr>
            <w:rFonts w:cs="Arial"/>
            <w:color w:val="000000"/>
            <w:lang w:val="en-CA"/>
          </w:rPr>
          <w:t xml:space="preserve"> as a human readable text. </w:t>
        </w:r>
      </w:ins>
      <w:ins w:id="2744" w:author="Eric Boisvert" w:date="2016-01-07T14:19:00Z">
        <w:r>
          <w:rPr>
            <w:rFonts w:cs="Arial"/>
            <w:color w:val="000000"/>
            <w:lang w:val="en-CA"/>
          </w:rPr>
          <w:t>To report an identifier of the observedProperty from a controlled vocabulary, propertyType_uri shall be used.</w:t>
        </w:r>
      </w:ins>
    </w:p>
    <w:p w14:paraId="1DC711A7" w14:textId="78FD0004" w:rsidR="00863E82" w:rsidRDefault="00863E82" w:rsidP="00793913">
      <w:pPr>
        <w:pStyle w:val="Heading4"/>
        <w:rPr>
          <w:ins w:id="2745" w:author="Eric Boisvert" w:date="2016-01-07T14:25:00Z"/>
          <w:lang w:val="en-CA"/>
        </w:rPr>
        <w:pPrChange w:id="2746" w:author="Eric Boisvert" w:date="2016-01-07T14:53:00Z">
          <w:pPr>
            <w:autoSpaceDE w:val="0"/>
            <w:autoSpaceDN w:val="0"/>
            <w:adjustRightInd w:val="0"/>
            <w:spacing w:after="0" w:line="240" w:lineRule="atLeast"/>
          </w:pPr>
        </w:pPrChange>
      </w:pPr>
      <w:proofErr w:type="gramStart"/>
      <w:ins w:id="2747" w:author="Eric Boisvert" w:date="2016-01-07T14:25:00Z">
        <w:r w:rsidRPr="00D970E9">
          <w:rPr>
            <w:lang w:val="en-CA"/>
          </w:rPr>
          <w:t>observedValue</w:t>
        </w:r>
        <w:proofErr w:type="gramEnd"/>
      </w:ins>
    </w:p>
    <w:p w14:paraId="1CF69D2E" w14:textId="77777777" w:rsidR="00863E82" w:rsidRDefault="00863E82" w:rsidP="00D14AF0">
      <w:pPr>
        <w:autoSpaceDE w:val="0"/>
        <w:autoSpaceDN w:val="0"/>
        <w:adjustRightInd w:val="0"/>
        <w:spacing w:after="0" w:line="240" w:lineRule="atLeast"/>
        <w:rPr>
          <w:ins w:id="2748" w:author="Eric Boisvert" w:date="2016-01-07T14:25:00Z"/>
          <w:rFonts w:cs="Arial"/>
          <w:color w:val="000000"/>
          <w:lang w:val="en-CA"/>
        </w:rPr>
      </w:pPr>
    </w:p>
    <w:p w14:paraId="786A36D9" w14:textId="208D2D24" w:rsidR="00863E82" w:rsidRDefault="00793913" w:rsidP="00D14AF0">
      <w:pPr>
        <w:autoSpaceDE w:val="0"/>
        <w:autoSpaceDN w:val="0"/>
        <w:adjustRightInd w:val="0"/>
        <w:spacing w:after="0" w:line="240" w:lineRule="atLeast"/>
        <w:rPr>
          <w:ins w:id="2749" w:author="Eric Boisvert" w:date="2016-01-07T14:26:00Z"/>
          <w:rFonts w:cs="Arial"/>
          <w:color w:val="000000"/>
          <w:lang w:val="en-CA"/>
        </w:rPr>
      </w:pPr>
      <w:ins w:id="2750" w:author="Eric Boisvert" w:date="2016-01-07T14:52:00Z">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ins>
      <w:commentRangeStart w:id="2751"/>
      <w:ins w:id="2752" w:author="Eric Boisvert" w:date="2016-01-07T14:26:00Z">
        <w:r w:rsidR="00863E82" w:rsidRPr="00863E82">
          <w:rPr>
            <w:rFonts w:cs="Arial"/>
            <w:color w:val="000000"/>
            <w:lang w:val="en-CA"/>
          </w:rPr>
          <w:t xml:space="preserve">Although this field is implemented as a character string </w:t>
        </w:r>
      </w:ins>
      <w:ins w:id="2753" w:author="Eric Boisvert" w:date="2016-01-07T14:51:00Z">
        <w:r>
          <w:rPr>
            <w:rFonts w:cs="Arial"/>
            <w:color w:val="000000"/>
            <w:lang w:val="en-CA"/>
          </w:rPr>
          <w:t xml:space="preserve">to allow reporting various type </w:t>
        </w:r>
      </w:ins>
      <w:ins w:id="2754" w:author="Eric Boisvert" w:date="2016-01-07T14:52:00Z">
        <w:r>
          <w:rPr>
            <w:rFonts w:cs="Arial"/>
            <w:color w:val="000000"/>
            <w:lang w:val="en-CA"/>
          </w:rPr>
          <w:t>o</w:t>
        </w:r>
      </w:ins>
      <w:ins w:id="2755" w:author="Eric Boisvert" w:date="2016-01-07T14:51:00Z">
        <w:r>
          <w:rPr>
            <w:rFonts w:cs="Arial"/>
            <w:color w:val="000000"/>
            <w:lang w:val="en-CA"/>
          </w:rPr>
          <w:t xml:space="preserve">f </w:t>
        </w:r>
      </w:ins>
      <w:ins w:id="2756" w:author="Eric Boisvert" w:date="2016-01-07T14:52:00Z">
        <w:r>
          <w:rPr>
            <w:rFonts w:cs="Arial"/>
            <w:color w:val="000000"/>
            <w:lang w:val="en-CA"/>
          </w:rPr>
          <w:t>values</w:t>
        </w:r>
      </w:ins>
      <w:ins w:id="2757" w:author="Eric Boisvert" w:date="2016-01-07T14:53:00Z">
        <w:r>
          <w:rPr>
            <w:rFonts w:cs="Arial"/>
            <w:color w:val="000000"/>
            <w:lang w:val="en-CA"/>
          </w:rPr>
          <w:t>, the value</w:t>
        </w:r>
      </w:ins>
      <w:ins w:id="2758" w:author="Eric Boisvert" w:date="2016-01-07T14:26:00Z">
        <w:r w:rsidR="00863E82" w:rsidRPr="00863E82">
          <w:rPr>
            <w:rFonts w:cs="Arial"/>
            <w:color w:val="000000"/>
            <w:lang w:val="en-CA"/>
          </w:rPr>
          <w:t xml:space="preserve"> may be numeric (eg; 235 degrees, 50 ppm) or textual (eg; red).</w:t>
        </w:r>
      </w:ins>
      <w:ins w:id="2759" w:author="Eric Boisvert" w:date="2016-01-07T15:03:00Z">
        <w:r w:rsidR="005679BA">
          <w:rPr>
            <w:rFonts w:cs="Arial"/>
            <w:color w:val="000000"/>
            <w:lang w:val="en-CA"/>
          </w:rPr>
          <w:t xml:space="preserve">  Unit of measures shall be reported in observedValueUom.</w:t>
        </w:r>
      </w:ins>
    </w:p>
    <w:p w14:paraId="34D0608F" w14:textId="77777777" w:rsidR="00863E82" w:rsidRDefault="00863E82" w:rsidP="00D14AF0">
      <w:pPr>
        <w:autoSpaceDE w:val="0"/>
        <w:autoSpaceDN w:val="0"/>
        <w:adjustRightInd w:val="0"/>
        <w:spacing w:after="0" w:line="240" w:lineRule="atLeast"/>
        <w:rPr>
          <w:ins w:id="2760" w:author="Eric Boisvert" w:date="2016-01-07T14:12:00Z"/>
          <w:rFonts w:cs="Arial"/>
          <w:color w:val="000000"/>
          <w:lang w:val="en-CA"/>
        </w:rPr>
      </w:pPr>
    </w:p>
    <w:commentRangeEnd w:id="2751"/>
    <w:p w14:paraId="47496D91" w14:textId="77777777" w:rsidR="00B228FF" w:rsidRDefault="00793913" w:rsidP="00D14AF0">
      <w:pPr>
        <w:autoSpaceDE w:val="0"/>
        <w:autoSpaceDN w:val="0"/>
        <w:adjustRightInd w:val="0"/>
        <w:spacing w:after="0" w:line="240" w:lineRule="atLeast"/>
        <w:rPr>
          <w:ins w:id="2761" w:author="Eric Boisvert" w:date="2016-01-07T15:00:00Z"/>
          <w:rFonts w:cs="Arial"/>
          <w:color w:val="000000"/>
          <w:lang w:val="en-CA"/>
        </w:rPr>
      </w:pPr>
      <w:ins w:id="2762" w:author="Eric Boisvert" w:date="2016-01-07T14:50:00Z">
        <w:r>
          <w:rPr>
            <w:rStyle w:val="CommentReference"/>
          </w:rPr>
          <w:commentReference w:id="2751"/>
        </w:r>
      </w:ins>
    </w:p>
    <w:p w14:paraId="51FBD624" w14:textId="4553144B" w:rsidR="005679BA" w:rsidRDefault="005679BA" w:rsidP="005679BA">
      <w:pPr>
        <w:pStyle w:val="Heading4"/>
        <w:rPr>
          <w:ins w:id="2763" w:author="Eric Boisvert" w:date="2016-01-07T15:00:00Z"/>
          <w:lang w:val="en-CA"/>
        </w:rPr>
        <w:pPrChange w:id="2764" w:author="Eric Boisvert" w:date="2016-01-07T15:03:00Z">
          <w:pPr>
            <w:autoSpaceDE w:val="0"/>
            <w:autoSpaceDN w:val="0"/>
            <w:adjustRightInd w:val="0"/>
            <w:spacing w:after="0" w:line="240" w:lineRule="atLeast"/>
          </w:pPr>
        </w:pPrChange>
      </w:pPr>
      <w:proofErr w:type="gramStart"/>
      <w:ins w:id="2765" w:author="Eric Boisvert" w:date="2016-01-07T15:00:00Z">
        <w:r w:rsidRPr="00D970E9">
          <w:rPr>
            <w:lang w:val="en-CA"/>
          </w:rPr>
          <w:t>observedValueUom</w:t>
        </w:r>
        <w:proofErr w:type="gramEnd"/>
      </w:ins>
    </w:p>
    <w:p w14:paraId="1F3E6CB2" w14:textId="77777777" w:rsidR="005679BA" w:rsidRDefault="005679BA" w:rsidP="00D14AF0">
      <w:pPr>
        <w:autoSpaceDE w:val="0"/>
        <w:autoSpaceDN w:val="0"/>
        <w:adjustRightInd w:val="0"/>
        <w:spacing w:after="0" w:line="240" w:lineRule="atLeast"/>
        <w:rPr>
          <w:ins w:id="2766" w:author="Eric Boisvert" w:date="2016-01-07T15:00:00Z"/>
          <w:rFonts w:cs="Arial"/>
          <w:color w:val="000000"/>
          <w:lang w:val="en-CA"/>
        </w:rPr>
      </w:pPr>
    </w:p>
    <w:p w14:paraId="4C48395F" w14:textId="6D544050" w:rsidR="005679BA" w:rsidRPr="00D970E9" w:rsidRDefault="005679BA" w:rsidP="005679BA">
      <w:pPr>
        <w:rPr>
          <w:ins w:id="2767" w:author="Eric Boisvert" w:date="2016-01-07T15:00:00Z"/>
          <w:lang w:val="en-CA"/>
        </w:rPr>
        <w:pPrChange w:id="2768" w:author="Eric Boisvert" w:date="2016-01-07T15:03:00Z">
          <w:pPr>
            <w:autoSpaceDE w:val="0"/>
            <w:autoSpaceDN w:val="0"/>
            <w:adjustRightInd w:val="0"/>
            <w:spacing w:after="0" w:line="240" w:lineRule="atLeast"/>
          </w:pPr>
        </w:pPrChange>
      </w:pPr>
      <w:ins w:id="2769" w:author="Eric Boisvert" w:date="2016-01-07T15:02:00Z">
        <w:r>
          <w:rPr>
            <w:lang w:val="en-CA"/>
          </w:rPr>
          <w:t>The property observedValueUom</w:t>
        </w:r>
      </w:ins>
      <w:proofErr w:type="gramStart"/>
      <w:ins w:id="2770" w:author="Eric Boisvert" w:date="2016-01-07T15:03:00Z">
        <w:r>
          <w:rPr>
            <w:lang w:val="en-CA"/>
          </w:rPr>
          <w:t>:CharacterString</w:t>
        </w:r>
        <w:proofErr w:type="gramEnd"/>
        <w:r>
          <w:rPr>
            <w:lang w:val="en-CA"/>
          </w:rPr>
          <w:t xml:space="preserve"> shall contain the</w:t>
        </w:r>
      </w:ins>
      <w:ins w:id="2771" w:author="Eric Boisvert" w:date="2016-01-07T15:00:00Z">
        <w:r w:rsidRPr="00D970E9">
          <w:rPr>
            <w:lang w:val="en-CA"/>
          </w:rPr>
          <w:t xml:space="preserve"> unit of measure for a numerical value of an observation or measurement, preferable from a controlled vocabulary.</w:t>
        </w:r>
      </w:ins>
    </w:p>
    <w:p w14:paraId="4BBDD2AE" w14:textId="73362A6A" w:rsidR="005679BA" w:rsidRDefault="005679BA" w:rsidP="005679BA">
      <w:pPr>
        <w:pStyle w:val="Heading4"/>
        <w:rPr>
          <w:ins w:id="2772" w:author="Eric Boisvert" w:date="2016-01-07T15:03:00Z"/>
          <w:lang w:val="en-CA"/>
        </w:rPr>
        <w:pPrChange w:id="2773" w:author="Eric Boisvert" w:date="2016-01-07T15:04:00Z">
          <w:pPr>
            <w:autoSpaceDE w:val="0"/>
            <w:autoSpaceDN w:val="0"/>
            <w:adjustRightInd w:val="0"/>
            <w:spacing w:after="0" w:line="240" w:lineRule="atLeast"/>
          </w:pPr>
        </w:pPrChange>
      </w:pPr>
      <w:proofErr w:type="gramStart"/>
      <w:ins w:id="2774" w:author="Eric Boisvert" w:date="2016-01-07T15:03:00Z">
        <w:r w:rsidRPr="00D970E9">
          <w:rPr>
            <w:lang w:val="en-CA"/>
          </w:rPr>
          <w:t>observationMethod</w:t>
        </w:r>
        <w:proofErr w:type="gramEnd"/>
      </w:ins>
    </w:p>
    <w:p w14:paraId="00060A44" w14:textId="77777777" w:rsidR="005679BA" w:rsidRDefault="005679BA" w:rsidP="00D14AF0">
      <w:pPr>
        <w:autoSpaceDE w:val="0"/>
        <w:autoSpaceDN w:val="0"/>
        <w:adjustRightInd w:val="0"/>
        <w:spacing w:after="0" w:line="240" w:lineRule="atLeast"/>
        <w:rPr>
          <w:ins w:id="2775" w:author="Eric Boisvert" w:date="2016-01-07T15:03:00Z"/>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ins w:id="2776" w:author="Eric Boisvert" w:date="2016-01-07T15:04:00Z"/>
          <w:rFonts w:cs="Arial"/>
          <w:color w:val="000000"/>
          <w:lang w:val="en-CA"/>
        </w:rPr>
      </w:pPr>
      <w:ins w:id="2777" w:author="Eric Boisvert" w:date="2016-01-07T15:04:00Z">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ins>
    </w:p>
    <w:p w14:paraId="24840AAA" w14:textId="77777777" w:rsidR="005679BA" w:rsidRDefault="005679BA" w:rsidP="00D14AF0">
      <w:pPr>
        <w:autoSpaceDE w:val="0"/>
        <w:autoSpaceDN w:val="0"/>
        <w:adjustRightInd w:val="0"/>
        <w:spacing w:after="0" w:line="240" w:lineRule="atLeast"/>
        <w:rPr>
          <w:ins w:id="2778" w:author="Eric Boisvert" w:date="2016-01-07T15:04:00Z"/>
          <w:rFonts w:cs="Arial"/>
          <w:color w:val="000000"/>
          <w:lang w:val="en-CA"/>
        </w:rPr>
      </w:pPr>
    </w:p>
    <w:p w14:paraId="3FC141B1" w14:textId="74020A53" w:rsidR="005679BA" w:rsidRDefault="005679BA" w:rsidP="005679BA">
      <w:pPr>
        <w:pStyle w:val="Heading4"/>
        <w:rPr>
          <w:ins w:id="2779" w:author="Eric Boisvert" w:date="2016-01-07T15:04:00Z"/>
          <w:lang w:val="en-CA"/>
        </w:rPr>
        <w:pPrChange w:id="2780" w:author="Eric Boisvert" w:date="2016-01-07T15:05:00Z">
          <w:pPr>
            <w:autoSpaceDE w:val="0"/>
            <w:autoSpaceDN w:val="0"/>
            <w:adjustRightInd w:val="0"/>
            <w:spacing w:after="0" w:line="240" w:lineRule="atLeast"/>
          </w:pPr>
        </w:pPrChange>
      </w:pPr>
      <w:proofErr w:type="gramStart"/>
      <w:ins w:id="2781" w:author="Eric Boisvert" w:date="2016-01-07T15:04:00Z">
        <w:r w:rsidRPr="00D970E9">
          <w:rPr>
            <w:lang w:val="en-CA"/>
          </w:rPr>
          <w:t>positionalAccuracy</w:t>
        </w:r>
        <w:proofErr w:type="gramEnd"/>
      </w:ins>
    </w:p>
    <w:p w14:paraId="0D5308FE" w14:textId="77777777" w:rsidR="005679BA" w:rsidRDefault="005679BA" w:rsidP="00D14AF0">
      <w:pPr>
        <w:autoSpaceDE w:val="0"/>
        <w:autoSpaceDN w:val="0"/>
        <w:adjustRightInd w:val="0"/>
        <w:spacing w:after="0" w:line="240" w:lineRule="atLeast"/>
        <w:rPr>
          <w:ins w:id="2782" w:author="Eric Boisvert" w:date="2016-01-07T15:04:00Z"/>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ins w:id="2783" w:author="Eric Boisvert" w:date="2016-01-07T15:05:00Z"/>
          <w:rFonts w:cs="Arial"/>
          <w:color w:val="000000"/>
          <w:lang w:val="en-CA"/>
        </w:rPr>
      </w:pPr>
      <w:ins w:id="2784" w:author="Eric Boisvert" w:date="2016-01-07T15:05:00Z">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ins>
      <w:ins w:id="2785" w:author="Eric Boisvert" w:date="2016-01-07T15:04:00Z">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ins>
    </w:p>
    <w:p w14:paraId="06AB6716" w14:textId="77777777" w:rsidR="005679BA" w:rsidRDefault="005679BA" w:rsidP="00D14AF0">
      <w:pPr>
        <w:autoSpaceDE w:val="0"/>
        <w:autoSpaceDN w:val="0"/>
        <w:adjustRightInd w:val="0"/>
        <w:spacing w:after="0" w:line="240" w:lineRule="atLeast"/>
        <w:rPr>
          <w:ins w:id="2786" w:author="Eric Boisvert" w:date="2016-01-07T15:05:00Z"/>
          <w:rFonts w:cs="Arial"/>
          <w:color w:val="000000"/>
          <w:lang w:val="en-CA"/>
        </w:rPr>
      </w:pPr>
    </w:p>
    <w:p w14:paraId="4DDD6F73" w14:textId="1A1A2FA4" w:rsidR="005679BA" w:rsidRDefault="005679BA" w:rsidP="005679BA">
      <w:pPr>
        <w:pStyle w:val="Heading4"/>
        <w:rPr>
          <w:ins w:id="2787" w:author="Eric Boisvert" w:date="2016-01-07T15:05:00Z"/>
          <w:lang w:val="en-CA"/>
        </w:rPr>
        <w:pPrChange w:id="2788" w:author="Eric Boisvert" w:date="2016-01-07T15:06:00Z">
          <w:pPr>
            <w:autoSpaceDE w:val="0"/>
            <w:autoSpaceDN w:val="0"/>
            <w:adjustRightInd w:val="0"/>
            <w:spacing w:after="0" w:line="240" w:lineRule="atLeast"/>
          </w:pPr>
        </w:pPrChange>
      </w:pPr>
      <w:proofErr w:type="gramStart"/>
      <w:ins w:id="2789" w:author="Eric Boisvert" w:date="2016-01-07T15:06:00Z">
        <w:r>
          <w:rPr>
            <w:lang w:val="en-CA"/>
          </w:rPr>
          <w:t>s</w:t>
        </w:r>
      </w:ins>
      <w:ins w:id="2790" w:author="Eric Boisvert" w:date="2016-01-07T15:05:00Z">
        <w:r>
          <w:rPr>
            <w:lang w:val="en-CA"/>
          </w:rPr>
          <w:t>ource</w:t>
        </w:r>
        <w:proofErr w:type="gramEnd"/>
      </w:ins>
    </w:p>
    <w:p w14:paraId="43097EF2" w14:textId="77777777" w:rsidR="005679BA" w:rsidRDefault="005679BA" w:rsidP="00D14AF0">
      <w:pPr>
        <w:autoSpaceDE w:val="0"/>
        <w:autoSpaceDN w:val="0"/>
        <w:adjustRightInd w:val="0"/>
        <w:spacing w:after="0" w:line="240" w:lineRule="atLeast"/>
        <w:rPr>
          <w:ins w:id="2791" w:author="Eric Boisvert" w:date="2016-01-07T15:05:00Z"/>
          <w:rFonts w:cs="Arial"/>
          <w:color w:val="000000"/>
          <w:lang w:val="en-CA"/>
        </w:rPr>
      </w:pPr>
    </w:p>
    <w:p w14:paraId="56597936" w14:textId="08D173AF" w:rsidR="005679BA" w:rsidRDefault="005679BA" w:rsidP="00D14AF0">
      <w:pPr>
        <w:autoSpaceDE w:val="0"/>
        <w:autoSpaceDN w:val="0"/>
        <w:adjustRightInd w:val="0"/>
        <w:spacing w:after="0" w:line="240" w:lineRule="atLeast"/>
        <w:rPr>
          <w:ins w:id="2792" w:author="Eric Boisvert" w:date="2016-01-07T15:06:00Z"/>
          <w:rFonts w:cs="Arial"/>
          <w:color w:val="000000"/>
          <w:lang w:val="en-CA"/>
        </w:rPr>
      </w:pPr>
      <w:ins w:id="2793" w:author="Eric Boisvert" w:date="2016-01-07T15:05:00Z">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w:t>
        </w:r>
      </w:ins>
      <w:ins w:id="2794" w:author="Eric Boisvert" w:date="2016-01-07T15:06:00Z">
        <w:r>
          <w:rPr>
            <w:rFonts w:cs="Arial"/>
            <w:color w:val="000000"/>
            <w:lang w:val="en-CA"/>
          </w:rPr>
          <w:t>t</w:t>
        </w:r>
      </w:ins>
      <w:ins w:id="2795" w:author="Eric Boisvert" w:date="2016-01-07T15:05:00Z">
        <w:r w:rsidRPr="005679BA">
          <w:rPr>
            <w:rFonts w:cs="Arial"/>
            <w:color w:val="000000"/>
            <w:lang w:val="en-CA"/>
          </w:rPr>
          <w:t>ext description of measurement procedure, processing, and provenance of data.</w:t>
        </w:r>
      </w:ins>
    </w:p>
    <w:p w14:paraId="646B5C7F" w14:textId="77777777" w:rsidR="005679BA" w:rsidRDefault="005679BA" w:rsidP="00D14AF0">
      <w:pPr>
        <w:autoSpaceDE w:val="0"/>
        <w:autoSpaceDN w:val="0"/>
        <w:adjustRightInd w:val="0"/>
        <w:spacing w:after="0" w:line="240" w:lineRule="atLeast"/>
        <w:rPr>
          <w:ins w:id="2796" w:author="Eric Boisvert" w:date="2016-01-07T15:06:00Z"/>
          <w:rFonts w:cs="Arial"/>
          <w:color w:val="000000"/>
          <w:lang w:val="en-CA"/>
        </w:rPr>
      </w:pPr>
    </w:p>
    <w:p w14:paraId="05C86BA7" w14:textId="74D68E47" w:rsidR="005679BA" w:rsidRDefault="005679BA" w:rsidP="00637CC9">
      <w:pPr>
        <w:pStyle w:val="Heading4"/>
        <w:rPr>
          <w:ins w:id="2797" w:author="Eric Boisvert" w:date="2016-01-07T15:06:00Z"/>
          <w:lang w:val="en-CA"/>
        </w:rPr>
        <w:pPrChange w:id="2798" w:author="Eric Boisvert" w:date="2016-01-07T15:07:00Z">
          <w:pPr>
            <w:autoSpaceDE w:val="0"/>
            <w:autoSpaceDN w:val="0"/>
            <w:adjustRightInd w:val="0"/>
            <w:spacing w:after="0" w:line="240" w:lineRule="atLeast"/>
          </w:pPr>
        </w:pPrChange>
      </w:pPr>
      <w:ins w:id="2799" w:author="Eric Boisvert" w:date="2016-01-07T15:06:00Z">
        <w:r w:rsidRPr="00D970E9">
          <w:rPr>
            <w:lang w:val="en-CA"/>
          </w:rPr>
          <w:t>featureOfInterest_uri</w:t>
        </w:r>
      </w:ins>
    </w:p>
    <w:p w14:paraId="661D24DD" w14:textId="77777777" w:rsidR="005679BA" w:rsidRDefault="005679BA" w:rsidP="00D14AF0">
      <w:pPr>
        <w:autoSpaceDE w:val="0"/>
        <w:autoSpaceDN w:val="0"/>
        <w:adjustRightInd w:val="0"/>
        <w:spacing w:after="0" w:line="240" w:lineRule="atLeast"/>
        <w:rPr>
          <w:ins w:id="2800" w:author="Eric Boisvert" w:date="2016-01-07T15:06:00Z"/>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ins w:id="2801" w:author="Eric Boisvert" w:date="2016-01-07T15:07:00Z"/>
          <w:rFonts w:cs="Arial"/>
          <w:color w:val="000000"/>
          <w:lang w:val="en-CA"/>
        </w:rPr>
      </w:pPr>
      <w:ins w:id="2802" w:author="Eric Boisvert" w:date="2016-01-07T15:06:00Z">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w:t>
        </w:r>
      </w:ins>
      <w:ins w:id="2803" w:author="Eric Boisvert" w:date="2016-01-07T15:07:00Z">
        <w:r>
          <w:rPr>
            <w:rFonts w:cs="Arial"/>
            <w:color w:val="000000"/>
            <w:lang w:val="en-CA"/>
          </w:rPr>
          <w:t xml:space="preserve">IS19156.  It shall contain a </w:t>
        </w:r>
      </w:ins>
      <w:ins w:id="2804" w:author="Eric Boisvert" w:date="2016-01-07T15:06:00Z">
        <w:r w:rsidRPr="005679BA">
          <w:rPr>
            <w:rFonts w:cs="Arial"/>
            <w:color w:val="000000"/>
            <w:lang w:val="en-CA"/>
          </w:rPr>
          <w:t xml:space="preserve">URI link to a </w:t>
        </w:r>
      </w:ins>
      <w:ins w:id="2805" w:author="Eric Boisvert" w:date="2016-01-07T15:07:00Z">
        <w:r w:rsidR="00637CC9">
          <w:rPr>
            <w:rFonts w:cs="Arial"/>
            <w:color w:val="000000"/>
            <w:lang w:val="en-CA"/>
          </w:rPr>
          <w:t>representation of the</w:t>
        </w:r>
      </w:ins>
      <w:ins w:id="2806" w:author="Eric Boisvert" w:date="2016-01-07T15:06:00Z">
        <w:r w:rsidRPr="005679BA">
          <w:rPr>
            <w:rFonts w:cs="Arial"/>
            <w:color w:val="000000"/>
            <w:lang w:val="en-CA"/>
          </w:rPr>
          <w:t xml:space="preserve"> feature of interest (eg, a GeoSciML geologic unit or structure).</w:t>
        </w:r>
      </w:ins>
    </w:p>
    <w:p w14:paraId="0D00E9D2" w14:textId="77777777" w:rsidR="00637CC9" w:rsidRDefault="00637CC9" w:rsidP="00D14AF0">
      <w:pPr>
        <w:autoSpaceDE w:val="0"/>
        <w:autoSpaceDN w:val="0"/>
        <w:adjustRightInd w:val="0"/>
        <w:spacing w:after="0" w:line="240" w:lineRule="atLeast"/>
        <w:rPr>
          <w:ins w:id="2807" w:author="Eric Boisvert" w:date="2016-01-07T15:15: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D608A4">
        <w:trPr>
          <w:cantSplit/>
          <w:ins w:id="2808" w:author="Eric Boisvert" w:date="2016-01-07T15:15:00Z"/>
        </w:trPr>
        <w:tc>
          <w:tcPr>
            <w:tcW w:w="4219" w:type="dxa"/>
            <w:tcBorders>
              <w:right w:val="nil"/>
            </w:tcBorders>
            <w:shd w:val="clear" w:color="auto" w:fill="auto"/>
          </w:tcPr>
          <w:p w14:paraId="165B690C" w14:textId="77777777" w:rsidR="00637CC9" w:rsidRPr="00D12552" w:rsidRDefault="00637CC9" w:rsidP="00D608A4">
            <w:pPr>
              <w:pStyle w:val="Tabletext10"/>
              <w:rPr>
                <w:ins w:id="2809" w:author="Eric Boisvert" w:date="2016-01-07T15:15:00Z"/>
                <w:rStyle w:val="requri"/>
                <w:lang w:val="en-CA"/>
              </w:rPr>
            </w:pPr>
            <w:ins w:id="2810" w:author="Eric Boisvert" w:date="2016-01-07T15:15:00Z">
              <w:r>
                <w:rPr>
                  <w:rStyle w:val="requri"/>
                  <w:lang w:val="en-CA"/>
                </w:rPr>
                <w:lastRenderedPageBreak/>
                <w:t>/req/gsml4-portrayal</w:t>
              </w:r>
              <w:r w:rsidRPr="00D12552">
                <w:rPr>
                  <w:rStyle w:val="requri"/>
                  <w:lang w:val="en-CA"/>
                </w:rPr>
                <w:t>/</w:t>
              </w:r>
              <w:r>
                <w:rPr>
                  <w:rStyle w:val="requri"/>
                  <w:lang w:val="en-CA"/>
                </w:rPr>
                <w:t>siteobservationview-featureOfInterest-uri</w:t>
              </w:r>
            </w:ins>
          </w:p>
        </w:tc>
        <w:tc>
          <w:tcPr>
            <w:tcW w:w="4678" w:type="dxa"/>
            <w:tcBorders>
              <w:left w:val="nil"/>
            </w:tcBorders>
            <w:shd w:val="clear" w:color="auto" w:fill="auto"/>
          </w:tcPr>
          <w:p w14:paraId="4BD9AA4E" w14:textId="77777777" w:rsidR="00637CC9" w:rsidRPr="00D12552" w:rsidRDefault="00637CC9" w:rsidP="00D608A4">
            <w:pPr>
              <w:pStyle w:val="Tabletext10"/>
              <w:jc w:val="left"/>
              <w:rPr>
                <w:ins w:id="2811" w:author="Eric Boisvert" w:date="2016-01-07T15:15:00Z"/>
                <w:rStyle w:val="reqtext"/>
                <w:lang w:val="en-CA"/>
              </w:rPr>
            </w:pPr>
            <w:ins w:id="2812" w:author="Eric Boisvert" w:date="2016-01-07T15:15:00Z">
              <w:r>
                <w:rPr>
                  <w:rStyle w:val="reqtext"/>
                  <w:lang w:val="en-CA"/>
                </w:rPr>
                <w:t>featureOfInterest_uri SHALL resolve to a representation of a (ISO19109) Feature</w:t>
              </w:r>
            </w:ins>
          </w:p>
        </w:tc>
      </w:tr>
    </w:tbl>
    <w:p w14:paraId="54BDB1A0" w14:textId="77777777" w:rsidR="00637CC9" w:rsidRDefault="00637CC9" w:rsidP="00D14AF0">
      <w:pPr>
        <w:autoSpaceDE w:val="0"/>
        <w:autoSpaceDN w:val="0"/>
        <w:adjustRightInd w:val="0"/>
        <w:spacing w:after="0" w:line="240" w:lineRule="atLeast"/>
        <w:rPr>
          <w:ins w:id="2813" w:author="Eric Boisvert" w:date="2016-01-07T15:07:00Z"/>
          <w:rFonts w:cs="Arial"/>
          <w:color w:val="000000"/>
          <w:lang w:val="en-CA"/>
        </w:rPr>
      </w:pPr>
    </w:p>
    <w:p w14:paraId="27A33D41" w14:textId="3CBC6CC0" w:rsidR="00637CC9" w:rsidRDefault="00637CC9" w:rsidP="00637CC9">
      <w:pPr>
        <w:pStyle w:val="Heading4"/>
        <w:rPr>
          <w:ins w:id="2814" w:author="Eric Boisvert" w:date="2016-01-07T15:07:00Z"/>
          <w:lang w:val="en-CA"/>
        </w:rPr>
        <w:pPrChange w:id="2815" w:author="Eric Boisvert" w:date="2016-01-07T15:08:00Z">
          <w:pPr>
            <w:autoSpaceDE w:val="0"/>
            <w:autoSpaceDN w:val="0"/>
            <w:adjustRightInd w:val="0"/>
            <w:spacing w:after="0" w:line="240" w:lineRule="atLeast"/>
          </w:pPr>
        </w:pPrChange>
      </w:pPr>
      <w:ins w:id="2816" w:author="Eric Boisvert" w:date="2016-01-07T15:07:00Z">
        <w:r w:rsidRPr="00637CC9">
          <w:rPr>
            <w:lang w:val="en-CA"/>
          </w:rPr>
          <w:t>propertyType_uri</w:t>
        </w:r>
      </w:ins>
    </w:p>
    <w:p w14:paraId="073299E7" w14:textId="77777777" w:rsidR="00637CC9" w:rsidRDefault="00637CC9" w:rsidP="00D14AF0">
      <w:pPr>
        <w:autoSpaceDE w:val="0"/>
        <w:autoSpaceDN w:val="0"/>
        <w:adjustRightInd w:val="0"/>
        <w:spacing w:after="0" w:line="240" w:lineRule="atLeast"/>
        <w:rPr>
          <w:ins w:id="2817" w:author="Eric Boisvert" w:date="2016-01-07T15:07:00Z"/>
          <w:rFonts w:cs="Arial"/>
          <w:color w:val="000000"/>
          <w:lang w:val="en-CA"/>
        </w:rPr>
      </w:pPr>
    </w:p>
    <w:p w14:paraId="3B46D8FB" w14:textId="0B9C7FD8" w:rsidR="00637CC9" w:rsidRDefault="00637CC9" w:rsidP="00D14AF0">
      <w:pPr>
        <w:autoSpaceDE w:val="0"/>
        <w:autoSpaceDN w:val="0"/>
        <w:adjustRightInd w:val="0"/>
        <w:spacing w:after="0" w:line="240" w:lineRule="atLeast"/>
        <w:rPr>
          <w:ins w:id="2818" w:author="Eric Boisvert" w:date="2016-01-07T15:15:00Z"/>
          <w:rFonts w:cs="Arial"/>
          <w:color w:val="000000"/>
          <w:lang w:val="en-CA"/>
        </w:rPr>
      </w:pPr>
      <w:ins w:id="2819" w:author="Eric Boisvert" w:date="2016-01-07T15:08:00Z">
        <w:r>
          <w:rPr>
            <w:rFonts w:cs="Arial"/>
            <w:color w:val="000000"/>
            <w:lang w:val="en-CA"/>
          </w:rPr>
          <w:t xml:space="preserve">The property propertyType_uri is functinnaly equivalent to OM_Observation::observedProperty.  It shall contain a </w:t>
        </w:r>
      </w:ins>
      <w:ins w:id="2820" w:author="Eric Boisvert" w:date="2016-01-07T15:07:00Z">
        <w:r w:rsidRPr="00637CC9">
          <w:rPr>
            <w:rFonts w:cs="Arial"/>
            <w:color w:val="000000"/>
            <w:lang w:val="en-CA"/>
          </w:rPr>
          <w:t>URI to a term from a controlled vocabulary of observed property types.</w:t>
        </w:r>
      </w:ins>
    </w:p>
    <w:p w14:paraId="2598E1FE" w14:textId="77777777" w:rsidR="00637CC9" w:rsidRDefault="00637CC9" w:rsidP="00D14AF0">
      <w:pPr>
        <w:autoSpaceDE w:val="0"/>
        <w:autoSpaceDN w:val="0"/>
        <w:adjustRightInd w:val="0"/>
        <w:spacing w:after="0" w:line="240" w:lineRule="atLeast"/>
        <w:rPr>
          <w:ins w:id="2821" w:author="Eric Boisvert" w:date="2016-01-07T15:08: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D608A4">
        <w:trPr>
          <w:cantSplit/>
          <w:ins w:id="2822" w:author="Eric Boisvert" w:date="2016-01-07T15:15:00Z"/>
        </w:trPr>
        <w:tc>
          <w:tcPr>
            <w:tcW w:w="4219" w:type="dxa"/>
            <w:tcBorders>
              <w:right w:val="nil"/>
            </w:tcBorders>
            <w:shd w:val="clear" w:color="auto" w:fill="auto"/>
          </w:tcPr>
          <w:p w14:paraId="50BE3984" w14:textId="77777777" w:rsidR="00637CC9" w:rsidRPr="00D12552" w:rsidRDefault="00637CC9" w:rsidP="00D608A4">
            <w:pPr>
              <w:pStyle w:val="Tabletext10"/>
              <w:rPr>
                <w:ins w:id="2823" w:author="Eric Boisvert" w:date="2016-01-07T15:15:00Z"/>
                <w:rStyle w:val="requri"/>
                <w:lang w:val="en-CA"/>
              </w:rPr>
            </w:pPr>
            <w:ins w:id="2824" w:author="Eric Boisvert" w:date="2016-01-07T15:15:00Z">
              <w:r>
                <w:rPr>
                  <w:rStyle w:val="requri"/>
                  <w:lang w:val="en-CA"/>
                </w:rPr>
                <w:t>/req/gsml4-portrayal</w:t>
              </w:r>
              <w:r w:rsidRPr="00D12552">
                <w:rPr>
                  <w:rStyle w:val="requri"/>
                  <w:lang w:val="en-CA"/>
                </w:rPr>
                <w:t>/</w:t>
              </w:r>
              <w:r>
                <w:rPr>
                  <w:rStyle w:val="requri"/>
                  <w:lang w:val="en-CA"/>
                </w:rPr>
                <w:t>siteobservationview-propertyType-uri</w:t>
              </w:r>
            </w:ins>
          </w:p>
        </w:tc>
        <w:tc>
          <w:tcPr>
            <w:tcW w:w="4678" w:type="dxa"/>
            <w:tcBorders>
              <w:left w:val="nil"/>
            </w:tcBorders>
            <w:shd w:val="clear" w:color="auto" w:fill="auto"/>
          </w:tcPr>
          <w:p w14:paraId="2CB16D1F" w14:textId="77777777" w:rsidR="00637CC9" w:rsidRPr="00D12552" w:rsidRDefault="00637CC9" w:rsidP="00D608A4">
            <w:pPr>
              <w:pStyle w:val="Tabletext10"/>
              <w:jc w:val="left"/>
              <w:rPr>
                <w:ins w:id="2825" w:author="Eric Boisvert" w:date="2016-01-07T15:15:00Z"/>
                <w:rStyle w:val="reqtext"/>
                <w:lang w:val="en-CA"/>
              </w:rPr>
            </w:pPr>
            <w:ins w:id="2826" w:author="Eric Boisvert" w:date="2016-01-07T15:15:00Z">
              <w:r>
                <w:rPr>
                  <w:rStyle w:val="reqtext"/>
                  <w:lang w:val="en-CA"/>
                </w:rPr>
                <w:t>propertyType_uri SHALL resolve to a representation of  vocabulary term describing a property (ISO 19156 observedProperty)</w:t>
              </w:r>
            </w:ins>
          </w:p>
        </w:tc>
      </w:tr>
    </w:tbl>
    <w:p w14:paraId="7091D4AD" w14:textId="77777777" w:rsidR="00637CC9" w:rsidRDefault="00637CC9" w:rsidP="00637CC9">
      <w:pPr>
        <w:rPr>
          <w:ins w:id="2827" w:author="Eric Boisvert" w:date="2016-01-07T15:16:00Z"/>
        </w:rPr>
      </w:pPr>
    </w:p>
    <w:p w14:paraId="6AE93E09" w14:textId="77777777" w:rsidR="00637CC9" w:rsidRDefault="00637CC9" w:rsidP="00637CC9">
      <w:pPr>
        <w:rPr>
          <w:ins w:id="2828" w:author="Eric Boisvert" w:date="2016-01-07T15:16:00Z"/>
          <w:i/>
        </w:rPr>
      </w:pPr>
      <w:ins w:id="2829" w:author="Eric Boisvert" w:date="2016-01-07T15:16:00Z">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ins>
    </w:p>
    <w:p w14:paraId="6A9B8279" w14:textId="77777777" w:rsidR="00637CC9" w:rsidRDefault="00637CC9" w:rsidP="00637CC9">
      <w:pPr>
        <w:rPr>
          <w:ins w:id="2830" w:author="Eric Boisvert" w:date="2016-01-07T15:15:00Z"/>
        </w:rPr>
      </w:pPr>
    </w:p>
    <w:p w14:paraId="2B854A66" w14:textId="77777777" w:rsidR="00637CC9" w:rsidRDefault="00637CC9" w:rsidP="00637CC9">
      <w:pPr>
        <w:pStyle w:val="Heading4"/>
        <w:rPr>
          <w:ins w:id="2831" w:author="Eric Boisvert" w:date="2016-01-07T15:09:00Z"/>
          <w:lang w:val="en-CA"/>
        </w:rPr>
        <w:pPrChange w:id="2832" w:author="Eric Boisvert" w:date="2016-01-07T15:09:00Z">
          <w:pPr>
            <w:autoSpaceDE w:val="0"/>
            <w:autoSpaceDN w:val="0"/>
            <w:adjustRightInd w:val="0"/>
            <w:spacing w:after="0" w:line="240" w:lineRule="atLeast"/>
          </w:pPr>
        </w:pPrChange>
      </w:pPr>
      <w:ins w:id="2833" w:author="Eric Boisvert" w:date="2016-01-07T15:08:00Z">
        <w:r w:rsidRPr="00D970E9">
          <w:rPr>
            <w:lang w:val="en-CA"/>
          </w:rPr>
          <w:t>metadata_uri</w:t>
        </w:r>
      </w:ins>
    </w:p>
    <w:p w14:paraId="369BA77F" w14:textId="77777777" w:rsidR="00637CC9" w:rsidRPr="00D970E9" w:rsidRDefault="00637CC9" w:rsidP="00637CC9">
      <w:pPr>
        <w:autoSpaceDE w:val="0"/>
        <w:autoSpaceDN w:val="0"/>
        <w:adjustRightInd w:val="0"/>
        <w:spacing w:after="0" w:line="240" w:lineRule="atLeast"/>
        <w:rPr>
          <w:ins w:id="2834" w:author="Eric Boisvert" w:date="2016-01-07T15:08:00Z"/>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ins w:id="2835" w:author="Eric Boisvert" w:date="2016-01-07T15:08:00Z"/>
          <w:rFonts w:cs="Arial"/>
          <w:color w:val="000000"/>
          <w:lang w:val="en-CA"/>
        </w:rPr>
      </w:pPr>
      <w:ins w:id="2836" w:author="Eric Boisvert" w:date="2016-01-07T15:08:00Z">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ins>
    </w:p>
    <w:p w14:paraId="3383E606" w14:textId="77777777" w:rsidR="00637CC9" w:rsidRDefault="00637CC9" w:rsidP="00D14AF0">
      <w:pPr>
        <w:autoSpaceDE w:val="0"/>
        <w:autoSpaceDN w:val="0"/>
        <w:adjustRightInd w:val="0"/>
        <w:spacing w:after="0" w:line="240" w:lineRule="atLeast"/>
        <w:rPr>
          <w:ins w:id="2837" w:author="Eric Boisvert" w:date="2016-01-07T15:09:00Z"/>
          <w:rFonts w:cs="Arial"/>
          <w:color w:val="000000"/>
          <w:lang w:val="en-CA"/>
        </w:rPr>
      </w:pPr>
    </w:p>
    <w:p w14:paraId="521DDEBC" w14:textId="77777777" w:rsidR="00637CC9" w:rsidRDefault="00637CC9" w:rsidP="00637CC9">
      <w:pPr>
        <w:pStyle w:val="Heading4"/>
        <w:rPr>
          <w:ins w:id="2838" w:author="Eric Boisvert" w:date="2016-01-07T15:09:00Z"/>
          <w:lang w:val="en-CA"/>
        </w:rPr>
        <w:pPrChange w:id="2839" w:author="Eric Boisvert" w:date="2016-01-07T15:10:00Z">
          <w:pPr>
            <w:autoSpaceDE w:val="0"/>
            <w:autoSpaceDN w:val="0"/>
            <w:adjustRightInd w:val="0"/>
            <w:spacing w:after="0" w:line="240" w:lineRule="atLeast"/>
          </w:pPr>
        </w:pPrChange>
      </w:pPr>
      <w:proofErr w:type="gramStart"/>
      <w:ins w:id="2840" w:author="Eric Boisvert" w:date="2016-01-07T15:09:00Z">
        <w:r w:rsidRPr="00D970E9">
          <w:rPr>
            <w:lang w:val="en-CA"/>
          </w:rPr>
          <w:t>genericSymbolizer</w:t>
        </w:r>
        <w:proofErr w:type="gramEnd"/>
      </w:ins>
    </w:p>
    <w:p w14:paraId="39953C9C" w14:textId="77777777" w:rsidR="00637CC9" w:rsidRDefault="00637CC9" w:rsidP="00D14AF0">
      <w:pPr>
        <w:autoSpaceDE w:val="0"/>
        <w:autoSpaceDN w:val="0"/>
        <w:adjustRightInd w:val="0"/>
        <w:spacing w:after="0" w:line="240" w:lineRule="atLeast"/>
        <w:rPr>
          <w:ins w:id="2841" w:author="Eric Boisvert" w:date="2016-01-07T15:09:00Z"/>
          <w:rFonts w:ascii="Calibri" w:hAnsi="Calibri" w:cs="Arial"/>
          <w:color w:val="000000"/>
          <w:sz w:val="20"/>
          <w:szCs w:val="20"/>
          <w:lang w:val="en-CA"/>
        </w:rPr>
      </w:pPr>
    </w:p>
    <w:p w14:paraId="559C7B2D" w14:textId="6D7F8F49" w:rsidR="00637CC9" w:rsidRDefault="00637CC9" w:rsidP="00637CC9">
      <w:pPr>
        <w:rPr>
          <w:ins w:id="2842" w:author="Eric Boisvert" w:date="2016-01-07T15:09:00Z"/>
          <w:lang w:val="en-CA"/>
        </w:rPr>
        <w:pPrChange w:id="2843" w:author="Eric Boisvert" w:date="2016-01-07T15:10:00Z">
          <w:pPr>
            <w:autoSpaceDE w:val="0"/>
            <w:autoSpaceDN w:val="0"/>
            <w:adjustRightInd w:val="0"/>
            <w:spacing w:after="0" w:line="240" w:lineRule="atLeast"/>
          </w:pPr>
        </w:pPrChange>
      </w:pPr>
      <w:ins w:id="2844" w:author="Eric Boisvert" w:date="2016-01-07T15:09:00Z">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ins>
    </w:p>
    <w:p w14:paraId="6843E437" w14:textId="57DBBA74" w:rsidR="00637CC9" w:rsidRDefault="00637CC9" w:rsidP="00637CC9">
      <w:pPr>
        <w:pStyle w:val="Heading4"/>
        <w:rPr>
          <w:ins w:id="2845" w:author="Eric Boisvert" w:date="2016-01-07T15:09:00Z"/>
          <w:lang w:val="en-CA"/>
        </w:rPr>
        <w:pPrChange w:id="2846" w:author="Eric Boisvert" w:date="2016-01-07T15:12:00Z">
          <w:pPr>
            <w:autoSpaceDE w:val="0"/>
            <w:autoSpaceDN w:val="0"/>
            <w:adjustRightInd w:val="0"/>
            <w:spacing w:after="0" w:line="240" w:lineRule="atLeast"/>
          </w:pPr>
        </w:pPrChange>
      </w:pPr>
      <w:proofErr w:type="gramStart"/>
      <w:ins w:id="2847" w:author="Eric Boisvert" w:date="2016-01-07T15:10:00Z">
        <w:r w:rsidRPr="00D970E9">
          <w:rPr>
            <w:lang w:val="en-CA"/>
          </w:rPr>
          <w:t>symbolRotation</w:t>
        </w:r>
      </w:ins>
      <w:proofErr w:type="gramEnd"/>
    </w:p>
    <w:p w14:paraId="0F9701DB" w14:textId="77777777" w:rsidR="00637CC9" w:rsidRDefault="00637CC9" w:rsidP="00637CC9">
      <w:pPr>
        <w:rPr>
          <w:ins w:id="2848" w:author="Eric Boisvert" w:date="2016-01-07T15:10:00Z"/>
          <w:lang w:val="en-CA"/>
        </w:rPr>
        <w:pPrChange w:id="2849" w:author="Eric Boisvert" w:date="2016-01-07T15:12:00Z">
          <w:pPr>
            <w:autoSpaceDE w:val="0"/>
            <w:autoSpaceDN w:val="0"/>
            <w:adjustRightInd w:val="0"/>
            <w:spacing w:after="0" w:line="240" w:lineRule="atLeast"/>
          </w:pPr>
        </w:pPrChange>
      </w:pPr>
    </w:p>
    <w:p w14:paraId="3CD4B7BC" w14:textId="6405F753" w:rsidR="00637CC9" w:rsidRDefault="00637CC9" w:rsidP="00637CC9">
      <w:pPr>
        <w:rPr>
          <w:ins w:id="2850" w:author="Eric Boisvert" w:date="2016-01-07T15:09:00Z"/>
          <w:lang w:val="en-CA"/>
        </w:rPr>
        <w:pPrChange w:id="2851" w:author="Eric Boisvert" w:date="2016-01-07T15:12:00Z">
          <w:pPr>
            <w:autoSpaceDE w:val="0"/>
            <w:autoSpaceDN w:val="0"/>
            <w:adjustRightInd w:val="0"/>
            <w:spacing w:after="0" w:line="240" w:lineRule="atLeast"/>
          </w:pPr>
        </w:pPrChange>
      </w:pPr>
      <w:ins w:id="2852" w:author="Eric Boisvert" w:date="2016-01-07T15:10:00Z">
        <w:r>
          <w:rPr>
            <w:lang w:val="en-CA"/>
          </w:rPr>
          <w:t>The symbolRotation</w:t>
        </w:r>
        <w:proofErr w:type="gramStart"/>
        <w:r>
          <w:rPr>
            <w:lang w:val="en-CA"/>
          </w:rPr>
          <w:t>:Integer</w:t>
        </w:r>
        <w:proofErr w:type="gramEnd"/>
        <w:r>
          <w:rPr>
            <w:lang w:val="en-CA"/>
          </w:rPr>
          <w:t xml:space="preserve"> property shall contain an </w:t>
        </w:r>
      </w:ins>
      <w:ins w:id="2853" w:author="Eric Boisvert" w:date="2016-01-07T15:11:00Z">
        <w:r>
          <w:rPr>
            <w:lang w:val="en-CA"/>
          </w:rPr>
          <w:t>i</w:t>
        </w:r>
      </w:ins>
      <w:ins w:id="2854" w:author="Eric Boisvert" w:date="2016-01-07T15:10:00Z">
        <w:r>
          <w:rPr>
            <w:lang w:val="en-CA"/>
          </w:rPr>
          <w:t xml:space="preserve">nteger value between 0 and </w:t>
        </w:r>
      </w:ins>
      <w:ins w:id="2855" w:author="Eric Boisvert" w:date="2016-01-07T15:11:00Z">
        <w:r>
          <w:rPr>
            <w:lang w:val="en-CA"/>
          </w:rPr>
          <w:t>359</w:t>
        </w:r>
      </w:ins>
      <w:ins w:id="2856" w:author="Eric Boisvert" w:date="2016-01-07T15:10:00Z">
        <w:r w:rsidRPr="00637CC9">
          <w:rPr>
            <w:lang w:val="en-CA"/>
          </w:rPr>
          <w:t xml:space="preserve"> to specify rotation of symbol at this location, e.g. rotation of a geologic strike and dip symbol to reflect the strike azimuth.</w:t>
        </w:r>
      </w:ins>
      <w:ins w:id="2857" w:author="Eric Boisvert" w:date="2016-01-07T15:11:00Z">
        <w:r>
          <w:rPr>
            <w:lang w:val="en-CA"/>
          </w:rPr>
          <w:t xml:space="preserve">  The angular convention shall be geographic angle (</w:t>
        </w:r>
      </w:ins>
      <w:ins w:id="2858" w:author="Eric Boisvert" w:date="2016-01-07T15:12:00Z">
        <w:r>
          <w:rPr>
            <w:lang w:val="en-CA"/>
          </w:rPr>
          <w:t xml:space="preserve">clockwise with </w:t>
        </w:r>
      </w:ins>
      <w:ins w:id="2859" w:author="Eric Boisvert" w:date="2016-01-07T15:11:00Z">
        <w:r>
          <w:rPr>
            <w:lang w:val="en-CA"/>
          </w:rPr>
          <w:t xml:space="preserve">0 at geographic </w:t>
        </w:r>
        <w:proofErr w:type="gramStart"/>
        <w:r>
          <w:rPr>
            <w:lang w:val="en-CA"/>
          </w:rPr>
          <w:t>north pole</w:t>
        </w:r>
      </w:ins>
      <w:proofErr w:type="gramEnd"/>
      <w:ins w:id="2860" w:author="Eric Boisvert" w:date="2016-01-07T15:12:00Z">
        <w:r>
          <w:rPr>
            <w:lang w:val="en-CA"/>
          </w:rPr>
          <w:t>, therefore 90 degree is east).</w:t>
        </w:r>
      </w:ins>
    </w:p>
    <w:p w14:paraId="2B7423FE" w14:textId="06562E56" w:rsidR="00637CC9" w:rsidRDefault="00637CC9" w:rsidP="00637CC9">
      <w:pPr>
        <w:pStyle w:val="Heading4"/>
        <w:rPr>
          <w:ins w:id="2861" w:author="Eric Boisvert" w:date="2016-01-07T15:13:00Z"/>
          <w:lang w:val="en-CA"/>
        </w:rPr>
        <w:pPrChange w:id="2862" w:author="Eric Boisvert" w:date="2016-01-07T15:13:00Z">
          <w:pPr>
            <w:autoSpaceDE w:val="0"/>
            <w:autoSpaceDN w:val="0"/>
            <w:adjustRightInd w:val="0"/>
            <w:spacing w:after="0" w:line="240" w:lineRule="atLeast"/>
          </w:pPr>
        </w:pPrChange>
      </w:pPr>
      <w:proofErr w:type="gramStart"/>
      <w:ins w:id="2863" w:author="Eric Boisvert" w:date="2016-01-07T15:13:00Z">
        <w:r>
          <w:rPr>
            <w:lang w:val="en-CA"/>
          </w:rPr>
          <w:lastRenderedPageBreak/>
          <w:t>shape</w:t>
        </w:r>
        <w:proofErr w:type="gramEnd"/>
      </w:ins>
    </w:p>
    <w:p w14:paraId="29E9827C" w14:textId="77777777" w:rsidR="00637CC9" w:rsidRDefault="00637CC9" w:rsidP="00D14AF0">
      <w:pPr>
        <w:autoSpaceDE w:val="0"/>
        <w:autoSpaceDN w:val="0"/>
        <w:adjustRightInd w:val="0"/>
        <w:spacing w:after="0" w:line="240" w:lineRule="atLeast"/>
        <w:rPr>
          <w:ins w:id="2864" w:author="Eric Boisvert" w:date="2016-01-07T15:13:00Z"/>
          <w:rFonts w:cs="Arial"/>
          <w:color w:val="000000"/>
          <w:lang w:val="en-CA"/>
        </w:rPr>
      </w:pPr>
    </w:p>
    <w:p w14:paraId="1C29F503" w14:textId="3F9FD840" w:rsidR="00637CC9" w:rsidRDefault="00637CC9" w:rsidP="00D14AF0">
      <w:pPr>
        <w:autoSpaceDE w:val="0"/>
        <w:autoSpaceDN w:val="0"/>
        <w:adjustRightInd w:val="0"/>
        <w:spacing w:after="0" w:line="240" w:lineRule="atLeast"/>
        <w:rPr>
          <w:ins w:id="2865" w:author="Eric Boisvert" w:date="2016-01-07T15:13:00Z"/>
          <w:rFonts w:cs="Arial"/>
          <w:color w:val="000000"/>
          <w:lang w:val="en-CA"/>
        </w:rPr>
      </w:pPr>
      <w:ins w:id="2866" w:author="Eric Boisvert" w:date="2016-01-07T15:13:00Z">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ins>
    </w:p>
    <w:p w14:paraId="333C465A" w14:textId="77777777" w:rsidR="00637CC9" w:rsidRDefault="00637CC9" w:rsidP="00D14AF0">
      <w:pPr>
        <w:autoSpaceDE w:val="0"/>
        <w:autoSpaceDN w:val="0"/>
        <w:adjustRightInd w:val="0"/>
        <w:spacing w:after="0" w:line="240" w:lineRule="atLeast"/>
        <w:rPr>
          <w:ins w:id="2867" w:author="Eric Boisvert" w:date="2016-01-07T15:13:00Z"/>
          <w:rFonts w:cs="Arial"/>
          <w:color w:val="000000"/>
          <w:lang w:val="en-CA"/>
        </w:rPr>
      </w:pPr>
    </w:p>
    <w:p w14:paraId="3705768E" w14:textId="77777777" w:rsidR="00637CC9" w:rsidRDefault="00637CC9" w:rsidP="00637CC9">
      <w:pPr>
        <w:pStyle w:val="Heading4"/>
        <w:rPr>
          <w:ins w:id="2868" w:author="Eric Boisvert" w:date="2016-01-07T15:14:00Z"/>
        </w:rPr>
      </w:pPr>
      <w:ins w:id="2869" w:author="Eric Boisvert" w:date="2016-01-07T15:14:00Z">
        <w:r w:rsidRPr="004E3A57">
          <w:t>Any</w:t>
        </w:r>
      </w:ins>
    </w:p>
    <w:p w14:paraId="67A1E44C" w14:textId="77777777" w:rsidR="00637CC9" w:rsidRDefault="00637CC9" w:rsidP="00637CC9">
      <w:pPr>
        <w:rPr>
          <w:ins w:id="2870" w:author="Eric Boisvert" w:date="2016-01-07T15:14:00Z"/>
        </w:rPr>
      </w:pPr>
    </w:p>
    <w:p w14:paraId="48C03916" w14:textId="77777777" w:rsidR="00637CC9" w:rsidRDefault="00637CC9" w:rsidP="00637CC9">
      <w:pPr>
        <w:rPr>
          <w:ins w:id="2871" w:author="Eric Boisvert" w:date="2016-01-07T15:14:00Z"/>
        </w:rPr>
      </w:pPr>
      <w:ins w:id="2872" w:author="Eric Boisvert" w:date="2016-01-07T15:14:00Z">
        <w:r>
          <w:t xml:space="preserve">A data provider can add an arbitrary number of extra properties, as long as the instance is conformant to GML Simple Feature Level 0. </w:t>
        </w:r>
      </w:ins>
    </w:p>
    <w:p w14:paraId="5EE448D5" w14:textId="77777777" w:rsidR="00911F72" w:rsidRDefault="00911F72" w:rsidP="00276AD3">
      <w:bookmarkStart w:id="2873" w:name="BKM_EC69FC11_247D_4B96_A882_7E9D1AD588E0"/>
      <w:bookmarkStart w:id="2874" w:name="BKM_ADCD2F69_DA9B_47AD_AAD9_CD10F85583D7"/>
      <w:bookmarkStart w:id="2875" w:name="BKM_07E8099B_7BEC_4F52_A9CB_2057EB65CA46"/>
      <w:bookmarkStart w:id="2876" w:name="BKM_803B49B5_5346_4ECB_84C0_E9285F22A260"/>
      <w:bookmarkStart w:id="2877" w:name="BKM_EF622FE6_F231_4466_80B5_7C9E00C1AF26"/>
      <w:bookmarkStart w:id="2878" w:name="BKM_314D3BAE_F7C9_4B36_ADB6_C72D030F3753"/>
      <w:bookmarkStart w:id="2879" w:name="BKM_39715309_7964_43D3_8714_66E5FE3F5A42"/>
      <w:bookmarkStart w:id="2880" w:name="BKM_154B13F8_8CD9_473E_98B5_93572A0EB3BB"/>
      <w:bookmarkStart w:id="2881" w:name="BKM_2C39BB23_51CD_4C07_BC3D_DFD062118A45"/>
      <w:bookmarkStart w:id="2882" w:name="BKM_60CAAB90_52E0_4214_AE69_D0060C7423ED"/>
      <w:bookmarkStart w:id="2883" w:name="BKM_E7AC1443_775C_4DF5_9107_5B1DF4E1D651"/>
      <w:bookmarkStart w:id="2884" w:name="BKM_EF3CAFA8_84A6_43F7_816F_7C74C3A3DFE7"/>
      <w:bookmarkStart w:id="2885" w:name="BKM_71BA9B79_BC0A_41B7_9630_0B047D9D4660"/>
      <w:bookmarkStart w:id="2886" w:name="BKM_9A13DBF6_70E2_469B_9B7C_F26D7AD812B4"/>
      <w:bookmarkStart w:id="2887" w:name="BKM_9A6DFACA_1D0A_423A_BF5D_1157B46A0AC1"/>
      <w:bookmarkStart w:id="2888" w:name="BKM_33E68653_BDB1_481F_9DFE_82E9A91DF147"/>
      <w:bookmarkStart w:id="2889" w:name="BKM_F3F9B426_BC9F_4BBA_B792_A96166218E9B"/>
      <w:bookmarkStart w:id="2890" w:name="BKM_86911221_5DFE_449B_9D0A_484F8F57F8F9"/>
      <w:bookmarkStart w:id="2891" w:name="BKM_07EEDF2F_1AA2_45F8_B145_4B7F189B0502"/>
      <w:bookmarkStart w:id="2892" w:name="BKM_4A997C54_C45D_4E40_AC91_CE1E1615770B"/>
      <w:bookmarkStart w:id="2893" w:name="_GoBack"/>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p>
    <w:p w14:paraId="76CB06FE" w14:textId="07C47958" w:rsidR="009B3BBD" w:rsidRDefault="009B3BBD" w:rsidP="00BA6B31">
      <w:pPr>
        <w:pStyle w:val="Heading2"/>
        <w:rPr>
          <w:lang w:val="en-CA"/>
        </w:rPr>
      </w:pPr>
      <w:bookmarkStart w:id="2894" w:name="_Toc439664608"/>
      <w:r w:rsidRPr="00D12552">
        <w:rPr>
          <w:lang w:val="en-CA"/>
        </w:rPr>
        <w:t xml:space="preserve">GeoSciML </w:t>
      </w:r>
      <w:r>
        <w:rPr>
          <w:lang w:val="en-CA"/>
        </w:rPr>
        <w:t>Basic</w:t>
      </w:r>
      <w:r w:rsidRPr="00D12552">
        <w:rPr>
          <w:lang w:val="en-CA"/>
        </w:rPr>
        <w:t xml:space="preserve"> </w:t>
      </w:r>
      <w:ins w:id="2895" w:author="Eric Boisvert" w:date="2015-11-03T05:14:00Z">
        <w:r w:rsidR="004F0DC1">
          <w:rPr>
            <w:lang w:val="en-CA"/>
          </w:rPr>
          <w:t xml:space="preserve">Abstract </w:t>
        </w:r>
      </w:ins>
      <w:r w:rsidRPr="00D12552">
        <w:rPr>
          <w:lang w:val="en-CA"/>
        </w:rPr>
        <w:t>Requirements Class</w:t>
      </w:r>
      <w:bookmarkEnd w:id="2894"/>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ins w:id="2896" w:author="Eric Boisvert" w:date="2016-01-06T09:37:00Z">
        <w:r w:rsidR="00865F5F">
          <w:rPr>
            <w:lang w:val="en-CA"/>
          </w:rPr>
          <w:t xml:space="preserve">and geomorphological </w:t>
        </w:r>
      </w:ins>
      <w:r w:rsidRPr="00355CAB">
        <w:rPr>
          <w:lang w:val="en-CA"/>
        </w:rPr>
        <w:t xml:space="preserve">features (units, structures, and events), earth materials, </w:t>
      </w:r>
      <w:ins w:id="2897" w:author="Eric Boisvert" w:date="2016-01-06T09:37:00Z">
        <w:r w:rsidR="00865F5F">
          <w:rPr>
            <w:lang w:val="en-CA"/>
          </w:rPr>
          <w:t xml:space="preserve">geologic time, </w:t>
        </w:r>
      </w:ins>
      <w:r w:rsidRPr="00355CAB">
        <w:rPr>
          <w:lang w:val="en-CA"/>
        </w:rPr>
        <w:t>and the relations between them.</w:t>
      </w:r>
      <w:r w:rsidR="003E1755">
        <w:rPr>
          <w:lang w:val="en-CA"/>
        </w:rPr>
        <w:t xml:space="preserve"> </w:t>
      </w:r>
      <w:ins w:id="2898" w:author="Eric Boisvert" w:date="2016-01-06T09:35:00Z">
        <w:r w:rsidR="00865F5F">
          <w:rPr>
            <w:lang w:val="en-CA"/>
          </w:rPr>
          <w:t xml:space="preserve">It also provides an extension of Observation and Measurement (ISO-19156) covering Boreholes, GeologicSpecimen and </w:t>
        </w:r>
      </w:ins>
      <w:ins w:id="2899" w:author="Eric Boisvert" w:date="2016-01-06T09:36:00Z">
        <w:r w:rsidR="00865F5F">
          <w:rPr>
            <w:lang w:val="en-CA"/>
          </w:rPr>
          <w:t>AnalyticalProcess</w:t>
        </w:r>
      </w:ins>
      <w:ins w:id="2900" w:author="Eric Boisvert" w:date="2016-01-06T09:37:00Z">
        <w:r w:rsidR="00865F5F">
          <w:rPr>
            <w:lang w:val="en-CA"/>
          </w:rPr>
          <w:t xml:space="preserve"> for both geochemistry and geochronology.</w:t>
        </w:r>
      </w:ins>
      <w:r w:rsidR="003E1755">
        <w:rPr>
          <w:lang w:val="en-CA"/>
        </w:rPr>
        <w:t xml:space="preserve">  </w:t>
      </w:r>
      <w:commentRangeStart w:id="2901"/>
      <w:r w:rsidR="009E67D9">
        <w:rPr>
          <w:lang w:val="en-CA"/>
        </w:rPr>
        <w:t>It</w:t>
      </w:r>
      <w:r w:rsidR="003E1755">
        <w:rPr>
          <w:lang w:val="en-CA"/>
        </w:rPr>
        <w:t xml:space="preserve"> limits the number of descriptive properties </w:t>
      </w:r>
      <w:r w:rsidR="009E67D9">
        <w:rPr>
          <w:lang w:val="en-CA"/>
        </w:rPr>
        <w:t xml:space="preserve">to match </w:t>
      </w:r>
      <w:ins w:id="2902"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01"/>
      <w:r w:rsidR="00DE3D18">
        <w:rPr>
          <w:rStyle w:val="CommentReference"/>
        </w:rPr>
        <w:commentReference w:id="2901"/>
      </w:r>
    </w:p>
    <w:p w14:paraId="40081889" w14:textId="18A467A8" w:rsidR="008A1AF4" w:rsidRDefault="008A1AF4" w:rsidP="008A1AF4">
      <w:pPr>
        <w:keepNext/>
        <w:rPr>
          <w:ins w:id="2903" w:author="Eric Boisvert" w:date="2016-01-06T10:46:00Z"/>
          <w:noProof/>
          <w:lang w:val="en-CA" w:eastAsia="en-CA"/>
        </w:rPr>
      </w:pPr>
    </w:p>
    <w:p w14:paraId="2A6A1094" w14:textId="77777777" w:rsidR="000E3D9B" w:rsidRDefault="00510FBF" w:rsidP="000E3D9B">
      <w:pPr>
        <w:keepNext/>
        <w:rPr>
          <w:ins w:id="2904" w:author="Eric Boisvert" w:date="2016-01-06T10:46:00Z"/>
        </w:rPr>
      </w:pPr>
      <w:ins w:id="2905" w:author="Eric Boisvert" w:date="2016-01-06T10:46:00Z">
        <w:r>
          <w:pict w14:anchorId="52378BCA">
            <v:shape id="_x0000_i1039" type="#_x0000_t75" style="width:431.45pt;height:327.75pt">
              <v:imagedata r:id="rId28" o:title=""/>
            </v:shape>
          </w:pict>
        </w:r>
      </w:ins>
    </w:p>
    <w:p w14:paraId="701D18A2" w14:textId="7175B1E5" w:rsidR="000E3D9B" w:rsidRDefault="000E3D9B">
      <w:pPr>
        <w:pStyle w:val="Caption"/>
        <w:pPrChange w:id="2906" w:author="Eric Boisvert" w:date="2016-01-06T10:46:00Z">
          <w:pPr>
            <w:keepNext/>
          </w:pPr>
        </w:pPrChange>
      </w:pPr>
      <w:ins w:id="2907" w:author="Eric Boisvert" w:date="2016-01-06T10:46:00Z">
        <w:r>
          <w:t xml:space="preserve">Figure </w:t>
        </w:r>
        <w:r>
          <w:fldChar w:fldCharType="begin"/>
        </w:r>
        <w:r>
          <w:instrText xml:space="preserve"> SEQ Figure \* ARABIC </w:instrText>
        </w:r>
      </w:ins>
      <w:r>
        <w:fldChar w:fldCharType="separate"/>
      </w:r>
      <w:ins w:id="2908" w:author="Eric Boisvert" w:date="2016-01-06T12:52:00Z">
        <w:r w:rsidR="001D79AD">
          <w:rPr>
            <w:noProof/>
          </w:rPr>
          <w:t>16</w:t>
        </w:r>
      </w:ins>
      <w:ins w:id="2909" w:author="Eric Boisvert" w:date="2016-01-06T10:46:00Z">
        <w:r>
          <w:fldChar w:fldCharType="end"/>
        </w:r>
        <w:r>
          <w:t xml:space="preserve"> </w:t>
        </w:r>
        <w:r w:rsidRPr="00AE78AA">
          <w:t>GeoSciML Basic dependencies</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10"/>
            <w:r>
              <w:rPr>
                <w:rFonts w:eastAsia="MS Mincho"/>
                <w:b/>
                <w:color w:val="0000FF"/>
                <w:sz w:val="22"/>
                <w:lang w:val="en-CA"/>
              </w:rPr>
              <w:t>Spatial Schema ISO19107</w:t>
            </w:r>
            <w:commentRangeEnd w:id="2910"/>
            <w:r>
              <w:rPr>
                <w:rStyle w:val="CommentReference"/>
              </w:rPr>
              <w:commentReference w:id="291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1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11"/>
            <w:r>
              <w:rPr>
                <w:rStyle w:val="CommentReference"/>
              </w:rPr>
              <w:commentReference w:id="2911"/>
            </w:r>
          </w:p>
        </w:tc>
      </w:tr>
    </w:tbl>
    <w:p w14:paraId="4D25A90E" w14:textId="271A828B" w:rsidR="003E1755" w:rsidRDefault="00856F51" w:rsidP="00E71F84">
      <w:pPr>
        <w:pStyle w:val="Heading3"/>
        <w:rPr>
          <w:lang w:val="en-CA"/>
        </w:rPr>
      </w:pPr>
      <w:bookmarkStart w:id="2912" w:name="BKM_3984A24A_BE4B_45BE_838C_7F640CC5FF3F"/>
      <w:bookmarkStart w:id="2913" w:name="BKM_54F8D6E7_019E_4198_A5F7_8396FC39C316"/>
      <w:bookmarkStart w:id="2914" w:name="BKM_FF60F6A1_68A6_4CC7_A4D7_1484826F284D"/>
      <w:bookmarkStart w:id="2915" w:name="BKM_F6F26F14_293C_49D0_A8BA_E7C8B18052A4"/>
      <w:bookmarkStart w:id="2916" w:name="BKM_BFF13014_D294_4162_870D_8C389253B42F"/>
      <w:bookmarkStart w:id="2917" w:name="BKM_5E0576AE_899E_4630_AE79_247020186922"/>
      <w:bookmarkStart w:id="2918" w:name="BKM_F1BB51E9_D13E_42AE_BE59_3E8556BDCA72"/>
      <w:bookmarkStart w:id="2919" w:name="BKM_C0A3056D_FA18_4027_BE04_0AFA3C2B5BD7"/>
      <w:bookmarkStart w:id="2920" w:name="BKM_ADC178F9_ED86_418A_BFAF_BD9ADC797FBD"/>
      <w:bookmarkStart w:id="2921" w:name="BKM_8E1E3CAB_4A91_4093_A75E_AEF4FCA7FA5B"/>
      <w:bookmarkStart w:id="2922" w:name="BKM_64F0A908_3403_4D0B_88AD_EE7134C39157"/>
      <w:bookmarkStart w:id="2923" w:name="BKM_F047E096_3391_4C83_A31D_8616A9B842C5"/>
      <w:bookmarkStart w:id="2924" w:name="BKM_DA68D8E9_7B0C_48EF_8619_7221101DC5F1"/>
      <w:bookmarkStart w:id="2925" w:name="_Toc439664610"/>
      <w:bookmarkEnd w:id="2912"/>
      <w:bookmarkEnd w:id="2913"/>
      <w:bookmarkEnd w:id="2914"/>
      <w:bookmarkEnd w:id="2915"/>
      <w:bookmarkEnd w:id="2916"/>
      <w:bookmarkEnd w:id="2917"/>
      <w:bookmarkEnd w:id="2918"/>
      <w:bookmarkEnd w:id="2919"/>
      <w:bookmarkEnd w:id="2920"/>
      <w:bookmarkEnd w:id="2921"/>
      <w:bookmarkEnd w:id="2922"/>
      <w:bookmarkEnd w:id="2923"/>
      <w:bookmarkEnd w:id="2924"/>
      <w:r>
        <w:rPr>
          <w:lang w:val="en-CA"/>
        </w:rPr>
        <w:t>Geology basic</w:t>
      </w:r>
      <w:bookmarkEnd w:id="2925"/>
    </w:p>
    <w:p w14:paraId="38D34F62" w14:textId="77777777" w:rsidR="005166DF" w:rsidRDefault="005166DF" w:rsidP="00355CAB">
      <w:pPr>
        <w:rPr>
          <w:ins w:id="2926" w:author="Eric Boisvert" w:date="2016-01-06T11:12:00Z"/>
          <w:lang w:val="en-CA"/>
        </w:rPr>
      </w:pPr>
    </w:p>
    <w:p w14:paraId="5E592361" w14:textId="26FFCE72" w:rsidR="00523B00" w:rsidRDefault="00E3407C" w:rsidP="00355CAB">
      <w:pPr>
        <w:rPr>
          <w:ins w:id="2927" w:author="Eric Boisvert" w:date="2016-01-06T11:24:00Z"/>
          <w:lang w:val="en-CA"/>
        </w:rPr>
      </w:pPr>
      <w:ins w:id="2928" w:author="Eric Boisvert" w:date="2016-01-06T11:12:00Z">
        <w:r>
          <w:rPr>
            <w:lang w:val="en-CA"/>
          </w:rPr>
          <w:t>Geologic Basic is a</w:t>
        </w:r>
        <w:r w:rsidRPr="00E3407C">
          <w:rPr>
            <w:lang w:val="en-CA"/>
          </w:rPr>
          <w:t xml:space="preserve"> package of classes representing fundamental geological map features and the relations between them.</w:t>
        </w:r>
      </w:ins>
      <w:ins w:id="2929" w:author="Eric Boisvert" w:date="2016-01-06T11:16:00Z">
        <w:r>
          <w:rPr>
            <w:lang w:val="en-CA"/>
          </w:rPr>
          <w:t xml:space="preserve">  GeoSciML describes </w:t>
        </w:r>
      </w:ins>
      <w:ins w:id="2930" w:author="Eric Boisvert" w:date="2016-01-06T11:18:00Z">
        <w:r>
          <w:rPr>
            <w:lang w:val="en-CA"/>
          </w:rPr>
          <w:t xml:space="preserve">a </w:t>
        </w:r>
      </w:ins>
      <w:ins w:id="2931" w:author="Eric Boisvert" w:date="2016-01-06T11:16:00Z">
        <w:r>
          <w:rPr>
            <w:lang w:val="en-CA"/>
          </w:rPr>
          <w:t xml:space="preserve">geologic dataset as a series of GeologicFeature </w:t>
        </w:r>
      </w:ins>
      <w:ins w:id="2932" w:author="Eric Boisvert" w:date="2016-01-06T11:17:00Z">
        <w:r>
          <w:rPr>
            <w:lang w:val="en-CA"/>
          </w:rPr>
          <w:t>occurr</w:t>
        </w:r>
      </w:ins>
      <w:ins w:id="2933" w:author="Eric Boisvert" w:date="2016-01-06T11:18:00Z">
        <w:r>
          <w:rPr>
            <w:lang w:val="en-CA"/>
          </w:rPr>
          <w:t>ences,</w:t>
        </w:r>
      </w:ins>
      <w:ins w:id="2934" w:author="Eric Boisvert" w:date="2016-01-06T11:19:00Z">
        <w:r>
          <w:rPr>
            <w:lang w:val="en-CA"/>
          </w:rPr>
          <w:t xml:space="preserve"> spatially described as MappedFeature.  A map is a collection of MappedFeature.  The term “map”, generally understood as a map sheet (a given area on the surface of the earth) is only one possible collection of MappedFeature.</w:t>
        </w:r>
      </w:ins>
      <w:ins w:id="2935" w:author="Eric Boisvert" w:date="2016-01-06T11:20:00Z">
        <w:r>
          <w:rPr>
            <w:lang w:val="en-CA"/>
          </w:rPr>
          <w:t xml:space="preserve">  </w:t>
        </w:r>
        <w:r>
          <w:rPr>
            <w:lang w:val="en-CA"/>
          </w:rPr>
          <w:lastRenderedPageBreak/>
          <w:t xml:space="preserve">Other examples are </w:t>
        </w:r>
        <w:r w:rsidR="00523B00">
          <w:rPr>
            <w:lang w:val="en-CA"/>
          </w:rPr>
          <w:t xml:space="preserve">cross-sections, </w:t>
        </w:r>
      </w:ins>
      <w:ins w:id="2936" w:author="Eric Boisvert" w:date="2016-01-06T11:21:00Z">
        <w:r w:rsidR="00523B00">
          <w:rPr>
            <w:lang w:val="en-CA"/>
          </w:rPr>
          <w:t xml:space="preserve">block diagram, </w:t>
        </w:r>
      </w:ins>
      <w:ins w:id="2937" w:author="Eric Boisvert" w:date="2016-01-06T11:24:00Z">
        <w:r w:rsidR="00523B00">
          <w:rPr>
            <w:lang w:val="en-CA"/>
          </w:rPr>
          <w:t>or event a borehole log (a linear map).</w:t>
        </w:r>
      </w:ins>
      <w:ins w:id="2938" w:author="Eric Boisvert" w:date="2016-01-06T11:38:00Z">
        <w:r w:rsidR="009C2685">
          <w:rPr>
            <w:lang w:val="en-CA"/>
          </w:rPr>
          <w:t xml:space="preserve">  MappedFeature can represent any feature</w:t>
        </w:r>
      </w:ins>
      <w:ins w:id="2939" w:author="Eric Boisvert" w:date="2016-01-06T11:40:00Z">
        <w:r w:rsidR="009C2685">
          <w:rPr>
            <w:lang w:val="en-CA"/>
          </w:rPr>
          <w:t>s</w:t>
        </w:r>
      </w:ins>
      <w:ins w:id="2940" w:author="Eric Boisvert" w:date="2016-01-06T11:38:00Z">
        <w:r w:rsidR="009C2685">
          <w:rPr>
            <w:lang w:val="en-CA"/>
          </w:rPr>
          <w:t>; GeologicFeature</w:t>
        </w:r>
      </w:ins>
      <w:ins w:id="2941" w:author="Eric Boisvert" w:date="2016-01-06T11:39:00Z">
        <w:r w:rsidR="009C2685">
          <w:rPr>
            <w:lang w:val="en-CA"/>
          </w:rPr>
          <w:t>s</w:t>
        </w:r>
      </w:ins>
      <w:ins w:id="2942" w:author="Eric Boisvert" w:date="2016-01-06T11:38:00Z">
        <w:r w:rsidR="009C2685">
          <w:rPr>
            <w:lang w:val="en-CA"/>
          </w:rPr>
          <w:t xml:space="preserve"> are a subset of feature</w:t>
        </w:r>
      </w:ins>
      <w:ins w:id="2943" w:author="Eric Boisvert" w:date="2016-01-06T11:39:00Z">
        <w:r w:rsidR="009C2685">
          <w:rPr>
            <w:lang w:val="en-CA"/>
          </w:rPr>
          <w:t>s</w:t>
        </w:r>
      </w:ins>
      <w:ins w:id="2944" w:author="Eric Boisvert" w:date="2016-01-06T11:38:00Z">
        <w:r w:rsidR="009C2685">
          <w:rPr>
            <w:lang w:val="en-CA"/>
          </w:rPr>
          <w:t xml:space="preserve"> it can represent.</w:t>
        </w:r>
      </w:ins>
      <w:ins w:id="2945" w:author="Eric Boisvert" w:date="2016-01-06T11:40:00Z">
        <w:r w:rsidR="009C2685">
          <w:rPr>
            <w:lang w:val="en-CA"/>
          </w:rPr>
          <w:t xml:space="preserve">  A MappedFeature identifies what it represents using its “specification” association.</w:t>
        </w:r>
      </w:ins>
      <w:ins w:id="2946" w:author="Eric Boisvert" w:date="2016-01-06T12:40:00Z">
        <w:r w:rsidR="00044F45">
          <w:rPr>
            <w:lang w:val="en-CA"/>
          </w:rPr>
          <w:t xml:space="preserve">  </w:t>
        </w:r>
      </w:ins>
    </w:p>
    <w:p w14:paraId="21D36523" w14:textId="474260DE" w:rsidR="00E3407C" w:rsidRDefault="009C2685" w:rsidP="00355CAB">
      <w:pPr>
        <w:rPr>
          <w:lang w:val="en-CA"/>
        </w:rPr>
      </w:pPr>
      <w:ins w:id="2947" w:author="Eric Boisvert" w:date="2016-01-06T11:38:00Z">
        <w:r>
          <w:rPr>
            <w:lang w:val="en-CA"/>
          </w:rPr>
          <w:fldChar w:fldCharType="begin"/>
        </w:r>
        <w:r>
          <w:rPr>
            <w:lang w:val="en-CA"/>
          </w:rPr>
          <w:instrText xml:space="preserve"> REF _Ref439843623 \h </w:instrText>
        </w:r>
      </w:ins>
      <w:r>
        <w:rPr>
          <w:lang w:val="en-CA"/>
        </w:rPr>
      </w:r>
      <w:r>
        <w:rPr>
          <w:lang w:val="en-CA"/>
        </w:rPr>
        <w:fldChar w:fldCharType="separate"/>
      </w:r>
      <w:ins w:id="2948" w:author="Eric Boisvert" w:date="2016-01-06T11:38:00Z">
        <w:r>
          <w:t xml:space="preserve">Figure </w:t>
        </w:r>
        <w:r>
          <w:rPr>
            <w:noProof/>
          </w:rPr>
          <w:t>17</w:t>
        </w:r>
        <w:r>
          <w:rPr>
            <w:lang w:val="en-CA"/>
          </w:rPr>
          <w:fldChar w:fldCharType="end"/>
        </w:r>
        <w:r>
          <w:rPr>
            <w:lang w:val="en-CA"/>
          </w:rPr>
          <w:t xml:space="preserve"> </w:t>
        </w:r>
      </w:ins>
      <w:ins w:id="2949" w:author="Eric Boisvert" w:date="2016-01-06T11:15:00Z">
        <w:r w:rsidR="00E3407C">
          <w:rPr>
            <w:lang w:val="en-CA"/>
          </w:rPr>
          <w:t>show</w:t>
        </w:r>
      </w:ins>
      <w:ins w:id="2950" w:author="Eric Boisvert" w:date="2016-01-06T11:25:00Z">
        <w:r w:rsidR="00523B00">
          <w:rPr>
            <w:lang w:val="en-CA"/>
          </w:rPr>
          <w:t>s</w:t>
        </w:r>
      </w:ins>
      <w:ins w:id="2951" w:author="Eric Boisvert" w:date="2016-01-06T11:15:00Z">
        <w:r w:rsidR="00E3407C">
          <w:rPr>
            <w:lang w:val="en-CA"/>
          </w:rPr>
          <w:t xml:space="preserve"> the fundamental </w:t>
        </w:r>
      </w:ins>
      <w:ins w:id="2952" w:author="Eric Boisvert" w:date="2016-01-06T11:24:00Z">
        <w:r w:rsidR="00523B00">
          <w:rPr>
            <w:lang w:val="en-CA"/>
          </w:rPr>
          <w:t>relationship</w:t>
        </w:r>
      </w:ins>
      <w:ins w:id="2953" w:author="Eric Boisvert" w:date="2016-01-06T11:25:00Z">
        <w:r w:rsidR="00523B00">
          <w:rPr>
            <w:lang w:val="en-CA"/>
          </w:rPr>
          <w:t>s</w:t>
        </w:r>
      </w:ins>
      <w:ins w:id="2954" w:author="Eric Boisvert" w:date="2016-01-06T11:24:00Z">
        <w:r w:rsidR="00523B00">
          <w:rPr>
            <w:lang w:val="en-CA"/>
          </w:rPr>
          <w:t xml:space="preserve"> between a MappedFeature and the GeologicFeature</w:t>
        </w:r>
      </w:ins>
      <w:ins w:id="2955" w:author="Eric Boisvert" w:date="2016-01-06T11:25:00Z">
        <w:r w:rsidR="00523B00">
          <w:rPr>
            <w:lang w:val="en-CA"/>
          </w:rPr>
          <w:t>.</w:t>
        </w:r>
      </w:ins>
      <w:ins w:id="2956" w:author="Eric Boisvert" w:date="2016-01-06T11:38:00Z">
        <w:r>
          <w:rPr>
            <w:lang w:val="en-CA"/>
          </w:rPr>
          <w:t xml:space="preserve">  </w:t>
        </w:r>
      </w:ins>
    </w:p>
    <w:p w14:paraId="1D993F84" w14:textId="45F4755D" w:rsidR="009E67D9" w:rsidRDefault="009E67D9" w:rsidP="009E67D9">
      <w:pPr>
        <w:keepNext/>
        <w:rPr>
          <w:ins w:id="2957" w:author="Eric Boisvert" w:date="2016-01-06T11:34:00Z"/>
          <w:noProof/>
          <w:lang w:val="en-CA" w:eastAsia="en-CA"/>
        </w:rPr>
      </w:pPr>
    </w:p>
    <w:p w14:paraId="52FFBB2B" w14:textId="77777777" w:rsidR="00523B00" w:rsidRDefault="00510FBF" w:rsidP="00523B00">
      <w:pPr>
        <w:keepNext/>
        <w:rPr>
          <w:ins w:id="2958" w:author="Eric Boisvert" w:date="2016-01-06T11:34:00Z"/>
        </w:rPr>
      </w:pPr>
      <w:ins w:id="2959" w:author="Eric Boisvert" w:date="2016-01-06T11:34:00Z">
        <w:r>
          <w:pict w14:anchorId="3DDD8EA3">
            <v:shape id="_x0000_i1040" type="#_x0000_t75" style="width:431.45pt;height:262.2pt">
              <v:imagedata r:id="rId29" o:title=""/>
            </v:shape>
          </w:pict>
        </w:r>
      </w:ins>
    </w:p>
    <w:p w14:paraId="24FB8F26" w14:textId="52F9930E" w:rsidR="00523B00" w:rsidRDefault="00523B00">
      <w:pPr>
        <w:pStyle w:val="Caption"/>
        <w:rPr>
          <w:ins w:id="2960" w:author="Eric Boisvert" w:date="2016-01-06T11:35:00Z"/>
        </w:rPr>
        <w:pPrChange w:id="2961" w:author="Eric Boisvert" w:date="2016-01-06T11:34:00Z">
          <w:pPr>
            <w:keepNext/>
          </w:pPr>
        </w:pPrChange>
      </w:pPr>
      <w:bookmarkStart w:id="2962" w:name="_Ref439843623"/>
      <w:ins w:id="2963" w:author="Eric Boisvert" w:date="2016-01-06T11:34:00Z">
        <w:r>
          <w:t xml:space="preserve">Figure </w:t>
        </w:r>
        <w:r>
          <w:fldChar w:fldCharType="begin"/>
        </w:r>
        <w:r>
          <w:instrText xml:space="preserve"> SEQ Figure \* ARABIC </w:instrText>
        </w:r>
      </w:ins>
      <w:r>
        <w:fldChar w:fldCharType="separate"/>
      </w:r>
      <w:ins w:id="2964" w:author="Eric Boisvert" w:date="2016-01-06T12:52:00Z">
        <w:r w:rsidR="001D79AD">
          <w:rPr>
            <w:noProof/>
          </w:rPr>
          <w:t>17</w:t>
        </w:r>
      </w:ins>
      <w:ins w:id="2965" w:author="Eric Boisvert" w:date="2016-01-06T11:34:00Z">
        <w:r>
          <w:fldChar w:fldCharType="end"/>
        </w:r>
        <w:bookmarkEnd w:id="2962"/>
        <w:proofErr w:type="gramStart"/>
        <w:r>
          <w:t xml:space="preserve"> </w:t>
        </w:r>
        <w:r w:rsidRPr="008617E7">
          <w:t>Geologic Feature</w:t>
        </w:r>
        <w:proofErr w:type="gramEnd"/>
        <w:r w:rsidRPr="008617E7">
          <w:t xml:space="preserve"> and MappedFeature</w:t>
        </w:r>
      </w:ins>
    </w:p>
    <w:p w14:paraId="58C68A50" w14:textId="2309E7F2" w:rsidR="00523B00" w:rsidRPr="00523B00" w:rsidRDefault="001D79AD">
      <w:pPr>
        <w:pPrChange w:id="2966" w:author="Eric Boisvert" w:date="2016-01-06T11:35:00Z">
          <w:pPr>
            <w:keepNext/>
          </w:pPr>
        </w:pPrChange>
      </w:pPr>
      <w:ins w:id="2967" w:author="Eric Boisvert" w:date="2016-01-06T12:50:00Z">
        <w:r>
          <w:t>GeologicFeature are further subtyped into GeologicUnit, GeologicStructure, GeomorphologicFeature and GeologicEvent.</w:t>
        </w:r>
      </w:ins>
    </w:p>
    <w:p w14:paraId="2B5A641E" w14:textId="77777777" w:rsidR="001050D1" w:rsidRDefault="001050D1" w:rsidP="001050D1">
      <w:pPr>
        <w:pStyle w:val="Heading4"/>
      </w:pPr>
      <w:r>
        <w:t>GeologicFeature</w:t>
      </w:r>
    </w:p>
    <w:p w14:paraId="68111B3F" w14:textId="01D0FD6F" w:rsidR="00044F45" w:rsidRDefault="00ED2525" w:rsidP="00044F45">
      <w:pPr>
        <w:rPr>
          <w:ins w:id="2968" w:author="Eric Boisvert" w:date="2016-01-06T12:48:00Z"/>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ins w:id="2969" w:author="Eric Boisvert" w:date="2016-01-06T12:48:00Z">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ins>
    </w:p>
    <w:p w14:paraId="45BF8A1F" w14:textId="77777777" w:rsidR="00ED2525" w:rsidRDefault="00ED2525" w:rsidP="00ED2525">
      <w:pPr>
        <w:rPr>
          <w:ins w:id="2970" w:author="Eric Boisvert" w:date="2016-01-06T12:52:00Z"/>
        </w:rPr>
      </w:pPr>
    </w:p>
    <w:p w14:paraId="4EDD0665" w14:textId="77777777" w:rsidR="001D79AD" w:rsidRDefault="00510FBF">
      <w:pPr>
        <w:keepNext/>
        <w:rPr>
          <w:ins w:id="2971" w:author="Eric Boisvert" w:date="2016-01-06T12:52:00Z"/>
        </w:rPr>
        <w:pPrChange w:id="2972" w:author="Eric Boisvert" w:date="2016-01-06T12:52:00Z">
          <w:pPr/>
        </w:pPrChange>
      </w:pPr>
      <w:ins w:id="2973" w:author="Eric Boisvert" w:date="2016-01-06T12:52:00Z">
        <w:r>
          <w:lastRenderedPageBreak/>
          <w:pict w14:anchorId="2F1B3772">
            <v:shape id="_x0000_i1041" type="#_x0000_t75" style="width:6in;height:239.1pt">
              <v:imagedata r:id="rId30" o:title=""/>
            </v:shape>
          </w:pict>
        </w:r>
      </w:ins>
    </w:p>
    <w:p w14:paraId="4E13E83C" w14:textId="00A45625" w:rsidR="001D79AD" w:rsidRDefault="001D79AD">
      <w:pPr>
        <w:pStyle w:val="Caption"/>
        <w:pPrChange w:id="2974" w:author="Eric Boisvert" w:date="2016-01-06T12:52:00Z">
          <w:pPr/>
        </w:pPrChange>
      </w:pPr>
      <w:ins w:id="2975" w:author="Eric Boisvert" w:date="2016-01-06T12:52:00Z">
        <w:r>
          <w:t xml:space="preserve">Figure </w:t>
        </w:r>
        <w:r>
          <w:fldChar w:fldCharType="begin"/>
        </w:r>
        <w:r>
          <w:instrText xml:space="preserve"> SEQ Figure \* ARABIC </w:instrText>
        </w:r>
      </w:ins>
      <w:r>
        <w:fldChar w:fldCharType="separate"/>
      </w:r>
      <w:ins w:id="2976" w:author="Eric Boisvert" w:date="2016-01-06T12:52:00Z">
        <w:r>
          <w:rPr>
            <w:noProof/>
          </w:rPr>
          <w:t>18</w:t>
        </w:r>
        <w:r>
          <w:fldChar w:fldCharType="end"/>
        </w:r>
        <w:r>
          <w:t xml:space="preserve"> Geologic Feature context diagram</w:t>
        </w:r>
      </w:ins>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2977" w:name="BKM_6A81087A_0778_4235_8F6A_3CADBB0E9016"/>
      <w:bookmarkEnd w:id="2977"/>
    </w:p>
    <w:p w14:paraId="2ACA9CC9" w14:textId="77777777" w:rsidR="00D10719" w:rsidRDefault="00D10719" w:rsidP="00D10719">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9</w:t>
      </w:r>
      <w:r w:rsidR="00673E83">
        <w:rPr>
          <w:noProof/>
        </w:rPr>
        <w:fldChar w:fldCharType="end"/>
      </w:r>
      <w:r>
        <w:t xml:space="preserve"> : GeologicFeature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951"/>
        <w:gridCol w:w="1985"/>
        <w:gridCol w:w="5799"/>
      </w:tblGrid>
      <w:tr w:rsidR="000A793F" w:rsidRPr="00D10719" w14:paraId="72A2AF57" w14:textId="77777777" w:rsidTr="00D970E9">
        <w:tc>
          <w:tcPr>
            <w:tcW w:w="1951" w:type="dxa"/>
            <w:tcBorders>
              <w:top w:val="single" w:sz="8" w:space="0" w:color="000000"/>
              <w:bottom w:val="single" w:sz="8" w:space="0" w:color="000000"/>
            </w:tcBorders>
            <w:shd w:val="clear" w:color="auto" w:fill="auto"/>
          </w:tcPr>
          <w:p w14:paraId="39ED859D"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bookmarkStart w:id="2978" w:name="BKM_F1244213_660C_4D77_8475_08F73D4EC81C"/>
            <w:bookmarkEnd w:id="2978"/>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682BB385"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F92ED33"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Notes</w:t>
            </w:r>
          </w:p>
        </w:tc>
      </w:tr>
      <w:tr w:rsidR="000A793F" w:rsidRPr="00D10719" w14:paraId="2EB5A867" w14:textId="77777777" w:rsidTr="00D970E9">
        <w:tc>
          <w:tcPr>
            <w:tcW w:w="1951" w:type="dxa"/>
            <w:shd w:val="clear" w:color="auto" w:fill="C0C0C0"/>
          </w:tcPr>
          <w:p w14:paraId="662D9982"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observationMethod</w:t>
            </w:r>
          </w:p>
        </w:tc>
        <w:tc>
          <w:tcPr>
            <w:tcW w:w="1985" w:type="dxa"/>
            <w:tcBorders>
              <w:left w:val="nil"/>
              <w:right w:val="nil"/>
            </w:tcBorders>
            <w:shd w:val="clear" w:color="auto" w:fill="C0C0C0"/>
          </w:tcPr>
          <w:p w14:paraId="7E6708A2"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799" w:type="dxa"/>
            <w:shd w:val="clear" w:color="auto" w:fill="C0C0C0"/>
          </w:tcPr>
          <w:p w14:paraId="51C32B15" w14:textId="58D8FA02"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Feature ObservationMethod specifies the approach to acquiring the collection of attribute values that constitute an individual feature instance (e.g. point count, brunton compass on site, air photo interpretation, </w:t>
            </w:r>
            <w:del w:id="2979" w:author="Eric Boisvert" w:date="2016-01-06T12:49:00Z">
              <w:r w:rsidRPr="00D970E9" w:rsidDel="00044F45">
                <w:rPr>
                  <w:rFonts w:ascii="Calibri" w:hAnsi="Calibri"/>
                  <w:color w:val="000000"/>
                  <w:sz w:val="20"/>
                  <w:szCs w:val="20"/>
                  <w:lang w:val="en-CA"/>
                </w:rPr>
                <w:delText xml:space="preserve"> </w:delText>
              </w:r>
            </w:del>
            <w:r w:rsidRPr="00D970E9">
              <w:rPr>
                <w:rFonts w:ascii="Calibri" w:hAnsi="Calibri"/>
                <w:color w:val="000000"/>
                <w:sz w:val="20"/>
                <w:szCs w:val="20"/>
                <w:lang w:val="en-CA"/>
              </w:rPr>
              <w:t xml:space="preserve">field observation, hand specimen, laboratory, aerial photography, creative imagination). ObservationMethod is a convenience property that provides a quick and </w:t>
            </w:r>
            <w:del w:id="2980" w:author="Eric Boisvert" w:date="2016-01-06T12:49:00Z">
              <w:r w:rsidRPr="00D970E9" w:rsidDel="00044F45">
                <w:rPr>
                  <w:rFonts w:ascii="Calibri" w:hAnsi="Calibri"/>
                  <w:color w:val="000000"/>
                  <w:sz w:val="20"/>
                  <w:szCs w:val="20"/>
                  <w:lang w:val="en-CA"/>
                </w:rPr>
                <w:delText xml:space="preserve">dirty </w:delText>
              </w:r>
            </w:del>
            <w:ins w:id="2981" w:author="Eric Boisvert" w:date="2016-01-06T12:49:00Z">
              <w:r w:rsidR="00044F45">
                <w:rPr>
                  <w:rFonts w:ascii="Calibri" w:hAnsi="Calibri"/>
                  <w:color w:val="000000"/>
                  <w:sz w:val="20"/>
                  <w:szCs w:val="20"/>
                  <w:lang w:val="en-CA"/>
                </w:rPr>
                <w:t>simple</w:t>
              </w:r>
              <w:r w:rsidR="00044F45" w:rsidRPr="00D970E9">
                <w:rPr>
                  <w:rFonts w:ascii="Calibri" w:hAnsi="Calibri"/>
                  <w:color w:val="000000"/>
                  <w:sz w:val="20"/>
                  <w:szCs w:val="20"/>
                  <w:lang w:val="en-CA"/>
                </w:rPr>
                <w:t xml:space="preserve"> </w:t>
              </w:r>
            </w:ins>
            <w:r w:rsidRPr="00D970E9">
              <w:rPr>
                <w:rFonts w:ascii="Calibri" w:hAnsi="Calibri"/>
                <w:color w:val="000000"/>
                <w:sz w:val="20"/>
                <w:szCs w:val="20"/>
                <w:lang w:val="en-CA"/>
              </w:rPr>
              <w:t xml:space="preserve">approach to observation metadata when data are reported using a feature view (as opposed to observation view). </w:t>
            </w:r>
            <w:del w:id="2982" w:author="Eric Boisvert" w:date="2016-01-06T12:50:00Z">
              <w:r w:rsidRPr="00D970E9" w:rsidDel="00044F45">
                <w:rPr>
                  <w:rFonts w:ascii="Calibri" w:hAnsi="Calibri"/>
                  <w:color w:val="000000"/>
                  <w:sz w:val="20"/>
                  <w:szCs w:val="20"/>
                  <w:lang w:val="en-CA"/>
                </w:rPr>
                <w:delText>For a borehole, the GeologicFeature observation method specifies how the geologic properties were determined (eg, visual observation, or standard AzGS logging procedure (described in detail somewhere else)).  This property corresponds (loosely) to ISO19115 Lineage.</w:delText>
              </w:r>
            </w:del>
          </w:p>
          <w:p w14:paraId="4758A4C3" w14:textId="77777777" w:rsidR="00D10719" w:rsidRPr="00D970E9" w:rsidRDefault="00D10719" w:rsidP="00D970E9">
            <w:pPr>
              <w:autoSpaceDE w:val="0"/>
              <w:autoSpaceDN w:val="0"/>
              <w:adjustRightInd w:val="0"/>
              <w:spacing w:after="0"/>
              <w:rPr>
                <w:rFonts w:ascii="Calibri" w:hAnsi="Calibri"/>
                <w:color w:val="000000"/>
                <w:sz w:val="20"/>
                <w:szCs w:val="20"/>
                <w:lang w:val="en-CA"/>
              </w:rPr>
            </w:pPr>
          </w:p>
        </w:tc>
      </w:tr>
      <w:tr w:rsidR="00D10719" w:rsidRPr="00D10719" w14:paraId="7B630F16" w14:textId="77777777" w:rsidTr="00D970E9">
        <w:tc>
          <w:tcPr>
            <w:tcW w:w="1951" w:type="dxa"/>
            <w:shd w:val="clear" w:color="auto" w:fill="auto"/>
          </w:tcPr>
          <w:p w14:paraId="0A0A4FE9" w14:textId="77777777" w:rsidR="00D10719" w:rsidRPr="00D970E9" w:rsidRDefault="00D10719" w:rsidP="00D970E9">
            <w:pPr>
              <w:autoSpaceDE w:val="0"/>
              <w:autoSpaceDN w:val="0"/>
              <w:adjustRightInd w:val="0"/>
              <w:spacing w:after="0"/>
              <w:rPr>
                <w:rFonts w:ascii="Calibri" w:hAnsi="Calibri"/>
                <w:color w:val="000000"/>
                <w:sz w:val="20"/>
                <w:szCs w:val="20"/>
                <w:lang w:val="en-CA"/>
              </w:rPr>
            </w:pPr>
            <w:bookmarkStart w:id="2983" w:name="BKM_3B089F6A_116B_4A4A_91A0_17A52F7181FF"/>
            <w:bookmarkEnd w:id="2983"/>
            <w:r w:rsidRPr="00D970E9">
              <w:rPr>
                <w:rFonts w:ascii="Calibri" w:hAnsi="Calibri"/>
                <w:color w:val="000000"/>
                <w:sz w:val="20"/>
                <w:szCs w:val="20"/>
                <w:lang w:val="en-CA"/>
              </w:rPr>
              <w:t>purpose</w:t>
            </w:r>
          </w:p>
        </w:tc>
        <w:tc>
          <w:tcPr>
            <w:tcW w:w="1985" w:type="dxa"/>
            <w:shd w:val="clear" w:color="auto" w:fill="auto"/>
          </w:tcPr>
          <w:p w14:paraId="48A864FA"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DescriptionPurpose</w:t>
            </w:r>
          </w:p>
        </w:tc>
        <w:tc>
          <w:tcPr>
            <w:tcW w:w="5799" w:type="dxa"/>
            <w:shd w:val="clear" w:color="auto" w:fill="auto"/>
          </w:tcPr>
          <w:p w14:paraId="7F36A1A9"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970E9" w:rsidRDefault="00D10719" w:rsidP="00D970E9">
            <w:pPr>
              <w:autoSpaceDE w:val="0"/>
              <w:autoSpaceDN w:val="0"/>
              <w:adjustRightInd w:val="0"/>
              <w:spacing w:after="0"/>
              <w:rPr>
                <w:rFonts w:ascii="Calibri" w:hAnsi="Calibri"/>
                <w:color w:val="000000"/>
                <w:sz w:val="20"/>
                <w:szCs w:val="20"/>
                <w:lang w:val="en-CA"/>
              </w:rPr>
            </w:pPr>
          </w:p>
        </w:tc>
      </w:tr>
      <w:tr w:rsidR="000A793F" w:rsidRPr="00D10719" w14:paraId="7955CF66" w14:textId="77777777" w:rsidTr="00D970E9">
        <w:tc>
          <w:tcPr>
            <w:tcW w:w="1951" w:type="dxa"/>
            <w:shd w:val="clear" w:color="auto" w:fill="C0C0C0"/>
          </w:tcPr>
          <w:p w14:paraId="2246B29C" w14:textId="77777777" w:rsidR="00D10719" w:rsidRPr="00D970E9" w:rsidRDefault="00D10719" w:rsidP="00D970E9">
            <w:pPr>
              <w:autoSpaceDE w:val="0"/>
              <w:autoSpaceDN w:val="0"/>
              <w:adjustRightInd w:val="0"/>
              <w:spacing w:after="0"/>
              <w:rPr>
                <w:rFonts w:ascii="Calibri" w:hAnsi="Calibri"/>
                <w:color w:val="000000"/>
                <w:sz w:val="20"/>
                <w:szCs w:val="20"/>
                <w:lang w:val="en-CA"/>
              </w:rPr>
            </w:pPr>
            <w:bookmarkStart w:id="2984" w:name="BKM_26B10141_733E_4FC5_A8B6_E0EA8C9C1A8A"/>
            <w:bookmarkEnd w:id="2984"/>
            <w:r w:rsidRPr="00D970E9">
              <w:rPr>
                <w:rFonts w:ascii="Calibri" w:hAnsi="Calibri"/>
                <w:color w:val="000000"/>
                <w:sz w:val="20"/>
                <w:szCs w:val="20"/>
                <w:lang w:val="en-CA"/>
              </w:rPr>
              <w:t>classifier</w:t>
            </w:r>
          </w:p>
        </w:tc>
        <w:tc>
          <w:tcPr>
            <w:tcW w:w="1985" w:type="dxa"/>
            <w:tcBorders>
              <w:left w:val="nil"/>
              <w:right w:val="nil"/>
            </w:tcBorders>
            <w:shd w:val="clear" w:color="auto" w:fill="C0C0C0"/>
          </w:tcPr>
          <w:p w14:paraId="0D3EC8A4"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799" w:type="dxa"/>
            <w:shd w:val="clear" w:color="auto" w:fill="C0C0C0"/>
          </w:tcPr>
          <w:p w14:paraId="3CA3F75F"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970E9">
        <w:tc>
          <w:tcPr>
            <w:tcW w:w="1951" w:type="dxa"/>
            <w:shd w:val="clear" w:color="auto" w:fill="auto"/>
          </w:tcPr>
          <w:p w14:paraId="1743D2D7" w14:textId="7789DC9E"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occurrence</w:t>
            </w:r>
          </w:p>
        </w:tc>
        <w:tc>
          <w:tcPr>
            <w:tcW w:w="1985" w:type="dxa"/>
            <w:shd w:val="clear" w:color="auto" w:fill="auto"/>
          </w:tcPr>
          <w:p w14:paraId="1FFC397B" w14:textId="7EE17F2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MappedFeature</w:t>
            </w:r>
          </w:p>
        </w:tc>
        <w:tc>
          <w:tcPr>
            <w:tcW w:w="5799" w:type="dxa"/>
            <w:shd w:val="clear" w:color="auto" w:fill="auto"/>
          </w:tcPr>
          <w:p w14:paraId="2A35E014" w14:textId="4614D714"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description association that links a notional geologic feature with any number of mapped features.  A geologic feature, such as a geologic unit may be linked to mapped features from a number of different maps.  </w:t>
            </w:r>
          </w:p>
        </w:tc>
      </w:tr>
      <w:tr w:rsidR="000A793F" w:rsidRPr="00D10719" w14:paraId="499D5BD4" w14:textId="77777777" w:rsidTr="00D970E9">
        <w:tc>
          <w:tcPr>
            <w:tcW w:w="1951" w:type="dxa"/>
            <w:shd w:val="clear" w:color="auto" w:fill="C0C0C0"/>
          </w:tcPr>
          <w:p w14:paraId="5145FA0E" w14:textId="2BD7C845"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geologicHistory</w:t>
            </w:r>
          </w:p>
        </w:tc>
        <w:tc>
          <w:tcPr>
            <w:tcW w:w="1985" w:type="dxa"/>
            <w:tcBorders>
              <w:left w:val="nil"/>
              <w:right w:val="nil"/>
            </w:tcBorders>
            <w:shd w:val="clear" w:color="auto" w:fill="C0C0C0"/>
          </w:tcPr>
          <w:p w14:paraId="0496BF89" w14:textId="102AD57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799" w:type="dxa"/>
            <w:shd w:val="clear" w:color="auto" w:fill="C0C0C0"/>
          </w:tcPr>
          <w:p w14:paraId="263E9315" w14:textId="2EB52059"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Relates one or more GeologicEvents to a GeologicFeature to describe their age or geologic history</w:t>
            </w:r>
          </w:p>
        </w:tc>
      </w:tr>
      <w:tr w:rsidR="00856F51" w:rsidRPr="00D10719" w14:paraId="4A4F6D47" w14:textId="77777777" w:rsidTr="00D970E9">
        <w:tc>
          <w:tcPr>
            <w:tcW w:w="1951" w:type="dxa"/>
            <w:shd w:val="clear" w:color="auto" w:fill="auto"/>
          </w:tcPr>
          <w:p w14:paraId="281DCE6A" w14:textId="6420228B"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relatedFeature</w:t>
            </w:r>
          </w:p>
        </w:tc>
        <w:tc>
          <w:tcPr>
            <w:tcW w:w="1985" w:type="dxa"/>
            <w:shd w:val="clear" w:color="auto" w:fill="auto"/>
          </w:tcPr>
          <w:p w14:paraId="1A8487B6" w14:textId="3FDA21F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GeologicFeature</w:t>
            </w:r>
          </w:p>
        </w:tc>
        <w:tc>
          <w:tcPr>
            <w:tcW w:w="5799" w:type="dxa"/>
            <w:shd w:val="clear" w:color="auto" w:fill="auto"/>
          </w:tcPr>
          <w:p w14:paraId="6957045E" w14:textId="0DA0416F"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General structure used to define relationships between any feature </w:t>
            </w:r>
            <w:proofErr w:type="gramStart"/>
            <w:r w:rsidRPr="00D970E9">
              <w:rPr>
                <w:rFonts w:ascii="Calibri" w:hAnsi="Calibri"/>
                <w:color w:val="000000"/>
                <w:sz w:val="20"/>
                <w:szCs w:val="20"/>
                <w:lang w:val="en-CA"/>
              </w:rPr>
              <w:t>or</w:t>
            </w:r>
            <w:proofErr w:type="gramEnd"/>
            <w:r w:rsidRPr="00D970E9">
              <w:rPr>
                <w:rFonts w:ascii="Calibri" w:hAnsi="Calibr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  In Basic, relatedFeature is a stub association (see clause </w:t>
            </w:r>
            <w:r w:rsidRPr="00D970E9">
              <w:rPr>
                <w:rFonts w:ascii="Calibri" w:hAnsi="Calibri"/>
                <w:color w:val="000000"/>
                <w:sz w:val="20"/>
                <w:szCs w:val="20"/>
                <w:lang w:val="en-CA"/>
              </w:rPr>
              <w:fldChar w:fldCharType="begin"/>
            </w:r>
            <w:r w:rsidRPr="00D970E9">
              <w:rPr>
                <w:rFonts w:ascii="Calibri" w:hAnsi="Calibri"/>
                <w:color w:val="000000"/>
                <w:sz w:val="20"/>
                <w:szCs w:val="20"/>
                <w:lang w:val="en-CA"/>
              </w:rPr>
              <w:instrText xml:space="preserve"> REF _Ref432754283 \r \h </w:instrText>
            </w:r>
            <w:r w:rsidRPr="00D970E9">
              <w:rPr>
                <w:rFonts w:ascii="Calibri" w:hAnsi="Calibri"/>
                <w:color w:val="000000"/>
                <w:sz w:val="20"/>
                <w:szCs w:val="20"/>
                <w:lang w:val="en-CA"/>
              </w:rPr>
            </w:r>
            <w:r w:rsidRPr="00D970E9">
              <w:rPr>
                <w:rFonts w:ascii="Calibri" w:hAnsi="Calibri"/>
                <w:color w:val="000000"/>
                <w:sz w:val="20"/>
                <w:szCs w:val="20"/>
                <w:lang w:val="en-CA"/>
              </w:rPr>
              <w:fldChar w:fldCharType="separate"/>
            </w:r>
            <w:r w:rsidRPr="00D970E9">
              <w:rPr>
                <w:rFonts w:ascii="Calibri" w:hAnsi="Calibri"/>
                <w:color w:val="000000"/>
                <w:sz w:val="20"/>
                <w:szCs w:val="20"/>
                <w:lang w:val="en-CA"/>
              </w:rPr>
              <w:t>5.2</w:t>
            </w:r>
            <w:r w:rsidRPr="00D970E9">
              <w:rPr>
                <w:rFonts w:ascii="Calibri" w:hAnsi="Calibri"/>
                <w:color w:val="000000"/>
                <w:sz w:val="20"/>
                <w:szCs w:val="20"/>
                <w:lang w:val="en-CA"/>
              </w:rPr>
              <w:fldChar w:fldCharType="end"/>
            </w:r>
            <w:r w:rsidRPr="00D970E9">
              <w:rPr>
                <w:rFonts w:ascii="Calibri" w:hAnsi="Calibr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2985"/>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2985"/>
            <w:r>
              <w:rPr>
                <w:rStyle w:val="CommentReference"/>
                <w:rFonts w:ascii="Times New Roman" w:eastAsia="Times New Roman" w:hAnsi="Times New Roman"/>
                <w:lang w:val="en-US" w:eastAsia="en-US"/>
              </w:rPr>
              <w:commentReference w:id="2985"/>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pPr>
        <w:rPr>
          <w:ins w:id="2986" w:author="Eric Boisvert" w:date="2016-01-06T12:48:00Z"/>
        </w:rPr>
      </w:pPr>
      <w:r>
        <w:t>To prevent confusion and promote consistency, association between GeologicFeature and GeologicEvent, for the purpose of describing geologic history, and therefore geologic age, shall use geologicHistory property.</w:t>
      </w:r>
    </w:p>
    <w:p w14:paraId="3E9FBDB0" w14:textId="77777777" w:rsidR="00044F45" w:rsidRDefault="00044F45"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2987" w:name="_Ref432008415"/>
      <w:r>
        <w:t xml:space="preserve">Table </w:t>
      </w:r>
      <w:r w:rsidR="00673E83">
        <w:fldChar w:fldCharType="begin"/>
      </w:r>
      <w:r w:rsidR="00673E83">
        <w:instrText xml:space="preserve"> SEQ Table \* ARABIC </w:instrText>
      </w:r>
      <w:r w:rsidR="00673E83">
        <w:fldChar w:fldCharType="separate"/>
      </w:r>
      <w:r w:rsidR="004D3EF3">
        <w:rPr>
          <w:noProof/>
        </w:rPr>
        <w:t>10</w:t>
      </w:r>
      <w:r w:rsidR="00673E83">
        <w:rPr>
          <w:noProof/>
        </w:rPr>
        <w:fldChar w:fldCharType="end"/>
      </w:r>
      <w:bookmarkEnd w:id="2987"/>
      <w:r>
        <w:t>: GeologicFeature purposes</w:t>
      </w:r>
    </w:p>
    <w:tbl>
      <w:tblPr>
        <w:tblW w:w="0" w:type="auto"/>
        <w:tblBorders>
          <w:top w:val="single" w:sz="8" w:space="0" w:color="000000"/>
          <w:bottom w:val="single" w:sz="8" w:space="0" w:color="000000"/>
        </w:tblBorders>
        <w:tblLook w:val="04A0" w:firstRow="1" w:lastRow="0" w:firstColumn="1" w:lastColumn="0" w:noHBand="0" w:noVBand="1"/>
      </w:tblPr>
      <w:tblGrid>
        <w:gridCol w:w="1526"/>
        <w:gridCol w:w="7330"/>
      </w:tblGrid>
      <w:tr w:rsidR="00ED2525" w:rsidRPr="00ED2525" w14:paraId="09D73985" w14:textId="77777777" w:rsidTr="00D970E9">
        <w:tc>
          <w:tcPr>
            <w:tcW w:w="1526" w:type="dxa"/>
            <w:tcBorders>
              <w:top w:val="single" w:sz="8" w:space="0" w:color="000000"/>
              <w:bottom w:val="single" w:sz="8" w:space="0" w:color="000000"/>
            </w:tcBorders>
            <w:shd w:val="clear" w:color="auto" w:fill="auto"/>
          </w:tcPr>
          <w:p w14:paraId="22E84A31"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Purpose</w:t>
            </w:r>
          </w:p>
        </w:tc>
        <w:tc>
          <w:tcPr>
            <w:tcW w:w="7330" w:type="dxa"/>
            <w:tcBorders>
              <w:top w:val="single" w:sz="8" w:space="0" w:color="000000"/>
              <w:bottom w:val="single" w:sz="8" w:space="0" w:color="000000"/>
            </w:tcBorders>
            <w:shd w:val="clear" w:color="auto" w:fill="auto"/>
          </w:tcPr>
          <w:p w14:paraId="4472F96A"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ED2525" w14:paraId="65C7E070" w14:textId="77777777" w:rsidTr="00D970E9">
        <w:tc>
          <w:tcPr>
            <w:tcW w:w="1526" w:type="dxa"/>
            <w:shd w:val="clear" w:color="auto" w:fill="C0C0C0"/>
          </w:tcPr>
          <w:p w14:paraId="20C646E9"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TypicalNorm</w:t>
            </w:r>
          </w:p>
        </w:tc>
        <w:tc>
          <w:tcPr>
            <w:tcW w:w="7330" w:type="dxa"/>
            <w:tcBorders>
              <w:left w:val="nil"/>
              <w:right w:val="nil"/>
            </w:tcBorders>
            <w:shd w:val="clear" w:color="auto" w:fill="C0C0C0"/>
          </w:tcPr>
          <w:p w14:paraId="719B16D5"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D970E9">
              <w:rPr>
                <w:rFonts w:ascii="Calibri" w:hAnsi="Calibri"/>
                <w:i/>
                <w:color w:val="000000"/>
                <w:sz w:val="20"/>
                <w:szCs w:val="20"/>
              </w:rPr>
              <w:t>This area is within a polygon classified as Podunk Formation; what sort of lithology am I most likely to encounter when I start digging?</w:t>
            </w:r>
            <w:r w:rsidRPr="00D970E9">
              <w:rPr>
                <w:rFonts w:ascii="Calibri" w:hAnsi="Calibri"/>
                <w:color w:val="000000"/>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D970E9">
        <w:tc>
          <w:tcPr>
            <w:tcW w:w="1526" w:type="dxa"/>
            <w:shd w:val="clear" w:color="auto" w:fill="auto"/>
          </w:tcPr>
          <w:p w14:paraId="3FFA1AA7"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lastRenderedPageBreak/>
              <w:t>DefiningNorm</w:t>
            </w:r>
          </w:p>
        </w:tc>
        <w:tc>
          <w:tcPr>
            <w:tcW w:w="7330" w:type="dxa"/>
            <w:shd w:val="clear" w:color="auto" w:fill="auto"/>
          </w:tcPr>
          <w:p w14:paraId="78DD5D12"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D970E9">
              <w:rPr>
                <w:rFonts w:ascii="Calibri" w:hAnsi="Calibri"/>
                <w:i/>
                <w:color w:val="000000"/>
                <w:sz w:val="20"/>
                <w:szCs w:val="20"/>
              </w:rPr>
              <w:t>I have an outcrop with these properties; which geologic unit should I assign to the outcrop?</w:t>
            </w:r>
            <w:r w:rsidRPr="00D970E9">
              <w:rPr>
                <w:rFonts w:ascii="Calibri" w:hAnsi="Calibri"/>
                <w:color w:val="000000"/>
                <w:sz w:val="20"/>
                <w:szCs w:val="20"/>
              </w:rPr>
              <w:t>' DefiningNorm has to do with the intension of a ControlledConcept.</w:t>
            </w:r>
          </w:p>
        </w:tc>
      </w:tr>
      <w:tr w:rsidR="000A793F" w:rsidRPr="00ED2525" w14:paraId="2F5401E7" w14:textId="77777777" w:rsidTr="00D970E9">
        <w:tc>
          <w:tcPr>
            <w:tcW w:w="1526" w:type="dxa"/>
            <w:shd w:val="clear" w:color="auto" w:fill="C0C0C0"/>
          </w:tcPr>
          <w:p w14:paraId="774AA199"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Instance</w:t>
            </w:r>
          </w:p>
        </w:tc>
        <w:tc>
          <w:tcPr>
            <w:tcW w:w="7330" w:type="dxa"/>
            <w:tcBorders>
              <w:left w:val="nil"/>
              <w:right w:val="nil"/>
            </w:tcBorders>
            <w:shd w:val="clear" w:color="auto" w:fill="C0C0C0"/>
          </w:tcPr>
          <w:p w14:paraId="0526749B"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988"/>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988"/>
      <w:r w:rsidR="00EA3CAB">
        <w:rPr>
          <w:rStyle w:val="CommentReference"/>
        </w:rPr>
        <w:commentReference w:id="2988"/>
      </w:r>
    </w:p>
    <w:p w14:paraId="5AD2AC20" w14:textId="77777777" w:rsidR="001050D1" w:rsidRDefault="001050D1" w:rsidP="001050D1"/>
    <w:p w14:paraId="5F2228E1" w14:textId="77777777" w:rsidR="00ED2525" w:rsidRDefault="001050D1" w:rsidP="001050D1">
      <w:commentRangeStart w:id="2989"/>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989"/>
      <w:r w:rsidR="00E52A0E">
        <w:rPr>
          <w:rStyle w:val="CommentReference"/>
        </w:rPr>
        <w:commentReference w:id="2989"/>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2990" w:name="BKM_FD0714CD_89E3_4F6A_B187_CB7A50E6C5C0"/>
      <w:bookmarkEnd w:id="2990"/>
    </w:p>
    <w:p w14:paraId="2A59A17C" w14:textId="77777777" w:rsidR="00884FA7" w:rsidRDefault="00884FA7" w:rsidP="00884FA7">
      <w:pPr>
        <w:pStyle w:val="Caption"/>
        <w:keepNext/>
      </w:pPr>
      <w:r>
        <w:lastRenderedPageBreak/>
        <w:t xml:space="preserve">Table </w:t>
      </w:r>
      <w:r w:rsidR="00673E83">
        <w:fldChar w:fldCharType="begin"/>
      </w:r>
      <w:r w:rsidR="00673E83">
        <w:instrText xml:space="preserve"> SEQ Table \* ARABIC </w:instrText>
      </w:r>
      <w:r w:rsidR="00673E83">
        <w:fldChar w:fldCharType="separate"/>
      </w:r>
      <w:r w:rsidR="004D3EF3">
        <w:rPr>
          <w:noProof/>
        </w:rPr>
        <w:t>11</w:t>
      </w:r>
      <w:r w:rsidR="00673E83">
        <w:rPr>
          <w:noProof/>
        </w:rPr>
        <w:fldChar w:fldCharType="end"/>
      </w:r>
      <w:r>
        <w:t>: MappedFeature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417"/>
        <w:gridCol w:w="142"/>
        <w:gridCol w:w="6083"/>
      </w:tblGrid>
      <w:tr w:rsidR="000A793F" w:rsidRPr="002E694E" w14:paraId="01324C29" w14:textId="77777777" w:rsidTr="00D970E9">
        <w:tc>
          <w:tcPr>
            <w:tcW w:w="2093" w:type="dxa"/>
            <w:tcBorders>
              <w:top w:val="single" w:sz="8" w:space="0" w:color="000000"/>
              <w:bottom w:val="single" w:sz="8" w:space="0" w:color="000000"/>
            </w:tcBorders>
            <w:shd w:val="clear" w:color="auto" w:fill="auto"/>
          </w:tcPr>
          <w:p w14:paraId="4B94DEFF"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2991" w:name="BKM_37DE5892_2942_443B_A8C3_8C1AB5CBE877"/>
            <w:bookmarkEnd w:id="2991"/>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293BCB62"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225" w:type="dxa"/>
            <w:gridSpan w:val="2"/>
            <w:tcBorders>
              <w:top w:val="single" w:sz="8" w:space="0" w:color="000000"/>
              <w:bottom w:val="single" w:sz="8" w:space="0" w:color="000000"/>
            </w:tcBorders>
            <w:shd w:val="clear" w:color="auto" w:fill="auto"/>
          </w:tcPr>
          <w:p w14:paraId="75F633E8"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E694E" w14:paraId="5A01A2DA" w14:textId="77777777" w:rsidTr="00D970E9">
        <w:tc>
          <w:tcPr>
            <w:tcW w:w="2093" w:type="dxa"/>
            <w:shd w:val="clear" w:color="auto" w:fill="C0C0C0"/>
          </w:tcPr>
          <w:p w14:paraId="01A0848F"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observationMethod</w:t>
            </w:r>
          </w:p>
        </w:tc>
        <w:tc>
          <w:tcPr>
            <w:tcW w:w="1417" w:type="dxa"/>
            <w:tcBorders>
              <w:left w:val="nil"/>
              <w:right w:val="nil"/>
            </w:tcBorders>
            <w:shd w:val="clear" w:color="auto" w:fill="C0C0C0"/>
          </w:tcPr>
          <w:p w14:paraId="060A1641"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225" w:type="dxa"/>
            <w:gridSpan w:val="2"/>
            <w:shd w:val="clear" w:color="auto" w:fill="C0C0C0"/>
          </w:tcPr>
          <w:p w14:paraId="4C04725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3CB8656D" w14:textId="77777777" w:rsidTr="00D970E9">
        <w:tc>
          <w:tcPr>
            <w:tcW w:w="2093" w:type="dxa"/>
            <w:shd w:val="clear" w:color="auto" w:fill="auto"/>
          </w:tcPr>
          <w:p w14:paraId="0BD174B1"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2992" w:name="BKM_6B3E10C1_3AAE_4196_94F0_B9A235705FCC"/>
            <w:bookmarkEnd w:id="2992"/>
            <w:r w:rsidRPr="00D970E9">
              <w:rPr>
                <w:rFonts w:ascii="Calibri" w:hAnsi="Calibri"/>
                <w:b/>
                <w:bCs/>
                <w:color w:val="000000"/>
                <w:sz w:val="20"/>
                <w:szCs w:val="20"/>
                <w:lang w:val="en-CA"/>
              </w:rPr>
              <w:t>positionalAccuracy</w:t>
            </w:r>
          </w:p>
        </w:tc>
        <w:tc>
          <w:tcPr>
            <w:tcW w:w="1417" w:type="dxa"/>
            <w:shd w:val="clear" w:color="auto" w:fill="auto"/>
          </w:tcPr>
          <w:p w14:paraId="7D766890"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225" w:type="dxa"/>
            <w:gridSpan w:val="2"/>
            <w:shd w:val="clear" w:color="auto" w:fill="auto"/>
          </w:tcPr>
          <w:p w14:paraId="42965A5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0A793F" w:rsidRPr="002E694E" w14:paraId="123849A6" w14:textId="77777777" w:rsidTr="00D970E9">
        <w:tc>
          <w:tcPr>
            <w:tcW w:w="2093" w:type="dxa"/>
            <w:shd w:val="clear" w:color="auto" w:fill="C0C0C0"/>
          </w:tcPr>
          <w:p w14:paraId="0917E815"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2993" w:name="BKM_1FCE659F_6DE4_40C1_996C_C1E6E981D3A0"/>
            <w:bookmarkEnd w:id="2993"/>
            <w:r w:rsidRPr="00D970E9">
              <w:rPr>
                <w:rFonts w:ascii="Calibri" w:hAnsi="Calibri"/>
                <w:b/>
                <w:bCs/>
                <w:color w:val="000000"/>
                <w:sz w:val="20"/>
                <w:szCs w:val="20"/>
                <w:lang w:val="en-CA"/>
              </w:rPr>
              <w:t>resolutionRepresentativeFraction</w:t>
            </w:r>
          </w:p>
        </w:tc>
        <w:tc>
          <w:tcPr>
            <w:tcW w:w="1417" w:type="dxa"/>
            <w:tcBorders>
              <w:left w:val="nil"/>
              <w:right w:val="nil"/>
            </w:tcBorders>
            <w:shd w:val="clear" w:color="auto" w:fill="C0C0C0"/>
          </w:tcPr>
          <w:p w14:paraId="752F2D2A"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Integer</w:t>
            </w:r>
          </w:p>
        </w:tc>
        <w:tc>
          <w:tcPr>
            <w:tcW w:w="6225" w:type="dxa"/>
            <w:gridSpan w:val="2"/>
            <w:shd w:val="clear" w:color="auto" w:fill="C0C0C0"/>
          </w:tcPr>
          <w:p w14:paraId="2DE4A5A9"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5FC73D25" w14:textId="77777777" w:rsidTr="00D970E9">
        <w:tc>
          <w:tcPr>
            <w:tcW w:w="2093" w:type="dxa"/>
            <w:tcBorders>
              <w:bottom w:val="nil"/>
            </w:tcBorders>
            <w:shd w:val="clear" w:color="auto" w:fill="auto"/>
          </w:tcPr>
          <w:p w14:paraId="146E0F0B"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2994" w:name="BKM_E9804216_8300_4609_B607_127F0178BAB6"/>
            <w:bookmarkEnd w:id="2994"/>
            <w:r w:rsidRPr="00D970E9">
              <w:rPr>
                <w:rFonts w:ascii="Calibri" w:hAnsi="Calibri"/>
                <w:b/>
                <w:bCs/>
                <w:color w:val="000000"/>
                <w:sz w:val="20"/>
                <w:szCs w:val="20"/>
                <w:lang w:val="en-CA"/>
              </w:rPr>
              <w:t>mappingFrame</w:t>
            </w:r>
          </w:p>
        </w:tc>
        <w:tc>
          <w:tcPr>
            <w:tcW w:w="1417" w:type="dxa"/>
            <w:tcBorders>
              <w:bottom w:val="nil"/>
            </w:tcBorders>
            <w:shd w:val="clear" w:color="auto" w:fill="auto"/>
          </w:tcPr>
          <w:p w14:paraId="5D43D324"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MappingFrameTerm</w:t>
            </w:r>
          </w:p>
        </w:tc>
        <w:tc>
          <w:tcPr>
            <w:tcW w:w="6225" w:type="dxa"/>
            <w:gridSpan w:val="2"/>
            <w:tcBorders>
              <w:bottom w:val="nil"/>
            </w:tcBorders>
            <w:shd w:val="clear" w:color="auto" w:fill="auto"/>
          </w:tcPr>
          <w:p w14:paraId="0E07E41F" w14:textId="04DB1A93" w:rsidR="002E694E" w:rsidRPr="00D970E9" w:rsidRDefault="006029C0" w:rsidP="00D970E9">
            <w:pPr>
              <w:autoSpaceDE w:val="0"/>
              <w:autoSpaceDN w:val="0"/>
              <w:adjustRightInd w:val="0"/>
              <w:spacing w:after="0"/>
              <w:rPr>
                <w:rFonts w:ascii="Calibri" w:hAnsi="Calibri"/>
                <w:color w:val="000000"/>
                <w:sz w:val="20"/>
                <w:szCs w:val="20"/>
                <w:lang w:val="en-CA"/>
              </w:rPr>
            </w:pPr>
            <w:ins w:id="2995" w:author="Eric Boisvert" w:date="2015-11-11T12:26:00Z">
              <w:r w:rsidRPr="00D970E9">
                <w:rPr>
                  <w:rFonts w:ascii="Calibri" w:hAnsi="Calibri"/>
                  <w:color w:val="000000"/>
                  <w:sz w:val="20"/>
                  <w:szCs w:val="20"/>
                  <w:lang w:val="en-CA"/>
                </w:rPr>
                <w:t>Terms indicating the surface on which the MappedFeature is projected.</w:t>
              </w:r>
            </w:ins>
            <w:ins w:id="2996" w:author="Eric Boisvert" w:date="2015-11-11T12:34:00Z">
              <w:r w:rsidR="007E59BE" w:rsidRPr="00D970E9">
                <w:rPr>
                  <w:rFonts w:ascii="Calibri" w:hAnsi="Calibri"/>
                  <w:color w:val="000000"/>
                  <w:sz w:val="20"/>
                  <w:szCs w:val="20"/>
                  <w:lang w:val="en-CA"/>
                </w:rPr>
                <w:t xml:space="preserve"> </w:t>
              </w:r>
            </w:ins>
          </w:p>
        </w:tc>
      </w:tr>
      <w:tr w:rsidR="000A793F" w:rsidRPr="002E694E" w14:paraId="228F485C" w14:textId="77777777" w:rsidTr="00D970E9">
        <w:tc>
          <w:tcPr>
            <w:tcW w:w="2093" w:type="dxa"/>
            <w:tcBorders>
              <w:top w:val="nil"/>
            </w:tcBorders>
            <w:shd w:val="clear" w:color="auto" w:fill="C0C0C0"/>
          </w:tcPr>
          <w:p w14:paraId="7981A402"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2997" w:name="BKM_E3A6BA8A_712F_4182_95C4_285048E21544"/>
            <w:bookmarkEnd w:id="2997"/>
            <w:r w:rsidRPr="00D970E9">
              <w:rPr>
                <w:rFonts w:ascii="Calibri" w:hAnsi="Calibri"/>
                <w:b/>
                <w:bCs/>
                <w:color w:val="000000"/>
                <w:sz w:val="20"/>
                <w:szCs w:val="20"/>
                <w:lang w:val="en-CA"/>
              </w:rPr>
              <w:t>exposure</w:t>
            </w:r>
          </w:p>
        </w:tc>
        <w:tc>
          <w:tcPr>
            <w:tcW w:w="1559" w:type="dxa"/>
            <w:gridSpan w:val="2"/>
            <w:tcBorders>
              <w:top w:val="nil"/>
              <w:left w:val="nil"/>
              <w:bottom w:val="nil"/>
              <w:right w:val="nil"/>
            </w:tcBorders>
            <w:shd w:val="clear" w:color="auto" w:fill="C0C0C0"/>
          </w:tcPr>
          <w:p w14:paraId="7D7DCC5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ExposureTerm</w:t>
            </w:r>
          </w:p>
        </w:tc>
        <w:tc>
          <w:tcPr>
            <w:tcW w:w="6083" w:type="dxa"/>
            <w:tcBorders>
              <w:top w:val="nil"/>
            </w:tcBorders>
            <w:shd w:val="clear" w:color="auto" w:fill="C0C0C0"/>
          </w:tcPr>
          <w:p w14:paraId="5E145FB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nature of the expression of the mapped feature at the earth's surface (eg, exposed, concealed)</w:t>
            </w:r>
          </w:p>
          <w:p w14:paraId="4EA81DE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6405EFDB" w14:textId="77777777" w:rsidTr="00D970E9">
        <w:tc>
          <w:tcPr>
            <w:tcW w:w="2093" w:type="dxa"/>
            <w:tcBorders>
              <w:top w:val="nil"/>
              <w:bottom w:val="nil"/>
            </w:tcBorders>
            <w:shd w:val="clear" w:color="auto" w:fill="auto"/>
          </w:tcPr>
          <w:p w14:paraId="6DD7C26B"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2998" w:name="BKM_2EB23880_DDF1_4995_AB7F_3DC0E40E7A89"/>
            <w:bookmarkEnd w:id="2998"/>
            <w:r w:rsidRPr="00D970E9">
              <w:rPr>
                <w:rFonts w:ascii="Calibri" w:hAnsi="Calibri"/>
                <w:b/>
                <w:bCs/>
                <w:color w:val="000000"/>
                <w:sz w:val="20"/>
                <w:szCs w:val="20"/>
                <w:lang w:val="en-CA"/>
              </w:rPr>
              <w:t>shape</w:t>
            </w:r>
          </w:p>
        </w:tc>
        <w:tc>
          <w:tcPr>
            <w:tcW w:w="1417" w:type="dxa"/>
            <w:tcBorders>
              <w:top w:val="nil"/>
              <w:bottom w:val="nil"/>
            </w:tcBorders>
            <w:shd w:val="clear" w:color="auto" w:fill="auto"/>
          </w:tcPr>
          <w:p w14:paraId="094A6A47"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GM_Object</w:t>
            </w:r>
          </w:p>
        </w:tc>
        <w:tc>
          <w:tcPr>
            <w:tcW w:w="6225" w:type="dxa"/>
            <w:gridSpan w:val="2"/>
            <w:tcBorders>
              <w:top w:val="nil"/>
              <w:bottom w:val="nil"/>
            </w:tcBorders>
            <w:shd w:val="clear" w:color="auto" w:fill="auto"/>
          </w:tcPr>
          <w:p w14:paraId="06DBCC63"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 geometry</w:t>
            </w:r>
          </w:p>
          <w:p w14:paraId="393C93FC"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0A793F" w:rsidRPr="002E694E" w14:paraId="72B946F7" w14:textId="77777777" w:rsidTr="00D970E9">
        <w:tc>
          <w:tcPr>
            <w:tcW w:w="2093" w:type="dxa"/>
            <w:tcBorders>
              <w:top w:val="nil"/>
            </w:tcBorders>
            <w:shd w:val="clear" w:color="auto" w:fill="C0C0C0"/>
          </w:tcPr>
          <w:p w14:paraId="035CC2C1" w14:textId="06F443E7" w:rsidR="00EE4494" w:rsidRPr="00D970E9" w:rsidRDefault="00EE449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specification</w:t>
            </w:r>
          </w:p>
        </w:tc>
        <w:tc>
          <w:tcPr>
            <w:tcW w:w="1417" w:type="dxa"/>
            <w:tcBorders>
              <w:top w:val="nil"/>
              <w:left w:val="nil"/>
              <w:right w:val="nil"/>
            </w:tcBorders>
            <w:shd w:val="clear" w:color="auto" w:fill="C0C0C0"/>
          </w:tcPr>
          <w:p w14:paraId="18A82222" w14:textId="254C6383" w:rsidR="00EE4494" w:rsidRPr="00D970E9" w:rsidRDefault="00EE449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GFI_Feature</w:t>
            </w:r>
          </w:p>
        </w:tc>
        <w:tc>
          <w:tcPr>
            <w:tcW w:w="6225" w:type="dxa"/>
            <w:gridSpan w:val="2"/>
            <w:tcBorders>
              <w:top w:val="nil"/>
            </w:tcBorders>
            <w:shd w:val="clear" w:color="auto" w:fill="C0C0C0"/>
          </w:tcPr>
          <w:p w14:paraId="053238CA" w14:textId="52CC9CAD" w:rsidR="00EE4494" w:rsidRPr="00D970E9" w:rsidRDefault="00EE449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2999" w:author="Boisvert, Eric" w:date="2015-10-16T07:55:00Z"/>
        </w:rPr>
        <w:pPrChange w:id="3000" w:author="Boisvert, Eric" w:date="2015-10-16T07:55:00Z">
          <w:pPr>
            <w:pStyle w:val="Heading3"/>
          </w:pPr>
        </w:pPrChange>
      </w:pPr>
    </w:p>
    <w:p w14:paraId="7D4ABF8F" w14:textId="77777777" w:rsidR="00884FA7" w:rsidRDefault="00F92942" w:rsidP="00856F51">
      <w:pPr>
        <w:pStyle w:val="Heading4"/>
      </w:pPr>
      <w:r>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lastRenderedPageBreak/>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199A29A2" w:rsidR="00322A93" w:rsidRDefault="00510FBF" w:rsidP="00322A93">
      <w:pPr>
        <w:keepNext/>
      </w:pPr>
      <w:r>
        <w:rPr>
          <w:noProof/>
          <w:lang w:val="en-CA" w:eastAsia="en-CA"/>
        </w:rPr>
        <w:pict w14:anchorId="430E6088">
          <v:shape id="Picture 13" o:spid="_x0000_i1042" type="#_x0000_t75" style="width:6in;height:264.35pt;visibility:visible;mso-wrap-style:square">
            <v:imagedata r:id="rId31" o:title=""/>
          </v:shape>
        </w:pict>
      </w:r>
    </w:p>
    <w:p w14:paraId="38B24981" w14:textId="77777777" w:rsidR="00F92942" w:rsidRDefault="00322A93" w:rsidP="00322A93">
      <w:pPr>
        <w:pStyle w:val="Caption"/>
      </w:pPr>
      <w:r>
        <w:t xml:space="preserve">Figure </w:t>
      </w:r>
      <w:r w:rsidR="00673E83">
        <w:fldChar w:fldCharType="begin"/>
      </w:r>
      <w:r w:rsidR="00673E83">
        <w:instrText xml:space="preserve"> SEQ Figure \* ARABIC </w:instrText>
      </w:r>
      <w:r w:rsidR="00673E83">
        <w:fldChar w:fldCharType="separate"/>
      </w:r>
      <w:ins w:id="3001" w:author="Eric Boisvert" w:date="2016-01-06T12:52:00Z">
        <w:r w:rsidR="001D79AD">
          <w:rPr>
            <w:noProof/>
          </w:rPr>
          <w:t>19</w:t>
        </w:r>
      </w:ins>
      <w:del w:id="3002" w:author="Eric Boisvert" w:date="2015-10-30T04:23:00Z">
        <w:r w:rsidR="00090DCF" w:rsidDel="007D2867">
          <w:rPr>
            <w:noProof/>
          </w:rPr>
          <w:delText>19</w:delText>
        </w:r>
      </w:del>
      <w:r w:rsidR="00673E83">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12</w:t>
      </w:r>
      <w:r w:rsidR="00673E83">
        <w:rPr>
          <w:noProof/>
        </w:rPr>
        <w:fldChar w:fldCharType="end"/>
      </w:r>
      <w:r>
        <w:t xml:space="preserve"> : GeologicUnit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
        <w:gridCol w:w="2268"/>
        <w:gridCol w:w="5091"/>
      </w:tblGrid>
      <w:tr w:rsidR="000A793F" w:rsidRPr="00A07C65" w14:paraId="72E9A7B8" w14:textId="77777777" w:rsidTr="00D970E9">
        <w:tc>
          <w:tcPr>
            <w:tcW w:w="2235" w:type="dxa"/>
            <w:tcBorders>
              <w:top w:val="single" w:sz="8" w:space="0" w:color="000000"/>
              <w:bottom w:val="single" w:sz="8" w:space="0" w:color="000000"/>
            </w:tcBorders>
            <w:shd w:val="clear" w:color="auto" w:fill="auto"/>
          </w:tcPr>
          <w:p w14:paraId="5287E2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3003" w:name="BKM_A1329A5F_042F_4AF8_BF84_0B471B65BC55"/>
            <w:bookmarkEnd w:id="3003"/>
            <w:r w:rsidRPr="00D970E9">
              <w:rPr>
                <w:rFonts w:ascii="Calibri" w:hAnsi="Calibri"/>
                <w:b/>
                <w:bCs/>
                <w:color w:val="000000"/>
                <w:sz w:val="20"/>
                <w:szCs w:val="20"/>
                <w:lang w:val="en-CA"/>
              </w:rPr>
              <w:t>Name</w:t>
            </w:r>
          </w:p>
        </w:tc>
        <w:tc>
          <w:tcPr>
            <w:tcW w:w="2409" w:type="dxa"/>
            <w:gridSpan w:val="2"/>
            <w:tcBorders>
              <w:top w:val="single" w:sz="8" w:space="0" w:color="000000"/>
              <w:bottom w:val="single" w:sz="8" w:space="0" w:color="000000"/>
            </w:tcBorders>
            <w:shd w:val="clear" w:color="auto" w:fill="auto"/>
          </w:tcPr>
          <w:p w14:paraId="4218C8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BE031F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B0027BA" w14:textId="77777777" w:rsidTr="00D970E9">
        <w:tc>
          <w:tcPr>
            <w:tcW w:w="2376" w:type="dxa"/>
            <w:gridSpan w:val="2"/>
            <w:shd w:val="clear" w:color="auto" w:fill="C0C0C0"/>
          </w:tcPr>
          <w:p w14:paraId="08D439A1"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geologicUnitType</w:t>
            </w:r>
          </w:p>
        </w:tc>
        <w:tc>
          <w:tcPr>
            <w:tcW w:w="2268" w:type="dxa"/>
            <w:tcBorders>
              <w:left w:val="nil"/>
              <w:right w:val="nil"/>
            </w:tcBorders>
            <w:shd w:val="clear" w:color="auto" w:fill="C0C0C0"/>
          </w:tcPr>
          <w:p w14:paraId="50B38BA9"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GeologicUnitTypeTerm</w:t>
            </w:r>
          </w:p>
        </w:tc>
        <w:tc>
          <w:tcPr>
            <w:tcW w:w="5091" w:type="dxa"/>
            <w:shd w:val="clear" w:color="auto" w:fill="C0C0C0"/>
          </w:tcPr>
          <w:p w14:paraId="1301B8C0"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 </w:t>
            </w:r>
          </w:p>
          <w:p w14:paraId="441955DF"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5B793EE0" w14:textId="77777777" w:rsidTr="00D970E9">
        <w:tc>
          <w:tcPr>
            <w:tcW w:w="2376" w:type="dxa"/>
            <w:gridSpan w:val="2"/>
            <w:shd w:val="clear" w:color="auto" w:fill="auto"/>
          </w:tcPr>
          <w:p w14:paraId="7000CAA2"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3004" w:name="BKM_7F4D7787_7293_418E_8B38_1A72EA1F4CC0"/>
            <w:bookmarkEnd w:id="3004"/>
            <w:r w:rsidRPr="00D970E9">
              <w:rPr>
                <w:rFonts w:ascii="Calibri" w:hAnsi="Calibri"/>
                <w:b/>
                <w:bCs/>
                <w:color w:val="000000"/>
                <w:sz w:val="20"/>
                <w:szCs w:val="20"/>
                <w:lang w:val="en-CA"/>
              </w:rPr>
              <w:t>rank</w:t>
            </w:r>
          </w:p>
        </w:tc>
        <w:tc>
          <w:tcPr>
            <w:tcW w:w="2268" w:type="dxa"/>
            <w:shd w:val="clear" w:color="auto" w:fill="auto"/>
          </w:tcPr>
          <w:p w14:paraId="696A8E4D"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RankTerm</w:t>
            </w:r>
          </w:p>
        </w:tc>
        <w:tc>
          <w:tcPr>
            <w:tcW w:w="5091" w:type="dxa"/>
            <w:shd w:val="clear" w:color="auto" w:fill="auto"/>
          </w:tcPr>
          <w:p w14:paraId="37E21E1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 that classifies the geologic unit in a generalization hierarchy from most local/smallest volume to most regional. </w:t>
            </w:r>
            <w:commentRangeStart w:id="3005"/>
            <w:r w:rsidRPr="00D970E9">
              <w:rPr>
                <w:rFonts w:ascii="Calibri" w:hAnsi="Calibri"/>
                <w:color w:val="000000"/>
                <w:sz w:val="20"/>
                <w:szCs w:val="20"/>
                <w:lang w:val="en-CA"/>
              </w:rPr>
              <w:t>Scoped name because classification is asserted, not based on observational data.</w:t>
            </w:r>
            <w:commentRangeEnd w:id="3005"/>
            <w:r>
              <w:rPr>
                <w:rStyle w:val="CommentReference"/>
              </w:rPr>
              <w:commentReference w:id="3005"/>
            </w:r>
          </w:p>
          <w:p w14:paraId="78A8B3A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Examples: group, subgroup, formation, member, bed, intrusion, complex, batholith</w:t>
            </w:r>
          </w:p>
          <w:p w14:paraId="7B007444" w14:textId="77777777" w:rsidR="00A07C65" w:rsidRPr="00D970E9" w:rsidRDefault="00A07C65" w:rsidP="00D970E9">
            <w:pPr>
              <w:keepNext/>
              <w:autoSpaceDE w:val="0"/>
              <w:autoSpaceDN w:val="0"/>
              <w:adjustRightInd w:val="0"/>
              <w:spacing w:after="0"/>
              <w:rPr>
                <w:rFonts w:ascii="Calibri" w:hAnsi="Calibri"/>
                <w:color w:val="000000"/>
                <w:sz w:val="20"/>
                <w:szCs w:val="20"/>
                <w:lang w:val="en-CA"/>
              </w:rPr>
            </w:pPr>
          </w:p>
        </w:tc>
      </w:tr>
      <w:tr w:rsidR="000A793F" w:rsidRPr="00A07C65" w14:paraId="06F439A1" w14:textId="77777777" w:rsidTr="00D970E9">
        <w:tc>
          <w:tcPr>
            <w:tcW w:w="2376" w:type="dxa"/>
            <w:gridSpan w:val="2"/>
            <w:shd w:val="clear" w:color="auto" w:fill="C0C0C0"/>
          </w:tcPr>
          <w:p w14:paraId="29365CB0" w14:textId="625387EA"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hirearchyLink</w:t>
            </w:r>
          </w:p>
        </w:tc>
        <w:tc>
          <w:tcPr>
            <w:tcW w:w="2268" w:type="dxa"/>
            <w:tcBorders>
              <w:left w:val="nil"/>
              <w:right w:val="nil"/>
            </w:tcBorders>
            <w:shd w:val="clear" w:color="auto" w:fill="C0C0C0"/>
          </w:tcPr>
          <w:p w14:paraId="258E90E0" w14:textId="3991FF37"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w:t>
            </w:r>
          </w:p>
        </w:tc>
        <w:tc>
          <w:tcPr>
            <w:tcW w:w="5091" w:type="dxa"/>
            <w:shd w:val="clear" w:color="auto" w:fill="C0C0C0"/>
          </w:tcPr>
          <w:p w14:paraId="6958990B" w14:textId="50624804"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Represents containment of a part GeologicUnit within another GeologicUnit. indicates a subsiduary unit with its role and proportion with respect to the container unit</w:t>
            </w:r>
          </w:p>
        </w:tc>
      </w:tr>
      <w:tr w:rsidR="00B62995" w:rsidRPr="00A07C65" w14:paraId="2428D44F" w14:textId="77777777" w:rsidTr="00D970E9">
        <w:tc>
          <w:tcPr>
            <w:tcW w:w="2376" w:type="dxa"/>
            <w:gridSpan w:val="2"/>
            <w:shd w:val="clear" w:color="auto" w:fill="auto"/>
          </w:tcPr>
          <w:p w14:paraId="3B85BD5B" w14:textId="1CBBE162"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Composition</w:t>
            </w:r>
          </w:p>
        </w:tc>
        <w:tc>
          <w:tcPr>
            <w:tcW w:w="2268" w:type="dxa"/>
            <w:shd w:val="clear" w:color="auto" w:fill="auto"/>
          </w:tcPr>
          <w:p w14:paraId="14BE28BF" w14:textId="4B79C00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w:t>
            </w:r>
          </w:p>
        </w:tc>
        <w:tc>
          <w:tcPr>
            <w:tcW w:w="5091" w:type="dxa"/>
            <w:shd w:val="clear" w:color="auto" w:fill="auto"/>
          </w:tcPr>
          <w:p w14:paraId="5E2DF550" w14:textId="0E5AC6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composition (detailed, instance specific, lithologic description) of the GeologicUnit</w:t>
            </w:r>
          </w:p>
        </w:tc>
      </w:tr>
      <w:tr w:rsidR="000A793F" w:rsidRPr="00A07C65" w14:paraId="2B6AAE0B" w14:textId="77777777" w:rsidTr="00D970E9">
        <w:tc>
          <w:tcPr>
            <w:tcW w:w="2376" w:type="dxa"/>
            <w:gridSpan w:val="2"/>
            <w:shd w:val="clear" w:color="auto" w:fill="C0C0C0"/>
          </w:tcPr>
          <w:p w14:paraId="72FC7D82" w14:textId="5F129A1D"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gbMaterialDescription</w:t>
            </w:r>
          </w:p>
        </w:tc>
        <w:tc>
          <w:tcPr>
            <w:tcW w:w="2268" w:type="dxa"/>
            <w:tcBorders>
              <w:left w:val="nil"/>
              <w:right w:val="nil"/>
            </w:tcBorders>
            <w:shd w:val="clear" w:color="auto" w:fill="C0C0C0"/>
          </w:tcPr>
          <w:p w14:paraId="5B67D358" w14:textId="6F9B5730"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EarthMaterialAbstractDescription</w:t>
            </w:r>
          </w:p>
        </w:tc>
        <w:tc>
          <w:tcPr>
            <w:tcW w:w="5091" w:type="dxa"/>
            <w:shd w:val="clear" w:color="auto" w:fill="C0C0C0"/>
          </w:tcPr>
          <w:p w14:paraId="3923BF32" w14:textId="4D61E13F"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material description.  This is a stub property in GeoSciML Basic</w:t>
            </w:r>
          </w:p>
        </w:tc>
      </w:tr>
      <w:tr w:rsidR="00B62995" w:rsidRPr="00A07C65" w14:paraId="01A2D6AF" w14:textId="77777777" w:rsidTr="00D970E9">
        <w:tc>
          <w:tcPr>
            <w:tcW w:w="2376" w:type="dxa"/>
            <w:gridSpan w:val="2"/>
            <w:shd w:val="clear" w:color="auto" w:fill="auto"/>
          </w:tcPr>
          <w:p w14:paraId="36A39D69" w14:textId="67AF409F"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gbUnitDescription</w:t>
            </w:r>
          </w:p>
        </w:tc>
        <w:tc>
          <w:tcPr>
            <w:tcW w:w="2268" w:type="dxa"/>
            <w:shd w:val="clear" w:color="auto" w:fill="auto"/>
          </w:tcPr>
          <w:p w14:paraId="3DDA8E93" w14:textId="356CBA3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GeologicUnitAbstractDescription</w:t>
            </w:r>
          </w:p>
        </w:tc>
        <w:tc>
          <w:tcPr>
            <w:tcW w:w="5091" w:type="dxa"/>
            <w:shd w:val="clear" w:color="auto" w:fill="auto"/>
          </w:tcPr>
          <w:p w14:paraId="049C778C" w14:textId="1710F71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13</w:t>
      </w:r>
      <w:r w:rsidR="00673E83">
        <w:rPr>
          <w:noProof/>
        </w:rPr>
        <w:fldChar w:fldCharType="end"/>
      </w:r>
      <w:r>
        <w:t xml:space="preserve"> : GeologicUnitHierarchy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977"/>
        <w:gridCol w:w="5374"/>
      </w:tblGrid>
      <w:tr w:rsidR="000A793F" w:rsidRPr="00A07C65" w14:paraId="48A58610" w14:textId="77777777" w:rsidTr="00D970E9">
        <w:tc>
          <w:tcPr>
            <w:tcW w:w="1384" w:type="dxa"/>
            <w:tcBorders>
              <w:top w:val="single" w:sz="8" w:space="0" w:color="000000"/>
              <w:bottom w:val="single" w:sz="8" w:space="0" w:color="000000"/>
            </w:tcBorders>
            <w:shd w:val="clear" w:color="auto" w:fill="auto"/>
          </w:tcPr>
          <w:p w14:paraId="25ECD089"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3006" w:name="BKM_F1AE88A3_ADC1_4E05_8AA4_DF5F90DB4C60"/>
            <w:bookmarkEnd w:id="3006"/>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0908D24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278356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4A2C959" w14:textId="77777777" w:rsidTr="00D970E9">
        <w:tc>
          <w:tcPr>
            <w:tcW w:w="1384" w:type="dxa"/>
            <w:shd w:val="clear" w:color="auto" w:fill="C0C0C0"/>
          </w:tcPr>
          <w:p w14:paraId="1114DEE5"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977" w:type="dxa"/>
            <w:tcBorders>
              <w:left w:val="nil"/>
              <w:right w:val="nil"/>
            </w:tcBorders>
            <w:shd w:val="clear" w:color="auto" w:fill="C0C0C0"/>
          </w:tcPr>
          <w:p w14:paraId="68B7AAD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GeologicUnitHierarchyRoleTerm</w:t>
            </w:r>
          </w:p>
        </w:tc>
        <w:tc>
          <w:tcPr>
            <w:tcW w:w="5374" w:type="dxa"/>
            <w:shd w:val="clear" w:color="auto" w:fill="C0C0C0"/>
          </w:tcPr>
          <w:p w14:paraId="6920F388"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Nature of the parts, e.g. facies, stratigraphic, interbeds, geographic, eastern facies, </w:t>
            </w:r>
          </w:p>
          <w:p w14:paraId="302B9FEB"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7CBA2D8F" w14:textId="77777777" w:rsidTr="00D970E9">
        <w:tc>
          <w:tcPr>
            <w:tcW w:w="1384" w:type="dxa"/>
            <w:shd w:val="clear" w:color="auto" w:fill="auto"/>
          </w:tcPr>
          <w:p w14:paraId="4413200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3007" w:name="BKM_C5C77165_16DE_4DA6_948B_748CCB10594C"/>
            <w:bookmarkEnd w:id="3007"/>
            <w:r w:rsidRPr="00D970E9">
              <w:rPr>
                <w:rFonts w:ascii="Calibri" w:hAnsi="Calibri"/>
                <w:b/>
                <w:bCs/>
                <w:color w:val="000000"/>
                <w:sz w:val="20"/>
                <w:szCs w:val="20"/>
                <w:lang w:val="en-CA"/>
              </w:rPr>
              <w:t>proportion</w:t>
            </w:r>
          </w:p>
        </w:tc>
        <w:tc>
          <w:tcPr>
            <w:tcW w:w="2977" w:type="dxa"/>
            <w:shd w:val="clear" w:color="auto" w:fill="auto"/>
          </w:tcPr>
          <w:p w14:paraId="2CC10F2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374" w:type="dxa"/>
            <w:shd w:val="clear" w:color="auto" w:fill="auto"/>
          </w:tcPr>
          <w:p w14:paraId="056E2342"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formed by the part.</w:t>
            </w:r>
          </w:p>
          <w:p w14:paraId="6D4B4C47"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722CD9DC" w14:textId="77777777" w:rsidTr="00D970E9">
        <w:tc>
          <w:tcPr>
            <w:tcW w:w="1384" w:type="dxa"/>
            <w:shd w:val="clear" w:color="auto" w:fill="C0C0C0"/>
          </w:tcPr>
          <w:p w14:paraId="31716270" w14:textId="3DAEAE67"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targetUnit</w:t>
            </w:r>
          </w:p>
        </w:tc>
        <w:tc>
          <w:tcPr>
            <w:tcW w:w="2977" w:type="dxa"/>
            <w:tcBorders>
              <w:left w:val="nil"/>
              <w:right w:val="nil"/>
            </w:tcBorders>
            <w:shd w:val="clear" w:color="auto" w:fill="C0C0C0"/>
          </w:tcPr>
          <w:p w14:paraId="65DA2958" w14:textId="71658B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5374" w:type="dxa"/>
            <w:shd w:val="clear" w:color="auto" w:fill="C0C0C0"/>
          </w:tcPr>
          <w:p w14:paraId="7D70F9D2" w14:textId="6A4508B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694"/>
        <w:gridCol w:w="5799"/>
      </w:tblGrid>
      <w:tr w:rsidR="000A793F" w:rsidRPr="00A07C65" w14:paraId="07E1F64E" w14:textId="77777777" w:rsidTr="00D970E9">
        <w:tc>
          <w:tcPr>
            <w:tcW w:w="1242" w:type="dxa"/>
            <w:tcBorders>
              <w:top w:val="single" w:sz="8" w:space="0" w:color="000000"/>
              <w:bottom w:val="single" w:sz="8" w:space="0" w:color="000000"/>
            </w:tcBorders>
            <w:shd w:val="clear" w:color="auto" w:fill="auto"/>
          </w:tcPr>
          <w:p w14:paraId="5E85EC33"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3008" w:name="BKM_D0CF8372_E2E7_44FE_8452_567F1CFF1C66"/>
            <w:bookmarkEnd w:id="3008"/>
            <w:r w:rsidRPr="00D970E9">
              <w:rPr>
                <w:rFonts w:ascii="Calibri" w:hAnsi="Calibri"/>
                <w:b/>
                <w:bCs/>
                <w:color w:val="000000"/>
                <w:sz w:val="20"/>
                <w:szCs w:val="20"/>
                <w:lang w:val="en-CA"/>
              </w:rPr>
              <w:t>Name</w:t>
            </w:r>
          </w:p>
        </w:tc>
        <w:tc>
          <w:tcPr>
            <w:tcW w:w="2694" w:type="dxa"/>
            <w:tcBorders>
              <w:top w:val="single" w:sz="8" w:space="0" w:color="000000"/>
              <w:bottom w:val="single" w:sz="8" w:space="0" w:color="000000"/>
            </w:tcBorders>
            <w:shd w:val="clear" w:color="auto" w:fill="auto"/>
          </w:tcPr>
          <w:p w14:paraId="52C354AA"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2A93EC6E"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0DE7896D" w14:textId="77777777" w:rsidTr="00D970E9">
        <w:tc>
          <w:tcPr>
            <w:tcW w:w="1242" w:type="dxa"/>
            <w:shd w:val="clear" w:color="auto" w:fill="C0C0C0"/>
          </w:tcPr>
          <w:p w14:paraId="02B2C69C"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694" w:type="dxa"/>
            <w:tcBorders>
              <w:left w:val="nil"/>
              <w:right w:val="nil"/>
            </w:tcBorders>
            <w:shd w:val="clear" w:color="auto" w:fill="C0C0C0"/>
          </w:tcPr>
          <w:p w14:paraId="1F7A11F6"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CompositionPartRoleTerm</w:t>
            </w:r>
          </w:p>
        </w:tc>
        <w:tc>
          <w:tcPr>
            <w:tcW w:w="5799" w:type="dxa"/>
            <w:shd w:val="clear" w:color="auto" w:fill="C0C0C0"/>
          </w:tcPr>
          <w:p w14:paraId="290FC23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Defines the relationship of the </w:t>
            </w:r>
            <w:r w:rsidR="000D2F14" w:rsidRPr="00D970E9">
              <w:rPr>
                <w:rFonts w:ascii="Calibri" w:hAnsi="Calibri"/>
                <w:color w:val="000000"/>
                <w:sz w:val="20"/>
                <w:szCs w:val="20"/>
                <w:lang w:val="en-CA"/>
              </w:rPr>
              <w:t>CompoundMaterial</w:t>
            </w:r>
            <w:r w:rsidRPr="00D970E9">
              <w:rPr>
                <w:rFonts w:ascii="Calibri" w:hAnsi="Calibri"/>
                <w:color w:val="000000"/>
                <w:sz w:val="20"/>
                <w:szCs w:val="20"/>
                <w:lang w:val="en-CA"/>
              </w:rPr>
              <w:t xml:space="preserve"> constituent in the geologic unit, e.g. vein, </w:t>
            </w:r>
            <w:proofErr w:type="gramStart"/>
            <w:r w:rsidRPr="00D970E9">
              <w:rPr>
                <w:rFonts w:ascii="Calibri" w:hAnsi="Calibri"/>
                <w:color w:val="000000"/>
                <w:sz w:val="20"/>
                <w:szCs w:val="20"/>
                <w:lang w:val="en-CA"/>
              </w:rPr>
              <w:t>interbedded</w:t>
            </w:r>
            <w:proofErr w:type="gramEnd"/>
            <w:r w:rsidRPr="00D970E9">
              <w:rPr>
                <w:rFonts w:ascii="Calibri" w:hAnsi="Calibri"/>
                <w:color w:val="000000"/>
                <w:sz w:val="20"/>
                <w:szCs w:val="20"/>
                <w:lang w:val="en-CA"/>
              </w:rPr>
              <w:t xml:space="preserve"> constituent, layers, dominant constituent. </w:t>
            </w:r>
            <w:commentRangeStart w:id="3009"/>
            <w:r w:rsidRPr="00D970E9">
              <w:rPr>
                <w:rFonts w:ascii="Calibri" w:hAnsi="Calibri"/>
                <w:color w:val="000000"/>
                <w:sz w:val="20"/>
                <w:szCs w:val="20"/>
                <w:lang w:val="en-CA"/>
              </w:rPr>
              <w:t>Scoped name because role is asserted by the geologist building the description.</w:t>
            </w:r>
            <w:commentRangeEnd w:id="3009"/>
            <w:r w:rsidR="000D2F14">
              <w:rPr>
                <w:rStyle w:val="CommentReference"/>
              </w:rPr>
              <w:commentReference w:id="3009"/>
            </w:r>
          </w:p>
          <w:p w14:paraId="5C99A8A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33400516" w14:textId="77777777" w:rsidTr="00D970E9">
        <w:tc>
          <w:tcPr>
            <w:tcW w:w="1242" w:type="dxa"/>
            <w:shd w:val="clear" w:color="auto" w:fill="auto"/>
          </w:tcPr>
          <w:p w14:paraId="068FD904"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3010" w:name="BKM_F115EB74_32B6_4EFC_8D26_C2D2AD40E6EB"/>
            <w:bookmarkEnd w:id="3010"/>
            <w:r w:rsidRPr="00D970E9">
              <w:rPr>
                <w:rFonts w:ascii="Calibri" w:hAnsi="Calibri"/>
                <w:b/>
                <w:bCs/>
                <w:color w:val="000000"/>
                <w:sz w:val="20"/>
                <w:szCs w:val="20"/>
                <w:lang w:val="en-CA"/>
              </w:rPr>
              <w:t>proportion</w:t>
            </w:r>
          </w:p>
        </w:tc>
        <w:tc>
          <w:tcPr>
            <w:tcW w:w="2694" w:type="dxa"/>
            <w:shd w:val="clear" w:color="auto" w:fill="auto"/>
          </w:tcPr>
          <w:p w14:paraId="57852DB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799" w:type="dxa"/>
            <w:shd w:val="clear" w:color="auto" w:fill="auto"/>
          </w:tcPr>
          <w:p w14:paraId="2B36C4D5"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composed of the compound material.</w:t>
            </w:r>
          </w:p>
          <w:p w14:paraId="6F29D79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460AC61B" w14:textId="77777777" w:rsidTr="00D970E9">
        <w:tc>
          <w:tcPr>
            <w:tcW w:w="1242" w:type="dxa"/>
            <w:shd w:val="clear" w:color="auto" w:fill="C0C0C0"/>
          </w:tcPr>
          <w:p w14:paraId="2C746970" w14:textId="6E62A554"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Material</w:t>
            </w:r>
          </w:p>
        </w:tc>
        <w:tc>
          <w:tcPr>
            <w:tcW w:w="2694" w:type="dxa"/>
            <w:tcBorders>
              <w:left w:val="nil"/>
              <w:right w:val="nil"/>
            </w:tcBorders>
            <w:shd w:val="clear" w:color="auto" w:fill="C0C0C0"/>
          </w:tcPr>
          <w:p w14:paraId="08FDC80E" w14:textId="596D7582"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CompoundMaterial</w:t>
            </w:r>
          </w:p>
        </w:tc>
        <w:tc>
          <w:tcPr>
            <w:tcW w:w="5799" w:type="dxa"/>
            <w:shd w:val="clear" w:color="auto" w:fill="C0C0C0"/>
          </w:tcPr>
          <w:p w14:paraId="0AF076D0" w14:textId="60115173" w:rsidR="00B62995" w:rsidRPr="00D970E9" w:rsidRDefault="00B62995" w:rsidP="00D970E9">
            <w:pPr>
              <w:autoSpaceDE w:val="0"/>
              <w:autoSpaceDN w:val="0"/>
              <w:adjustRightInd w:val="0"/>
              <w:spacing w:after="0"/>
              <w:rPr>
                <w:rFonts w:ascii="Calibri" w:hAnsi="Calibri"/>
                <w:color w:val="000000"/>
                <w:sz w:val="20"/>
                <w:szCs w:val="20"/>
                <w:lang w:val="en-CA"/>
              </w:rPr>
            </w:pPr>
            <w:del w:id="3011" w:author="Eric Boisvert" w:date="2015-11-11T12:30:00Z">
              <w:r w:rsidRPr="00D970E9" w:rsidDel="007E59BE">
                <w:rPr>
                  <w:rFonts w:ascii="Calibri" w:hAnsi="Calibri"/>
                  <w:color w:val="000000"/>
                  <w:sz w:val="20"/>
                  <w:szCs w:val="20"/>
                  <w:lang w:val="en-CA"/>
                </w:rPr>
                <w:delText xml:space="preserve">Material </w:delText>
              </w:r>
            </w:del>
            <w:ins w:id="3012" w:author="Eric Boisvert" w:date="2015-11-11T12:30:00Z">
              <w:r w:rsidR="007E59BE" w:rsidRPr="00D970E9">
                <w:rPr>
                  <w:rFonts w:ascii="Calibri" w:hAnsi="Calibri"/>
                  <w:color w:val="000000"/>
                  <w:sz w:val="20"/>
                  <w:szCs w:val="20"/>
                  <w:lang w:val="en-CA"/>
                </w:rPr>
                <w:t xml:space="preserve">EarthMaterial </w:t>
              </w:r>
            </w:ins>
            <w:r w:rsidRPr="00D970E9">
              <w:rPr>
                <w:rFonts w:ascii="Calibri" w:hAnsi="Calibri"/>
                <w:color w:val="000000"/>
                <w:sz w:val="20"/>
                <w:szCs w:val="20"/>
                <w:lang w:val="en-CA"/>
              </w:rPr>
              <w:t>composing the part.</w:t>
            </w:r>
          </w:p>
        </w:tc>
      </w:tr>
    </w:tbl>
    <w:p w14:paraId="3A0FD903" w14:textId="77777777" w:rsidR="00A07C65" w:rsidRDefault="00A07C65" w:rsidP="00ED2525"/>
    <w:p w14:paraId="7619CEFE" w14:textId="2972A20E" w:rsidR="00856F51" w:rsidRDefault="00856F51" w:rsidP="00B537EA">
      <w:pPr>
        <w:pStyle w:val="Heading4"/>
      </w:pPr>
      <w:r>
        <w:lastRenderedPageBreak/>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57139B6A" w:rsidR="00856F51" w:rsidRDefault="00510FBF" w:rsidP="00856F51">
      <w:pPr>
        <w:keepNext/>
      </w:pPr>
      <w:r>
        <w:rPr>
          <w:noProof/>
          <w:lang w:val="en-CA" w:eastAsia="en-CA"/>
        </w:rPr>
        <w:pict w14:anchorId="7395DB86">
          <v:shape id="Image 18" o:spid="_x0000_i1043" type="#_x0000_t75" style="width:424.5pt;height:331pt;visibility:visible;mso-wrap-style:square">
            <v:imagedata r:id="rId32" o:title=""/>
          </v:shape>
        </w:pict>
      </w:r>
    </w:p>
    <w:p w14:paraId="0D050E87" w14:textId="5BD4786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013" w:author="Eric Boisvert" w:date="2016-01-06T12:52:00Z">
        <w:r w:rsidR="001D79AD">
          <w:rPr>
            <w:noProof/>
          </w:rPr>
          <w:t>20</w:t>
        </w:r>
      </w:ins>
      <w:del w:id="3014" w:author="Eric Boisvert" w:date="2015-10-30T04:23:00Z">
        <w:r w:rsidR="00090DCF" w:rsidDel="007D2867">
          <w:rPr>
            <w:noProof/>
          </w:rPr>
          <w:delText>20</w:delText>
        </w:r>
      </w:del>
      <w:r w:rsidR="00673E83">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3015" w:name="BKM_BD5C03BF_666A_4A06_9108_21CA3469AFBC"/>
      <w:bookmarkEnd w:id="301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0A793F" w:rsidRPr="00856F51" w14:paraId="2C269105" w14:textId="77777777" w:rsidTr="00D970E9">
        <w:tc>
          <w:tcPr>
            <w:tcW w:w="1668" w:type="dxa"/>
            <w:tcBorders>
              <w:top w:val="single" w:sz="8" w:space="0" w:color="000000"/>
              <w:bottom w:val="single" w:sz="8" w:space="0" w:color="000000"/>
            </w:tcBorders>
            <w:shd w:val="clear" w:color="auto" w:fill="auto"/>
          </w:tcPr>
          <w:p w14:paraId="08E5CF8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3016" w:name="BKM_18D25AC3_6FC0_4C65_A8A5_F0142E2E6CE0"/>
            <w:bookmarkEnd w:id="3016"/>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7357DABD"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941" w:type="dxa"/>
            <w:tcBorders>
              <w:top w:val="single" w:sz="8" w:space="0" w:color="000000"/>
              <w:bottom w:val="single" w:sz="8" w:space="0" w:color="000000"/>
            </w:tcBorders>
            <w:shd w:val="clear" w:color="auto" w:fill="auto"/>
          </w:tcPr>
          <w:p w14:paraId="0C6F7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124BC23B" w14:textId="77777777" w:rsidTr="00D970E9">
        <w:tc>
          <w:tcPr>
            <w:tcW w:w="1668" w:type="dxa"/>
            <w:shd w:val="clear" w:color="auto" w:fill="C0C0C0"/>
          </w:tcPr>
          <w:p w14:paraId="5E96406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color</w:t>
            </w:r>
          </w:p>
        </w:tc>
        <w:tc>
          <w:tcPr>
            <w:tcW w:w="2126" w:type="dxa"/>
            <w:tcBorders>
              <w:left w:val="nil"/>
              <w:right w:val="nil"/>
            </w:tcBorders>
            <w:shd w:val="clear" w:color="auto" w:fill="C0C0C0"/>
          </w:tcPr>
          <w:p w14:paraId="4532D770"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941" w:type="dxa"/>
            <w:shd w:val="clear" w:color="auto" w:fill="C0C0C0"/>
          </w:tcPr>
          <w:p w14:paraId="4A7FB9D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Terms to specify color of the earth material. Color schemes such as the Munsell rock and soil color schemes could be used.</w:t>
            </w:r>
          </w:p>
          <w:p w14:paraId="2109DC0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856F51" w:rsidRPr="00856F51" w14:paraId="2371E23C" w14:textId="77777777" w:rsidTr="00D970E9">
        <w:tc>
          <w:tcPr>
            <w:tcW w:w="1668" w:type="dxa"/>
            <w:shd w:val="clear" w:color="auto" w:fill="auto"/>
          </w:tcPr>
          <w:p w14:paraId="7F670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3017" w:name="BKM_18EC1705_589B_4DEF_A044_9A1610E567B6"/>
            <w:bookmarkEnd w:id="3017"/>
            <w:r w:rsidRPr="00D970E9">
              <w:rPr>
                <w:rFonts w:ascii="Calibri" w:hAnsi="Calibri" w:cs="Arial"/>
                <w:b/>
                <w:bCs/>
                <w:color w:val="000000"/>
                <w:sz w:val="20"/>
                <w:lang w:val="en-CA"/>
              </w:rPr>
              <w:t>purpose</w:t>
            </w:r>
          </w:p>
        </w:tc>
        <w:tc>
          <w:tcPr>
            <w:tcW w:w="2126" w:type="dxa"/>
            <w:shd w:val="clear" w:color="auto" w:fill="auto"/>
          </w:tcPr>
          <w:p w14:paraId="2F7621D5"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DescriptionPurpose</w:t>
            </w:r>
          </w:p>
        </w:tc>
        <w:tc>
          <w:tcPr>
            <w:tcW w:w="5941" w:type="dxa"/>
            <w:shd w:val="clear" w:color="auto" w:fill="auto"/>
          </w:tcPr>
          <w:p w14:paraId="61FCC091"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Values: Instance, TypicalNorm, IdentifyingNorm.</w:t>
            </w:r>
          </w:p>
          <w:p w14:paraId="6667493F"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0A793F" w:rsidRPr="00856F51" w14:paraId="452CDC1C" w14:textId="77777777" w:rsidTr="00D970E9">
        <w:tc>
          <w:tcPr>
            <w:tcW w:w="1668" w:type="dxa"/>
            <w:shd w:val="clear" w:color="auto" w:fill="C0C0C0"/>
          </w:tcPr>
          <w:p w14:paraId="5CC86718" w14:textId="6504EBDF" w:rsidR="00B62995" w:rsidRPr="00D970E9" w:rsidRDefault="00B62995"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gbEarthMaterialDescription</w:t>
            </w:r>
          </w:p>
        </w:tc>
        <w:tc>
          <w:tcPr>
            <w:tcW w:w="2126" w:type="dxa"/>
            <w:tcBorders>
              <w:left w:val="nil"/>
              <w:right w:val="nil"/>
            </w:tcBorders>
            <w:shd w:val="clear" w:color="auto" w:fill="C0C0C0"/>
          </w:tcPr>
          <w:p w14:paraId="0F27E521" w14:textId="08D9B1B7"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EarthMaterialAbstractDescription</w:t>
            </w:r>
          </w:p>
        </w:tc>
        <w:tc>
          <w:tcPr>
            <w:tcW w:w="5941" w:type="dxa"/>
            <w:shd w:val="clear" w:color="auto" w:fill="C0C0C0"/>
          </w:tcPr>
          <w:p w14:paraId="088DDB90" w14:textId="3143B45F"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3018" w:name="BKM_69643EA7_2142_46B5_9F91_BA2962E773C2"/>
      <w:bookmarkEnd w:id="3018"/>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1701"/>
        <w:gridCol w:w="6792"/>
      </w:tblGrid>
      <w:tr w:rsidR="000A793F" w:rsidRPr="00856F51" w14:paraId="075C6A18" w14:textId="77777777" w:rsidTr="00D970E9">
        <w:tc>
          <w:tcPr>
            <w:tcW w:w="1242" w:type="dxa"/>
            <w:tcBorders>
              <w:top w:val="single" w:sz="8" w:space="0" w:color="000000"/>
              <w:bottom w:val="single" w:sz="8" w:space="0" w:color="000000"/>
            </w:tcBorders>
            <w:shd w:val="clear" w:color="auto" w:fill="auto"/>
          </w:tcPr>
          <w:p w14:paraId="344322E8"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3019" w:name="BKM_0198932B_28DD_424D_8B50_FABE0D235C84"/>
            <w:bookmarkEnd w:id="3019"/>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0E9EFC5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6792" w:type="dxa"/>
            <w:tcBorders>
              <w:top w:val="single" w:sz="8" w:space="0" w:color="000000"/>
              <w:bottom w:val="single" w:sz="8" w:space="0" w:color="000000"/>
            </w:tcBorders>
            <w:shd w:val="clear" w:color="auto" w:fill="auto"/>
          </w:tcPr>
          <w:p w14:paraId="044287B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7BC3367A" w14:textId="77777777" w:rsidTr="00D970E9">
        <w:tc>
          <w:tcPr>
            <w:tcW w:w="1242" w:type="dxa"/>
            <w:shd w:val="clear" w:color="auto" w:fill="C0C0C0"/>
          </w:tcPr>
          <w:p w14:paraId="7F5ED78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lithology</w:t>
            </w:r>
          </w:p>
        </w:tc>
        <w:tc>
          <w:tcPr>
            <w:tcW w:w="1701" w:type="dxa"/>
            <w:tcBorders>
              <w:left w:val="nil"/>
              <w:right w:val="nil"/>
            </w:tcBorders>
            <w:shd w:val="clear" w:color="auto" w:fill="C0C0C0"/>
          </w:tcPr>
          <w:p w14:paraId="748075A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LithologyTerm</w:t>
            </w:r>
          </w:p>
        </w:tc>
        <w:tc>
          <w:tcPr>
            <w:tcW w:w="6792" w:type="dxa"/>
            <w:shd w:val="clear" w:color="auto" w:fill="C0C0C0"/>
          </w:tcPr>
          <w:p w14:paraId="7F2F1089"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 class from a controlled vocabulary</w:t>
            </w:r>
          </w:p>
          <w:p w14:paraId="4B9A5BD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bl>
    <w:p w14:paraId="1CF8163B" w14:textId="77777777" w:rsidR="00856F51" w:rsidRDefault="00856F51" w:rsidP="00856F51">
      <w:bookmarkStart w:id="3020" w:name="BKM_7A5570E9_5272_4DAD_BC83_4E0D06E5C57A"/>
      <w:bookmarkEnd w:id="3020"/>
    </w:p>
    <w:p w14:paraId="59154230" w14:textId="2D53B5DE" w:rsidR="00EA4029" w:rsidRDefault="00B537EA" w:rsidP="00DB2D3A">
      <w:pPr>
        <w:pStyle w:val="Heading3"/>
      </w:pPr>
      <w:bookmarkStart w:id="3021" w:name="_Toc439664611"/>
      <w:r>
        <w:t>Geologic Event</w:t>
      </w:r>
      <w:bookmarkEnd w:id="3021"/>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w:t>
      </w:r>
      <w:r>
        <w:lastRenderedPageBreak/>
        <w:t>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65AD8ED" w:rsidR="00B537EA" w:rsidRDefault="00510FBF" w:rsidP="00B537EA">
      <w:pPr>
        <w:keepNext/>
      </w:pPr>
      <w:r>
        <w:rPr>
          <w:noProof/>
          <w:lang w:val="en-CA" w:eastAsia="en-CA"/>
        </w:rPr>
        <w:pict w14:anchorId="5D71EB40">
          <v:shape id="Picture 20" o:spid="_x0000_i1044" type="#_x0000_t75" style="width:6in;height:365.35pt;visibility:visible;mso-wrap-style:square">
            <v:imagedata r:id="rId33" o:title=""/>
          </v:shape>
        </w:pict>
      </w:r>
    </w:p>
    <w:p w14:paraId="634E7DC8" w14:textId="2E565512"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022" w:author="Eric Boisvert" w:date="2016-01-06T12:52:00Z">
        <w:r w:rsidR="001D79AD">
          <w:rPr>
            <w:noProof/>
          </w:rPr>
          <w:t>21</w:t>
        </w:r>
      </w:ins>
      <w:del w:id="3023" w:author="Eric Boisvert" w:date="2015-10-30T04:23:00Z">
        <w:r w:rsidR="00090DCF" w:rsidDel="007D2867">
          <w:rPr>
            <w:noProof/>
          </w:rPr>
          <w:delText>21</w:delText>
        </w:r>
      </w:del>
      <w:r w:rsidR="00673E83">
        <w:rPr>
          <w:noProof/>
        </w:rPr>
        <w:fldChar w:fldCharType="end"/>
      </w:r>
      <w:r>
        <w:t>: Geologic Event</w:t>
      </w:r>
    </w:p>
    <w:p w14:paraId="59870292" w14:textId="00E80337" w:rsidR="00EA4029" w:rsidRDefault="00DB2D3A" w:rsidP="00DB2D3A">
      <w:pPr>
        <w:pStyle w:val="Heading4"/>
        <w:rPr>
          <w:ins w:id="3024" w:author="Eric Boisvert" w:date="2015-11-11T12:37:00Z"/>
          <w:lang w:val="en-CA"/>
        </w:rPr>
      </w:pPr>
      <w:bookmarkStart w:id="3025" w:name="BKM_0E4402F5_70D7_41B4_8F46_2909F6D349A5"/>
      <w:bookmarkEnd w:id="3025"/>
      <w:r>
        <w:rPr>
          <w:lang w:val="en-CA"/>
        </w:rPr>
        <w:t>GeologicEvent</w:t>
      </w:r>
    </w:p>
    <w:p w14:paraId="6402E0D6" w14:textId="77777777" w:rsidR="00980C8A" w:rsidRDefault="00980C8A">
      <w:pPr>
        <w:rPr>
          <w:ins w:id="3026" w:author="Eric Boisvert" w:date="2015-11-11T12:37:00Z"/>
          <w:lang w:val="en-CA"/>
        </w:rPr>
        <w:pPrChange w:id="3027" w:author="Eric Boisvert" w:date="2015-11-11T12:37:00Z">
          <w:pPr>
            <w:pStyle w:val="Heading4"/>
          </w:pPr>
        </w:pPrChange>
      </w:pPr>
    </w:p>
    <w:p w14:paraId="5D785E50" w14:textId="41740BBE" w:rsidR="00980C8A" w:rsidRP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3028"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268"/>
        <w:gridCol w:w="5516"/>
      </w:tblGrid>
      <w:tr w:rsidR="000A793F" w:rsidRPr="00EA4029" w14:paraId="7F8AFFDD" w14:textId="77777777" w:rsidTr="00D970E9">
        <w:tc>
          <w:tcPr>
            <w:tcW w:w="1951" w:type="dxa"/>
            <w:tcBorders>
              <w:top w:val="single" w:sz="8" w:space="0" w:color="000000"/>
              <w:bottom w:val="single" w:sz="8" w:space="0" w:color="000000"/>
            </w:tcBorders>
            <w:shd w:val="clear" w:color="auto" w:fill="auto"/>
          </w:tcPr>
          <w:p w14:paraId="2B7A7C39"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3029" w:name="BKM_E578F2B2_741C_4353_B7F8_02F0AE878A52"/>
            <w:bookmarkEnd w:id="3029"/>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14FC60B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3117F7D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50C16651" w14:textId="77777777" w:rsidTr="00D970E9">
        <w:tc>
          <w:tcPr>
            <w:tcW w:w="1951" w:type="dxa"/>
            <w:shd w:val="clear" w:color="auto" w:fill="C0C0C0"/>
          </w:tcPr>
          <w:p w14:paraId="1286B38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eventProcess</w:t>
            </w:r>
          </w:p>
        </w:tc>
        <w:tc>
          <w:tcPr>
            <w:tcW w:w="2268" w:type="dxa"/>
            <w:tcBorders>
              <w:left w:val="nil"/>
              <w:right w:val="nil"/>
            </w:tcBorders>
            <w:shd w:val="clear" w:color="auto" w:fill="C0C0C0"/>
          </w:tcPr>
          <w:p w14:paraId="54A30236"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EventProcessTerm</w:t>
            </w:r>
          </w:p>
        </w:tc>
        <w:tc>
          <w:tcPr>
            <w:tcW w:w="5516" w:type="dxa"/>
            <w:shd w:val="clear" w:color="auto" w:fill="C0C0C0"/>
          </w:tcPr>
          <w:p w14:paraId="0C98B13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eventProcess specifies the process or processes that </w:t>
            </w:r>
            <w:r w:rsidRPr="00D970E9">
              <w:rPr>
                <w:rFonts w:ascii="Calibri" w:hAnsi="Calibri"/>
                <w:color w:val="000000"/>
                <w:sz w:val="20"/>
                <w:szCs w:val="20"/>
                <w:lang w:val="en-CA"/>
              </w:rPr>
              <w:lastRenderedPageBreak/>
              <w:t>occurred during the event. Examples include deposition, extrusion, intrusion, cooling.</w:t>
            </w:r>
          </w:p>
          <w:p w14:paraId="58D3CF3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0A993BF5" w14:textId="77777777" w:rsidTr="00D970E9">
        <w:tc>
          <w:tcPr>
            <w:tcW w:w="1951" w:type="dxa"/>
            <w:shd w:val="clear" w:color="auto" w:fill="auto"/>
          </w:tcPr>
          <w:p w14:paraId="267F1C80"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3030" w:name="BKM_B4649898_DB40_445B_BA02_FB50DB166B1F"/>
            <w:bookmarkEnd w:id="3030"/>
            <w:r w:rsidRPr="00D970E9">
              <w:rPr>
                <w:rFonts w:ascii="Calibri" w:hAnsi="Calibri"/>
                <w:b/>
                <w:bCs/>
                <w:color w:val="000000"/>
                <w:sz w:val="20"/>
                <w:szCs w:val="20"/>
                <w:lang w:val="en-CA"/>
              </w:rPr>
              <w:lastRenderedPageBreak/>
              <w:t>numericAge</w:t>
            </w:r>
          </w:p>
        </w:tc>
        <w:tc>
          <w:tcPr>
            <w:tcW w:w="2268" w:type="dxa"/>
            <w:shd w:val="clear" w:color="auto" w:fill="auto"/>
          </w:tcPr>
          <w:p w14:paraId="757523A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NumericAgeRange</w:t>
            </w:r>
          </w:p>
        </w:tc>
        <w:tc>
          <w:tcPr>
            <w:tcW w:w="5516" w:type="dxa"/>
            <w:shd w:val="clear" w:color="auto" w:fill="auto"/>
          </w:tcPr>
          <w:p w14:paraId="29E4BC1E" w14:textId="46A16AA3"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Age in absolute year before present</w:t>
            </w:r>
          </w:p>
          <w:p w14:paraId="4711A2A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E51AA61" w14:textId="77777777" w:rsidTr="00D970E9">
        <w:tc>
          <w:tcPr>
            <w:tcW w:w="1951" w:type="dxa"/>
            <w:shd w:val="clear" w:color="auto" w:fill="C0C0C0"/>
          </w:tcPr>
          <w:p w14:paraId="339DD955"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3031" w:name="BKM_97F5720D_724D_44A6_8C82_6D7A6D6B5F0E"/>
            <w:bookmarkEnd w:id="3031"/>
            <w:r w:rsidRPr="00D970E9">
              <w:rPr>
                <w:rFonts w:ascii="Calibri" w:hAnsi="Calibri"/>
                <w:b/>
                <w:bCs/>
                <w:color w:val="000000"/>
                <w:sz w:val="20"/>
                <w:szCs w:val="20"/>
                <w:lang w:val="en-CA"/>
              </w:rPr>
              <w:t>olderNamedAge</w:t>
            </w:r>
          </w:p>
        </w:tc>
        <w:tc>
          <w:tcPr>
            <w:tcW w:w="2268" w:type="dxa"/>
            <w:tcBorders>
              <w:left w:val="nil"/>
              <w:right w:val="nil"/>
            </w:tcBorders>
            <w:shd w:val="clear" w:color="auto" w:fill="C0C0C0"/>
          </w:tcPr>
          <w:p w14:paraId="49A7559D"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C0C0C0"/>
          </w:tcPr>
          <w:p w14:paraId="338C49A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Older boundary of age of event expressed using a geochronologic era defined according to a geologic time scale per GeologicTime schema</w:t>
            </w:r>
          </w:p>
          <w:p w14:paraId="27F2F29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2B240BCA" w14:textId="77777777" w:rsidTr="00D970E9">
        <w:tc>
          <w:tcPr>
            <w:tcW w:w="1951" w:type="dxa"/>
            <w:shd w:val="clear" w:color="auto" w:fill="auto"/>
          </w:tcPr>
          <w:p w14:paraId="0E021A11"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3032" w:name="BKM_94B4A111_399A_4144_8BC6_D1BBA5249175"/>
            <w:bookmarkEnd w:id="3032"/>
            <w:r w:rsidRPr="00D970E9">
              <w:rPr>
                <w:rFonts w:ascii="Calibri" w:hAnsi="Calibri"/>
                <w:b/>
                <w:bCs/>
                <w:color w:val="000000"/>
                <w:sz w:val="20"/>
                <w:szCs w:val="20"/>
                <w:lang w:val="en-CA"/>
              </w:rPr>
              <w:t>youngerNamedAge</w:t>
            </w:r>
          </w:p>
        </w:tc>
        <w:tc>
          <w:tcPr>
            <w:tcW w:w="2268" w:type="dxa"/>
            <w:shd w:val="clear" w:color="auto" w:fill="auto"/>
          </w:tcPr>
          <w:p w14:paraId="01AEB4F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auto"/>
          </w:tcPr>
          <w:p w14:paraId="26609FA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Younger boundary of age of event expressed using a geochronologic era defined according to a geologic time scale per GeologicTime schema</w:t>
            </w:r>
          </w:p>
          <w:p w14:paraId="63D9872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617621D5" w14:textId="77777777" w:rsidTr="00D970E9">
        <w:tc>
          <w:tcPr>
            <w:tcW w:w="1951" w:type="dxa"/>
            <w:shd w:val="clear" w:color="auto" w:fill="C0C0C0"/>
          </w:tcPr>
          <w:p w14:paraId="20E5059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3033" w:name="BKM_23198178_9024_4323_9F34_11F193914E4D"/>
            <w:bookmarkEnd w:id="3033"/>
            <w:r w:rsidRPr="00D970E9">
              <w:rPr>
                <w:rFonts w:ascii="Calibri" w:hAnsi="Calibri"/>
                <w:b/>
                <w:bCs/>
                <w:color w:val="000000"/>
                <w:sz w:val="20"/>
                <w:szCs w:val="20"/>
                <w:lang w:val="en-CA"/>
              </w:rPr>
              <w:t>eventEnvironment</w:t>
            </w:r>
          </w:p>
        </w:tc>
        <w:tc>
          <w:tcPr>
            <w:tcW w:w="2268" w:type="dxa"/>
            <w:tcBorders>
              <w:left w:val="nil"/>
              <w:right w:val="nil"/>
            </w:tcBorders>
            <w:shd w:val="clear" w:color="auto" w:fill="C0C0C0"/>
          </w:tcPr>
          <w:p w14:paraId="0D138CE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4212469A"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physical setting within which a GeologicEvent takes place. GeologicEnvironment is construed broadly to include physical settings on the Earth surface specified by climate, tectonics, physiography or geography, and settings in the Earth’s interior specified by pressure, temperature, chemical environment, or tectonics. </w:t>
            </w:r>
          </w:p>
          <w:p w14:paraId="522B480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CF6174" w:rsidRPr="00EA4029" w14:paraId="73859A7F" w14:textId="77777777" w:rsidTr="00D970E9">
        <w:tc>
          <w:tcPr>
            <w:tcW w:w="1951" w:type="dxa"/>
            <w:shd w:val="clear" w:color="auto" w:fill="auto"/>
          </w:tcPr>
          <w:p w14:paraId="553522A2" w14:textId="6784FAF0" w:rsidR="00CF6174" w:rsidRPr="00D970E9" w:rsidRDefault="00CF61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geEventDescription</w:t>
            </w:r>
          </w:p>
        </w:tc>
        <w:tc>
          <w:tcPr>
            <w:tcW w:w="2268" w:type="dxa"/>
            <w:shd w:val="clear" w:color="auto" w:fill="auto"/>
          </w:tcPr>
          <w:p w14:paraId="727E7571" w14:textId="31B802F7"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GeologicEventAbstractDescription</w:t>
            </w:r>
          </w:p>
        </w:tc>
        <w:tc>
          <w:tcPr>
            <w:tcW w:w="5516" w:type="dxa"/>
            <w:shd w:val="clear" w:color="auto" w:fill="auto"/>
          </w:tcPr>
          <w:p w14:paraId="786C7306" w14:textId="5A2E6826"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3034" w:name="BKM_669B19C2_AABA_42AD_8B76_978659231695"/>
      <w:bookmarkEnd w:id="3034"/>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276"/>
        <w:gridCol w:w="6366"/>
      </w:tblGrid>
      <w:tr w:rsidR="000A793F" w:rsidRPr="00EA4029" w14:paraId="5AAC05F8" w14:textId="77777777" w:rsidTr="00D970E9">
        <w:tc>
          <w:tcPr>
            <w:tcW w:w="2093" w:type="dxa"/>
            <w:tcBorders>
              <w:top w:val="single" w:sz="8" w:space="0" w:color="000000"/>
              <w:bottom w:val="single" w:sz="8" w:space="0" w:color="000000"/>
            </w:tcBorders>
            <w:shd w:val="clear" w:color="auto" w:fill="auto"/>
          </w:tcPr>
          <w:p w14:paraId="7CB358F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3035" w:name="BKM_6B9E4BC3_EF2C_43B8_97EF_B6AD57F690A4"/>
            <w:bookmarkEnd w:id="3035"/>
            <w:r w:rsidRPr="00D970E9">
              <w:rPr>
                <w:rFonts w:ascii="Calibri" w:hAnsi="Calibri"/>
                <w:b/>
                <w:bCs/>
                <w:color w:val="000000"/>
                <w:sz w:val="20"/>
                <w:szCs w:val="20"/>
                <w:lang w:val="en-CA"/>
              </w:rPr>
              <w:t>Name</w:t>
            </w:r>
          </w:p>
        </w:tc>
        <w:tc>
          <w:tcPr>
            <w:tcW w:w="1276" w:type="dxa"/>
            <w:tcBorders>
              <w:top w:val="single" w:sz="8" w:space="0" w:color="000000"/>
              <w:bottom w:val="single" w:sz="8" w:space="0" w:color="000000"/>
            </w:tcBorders>
            <w:shd w:val="clear" w:color="auto" w:fill="auto"/>
          </w:tcPr>
          <w:p w14:paraId="076A036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09108AD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002B56CD" w14:textId="77777777" w:rsidTr="00D970E9">
        <w:tc>
          <w:tcPr>
            <w:tcW w:w="2093" w:type="dxa"/>
            <w:shd w:val="clear" w:color="auto" w:fill="C0C0C0"/>
          </w:tcPr>
          <w:p w14:paraId="146DD217"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reportingDate</w:t>
            </w:r>
          </w:p>
        </w:tc>
        <w:tc>
          <w:tcPr>
            <w:tcW w:w="1276" w:type="dxa"/>
            <w:tcBorders>
              <w:left w:val="nil"/>
              <w:right w:val="nil"/>
            </w:tcBorders>
            <w:shd w:val="clear" w:color="auto" w:fill="C0C0C0"/>
          </w:tcPr>
          <w:p w14:paraId="54216B6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212277A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Single time coordinate value to report as representative for this NumericAge assignment</w:t>
            </w:r>
          </w:p>
          <w:p w14:paraId="42563490"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355063D0" w14:textId="77777777" w:rsidTr="00D970E9">
        <w:tc>
          <w:tcPr>
            <w:tcW w:w="2093" w:type="dxa"/>
            <w:shd w:val="clear" w:color="auto" w:fill="auto"/>
          </w:tcPr>
          <w:p w14:paraId="19ADABD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3036" w:name="BKM_2ED006FF_62EF_4E32_BE1A_054C3322F7C1"/>
            <w:bookmarkEnd w:id="3036"/>
            <w:r w:rsidRPr="00D970E9">
              <w:rPr>
                <w:rFonts w:ascii="Calibri" w:hAnsi="Calibri"/>
                <w:b/>
                <w:bCs/>
                <w:color w:val="000000"/>
                <w:sz w:val="20"/>
                <w:szCs w:val="20"/>
                <w:lang w:val="en-CA"/>
              </w:rPr>
              <w:t>olderBoundDate</w:t>
            </w:r>
          </w:p>
        </w:tc>
        <w:tc>
          <w:tcPr>
            <w:tcW w:w="1276" w:type="dxa"/>
            <w:shd w:val="clear" w:color="auto" w:fill="auto"/>
          </w:tcPr>
          <w:p w14:paraId="36A57DB8"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auto"/>
          </w:tcPr>
          <w:p w14:paraId="05D4C94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older bounding time coordinate in an age range</w:t>
            </w:r>
          </w:p>
          <w:p w14:paraId="4F3B69A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BBD8643" w14:textId="77777777" w:rsidTr="00D970E9">
        <w:tc>
          <w:tcPr>
            <w:tcW w:w="2093" w:type="dxa"/>
            <w:shd w:val="clear" w:color="auto" w:fill="C0C0C0"/>
          </w:tcPr>
          <w:p w14:paraId="6811F4FB"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3037" w:name="BKM_BE4D4818_8828_40DD_8E59_5906619F59A7"/>
            <w:bookmarkEnd w:id="3037"/>
            <w:r w:rsidRPr="00D970E9">
              <w:rPr>
                <w:rFonts w:ascii="Calibri" w:hAnsi="Calibri"/>
                <w:b/>
                <w:bCs/>
                <w:color w:val="000000"/>
                <w:sz w:val="20"/>
                <w:szCs w:val="20"/>
                <w:lang w:val="en-CA"/>
              </w:rPr>
              <w:t>youngerBoundDate</w:t>
            </w:r>
          </w:p>
        </w:tc>
        <w:tc>
          <w:tcPr>
            <w:tcW w:w="1276" w:type="dxa"/>
            <w:tcBorders>
              <w:left w:val="nil"/>
              <w:right w:val="nil"/>
            </w:tcBorders>
            <w:shd w:val="clear" w:color="auto" w:fill="C0C0C0"/>
          </w:tcPr>
          <w:p w14:paraId="13F039E5"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01E9D19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younger bounding time coordinate in an age range</w:t>
            </w:r>
          </w:p>
          <w:p w14:paraId="02199D8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bookmarkStart w:id="3038" w:name="_Toc439664612"/>
      <w:r>
        <w:lastRenderedPageBreak/>
        <w:t>Geologic Structure</w:t>
      </w:r>
      <w:bookmarkEnd w:id="3038"/>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039"/>
      <w:r w:rsidRPr="00CF6174">
        <w:t xml:space="preserve">inhomogeneities </w:t>
      </w:r>
      <w:commentRangeEnd w:id="3039"/>
      <w:r>
        <w:rPr>
          <w:rStyle w:val="CommentReference"/>
        </w:rPr>
        <w:commentReference w:id="3039"/>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510FBF" w:rsidP="00415CBF">
      <w:pPr>
        <w:keepNext/>
      </w:pPr>
      <w:r>
        <w:rPr>
          <w:noProof/>
          <w:lang w:val="en-CA" w:eastAsia="en-CA"/>
        </w:rPr>
        <w:pict w14:anchorId="102324F8">
          <v:shape id="Picture 26" o:spid="_x0000_i1045" type="#_x0000_t75" style="width:432.55pt;height:263.8pt;visibility:visible;mso-wrap-style:square">
            <v:imagedata r:id="rId34"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40" w:author="Eric Boisvert" w:date="2016-01-06T12:52:00Z">
        <w:r w:rsidR="001D79AD">
          <w:rPr>
            <w:noProof/>
          </w:rPr>
          <w:t>22</w:t>
        </w:r>
      </w:ins>
      <w:del w:id="3041"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lastRenderedPageBreak/>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02F013C" w:rsidR="008B7091" w:rsidRDefault="00510FBF" w:rsidP="008B7091">
      <w:pPr>
        <w:keepNext/>
      </w:pPr>
      <w:r>
        <w:rPr>
          <w:noProof/>
          <w:lang w:val="en-CA" w:eastAsia="en-CA"/>
        </w:rPr>
        <w:pict w14:anchorId="7B25B21D">
          <v:shape id="Picture 23" o:spid="_x0000_i1046" type="#_x0000_t75" style="width:319.15pt;height:344.4pt;visibility:visible;mso-wrap-style:square">
            <v:imagedata r:id="rId35"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042" w:author="Eric Boisvert" w:date="2016-01-06T12:52:00Z">
        <w:r w:rsidR="001D79AD">
          <w:rPr>
            <w:noProof/>
          </w:rPr>
          <w:t>23</w:t>
        </w:r>
      </w:ins>
      <w:del w:id="3043" w:author="Eric Boisvert" w:date="2015-10-30T04:23:00Z">
        <w:r w:rsidR="00090DCF" w:rsidDel="007D2867">
          <w:rPr>
            <w:noProof/>
          </w:rPr>
          <w:delText>23</w:delText>
        </w:r>
      </w:del>
      <w:r w:rsidR="00673E83">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3044" w:name="BKM_1A59C48F_A7B9_4BDC_B008_53504A772FCF"/>
      <w:bookmarkEnd w:id="304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8B7091" w14:paraId="59A6DA5A" w14:textId="77777777" w:rsidTr="00D970E9">
        <w:tc>
          <w:tcPr>
            <w:tcW w:w="2235" w:type="dxa"/>
            <w:tcBorders>
              <w:top w:val="single" w:sz="8" w:space="0" w:color="000000"/>
              <w:bottom w:val="single" w:sz="8" w:space="0" w:color="000000"/>
            </w:tcBorders>
            <w:shd w:val="clear" w:color="auto" w:fill="auto"/>
          </w:tcPr>
          <w:p w14:paraId="75BA66E8"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3045" w:name="BKM_F722D1E4_88A1_4807_BB66_32AB9BD44381"/>
            <w:bookmarkEnd w:id="3045"/>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0B0AD3B0"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967AEBA"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5ED74480" w14:textId="77777777" w:rsidTr="00D970E9">
        <w:tc>
          <w:tcPr>
            <w:tcW w:w="2235" w:type="dxa"/>
            <w:shd w:val="clear" w:color="auto" w:fill="C0C0C0"/>
          </w:tcPr>
          <w:p w14:paraId="7113A527"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contactType</w:t>
            </w:r>
          </w:p>
        </w:tc>
        <w:tc>
          <w:tcPr>
            <w:tcW w:w="1842" w:type="dxa"/>
            <w:tcBorders>
              <w:left w:val="nil"/>
              <w:right w:val="nil"/>
            </w:tcBorders>
            <w:shd w:val="clear" w:color="auto" w:fill="C0C0C0"/>
          </w:tcPr>
          <w:p w14:paraId="19B3D00B"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ContactTypeTerm</w:t>
            </w:r>
          </w:p>
        </w:tc>
        <w:tc>
          <w:tcPr>
            <w:tcW w:w="5658" w:type="dxa"/>
            <w:shd w:val="clear" w:color="auto" w:fill="C0C0C0"/>
          </w:tcPr>
          <w:p w14:paraId="2240E7AD"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Classifies the contact (eg intrusive, unconformity, bedding surface, lithologic boundary, phase boundary)</w:t>
            </w:r>
          </w:p>
          <w:p w14:paraId="2F049BBC"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8B7091" w:rsidRPr="008B7091" w14:paraId="3C063FD4" w14:textId="77777777" w:rsidTr="00D970E9">
        <w:tc>
          <w:tcPr>
            <w:tcW w:w="2235" w:type="dxa"/>
            <w:shd w:val="clear" w:color="auto" w:fill="auto"/>
          </w:tcPr>
          <w:p w14:paraId="29C8015A" w14:textId="56CB85FA"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stContactDescription</w:t>
            </w:r>
          </w:p>
        </w:tc>
        <w:tc>
          <w:tcPr>
            <w:tcW w:w="1842" w:type="dxa"/>
            <w:shd w:val="clear" w:color="auto" w:fill="auto"/>
          </w:tcPr>
          <w:p w14:paraId="78E89051" w14:textId="58DF991E"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ContactAbstractDescription</w:t>
            </w:r>
          </w:p>
        </w:tc>
        <w:tc>
          <w:tcPr>
            <w:tcW w:w="5658" w:type="dxa"/>
            <w:shd w:val="clear" w:color="auto" w:fill="auto"/>
          </w:tcPr>
          <w:p w14:paraId="0CF55D3A" w14:textId="5FAF546C" w:rsidR="008B7091"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w:t>
            </w:r>
            <w:r w:rsidR="008B7091" w:rsidRPr="00D970E9">
              <w:rPr>
                <w:rFonts w:ascii="Calibri" w:hAnsi="Calibr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43CE9DE4" w:rsidR="008B7091" w:rsidRDefault="00510FBF" w:rsidP="008B7091">
      <w:pPr>
        <w:keepNext/>
      </w:pPr>
      <w:r>
        <w:rPr>
          <w:noProof/>
          <w:lang w:val="en-CA" w:eastAsia="en-CA"/>
        </w:rPr>
        <w:pict w14:anchorId="14420536">
          <v:shape id="Picture 24" o:spid="_x0000_i1047" type="#_x0000_t75" style="width:342.25pt;height:360.55pt;visibility:visible;mso-wrap-style:square">
            <v:imagedata r:id="rId36" o:title=""/>
          </v:shape>
        </w:pict>
      </w:r>
    </w:p>
    <w:p w14:paraId="10BE36B7" w14:textId="5227248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046" w:author="Eric Boisvert" w:date="2016-01-06T12:52:00Z">
        <w:r w:rsidR="001D79AD">
          <w:rPr>
            <w:noProof/>
          </w:rPr>
          <w:t>24</w:t>
        </w:r>
      </w:ins>
      <w:del w:id="3047" w:author="Eric Boisvert" w:date="2015-10-30T04:23:00Z">
        <w:r w:rsidR="00090DCF" w:rsidDel="007D2867">
          <w:rPr>
            <w:noProof/>
          </w:rPr>
          <w:delText>24</w:delText>
        </w:r>
      </w:del>
      <w:r w:rsidR="00673E83">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3048" w:name="BKM_1562D6E5_754D_41F1_8BCA_821E81C1C77B"/>
      <w:bookmarkEnd w:id="304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268"/>
        <w:gridCol w:w="5658"/>
      </w:tblGrid>
      <w:tr w:rsidR="000A793F" w:rsidRPr="008B7091" w14:paraId="0EE6730C" w14:textId="77777777" w:rsidTr="00D970E9">
        <w:tc>
          <w:tcPr>
            <w:tcW w:w="1809" w:type="dxa"/>
            <w:tcBorders>
              <w:top w:val="single" w:sz="8" w:space="0" w:color="000000"/>
              <w:bottom w:val="single" w:sz="8" w:space="0" w:color="000000"/>
            </w:tcBorders>
            <w:shd w:val="clear" w:color="auto" w:fill="auto"/>
          </w:tcPr>
          <w:p w14:paraId="6BF85E5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3049" w:name="BKM_2577AA17_B965_493F_8575_D32112AD8348"/>
            <w:bookmarkEnd w:id="3049"/>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32492C3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C33162C"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2067AC53" w14:textId="77777777" w:rsidTr="00D970E9">
        <w:tc>
          <w:tcPr>
            <w:tcW w:w="1809" w:type="dxa"/>
            <w:shd w:val="clear" w:color="auto" w:fill="C0C0C0"/>
          </w:tcPr>
          <w:p w14:paraId="39D85DC4"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profileType</w:t>
            </w:r>
          </w:p>
        </w:tc>
        <w:tc>
          <w:tcPr>
            <w:tcW w:w="2268" w:type="dxa"/>
            <w:tcBorders>
              <w:left w:val="nil"/>
              <w:right w:val="nil"/>
            </w:tcBorders>
            <w:shd w:val="clear" w:color="auto" w:fill="C0C0C0"/>
          </w:tcPr>
          <w:p w14:paraId="3C91E9D7"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FoldProfileTypeTerm</w:t>
            </w:r>
          </w:p>
        </w:tc>
        <w:tc>
          <w:tcPr>
            <w:tcW w:w="5658" w:type="dxa"/>
            <w:shd w:val="clear" w:color="auto" w:fill="C0C0C0"/>
          </w:tcPr>
          <w:p w14:paraId="44C4BB71"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415CBF" w:rsidRPr="008B7091" w14:paraId="1A8EADA3" w14:textId="77777777" w:rsidTr="00D970E9">
        <w:tc>
          <w:tcPr>
            <w:tcW w:w="1809" w:type="dxa"/>
            <w:shd w:val="clear" w:color="auto" w:fill="auto"/>
          </w:tcPr>
          <w:p w14:paraId="0022E651" w14:textId="6EA8101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stFoldDescription</w:t>
            </w:r>
          </w:p>
        </w:tc>
        <w:tc>
          <w:tcPr>
            <w:tcW w:w="2268" w:type="dxa"/>
            <w:shd w:val="clear" w:color="auto" w:fill="auto"/>
          </w:tcPr>
          <w:p w14:paraId="55EA6607" w14:textId="4816336A"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FoldAbstractDescription</w:t>
            </w:r>
          </w:p>
        </w:tc>
        <w:tc>
          <w:tcPr>
            <w:tcW w:w="5658" w:type="dxa"/>
            <w:shd w:val="clear" w:color="auto" w:fill="auto"/>
          </w:tcPr>
          <w:p w14:paraId="1C58ED27" w14:textId="40BDB003"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510FBF" w:rsidP="00415CBF">
      <w:pPr>
        <w:keepNext/>
      </w:pPr>
      <w:r>
        <w:rPr>
          <w:noProof/>
          <w:lang w:val="en-CA" w:eastAsia="en-CA"/>
        </w:rPr>
        <w:lastRenderedPageBreak/>
        <w:pict w14:anchorId="063E3F96">
          <v:shape id="Picture 25" o:spid="_x0000_i1048" type="#_x0000_t75" style="width:321.3pt;height:337.45pt;visibility:visible;mso-wrap-style:square">
            <v:imagedata r:id="rId37"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50" w:author="Eric Boisvert" w:date="2016-01-06T12:52:00Z">
        <w:r w:rsidR="001D79AD">
          <w:rPr>
            <w:noProof/>
          </w:rPr>
          <w:t>25</w:t>
        </w:r>
      </w:ins>
      <w:del w:id="3051" w:author="Eric Boisvert" w:date="2015-10-30T04:23:00Z">
        <w:r w:rsidR="00090DCF" w:rsidDel="007D2867">
          <w:rPr>
            <w:noProof/>
          </w:rPr>
          <w:delText>25</w:delText>
        </w:r>
      </w:del>
      <w:r w:rsidR="00673E83">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3052" w:name="BKM_22F72D69_6FF6_4012_89A7_3FFAC0091563"/>
      <w:bookmarkEnd w:id="305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551"/>
        <w:gridCol w:w="4949"/>
      </w:tblGrid>
      <w:tr w:rsidR="000A793F" w:rsidRPr="00415CBF" w14:paraId="4F2426C3" w14:textId="77777777" w:rsidTr="00D970E9">
        <w:tc>
          <w:tcPr>
            <w:tcW w:w="2235" w:type="dxa"/>
            <w:tcBorders>
              <w:top w:val="single" w:sz="8" w:space="0" w:color="000000"/>
              <w:bottom w:val="single" w:sz="8" w:space="0" w:color="000000"/>
            </w:tcBorders>
            <w:shd w:val="clear" w:color="auto" w:fill="auto"/>
          </w:tcPr>
          <w:p w14:paraId="1B04AF40"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3053" w:name="BKM_D602E51F_1A69_4732_803D_A550C06800AD"/>
            <w:bookmarkEnd w:id="3053"/>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1DC3E55F"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F432D0C"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524D8130" w14:textId="77777777" w:rsidTr="00D970E9">
        <w:tc>
          <w:tcPr>
            <w:tcW w:w="2235" w:type="dxa"/>
            <w:shd w:val="clear" w:color="auto" w:fill="C0C0C0"/>
          </w:tcPr>
          <w:p w14:paraId="38EFD4FE"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foliationType</w:t>
            </w:r>
          </w:p>
        </w:tc>
        <w:tc>
          <w:tcPr>
            <w:tcW w:w="2551" w:type="dxa"/>
            <w:tcBorders>
              <w:left w:val="nil"/>
              <w:right w:val="nil"/>
            </w:tcBorders>
            <w:shd w:val="clear" w:color="auto" w:fill="C0C0C0"/>
          </w:tcPr>
          <w:p w14:paraId="63CAD90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FoliationTypeTerm</w:t>
            </w:r>
          </w:p>
        </w:tc>
        <w:tc>
          <w:tcPr>
            <w:tcW w:w="4949" w:type="dxa"/>
            <w:shd w:val="clear" w:color="auto" w:fill="C0C0C0"/>
          </w:tcPr>
          <w:p w14:paraId="77F5E48B"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type of foliation.  Examples include crenulation cleavage, slaty cleavage, schistosity</w:t>
            </w:r>
          </w:p>
          <w:p w14:paraId="2F4DAF5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415CBF" w:rsidRPr="00415CBF" w14:paraId="6D093498" w14:textId="77777777" w:rsidTr="00D970E9">
        <w:tc>
          <w:tcPr>
            <w:tcW w:w="2235" w:type="dxa"/>
            <w:shd w:val="clear" w:color="auto" w:fill="auto"/>
          </w:tcPr>
          <w:p w14:paraId="23099E81" w14:textId="1533AAC0"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stFoliationDescription</w:t>
            </w:r>
          </w:p>
        </w:tc>
        <w:tc>
          <w:tcPr>
            <w:tcW w:w="2551" w:type="dxa"/>
            <w:shd w:val="clear" w:color="auto" w:fill="auto"/>
          </w:tcPr>
          <w:p w14:paraId="43127FDF" w14:textId="7A2A413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FoliationAbstractDescription</w:t>
            </w:r>
          </w:p>
        </w:tc>
        <w:tc>
          <w:tcPr>
            <w:tcW w:w="4949" w:type="dxa"/>
            <w:shd w:val="clear" w:color="auto" w:fill="auto"/>
          </w:tcPr>
          <w:p w14:paraId="37C07304" w14:textId="7BF0137E"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0FAC8E1A" w:rsidR="00415CBF" w:rsidRDefault="00510FBF" w:rsidP="00415CBF">
      <w:pPr>
        <w:keepNext/>
      </w:pPr>
      <w:r>
        <w:rPr>
          <w:noProof/>
          <w:lang w:val="en-CA" w:eastAsia="en-CA"/>
        </w:rPr>
        <w:lastRenderedPageBreak/>
        <w:pict w14:anchorId="485212EB">
          <v:shape id="Picture 27" o:spid="_x0000_i1049" type="#_x0000_t75" style="width:312.2pt;height:339.6pt;visibility:visible;mso-wrap-style:square">
            <v:imagedata r:id="rId38"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54" w:author="Eric Boisvert" w:date="2016-01-06T12:52:00Z">
        <w:r w:rsidR="001D79AD">
          <w:rPr>
            <w:noProof/>
          </w:rPr>
          <w:t>26</w:t>
        </w:r>
      </w:ins>
      <w:del w:id="3055"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3056" w:name="BKM_2C0BAC72_25F4_4403_B6F3_8CD29CC45162"/>
      <w:bookmarkEnd w:id="305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2CAB2151" w14:textId="77777777" w:rsidTr="00D970E9">
        <w:tc>
          <w:tcPr>
            <w:tcW w:w="2093" w:type="dxa"/>
            <w:tcBorders>
              <w:top w:val="single" w:sz="8" w:space="0" w:color="000000"/>
              <w:bottom w:val="single" w:sz="8" w:space="0" w:color="000000"/>
            </w:tcBorders>
            <w:shd w:val="clear" w:color="auto" w:fill="auto"/>
          </w:tcPr>
          <w:p w14:paraId="7D5BD8A6"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3057" w:name="BKM_6D164D9B_00C6_4467_A49F_201E1DB05D3E"/>
            <w:bookmarkEnd w:id="3057"/>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47935AE8"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B1340D5"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2EA29A81" w14:textId="77777777" w:rsidTr="00D970E9">
        <w:tc>
          <w:tcPr>
            <w:tcW w:w="2093" w:type="dxa"/>
            <w:shd w:val="clear" w:color="auto" w:fill="C0C0C0"/>
          </w:tcPr>
          <w:p w14:paraId="3C29F6AB"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faultType</w:t>
            </w:r>
          </w:p>
        </w:tc>
        <w:tc>
          <w:tcPr>
            <w:tcW w:w="2693" w:type="dxa"/>
            <w:tcBorders>
              <w:left w:val="nil"/>
              <w:right w:val="nil"/>
            </w:tcBorders>
            <w:shd w:val="clear" w:color="auto" w:fill="C0C0C0"/>
          </w:tcPr>
          <w:p w14:paraId="30E8DA95"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FaultTypeTerm</w:t>
            </w:r>
          </w:p>
        </w:tc>
        <w:tc>
          <w:tcPr>
            <w:tcW w:w="4949" w:type="dxa"/>
            <w:shd w:val="clear" w:color="auto" w:fill="C0C0C0"/>
          </w:tcPr>
          <w:p w14:paraId="7016658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Refers to a vocabulary of terms describing the type of shear displacement structure (eg; thrust fault, normal fault, </w:t>
            </w:r>
            <w:proofErr w:type="gramStart"/>
            <w:r w:rsidRPr="00D970E9">
              <w:rPr>
                <w:rFonts w:ascii="Calibri" w:hAnsi="Calibri"/>
                <w:color w:val="000000"/>
                <w:sz w:val="20"/>
                <w:szCs w:val="20"/>
                <w:lang w:val="en-CA"/>
              </w:rPr>
              <w:t>wrench</w:t>
            </w:r>
            <w:proofErr w:type="gramEnd"/>
            <w:r w:rsidRPr="00D970E9">
              <w:rPr>
                <w:rFonts w:ascii="Calibri" w:hAnsi="Calibri"/>
                <w:color w:val="000000"/>
                <w:sz w:val="20"/>
                <w:szCs w:val="20"/>
                <w:lang w:val="en-CA"/>
              </w:rPr>
              <w:t xml:space="preserve"> fault).</w:t>
            </w:r>
          </w:p>
          <w:p w14:paraId="2641353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8E711C" w:rsidRPr="00415CBF" w14:paraId="7F798462" w14:textId="77777777" w:rsidTr="00D970E9">
        <w:tc>
          <w:tcPr>
            <w:tcW w:w="2093" w:type="dxa"/>
            <w:shd w:val="clear" w:color="auto" w:fill="auto"/>
          </w:tcPr>
          <w:p w14:paraId="2EC74DD8" w14:textId="73D895DD" w:rsidR="008E711C" w:rsidRPr="00D970E9" w:rsidRDefault="008E711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stStructureDescription</w:t>
            </w:r>
          </w:p>
        </w:tc>
        <w:tc>
          <w:tcPr>
            <w:tcW w:w="2693" w:type="dxa"/>
            <w:shd w:val="clear" w:color="auto" w:fill="auto"/>
          </w:tcPr>
          <w:p w14:paraId="2F021224" w14:textId="18CEA470"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ShearDisplacementStructure</w:t>
            </w:r>
            <w:r w:rsidRPr="00D970E9">
              <w:rPr>
                <w:rFonts w:ascii="Calibri" w:hAnsi="Calibri"/>
                <w:color w:val="000000"/>
                <w:sz w:val="20"/>
                <w:szCs w:val="20"/>
                <w:lang w:val="en-CA"/>
              </w:rPr>
              <w:br/>
              <w:t>AbstractDescription</w:t>
            </w:r>
          </w:p>
        </w:tc>
        <w:tc>
          <w:tcPr>
            <w:tcW w:w="4949" w:type="dxa"/>
            <w:shd w:val="clear" w:color="auto" w:fill="auto"/>
          </w:tcPr>
          <w:p w14:paraId="7D7EAB2B" w14:textId="1CBDC893"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bookmarkStart w:id="3058" w:name="_Toc439664613"/>
      <w:r>
        <w:t>Geomorphology</w:t>
      </w:r>
      <w:bookmarkEnd w:id="3058"/>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1B566D9E" w:rsidR="00FB057B" w:rsidRDefault="00510FBF" w:rsidP="00FB057B">
      <w:pPr>
        <w:keepNext/>
      </w:pPr>
      <w:r>
        <w:rPr>
          <w:noProof/>
          <w:lang w:val="en-CA" w:eastAsia="en-CA"/>
        </w:rPr>
        <w:lastRenderedPageBreak/>
        <w:pict w14:anchorId="0C32FE67">
          <v:shape id="Picture 28" o:spid="_x0000_i1050" type="#_x0000_t75" style="width:6in;height:298.75pt;visibility:visible;mso-wrap-style:square">
            <v:imagedata r:id="rId39" o:title=""/>
          </v:shape>
        </w:pict>
      </w:r>
    </w:p>
    <w:p w14:paraId="77BC1D0D" w14:textId="1F7B2A23"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059" w:author="Eric Boisvert" w:date="2016-01-06T12:52:00Z">
        <w:r w:rsidR="001D79AD">
          <w:rPr>
            <w:noProof/>
          </w:rPr>
          <w:t>27</w:t>
        </w:r>
      </w:ins>
      <w:del w:id="3060" w:author="Eric Boisvert" w:date="2015-10-30T04:23:00Z">
        <w:r w:rsidR="00090DCF" w:rsidDel="007D2867">
          <w:rPr>
            <w:noProof/>
          </w:rPr>
          <w:delText>27</w:delText>
        </w:r>
      </w:del>
      <w:r w:rsidR="00673E83">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309C8D40" w14:textId="77777777" w:rsidTr="00D970E9">
        <w:tc>
          <w:tcPr>
            <w:tcW w:w="2093" w:type="dxa"/>
            <w:tcBorders>
              <w:top w:val="single" w:sz="8" w:space="0" w:color="000000"/>
              <w:bottom w:val="single" w:sz="8" w:space="0" w:color="000000"/>
            </w:tcBorders>
            <w:shd w:val="clear" w:color="auto" w:fill="auto"/>
          </w:tcPr>
          <w:p w14:paraId="6D5BF1D8"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7B59D590"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4062FD4F"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65186151" w14:textId="77777777" w:rsidTr="00D970E9">
        <w:tc>
          <w:tcPr>
            <w:tcW w:w="2093" w:type="dxa"/>
            <w:shd w:val="clear" w:color="auto" w:fill="C0C0C0"/>
          </w:tcPr>
          <w:p w14:paraId="00E3AA05" w14:textId="1D389814"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unitDescription</w:t>
            </w:r>
          </w:p>
        </w:tc>
        <w:tc>
          <w:tcPr>
            <w:tcW w:w="2693" w:type="dxa"/>
            <w:tcBorders>
              <w:left w:val="nil"/>
              <w:right w:val="nil"/>
            </w:tcBorders>
            <w:shd w:val="clear" w:color="auto" w:fill="C0C0C0"/>
          </w:tcPr>
          <w:p w14:paraId="38FE2628" w14:textId="668B85B6"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4949" w:type="dxa"/>
            <w:shd w:val="clear" w:color="auto" w:fill="C0C0C0"/>
          </w:tcPr>
          <w:p w14:paraId="792A414F" w14:textId="0351611E"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 description of the morphologic feature (eg, related stratigraphic units and earth materials</w:t>
            </w:r>
          </w:p>
        </w:tc>
      </w:tr>
      <w:tr w:rsidR="00FB057B" w:rsidRPr="00415CBF" w14:paraId="2FCE4BCC" w14:textId="77777777" w:rsidTr="00D970E9">
        <w:tc>
          <w:tcPr>
            <w:tcW w:w="2093" w:type="dxa"/>
            <w:shd w:val="clear" w:color="auto" w:fill="auto"/>
          </w:tcPr>
          <w:p w14:paraId="735A56BC" w14:textId="0B82307A"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gmFeatureDescription</w:t>
            </w:r>
          </w:p>
        </w:tc>
        <w:tc>
          <w:tcPr>
            <w:tcW w:w="2693" w:type="dxa"/>
            <w:shd w:val="clear" w:color="auto" w:fill="auto"/>
          </w:tcPr>
          <w:p w14:paraId="6BBE633B" w14:textId="594CCC0B"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GeomorphologicUnitAbstractDescription</w:t>
            </w:r>
          </w:p>
        </w:tc>
        <w:tc>
          <w:tcPr>
            <w:tcW w:w="4949" w:type="dxa"/>
            <w:shd w:val="clear" w:color="auto" w:fill="auto"/>
          </w:tcPr>
          <w:p w14:paraId="01F1AEDF" w14:textId="09168B22"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3061" w:name="BKM_4E3AD03A_F983_4BE7_BAD7_D46FA41454DA"/>
      <w:bookmarkEnd w:id="3061"/>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3245"/>
        <w:gridCol w:w="3245"/>
        <w:gridCol w:w="3245"/>
      </w:tblGrid>
      <w:tr w:rsidR="000A793F" w:rsidRPr="00E1402F" w14:paraId="3E02F76A" w14:textId="77777777" w:rsidTr="00D970E9">
        <w:tc>
          <w:tcPr>
            <w:tcW w:w="3245" w:type="dxa"/>
            <w:tcBorders>
              <w:top w:val="single" w:sz="8" w:space="0" w:color="000000"/>
              <w:bottom w:val="single" w:sz="8" w:space="0" w:color="000000"/>
            </w:tcBorders>
            <w:shd w:val="clear" w:color="auto" w:fill="auto"/>
          </w:tcPr>
          <w:p w14:paraId="5C8821B4"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3062" w:name="BKM_D58E407D_6BD7_451C_AC84_ED75498146C5"/>
            <w:bookmarkEnd w:id="3062"/>
            <w:r w:rsidRPr="00D970E9">
              <w:rPr>
                <w:rFonts w:ascii="Calibri" w:hAnsi="Calibri"/>
                <w:b/>
                <w:bCs/>
                <w:color w:val="000000"/>
                <w:sz w:val="20"/>
                <w:szCs w:val="20"/>
                <w:lang w:val="en-CA"/>
              </w:rPr>
              <w:t>Name</w:t>
            </w:r>
          </w:p>
        </w:tc>
        <w:tc>
          <w:tcPr>
            <w:tcW w:w="3245" w:type="dxa"/>
            <w:tcBorders>
              <w:top w:val="single" w:sz="8" w:space="0" w:color="000000"/>
              <w:bottom w:val="single" w:sz="8" w:space="0" w:color="000000"/>
            </w:tcBorders>
            <w:shd w:val="clear" w:color="auto" w:fill="auto"/>
          </w:tcPr>
          <w:p w14:paraId="6D81D7B8"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245" w:type="dxa"/>
            <w:tcBorders>
              <w:top w:val="single" w:sz="8" w:space="0" w:color="000000"/>
              <w:bottom w:val="single" w:sz="8" w:space="0" w:color="000000"/>
            </w:tcBorders>
            <w:shd w:val="clear" w:color="auto" w:fill="auto"/>
          </w:tcPr>
          <w:p w14:paraId="293DAC2D"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1402F" w14:paraId="5844895E" w14:textId="77777777" w:rsidTr="00D970E9">
        <w:tc>
          <w:tcPr>
            <w:tcW w:w="3245" w:type="dxa"/>
            <w:shd w:val="clear" w:color="auto" w:fill="C0C0C0"/>
          </w:tcPr>
          <w:p w14:paraId="12DA78C6"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naturalGeomorphologicFeatureType</w:t>
            </w:r>
          </w:p>
        </w:tc>
        <w:tc>
          <w:tcPr>
            <w:tcW w:w="3245" w:type="dxa"/>
            <w:tcBorders>
              <w:left w:val="nil"/>
              <w:right w:val="nil"/>
            </w:tcBorders>
            <w:shd w:val="clear" w:color="auto" w:fill="C0C0C0"/>
          </w:tcPr>
          <w:p w14:paraId="6258008B"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NaturalGeomorphologicFeatureTypeTerm</w:t>
            </w:r>
          </w:p>
        </w:tc>
        <w:tc>
          <w:tcPr>
            <w:tcW w:w="3245" w:type="dxa"/>
            <w:shd w:val="clear" w:color="auto" w:fill="C0C0C0"/>
          </w:tcPr>
          <w:p w14:paraId="6519D2AC"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byReference link to a dictionary of terms describing the type of geomorphologic feature</w:t>
            </w:r>
          </w:p>
          <w:p w14:paraId="2AB40C31" w14:textId="77777777" w:rsidR="00E1402F" w:rsidRPr="00D970E9" w:rsidRDefault="00E1402F" w:rsidP="00D970E9">
            <w:pPr>
              <w:autoSpaceDE w:val="0"/>
              <w:autoSpaceDN w:val="0"/>
              <w:adjustRightInd w:val="0"/>
              <w:spacing w:after="0"/>
              <w:rPr>
                <w:rFonts w:ascii="Calibri" w:hAnsi="Calibri"/>
                <w:color w:val="000000"/>
                <w:sz w:val="20"/>
                <w:szCs w:val="20"/>
                <w:lang w:val="en-CA"/>
              </w:rPr>
            </w:pPr>
          </w:p>
        </w:tc>
      </w:tr>
      <w:tr w:rsidR="00E1402F" w:rsidRPr="00E1402F" w14:paraId="31F8F98F" w14:textId="77777777" w:rsidTr="00D970E9">
        <w:tc>
          <w:tcPr>
            <w:tcW w:w="3245" w:type="dxa"/>
            <w:shd w:val="clear" w:color="auto" w:fill="auto"/>
          </w:tcPr>
          <w:p w14:paraId="5856C59F"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3063" w:name="BKM_60D7A041_DA67_4836_A9CF_067E59A5AD76"/>
            <w:bookmarkEnd w:id="3063"/>
            <w:r w:rsidRPr="00D970E9">
              <w:rPr>
                <w:rFonts w:ascii="Calibri" w:hAnsi="Calibri"/>
                <w:b/>
                <w:bCs/>
                <w:color w:val="000000"/>
                <w:sz w:val="20"/>
                <w:szCs w:val="20"/>
                <w:lang w:val="en-CA"/>
              </w:rPr>
              <w:t>activity</w:t>
            </w:r>
          </w:p>
        </w:tc>
        <w:tc>
          <w:tcPr>
            <w:tcW w:w="3245" w:type="dxa"/>
            <w:shd w:val="clear" w:color="auto" w:fill="auto"/>
          </w:tcPr>
          <w:p w14:paraId="13E842E0"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3245" w:type="dxa"/>
            <w:shd w:val="clear" w:color="auto" w:fill="auto"/>
          </w:tcPr>
          <w:p w14:paraId="505A443F" w14:textId="09FE25EE"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3064" w:name="BKM_226E2406_CB91_4741_B565_53E336A2E054"/>
      <w:bookmarkEnd w:id="306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943"/>
        <w:gridCol w:w="2977"/>
        <w:gridCol w:w="3815"/>
      </w:tblGrid>
      <w:tr w:rsidR="000A793F" w:rsidRPr="001A53ED" w14:paraId="5DEDF430" w14:textId="77777777" w:rsidTr="00D970E9">
        <w:tc>
          <w:tcPr>
            <w:tcW w:w="2943" w:type="dxa"/>
            <w:tcBorders>
              <w:top w:val="single" w:sz="8" w:space="0" w:color="000000"/>
              <w:bottom w:val="single" w:sz="8" w:space="0" w:color="000000"/>
            </w:tcBorders>
            <w:shd w:val="clear" w:color="auto" w:fill="auto"/>
          </w:tcPr>
          <w:p w14:paraId="09D26BBB"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bookmarkStart w:id="3065" w:name="BKM_FB2680F3_627E_464F_82B9_677F1AC277D7"/>
            <w:bookmarkEnd w:id="3065"/>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687B9303"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815" w:type="dxa"/>
            <w:tcBorders>
              <w:top w:val="single" w:sz="8" w:space="0" w:color="000000"/>
              <w:bottom w:val="single" w:sz="8" w:space="0" w:color="000000"/>
            </w:tcBorders>
            <w:shd w:val="clear" w:color="auto" w:fill="auto"/>
          </w:tcPr>
          <w:p w14:paraId="67C3CF20"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1A53ED" w14:paraId="7933728D" w14:textId="77777777" w:rsidTr="00D970E9">
        <w:tc>
          <w:tcPr>
            <w:tcW w:w="2943" w:type="dxa"/>
            <w:shd w:val="clear" w:color="auto" w:fill="C0C0C0"/>
          </w:tcPr>
          <w:p w14:paraId="0CBDAF0E" w14:textId="0E065688"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w:t>
            </w:r>
          </w:p>
        </w:tc>
        <w:tc>
          <w:tcPr>
            <w:tcW w:w="2977" w:type="dxa"/>
            <w:tcBorders>
              <w:left w:val="nil"/>
              <w:right w:val="nil"/>
            </w:tcBorders>
            <w:shd w:val="clear" w:color="auto" w:fill="C0C0C0"/>
          </w:tcPr>
          <w:p w14:paraId="63F168DA" w14:textId="24326910"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AnthropogenicGeomorphologic</w:t>
            </w:r>
            <w:r w:rsidRPr="00D970E9">
              <w:rPr>
                <w:rFonts w:ascii="Calibri" w:hAnsi="Calibri"/>
                <w:color w:val="000000"/>
                <w:sz w:val="20"/>
                <w:szCs w:val="20"/>
                <w:lang w:val="en-CA"/>
              </w:rPr>
              <w:br/>
              <w:t>FeatureTypeTerm</w:t>
            </w:r>
          </w:p>
        </w:tc>
        <w:tc>
          <w:tcPr>
            <w:tcW w:w="3815" w:type="dxa"/>
            <w:shd w:val="clear" w:color="auto" w:fill="C0C0C0"/>
          </w:tcPr>
          <w:p w14:paraId="3F5058F3" w14:textId="2A90E9F5"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reference link to a dictionary of terms describing the type of geomorphologic feature</w:t>
            </w:r>
          </w:p>
          <w:p w14:paraId="08712F62" w14:textId="77777777" w:rsidR="001A53ED" w:rsidRPr="00D970E9" w:rsidRDefault="001A53ED" w:rsidP="00D970E9">
            <w:pPr>
              <w:autoSpaceDE w:val="0"/>
              <w:autoSpaceDN w:val="0"/>
              <w:adjustRightInd w:val="0"/>
              <w:spacing w:after="0"/>
              <w:rPr>
                <w:rFonts w:ascii="Calibri" w:hAnsi="Calibr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bookmarkStart w:id="3066" w:name="_Toc439664614"/>
      <w:r>
        <w:rPr>
          <w:lang w:val="en-CA"/>
        </w:rPr>
        <w:t>Collection</w:t>
      </w:r>
      <w:bookmarkEnd w:id="3066"/>
    </w:p>
    <w:p w14:paraId="43EFB6DB" w14:textId="77777777" w:rsidR="00390DF7" w:rsidRDefault="00390DF7" w:rsidP="00390DF7">
      <w:r>
        <w:t xml:space="preserve">Collection contains facade classes that facilitate the structuring of WFS response documents and other application uses.   </w:t>
      </w:r>
    </w:p>
    <w:p w14:paraId="709CBDB4" w14:textId="5206F2B4" w:rsidR="00390DF7" w:rsidRDefault="00510FBF" w:rsidP="00390DF7">
      <w:pPr>
        <w:keepNext/>
      </w:pPr>
      <w:r>
        <w:rPr>
          <w:noProof/>
          <w:lang w:val="en-CA" w:eastAsia="en-CA"/>
        </w:rPr>
        <w:lastRenderedPageBreak/>
        <w:pict w14:anchorId="2908CF57">
          <v:shape id="Picture 494" o:spid="_x0000_i1051" type="#_x0000_t75" style="width:6in;height:386.35pt;visibility:visible;mso-wrap-style:square">
            <v:imagedata r:id="rId40" o:title=""/>
          </v:shape>
        </w:pict>
      </w:r>
    </w:p>
    <w:p w14:paraId="16086824" w14:textId="4E388C7D" w:rsidR="00390DF7" w:rsidRDefault="00390DF7" w:rsidP="00390DF7">
      <w:pPr>
        <w:pStyle w:val="Caption"/>
      </w:pPr>
      <w:bookmarkStart w:id="3067" w:name="_Ref432749513"/>
      <w:r>
        <w:t xml:space="preserve">Figure </w:t>
      </w:r>
      <w:r w:rsidR="00673E83">
        <w:fldChar w:fldCharType="begin"/>
      </w:r>
      <w:r w:rsidR="00673E83">
        <w:instrText xml:space="preserve"> SEQ Figure \* ARABIC </w:instrText>
      </w:r>
      <w:r w:rsidR="00673E83">
        <w:fldChar w:fldCharType="separate"/>
      </w:r>
      <w:ins w:id="3068" w:author="Eric Boisvert" w:date="2016-01-06T12:52:00Z">
        <w:r w:rsidR="001D79AD">
          <w:rPr>
            <w:noProof/>
          </w:rPr>
          <w:t>28</w:t>
        </w:r>
      </w:ins>
      <w:del w:id="3069" w:author="Eric Boisvert" w:date="2015-10-30T04:23:00Z">
        <w:r w:rsidR="00090DCF" w:rsidDel="007D2867">
          <w:rPr>
            <w:noProof/>
          </w:rPr>
          <w:delText>28</w:delText>
        </w:r>
      </w:del>
      <w:r w:rsidR="00673E83">
        <w:rPr>
          <w:noProof/>
        </w:rPr>
        <w:fldChar w:fldCharType="end"/>
      </w:r>
      <w:bookmarkEnd w:id="3067"/>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3070"/>
      <w:r>
        <w:t xml:space="preserve">(as prescribed by iso19136 2007 INSPIRE </w:t>
      </w:r>
      <w:r w:rsidRPr="00390DF7">
        <w:t>Extensions</w:t>
      </w:r>
      <w:r>
        <w:t xml:space="preserve">) </w:t>
      </w:r>
      <w:r>
        <w:br/>
      </w:r>
      <w:commentRangeEnd w:id="3070"/>
      <w:r>
        <w:rPr>
          <w:rStyle w:val="CommentReference"/>
        </w:rPr>
        <w:commentReference w:id="3070"/>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C4A91FB" w14:textId="77777777" w:rsidR="00657E64" w:rsidRDefault="00856F51" w:rsidP="00657E64">
      <w:pPr>
        <w:rPr>
          <w:ins w:id="3071" w:author="Eric Boisvert" w:date="2016-01-06T11:10:00Z"/>
          <w:lang w:val="en-CA"/>
        </w:rPr>
      </w:pPr>
      <w:r>
        <w:rPr>
          <w:lang w:val="en-CA"/>
        </w:rPr>
        <w:br w:type="page"/>
      </w:r>
    </w:p>
    <w:p w14:paraId="53CF4537" w14:textId="77777777" w:rsidR="00657E64" w:rsidRDefault="00657E64" w:rsidP="00657E64">
      <w:pPr>
        <w:pStyle w:val="Heading3"/>
        <w:rPr>
          <w:ins w:id="3072" w:author="Eric Boisvert" w:date="2016-01-06T11:10:00Z"/>
          <w:lang w:val="en-CA"/>
        </w:rPr>
      </w:pPr>
      <w:ins w:id="3073" w:author="Eric Boisvert" w:date="2016-01-06T11:10:00Z">
        <w:r>
          <w:rPr>
            <w:lang w:val="en-CA"/>
          </w:rPr>
          <w:t>GeoSciML Data Types</w:t>
        </w:r>
      </w:ins>
    </w:p>
    <w:p w14:paraId="519F32B6" w14:textId="77777777" w:rsidR="00657E64" w:rsidRDefault="00657E64" w:rsidP="00657E64">
      <w:pPr>
        <w:rPr>
          <w:ins w:id="3074" w:author="Eric Boisvert" w:date="2016-01-06T11:10:00Z"/>
          <w:lang w:val="en-CA"/>
        </w:rPr>
      </w:pPr>
    </w:p>
    <w:p w14:paraId="636940E3" w14:textId="77777777" w:rsidR="00657E64" w:rsidRDefault="00657E64" w:rsidP="00657E64">
      <w:pPr>
        <w:rPr>
          <w:ins w:id="3075" w:author="Eric Boisvert" w:date="2016-01-06T11:10:00Z"/>
          <w:lang w:val="en-CA"/>
        </w:rPr>
      </w:pPr>
      <w:ins w:id="3076" w:author="Eric Boisvert" w:date="2016-01-06T11:10:00Z">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ins>
    </w:p>
    <w:p w14:paraId="57EB3D53" w14:textId="77777777" w:rsidR="00657E64" w:rsidRDefault="00657E64" w:rsidP="00657E64">
      <w:pPr>
        <w:rPr>
          <w:ins w:id="3077" w:author="Eric Boisvert" w:date="2016-01-06T11:10:00Z"/>
          <w:lang w:val="en-CA"/>
        </w:rPr>
      </w:pPr>
      <w:ins w:id="3078" w:author="Eric Boisvert" w:date="2016-01-06T11:10:00Z">
        <w:r>
          <w:rPr>
            <w:lang w:val="en-CA"/>
          </w:rPr>
          <w:t>This is to facilitate</w:t>
        </w:r>
        <w:r w:rsidRPr="00C034E3">
          <w:rPr>
            <w:lang w:val="en-CA"/>
          </w:rPr>
          <w:t xml:space="preserve"> query</w:t>
        </w:r>
        <w:r>
          <w:rPr>
            <w:lang w:val="en-CA"/>
          </w:rPr>
          <w:t xml:space="preserve"> operations on upper and lower values by providing explicit names for these values (which are encoded as anonymous members of an array in SWE common).</w:t>
        </w:r>
      </w:ins>
    </w:p>
    <w:p w14:paraId="769C7277" w14:textId="77777777" w:rsidR="00657E64" w:rsidRDefault="00510FBF" w:rsidP="00657E64">
      <w:pPr>
        <w:keepNext/>
        <w:rPr>
          <w:ins w:id="3079" w:author="Eric Boisvert" w:date="2016-01-06T11:10:00Z"/>
        </w:rPr>
      </w:pPr>
      <w:ins w:id="3080" w:author="Eric Boisvert" w:date="2016-01-06T11:10:00Z">
        <w:r>
          <w:rPr>
            <w:noProof/>
            <w:lang w:val="en-CA" w:eastAsia="en-CA"/>
          </w:rPr>
          <w:lastRenderedPageBreak/>
          <w:pict w14:anchorId="74C7BFF3">
            <v:shape id="Image 19" o:spid="_x0000_i1052" type="#_x0000_t75" style="width:6in;height:493.25pt;visibility:visible;mso-wrap-style:square">
              <v:imagedata r:id="rId41" o:title=""/>
            </v:shape>
          </w:pict>
        </w:r>
      </w:ins>
    </w:p>
    <w:p w14:paraId="6AE02CD9" w14:textId="77777777" w:rsidR="00657E64" w:rsidRDefault="00657E64" w:rsidP="00657E64">
      <w:pPr>
        <w:pStyle w:val="Caption"/>
        <w:rPr>
          <w:ins w:id="3081" w:author="Eric Boisvert" w:date="2016-01-06T11:10:00Z"/>
        </w:rPr>
      </w:pPr>
      <w:ins w:id="3082" w:author="Eric Boisvert" w:date="2016-01-06T11:10:00Z">
        <w:r>
          <w:t xml:space="preserve">Figure </w:t>
        </w:r>
        <w:r>
          <w:fldChar w:fldCharType="begin"/>
        </w:r>
        <w:r>
          <w:instrText xml:space="preserve"> SEQ Figure \* ARABIC </w:instrText>
        </w:r>
        <w:r>
          <w:fldChar w:fldCharType="separate"/>
        </w:r>
      </w:ins>
      <w:ins w:id="3083" w:author="Eric Boisvert" w:date="2016-01-06T12:52:00Z">
        <w:r w:rsidR="001D79AD">
          <w:rPr>
            <w:noProof/>
          </w:rPr>
          <w:t>29</w:t>
        </w:r>
      </w:ins>
      <w:ins w:id="3084" w:author="Eric Boisvert" w:date="2016-01-06T11:10:00Z">
        <w:r>
          <w:rPr>
            <w:noProof/>
          </w:rPr>
          <w:fldChar w:fldCharType="end"/>
        </w:r>
        <w:r>
          <w:t xml:space="preserve"> : Specialised GeoSciML data types</w:t>
        </w:r>
      </w:ins>
    </w:p>
    <w:p w14:paraId="35257725" w14:textId="77777777" w:rsidR="00657E64" w:rsidRDefault="00657E64" w:rsidP="00657E64">
      <w:pPr>
        <w:pStyle w:val="Heading4"/>
        <w:rPr>
          <w:ins w:id="3085" w:author="Eric Boisvert" w:date="2016-01-06T11:10:00Z"/>
        </w:rPr>
      </w:pPr>
      <w:ins w:id="3086" w:author="Eric Boisvert" w:date="2016-01-06T11:10:00Z">
        <w:r>
          <w:t>GSML_GeometricDescriptionValue</w:t>
        </w:r>
      </w:ins>
    </w:p>
    <w:p w14:paraId="79589916" w14:textId="77777777" w:rsidR="00657E64" w:rsidRDefault="00657E64" w:rsidP="00657E64">
      <w:pPr>
        <w:rPr>
          <w:ins w:id="3087" w:author="Eric Boisvert" w:date="2016-01-06T11:10:00Z"/>
        </w:rPr>
      </w:pPr>
    </w:p>
    <w:p w14:paraId="56F5C83E" w14:textId="77777777" w:rsidR="00657E64" w:rsidRDefault="00657E64" w:rsidP="00657E64">
      <w:pPr>
        <w:rPr>
          <w:ins w:id="3088" w:author="Eric Boisvert" w:date="2016-01-06T11:10:00Z"/>
        </w:rPr>
      </w:pPr>
      <w:ins w:id="3089" w:author="Eric Boisvert" w:date="2016-01-06T11:10:00Z">
        <w:r>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ins>
    </w:p>
    <w:p w14:paraId="2E0FD80D" w14:textId="77777777" w:rsidR="00657E64" w:rsidRPr="00C034E3" w:rsidRDefault="00657E64" w:rsidP="00657E64">
      <w:pPr>
        <w:autoSpaceDE w:val="0"/>
        <w:autoSpaceDN w:val="0"/>
        <w:adjustRightInd w:val="0"/>
        <w:spacing w:after="0" w:line="240" w:lineRule="atLeast"/>
        <w:rPr>
          <w:ins w:id="3090" w:author="Eric Boisvert" w:date="2016-01-06T11:10:00Z"/>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835"/>
        <w:gridCol w:w="4524"/>
      </w:tblGrid>
      <w:tr w:rsidR="00657E64" w:rsidRPr="00C034E3" w14:paraId="1296CF31" w14:textId="77777777" w:rsidTr="00C17A19">
        <w:trPr>
          <w:ins w:id="3091" w:author="Eric Boisvert" w:date="2016-01-06T11:10:00Z"/>
        </w:trPr>
        <w:tc>
          <w:tcPr>
            <w:tcW w:w="2376" w:type="dxa"/>
            <w:tcBorders>
              <w:top w:val="single" w:sz="8" w:space="0" w:color="000000"/>
              <w:bottom w:val="single" w:sz="8" w:space="0" w:color="000000"/>
            </w:tcBorders>
            <w:shd w:val="clear" w:color="auto" w:fill="auto"/>
          </w:tcPr>
          <w:p w14:paraId="30E04949" w14:textId="77777777" w:rsidR="00657E64" w:rsidRPr="00D970E9" w:rsidRDefault="00657E64" w:rsidP="00C17A19">
            <w:pPr>
              <w:autoSpaceDE w:val="0"/>
              <w:autoSpaceDN w:val="0"/>
              <w:adjustRightInd w:val="0"/>
              <w:spacing w:after="0" w:line="240" w:lineRule="atLeast"/>
              <w:rPr>
                <w:ins w:id="3092" w:author="Eric Boisvert" w:date="2016-01-06T11:10:00Z"/>
                <w:rFonts w:ascii="Calibri" w:hAnsi="Calibri" w:cs="Arial"/>
                <w:b/>
                <w:bCs/>
                <w:color w:val="000000"/>
                <w:sz w:val="20"/>
                <w:lang w:val="en-CA"/>
              </w:rPr>
            </w:pPr>
            <w:ins w:id="3093" w:author="Eric Boisvert" w:date="2016-01-06T11:10:00Z">
              <w:r w:rsidRPr="00D970E9">
                <w:rPr>
                  <w:rFonts w:ascii="Calibri" w:hAnsi="Calibri" w:cs="Arial"/>
                  <w:b/>
                  <w:bCs/>
                  <w:color w:val="000000"/>
                  <w:sz w:val="20"/>
                  <w:lang w:val="en-CA"/>
                </w:rPr>
                <w:t>Name</w:t>
              </w:r>
            </w:ins>
          </w:p>
        </w:tc>
        <w:tc>
          <w:tcPr>
            <w:tcW w:w="2835" w:type="dxa"/>
            <w:tcBorders>
              <w:top w:val="single" w:sz="8" w:space="0" w:color="000000"/>
              <w:bottom w:val="single" w:sz="8" w:space="0" w:color="000000"/>
            </w:tcBorders>
            <w:shd w:val="clear" w:color="auto" w:fill="auto"/>
          </w:tcPr>
          <w:p w14:paraId="276831D7" w14:textId="77777777" w:rsidR="00657E64" w:rsidRPr="00D970E9" w:rsidRDefault="00657E64" w:rsidP="00C17A19">
            <w:pPr>
              <w:autoSpaceDE w:val="0"/>
              <w:autoSpaceDN w:val="0"/>
              <w:adjustRightInd w:val="0"/>
              <w:spacing w:after="0" w:line="240" w:lineRule="atLeast"/>
              <w:rPr>
                <w:ins w:id="3094" w:author="Eric Boisvert" w:date="2016-01-06T11:10:00Z"/>
                <w:rFonts w:ascii="Calibri" w:hAnsi="Calibri" w:cs="Arial"/>
                <w:b/>
                <w:bCs/>
                <w:color w:val="000000"/>
                <w:sz w:val="20"/>
                <w:lang w:val="en-CA"/>
              </w:rPr>
            </w:pPr>
            <w:ins w:id="3095" w:author="Eric Boisvert" w:date="2016-01-06T11:10:00Z">
              <w:r w:rsidRPr="00D970E9">
                <w:rPr>
                  <w:rFonts w:ascii="Calibri" w:hAnsi="Calibri" w:cs="Arial"/>
                  <w:b/>
                  <w:bCs/>
                  <w:color w:val="000000"/>
                  <w:sz w:val="20"/>
                  <w:lang w:val="en-CA"/>
                </w:rPr>
                <w:t>Type</w:t>
              </w:r>
            </w:ins>
          </w:p>
        </w:tc>
        <w:tc>
          <w:tcPr>
            <w:tcW w:w="4524" w:type="dxa"/>
            <w:tcBorders>
              <w:top w:val="single" w:sz="8" w:space="0" w:color="000000"/>
              <w:bottom w:val="single" w:sz="8" w:space="0" w:color="000000"/>
            </w:tcBorders>
            <w:shd w:val="clear" w:color="auto" w:fill="auto"/>
          </w:tcPr>
          <w:p w14:paraId="634CC10C" w14:textId="77777777" w:rsidR="00657E64" w:rsidRPr="00D970E9" w:rsidRDefault="00657E64" w:rsidP="00C17A19">
            <w:pPr>
              <w:autoSpaceDE w:val="0"/>
              <w:autoSpaceDN w:val="0"/>
              <w:adjustRightInd w:val="0"/>
              <w:spacing w:after="0" w:line="240" w:lineRule="atLeast"/>
              <w:rPr>
                <w:ins w:id="3096" w:author="Eric Boisvert" w:date="2016-01-06T11:10:00Z"/>
                <w:rFonts w:ascii="Calibri" w:hAnsi="Calibri" w:cs="Arial"/>
                <w:b/>
                <w:bCs/>
                <w:color w:val="000000"/>
                <w:sz w:val="20"/>
                <w:lang w:val="en-CA"/>
              </w:rPr>
            </w:pPr>
            <w:ins w:id="3097" w:author="Eric Boisvert" w:date="2016-01-06T11:10:00Z">
              <w:r w:rsidRPr="00D970E9">
                <w:rPr>
                  <w:rFonts w:ascii="Calibri" w:hAnsi="Calibri" w:cs="Arial"/>
                  <w:b/>
                  <w:bCs/>
                  <w:color w:val="000000"/>
                  <w:sz w:val="20"/>
                  <w:lang w:val="en-CA"/>
                </w:rPr>
                <w:t>Description</w:t>
              </w:r>
            </w:ins>
          </w:p>
        </w:tc>
      </w:tr>
      <w:tr w:rsidR="00657E64" w:rsidRPr="00C034E3" w14:paraId="29DBF040" w14:textId="77777777" w:rsidTr="00C17A19">
        <w:trPr>
          <w:ins w:id="3098" w:author="Eric Boisvert" w:date="2016-01-06T11:10:00Z"/>
        </w:trPr>
        <w:tc>
          <w:tcPr>
            <w:tcW w:w="2376" w:type="dxa"/>
            <w:shd w:val="clear" w:color="auto" w:fill="C0C0C0"/>
          </w:tcPr>
          <w:p w14:paraId="3E973882" w14:textId="77777777" w:rsidR="00657E64" w:rsidRPr="00D970E9" w:rsidRDefault="00657E64" w:rsidP="00C17A19">
            <w:pPr>
              <w:autoSpaceDE w:val="0"/>
              <w:autoSpaceDN w:val="0"/>
              <w:adjustRightInd w:val="0"/>
              <w:spacing w:after="0" w:line="240" w:lineRule="atLeast"/>
              <w:rPr>
                <w:ins w:id="3099" w:author="Eric Boisvert" w:date="2016-01-06T11:10:00Z"/>
                <w:rFonts w:ascii="Calibri" w:hAnsi="Calibri" w:cs="Arial"/>
                <w:b/>
                <w:bCs/>
                <w:color w:val="000000"/>
                <w:sz w:val="20"/>
                <w:lang w:val="en-CA"/>
              </w:rPr>
            </w:pPr>
            <w:ins w:id="3100" w:author="Eric Boisvert" w:date="2016-01-06T11:10:00Z">
              <w:r w:rsidRPr="00D970E9">
                <w:rPr>
                  <w:rFonts w:ascii="Calibri" w:hAnsi="Calibri" w:cs="Arial"/>
                  <w:b/>
                  <w:bCs/>
                  <w:color w:val="000000"/>
                  <w:sz w:val="20"/>
                  <w:lang w:val="en-CA"/>
                </w:rPr>
                <w:t>determinationMethod</w:t>
              </w:r>
            </w:ins>
          </w:p>
        </w:tc>
        <w:tc>
          <w:tcPr>
            <w:tcW w:w="2835" w:type="dxa"/>
            <w:tcBorders>
              <w:left w:val="nil"/>
              <w:right w:val="nil"/>
            </w:tcBorders>
            <w:shd w:val="clear" w:color="auto" w:fill="C0C0C0"/>
          </w:tcPr>
          <w:p w14:paraId="4A5FA56C" w14:textId="77777777" w:rsidR="00657E64" w:rsidRPr="00D970E9" w:rsidRDefault="00657E64" w:rsidP="00C17A19">
            <w:pPr>
              <w:autoSpaceDE w:val="0"/>
              <w:autoSpaceDN w:val="0"/>
              <w:adjustRightInd w:val="0"/>
              <w:spacing w:after="0" w:line="240" w:lineRule="atLeast"/>
              <w:rPr>
                <w:ins w:id="3101" w:author="Eric Boisvert" w:date="2016-01-06T11:10:00Z"/>
                <w:rFonts w:ascii="Calibri" w:hAnsi="Calibri" w:cs="Arial"/>
                <w:color w:val="000000"/>
                <w:sz w:val="20"/>
                <w:lang w:val="en-CA"/>
              </w:rPr>
            </w:pPr>
            <w:ins w:id="3102" w:author="Eric Boisvert" w:date="2016-01-06T11:10:00Z">
              <w:r w:rsidRPr="00D970E9">
                <w:rPr>
                  <w:rFonts w:ascii="Calibri" w:hAnsi="Calibri" w:cs="Arial"/>
                  <w:color w:val="000000"/>
                  <w:sz w:val="20"/>
                  <w:lang w:val="en-CA"/>
                </w:rPr>
                <w:t>DeterminationMethodTerm</w:t>
              </w:r>
            </w:ins>
          </w:p>
        </w:tc>
        <w:tc>
          <w:tcPr>
            <w:tcW w:w="4524" w:type="dxa"/>
            <w:shd w:val="clear" w:color="auto" w:fill="C0C0C0"/>
          </w:tcPr>
          <w:p w14:paraId="525A040A" w14:textId="77777777" w:rsidR="00657E64" w:rsidRPr="00D970E9" w:rsidRDefault="00657E64" w:rsidP="00C17A19">
            <w:pPr>
              <w:autoSpaceDE w:val="0"/>
              <w:autoSpaceDN w:val="0"/>
              <w:adjustRightInd w:val="0"/>
              <w:spacing w:after="0" w:line="240" w:lineRule="atLeast"/>
              <w:rPr>
                <w:ins w:id="3103" w:author="Eric Boisvert" w:date="2016-01-06T11:10:00Z"/>
                <w:rFonts w:ascii="Calibri" w:hAnsi="Calibri" w:cs="Arial"/>
                <w:color w:val="000000"/>
                <w:sz w:val="20"/>
                <w:lang w:val="en-CA"/>
              </w:rPr>
            </w:pPr>
            <w:ins w:id="3104" w:author="Eric Boisvert" w:date="2016-01-06T11:10:00Z">
              <w:r w:rsidRPr="00D970E9">
                <w:rPr>
                  <w:rFonts w:ascii="Calibri" w:hAnsi="Calibri" w:cs="Arial"/>
                  <w:color w:val="000000"/>
                  <w:sz w:val="20"/>
                  <w:lang w:val="en-CA"/>
                </w:rPr>
                <w:t>Describes the way the orientation value was determined (eg measured, inferred from dip slope, etc)</w:t>
              </w:r>
            </w:ins>
          </w:p>
          <w:p w14:paraId="6259CB5F" w14:textId="77777777" w:rsidR="00657E64" w:rsidRPr="00D970E9" w:rsidRDefault="00657E64" w:rsidP="00C17A19">
            <w:pPr>
              <w:autoSpaceDE w:val="0"/>
              <w:autoSpaceDN w:val="0"/>
              <w:adjustRightInd w:val="0"/>
              <w:spacing w:after="0" w:line="240" w:lineRule="atLeast"/>
              <w:rPr>
                <w:ins w:id="3105" w:author="Eric Boisvert" w:date="2016-01-06T11:10:00Z"/>
                <w:rFonts w:ascii="Calibri" w:hAnsi="Calibri" w:cs="Arial"/>
                <w:color w:val="000000"/>
                <w:sz w:val="20"/>
                <w:lang w:val="en-CA"/>
              </w:rPr>
            </w:pPr>
          </w:p>
        </w:tc>
      </w:tr>
      <w:tr w:rsidR="00657E64" w:rsidRPr="00C034E3" w14:paraId="732264BC" w14:textId="77777777" w:rsidTr="00C17A19">
        <w:trPr>
          <w:ins w:id="3106" w:author="Eric Boisvert" w:date="2016-01-06T11:10:00Z"/>
        </w:trPr>
        <w:tc>
          <w:tcPr>
            <w:tcW w:w="2376" w:type="dxa"/>
            <w:shd w:val="clear" w:color="auto" w:fill="auto"/>
          </w:tcPr>
          <w:p w14:paraId="759CA0F0" w14:textId="77777777" w:rsidR="00657E64" w:rsidRPr="00D970E9" w:rsidRDefault="00657E64" w:rsidP="00C17A19">
            <w:pPr>
              <w:autoSpaceDE w:val="0"/>
              <w:autoSpaceDN w:val="0"/>
              <w:adjustRightInd w:val="0"/>
              <w:spacing w:after="0" w:line="240" w:lineRule="atLeast"/>
              <w:rPr>
                <w:ins w:id="3107" w:author="Eric Boisvert" w:date="2016-01-06T11:10:00Z"/>
                <w:rFonts w:ascii="Calibri" w:hAnsi="Calibri" w:cs="Arial"/>
                <w:b/>
                <w:bCs/>
                <w:color w:val="000000"/>
                <w:sz w:val="20"/>
                <w:lang w:val="en-CA"/>
              </w:rPr>
            </w:pPr>
            <w:ins w:id="3108" w:author="Eric Boisvert" w:date="2016-01-06T11:10:00Z">
              <w:r w:rsidRPr="00D970E9">
                <w:rPr>
                  <w:rFonts w:ascii="Calibri" w:hAnsi="Calibri" w:cs="Arial"/>
                  <w:b/>
                  <w:bCs/>
                  <w:color w:val="000000"/>
                  <w:sz w:val="20"/>
                  <w:lang w:val="en-CA"/>
                </w:rPr>
                <w:t>descriptiveOrientation</w:t>
              </w:r>
            </w:ins>
          </w:p>
        </w:tc>
        <w:tc>
          <w:tcPr>
            <w:tcW w:w="2835" w:type="dxa"/>
            <w:shd w:val="clear" w:color="auto" w:fill="auto"/>
          </w:tcPr>
          <w:p w14:paraId="14D7014A" w14:textId="77777777" w:rsidR="00657E64" w:rsidRPr="00D970E9" w:rsidRDefault="00657E64" w:rsidP="00C17A19">
            <w:pPr>
              <w:autoSpaceDE w:val="0"/>
              <w:autoSpaceDN w:val="0"/>
              <w:adjustRightInd w:val="0"/>
              <w:spacing w:after="0" w:line="240" w:lineRule="atLeast"/>
              <w:rPr>
                <w:ins w:id="3109" w:author="Eric Boisvert" w:date="2016-01-06T11:10:00Z"/>
                <w:rFonts w:ascii="Calibri" w:hAnsi="Calibri" w:cs="Arial"/>
                <w:color w:val="000000"/>
                <w:sz w:val="20"/>
                <w:lang w:val="en-CA"/>
              </w:rPr>
            </w:pPr>
            <w:ins w:id="3110" w:author="Eric Boisvert" w:date="2016-01-06T11:10:00Z">
              <w:r w:rsidRPr="00D970E9">
                <w:rPr>
                  <w:rFonts w:ascii="Calibri" w:hAnsi="Calibri" w:cs="Arial"/>
                  <w:color w:val="000000"/>
                  <w:sz w:val="20"/>
                  <w:lang w:val="en-CA"/>
                </w:rPr>
                <w:t>CharacterString</w:t>
              </w:r>
            </w:ins>
          </w:p>
        </w:tc>
        <w:tc>
          <w:tcPr>
            <w:tcW w:w="4524" w:type="dxa"/>
            <w:shd w:val="clear" w:color="auto" w:fill="auto"/>
          </w:tcPr>
          <w:p w14:paraId="17592F27" w14:textId="77777777" w:rsidR="00657E64" w:rsidRPr="00D970E9" w:rsidRDefault="00657E64" w:rsidP="00C17A19">
            <w:pPr>
              <w:autoSpaceDE w:val="0"/>
              <w:autoSpaceDN w:val="0"/>
              <w:adjustRightInd w:val="0"/>
              <w:spacing w:after="0" w:line="240" w:lineRule="atLeast"/>
              <w:rPr>
                <w:ins w:id="3111" w:author="Eric Boisvert" w:date="2016-01-06T11:10:00Z"/>
                <w:rFonts w:ascii="Calibri" w:hAnsi="Calibri" w:cs="Arial"/>
                <w:color w:val="000000"/>
                <w:sz w:val="20"/>
                <w:lang w:val="en-CA"/>
              </w:rPr>
            </w:pPr>
            <w:ins w:id="3112" w:author="Eric Boisvert" w:date="2016-01-06T11:10:00Z">
              <w:r w:rsidRPr="00D970E9">
                <w:rPr>
                  <w:rFonts w:ascii="Calibri" w:hAnsi="Calibri" w:cs="Arial"/>
                  <w:color w:val="000000"/>
                  <w:sz w:val="20"/>
                  <w:lang w:val="en-CA"/>
                </w:rPr>
                <w:t>Textual specification of orientation, possibly referencing some local geography</w:t>
              </w:r>
            </w:ins>
          </w:p>
          <w:p w14:paraId="5372B8A5" w14:textId="77777777" w:rsidR="00657E64" w:rsidRPr="00D970E9" w:rsidRDefault="00657E64" w:rsidP="00C17A19">
            <w:pPr>
              <w:autoSpaceDE w:val="0"/>
              <w:autoSpaceDN w:val="0"/>
              <w:adjustRightInd w:val="0"/>
              <w:spacing w:after="0" w:line="240" w:lineRule="atLeast"/>
              <w:rPr>
                <w:ins w:id="3113" w:author="Eric Boisvert" w:date="2016-01-06T11:10:00Z"/>
                <w:rFonts w:ascii="Calibri" w:hAnsi="Calibri" w:cs="Arial"/>
                <w:color w:val="000000"/>
                <w:sz w:val="20"/>
                <w:lang w:val="en-CA"/>
              </w:rPr>
            </w:pPr>
          </w:p>
        </w:tc>
      </w:tr>
    </w:tbl>
    <w:p w14:paraId="097F757D" w14:textId="77777777" w:rsidR="00657E64" w:rsidRDefault="00657E64" w:rsidP="00657E64">
      <w:pPr>
        <w:rPr>
          <w:ins w:id="3114" w:author="Eric Boisvert" w:date="2016-01-06T11:10:00Z"/>
          <w:lang w:val="en-CA"/>
        </w:rPr>
      </w:pPr>
    </w:p>
    <w:p w14:paraId="79CAF32E" w14:textId="77777777" w:rsidR="00657E64" w:rsidRDefault="00657E64" w:rsidP="00657E64">
      <w:pPr>
        <w:pStyle w:val="Heading4"/>
        <w:rPr>
          <w:ins w:id="3115" w:author="Eric Boisvert" w:date="2016-01-06T11:10:00Z"/>
          <w:lang w:val="en-CA"/>
        </w:rPr>
      </w:pPr>
      <w:ins w:id="3116" w:author="Eric Boisvert" w:date="2016-01-06T11:10:00Z">
        <w:r>
          <w:rPr>
            <w:lang w:val="en-CA"/>
          </w:rPr>
          <w:t>GSML_PlanarOrientation</w:t>
        </w:r>
      </w:ins>
    </w:p>
    <w:p w14:paraId="79E02371" w14:textId="77777777" w:rsidR="00657E64" w:rsidRPr="000C4224" w:rsidRDefault="00657E64" w:rsidP="00657E64">
      <w:pPr>
        <w:rPr>
          <w:ins w:id="3117" w:author="Eric Boisvert" w:date="2016-01-06T11:10:00Z"/>
          <w:lang w:val="en-CA"/>
        </w:rPr>
      </w:pPr>
    </w:p>
    <w:p w14:paraId="26BCB072" w14:textId="77777777" w:rsidR="00657E64" w:rsidRPr="00C034E3" w:rsidRDefault="00657E64" w:rsidP="00657E64">
      <w:pPr>
        <w:rPr>
          <w:ins w:id="3118" w:author="Eric Boisvert" w:date="2016-01-06T11:10:00Z"/>
          <w:rFonts w:cs="Arial"/>
          <w:color w:val="000000"/>
          <w:sz w:val="20"/>
          <w:lang w:val="en-CA"/>
        </w:rPr>
      </w:pPr>
      <w:ins w:id="3119" w:author="Eric Boisvert" w:date="2016-01-06T11:10:00Z">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3120"/>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120"/>
        <w:r>
          <w:rPr>
            <w:rStyle w:val="CommentReference"/>
          </w:rPr>
          <w:commentReference w:id="3120"/>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657E64" w:rsidRPr="00C034E3" w14:paraId="309AEB3A" w14:textId="77777777" w:rsidTr="00C17A19">
        <w:trPr>
          <w:ins w:id="3121" w:author="Eric Boisvert" w:date="2016-01-06T11:10:00Z"/>
        </w:trPr>
        <w:tc>
          <w:tcPr>
            <w:tcW w:w="1668" w:type="dxa"/>
            <w:tcBorders>
              <w:top w:val="single" w:sz="8" w:space="0" w:color="000000"/>
              <w:bottom w:val="single" w:sz="8" w:space="0" w:color="000000"/>
            </w:tcBorders>
            <w:shd w:val="clear" w:color="auto" w:fill="auto"/>
          </w:tcPr>
          <w:p w14:paraId="2FC9CBC6" w14:textId="77777777" w:rsidR="00657E64" w:rsidRPr="00D970E9" w:rsidRDefault="00657E64" w:rsidP="00C17A19">
            <w:pPr>
              <w:autoSpaceDE w:val="0"/>
              <w:autoSpaceDN w:val="0"/>
              <w:adjustRightInd w:val="0"/>
              <w:spacing w:after="0" w:line="240" w:lineRule="atLeast"/>
              <w:rPr>
                <w:ins w:id="3122" w:author="Eric Boisvert" w:date="2016-01-06T11:10:00Z"/>
                <w:rFonts w:ascii="Calibri" w:hAnsi="Calibri" w:cs="Arial"/>
                <w:b/>
                <w:bCs/>
                <w:color w:val="000000"/>
                <w:sz w:val="20"/>
                <w:lang w:val="en-CA"/>
              </w:rPr>
            </w:pPr>
            <w:ins w:id="3123" w:author="Eric Boisvert" w:date="2016-01-06T11:10:00Z">
              <w:r w:rsidRPr="00D970E9">
                <w:rPr>
                  <w:rFonts w:ascii="Calibri" w:hAnsi="Calibri" w:cs="Arial"/>
                  <w:b/>
                  <w:bCs/>
                  <w:color w:val="000000"/>
                  <w:sz w:val="20"/>
                  <w:lang w:val="en-CA"/>
                </w:rPr>
                <w:t>Name</w:t>
              </w:r>
            </w:ins>
          </w:p>
        </w:tc>
        <w:tc>
          <w:tcPr>
            <w:tcW w:w="2126" w:type="dxa"/>
            <w:tcBorders>
              <w:top w:val="single" w:sz="8" w:space="0" w:color="000000"/>
              <w:bottom w:val="single" w:sz="8" w:space="0" w:color="000000"/>
            </w:tcBorders>
            <w:shd w:val="clear" w:color="auto" w:fill="auto"/>
          </w:tcPr>
          <w:p w14:paraId="6B9B33E8" w14:textId="77777777" w:rsidR="00657E64" w:rsidRPr="00D970E9" w:rsidRDefault="00657E64" w:rsidP="00C17A19">
            <w:pPr>
              <w:autoSpaceDE w:val="0"/>
              <w:autoSpaceDN w:val="0"/>
              <w:adjustRightInd w:val="0"/>
              <w:spacing w:after="0" w:line="240" w:lineRule="atLeast"/>
              <w:rPr>
                <w:ins w:id="3124" w:author="Eric Boisvert" w:date="2016-01-06T11:10:00Z"/>
                <w:rFonts w:ascii="Calibri" w:hAnsi="Calibri" w:cs="Arial"/>
                <w:b/>
                <w:bCs/>
                <w:color w:val="000000"/>
                <w:sz w:val="20"/>
                <w:lang w:val="en-CA"/>
              </w:rPr>
            </w:pPr>
            <w:ins w:id="3125" w:author="Eric Boisvert" w:date="2016-01-06T11:10:00Z">
              <w:r w:rsidRPr="00D970E9">
                <w:rPr>
                  <w:rFonts w:ascii="Calibri" w:hAnsi="Calibri" w:cs="Arial"/>
                  <w:b/>
                  <w:bCs/>
                  <w:color w:val="000000"/>
                  <w:sz w:val="20"/>
                  <w:lang w:val="en-CA"/>
                </w:rPr>
                <w:t>Type</w:t>
              </w:r>
            </w:ins>
          </w:p>
        </w:tc>
        <w:tc>
          <w:tcPr>
            <w:tcW w:w="5941" w:type="dxa"/>
            <w:tcBorders>
              <w:top w:val="single" w:sz="8" w:space="0" w:color="000000"/>
              <w:bottom w:val="single" w:sz="8" w:space="0" w:color="000000"/>
            </w:tcBorders>
            <w:shd w:val="clear" w:color="auto" w:fill="auto"/>
          </w:tcPr>
          <w:p w14:paraId="3C234856" w14:textId="77777777" w:rsidR="00657E64" w:rsidRPr="00D970E9" w:rsidRDefault="00657E64" w:rsidP="00C17A19">
            <w:pPr>
              <w:autoSpaceDE w:val="0"/>
              <w:autoSpaceDN w:val="0"/>
              <w:adjustRightInd w:val="0"/>
              <w:spacing w:after="0" w:line="240" w:lineRule="atLeast"/>
              <w:rPr>
                <w:ins w:id="3126" w:author="Eric Boisvert" w:date="2016-01-06T11:10:00Z"/>
                <w:rFonts w:ascii="Calibri" w:hAnsi="Calibri" w:cs="Arial"/>
                <w:b/>
                <w:bCs/>
                <w:color w:val="000000"/>
                <w:sz w:val="20"/>
                <w:lang w:val="en-CA"/>
              </w:rPr>
            </w:pPr>
            <w:ins w:id="3127" w:author="Eric Boisvert" w:date="2016-01-06T11:10:00Z">
              <w:r w:rsidRPr="00D970E9">
                <w:rPr>
                  <w:rFonts w:ascii="Calibri" w:hAnsi="Calibri" w:cs="Arial"/>
                  <w:b/>
                  <w:bCs/>
                  <w:color w:val="000000"/>
                  <w:sz w:val="20"/>
                  <w:lang w:val="en-CA"/>
                </w:rPr>
                <w:t>Description</w:t>
              </w:r>
            </w:ins>
          </w:p>
        </w:tc>
      </w:tr>
      <w:tr w:rsidR="00657E64" w:rsidRPr="00C034E3" w14:paraId="5704EF46" w14:textId="77777777" w:rsidTr="00C17A19">
        <w:trPr>
          <w:ins w:id="3128" w:author="Eric Boisvert" w:date="2016-01-06T11:10:00Z"/>
        </w:trPr>
        <w:tc>
          <w:tcPr>
            <w:tcW w:w="1668" w:type="dxa"/>
            <w:shd w:val="clear" w:color="auto" w:fill="C0C0C0"/>
          </w:tcPr>
          <w:p w14:paraId="423EDDB2" w14:textId="77777777" w:rsidR="00657E64" w:rsidRPr="00D970E9" w:rsidRDefault="00657E64" w:rsidP="00C17A19">
            <w:pPr>
              <w:autoSpaceDE w:val="0"/>
              <w:autoSpaceDN w:val="0"/>
              <w:adjustRightInd w:val="0"/>
              <w:spacing w:after="0" w:line="240" w:lineRule="atLeast"/>
              <w:rPr>
                <w:ins w:id="3129" w:author="Eric Boisvert" w:date="2016-01-06T11:10:00Z"/>
                <w:rFonts w:ascii="Calibri" w:hAnsi="Calibri" w:cs="Arial"/>
                <w:b/>
                <w:bCs/>
                <w:color w:val="000000"/>
                <w:sz w:val="20"/>
                <w:lang w:val="en-CA"/>
              </w:rPr>
            </w:pPr>
            <w:ins w:id="3130" w:author="Eric Boisvert" w:date="2016-01-06T11:10:00Z">
              <w:r w:rsidRPr="00D970E9">
                <w:rPr>
                  <w:rFonts w:ascii="Calibri" w:hAnsi="Calibri" w:cs="Arial"/>
                  <w:b/>
                  <w:bCs/>
                  <w:color w:val="000000"/>
                  <w:sz w:val="20"/>
                  <w:lang w:val="en-CA"/>
                </w:rPr>
                <w:t>convention</w:t>
              </w:r>
            </w:ins>
          </w:p>
        </w:tc>
        <w:tc>
          <w:tcPr>
            <w:tcW w:w="2126" w:type="dxa"/>
            <w:tcBorders>
              <w:left w:val="nil"/>
              <w:right w:val="nil"/>
            </w:tcBorders>
            <w:shd w:val="clear" w:color="auto" w:fill="C0C0C0"/>
          </w:tcPr>
          <w:p w14:paraId="00CBD667" w14:textId="77777777" w:rsidR="00657E64" w:rsidRPr="00D970E9" w:rsidRDefault="00657E64" w:rsidP="00C17A19">
            <w:pPr>
              <w:autoSpaceDE w:val="0"/>
              <w:autoSpaceDN w:val="0"/>
              <w:adjustRightInd w:val="0"/>
              <w:spacing w:after="0" w:line="240" w:lineRule="atLeast"/>
              <w:rPr>
                <w:ins w:id="3131" w:author="Eric Boisvert" w:date="2016-01-06T11:10:00Z"/>
                <w:rFonts w:ascii="Calibri" w:hAnsi="Calibri" w:cs="Arial"/>
                <w:color w:val="000000"/>
                <w:sz w:val="20"/>
                <w:lang w:val="en-CA"/>
              </w:rPr>
            </w:pPr>
            <w:ins w:id="3132" w:author="Eric Boisvert" w:date="2016-01-06T11:10:00Z">
              <w:r w:rsidRPr="00D970E9">
                <w:rPr>
                  <w:rFonts w:ascii="Calibri" w:hAnsi="Calibri" w:cs="Arial"/>
                  <w:color w:val="000000"/>
                  <w:sz w:val="20"/>
                  <w:lang w:val="en-CA"/>
                </w:rPr>
                <w:t>ConventionCode</w:t>
              </w:r>
            </w:ins>
          </w:p>
        </w:tc>
        <w:tc>
          <w:tcPr>
            <w:tcW w:w="5941" w:type="dxa"/>
            <w:shd w:val="clear" w:color="auto" w:fill="C0C0C0"/>
          </w:tcPr>
          <w:p w14:paraId="26ECCDA4" w14:textId="77777777" w:rsidR="00657E64" w:rsidRPr="00D970E9" w:rsidRDefault="00657E64" w:rsidP="00C17A19">
            <w:pPr>
              <w:autoSpaceDE w:val="0"/>
              <w:autoSpaceDN w:val="0"/>
              <w:adjustRightInd w:val="0"/>
              <w:spacing w:after="0" w:line="240" w:lineRule="atLeast"/>
              <w:rPr>
                <w:ins w:id="3133" w:author="Eric Boisvert" w:date="2016-01-06T11:10:00Z"/>
                <w:rFonts w:ascii="Calibri" w:hAnsi="Calibri" w:cs="Arial"/>
                <w:color w:val="000000"/>
                <w:sz w:val="20"/>
                <w:lang w:val="en-CA"/>
              </w:rPr>
            </w:pPr>
            <w:ins w:id="3134" w:author="Eric Boisvert" w:date="2016-01-06T11:10:00Z">
              <w:r w:rsidRPr="00D970E9">
                <w:rPr>
                  <w:rFonts w:ascii="Calibri" w:hAnsi="Calibri" w:cs="Arial"/>
                  <w:color w:val="000000"/>
                  <w:sz w:val="20"/>
                  <w:lang w:val="en-CA"/>
                </w:rPr>
                <w:t>The convention used for the measurement</w:t>
              </w:r>
            </w:ins>
          </w:p>
          <w:p w14:paraId="6599C419" w14:textId="77777777" w:rsidR="00657E64" w:rsidRPr="00D970E9" w:rsidRDefault="00657E64" w:rsidP="00C17A19">
            <w:pPr>
              <w:autoSpaceDE w:val="0"/>
              <w:autoSpaceDN w:val="0"/>
              <w:adjustRightInd w:val="0"/>
              <w:spacing w:after="0" w:line="240" w:lineRule="atLeast"/>
              <w:rPr>
                <w:ins w:id="3135" w:author="Eric Boisvert" w:date="2016-01-06T11:10:00Z"/>
                <w:rFonts w:ascii="Calibri" w:hAnsi="Calibri" w:cs="Arial"/>
                <w:color w:val="000000"/>
                <w:sz w:val="20"/>
                <w:lang w:val="en-CA"/>
              </w:rPr>
            </w:pPr>
          </w:p>
        </w:tc>
      </w:tr>
      <w:tr w:rsidR="00657E64" w:rsidRPr="00C034E3" w14:paraId="3DCFCE4C" w14:textId="77777777" w:rsidTr="00C17A19">
        <w:trPr>
          <w:ins w:id="3136" w:author="Eric Boisvert" w:date="2016-01-06T11:10:00Z"/>
        </w:trPr>
        <w:tc>
          <w:tcPr>
            <w:tcW w:w="1668" w:type="dxa"/>
            <w:shd w:val="clear" w:color="auto" w:fill="auto"/>
          </w:tcPr>
          <w:p w14:paraId="735C4012" w14:textId="77777777" w:rsidR="00657E64" w:rsidRPr="00D970E9" w:rsidRDefault="00657E64" w:rsidP="00C17A19">
            <w:pPr>
              <w:autoSpaceDE w:val="0"/>
              <w:autoSpaceDN w:val="0"/>
              <w:adjustRightInd w:val="0"/>
              <w:spacing w:after="0" w:line="240" w:lineRule="atLeast"/>
              <w:rPr>
                <w:ins w:id="3137" w:author="Eric Boisvert" w:date="2016-01-06T11:10:00Z"/>
                <w:rFonts w:ascii="Calibri" w:hAnsi="Calibri" w:cs="Arial"/>
                <w:b/>
                <w:bCs/>
                <w:color w:val="000000"/>
                <w:sz w:val="20"/>
                <w:lang w:val="en-CA"/>
              </w:rPr>
            </w:pPr>
            <w:ins w:id="3138" w:author="Eric Boisvert" w:date="2016-01-06T11:10:00Z">
              <w:r w:rsidRPr="00D970E9">
                <w:rPr>
                  <w:rFonts w:ascii="Calibri" w:hAnsi="Calibri" w:cs="Arial"/>
                  <w:b/>
                  <w:bCs/>
                  <w:color w:val="000000"/>
                  <w:sz w:val="20"/>
                  <w:lang w:val="en-CA"/>
                </w:rPr>
                <w:t>azimuth</w:t>
              </w:r>
            </w:ins>
          </w:p>
        </w:tc>
        <w:tc>
          <w:tcPr>
            <w:tcW w:w="2126" w:type="dxa"/>
            <w:shd w:val="clear" w:color="auto" w:fill="auto"/>
          </w:tcPr>
          <w:p w14:paraId="3512E51B" w14:textId="77777777" w:rsidR="00657E64" w:rsidRPr="00D970E9" w:rsidRDefault="00657E64" w:rsidP="00C17A19">
            <w:pPr>
              <w:autoSpaceDE w:val="0"/>
              <w:autoSpaceDN w:val="0"/>
              <w:adjustRightInd w:val="0"/>
              <w:spacing w:after="0" w:line="240" w:lineRule="atLeast"/>
              <w:rPr>
                <w:ins w:id="3139" w:author="Eric Boisvert" w:date="2016-01-06T11:10:00Z"/>
                <w:rFonts w:ascii="Calibri" w:hAnsi="Calibri" w:cs="Arial"/>
                <w:color w:val="000000"/>
                <w:sz w:val="20"/>
                <w:lang w:val="en-CA"/>
              </w:rPr>
            </w:pPr>
            <w:ins w:id="3140" w:author="Eric Boisvert" w:date="2016-01-06T11:10:00Z">
              <w:r w:rsidRPr="00D970E9">
                <w:rPr>
                  <w:rFonts w:ascii="Calibri" w:hAnsi="Calibri" w:cs="Arial"/>
                  <w:color w:val="000000"/>
                  <w:sz w:val="20"/>
                  <w:lang w:val="en-CA"/>
                </w:rPr>
                <w:t>QuantityRange</w:t>
              </w:r>
            </w:ins>
          </w:p>
        </w:tc>
        <w:tc>
          <w:tcPr>
            <w:tcW w:w="5941" w:type="dxa"/>
            <w:shd w:val="clear" w:color="auto" w:fill="auto"/>
          </w:tcPr>
          <w:p w14:paraId="30EC0C4F" w14:textId="77777777" w:rsidR="00657E64" w:rsidRPr="00D970E9" w:rsidRDefault="00657E64" w:rsidP="00C17A19">
            <w:pPr>
              <w:autoSpaceDE w:val="0"/>
              <w:autoSpaceDN w:val="0"/>
              <w:adjustRightInd w:val="0"/>
              <w:spacing w:after="0" w:line="240" w:lineRule="atLeast"/>
              <w:rPr>
                <w:ins w:id="3141" w:author="Eric Boisvert" w:date="2016-01-06T11:10:00Z"/>
                <w:rFonts w:ascii="Calibri" w:hAnsi="Calibri" w:cs="Arial"/>
                <w:color w:val="000000"/>
                <w:sz w:val="20"/>
                <w:lang w:val="en-CA"/>
              </w:rPr>
            </w:pPr>
            <w:ins w:id="3142" w:author="Eric Boisvert" w:date="2016-01-06T11:10:00Z">
              <w:r w:rsidRPr="00D970E9">
                <w:rPr>
                  <w:rFonts w:ascii="Calibri" w:hAnsi="Calibri" w:cs="Arial"/>
                  <w:color w:val="000000"/>
                  <w:sz w:val="20"/>
                  <w:lang w:val="en-CA"/>
                </w:rPr>
                <w:t xml:space="preserve">The azimuth (compass point, bearing etc) value of the orientation. Convention reports how azimuth is interpreted </w:t>
              </w:r>
            </w:ins>
          </w:p>
          <w:p w14:paraId="6AA101D2" w14:textId="77777777" w:rsidR="00657E64" w:rsidRPr="00D970E9" w:rsidRDefault="00657E64" w:rsidP="00C17A19">
            <w:pPr>
              <w:autoSpaceDE w:val="0"/>
              <w:autoSpaceDN w:val="0"/>
              <w:adjustRightInd w:val="0"/>
              <w:spacing w:after="0" w:line="240" w:lineRule="atLeast"/>
              <w:rPr>
                <w:ins w:id="3143" w:author="Eric Boisvert" w:date="2016-01-06T11:10:00Z"/>
                <w:rFonts w:ascii="Calibri" w:hAnsi="Calibri" w:cs="Arial"/>
                <w:color w:val="000000"/>
                <w:sz w:val="20"/>
                <w:lang w:val="en-CA"/>
              </w:rPr>
            </w:pPr>
          </w:p>
        </w:tc>
      </w:tr>
      <w:tr w:rsidR="00657E64" w:rsidRPr="00C034E3" w14:paraId="2AD80BA3" w14:textId="77777777" w:rsidTr="00C17A19">
        <w:trPr>
          <w:ins w:id="3144" w:author="Eric Boisvert" w:date="2016-01-06T11:10:00Z"/>
        </w:trPr>
        <w:tc>
          <w:tcPr>
            <w:tcW w:w="1668" w:type="dxa"/>
            <w:shd w:val="clear" w:color="auto" w:fill="C0C0C0"/>
          </w:tcPr>
          <w:p w14:paraId="682A20DC" w14:textId="77777777" w:rsidR="00657E64" w:rsidRPr="00D970E9" w:rsidRDefault="00657E64" w:rsidP="00C17A19">
            <w:pPr>
              <w:autoSpaceDE w:val="0"/>
              <w:autoSpaceDN w:val="0"/>
              <w:adjustRightInd w:val="0"/>
              <w:spacing w:after="0" w:line="240" w:lineRule="atLeast"/>
              <w:rPr>
                <w:ins w:id="3145" w:author="Eric Boisvert" w:date="2016-01-06T11:10:00Z"/>
                <w:rFonts w:ascii="Calibri" w:hAnsi="Calibri" w:cs="Arial"/>
                <w:b/>
                <w:bCs/>
                <w:color w:val="000000"/>
                <w:sz w:val="20"/>
                <w:lang w:val="en-CA"/>
              </w:rPr>
            </w:pPr>
            <w:ins w:id="3146" w:author="Eric Boisvert" w:date="2016-01-06T11:10:00Z">
              <w:r w:rsidRPr="00D970E9">
                <w:rPr>
                  <w:rFonts w:ascii="Calibri" w:hAnsi="Calibri" w:cs="Arial"/>
                  <w:b/>
                  <w:bCs/>
                  <w:color w:val="000000"/>
                  <w:sz w:val="20"/>
                  <w:lang w:val="en-CA"/>
                </w:rPr>
                <w:t>dip</w:t>
              </w:r>
            </w:ins>
          </w:p>
        </w:tc>
        <w:tc>
          <w:tcPr>
            <w:tcW w:w="2126" w:type="dxa"/>
            <w:tcBorders>
              <w:left w:val="nil"/>
              <w:right w:val="nil"/>
            </w:tcBorders>
            <w:shd w:val="clear" w:color="auto" w:fill="C0C0C0"/>
          </w:tcPr>
          <w:p w14:paraId="333B7D4D" w14:textId="77777777" w:rsidR="00657E64" w:rsidRPr="00D970E9" w:rsidRDefault="00657E64" w:rsidP="00C17A19">
            <w:pPr>
              <w:autoSpaceDE w:val="0"/>
              <w:autoSpaceDN w:val="0"/>
              <w:adjustRightInd w:val="0"/>
              <w:spacing w:after="0" w:line="240" w:lineRule="atLeast"/>
              <w:rPr>
                <w:ins w:id="3147" w:author="Eric Boisvert" w:date="2016-01-06T11:10:00Z"/>
                <w:rFonts w:ascii="Calibri" w:hAnsi="Calibri" w:cs="Arial"/>
                <w:color w:val="000000"/>
                <w:sz w:val="20"/>
                <w:lang w:val="en-CA"/>
              </w:rPr>
            </w:pPr>
            <w:ins w:id="3148" w:author="Eric Boisvert" w:date="2016-01-06T11:10:00Z">
              <w:r w:rsidRPr="00D970E9">
                <w:rPr>
                  <w:rFonts w:ascii="Calibri" w:hAnsi="Calibri" w:cs="Arial"/>
                  <w:color w:val="000000"/>
                  <w:sz w:val="20"/>
                  <w:lang w:val="en-CA"/>
                </w:rPr>
                <w:t>QuantityRange</w:t>
              </w:r>
            </w:ins>
          </w:p>
        </w:tc>
        <w:tc>
          <w:tcPr>
            <w:tcW w:w="5941" w:type="dxa"/>
            <w:shd w:val="clear" w:color="auto" w:fill="C0C0C0"/>
          </w:tcPr>
          <w:p w14:paraId="0C42C399" w14:textId="77777777" w:rsidR="00657E64" w:rsidRPr="00D970E9" w:rsidRDefault="00657E64" w:rsidP="00C17A19">
            <w:pPr>
              <w:autoSpaceDE w:val="0"/>
              <w:autoSpaceDN w:val="0"/>
              <w:adjustRightInd w:val="0"/>
              <w:spacing w:after="0" w:line="240" w:lineRule="atLeast"/>
              <w:rPr>
                <w:ins w:id="3149" w:author="Eric Boisvert" w:date="2016-01-06T11:10:00Z"/>
                <w:rFonts w:ascii="Calibri" w:hAnsi="Calibri" w:cs="Arial"/>
                <w:color w:val="000000"/>
                <w:sz w:val="20"/>
                <w:lang w:val="en-CA"/>
              </w:rPr>
            </w:pPr>
            <w:ins w:id="3150" w:author="Eric Boisvert" w:date="2016-01-06T11:10:00Z">
              <w:r w:rsidRPr="00D970E9">
                <w:rPr>
                  <w:rFonts w:ascii="Calibri" w:hAnsi="Calibri" w:cs="Arial"/>
                  <w:color w:val="000000"/>
                  <w:sz w:val="20"/>
                  <w:lang w:val="en-CA"/>
                </w:rPr>
                <w:t>Dip is the angle that the structural surface (eg bedding, fault plane) makes with the horizontal measured perp</w:t>
              </w:r>
              <w:r>
                <w:rPr>
                  <w:rFonts w:ascii="Calibri" w:hAnsi="Calibri" w:cs="Arial"/>
                  <w:color w:val="000000"/>
                  <w:sz w:val="20"/>
                  <w:lang w:val="en-CA"/>
                </w:rPr>
                <w:t>e</w:t>
              </w:r>
              <w:r w:rsidRPr="00D970E9">
                <w:rPr>
                  <w:rFonts w:ascii="Calibri" w:hAnsi="Calibri" w:cs="Arial"/>
                  <w:color w:val="000000"/>
                  <w:sz w:val="20"/>
                  <w:lang w:val="en-CA"/>
                </w:rPr>
                <w:t xml:space="preserve">ndicular to the strike of the structure and in the vertical plane as a numeric </w:t>
              </w:r>
              <w:r>
                <w:rPr>
                  <w:rFonts w:ascii="Calibri" w:hAnsi="Calibri" w:cs="Arial"/>
                  <w:color w:val="000000"/>
                  <w:sz w:val="20"/>
                  <w:lang w:val="en-CA"/>
                </w:rPr>
                <w:t xml:space="preserve">value </w:t>
              </w:r>
              <w:commentRangeStart w:id="3151"/>
              <w:r w:rsidRPr="00D970E9">
                <w:rPr>
                  <w:rFonts w:ascii="Calibri" w:hAnsi="Calibri" w:cs="Arial"/>
                  <w:color w:val="000000"/>
                  <w:sz w:val="20"/>
                  <w:lang w:val="en-CA"/>
                </w:rPr>
                <w:t>or term</w:t>
              </w:r>
              <w:commentRangeEnd w:id="3151"/>
              <w:r>
                <w:rPr>
                  <w:rStyle w:val="CommentReference"/>
                </w:rPr>
                <w:commentReference w:id="3151"/>
              </w:r>
            </w:ins>
          </w:p>
          <w:p w14:paraId="78568923" w14:textId="77777777" w:rsidR="00657E64" w:rsidRPr="00D970E9" w:rsidRDefault="00657E64" w:rsidP="00C17A19">
            <w:pPr>
              <w:autoSpaceDE w:val="0"/>
              <w:autoSpaceDN w:val="0"/>
              <w:adjustRightInd w:val="0"/>
              <w:spacing w:after="0" w:line="240" w:lineRule="atLeast"/>
              <w:rPr>
                <w:ins w:id="3152" w:author="Eric Boisvert" w:date="2016-01-06T11:10:00Z"/>
                <w:rFonts w:ascii="Calibri" w:hAnsi="Calibri" w:cs="Arial"/>
                <w:color w:val="000000"/>
                <w:sz w:val="20"/>
                <w:lang w:val="en-CA"/>
              </w:rPr>
            </w:pPr>
          </w:p>
        </w:tc>
      </w:tr>
      <w:tr w:rsidR="00657E64" w:rsidRPr="00C034E3" w14:paraId="2D58C3AB" w14:textId="77777777" w:rsidTr="00C17A19">
        <w:trPr>
          <w:ins w:id="3153" w:author="Eric Boisvert" w:date="2016-01-06T11:10:00Z"/>
        </w:trPr>
        <w:tc>
          <w:tcPr>
            <w:tcW w:w="1668" w:type="dxa"/>
            <w:shd w:val="clear" w:color="auto" w:fill="auto"/>
          </w:tcPr>
          <w:p w14:paraId="3D4332DF" w14:textId="77777777" w:rsidR="00657E64" w:rsidRPr="00D970E9" w:rsidRDefault="00657E64" w:rsidP="00C17A19">
            <w:pPr>
              <w:autoSpaceDE w:val="0"/>
              <w:autoSpaceDN w:val="0"/>
              <w:adjustRightInd w:val="0"/>
              <w:spacing w:after="0" w:line="240" w:lineRule="atLeast"/>
              <w:rPr>
                <w:ins w:id="3154" w:author="Eric Boisvert" w:date="2016-01-06T11:10:00Z"/>
                <w:rFonts w:ascii="Calibri" w:hAnsi="Calibri" w:cs="Arial"/>
                <w:b/>
                <w:bCs/>
                <w:color w:val="000000"/>
                <w:sz w:val="20"/>
                <w:lang w:val="en-CA"/>
              </w:rPr>
            </w:pPr>
            <w:ins w:id="3155" w:author="Eric Boisvert" w:date="2016-01-06T11:10:00Z">
              <w:r w:rsidRPr="00D970E9">
                <w:rPr>
                  <w:rFonts w:ascii="Calibri" w:hAnsi="Calibri" w:cs="Arial"/>
                  <w:b/>
                  <w:bCs/>
                  <w:color w:val="000000"/>
                  <w:sz w:val="20"/>
                  <w:lang w:val="en-CA"/>
                </w:rPr>
                <w:t>polarity</w:t>
              </w:r>
            </w:ins>
          </w:p>
        </w:tc>
        <w:tc>
          <w:tcPr>
            <w:tcW w:w="2126" w:type="dxa"/>
            <w:shd w:val="clear" w:color="auto" w:fill="auto"/>
          </w:tcPr>
          <w:p w14:paraId="560379DD" w14:textId="77777777" w:rsidR="00657E64" w:rsidRPr="00D970E9" w:rsidRDefault="00657E64" w:rsidP="00C17A19">
            <w:pPr>
              <w:autoSpaceDE w:val="0"/>
              <w:autoSpaceDN w:val="0"/>
              <w:adjustRightInd w:val="0"/>
              <w:spacing w:after="0" w:line="240" w:lineRule="atLeast"/>
              <w:rPr>
                <w:ins w:id="3156" w:author="Eric Boisvert" w:date="2016-01-06T11:10:00Z"/>
                <w:rFonts w:ascii="Calibri" w:hAnsi="Calibri" w:cs="Arial"/>
                <w:color w:val="000000"/>
                <w:sz w:val="20"/>
                <w:lang w:val="en-CA"/>
              </w:rPr>
            </w:pPr>
            <w:ins w:id="3157" w:author="Eric Boisvert" w:date="2016-01-06T11:10:00Z">
              <w:r w:rsidRPr="00D970E9">
                <w:rPr>
                  <w:rFonts w:ascii="Calibri" w:hAnsi="Calibri" w:cs="Arial"/>
                  <w:color w:val="000000"/>
                  <w:sz w:val="20"/>
                  <w:lang w:val="en-CA"/>
                </w:rPr>
                <w:t>PlanarPolarityCode</w:t>
              </w:r>
            </w:ins>
          </w:p>
        </w:tc>
        <w:tc>
          <w:tcPr>
            <w:tcW w:w="5941" w:type="dxa"/>
            <w:shd w:val="clear" w:color="auto" w:fill="auto"/>
          </w:tcPr>
          <w:p w14:paraId="5E66FFDB" w14:textId="77777777" w:rsidR="00657E64" w:rsidRPr="00D970E9" w:rsidRDefault="00657E64" w:rsidP="00C17A19">
            <w:pPr>
              <w:autoSpaceDE w:val="0"/>
              <w:autoSpaceDN w:val="0"/>
              <w:adjustRightInd w:val="0"/>
              <w:spacing w:after="0" w:line="240" w:lineRule="atLeast"/>
              <w:rPr>
                <w:ins w:id="3158" w:author="Eric Boisvert" w:date="2016-01-06T11:10:00Z"/>
                <w:rFonts w:ascii="Calibri" w:hAnsi="Calibri" w:cs="Arial"/>
                <w:color w:val="000000"/>
                <w:sz w:val="20"/>
                <w:lang w:val="en-CA"/>
              </w:rPr>
            </w:pPr>
            <w:ins w:id="3159" w:author="Eric Boisvert" w:date="2016-01-06T11:10:00Z">
              <w:r w:rsidRPr="00D970E9">
                <w:rPr>
                  <w:rFonts w:ascii="Calibri" w:hAnsi="Calibri" w:cs="Arial"/>
                  <w:color w:val="000000"/>
                  <w:sz w:val="20"/>
                  <w:lang w:val="en-CA"/>
                </w:rPr>
                <w:t>Indicates whether the planar orientation is associated with a directed feature that is overturned, upright, vertical etc.</w:t>
              </w:r>
            </w:ins>
          </w:p>
          <w:p w14:paraId="307255F7" w14:textId="77777777" w:rsidR="00657E64" w:rsidRPr="00D970E9" w:rsidRDefault="00657E64" w:rsidP="00C17A19">
            <w:pPr>
              <w:autoSpaceDE w:val="0"/>
              <w:autoSpaceDN w:val="0"/>
              <w:adjustRightInd w:val="0"/>
              <w:spacing w:after="0" w:line="240" w:lineRule="atLeast"/>
              <w:rPr>
                <w:ins w:id="3160" w:author="Eric Boisvert" w:date="2016-01-06T11:10:00Z"/>
                <w:rFonts w:ascii="Calibri" w:hAnsi="Calibri" w:cs="Arial"/>
                <w:color w:val="000000"/>
                <w:sz w:val="20"/>
                <w:lang w:val="en-CA"/>
              </w:rPr>
            </w:pPr>
          </w:p>
        </w:tc>
      </w:tr>
    </w:tbl>
    <w:p w14:paraId="41572FEB" w14:textId="77777777" w:rsidR="00657E64" w:rsidRDefault="00657E64" w:rsidP="00657E64">
      <w:pPr>
        <w:rPr>
          <w:ins w:id="3161" w:author="Eric Boisvert" w:date="2016-01-06T11:10:00Z"/>
          <w:lang w:val="en-CA"/>
        </w:rPr>
      </w:pPr>
    </w:p>
    <w:p w14:paraId="48D61812" w14:textId="77777777" w:rsidR="00657E64" w:rsidRDefault="00657E64" w:rsidP="00657E64">
      <w:pPr>
        <w:rPr>
          <w:ins w:id="3162"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8DD5FCE" w14:textId="77777777" w:rsidTr="00C17A19">
        <w:trPr>
          <w:cantSplit/>
          <w:ins w:id="3163" w:author="Eric Boisvert" w:date="2016-01-06T11:10:00Z"/>
        </w:trPr>
        <w:tc>
          <w:tcPr>
            <w:tcW w:w="4219" w:type="dxa"/>
            <w:tcBorders>
              <w:right w:val="nil"/>
            </w:tcBorders>
            <w:shd w:val="clear" w:color="auto" w:fill="auto"/>
          </w:tcPr>
          <w:p w14:paraId="5866523D" w14:textId="77777777" w:rsidR="00657E64" w:rsidRPr="00D12552" w:rsidRDefault="00657E64" w:rsidP="00C17A19">
            <w:pPr>
              <w:pStyle w:val="Tabletext10"/>
              <w:rPr>
                <w:ins w:id="3164" w:author="Eric Boisvert" w:date="2016-01-06T11:10:00Z"/>
                <w:rStyle w:val="requri"/>
                <w:lang w:val="en-CA"/>
              </w:rPr>
            </w:pPr>
            <w:ins w:id="3165" w:author="Eric Boisvert" w:date="2016-01-06T11:10:00Z">
              <w:r>
                <w:rPr>
                  <w:rStyle w:val="requri"/>
                  <w:lang w:val="en-CA"/>
                </w:rPr>
                <w:t>/req/gsml4-basic</w:t>
              </w:r>
              <w:r w:rsidRPr="00D12552">
                <w:rPr>
                  <w:rStyle w:val="requri"/>
                  <w:lang w:val="en-CA"/>
                </w:rPr>
                <w:t>/</w:t>
              </w:r>
              <w:r>
                <w:rPr>
                  <w:rStyle w:val="requri"/>
                  <w:lang w:val="en-CA"/>
                </w:rPr>
                <w:t>plane-pol-dip-az-not-null</w:t>
              </w:r>
            </w:ins>
          </w:p>
        </w:tc>
        <w:tc>
          <w:tcPr>
            <w:tcW w:w="4678" w:type="dxa"/>
            <w:tcBorders>
              <w:left w:val="nil"/>
            </w:tcBorders>
            <w:shd w:val="clear" w:color="auto" w:fill="auto"/>
          </w:tcPr>
          <w:p w14:paraId="686DD6FC" w14:textId="77777777" w:rsidR="00657E64" w:rsidRPr="00D12552" w:rsidRDefault="00657E64" w:rsidP="00C17A19">
            <w:pPr>
              <w:pStyle w:val="Tabletext10"/>
              <w:jc w:val="left"/>
              <w:rPr>
                <w:ins w:id="3166" w:author="Eric Boisvert" w:date="2016-01-06T11:10:00Z"/>
                <w:rStyle w:val="reqtext"/>
                <w:lang w:val="en-CA"/>
              </w:rPr>
            </w:pPr>
            <w:ins w:id="3167" w:author="Eric Boisvert" w:date="2016-01-06T11:10:00Z">
              <w:r>
                <w:t>At least one of polarity, azimuth or dip SHALL not be nil</w:t>
              </w:r>
            </w:ins>
          </w:p>
        </w:tc>
      </w:tr>
    </w:tbl>
    <w:p w14:paraId="3FB14F02" w14:textId="77777777" w:rsidR="00657E64" w:rsidRDefault="00657E64" w:rsidP="00657E64">
      <w:pPr>
        <w:rPr>
          <w:ins w:id="3168" w:author="Eric Boisvert" w:date="2016-01-06T11:10:00Z"/>
        </w:rPr>
      </w:pPr>
    </w:p>
    <w:p w14:paraId="1030CC28" w14:textId="77777777" w:rsidR="00657E64" w:rsidRDefault="00657E64" w:rsidP="00657E64">
      <w:pPr>
        <w:rPr>
          <w:ins w:id="3169" w:author="Eric Boisvert" w:date="2016-01-06T11:10:00Z"/>
          <w:lang w:val="en-CA"/>
        </w:rPr>
      </w:pPr>
      <w:ins w:id="3170" w:author="Eric Boisvert" w:date="2016-01-06T11:10:00Z">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41AF24" w14:textId="77777777" w:rsidTr="00C17A19">
        <w:trPr>
          <w:cantSplit/>
          <w:ins w:id="3171" w:author="Eric Boisvert" w:date="2016-01-06T11:10:00Z"/>
        </w:trPr>
        <w:tc>
          <w:tcPr>
            <w:tcW w:w="4219" w:type="dxa"/>
            <w:tcBorders>
              <w:right w:val="nil"/>
            </w:tcBorders>
            <w:shd w:val="clear" w:color="auto" w:fill="auto"/>
          </w:tcPr>
          <w:p w14:paraId="3B14D87F" w14:textId="77777777" w:rsidR="00657E64" w:rsidRPr="00D12552" w:rsidRDefault="00657E64" w:rsidP="00C17A19">
            <w:pPr>
              <w:pStyle w:val="Tabletext10"/>
              <w:rPr>
                <w:ins w:id="3172" w:author="Eric Boisvert" w:date="2016-01-06T11:10:00Z"/>
                <w:rStyle w:val="requri"/>
                <w:lang w:val="en-CA"/>
              </w:rPr>
            </w:pPr>
            <w:ins w:id="3173" w:author="Eric Boisvert" w:date="2016-01-06T11:10:00Z">
              <w:r>
                <w:rPr>
                  <w:rStyle w:val="requri"/>
                  <w:lang w:val="en-CA"/>
                </w:rPr>
                <w:t>/req/gsml4-basic</w:t>
              </w:r>
              <w:r w:rsidRPr="00D12552">
                <w:rPr>
                  <w:rStyle w:val="requri"/>
                  <w:lang w:val="en-CA"/>
                </w:rPr>
                <w:t>/</w:t>
              </w:r>
              <w:r>
                <w:rPr>
                  <w:rStyle w:val="requri"/>
                  <w:lang w:val="en-CA"/>
                </w:rPr>
                <w:t>plane-pol-dip-az-range</w:t>
              </w:r>
            </w:ins>
          </w:p>
        </w:tc>
        <w:tc>
          <w:tcPr>
            <w:tcW w:w="4678" w:type="dxa"/>
            <w:tcBorders>
              <w:left w:val="nil"/>
            </w:tcBorders>
            <w:shd w:val="clear" w:color="auto" w:fill="auto"/>
          </w:tcPr>
          <w:p w14:paraId="29C2624B" w14:textId="77777777" w:rsidR="00657E64" w:rsidRPr="00D12552" w:rsidRDefault="00657E64" w:rsidP="00C17A19">
            <w:pPr>
              <w:pStyle w:val="Tabletext10"/>
              <w:jc w:val="left"/>
              <w:rPr>
                <w:ins w:id="3174" w:author="Eric Boisvert" w:date="2016-01-06T11:10:00Z"/>
                <w:rStyle w:val="reqtext"/>
                <w:lang w:val="en-CA"/>
              </w:rPr>
            </w:pPr>
            <w:ins w:id="3175" w:author="Eric Boisvert" w:date="2016-01-06T11:10:00Z">
              <w:r>
                <w:t>Azimuth SHALL be values in range [0,360[</w:t>
              </w:r>
            </w:ins>
          </w:p>
        </w:tc>
      </w:tr>
    </w:tbl>
    <w:p w14:paraId="6FE8AE06" w14:textId="77777777" w:rsidR="00657E64" w:rsidRDefault="00657E64" w:rsidP="00657E64">
      <w:pPr>
        <w:rPr>
          <w:ins w:id="3176" w:author="Eric Boisvert" w:date="2016-01-06T11:10:00Z"/>
          <w:lang w:val="en-CA"/>
        </w:rPr>
      </w:pPr>
    </w:p>
    <w:p w14:paraId="4C6913FD" w14:textId="77777777" w:rsidR="00657E64" w:rsidRDefault="00657E64" w:rsidP="00657E64">
      <w:pPr>
        <w:rPr>
          <w:ins w:id="3177" w:author="Eric Boisvert" w:date="2016-01-06T11:10:00Z"/>
          <w:lang w:val="en-CA"/>
        </w:rPr>
      </w:pPr>
      <w:ins w:id="3178" w:author="Eric Boisvert" w:date="2016-01-06T11:10:00Z">
        <w:r>
          <w:rPr>
            <w:lang w:val="en-CA"/>
          </w:rPr>
          <w:t>Azimuth shall be a value &gt;= 0 and &lt; 360.</w:t>
        </w:r>
      </w:ins>
    </w:p>
    <w:p w14:paraId="7630BBD4" w14:textId="77777777" w:rsidR="00657E64" w:rsidRDefault="00657E64" w:rsidP="00657E64">
      <w:pPr>
        <w:rPr>
          <w:ins w:id="3179"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6C3BF52" w14:textId="77777777" w:rsidTr="00C17A19">
        <w:trPr>
          <w:cantSplit/>
          <w:ins w:id="3180"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46A2BBEF" w14:textId="77777777" w:rsidR="00657E64" w:rsidRPr="00D12552" w:rsidRDefault="00657E64" w:rsidP="00C17A19">
            <w:pPr>
              <w:pStyle w:val="Tabletext10"/>
              <w:rPr>
                <w:ins w:id="3181" w:author="Eric Boisvert" w:date="2016-01-06T11:10:00Z"/>
                <w:rStyle w:val="requri"/>
                <w:lang w:val="en-CA"/>
              </w:rPr>
            </w:pPr>
            <w:ins w:id="3182" w:author="Eric Boisvert" w:date="2016-01-06T11:10:00Z">
              <w:r>
                <w:rPr>
                  <w:rStyle w:val="requri"/>
                  <w:lang w:val="en-CA"/>
                </w:rPr>
                <w:t>/req/gsml4-basic</w:t>
              </w:r>
              <w:r w:rsidRPr="00D12552">
                <w:rPr>
                  <w:rStyle w:val="requri"/>
                  <w:lang w:val="en-CA"/>
                </w:rPr>
                <w:t>/</w:t>
              </w:r>
              <w:r>
                <w:rPr>
                  <w:rStyle w:val="requri"/>
                  <w:lang w:val="en-CA"/>
                </w:rPr>
                <w:t>plane-dip-degree</w:t>
              </w:r>
            </w:ins>
          </w:p>
        </w:tc>
        <w:tc>
          <w:tcPr>
            <w:tcW w:w="4678" w:type="dxa"/>
            <w:tcBorders>
              <w:top w:val="single" w:sz="4" w:space="0" w:color="auto"/>
              <w:left w:val="nil"/>
              <w:bottom w:val="single" w:sz="4" w:space="0" w:color="auto"/>
              <w:right w:val="single" w:sz="4" w:space="0" w:color="auto"/>
            </w:tcBorders>
            <w:shd w:val="clear" w:color="auto" w:fill="auto"/>
          </w:tcPr>
          <w:p w14:paraId="6C10ACD8" w14:textId="77777777" w:rsidR="00657E64" w:rsidRPr="004A7E4D" w:rsidRDefault="00657E64" w:rsidP="00C17A19">
            <w:pPr>
              <w:pStyle w:val="Tabletext10"/>
              <w:jc w:val="left"/>
              <w:rPr>
                <w:ins w:id="3183" w:author="Eric Boisvert" w:date="2016-01-06T11:10:00Z"/>
                <w:rStyle w:val="reqtext"/>
                <w:rFonts w:cs="Times New Roman"/>
                <w:sz w:val="20"/>
              </w:rPr>
            </w:pPr>
            <w:ins w:id="3184" w:author="Eric Boisvert" w:date="2016-01-06T11:10:00Z">
              <w:r>
                <w:t xml:space="preserve">Dips SHALL be expressed in degree downward from the horizontal.   </w:t>
              </w:r>
            </w:ins>
          </w:p>
        </w:tc>
      </w:tr>
    </w:tbl>
    <w:p w14:paraId="2E8F9983" w14:textId="77777777" w:rsidR="00657E64" w:rsidRDefault="00657E64" w:rsidP="00657E64">
      <w:pPr>
        <w:rPr>
          <w:ins w:id="3185" w:author="Eric Boisvert" w:date="2016-01-06T11:10:00Z"/>
        </w:rPr>
      </w:pPr>
    </w:p>
    <w:p w14:paraId="5600FF92" w14:textId="77777777" w:rsidR="00657E64" w:rsidRDefault="00657E64" w:rsidP="00657E64">
      <w:pPr>
        <w:rPr>
          <w:ins w:id="3186" w:author="Eric Boisvert" w:date="2016-01-06T11:10:00Z"/>
        </w:rPr>
      </w:pPr>
      <w:ins w:id="3187" w:author="Eric Boisvert" w:date="2016-01-06T11:10:00Z">
        <w:r>
          <w:t>Dips are always downward. Depending of the convention, “upward” dips are just equivalent of downward for the azimuth flipped 180 degrees.</w:t>
        </w:r>
      </w:ins>
    </w:p>
    <w:p w14:paraId="7F595ABA" w14:textId="77777777" w:rsidR="00657E64" w:rsidRDefault="00657E64" w:rsidP="00657E64">
      <w:pPr>
        <w:rPr>
          <w:ins w:id="3188"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0631B07B" w14:textId="77777777" w:rsidTr="00C17A19">
        <w:trPr>
          <w:cantSplit/>
          <w:ins w:id="3189"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21FA97D8" w14:textId="77777777" w:rsidR="00657E64" w:rsidRPr="00D12552" w:rsidRDefault="00657E64" w:rsidP="00C17A19">
            <w:pPr>
              <w:pStyle w:val="Tabletext10"/>
              <w:rPr>
                <w:ins w:id="3190" w:author="Eric Boisvert" w:date="2016-01-06T11:10:00Z"/>
                <w:rStyle w:val="requri"/>
                <w:lang w:val="en-CA"/>
              </w:rPr>
            </w:pPr>
            <w:ins w:id="3191" w:author="Eric Boisvert" w:date="2016-01-06T11:10:00Z">
              <w:r>
                <w:rPr>
                  <w:rStyle w:val="requri"/>
                  <w:lang w:val="en-CA"/>
                </w:rPr>
                <w:t>/req/gsml4-basic</w:t>
              </w:r>
              <w:r w:rsidRPr="00D12552">
                <w:rPr>
                  <w:rStyle w:val="requri"/>
                  <w:lang w:val="en-CA"/>
                </w:rPr>
                <w:t>/</w:t>
              </w:r>
              <w:r>
                <w:rPr>
                  <w:rStyle w:val="requri"/>
                  <w:lang w:val="en-CA"/>
                </w:rPr>
                <w:t>plane-dip-range</w:t>
              </w:r>
            </w:ins>
          </w:p>
        </w:tc>
        <w:tc>
          <w:tcPr>
            <w:tcW w:w="4678" w:type="dxa"/>
            <w:tcBorders>
              <w:top w:val="single" w:sz="4" w:space="0" w:color="auto"/>
              <w:left w:val="nil"/>
              <w:bottom w:val="single" w:sz="4" w:space="0" w:color="auto"/>
              <w:right w:val="single" w:sz="4" w:space="0" w:color="auto"/>
            </w:tcBorders>
            <w:shd w:val="clear" w:color="auto" w:fill="auto"/>
          </w:tcPr>
          <w:p w14:paraId="25A00021" w14:textId="77777777" w:rsidR="00657E64" w:rsidRPr="004A7E4D" w:rsidRDefault="00657E64" w:rsidP="00C17A19">
            <w:pPr>
              <w:pStyle w:val="Tabletext10"/>
              <w:jc w:val="left"/>
              <w:rPr>
                <w:ins w:id="3192" w:author="Eric Boisvert" w:date="2016-01-06T11:10:00Z"/>
                <w:rStyle w:val="reqtext"/>
                <w:rFonts w:cs="Times New Roman"/>
                <w:sz w:val="20"/>
              </w:rPr>
            </w:pPr>
            <w:ins w:id="3193" w:author="Eric Boisvert" w:date="2016-01-06T11:10:00Z">
              <w:r>
                <w:t xml:space="preserve">Dips SHALL be values in range [0,90]   </w:t>
              </w:r>
            </w:ins>
          </w:p>
        </w:tc>
      </w:tr>
    </w:tbl>
    <w:p w14:paraId="3B4C24E4" w14:textId="77777777" w:rsidR="00657E64" w:rsidRDefault="00657E64" w:rsidP="00657E64">
      <w:pPr>
        <w:rPr>
          <w:ins w:id="3194" w:author="Eric Boisvert" w:date="2016-01-06T11:10:00Z"/>
        </w:rPr>
      </w:pPr>
    </w:p>
    <w:p w14:paraId="7330203B" w14:textId="77777777" w:rsidR="00657E64" w:rsidRDefault="00657E64" w:rsidP="00657E64">
      <w:pPr>
        <w:rPr>
          <w:ins w:id="3195" w:author="Eric Boisvert" w:date="2016-01-06T11:10:00Z"/>
        </w:rPr>
      </w:pPr>
      <w:ins w:id="3196" w:author="Eric Boisvert" w:date="2016-01-06T11:10:00Z">
        <w:r>
          <w:t>Dip values shall be between 0 (horizontal) and 90 (vertical downward).</w:t>
        </w:r>
      </w:ins>
    </w:p>
    <w:p w14:paraId="18517CBC" w14:textId="77777777" w:rsidR="00657E64" w:rsidRDefault="00657E64" w:rsidP="00657E64">
      <w:pPr>
        <w:pStyle w:val="Heading4"/>
        <w:rPr>
          <w:ins w:id="3197" w:author="Eric Boisvert" w:date="2016-01-06T11:10:00Z"/>
        </w:rPr>
      </w:pPr>
      <w:ins w:id="3198" w:author="Eric Boisvert" w:date="2016-01-06T11:10:00Z">
        <w:r>
          <w:t>GSML_LinearOrientation</w:t>
        </w:r>
      </w:ins>
    </w:p>
    <w:p w14:paraId="092AF12C" w14:textId="77777777" w:rsidR="00657E64" w:rsidRDefault="00657E64" w:rsidP="00657E64">
      <w:pPr>
        <w:rPr>
          <w:ins w:id="3199" w:author="Eric Boisvert" w:date="2016-01-06T11:10:00Z"/>
        </w:rPr>
      </w:pPr>
    </w:p>
    <w:p w14:paraId="4F72D34A" w14:textId="77777777" w:rsidR="00657E64" w:rsidRDefault="00657E64" w:rsidP="00657E64">
      <w:pPr>
        <w:rPr>
          <w:ins w:id="3200" w:author="Eric Boisvert" w:date="2016-01-06T11:10:00Z"/>
        </w:rPr>
      </w:pPr>
      <w:ins w:id="3201" w:author="Eric Boisvert" w:date="2016-01-06T11:10:00Z">
        <w:r>
          <w:t>Linear orientation is composed of a trend (the compass orientation of the line) and a plunge (the angle from the horizontal).  This vector can be oriented (pointing in a specific direction) or not.</w:t>
        </w:r>
      </w:ins>
    </w:p>
    <w:p w14:paraId="0320A177" w14:textId="77777777" w:rsidR="00657E64" w:rsidRPr="003B391B" w:rsidRDefault="00657E64" w:rsidP="00657E64">
      <w:pPr>
        <w:autoSpaceDE w:val="0"/>
        <w:autoSpaceDN w:val="0"/>
        <w:adjustRightInd w:val="0"/>
        <w:spacing w:after="0"/>
        <w:rPr>
          <w:ins w:id="3202" w:author="Eric Boisvert" w:date="2016-01-06T11:10:00Z"/>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57BB7200" w14:textId="77777777" w:rsidTr="00C17A19">
        <w:trPr>
          <w:ins w:id="3203" w:author="Eric Boisvert" w:date="2016-01-06T11:10:00Z"/>
        </w:trPr>
        <w:tc>
          <w:tcPr>
            <w:tcW w:w="1384" w:type="dxa"/>
            <w:tcBorders>
              <w:top w:val="single" w:sz="8" w:space="0" w:color="000000"/>
              <w:bottom w:val="single" w:sz="8" w:space="0" w:color="000000"/>
            </w:tcBorders>
            <w:shd w:val="clear" w:color="auto" w:fill="auto"/>
          </w:tcPr>
          <w:p w14:paraId="15DF1512" w14:textId="77777777" w:rsidR="00657E64" w:rsidRPr="00D970E9" w:rsidRDefault="00657E64" w:rsidP="00C17A19">
            <w:pPr>
              <w:autoSpaceDE w:val="0"/>
              <w:autoSpaceDN w:val="0"/>
              <w:adjustRightInd w:val="0"/>
              <w:spacing w:after="0"/>
              <w:rPr>
                <w:ins w:id="3204" w:author="Eric Boisvert" w:date="2016-01-06T11:10:00Z"/>
                <w:rFonts w:ascii="Calibri" w:hAnsi="Calibri"/>
                <w:b/>
                <w:bCs/>
                <w:color w:val="000000"/>
                <w:sz w:val="20"/>
                <w:szCs w:val="20"/>
                <w:lang w:val="en-CA"/>
              </w:rPr>
            </w:pPr>
            <w:ins w:id="3205"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2A3807EB" w14:textId="77777777" w:rsidR="00657E64" w:rsidRPr="00D970E9" w:rsidRDefault="00657E64" w:rsidP="00C17A19">
            <w:pPr>
              <w:autoSpaceDE w:val="0"/>
              <w:autoSpaceDN w:val="0"/>
              <w:adjustRightInd w:val="0"/>
              <w:spacing w:after="0"/>
              <w:rPr>
                <w:ins w:id="3206" w:author="Eric Boisvert" w:date="2016-01-06T11:10:00Z"/>
                <w:rFonts w:ascii="Calibri" w:hAnsi="Calibri"/>
                <w:b/>
                <w:bCs/>
                <w:color w:val="000000"/>
                <w:sz w:val="20"/>
                <w:szCs w:val="20"/>
                <w:lang w:val="en-CA"/>
              </w:rPr>
            </w:pPr>
            <w:ins w:id="3207"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2948B94" w14:textId="77777777" w:rsidR="00657E64" w:rsidRPr="00D970E9" w:rsidRDefault="00657E64" w:rsidP="00C17A19">
            <w:pPr>
              <w:autoSpaceDE w:val="0"/>
              <w:autoSpaceDN w:val="0"/>
              <w:adjustRightInd w:val="0"/>
              <w:spacing w:after="0"/>
              <w:rPr>
                <w:ins w:id="3208" w:author="Eric Boisvert" w:date="2016-01-06T11:10:00Z"/>
                <w:rFonts w:ascii="Calibri" w:hAnsi="Calibri"/>
                <w:b/>
                <w:bCs/>
                <w:color w:val="000000"/>
                <w:sz w:val="20"/>
                <w:szCs w:val="20"/>
                <w:lang w:val="en-CA"/>
              </w:rPr>
            </w:pPr>
            <w:ins w:id="3209" w:author="Eric Boisvert" w:date="2016-01-06T11:10:00Z">
              <w:r w:rsidRPr="00D970E9">
                <w:rPr>
                  <w:rFonts w:ascii="Calibri" w:hAnsi="Calibri"/>
                  <w:b/>
                  <w:bCs/>
                  <w:color w:val="000000"/>
                  <w:sz w:val="20"/>
                  <w:szCs w:val="20"/>
                  <w:lang w:val="en-CA"/>
                </w:rPr>
                <w:t>Description</w:t>
              </w:r>
            </w:ins>
          </w:p>
        </w:tc>
      </w:tr>
      <w:tr w:rsidR="00657E64" w:rsidRPr="0046445D" w14:paraId="5F51873A" w14:textId="77777777" w:rsidTr="00C17A19">
        <w:trPr>
          <w:ins w:id="3210" w:author="Eric Boisvert" w:date="2016-01-06T11:10:00Z"/>
        </w:trPr>
        <w:tc>
          <w:tcPr>
            <w:tcW w:w="1384" w:type="dxa"/>
            <w:shd w:val="clear" w:color="auto" w:fill="C0C0C0"/>
          </w:tcPr>
          <w:p w14:paraId="4D113D8B" w14:textId="77777777" w:rsidR="00657E64" w:rsidRPr="00D970E9" w:rsidRDefault="00657E64" w:rsidP="00C17A19">
            <w:pPr>
              <w:autoSpaceDE w:val="0"/>
              <w:autoSpaceDN w:val="0"/>
              <w:adjustRightInd w:val="0"/>
              <w:spacing w:after="0"/>
              <w:rPr>
                <w:ins w:id="3211" w:author="Eric Boisvert" w:date="2016-01-06T11:10:00Z"/>
                <w:rFonts w:ascii="Calibri" w:hAnsi="Calibri"/>
                <w:b/>
                <w:bCs/>
                <w:color w:val="000000"/>
                <w:sz w:val="20"/>
                <w:szCs w:val="20"/>
                <w:lang w:val="en-CA"/>
              </w:rPr>
            </w:pPr>
            <w:ins w:id="3212" w:author="Eric Boisvert" w:date="2016-01-06T11:10:00Z">
              <w:r w:rsidRPr="00D970E9">
                <w:rPr>
                  <w:rFonts w:ascii="Calibri" w:hAnsi="Calibri"/>
                  <w:b/>
                  <w:bCs/>
                  <w:color w:val="000000"/>
                  <w:sz w:val="20"/>
                  <w:szCs w:val="20"/>
                  <w:lang w:val="en-CA"/>
                </w:rPr>
                <w:t>directed</w:t>
              </w:r>
            </w:ins>
          </w:p>
        </w:tc>
        <w:tc>
          <w:tcPr>
            <w:tcW w:w="2268" w:type="dxa"/>
            <w:tcBorders>
              <w:left w:val="nil"/>
              <w:right w:val="nil"/>
            </w:tcBorders>
            <w:shd w:val="clear" w:color="auto" w:fill="C0C0C0"/>
          </w:tcPr>
          <w:p w14:paraId="2972EBA4" w14:textId="77777777" w:rsidR="00657E64" w:rsidRPr="00D970E9" w:rsidRDefault="00657E64" w:rsidP="00C17A19">
            <w:pPr>
              <w:autoSpaceDE w:val="0"/>
              <w:autoSpaceDN w:val="0"/>
              <w:adjustRightInd w:val="0"/>
              <w:spacing w:after="0"/>
              <w:rPr>
                <w:ins w:id="3213" w:author="Eric Boisvert" w:date="2016-01-06T11:10:00Z"/>
                <w:rFonts w:ascii="Calibri" w:hAnsi="Calibri"/>
                <w:color w:val="000000"/>
                <w:sz w:val="20"/>
                <w:szCs w:val="20"/>
                <w:lang w:val="en-CA"/>
              </w:rPr>
            </w:pPr>
            <w:ins w:id="3214" w:author="Eric Boisvert" w:date="2016-01-06T11:10:00Z">
              <w:r w:rsidRPr="00D970E9">
                <w:rPr>
                  <w:rFonts w:ascii="Calibri" w:hAnsi="Calibri"/>
                  <w:color w:val="000000"/>
                  <w:sz w:val="20"/>
                  <w:szCs w:val="20"/>
                  <w:lang w:val="en-CA"/>
                </w:rPr>
                <w:t>LinearDirectedCode</w:t>
              </w:r>
            </w:ins>
          </w:p>
        </w:tc>
        <w:tc>
          <w:tcPr>
            <w:tcW w:w="6083" w:type="dxa"/>
            <w:shd w:val="clear" w:color="auto" w:fill="C0C0C0"/>
          </w:tcPr>
          <w:p w14:paraId="38C6CCDE" w14:textId="77777777" w:rsidR="00657E64" w:rsidRPr="00D970E9" w:rsidRDefault="00657E64" w:rsidP="00C17A19">
            <w:pPr>
              <w:autoSpaceDE w:val="0"/>
              <w:autoSpaceDN w:val="0"/>
              <w:adjustRightInd w:val="0"/>
              <w:spacing w:after="0"/>
              <w:rPr>
                <w:ins w:id="3215" w:author="Eric Boisvert" w:date="2016-01-06T11:10:00Z"/>
                <w:rFonts w:ascii="Calibri" w:hAnsi="Calibri"/>
                <w:color w:val="000000"/>
                <w:sz w:val="20"/>
                <w:szCs w:val="20"/>
                <w:lang w:val="en-CA"/>
              </w:rPr>
            </w:pPr>
            <w:ins w:id="3216" w:author="Eric Boisvert" w:date="2016-01-06T11:10:00Z">
              <w:r w:rsidRPr="00D970E9">
                <w:rPr>
                  <w:rFonts w:ascii="Calibri" w:hAnsi="Calibri"/>
                  <w:color w:val="000000"/>
                  <w:sz w:val="20"/>
                  <w:szCs w:val="20"/>
                  <w:lang w:val="en-CA"/>
                </w:rPr>
                <w:t>To indicate if orientation represents linear feature that is directed, e.g. clast imbrication, mylonitic lineation with sense of shear, slickenlines with displacement direction, rather than undirected</w:t>
              </w:r>
              <w:r>
                <w:rPr>
                  <w:rFonts w:ascii="Calibri" w:hAnsi="Calibri"/>
                  <w:color w:val="000000"/>
                  <w:sz w:val="20"/>
                  <w:szCs w:val="20"/>
                  <w:lang w:val="en-CA"/>
                </w:rPr>
                <w:t xml:space="preserve"> (like a fold hinge line or intersection lineations)</w:t>
              </w:r>
              <w:r w:rsidRPr="00D970E9">
                <w:rPr>
                  <w:rFonts w:ascii="Calibri" w:hAnsi="Calibri"/>
                  <w:color w:val="000000"/>
                  <w:sz w:val="20"/>
                  <w:szCs w:val="20"/>
                  <w:lang w:val="en-CA"/>
                </w:rPr>
                <w:t>.  A code list to indicate which is the directed end of the linear orientation</w:t>
              </w:r>
            </w:ins>
          </w:p>
          <w:p w14:paraId="3DAE35C4" w14:textId="77777777" w:rsidR="00657E64" w:rsidRPr="00D970E9" w:rsidRDefault="00657E64" w:rsidP="00C17A19">
            <w:pPr>
              <w:autoSpaceDE w:val="0"/>
              <w:autoSpaceDN w:val="0"/>
              <w:adjustRightInd w:val="0"/>
              <w:spacing w:after="0"/>
              <w:rPr>
                <w:ins w:id="3217" w:author="Eric Boisvert" w:date="2016-01-06T11:10:00Z"/>
                <w:rFonts w:ascii="Calibri" w:hAnsi="Calibri"/>
                <w:color w:val="000000"/>
                <w:sz w:val="20"/>
                <w:szCs w:val="20"/>
                <w:lang w:val="en-CA"/>
              </w:rPr>
            </w:pPr>
          </w:p>
        </w:tc>
      </w:tr>
      <w:tr w:rsidR="00657E64" w:rsidRPr="0046445D" w14:paraId="763204B8" w14:textId="77777777" w:rsidTr="00C17A19">
        <w:trPr>
          <w:ins w:id="3218" w:author="Eric Boisvert" w:date="2016-01-06T11:10:00Z"/>
        </w:trPr>
        <w:tc>
          <w:tcPr>
            <w:tcW w:w="1384" w:type="dxa"/>
            <w:shd w:val="clear" w:color="auto" w:fill="auto"/>
          </w:tcPr>
          <w:p w14:paraId="55BDB2E8" w14:textId="77777777" w:rsidR="00657E64" w:rsidRPr="00D970E9" w:rsidRDefault="00657E64" w:rsidP="00C17A19">
            <w:pPr>
              <w:autoSpaceDE w:val="0"/>
              <w:autoSpaceDN w:val="0"/>
              <w:adjustRightInd w:val="0"/>
              <w:spacing w:after="0"/>
              <w:rPr>
                <w:ins w:id="3219" w:author="Eric Boisvert" w:date="2016-01-06T11:10:00Z"/>
                <w:rFonts w:ascii="Calibri" w:hAnsi="Calibri"/>
                <w:b/>
                <w:bCs/>
                <w:color w:val="000000"/>
                <w:sz w:val="20"/>
                <w:szCs w:val="20"/>
                <w:lang w:val="en-CA"/>
              </w:rPr>
            </w:pPr>
            <w:ins w:id="3220" w:author="Eric Boisvert" w:date="2016-01-06T11:10:00Z">
              <w:r w:rsidRPr="00D970E9">
                <w:rPr>
                  <w:rFonts w:ascii="Calibri" w:hAnsi="Calibri"/>
                  <w:b/>
                  <w:bCs/>
                  <w:color w:val="000000"/>
                  <w:sz w:val="20"/>
                  <w:szCs w:val="20"/>
                  <w:lang w:val="en-CA"/>
                </w:rPr>
                <w:t>plunge</w:t>
              </w:r>
            </w:ins>
          </w:p>
        </w:tc>
        <w:tc>
          <w:tcPr>
            <w:tcW w:w="2268" w:type="dxa"/>
            <w:shd w:val="clear" w:color="auto" w:fill="auto"/>
          </w:tcPr>
          <w:p w14:paraId="69854B44" w14:textId="77777777" w:rsidR="00657E64" w:rsidRPr="00D970E9" w:rsidRDefault="00657E64" w:rsidP="00C17A19">
            <w:pPr>
              <w:autoSpaceDE w:val="0"/>
              <w:autoSpaceDN w:val="0"/>
              <w:adjustRightInd w:val="0"/>
              <w:spacing w:after="0"/>
              <w:rPr>
                <w:ins w:id="3221" w:author="Eric Boisvert" w:date="2016-01-06T11:10:00Z"/>
                <w:rFonts w:ascii="Calibri" w:hAnsi="Calibri"/>
                <w:color w:val="000000"/>
                <w:sz w:val="20"/>
                <w:szCs w:val="20"/>
                <w:lang w:val="en-CA"/>
              </w:rPr>
            </w:pPr>
            <w:ins w:id="3222" w:author="Eric Boisvert" w:date="2016-01-06T11:10:00Z">
              <w:r w:rsidRPr="00D970E9">
                <w:rPr>
                  <w:rFonts w:ascii="Calibri" w:hAnsi="Calibri"/>
                  <w:color w:val="000000"/>
                  <w:sz w:val="20"/>
                  <w:szCs w:val="20"/>
                  <w:lang w:val="en-CA"/>
                </w:rPr>
                <w:t>QuantityRange</w:t>
              </w:r>
            </w:ins>
          </w:p>
        </w:tc>
        <w:tc>
          <w:tcPr>
            <w:tcW w:w="6083" w:type="dxa"/>
            <w:shd w:val="clear" w:color="auto" w:fill="auto"/>
          </w:tcPr>
          <w:p w14:paraId="39A55981" w14:textId="77777777" w:rsidR="00657E64" w:rsidRPr="00D970E9" w:rsidRDefault="00657E64" w:rsidP="00C17A19">
            <w:pPr>
              <w:autoSpaceDE w:val="0"/>
              <w:autoSpaceDN w:val="0"/>
              <w:adjustRightInd w:val="0"/>
              <w:spacing w:after="0"/>
              <w:rPr>
                <w:ins w:id="3223" w:author="Eric Boisvert" w:date="2016-01-06T11:10:00Z"/>
                <w:rFonts w:ascii="Calibri" w:hAnsi="Calibri"/>
                <w:color w:val="000000"/>
                <w:sz w:val="20"/>
                <w:szCs w:val="20"/>
                <w:lang w:val="en-CA"/>
              </w:rPr>
            </w:pPr>
            <w:ins w:id="3224" w:author="Eric Boisvert" w:date="2016-01-06T11:10:00Z">
              <w:r w:rsidRPr="00D970E9">
                <w:rPr>
                  <w:rFonts w:ascii="Calibri" w:hAnsi="Calibri"/>
                  <w:color w:val="000000"/>
                  <w:sz w:val="20"/>
                  <w:szCs w:val="20"/>
                  <w:lang w:val="en-CA"/>
                </w:rPr>
                <w:t>Magnitude of the plunge.</w:t>
              </w:r>
            </w:ins>
          </w:p>
          <w:p w14:paraId="17676FA0" w14:textId="77777777" w:rsidR="00657E64" w:rsidRPr="00D970E9" w:rsidRDefault="00657E64" w:rsidP="00C17A19">
            <w:pPr>
              <w:autoSpaceDE w:val="0"/>
              <w:autoSpaceDN w:val="0"/>
              <w:adjustRightInd w:val="0"/>
              <w:spacing w:after="0"/>
              <w:rPr>
                <w:ins w:id="3225" w:author="Eric Boisvert" w:date="2016-01-06T11:10:00Z"/>
                <w:rFonts w:ascii="Calibri" w:hAnsi="Calibri"/>
                <w:color w:val="000000"/>
                <w:sz w:val="20"/>
                <w:szCs w:val="20"/>
                <w:lang w:val="en-CA"/>
              </w:rPr>
            </w:pPr>
          </w:p>
        </w:tc>
      </w:tr>
      <w:tr w:rsidR="00657E64" w:rsidRPr="0046445D" w14:paraId="044EB587" w14:textId="77777777" w:rsidTr="00C17A19">
        <w:trPr>
          <w:ins w:id="3226" w:author="Eric Boisvert" w:date="2016-01-06T11:10:00Z"/>
        </w:trPr>
        <w:tc>
          <w:tcPr>
            <w:tcW w:w="1384" w:type="dxa"/>
            <w:shd w:val="clear" w:color="auto" w:fill="C0C0C0"/>
          </w:tcPr>
          <w:p w14:paraId="77EBFE80" w14:textId="77777777" w:rsidR="00657E64" w:rsidRPr="00D970E9" w:rsidRDefault="00657E64" w:rsidP="00C17A19">
            <w:pPr>
              <w:autoSpaceDE w:val="0"/>
              <w:autoSpaceDN w:val="0"/>
              <w:adjustRightInd w:val="0"/>
              <w:spacing w:after="0"/>
              <w:rPr>
                <w:ins w:id="3227" w:author="Eric Boisvert" w:date="2016-01-06T11:10:00Z"/>
                <w:rFonts w:ascii="Calibri" w:hAnsi="Calibri"/>
                <w:b/>
                <w:bCs/>
                <w:color w:val="000000"/>
                <w:sz w:val="20"/>
                <w:szCs w:val="20"/>
                <w:lang w:val="en-CA"/>
              </w:rPr>
            </w:pPr>
            <w:ins w:id="3228" w:author="Eric Boisvert" w:date="2016-01-06T11:10:00Z">
              <w:r w:rsidRPr="00D970E9">
                <w:rPr>
                  <w:rFonts w:ascii="Calibri" w:hAnsi="Calibri"/>
                  <w:b/>
                  <w:bCs/>
                  <w:color w:val="000000"/>
                  <w:sz w:val="20"/>
                  <w:szCs w:val="20"/>
                  <w:lang w:val="en-CA"/>
                </w:rPr>
                <w:t>trend</w:t>
              </w:r>
            </w:ins>
          </w:p>
        </w:tc>
        <w:tc>
          <w:tcPr>
            <w:tcW w:w="2268" w:type="dxa"/>
            <w:tcBorders>
              <w:left w:val="nil"/>
              <w:right w:val="nil"/>
            </w:tcBorders>
            <w:shd w:val="clear" w:color="auto" w:fill="C0C0C0"/>
          </w:tcPr>
          <w:p w14:paraId="338F77DA" w14:textId="77777777" w:rsidR="00657E64" w:rsidRPr="00D970E9" w:rsidRDefault="00657E64" w:rsidP="00C17A19">
            <w:pPr>
              <w:autoSpaceDE w:val="0"/>
              <w:autoSpaceDN w:val="0"/>
              <w:adjustRightInd w:val="0"/>
              <w:spacing w:after="0"/>
              <w:rPr>
                <w:ins w:id="3229" w:author="Eric Boisvert" w:date="2016-01-06T11:10:00Z"/>
                <w:rFonts w:ascii="Calibri" w:hAnsi="Calibri"/>
                <w:color w:val="000000"/>
                <w:sz w:val="20"/>
                <w:szCs w:val="20"/>
                <w:lang w:val="en-CA"/>
              </w:rPr>
            </w:pPr>
            <w:ins w:id="3230" w:author="Eric Boisvert" w:date="2016-01-06T11:10:00Z">
              <w:r w:rsidRPr="00D970E9">
                <w:rPr>
                  <w:rFonts w:ascii="Calibri" w:hAnsi="Calibri"/>
                  <w:color w:val="000000"/>
                  <w:sz w:val="20"/>
                  <w:szCs w:val="20"/>
                  <w:lang w:val="en-CA"/>
                </w:rPr>
                <w:t>QuantityRange</w:t>
              </w:r>
            </w:ins>
          </w:p>
        </w:tc>
        <w:tc>
          <w:tcPr>
            <w:tcW w:w="6083" w:type="dxa"/>
            <w:shd w:val="clear" w:color="auto" w:fill="C0C0C0"/>
          </w:tcPr>
          <w:p w14:paraId="21F5A9B5" w14:textId="77777777" w:rsidR="00657E64" w:rsidRPr="00D970E9" w:rsidRDefault="00657E64" w:rsidP="00C17A19">
            <w:pPr>
              <w:autoSpaceDE w:val="0"/>
              <w:autoSpaceDN w:val="0"/>
              <w:adjustRightInd w:val="0"/>
              <w:spacing w:after="0"/>
              <w:rPr>
                <w:ins w:id="3231" w:author="Eric Boisvert" w:date="2016-01-06T11:10:00Z"/>
                <w:rFonts w:ascii="Calibri" w:hAnsi="Calibri"/>
                <w:color w:val="000000"/>
                <w:sz w:val="20"/>
                <w:szCs w:val="20"/>
                <w:lang w:val="en-CA"/>
              </w:rPr>
            </w:pPr>
            <w:ins w:id="3232" w:author="Eric Boisvert" w:date="2016-01-06T11:10:00Z">
              <w:r w:rsidRPr="00D970E9">
                <w:rPr>
                  <w:rFonts w:ascii="Calibri" w:hAnsi="Calibri"/>
                  <w:color w:val="000000"/>
                  <w:sz w:val="20"/>
                  <w:szCs w:val="20"/>
                  <w:lang w:val="en-CA"/>
                </w:rPr>
                <w:t xml:space="preserve">The azimuth (compass bearing) value of the linear orientation.  </w:t>
              </w:r>
            </w:ins>
          </w:p>
          <w:p w14:paraId="687C517A" w14:textId="77777777" w:rsidR="00657E64" w:rsidRPr="00D970E9" w:rsidRDefault="00657E64" w:rsidP="00C17A19">
            <w:pPr>
              <w:autoSpaceDE w:val="0"/>
              <w:autoSpaceDN w:val="0"/>
              <w:adjustRightInd w:val="0"/>
              <w:spacing w:after="0"/>
              <w:rPr>
                <w:ins w:id="3233" w:author="Eric Boisvert" w:date="2016-01-06T11:10:00Z"/>
                <w:rFonts w:ascii="Calibri" w:hAnsi="Calibri"/>
                <w:color w:val="000000"/>
                <w:sz w:val="20"/>
                <w:szCs w:val="20"/>
                <w:lang w:val="en-CA"/>
              </w:rPr>
            </w:pPr>
          </w:p>
        </w:tc>
      </w:tr>
    </w:tbl>
    <w:p w14:paraId="5A96A75A" w14:textId="77777777" w:rsidR="00657E64" w:rsidRDefault="00657E64" w:rsidP="00657E64">
      <w:pPr>
        <w:rPr>
          <w:ins w:id="3234" w:author="Eric Boisvert" w:date="2016-01-06T11:10:00Z"/>
        </w:rPr>
      </w:pPr>
    </w:p>
    <w:p w14:paraId="609F0115" w14:textId="77777777" w:rsidR="00657E64" w:rsidRPr="00C034E3" w:rsidRDefault="00657E64" w:rsidP="00657E64">
      <w:pPr>
        <w:rPr>
          <w:ins w:id="323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9DA255" w14:textId="77777777" w:rsidTr="00C17A19">
        <w:trPr>
          <w:cantSplit/>
          <w:ins w:id="3236" w:author="Eric Boisvert" w:date="2016-01-06T11:10:00Z"/>
        </w:trPr>
        <w:tc>
          <w:tcPr>
            <w:tcW w:w="4219" w:type="dxa"/>
            <w:tcBorders>
              <w:right w:val="nil"/>
            </w:tcBorders>
            <w:shd w:val="clear" w:color="auto" w:fill="auto"/>
          </w:tcPr>
          <w:p w14:paraId="4EF97737" w14:textId="77777777" w:rsidR="00657E64" w:rsidRPr="00D12552" w:rsidRDefault="00657E64" w:rsidP="00C17A19">
            <w:pPr>
              <w:pStyle w:val="Tabletext10"/>
              <w:rPr>
                <w:ins w:id="3237" w:author="Eric Boisvert" w:date="2016-01-06T11:10:00Z"/>
                <w:rStyle w:val="requri"/>
                <w:lang w:val="en-CA"/>
              </w:rPr>
            </w:pPr>
            <w:ins w:id="3238" w:author="Eric Boisvert" w:date="2016-01-06T11:10:00Z">
              <w:r>
                <w:rPr>
                  <w:rStyle w:val="requri"/>
                  <w:lang w:val="en-CA"/>
                </w:rPr>
                <w:t>/req/gsml4-basic</w:t>
              </w:r>
              <w:r w:rsidRPr="00D12552">
                <w:rPr>
                  <w:rStyle w:val="requri"/>
                  <w:lang w:val="en-CA"/>
                </w:rPr>
                <w:t>/</w:t>
              </w:r>
              <w:r>
                <w:rPr>
                  <w:rStyle w:val="requri"/>
                  <w:lang w:val="en-CA"/>
                </w:rPr>
                <w:t>linear-dip-plunge-not-null</w:t>
              </w:r>
            </w:ins>
          </w:p>
        </w:tc>
        <w:tc>
          <w:tcPr>
            <w:tcW w:w="4678" w:type="dxa"/>
            <w:tcBorders>
              <w:left w:val="nil"/>
            </w:tcBorders>
            <w:shd w:val="clear" w:color="auto" w:fill="auto"/>
          </w:tcPr>
          <w:p w14:paraId="535F6B18" w14:textId="77777777" w:rsidR="00657E64" w:rsidRPr="0046445D" w:rsidRDefault="00657E64" w:rsidP="00C17A19">
            <w:pPr>
              <w:autoSpaceDE w:val="0"/>
              <w:autoSpaceDN w:val="0"/>
              <w:adjustRightInd w:val="0"/>
              <w:spacing w:after="1"/>
              <w:rPr>
                <w:ins w:id="3239" w:author="Eric Boisvert" w:date="2016-01-06T11:10:00Z"/>
                <w:rFonts w:ascii="Segoe UI" w:hAnsi="Segoe UI" w:cs="Segoe UI"/>
                <w:sz w:val="18"/>
                <w:szCs w:val="18"/>
                <w:lang w:val="en-CA"/>
              </w:rPr>
            </w:pPr>
            <w:ins w:id="3240" w:author="Eric Boisvert" w:date="2016-01-06T11:10:00Z">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ins>
          </w:p>
          <w:p w14:paraId="0E9C6A10" w14:textId="77777777" w:rsidR="00657E64" w:rsidRPr="00D12552" w:rsidRDefault="00657E64" w:rsidP="00C17A19">
            <w:pPr>
              <w:pStyle w:val="Tabletext10"/>
              <w:jc w:val="left"/>
              <w:rPr>
                <w:ins w:id="3241" w:author="Eric Boisvert" w:date="2016-01-06T11:10:00Z"/>
                <w:rStyle w:val="reqtext"/>
                <w:lang w:val="en-CA"/>
              </w:rPr>
            </w:pPr>
          </w:p>
        </w:tc>
      </w:tr>
    </w:tbl>
    <w:p w14:paraId="37696B66" w14:textId="77777777" w:rsidR="00657E64" w:rsidRDefault="00657E64" w:rsidP="00657E64">
      <w:pPr>
        <w:spacing w:after="0"/>
        <w:rPr>
          <w:ins w:id="3242" w:author="Eric Boisvert" w:date="2016-01-06T11:10:00Z"/>
          <w:lang w:val="en-CA"/>
        </w:rPr>
      </w:pPr>
    </w:p>
    <w:p w14:paraId="6249FDB2" w14:textId="77777777" w:rsidR="00657E64" w:rsidRDefault="00657E64" w:rsidP="00657E64">
      <w:pPr>
        <w:spacing w:after="0"/>
        <w:rPr>
          <w:ins w:id="3243" w:author="Eric Boisvert" w:date="2016-01-06T11:10:00Z"/>
          <w:lang w:val="en-CA"/>
        </w:rPr>
      </w:pPr>
      <w:ins w:id="3244" w:author="Eric Boisvert" w:date="2016-01-06T11:10:00Z">
        <w:r>
          <w:t>An instance of Linear Orientation shall at least have a trend or a plunge value.</w:t>
        </w:r>
      </w:ins>
    </w:p>
    <w:p w14:paraId="4B96871B" w14:textId="77777777" w:rsidR="00657E64" w:rsidRDefault="00657E64" w:rsidP="00657E64">
      <w:pPr>
        <w:rPr>
          <w:ins w:id="324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ins w:id="3246" w:author="Eric Boisvert" w:date="2016-01-06T11:10:00Z"/>
        </w:trPr>
        <w:tc>
          <w:tcPr>
            <w:tcW w:w="4219" w:type="dxa"/>
            <w:tcBorders>
              <w:right w:val="nil"/>
            </w:tcBorders>
            <w:shd w:val="clear" w:color="auto" w:fill="auto"/>
          </w:tcPr>
          <w:p w14:paraId="68C9F0CC" w14:textId="77777777" w:rsidR="00657E64" w:rsidRPr="00D12552" w:rsidRDefault="00657E64" w:rsidP="00C17A19">
            <w:pPr>
              <w:pStyle w:val="Tabletext10"/>
              <w:rPr>
                <w:ins w:id="3247" w:author="Eric Boisvert" w:date="2016-01-06T11:10:00Z"/>
                <w:rStyle w:val="requri"/>
                <w:lang w:val="en-CA"/>
              </w:rPr>
            </w:pPr>
            <w:commentRangeStart w:id="3248"/>
            <w:ins w:id="3249" w:author="Eric Boisvert" w:date="2016-01-06T11:10:00Z">
              <w:r>
                <w:rPr>
                  <w:rStyle w:val="requri"/>
                  <w:lang w:val="en-CA"/>
                </w:rPr>
                <w:t>/req/gsml4-basic</w:t>
              </w:r>
              <w:r w:rsidRPr="00D12552">
                <w:rPr>
                  <w:rStyle w:val="requri"/>
                  <w:lang w:val="en-CA"/>
                </w:rPr>
                <w:t>/</w:t>
              </w:r>
              <w:r>
                <w:rPr>
                  <w:rStyle w:val="requri"/>
                  <w:lang w:val="en-CA"/>
                </w:rPr>
                <w:t>linear-az-degree</w:t>
              </w:r>
            </w:ins>
          </w:p>
        </w:tc>
        <w:tc>
          <w:tcPr>
            <w:tcW w:w="4678" w:type="dxa"/>
            <w:tcBorders>
              <w:left w:val="nil"/>
            </w:tcBorders>
            <w:shd w:val="clear" w:color="auto" w:fill="auto"/>
          </w:tcPr>
          <w:p w14:paraId="2627A1B8" w14:textId="77777777" w:rsidR="00657E64" w:rsidRPr="00D12552" w:rsidRDefault="00657E64" w:rsidP="00C17A19">
            <w:pPr>
              <w:pStyle w:val="Tabletext10"/>
              <w:jc w:val="left"/>
              <w:rPr>
                <w:ins w:id="3250" w:author="Eric Boisvert" w:date="2016-01-06T11:10:00Z"/>
                <w:rStyle w:val="reqtext"/>
                <w:lang w:val="en-CA"/>
              </w:rPr>
            </w:pPr>
            <w:ins w:id="3251" w:author="Eric Boisvert" w:date="2016-01-06T11:10:00Z">
              <w:r>
                <w:t>Trend SHALL be expressed in clockwise degree from geographic north</w:t>
              </w:r>
              <w:commentRangeEnd w:id="3248"/>
              <w:r>
                <w:rPr>
                  <w:rStyle w:val="CommentReference"/>
                  <w:rFonts w:ascii="Times New Roman" w:eastAsia="Times New Roman" w:hAnsi="Times New Roman"/>
                  <w:lang w:val="en-US" w:eastAsia="en-US"/>
                </w:rPr>
                <w:commentReference w:id="3248"/>
              </w:r>
            </w:ins>
          </w:p>
        </w:tc>
      </w:tr>
    </w:tbl>
    <w:p w14:paraId="4D8B3F3F" w14:textId="77777777" w:rsidR="00657E64" w:rsidRDefault="00657E64" w:rsidP="00657E64">
      <w:pPr>
        <w:rPr>
          <w:ins w:id="3252" w:author="Eric Boisvert" w:date="2016-01-06T11:10:00Z"/>
        </w:rPr>
      </w:pPr>
    </w:p>
    <w:p w14:paraId="72063EF5" w14:textId="77777777" w:rsidR="00657E64" w:rsidRDefault="00657E64" w:rsidP="00657E64">
      <w:pPr>
        <w:rPr>
          <w:ins w:id="3253" w:author="Eric Boisvert" w:date="2016-01-06T11:10:00Z"/>
        </w:rPr>
      </w:pPr>
      <w:ins w:id="3254" w:author="Eric Boisvert" w:date="2016-01-06T11:10:00Z">
        <w:r>
          <w:lastRenderedPageBreak/>
          <w:t>The bearing shall be expressed as clockwise angle in degree from the geographic north (90</w:t>
        </w:r>
        <w:r w:rsidRPr="00B21787">
          <w:rPr>
            <w:rFonts w:hint="cs"/>
          </w:rPr>
          <w:t>°</w:t>
        </w:r>
        <w:r>
          <w:t xml:space="preserve"> is pointing east)</w:t>
        </w:r>
      </w:ins>
    </w:p>
    <w:p w14:paraId="74AA2C7F" w14:textId="77777777" w:rsidR="00657E64" w:rsidRDefault="00657E64" w:rsidP="00657E64">
      <w:pPr>
        <w:rPr>
          <w:ins w:id="325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ins w:id="3256" w:author="Eric Boisvert" w:date="2016-01-06T11:10:00Z"/>
        </w:trPr>
        <w:tc>
          <w:tcPr>
            <w:tcW w:w="4219" w:type="dxa"/>
            <w:tcBorders>
              <w:right w:val="nil"/>
            </w:tcBorders>
            <w:shd w:val="clear" w:color="auto" w:fill="auto"/>
          </w:tcPr>
          <w:p w14:paraId="3F79E8C4" w14:textId="77777777" w:rsidR="00657E64" w:rsidRPr="00D12552" w:rsidRDefault="00657E64" w:rsidP="00C17A19">
            <w:pPr>
              <w:pStyle w:val="Tabletext10"/>
              <w:rPr>
                <w:ins w:id="3257" w:author="Eric Boisvert" w:date="2016-01-06T11:10:00Z"/>
                <w:rStyle w:val="requri"/>
                <w:lang w:val="en-CA"/>
              </w:rPr>
            </w:pPr>
            <w:ins w:id="3258" w:author="Eric Boisvert" w:date="2016-01-06T11:10:00Z">
              <w:r>
                <w:rPr>
                  <w:rStyle w:val="requri"/>
                  <w:lang w:val="en-CA"/>
                </w:rPr>
                <w:t>/req/gsml4-basic</w:t>
              </w:r>
              <w:r w:rsidRPr="00D12552">
                <w:rPr>
                  <w:rStyle w:val="requri"/>
                  <w:lang w:val="en-CA"/>
                </w:rPr>
                <w:t>/</w:t>
              </w:r>
              <w:r>
                <w:rPr>
                  <w:rStyle w:val="requri"/>
                  <w:lang w:val="en-CA"/>
                </w:rPr>
                <w:t>linear-az-range</w:t>
              </w:r>
            </w:ins>
          </w:p>
        </w:tc>
        <w:tc>
          <w:tcPr>
            <w:tcW w:w="4678" w:type="dxa"/>
            <w:tcBorders>
              <w:left w:val="nil"/>
            </w:tcBorders>
            <w:shd w:val="clear" w:color="auto" w:fill="auto"/>
          </w:tcPr>
          <w:p w14:paraId="42E37EF2" w14:textId="77777777" w:rsidR="00657E64" w:rsidRPr="00D12552" w:rsidRDefault="00657E64" w:rsidP="00C17A19">
            <w:pPr>
              <w:pStyle w:val="Tabletext10"/>
              <w:jc w:val="left"/>
              <w:rPr>
                <w:ins w:id="3259" w:author="Eric Boisvert" w:date="2016-01-06T11:10:00Z"/>
                <w:rStyle w:val="reqtext"/>
                <w:lang w:val="en-CA"/>
              </w:rPr>
            </w:pPr>
            <w:ins w:id="3260" w:author="Eric Boisvert" w:date="2016-01-06T11:10:00Z">
              <w:r>
                <w:t>Trend SHALL be a value between [0,360[</w:t>
              </w:r>
            </w:ins>
          </w:p>
        </w:tc>
      </w:tr>
    </w:tbl>
    <w:p w14:paraId="3F3B6893" w14:textId="77777777" w:rsidR="00657E64" w:rsidRDefault="00657E64" w:rsidP="00657E64">
      <w:pPr>
        <w:rPr>
          <w:ins w:id="3261" w:author="Eric Boisvert" w:date="2016-01-06T11:10:00Z"/>
        </w:rPr>
      </w:pPr>
    </w:p>
    <w:p w14:paraId="65279323" w14:textId="77777777" w:rsidR="00657E64" w:rsidRDefault="00657E64" w:rsidP="00657E64">
      <w:pPr>
        <w:rPr>
          <w:ins w:id="3262" w:author="Eric Boisvert" w:date="2016-01-06T11:10:00Z"/>
        </w:rPr>
      </w:pPr>
      <w:ins w:id="3263" w:author="Eric Boisvert" w:date="2016-01-06T11:10:00Z">
        <w:r>
          <w:t xml:space="preserve">Azimuths shall be normalised to a value &gt;=0 and &lt; 360. </w:t>
        </w:r>
      </w:ins>
    </w:p>
    <w:p w14:paraId="3A448759" w14:textId="77777777" w:rsidR="00657E64" w:rsidRDefault="00657E64" w:rsidP="00657E64">
      <w:pPr>
        <w:rPr>
          <w:ins w:id="3264"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353E8A" w14:textId="77777777" w:rsidTr="00C17A19">
        <w:trPr>
          <w:cantSplit/>
          <w:ins w:id="3265" w:author="Eric Boisvert" w:date="2016-01-06T11:10:00Z"/>
        </w:trPr>
        <w:tc>
          <w:tcPr>
            <w:tcW w:w="4219" w:type="dxa"/>
            <w:tcBorders>
              <w:right w:val="nil"/>
            </w:tcBorders>
            <w:shd w:val="clear" w:color="auto" w:fill="auto"/>
          </w:tcPr>
          <w:p w14:paraId="72092ECE" w14:textId="77777777" w:rsidR="00657E64" w:rsidRPr="00D12552" w:rsidRDefault="00657E64" w:rsidP="00C17A19">
            <w:pPr>
              <w:pStyle w:val="Tabletext10"/>
              <w:rPr>
                <w:ins w:id="3266" w:author="Eric Boisvert" w:date="2016-01-06T11:10:00Z"/>
                <w:rStyle w:val="requri"/>
                <w:lang w:val="en-CA"/>
              </w:rPr>
            </w:pPr>
            <w:ins w:id="3267" w:author="Eric Boisvert" w:date="2016-01-06T11:10:00Z">
              <w:r>
                <w:rPr>
                  <w:rStyle w:val="requri"/>
                  <w:lang w:val="en-CA"/>
                </w:rPr>
                <w:t>/req/gsml4-basic</w:t>
              </w:r>
              <w:r w:rsidRPr="00D12552">
                <w:rPr>
                  <w:rStyle w:val="requri"/>
                  <w:lang w:val="en-CA"/>
                </w:rPr>
                <w:t>/</w:t>
              </w:r>
              <w:r>
                <w:rPr>
                  <w:rStyle w:val="requri"/>
                  <w:lang w:val="en-CA"/>
                </w:rPr>
                <w:t>linear-plunge-range</w:t>
              </w:r>
            </w:ins>
          </w:p>
        </w:tc>
        <w:tc>
          <w:tcPr>
            <w:tcW w:w="4678" w:type="dxa"/>
            <w:tcBorders>
              <w:left w:val="nil"/>
            </w:tcBorders>
            <w:shd w:val="clear" w:color="auto" w:fill="auto"/>
          </w:tcPr>
          <w:p w14:paraId="65558DFE" w14:textId="77777777" w:rsidR="00657E64" w:rsidRPr="00D12552" w:rsidRDefault="00657E64" w:rsidP="00C17A19">
            <w:pPr>
              <w:pStyle w:val="Tabletext10"/>
              <w:jc w:val="left"/>
              <w:rPr>
                <w:ins w:id="3268" w:author="Eric Boisvert" w:date="2016-01-06T11:10:00Z"/>
                <w:rStyle w:val="reqtext"/>
                <w:lang w:val="en-CA"/>
              </w:rPr>
            </w:pPr>
            <w:ins w:id="3269" w:author="Eric Boisvert" w:date="2016-01-06T11:10:00Z">
              <w:r>
                <w:t xml:space="preserve">Plunge SHALL be a value in range [0 and 90]   </w:t>
              </w:r>
            </w:ins>
          </w:p>
        </w:tc>
      </w:tr>
    </w:tbl>
    <w:p w14:paraId="7BACF1DF" w14:textId="77777777" w:rsidR="00657E64" w:rsidRDefault="00657E64" w:rsidP="00657E64">
      <w:pPr>
        <w:rPr>
          <w:ins w:id="3270" w:author="Eric Boisvert" w:date="2016-01-06T11:10:00Z"/>
        </w:rPr>
      </w:pPr>
    </w:p>
    <w:p w14:paraId="34C7EBA1" w14:textId="77777777" w:rsidR="00657E64" w:rsidRDefault="00657E64" w:rsidP="00657E64">
      <w:pPr>
        <w:rPr>
          <w:ins w:id="3271" w:author="Eric Boisvert" w:date="2016-01-06T11:10:00Z"/>
        </w:rPr>
      </w:pPr>
      <w:ins w:id="3272" w:author="Eric Boisvert" w:date="2016-01-06T11:10:00Z">
        <w:r>
          <w:t>Plunges shall be a value between 0 and 90 (pointing up or down, depending of the directed property)</w:t>
        </w:r>
      </w:ins>
    </w:p>
    <w:p w14:paraId="74A73D73" w14:textId="77777777" w:rsidR="00657E64" w:rsidRDefault="00657E64" w:rsidP="00657E64">
      <w:pPr>
        <w:pStyle w:val="Heading4"/>
        <w:rPr>
          <w:ins w:id="3273" w:author="Eric Boisvert" w:date="2016-01-06T11:10:00Z"/>
          <w:lang w:val="en-CA"/>
        </w:rPr>
      </w:pPr>
      <w:ins w:id="3274" w:author="Eric Boisvert" w:date="2016-01-06T11:10:00Z">
        <w:r w:rsidRPr="00996BEA">
          <w:rPr>
            <w:lang w:val="en-CA"/>
          </w:rPr>
          <w:t>GSML_Vector</w:t>
        </w:r>
      </w:ins>
    </w:p>
    <w:p w14:paraId="4EED6D4C" w14:textId="77777777" w:rsidR="00657E64" w:rsidRPr="00996BEA" w:rsidRDefault="00657E64" w:rsidP="00657E64">
      <w:pPr>
        <w:rPr>
          <w:ins w:id="3275" w:author="Eric Boisvert" w:date="2016-01-06T11:10:00Z"/>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843"/>
        <w:gridCol w:w="6508"/>
      </w:tblGrid>
      <w:tr w:rsidR="00657E64" w:rsidRPr="00996BEA" w14:paraId="1EFABEFB" w14:textId="77777777" w:rsidTr="00C17A19">
        <w:trPr>
          <w:ins w:id="3276" w:author="Eric Boisvert" w:date="2016-01-06T11:10:00Z"/>
        </w:trPr>
        <w:tc>
          <w:tcPr>
            <w:tcW w:w="1384" w:type="dxa"/>
            <w:tcBorders>
              <w:top w:val="single" w:sz="8" w:space="0" w:color="000000"/>
              <w:bottom w:val="single" w:sz="8" w:space="0" w:color="000000"/>
            </w:tcBorders>
            <w:shd w:val="clear" w:color="auto" w:fill="auto"/>
          </w:tcPr>
          <w:p w14:paraId="0586D4A7" w14:textId="77777777" w:rsidR="00657E64" w:rsidRPr="00D970E9" w:rsidRDefault="00657E64" w:rsidP="00C17A19">
            <w:pPr>
              <w:autoSpaceDE w:val="0"/>
              <w:autoSpaceDN w:val="0"/>
              <w:adjustRightInd w:val="0"/>
              <w:spacing w:after="0"/>
              <w:rPr>
                <w:ins w:id="3277" w:author="Eric Boisvert" w:date="2016-01-06T11:10:00Z"/>
                <w:rFonts w:ascii="Calibri" w:hAnsi="Calibri"/>
                <w:b/>
                <w:bCs/>
                <w:color w:val="000000"/>
                <w:sz w:val="20"/>
                <w:szCs w:val="20"/>
                <w:lang w:val="en-CA"/>
              </w:rPr>
            </w:pPr>
            <w:ins w:id="3278" w:author="Eric Boisvert" w:date="2016-01-06T11:10:00Z">
              <w:r w:rsidRPr="00D970E9">
                <w:rPr>
                  <w:rFonts w:ascii="Calibri" w:hAnsi="Calibri"/>
                  <w:b/>
                  <w:bCs/>
                  <w:color w:val="000000"/>
                  <w:sz w:val="20"/>
                  <w:szCs w:val="20"/>
                  <w:lang w:val="en-CA"/>
                </w:rPr>
                <w:t>Name</w:t>
              </w:r>
            </w:ins>
          </w:p>
        </w:tc>
        <w:tc>
          <w:tcPr>
            <w:tcW w:w="1843" w:type="dxa"/>
            <w:tcBorders>
              <w:top w:val="single" w:sz="8" w:space="0" w:color="000000"/>
              <w:bottom w:val="single" w:sz="8" w:space="0" w:color="000000"/>
            </w:tcBorders>
            <w:shd w:val="clear" w:color="auto" w:fill="auto"/>
          </w:tcPr>
          <w:p w14:paraId="2098CE8E" w14:textId="77777777" w:rsidR="00657E64" w:rsidRPr="00D970E9" w:rsidRDefault="00657E64" w:rsidP="00C17A19">
            <w:pPr>
              <w:autoSpaceDE w:val="0"/>
              <w:autoSpaceDN w:val="0"/>
              <w:adjustRightInd w:val="0"/>
              <w:spacing w:after="0"/>
              <w:rPr>
                <w:ins w:id="3279" w:author="Eric Boisvert" w:date="2016-01-06T11:10:00Z"/>
                <w:rFonts w:ascii="Calibri" w:hAnsi="Calibri"/>
                <w:b/>
                <w:bCs/>
                <w:color w:val="000000"/>
                <w:sz w:val="20"/>
                <w:szCs w:val="20"/>
                <w:lang w:val="en-CA"/>
              </w:rPr>
            </w:pPr>
            <w:ins w:id="3280" w:author="Eric Boisvert" w:date="2016-01-06T11:10:00Z">
              <w:r w:rsidRPr="00D970E9">
                <w:rPr>
                  <w:rFonts w:ascii="Calibri" w:hAnsi="Calibri"/>
                  <w:b/>
                  <w:bCs/>
                  <w:color w:val="000000"/>
                  <w:sz w:val="20"/>
                  <w:szCs w:val="20"/>
                  <w:lang w:val="en-CA"/>
                </w:rPr>
                <w:t>Type</w:t>
              </w:r>
            </w:ins>
          </w:p>
        </w:tc>
        <w:tc>
          <w:tcPr>
            <w:tcW w:w="6508" w:type="dxa"/>
            <w:tcBorders>
              <w:top w:val="single" w:sz="8" w:space="0" w:color="000000"/>
              <w:bottom w:val="single" w:sz="8" w:space="0" w:color="000000"/>
            </w:tcBorders>
            <w:shd w:val="clear" w:color="auto" w:fill="auto"/>
          </w:tcPr>
          <w:p w14:paraId="2138E6CB" w14:textId="77777777" w:rsidR="00657E64" w:rsidRPr="00D970E9" w:rsidRDefault="00657E64" w:rsidP="00C17A19">
            <w:pPr>
              <w:autoSpaceDE w:val="0"/>
              <w:autoSpaceDN w:val="0"/>
              <w:adjustRightInd w:val="0"/>
              <w:spacing w:after="0"/>
              <w:rPr>
                <w:ins w:id="3281" w:author="Eric Boisvert" w:date="2016-01-06T11:10:00Z"/>
                <w:rFonts w:ascii="Calibri" w:hAnsi="Calibri"/>
                <w:b/>
                <w:bCs/>
                <w:color w:val="000000"/>
                <w:sz w:val="20"/>
                <w:szCs w:val="20"/>
                <w:lang w:val="en-CA"/>
              </w:rPr>
            </w:pPr>
            <w:ins w:id="3282" w:author="Eric Boisvert" w:date="2016-01-06T11:10:00Z">
              <w:r w:rsidRPr="00D970E9">
                <w:rPr>
                  <w:rFonts w:ascii="Calibri" w:hAnsi="Calibri"/>
                  <w:b/>
                  <w:bCs/>
                  <w:color w:val="000000"/>
                  <w:sz w:val="20"/>
                  <w:szCs w:val="20"/>
                  <w:lang w:val="en-CA"/>
                </w:rPr>
                <w:t>Description</w:t>
              </w:r>
            </w:ins>
          </w:p>
        </w:tc>
      </w:tr>
      <w:tr w:rsidR="00657E64" w:rsidRPr="00996BEA" w14:paraId="5F0E1F99" w14:textId="77777777" w:rsidTr="00C17A19">
        <w:trPr>
          <w:ins w:id="3283" w:author="Eric Boisvert" w:date="2016-01-06T11:10:00Z"/>
        </w:trPr>
        <w:tc>
          <w:tcPr>
            <w:tcW w:w="1384" w:type="dxa"/>
            <w:shd w:val="clear" w:color="auto" w:fill="C0C0C0"/>
          </w:tcPr>
          <w:p w14:paraId="147D76BB" w14:textId="77777777" w:rsidR="00657E64" w:rsidRPr="00D970E9" w:rsidRDefault="00657E64" w:rsidP="00C17A19">
            <w:pPr>
              <w:autoSpaceDE w:val="0"/>
              <w:autoSpaceDN w:val="0"/>
              <w:adjustRightInd w:val="0"/>
              <w:spacing w:after="0"/>
              <w:rPr>
                <w:ins w:id="3284" w:author="Eric Boisvert" w:date="2016-01-06T11:10:00Z"/>
                <w:rFonts w:ascii="Calibri" w:hAnsi="Calibri"/>
                <w:b/>
                <w:bCs/>
                <w:color w:val="000000"/>
                <w:sz w:val="20"/>
                <w:szCs w:val="20"/>
                <w:lang w:val="en-CA"/>
              </w:rPr>
            </w:pPr>
            <w:ins w:id="3285" w:author="Eric Boisvert" w:date="2016-01-06T11:10:00Z">
              <w:r w:rsidRPr="00D970E9">
                <w:rPr>
                  <w:rFonts w:ascii="Calibri" w:hAnsi="Calibri"/>
                  <w:b/>
                  <w:bCs/>
                  <w:color w:val="000000"/>
                  <w:sz w:val="20"/>
                  <w:szCs w:val="20"/>
                  <w:lang w:val="en-CA"/>
                </w:rPr>
                <w:t>magnitude</w:t>
              </w:r>
            </w:ins>
          </w:p>
        </w:tc>
        <w:tc>
          <w:tcPr>
            <w:tcW w:w="1843" w:type="dxa"/>
            <w:tcBorders>
              <w:left w:val="nil"/>
              <w:right w:val="nil"/>
            </w:tcBorders>
            <w:shd w:val="clear" w:color="auto" w:fill="C0C0C0"/>
          </w:tcPr>
          <w:p w14:paraId="2C40ABB7" w14:textId="77777777" w:rsidR="00657E64" w:rsidRPr="00D970E9" w:rsidRDefault="00657E64" w:rsidP="00C17A19">
            <w:pPr>
              <w:autoSpaceDE w:val="0"/>
              <w:autoSpaceDN w:val="0"/>
              <w:adjustRightInd w:val="0"/>
              <w:spacing w:after="0"/>
              <w:rPr>
                <w:ins w:id="3286" w:author="Eric Boisvert" w:date="2016-01-06T11:10:00Z"/>
                <w:rFonts w:ascii="Calibri" w:hAnsi="Calibri"/>
                <w:color w:val="000000"/>
                <w:sz w:val="20"/>
                <w:szCs w:val="20"/>
                <w:lang w:val="en-CA"/>
              </w:rPr>
            </w:pPr>
            <w:ins w:id="3287" w:author="Eric Boisvert" w:date="2016-01-06T11:10:00Z">
              <w:r w:rsidRPr="00D970E9">
                <w:rPr>
                  <w:rFonts w:ascii="Calibri" w:hAnsi="Calibri"/>
                  <w:color w:val="000000"/>
                  <w:sz w:val="20"/>
                  <w:szCs w:val="20"/>
                  <w:lang w:val="en-CA"/>
                </w:rPr>
                <w:t>QuantityRange</w:t>
              </w:r>
            </w:ins>
          </w:p>
        </w:tc>
        <w:tc>
          <w:tcPr>
            <w:tcW w:w="6508" w:type="dxa"/>
            <w:shd w:val="clear" w:color="auto" w:fill="C0C0C0"/>
          </w:tcPr>
          <w:p w14:paraId="480865C5" w14:textId="77777777" w:rsidR="00657E64" w:rsidRPr="00D970E9" w:rsidRDefault="00657E64" w:rsidP="00C17A19">
            <w:pPr>
              <w:autoSpaceDE w:val="0"/>
              <w:autoSpaceDN w:val="0"/>
              <w:adjustRightInd w:val="0"/>
              <w:spacing w:after="0"/>
              <w:rPr>
                <w:ins w:id="3288" w:author="Eric Boisvert" w:date="2016-01-06T11:10:00Z"/>
                <w:rFonts w:ascii="Calibri" w:hAnsi="Calibri"/>
                <w:color w:val="000000"/>
                <w:sz w:val="20"/>
                <w:szCs w:val="20"/>
                <w:lang w:val="en-CA"/>
              </w:rPr>
            </w:pPr>
            <w:ins w:id="3289" w:author="Eric Boisvert" w:date="2016-01-06T11:10:00Z">
              <w:r w:rsidRPr="00D970E9">
                <w:rPr>
                  <w:rFonts w:ascii="Calibri" w:hAnsi="Calibri"/>
                  <w:color w:val="000000"/>
                  <w:sz w:val="20"/>
                  <w:szCs w:val="20"/>
                  <w:lang w:val="en-CA"/>
                </w:rPr>
                <w:t xml:space="preserve">The magnitude of the vector </w:t>
              </w:r>
            </w:ins>
          </w:p>
          <w:p w14:paraId="05350BB0" w14:textId="77777777" w:rsidR="00657E64" w:rsidRPr="00D970E9" w:rsidRDefault="00657E64" w:rsidP="00C17A19">
            <w:pPr>
              <w:autoSpaceDE w:val="0"/>
              <w:autoSpaceDN w:val="0"/>
              <w:adjustRightInd w:val="0"/>
              <w:spacing w:after="0"/>
              <w:rPr>
                <w:ins w:id="3290" w:author="Eric Boisvert" w:date="2016-01-06T11:10:00Z"/>
                <w:rFonts w:ascii="Calibri" w:hAnsi="Calibri"/>
                <w:color w:val="000000"/>
                <w:sz w:val="20"/>
                <w:szCs w:val="20"/>
                <w:lang w:val="en-CA"/>
              </w:rPr>
            </w:pPr>
          </w:p>
        </w:tc>
      </w:tr>
    </w:tbl>
    <w:p w14:paraId="3BDF276B" w14:textId="77777777" w:rsidR="00657E64" w:rsidRDefault="00657E64" w:rsidP="00657E64">
      <w:pPr>
        <w:rPr>
          <w:ins w:id="3291" w:author="Eric Boisvert" w:date="2016-01-06T11:10:00Z"/>
          <w:lang w:val="en-CA"/>
        </w:rPr>
      </w:pPr>
    </w:p>
    <w:p w14:paraId="7AF810DB" w14:textId="77777777" w:rsidR="00657E64" w:rsidRDefault="00657E64" w:rsidP="00657E64">
      <w:pPr>
        <w:rPr>
          <w:ins w:id="3292" w:author="Eric Boisvert" w:date="2016-01-06T11:10:00Z"/>
        </w:rPr>
      </w:pPr>
      <w:ins w:id="3293" w:author="Eric Boisvert" w:date="2016-01-06T11:10:00Z">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p>
    <w:p w14:paraId="19AB8B5C" w14:textId="77777777" w:rsidR="00657E64" w:rsidRDefault="00657E64" w:rsidP="00657E64">
      <w:pPr>
        <w:rPr>
          <w:ins w:id="3294" w:author="Eric Boisvert" w:date="2016-01-06T11:10:00Z"/>
        </w:rPr>
      </w:pPr>
    </w:p>
    <w:p w14:paraId="650E0E2E" w14:textId="77777777" w:rsidR="00657E64" w:rsidRDefault="00657E64" w:rsidP="00657E64">
      <w:pPr>
        <w:pStyle w:val="Heading4"/>
        <w:rPr>
          <w:ins w:id="3295" w:author="Eric Boisvert" w:date="2016-01-06T11:10:00Z"/>
        </w:rPr>
      </w:pPr>
      <w:ins w:id="3296" w:author="Eric Boisvert" w:date="2016-01-06T11:10:00Z">
        <w:r>
          <w:t>GSML_QuantityRange</w:t>
        </w:r>
      </w:ins>
    </w:p>
    <w:p w14:paraId="6742D8AB" w14:textId="77777777" w:rsidR="00657E64" w:rsidRDefault="00657E64" w:rsidP="00657E64">
      <w:pPr>
        <w:rPr>
          <w:ins w:id="3297" w:author="Eric Boisvert" w:date="2016-01-06T11:10:00Z"/>
        </w:rPr>
      </w:pPr>
    </w:p>
    <w:p w14:paraId="0A7F0FC9" w14:textId="77777777" w:rsidR="00657E64" w:rsidRPr="000D2673" w:rsidRDefault="00657E64" w:rsidP="00657E64">
      <w:pPr>
        <w:rPr>
          <w:ins w:id="3298" w:author="Eric Boisvert" w:date="2016-01-06T11:10:00Z"/>
        </w:rPr>
      </w:pPr>
      <w:ins w:id="3299" w:author="Eric Boisvert" w:date="2016-01-06T11:10:00Z">
        <w:r>
          <w:t>GSML_QuantityRange range is a specialization of SWE Common (OGC 08-094r1, Clause 7.2.13</w:t>
        </w:r>
        <w:proofErr w:type="gramStart"/>
        <w:r>
          <w:t>)  QuantityRange</w:t>
        </w:r>
        <w:proofErr w:type="gramEnd"/>
        <w:r>
          <w:t xml:space="preserv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elements in string encoded arrays</w:t>
        </w:r>
        <w:r>
          <w:rPr>
            <w:rStyle w:val="FootnoteReference"/>
          </w:rPr>
          <w:footnoteReference w:id="2"/>
        </w:r>
        <w:r>
          <w:t xml:space="preserve"> (eg. Filter Encoding Specification 2.0 – OGC 09-029r2)</w:t>
        </w:r>
      </w:ins>
    </w:p>
    <w:p w14:paraId="478D4891" w14:textId="77777777" w:rsidR="00657E64" w:rsidRDefault="00510FBF" w:rsidP="00657E64">
      <w:pPr>
        <w:keepNext/>
        <w:spacing w:after="0"/>
        <w:rPr>
          <w:ins w:id="3302" w:author="Eric Boisvert" w:date="2016-01-06T11:10:00Z"/>
        </w:rPr>
      </w:pPr>
      <w:ins w:id="3303" w:author="Eric Boisvert" w:date="2016-01-06T11:10:00Z">
        <w:r>
          <w:rPr>
            <w:rFonts w:cs="Arial"/>
            <w:b/>
            <w:noProof/>
            <w:szCs w:val="26"/>
            <w:lang w:val="en-CA" w:eastAsia="en-CA"/>
          </w:rPr>
          <w:lastRenderedPageBreak/>
          <w:pict w14:anchorId="2E1BD1C1">
            <v:shape id="Picture 21" o:spid="_x0000_i1053" type="#_x0000_t75" style="width:158.5pt;height:392.25pt;visibility:visible;mso-wrap-style:square">
              <v:imagedata r:id="rId42" o:title=""/>
            </v:shape>
          </w:pict>
        </w:r>
      </w:ins>
    </w:p>
    <w:p w14:paraId="1225C582" w14:textId="77777777" w:rsidR="00657E64" w:rsidRDefault="00657E64" w:rsidP="00657E64">
      <w:pPr>
        <w:pStyle w:val="Caption"/>
        <w:rPr>
          <w:ins w:id="3304" w:author="Eric Boisvert" w:date="2016-01-06T11:10:00Z"/>
        </w:rPr>
      </w:pPr>
      <w:ins w:id="3305" w:author="Eric Boisvert" w:date="2016-01-06T11:10:00Z">
        <w:r>
          <w:t xml:space="preserve">Figure </w:t>
        </w:r>
        <w:r>
          <w:fldChar w:fldCharType="begin"/>
        </w:r>
        <w:r>
          <w:instrText xml:space="preserve"> SEQ Figure \* ARABIC </w:instrText>
        </w:r>
        <w:r>
          <w:fldChar w:fldCharType="separate"/>
        </w:r>
      </w:ins>
      <w:ins w:id="3306" w:author="Eric Boisvert" w:date="2016-01-06T12:52:00Z">
        <w:r w:rsidR="001D79AD">
          <w:rPr>
            <w:noProof/>
          </w:rPr>
          <w:t>30</w:t>
        </w:r>
      </w:ins>
      <w:ins w:id="3307" w:author="Eric Boisvert" w:date="2016-01-06T11:10:00Z">
        <w:r>
          <w:rPr>
            <w:noProof/>
          </w:rPr>
          <w:fldChar w:fldCharType="end"/>
        </w:r>
        <w:r>
          <w:t xml:space="preserve"> : QuantityRange making lower and upper values explicit</w:t>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6DE146BE" w14:textId="77777777" w:rsidTr="00C17A19">
        <w:trPr>
          <w:ins w:id="3308" w:author="Eric Boisvert" w:date="2016-01-06T11:10:00Z"/>
        </w:trPr>
        <w:tc>
          <w:tcPr>
            <w:tcW w:w="1384" w:type="dxa"/>
            <w:tcBorders>
              <w:top w:val="single" w:sz="8" w:space="0" w:color="000000"/>
              <w:bottom w:val="single" w:sz="8" w:space="0" w:color="000000"/>
            </w:tcBorders>
            <w:shd w:val="clear" w:color="auto" w:fill="auto"/>
          </w:tcPr>
          <w:p w14:paraId="4E16D61B" w14:textId="77777777" w:rsidR="00657E64" w:rsidRPr="00D970E9" w:rsidRDefault="00657E64" w:rsidP="00C17A19">
            <w:pPr>
              <w:autoSpaceDE w:val="0"/>
              <w:autoSpaceDN w:val="0"/>
              <w:adjustRightInd w:val="0"/>
              <w:spacing w:after="0"/>
              <w:rPr>
                <w:ins w:id="3309" w:author="Eric Boisvert" w:date="2016-01-06T11:10:00Z"/>
                <w:rFonts w:ascii="Calibri" w:hAnsi="Calibri"/>
                <w:b/>
                <w:bCs/>
                <w:color w:val="000000"/>
                <w:sz w:val="20"/>
                <w:szCs w:val="20"/>
                <w:lang w:val="en-CA"/>
              </w:rPr>
            </w:pPr>
            <w:ins w:id="3310"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5D20A764" w14:textId="77777777" w:rsidR="00657E64" w:rsidRPr="00D970E9" w:rsidRDefault="00657E64" w:rsidP="00C17A19">
            <w:pPr>
              <w:autoSpaceDE w:val="0"/>
              <w:autoSpaceDN w:val="0"/>
              <w:adjustRightInd w:val="0"/>
              <w:spacing w:after="0"/>
              <w:rPr>
                <w:ins w:id="3311" w:author="Eric Boisvert" w:date="2016-01-06T11:10:00Z"/>
                <w:rFonts w:ascii="Calibri" w:hAnsi="Calibri"/>
                <w:b/>
                <w:bCs/>
                <w:color w:val="000000"/>
                <w:sz w:val="20"/>
                <w:szCs w:val="20"/>
                <w:lang w:val="en-CA"/>
              </w:rPr>
            </w:pPr>
            <w:ins w:id="3312"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8C2A283" w14:textId="77777777" w:rsidR="00657E64" w:rsidRPr="00D970E9" w:rsidRDefault="00657E64" w:rsidP="00C17A19">
            <w:pPr>
              <w:autoSpaceDE w:val="0"/>
              <w:autoSpaceDN w:val="0"/>
              <w:adjustRightInd w:val="0"/>
              <w:spacing w:after="0"/>
              <w:rPr>
                <w:ins w:id="3313" w:author="Eric Boisvert" w:date="2016-01-06T11:10:00Z"/>
                <w:rFonts w:ascii="Calibri" w:hAnsi="Calibri"/>
                <w:b/>
                <w:bCs/>
                <w:color w:val="000000"/>
                <w:sz w:val="20"/>
                <w:szCs w:val="20"/>
                <w:lang w:val="en-CA"/>
              </w:rPr>
            </w:pPr>
            <w:ins w:id="3314" w:author="Eric Boisvert" w:date="2016-01-06T11:10:00Z">
              <w:r w:rsidRPr="00D970E9">
                <w:rPr>
                  <w:rFonts w:ascii="Calibri" w:hAnsi="Calibri"/>
                  <w:b/>
                  <w:bCs/>
                  <w:color w:val="000000"/>
                  <w:sz w:val="20"/>
                  <w:szCs w:val="20"/>
                  <w:lang w:val="en-CA"/>
                </w:rPr>
                <w:t>Description</w:t>
              </w:r>
            </w:ins>
          </w:p>
        </w:tc>
      </w:tr>
      <w:tr w:rsidR="00657E64" w:rsidRPr="0046445D" w14:paraId="170F8459" w14:textId="77777777" w:rsidTr="00C17A19">
        <w:trPr>
          <w:ins w:id="3315" w:author="Eric Boisvert" w:date="2016-01-06T11:10:00Z"/>
        </w:trPr>
        <w:tc>
          <w:tcPr>
            <w:tcW w:w="1384" w:type="dxa"/>
            <w:shd w:val="clear" w:color="auto" w:fill="C0C0C0"/>
          </w:tcPr>
          <w:p w14:paraId="7663C7FA" w14:textId="77777777" w:rsidR="00657E64" w:rsidRPr="00D970E9" w:rsidRDefault="00657E64" w:rsidP="00C17A19">
            <w:pPr>
              <w:autoSpaceDE w:val="0"/>
              <w:autoSpaceDN w:val="0"/>
              <w:adjustRightInd w:val="0"/>
              <w:spacing w:after="0"/>
              <w:rPr>
                <w:ins w:id="3316" w:author="Eric Boisvert" w:date="2016-01-06T11:10:00Z"/>
                <w:rFonts w:ascii="Calibri" w:hAnsi="Calibri"/>
                <w:b/>
                <w:bCs/>
                <w:color w:val="000000"/>
                <w:sz w:val="20"/>
                <w:szCs w:val="20"/>
                <w:lang w:val="en-CA"/>
              </w:rPr>
            </w:pPr>
            <w:ins w:id="3317" w:author="Eric Boisvert" w:date="2016-01-06T11:10:00Z">
              <w:r w:rsidRPr="00D970E9">
                <w:rPr>
                  <w:rFonts w:ascii="Calibri" w:hAnsi="Calibri"/>
                  <w:b/>
                  <w:bCs/>
                  <w:color w:val="000000"/>
                  <w:sz w:val="20"/>
                  <w:szCs w:val="20"/>
                  <w:lang w:val="en-CA"/>
                </w:rPr>
                <w:t>lowerValue</w:t>
              </w:r>
            </w:ins>
          </w:p>
        </w:tc>
        <w:tc>
          <w:tcPr>
            <w:tcW w:w="2268" w:type="dxa"/>
            <w:tcBorders>
              <w:left w:val="nil"/>
              <w:right w:val="nil"/>
            </w:tcBorders>
            <w:shd w:val="clear" w:color="auto" w:fill="C0C0C0"/>
          </w:tcPr>
          <w:p w14:paraId="6CFBC3D2" w14:textId="77777777" w:rsidR="00657E64" w:rsidRPr="00D970E9" w:rsidRDefault="00657E64" w:rsidP="00C17A19">
            <w:pPr>
              <w:autoSpaceDE w:val="0"/>
              <w:autoSpaceDN w:val="0"/>
              <w:adjustRightInd w:val="0"/>
              <w:spacing w:after="0"/>
              <w:rPr>
                <w:ins w:id="3318" w:author="Eric Boisvert" w:date="2016-01-06T11:10:00Z"/>
                <w:rFonts w:ascii="Calibri" w:hAnsi="Calibri"/>
                <w:color w:val="000000"/>
                <w:sz w:val="20"/>
                <w:szCs w:val="20"/>
                <w:lang w:val="en-CA"/>
              </w:rPr>
            </w:pPr>
            <w:ins w:id="3319" w:author="Eric Boisvert" w:date="2016-01-06T11:10:00Z">
              <w:r w:rsidRPr="00D970E9">
                <w:rPr>
                  <w:rFonts w:ascii="Calibri" w:hAnsi="Calibri"/>
                  <w:color w:val="000000"/>
                  <w:sz w:val="20"/>
                  <w:szCs w:val="20"/>
                  <w:lang w:val="en-CA"/>
                </w:rPr>
                <w:t>Real</w:t>
              </w:r>
            </w:ins>
          </w:p>
        </w:tc>
        <w:tc>
          <w:tcPr>
            <w:tcW w:w="6083" w:type="dxa"/>
            <w:shd w:val="clear" w:color="auto" w:fill="C0C0C0"/>
          </w:tcPr>
          <w:p w14:paraId="11942ED3" w14:textId="77777777" w:rsidR="00657E64" w:rsidRPr="00D970E9" w:rsidRDefault="00657E64" w:rsidP="00C17A19">
            <w:pPr>
              <w:autoSpaceDE w:val="0"/>
              <w:autoSpaceDN w:val="0"/>
              <w:adjustRightInd w:val="0"/>
              <w:spacing w:after="0"/>
              <w:rPr>
                <w:ins w:id="3320" w:author="Eric Boisvert" w:date="2016-01-06T11:10:00Z"/>
                <w:rFonts w:ascii="Calibri" w:hAnsi="Calibri"/>
                <w:color w:val="000000"/>
                <w:sz w:val="20"/>
                <w:szCs w:val="20"/>
                <w:lang w:val="en-CA"/>
              </w:rPr>
            </w:pPr>
            <w:ins w:id="3321" w:author="Eric Boisvert" w:date="2016-01-06T11:10:00Z">
              <w:r w:rsidRPr="00D970E9">
                <w:rPr>
                  <w:rFonts w:ascii="Calibri" w:hAnsi="Calibri"/>
                  <w:color w:val="000000"/>
                  <w:sz w:val="20"/>
                  <w:szCs w:val="20"/>
                  <w:lang w:val="en-CA"/>
                </w:rPr>
                <w:t xml:space="preserve">Lower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0].</w:t>
              </w:r>
            </w:ins>
          </w:p>
          <w:p w14:paraId="7CD51EE7" w14:textId="77777777" w:rsidR="00657E64" w:rsidRPr="00D970E9" w:rsidRDefault="00657E64" w:rsidP="00C17A19">
            <w:pPr>
              <w:autoSpaceDE w:val="0"/>
              <w:autoSpaceDN w:val="0"/>
              <w:adjustRightInd w:val="0"/>
              <w:spacing w:after="0"/>
              <w:rPr>
                <w:ins w:id="3322" w:author="Eric Boisvert" w:date="2016-01-06T11:10:00Z"/>
                <w:rFonts w:ascii="Calibri" w:hAnsi="Calibri"/>
                <w:color w:val="000000"/>
                <w:sz w:val="20"/>
                <w:szCs w:val="20"/>
                <w:lang w:val="en-CA"/>
              </w:rPr>
            </w:pPr>
          </w:p>
        </w:tc>
      </w:tr>
      <w:tr w:rsidR="00657E64" w:rsidRPr="0046445D" w14:paraId="4802CB85" w14:textId="77777777" w:rsidTr="00C17A19">
        <w:trPr>
          <w:ins w:id="3323" w:author="Eric Boisvert" w:date="2016-01-06T11:10:00Z"/>
        </w:trPr>
        <w:tc>
          <w:tcPr>
            <w:tcW w:w="1384" w:type="dxa"/>
            <w:shd w:val="clear" w:color="auto" w:fill="auto"/>
          </w:tcPr>
          <w:p w14:paraId="49550AB2" w14:textId="77777777" w:rsidR="00657E64" w:rsidRPr="00D970E9" w:rsidRDefault="00657E64" w:rsidP="00C17A19">
            <w:pPr>
              <w:autoSpaceDE w:val="0"/>
              <w:autoSpaceDN w:val="0"/>
              <w:adjustRightInd w:val="0"/>
              <w:spacing w:after="0"/>
              <w:rPr>
                <w:ins w:id="3324" w:author="Eric Boisvert" w:date="2016-01-06T11:10:00Z"/>
                <w:rFonts w:ascii="Calibri" w:hAnsi="Calibri"/>
                <w:b/>
                <w:bCs/>
                <w:color w:val="000000"/>
                <w:sz w:val="20"/>
                <w:szCs w:val="20"/>
                <w:lang w:val="en-CA"/>
              </w:rPr>
            </w:pPr>
            <w:ins w:id="3325" w:author="Eric Boisvert" w:date="2016-01-06T11:10:00Z">
              <w:r w:rsidRPr="00D970E9">
                <w:rPr>
                  <w:rFonts w:ascii="Calibri" w:hAnsi="Calibri"/>
                  <w:b/>
                  <w:bCs/>
                  <w:color w:val="000000"/>
                  <w:sz w:val="20"/>
                  <w:szCs w:val="20"/>
                  <w:lang w:val="en-CA"/>
                </w:rPr>
                <w:t>upperValue</w:t>
              </w:r>
            </w:ins>
          </w:p>
        </w:tc>
        <w:tc>
          <w:tcPr>
            <w:tcW w:w="2268" w:type="dxa"/>
            <w:shd w:val="clear" w:color="auto" w:fill="auto"/>
          </w:tcPr>
          <w:p w14:paraId="5E8829A0" w14:textId="77777777" w:rsidR="00657E64" w:rsidRPr="00D970E9" w:rsidRDefault="00657E64" w:rsidP="00C17A19">
            <w:pPr>
              <w:autoSpaceDE w:val="0"/>
              <w:autoSpaceDN w:val="0"/>
              <w:adjustRightInd w:val="0"/>
              <w:spacing w:after="0"/>
              <w:rPr>
                <w:ins w:id="3326" w:author="Eric Boisvert" w:date="2016-01-06T11:10:00Z"/>
                <w:rFonts w:ascii="Calibri" w:hAnsi="Calibri"/>
                <w:color w:val="000000"/>
                <w:sz w:val="20"/>
                <w:szCs w:val="20"/>
                <w:lang w:val="en-CA"/>
              </w:rPr>
            </w:pPr>
            <w:ins w:id="3327" w:author="Eric Boisvert" w:date="2016-01-06T11:10:00Z">
              <w:r w:rsidRPr="00D970E9">
                <w:rPr>
                  <w:rFonts w:ascii="Calibri" w:hAnsi="Calibri"/>
                  <w:color w:val="000000"/>
                  <w:sz w:val="20"/>
                  <w:szCs w:val="20"/>
                  <w:lang w:val="en-CA"/>
                </w:rPr>
                <w:t>Real</w:t>
              </w:r>
            </w:ins>
          </w:p>
        </w:tc>
        <w:tc>
          <w:tcPr>
            <w:tcW w:w="6083" w:type="dxa"/>
            <w:shd w:val="clear" w:color="auto" w:fill="auto"/>
          </w:tcPr>
          <w:p w14:paraId="28B1CC99" w14:textId="77777777" w:rsidR="00657E64" w:rsidRPr="00D970E9" w:rsidRDefault="00657E64" w:rsidP="00C17A19">
            <w:pPr>
              <w:autoSpaceDE w:val="0"/>
              <w:autoSpaceDN w:val="0"/>
              <w:adjustRightInd w:val="0"/>
              <w:spacing w:after="0"/>
              <w:rPr>
                <w:ins w:id="3328" w:author="Eric Boisvert" w:date="2016-01-06T11:10:00Z"/>
                <w:rFonts w:ascii="Calibri" w:hAnsi="Calibri"/>
                <w:color w:val="000000"/>
                <w:sz w:val="20"/>
                <w:szCs w:val="20"/>
                <w:lang w:val="en-CA"/>
              </w:rPr>
            </w:pPr>
            <w:ins w:id="3329" w:author="Eric Boisvert" w:date="2016-01-06T11:10:00Z">
              <w:r w:rsidRPr="00D970E9">
                <w:rPr>
                  <w:rFonts w:ascii="Calibri" w:hAnsi="Calibri"/>
                  <w:color w:val="000000"/>
                  <w:sz w:val="20"/>
                  <w:szCs w:val="20"/>
                  <w:lang w:val="en-CA"/>
                </w:rPr>
                <w:t xml:space="preserve">Upper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1].</w:t>
              </w:r>
            </w:ins>
          </w:p>
        </w:tc>
      </w:tr>
    </w:tbl>
    <w:p w14:paraId="2E46812A" w14:textId="77777777" w:rsidR="00657E64" w:rsidRDefault="00657E64" w:rsidP="00657E64">
      <w:pPr>
        <w:rPr>
          <w:ins w:id="3330" w:author="Eric Boisvert" w:date="2016-01-06T11:10:00Z"/>
        </w:rPr>
      </w:pPr>
    </w:p>
    <w:p w14:paraId="61D5E58C" w14:textId="77777777" w:rsidR="00657E64" w:rsidRDefault="00657E64" w:rsidP="00657E64">
      <w:pPr>
        <w:rPr>
          <w:ins w:id="3331" w:author="Eric Boisvert" w:date="2016-01-06T11:10:00Z"/>
        </w:rPr>
      </w:pPr>
      <w:ins w:id="3332" w:author="Eric Boisvert" w:date="2016-01-06T11:10:00Z">
        <w:r>
          <w:t xml:space="preserve">For client application that can process swe common QuantityRange, it is </w:t>
        </w:r>
        <w:r w:rsidRPr="007F0841">
          <w:rPr>
            <w:b/>
          </w:rPr>
          <w:t>recommended</w:t>
        </w:r>
        <w:r>
          <w:t xml:space="preserve"> to provide the values in both values (RealPair) and lowerValue/upperValue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6F0670D5" w14:textId="77777777" w:rsidTr="00C17A19">
        <w:trPr>
          <w:cantSplit/>
          <w:ins w:id="3333" w:author="Eric Boisvert" w:date="2016-01-06T11:10:00Z"/>
        </w:trPr>
        <w:tc>
          <w:tcPr>
            <w:tcW w:w="4219" w:type="dxa"/>
            <w:tcBorders>
              <w:right w:val="nil"/>
            </w:tcBorders>
            <w:shd w:val="clear" w:color="auto" w:fill="auto"/>
          </w:tcPr>
          <w:p w14:paraId="65D41C06" w14:textId="77777777" w:rsidR="00657E64" w:rsidRPr="00D12552" w:rsidRDefault="00657E64" w:rsidP="00C17A19">
            <w:pPr>
              <w:pStyle w:val="Tabletext10"/>
              <w:rPr>
                <w:ins w:id="3334" w:author="Eric Boisvert" w:date="2016-01-06T11:10:00Z"/>
                <w:rStyle w:val="requri"/>
                <w:lang w:val="en-CA"/>
              </w:rPr>
            </w:pPr>
            <w:ins w:id="3335" w:author="Eric Boisvert" w:date="2016-01-06T11:10:00Z">
              <w:r>
                <w:rPr>
                  <w:rStyle w:val="requri"/>
                  <w:lang w:val="en-CA"/>
                </w:rPr>
                <w:t>/req/gsml4-basic</w:t>
              </w:r>
              <w:r w:rsidRPr="00D12552">
                <w:rPr>
                  <w:rStyle w:val="requri"/>
                  <w:lang w:val="en-CA"/>
                </w:rPr>
                <w:t>/</w:t>
              </w:r>
              <w:r>
                <w:rPr>
                  <w:rStyle w:val="requri"/>
                  <w:lang w:val="en-CA"/>
                </w:rPr>
                <w:t>quantity-range-repeat</w:t>
              </w:r>
            </w:ins>
          </w:p>
        </w:tc>
        <w:tc>
          <w:tcPr>
            <w:tcW w:w="4678" w:type="dxa"/>
            <w:tcBorders>
              <w:left w:val="nil"/>
            </w:tcBorders>
            <w:shd w:val="clear" w:color="auto" w:fill="auto"/>
          </w:tcPr>
          <w:p w14:paraId="15440F2A" w14:textId="77777777" w:rsidR="00657E64" w:rsidRPr="00D12552" w:rsidRDefault="00657E64" w:rsidP="00C17A19">
            <w:pPr>
              <w:pStyle w:val="Tabletext10"/>
              <w:jc w:val="left"/>
              <w:rPr>
                <w:ins w:id="3336" w:author="Eric Boisvert" w:date="2016-01-06T11:10:00Z"/>
                <w:rStyle w:val="reqtext"/>
                <w:lang w:val="en-CA"/>
              </w:rPr>
            </w:pPr>
            <w:proofErr w:type="gramStart"/>
            <w:ins w:id="3337" w:author="Eric Boisvert" w:date="2016-01-06T11:10:00Z">
              <w:r>
                <w:t>Value[</w:t>
              </w:r>
              <w:proofErr w:type="gramEnd"/>
              <w:r>
                <w:t>0] should provide the same value as lowerValue and value[1]  the same as upperValue.</w:t>
              </w:r>
            </w:ins>
          </w:p>
        </w:tc>
      </w:tr>
    </w:tbl>
    <w:p w14:paraId="65238C85" w14:textId="77777777" w:rsidR="00657E64" w:rsidRPr="007F0841" w:rsidRDefault="00657E64" w:rsidP="00657E64">
      <w:pPr>
        <w:rPr>
          <w:ins w:id="3338" w:author="Eric Boisvert" w:date="2016-01-06T11:10:00Z"/>
        </w:rPr>
      </w:pPr>
      <w:ins w:id="3339" w:author="Eric Boisvert" w:date="2016-01-06T11:10:00Z">
        <w:r>
          <w:t>Although the name of the properties infers quite obviously that lowerValue &lt;= upperValue, it is stated here formally as a requirement.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DC888A" w14:textId="77777777" w:rsidTr="00C17A19">
        <w:trPr>
          <w:cantSplit/>
          <w:ins w:id="3340" w:author="Eric Boisvert" w:date="2016-01-06T11:10:00Z"/>
        </w:trPr>
        <w:tc>
          <w:tcPr>
            <w:tcW w:w="4219" w:type="dxa"/>
            <w:tcBorders>
              <w:right w:val="nil"/>
            </w:tcBorders>
            <w:shd w:val="clear" w:color="auto" w:fill="auto"/>
          </w:tcPr>
          <w:p w14:paraId="1FD2AEF3" w14:textId="77777777" w:rsidR="00657E64" w:rsidRPr="00D12552" w:rsidRDefault="00657E64" w:rsidP="00C17A19">
            <w:pPr>
              <w:pStyle w:val="Tabletext10"/>
              <w:rPr>
                <w:ins w:id="3341" w:author="Eric Boisvert" w:date="2016-01-06T11:10:00Z"/>
                <w:rStyle w:val="requri"/>
                <w:lang w:val="en-CA"/>
              </w:rPr>
            </w:pPr>
            <w:ins w:id="3342" w:author="Eric Boisvert" w:date="2016-01-06T11:10:00Z">
              <w:r>
                <w:rPr>
                  <w:rStyle w:val="requri"/>
                  <w:lang w:val="en-CA"/>
                </w:rPr>
                <w:lastRenderedPageBreak/>
                <w:t>/req/gsml4-basic</w:t>
              </w:r>
              <w:r w:rsidRPr="00D12552">
                <w:rPr>
                  <w:rStyle w:val="requri"/>
                  <w:lang w:val="en-CA"/>
                </w:rPr>
                <w:t>/</w:t>
              </w:r>
              <w:r>
                <w:rPr>
                  <w:rStyle w:val="requri"/>
                  <w:lang w:val="en-CA"/>
                </w:rPr>
                <w:t>quantity_range_order</w:t>
              </w:r>
            </w:ins>
          </w:p>
        </w:tc>
        <w:tc>
          <w:tcPr>
            <w:tcW w:w="4678" w:type="dxa"/>
            <w:tcBorders>
              <w:left w:val="nil"/>
            </w:tcBorders>
            <w:shd w:val="clear" w:color="auto" w:fill="auto"/>
          </w:tcPr>
          <w:p w14:paraId="708E5194" w14:textId="77777777" w:rsidR="00657E64" w:rsidRPr="00D12552" w:rsidRDefault="00657E64" w:rsidP="00C17A19">
            <w:pPr>
              <w:pStyle w:val="Tabletext10"/>
              <w:jc w:val="left"/>
              <w:rPr>
                <w:ins w:id="3343" w:author="Eric Boisvert" w:date="2016-01-06T11:10:00Z"/>
                <w:rStyle w:val="reqtext"/>
                <w:lang w:val="en-CA"/>
              </w:rPr>
            </w:pPr>
            <w:ins w:id="3344" w:author="Eric Boisvert" w:date="2016-01-06T11:10:00Z">
              <w:r>
                <w:t xml:space="preserve">lowerValue SHALL be less of equals to upperValue   </w:t>
              </w:r>
            </w:ins>
          </w:p>
        </w:tc>
      </w:tr>
    </w:tbl>
    <w:p w14:paraId="0D6ECDA8" w14:textId="77777777" w:rsidR="00657E64" w:rsidRPr="007F0841" w:rsidRDefault="00657E64" w:rsidP="00657E64">
      <w:pPr>
        <w:rPr>
          <w:ins w:id="3345" w:author="Eric Boisvert" w:date="2016-01-06T11:10:00Z"/>
        </w:rPr>
      </w:pP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346" w:name="_Toc439664615"/>
      <w:r>
        <w:rPr>
          <w:lang w:val="en-CA"/>
        </w:rPr>
        <w:t>GeoSciML basic vocabularies</w:t>
      </w:r>
      <w:bookmarkEnd w:id="3346"/>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3347" w:name="_Ref432861594"/>
      <w:r>
        <w:t xml:space="preserve">Table </w:t>
      </w:r>
      <w:r w:rsidR="00673E83">
        <w:fldChar w:fldCharType="begin"/>
      </w:r>
      <w:r w:rsidR="00673E83">
        <w:instrText xml:space="preserve"> SEQ Table \* ARABIC </w:instrText>
      </w:r>
      <w:r w:rsidR="00673E83">
        <w:fldChar w:fldCharType="separate"/>
      </w:r>
      <w:r w:rsidR="004D3EF3">
        <w:rPr>
          <w:noProof/>
        </w:rPr>
        <w:t>14</w:t>
      </w:r>
      <w:r w:rsidR="00673E83">
        <w:rPr>
          <w:noProof/>
        </w:rPr>
        <w:fldChar w:fldCharType="end"/>
      </w:r>
      <w:bookmarkEnd w:id="3347"/>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3348"/>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3348"/>
            <w:r>
              <w:rPr>
                <w:rStyle w:val="CommentReference"/>
              </w:rPr>
              <w:commentReference w:id="3348"/>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3349" w:author="Eric Boisvert" w:date="2015-11-11T12:35:00Z">
              <w:r w:rsidRPr="00D970E9">
                <w:rPr>
                  <w:rFonts w:ascii="Calibri" w:hAnsi="Calibri"/>
                  <w:color w:val="000000"/>
                  <w:sz w:val="20"/>
                  <w:szCs w:val="20"/>
                  <w:lang w:val="en-CA"/>
                </w:rPr>
                <w:t>Types of collections of geological and geophysical objects.</w:t>
              </w:r>
            </w:ins>
            <w:del w:id="3350"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3351" w:author="Eric Boisvert" w:date="2015-11-11T12:44:00Z">
              <w:r w:rsidRPr="00D970E9" w:rsidDel="00004AA5">
                <w:rPr>
                  <w:rFonts w:ascii="Calibri" w:hAnsi="Calibri"/>
                  <w:color w:val="000000"/>
                  <w:sz w:val="20"/>
                  <w:szCs w:val="20"/>
                  <w:lang w:val="en-CA"/>
                </w:rPr>
                <w:delText xml:space="preserve">Geological </w:delText>
              </w:r>
            </w:del>
            <w:ins w:id="3352" w:author="Eric Boisvert" w:date="2015-11-11T12:44:00Z">
              <w:r w:rsidR="00004AA5" w:rsidRPr="00D970E9">
                <w:rPr>
                  <w:rFonts w:ascii="Calibri" w:hAnsi="Calibri"/>
                  <w:color w:val="000000"/>
                  <w:sz w:val="20"/>
                  <w:szCs w:val="20"/>
                  <w:lang w:val="en-CA"/>
                </w:rPr>
                <w:t xml:space="preserve">Geochronological </w:t>
              </w:r>
            </w:ins>
            <w:del w:id="3353" w:author="Eric Boisvert" w:date="2015-11-11T12:44:00Z">
              <w:r w:rsidRPr="00D970E9" w:rsidDel="00004AA5">
                <w:rPr>
                  <w:rFonts w:ascii="Calibri" w:hAnsi="Calibri"/>
                  <w:color w:val="000000"/>
                  <w:sz w:val="20"/>
                  <w:szCs w:val="20"/>
                  <w:lang w:val="en-CA"/>
                </w:rPr>
                <w:delText>Time Scale</w:delText>
              </w:r>
            </w:del>
            <w:ins w:id="3354"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176FD094" w:rsidR="009B3BBD" w:rsidRDefault="009B3BBD" w:rsidP="009B3BBD">
      <w:pPr>
        <w:pStyle w:val="Heading2"/>
        <w:rPr>
          <w:lang w:val="en-CA"/>
        </w:rPr>
      </w:pPr>
      <w:bookmarkStart w:id="3355" w:name="_Toc439664616"/>
      <w:r w:rsidRPr="00D12552">
        <w:rPr>
          <w:lang w:val="en-CA"/>
        </w:rPr>
        <w:t xml:space="preserve">GeoSciML </w:t>
      </w:r>
      <w:r>
        <w:rPr>
          <w:lang w:val="en-CA"/>
        </w:rPr>
        <w:t>Extension</w:t>
      </w:r>
      <w:r w:rsidRPr="00D12552">
        <w:rPr>
          <w:lang w:val="en-CA"/>
        </w:rPr>
        <w:t xml:space="preserve"> </w:t>
      </w:r>
      <w:ins w:id="3356" w:author="Eric Boisvert" w:date="2015-11-03T05:14:00Z">
        <w:r w:rsidR="004F0DC1">
          <w:rPr>
            <w:lang w:val="en-CA"/>
          </w:rPr>
          <w:t xml:space="preserve">Abstract </w:t>
        </w:r>
      </w:ins>
      <w:r w:rsidRPr="00D12552">
        <w:rPr>
          <w:lang w:val="en-CA"/>
        </w:rPr>
        <w:t>Requirements Class</w:t>
      </w:r>
      <w:bookmarkEnd w:id="3355"/>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1CA490FC" w:rsidR="00364200" w:rsidRDefault="00510FBF" w:rsidP="00364200">
      <w:pPr>
        <w:keepNext/>
      </w:pPr>
      <w:r>
        <w:rPr>
          <w:noProof/>
          <w:lang w:val="en-CA" w:eastAsia="en-CA"/>
        </w:rPr>
        <w:lastRenderedPageBreak/>
        <w:pict w14:anchorId="6A9CCE55">
          <v:shape id="Image 496" o:spid="_x0000_i1054" type="#_x0000_t75" style="width:6in;height:327.75pt;visibility:visible;mso-wrap-style:square">
            <v:imagedata r:id="rId43"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357" w:author="Eric Boisvert" w:date="2016-01-06T12:52:00Z">
        <w:r w:rsidR="001D79AD">
          <w:rPr>
            <w:noProof/>
          </w:rPr>
          <w:t>31</w:t>
        </w:r>
      </w:ins>
      <w:del w:id="3358"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359"/>
            <w:r>
              <w:rPr>
                <w:rFonts w:eastAsia="MS Mincho"/>
                <w:b/>
                <w:color w:val="FF0000"/>
                <w:sz w:val="22"/>
                <w:lang w:val="en-CA"/>
              </w:rPr>
              <w:t>/req/gsml4-basic</w:t>
            </w:r>
            <w:commentRangeEnd w:id="3359"/>
            <w:r w:rsidR="00C61E47">
              <w:rPr>
                <w:rStyle w:val="CommentReference"/>
              </w:rPr>
              <w:commentReference w:id="3359"/>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360" w:name="_Toc439664617"/>
      <w:r>
        <w:rPr>
          <w:lang w:val="en-CA"/>
        </w:rPr>
        <w:t>Geologic Relations</w:t>
      </w:r>
      <w:bookmarkEnd w:id="3360"/>
    </w:p>
    <w:p w14:paraId="05E3DBF0" w14:textId="77777777" w:rsidR="000D4260" w:rsidRPr="000D4260" w:rsidRDefault="000D4260" w:rsidP="000D4260">
      <w:pPr>
        <w:rPr>
          <w:lang w:val="en-CA"/>
        </w:rPr>
      </w:pPr>
    </w:p>
    <w:p w14:paraId="11E3941A" w14:textId="54A04291" w:rsidR="009C64B2" w:rsidRDefault="00510FBF" w:rsidP="009C64B2">
      <w:pPr>
        <w:keepNext/>
      </w:pPr>
      <w:r>
        <w:rPr>
          <w:noProof/>
          <w:lang w:val="en-CA" w:eastAsia="en-CA"/>
        </w:rPr>
        <w:lastRenderedPageBreak/>
        <w:pict w14:anchorId="0C19CB7D">
          <v:shape id="Picture 477" o:spid="_x0000_i1055" type="#_x0000_t75" style="width:6in;height:467.45pt;visibility:visible;mso-wrap-style:square">
            <v:imagedata r:id="rId44"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361" w:author="Eric Boisvert" w:date="2016-01-06T12:52:00Z">
        <w:r w:rsidR="001D79AD">
          <w:rPr>
            <w:noProof/>
          </w:rPr>
          <w:t>32</w:t>
        </w:r>
      </w:ins>
      <w:del w:id="3362"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w:t>
      </w:r>
      <w:r>
        <w:lastRenderedPageBreak/>
        <w:t>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48E63A77" w:rsidR="000D4260" w:rsidRDefault="00510FBF" w:rsidP="000D4260">
      <w:pPr>
        <w:keepNext/>
      </w:pPr>
      <w:r>
        <w:rPr>
          <w:noProof/>
          <w:lang w:val="en-CA" w:eastAsia="en-CA"/>
        </w:rPr>
        <w:lastRenderedPageBreak/>
        <w:pict w14:anchorId="7FED2D0D">
          <v:shape id="Picture 478" o:spid="_x0000_i1056" type="#_x0000_t75" style="width:382.55pt;height:270.25pt;visibility:visible;mso-wrap-style:square">
            <v:imagedata r:id="rId45"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363" w:author="Eric Boisvert" w:date="2016-01-06T12:52:00Z">
        <w:r w:rsidR="001D79AD">
          <w:rPr>
            <w:noProof/>
          </w:rPr>
          <w:t>33</w:t>
        </w:r>
      </w:ins>
      <w:del w:id="3364" w:author="Eric Boisvert" w:date="2015-10-30T04:23:00Z">
        <w:r w:rsidR="00090DCF" w:rsidDel="007D2867">
          <w:rPr>
            <w:noProof/>
          </w:rPr>
          <w:delText>31</w:delText>
        </w:r>
      </w:del>
      <w:r w:rsidR="00673E8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3365" w:name="BKM_D050A55A_5C1C_4F4B_986C_7C31687F2ED2"/>
      <w:bookmarkEnd w:id="336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3C4B5EA0" w14:textId="77777777" w:rsidTr="00D970E9">
        <w:tc>
          <w:tcPr>
            <w:tcW w:w="1384" w:type="dxa"/>
            <w:tcBorders>
              <w:top w:val="single" w:sz="8" w:space="0" w:color="000000"/>
              <w:bottom w:val="single" w:sz="8" w:space="0" w:color="000000"/>
            </w:tcBorders>
            <w:shd w:val="clear" w:color="auto" w:fill="auto"/>
          </w:tcPr>
          <w:p w14:paraId="2F53F1A1"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3366" w:name="BKM_18C9D12A_7280_4CA8_9066_431A68398F08"/>
            <w:bookmarkEnd w:id="3366"/>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42698827"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59911C3"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507A174" w14:textId="77777777" w:rsidTr="00D970E9">
        <w:tc>
          <w:tcPr>
            <w:tcW w:w="1384" w:type="dxa"/>
            <w:shd w:val="clear" w:color="auto" w:fill="C0C0C0"/>
          </w:tcPr>
          <w:p w14:paraId="3279F279"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0B57D757"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43ECCDBE"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stratigraphic relation, structural relation, intrusive relation)</w:t>
            </w:r>
          </w:p>
          <w:p w14:paraId="6E9DC12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7C71CE52" w14:textId="77777777" w:rsidTr="00D970E9">
        <w:tc>
          <w:tcPr>
            <w:tcW w:w="1384" w:type="dxa"/>
            <w:shd w:val="clear" w:color="auto" w:fill="auto"/>
          </w:tcPr>
          <w:p w14:paraId="00C9A01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3367" w:name="BKM_B740241F_3BC0_40B4_9972_D590F470452B"/>
            <w:bookmarkEnd w:id="3367"/>
            <w:r w:rsidRPr="00D970E9">
              <w:rPr>
                <w:rFonts w:ascii="Calibri" w:hAnsi="Calibri"/>
                <w:b/>
                <w:bCs/>
                <w:color w:val="000000"/>
                <w:sz w:val="20"/>
                <w:szCs w:val="20"/>
                <w:lang w:val="en-CA"/>
              </w:rPr>
              <w:t>sourceRole</w:t>
            </w:r>
          </w:p>
        </w:tc>
        <w:tc>
          <w:tcPr>
            <w:tcW w:w="2552" w:type="dxa"/>
            <w:shd w:val="clear" w:color="auto" w:fill="auto"/>
          </w:tcPr>
          <w:p w14:paraId="520FF1C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48BBC540"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geologic feature or object (eg, overlying unit, underlying unit)</w:t>
            </w:r>
          </w:p>
          <w:p w14:paraId="668AF8A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7A21A94E" w14:textId="77777777" w:rsidTr="00D970E9">
        <w:tc>
          <w:tcPr>
            <w:tcW w:w="1384" w:type="dxa"/>
            <w:shd w:val="clear" w:color="auto" w:fill="C0C0C0"/>
          </w:tcPr>
          <w:p w14:paraId="35050DB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3368" w:name="BKM_38727CDD_F0E8_4D00_A48C_555F0912BF41"/>
            <w:bookmarkEnd w:id="3368"/>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1DEBC49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78E123D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geologic feature or object. (eg, overlying unit, underlying unit)</w:t>
            </w:r>
          </w:p>
          <w:p w14:paraId="702943F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510FBF" w:rsidP="000D4260">
      <w:pPr>
        <w:keepNext/>
      </w:pPr>
      <w:r>
        <w:rPr>
          <w:noProof/>
          <w:lang w:val="en-CA" w:eastAsia="en-CA"/>
        </w:rPr>
        <w:pict w14:anchorId="34D80D6D">
          <v:shape id="Picture 479" o:spid="_x0000_i1057" type="#_x0000_t75" style="width:371.8pt;height:379.9pt;visibility:visible;mso-wrap-style:square">
            <v:imagedata r:id="rId46"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369" w:author="Eric Boisvert" w:date="2016-01-06T12:52:00Z">
        <w:r w:rsidR="001D79AD">
          <w:rPr>
            <w:noProof/>
          </w:rPr>
          <w:t>34</w:t>
        </w:r>
      </w:ins>
      <w:del w:id="3370"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3371" w:name="BKM_C0695B09_DC02_4BDD_AE59_38E8AE1F4632"/>
      <w:bookmarkEnd w:id="337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3372" w:name="BKM_F11CCC02_4943_439C_97BD_3878F0BA0970"/>
            <w:bookmarkEnd w:id="3372"/>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3373" w:name="BKM_8ABBD347_C257_4419_A3F6_0485375DCF7F"/>
            <w:bookmarkEnd w:id="3373"/>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3374" w:name="BKM_40919ABF_3C16_41E1_8906_0D3CE189EB1B"/>
            <w:bookmarkEnd w:id="3374"/>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earth material part (eg, matrix, clast, 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3375" w:name="_Toc439664618"/>
      <w:r>
        <w:rPr>
          <w:lang w:val="en-CA"/>
        </w:rPr>
        <w:t xml:space="preserve">Earth material </w:t>
      </w:r>
      <w:r w:rsidR="00481AF6">
        <w:rPr>
          <w:lang w:val="en-CA"/>
        </w:rPr>
        <w:t>details</w:t>
      </w:r>
      <w:bookmarkEnd w:id="3375"/>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4574C9DC" w:rsidR="00AE357E" w:rsidRDefault="00510FBF" w:rsidP="00AE357E">
      <w:pPr>
        <w:keepNext/>
      </w:pPr>
      <w:r>
        <w:rPr>
          <w:noProof/>
          <w:lang w:val="en-CA" w:eastAsia="en-CA"/>
        </w:rPr>
        <w:pict w14:anchorId="78508E6C">
          <v:shape id="Picture 480" o:spid="_x0000_i1058" type="#_x0000_t75" style="width:432.55pt;height:260.05pt;visibility:visible;mso-wrap-style:square">
            <v:imagedata r:id="rId47"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376" w:author="Eric Boisvert" w:date="2016-01-06T12:52:00Z">
        <w:r w:rsidR="001D79AD">
          <w:rPr>
            <w:noProof/>
          </w:rPr>
          <w:t>35</w:t>
        </w:r>
      </w:ins>
      <w:del w:id="3377"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510FBF" w:rsidP="00AE357E">
      <w:r>
        <w:rPr>
          <w:noProof/>
          <w:lang w:val="en-CA" w:eastAsia="en-CA"/>
        </w:rPr>
        <w:lastRenderedPageBreak/>
        <w:pict w14:anchorId="379383D8">
          <v:shape id="Picture 481" o:spid="_x0000_i1059" type="#_x0000_t75" style="width:6in;height:462.65pt;visibility:visible;mso-wrap-style:square">
            <v:imagedata r:id="rId48"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3378" w:name="BKM_8201810A_8593_4A0C_A4FE_B4A134FDF11D"/>
      <w:bookmarkEnd w:id="337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3379" w:name="BKM_7C508FBF_33D9_484F_911B_6377C69AD667"/>
            <w:bookmarkEnd w:id="3379"/>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3380" w:name="BKM_ED5D19E5_9BBB_4493_91D3_D708625FA37A"/>
            <w:bookmarkEnd w:id="3380"/>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3381" w:name="BKM_E45C3931_F3F9_4BB2_B916_F57604E1D027"/>
            <w:bookmarkEnd w:id="3381"/>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3382" w:name="BKM_26449531_DA00_4286_BEAD_53641C8C6B18"/>
            <w:bookmarkEnd w:id="3382"/>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33F27122" w:rsidR="00604E1E" w:rsidRDefault="00510FBF" w:rsidP="00604E1E">
      <w:pPr>
        <w:keepNext/>
      </w:pPr>
      <w:r>
        <w:rPr>
          <w:noProof/>
          <w:lang w:val="en-CA" w:eastAsia="en-CA"/>
        </w:rPr>
        <w:pict w14:anchorId="30B53D03">
          <v:shape id="Picture 482" o:spid="_x0000_i1060" type="#_x0000_t75" style="width:367pt;height:239.1pt;visibility:visible;mso-wrap-style:square">
            <v:imagedata r:id="rId49"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383" w:author="Eric Boisvert" w:date="2016-01-06T12:52:00Z">
        <w:r w:rsidR="001D79AD">
          <w:rPr>
            <w:noProof/>
          </w:rPr>
          <w:t>36</w:t>
        </w:r>
      </w:ins>
      <w:del w:id="3384"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3385" w:name="BKM_D4FBCA43_958A_4AEF_8332_5F96792672DF"/>
      <w:bookmarkEnd w:id="338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3386" w:name="BKM_7DA6E39E_93F3_43B7_9C51_9F05A691932A"/>
            <w:bookmarkEnd w:id="3386"/>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38E8C1D9" w:rsidR="00604E1E" w:rsidRDefault="00510FBF" w:rsidP="00604E1E">
      <w:pPr>
        <w:keepNext/>
      </w:pPr>
      <w:r>
        <w:rPr>
          <w:noProof/>
          <w:lang w:val="en-CA" w:eastAsia="en-CA"/>
        </w:rPr>
        <w:lastRenderedPageBreak/>
        <w:pict w14:anchorId="28B167D3">
          <v:shape id="Picture 483" o:spid="_x0000_i1061" type="#_x0000_t75" style="width:6in;height:382.55pt;visibility:visible;mso-wrap-style:square">
            <v:imagedata r:id="rId50"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387" w:author="Eric Boisvert" w:date="2016-01-06T12:52:00Z">
        <w:r w:rsidR="001D79AD">
          <w:rPr>
            <w:noProof/>
          </w:rPr>
          <w:t>37</w:t>
        </w:r>
      </w:ins>
      <w:del w:id="3388"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3389" w:name="BKM_0126A46B_77F6_4F3D_8366_99D7292A119E"/>
      <w:bookmarkEnd w:id="338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3390" w:name="BKM_68F68CA6_F7FB_411D_8560_851B7315C00E"/>
            <w:bookmarkEnd w:id="3390"/>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3391" w:name="BKM_F5243BEF_0ABC_4433_AFCB_2FCD01906472"/>
            <w:bookmarkEnd w:id="3391"/>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w:t>
            </w:r>
            <w:proofErr w:type="gramStart"/>
            <w:r w:rsidRPr="00D970E9">
              <w:rPr>
                <w:rFonts w:ascii="Calibri" w:hAnsi="Calibri"/>
                <w:color w:val="000000"/>
                <w:sz w:val="20"/>
                <w:szCs w:val="20"/>
                <w:lang w:val="en-CA"/>
              </w:rPr>
              <w:t>ie</w:t>
            </w:r>
            <w:proofErr w:type="gramEnd"/>
            <w:r w:rsidRPr="00D970E9">
              <w:rPr>
                <w:rFonts w:ascii="Calibri" w:hAnsi="Calibri"/>
                <w:color w:val="000000"/>
                <w:sz w:val="20"/>
                <w:szCs w:val="20"/>
                <w:lang w:val="en-CA"/>
              </w:rPr>
              <w:t xml:space="preserve">, a genetic process classifier term). Examples include igneous, sedimentary, metamorphic, shock metamorphic, volcanic, </w:t>
            </w:r>
            <w:proofErr w:type="gramStart"/>
            <w:r w:rsidRPr="00D970E9">
              <w:rPr>
                <w:rFonts w:ascii="Calibri" w:hAnsi="Calibri"/>
                <w:color w:val="000000"/>
                <w:sz w:val="20"/>
                <w:szCs w:val="20"/>
                <w:lang w:val="en-CA"/>
              </w:rPr>
              <w:t>pyroclastic</w:t>
            </w:r>
            <w:proofErr w:type="gramEnd"/>
            <w:r w:rsidRPr="00D970E9">
              <w:rPr>
                <w:rFonts w:ascii="Calibri" w:hAnsi="Calibri"/>
                <w:color w:val="000000"/>
                <w:sz w:val="20"/>
                <w:szCs w:val="20"/>
                <w:lang w:val="en-CA"/>
              </w:rPr>
              <w:t>.</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3392"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510FBF">
      <w:pPr>
        <w:keepNext/>
        <w:rPr>
          <w:ins w:id="3393" w:author="Eric Boisvert" w:date="2015-11-11T13:13:00Z"/>
        </w:rPr>
        <w:pPrChange w:id="3394" w:author="Eric Boisvert" w:date="2015-11-11T13:13:00Z">
          <w:pPr/>
        </w:pPrChange>
      </w:pPr>
      <w:ins w:id="3395" w:author="Eric Boisvert" w:date="2015-11-11T13:12:00Z">
        <w:r>
          <w:rPr>
            <w:noProof/>
            <w:lang w:val="en-CA" w:eastAsia="en-CA"/>
          </w:rPr>
          <w:pict w14:anchorId="7928CF19">
            <v:shape id="Picture 14" o:spid="_x0000_i1062" type="#_x0000_t75" style="width:190.2pt;height:317pt;visibility:visible;mso-wrap-style:square">
              <v:imagedata r:id="rId51" o:title=""/>
            </v:shape>
          </w:pict>
        </w:r>
      </w:ins>
    </w:p>
    <w:p w14:paraId="516FE13B" w14:textId="36826489" w:rsidR="00DE657E" w:rsidRDefault="00DE657E">
      <w:pPr>
        <w:pStyle w:val="Caption"/>
        <w:rPr>
          <w:ins w:id="3396" w:author="Eric Boisvert" w:date="2015-11-11T13:12:00Z"/>
        </w:rPr>
        <w:pPrChange w:id="3397" w:author="Eric Boisvert" w:date="2015-11-11T13:13:00Z">
          <w:pPr/>
        </w:pPrChange>
      </w:pPr>
      <w:ins w:id="3398" w:author="Eric Boisvert" w:date="2015-11-11T13:13:00Z">
        <w:r>
          <w:t xml:space="preserve">Figure </w:t>
        </w:r>
        <w:r>
          <w:fldChar w:fldCharType="begin"/>
        </w:r>
        <w:r>
          <w:instrText xml:space="preserve"> SEQ Figure \* ARABIC </w:instrText>
        </w:r>
      </w:ins>
      <w:r>
        <w:fldChar w:fldCharType="separate"/>
      </w:r>
      <w:ins w:id="3399" w:author="Eric Boisvert" w:date="2016-01-06T12:52:00Z">
        <w:r w:rsidR="001D79AD">
          <w:rPr>
            <w:noProof/>
          </w:rPr>
          <w:t>38</w:t>
        </w:r>
      </w:ins>
      <w:ins w:id="3400"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3401" w:name="BKM_D2D5D1B2_3FF4_4650_95E3_DA08EE4A7DFF"/>
      <w:bookmarkEnd w:id="340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3402" w:name="BKM_7D2E3FD4_C90D_40DB_8BA1_3E5458C981C0"/>
            <w:bookmarkEnd w:id="340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3403" w:name="BKM_13EF909A_AB70_4901_8CA1_C3BA3F992378"/>
            <w:bookmarkEnd w:id="3403"/>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3404" w:name="BKM_A7128990_6B6B_49DD_9D88_9E8D7207A879"/>
            <w:bookmarkEnd w:id="3404"/>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3405" w:name="BKM_92F07FBA_BBCD_4C39_9112_B2569C6076C8"/>
            <w:bookmarkEnd w:id="3405"/>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3406" w:name="BKM_02F24C6F_6A70_4304_88F6_978891E8D391"/>
            <w:bookmarkEnd w:id="3406"/>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3407"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3408" w:author="Eric Boisvert" w:date="2015-11-11T13:13:00Z"/>
                <w:rFonts w:ascii="Calibri" w:hAnsi="Calibri"/>
                <w:b/>
                <w:bCs/>
                <w:color w:val="000000"/>
                <w:sz w:val="20"/>
                <w:szCs w:val="20"/>
                <w:lang w:val="en-CA"/>
              </w:rPr>
            </w:pPr>
            <w:ins w:id="3409"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3410" w:author="Eric Boisvert" w:date="2015-11-11T13:13:00Z"/>
                <w:rFonts w:ascii="Calibri" w:hAnsi="Calibri"/>
                <w:color w:val="000000"/>
                <w:sz w:val="20"/>
                <w:szCs w:val="20"/>
                <w:lang w:val="en-CA"/>
              </w:rPr>
            </w:pPr>
            <w:ins w:id="3411"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3412" w:author="Eric Boisvert" w:date="2015-11-11T13:13:00Z"/>
                <w:rFonts w:ascii="Calibri" w:hAnsi="Calibri"/>
                <w:color w:val="000000"/>
                <w:sz w:val="20"/>
                <w:szCs w:val="20"/>
                <w:lang w:val="en-CA"/>
              </w:rPr>
            </w:pPr>
            <w:ins w:id="3413"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3414" w:name="BKM_D2385579_8CEC_41FC_ACD0_1242C0AEF96E"/>
      <w:bookmarkEnd w:id="341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3415" w:name="BKM_C5A88E79_2FB3_4893_8914_60419C00F2D2"/>
            <w:bookmarkEnd w:id="3415"/>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3416" w:name="BKM_A4F3FCE3_772C_4588_A2A4_96535416D1B6"/>
            <w:bookmarkEnd w:id="3416"/>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3417"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3418" w:author="Eric Boisvert" w:date="2015-11-11T13:20:00Z"/>
                <w:rFonts w:ascii="Calibri" w:hAnsi="Calibri"/>
                <w:b/>
                <w:bCs/>
                <w:color w:val="000000"/>
                <w:sz w:val="20"/>
                <w:szCs w:val="20"/>
                <w:lang w:val="en-CA"/>
              </w:rPr>
            </w:pPr>
            <w:ins w:id="3419"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3420" w:author="Eric Boisvert" w:date="2015-11-11T13:20:00Z"/>
                <w:rFonts w:ascii="Calibri" w:hAnsi="Calibri"/>
                <w:color w:val="000000"/>
                <w:sz w:val="20"/>
                <w:szCs w:val="20"/>
                <w:lang w:val="en-CA"/>
              </w:rPr>
            </w:pPr>
            <w:ins w:id="3421"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3422" w:author="Eric Boisvert" w:date="2015-11-11T13:20:00Z"/>
                <w:rFonts w:ascii="Calibri" w:hAnsi="Calibri"/>
                <w:color w:val="000000"/>
                <w:sz w:val="20"/>
                <w:szCs w:val="20"/>
                <w:lang w:val="en-CA"/>
              </w:rPr>
            </w:pPr>
            <w:ins w:id="3423"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510FBF" w:rsidP="003A479F">
      <w:pPr>
        <w:keepNext/>
      </w:pPr>
      <w:r>
        <w:rPr>
          <w:noProof/>
          <w:lang w:val="en-CA" w:eastAsia="en-CA"/>
        </w:rPr>
        <w:pict w14:anchorId="06368E1E">
          <v:shape id="Picture 484" o:spid="_x0000_i1063" type="#_x0000_t75" style="width:319.7pt;height:243.4pt;visibility:visible;mso-wrap-style:square">
            <v:imagedata r:id="rId52"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424" w:author="Eric Boisvert" w:date="2016-01-06T12:52:00Z">
        <w:r w:rsidR="001D79AD">
          <w:rPr>
            <w:noProof/>
          </w:rPr>
          <w:t>39</w:t>
        </w:r>
      </w:ins>
      <w:del w:id="3425"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3426" w:name="BKM_CEE739CE_1DAA_46F5_B493_438C458DE763"/>
      <w:bookmarkEnd w:id="342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3427" w:name="BKM_F9869380_E0FA_4E99_89A5_99DF9CC6BB40"/>
            <w:bookmarkEnd w:id="3427"/>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510FBF" w:rsidP="003A479F">
      <w:pPr>
        <w:keepNext/>
      </w:pPr>
      <w:r>
        <w:rPr>
          <w:noProof/>
          <w:lang w:val="en-CA" w:eastAsia="en-CA"/>
        </w:rPr>
        <w:pict w14:anchorId="1F88541F">
          <v:shape id="Picture 485" o:spid="_x0000_i1064" type="#_x0000_t75" style="width:3in;height:252.55pt;visibility:visible;mso-wrap-style:square">
            <v:imagedata r:id="rId53"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428" w:author="Eric Boisvert" w:date="2016-01-06T12:52:00Z">
        <w:r w:rsidR="001D79AD">
          <w:rPr>
            <w:noProof/>
          </w:rPr>
          <w:t>40</w:t>
        </w:r>
      </w:ins>
      <w:del w:id="3429"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510FBF" w:rsidP="003A479F">
      <w:pPr>
        <w:keepNext/>
      </w:pPr>
      <w:r>
        <w:rPr>
          <w:noProof/>
          <w:lang w:val="en-CA" w:eastAsia="en-CA"/>
        </w:rPr>
        <w:lastRenderedPageBreak/>
        <w:pict w14:anchorId="56A8AB7E">
          <v:shape id="Picture 486" o:spid="_x0000_i1065" type="#_x0000_t75" style="width:6in;height:458.85pt;visibility:visible;mso-wrap-style:square">
            <v:imagedata r:id="rId54"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430" w:author="Eric Boisvert" w:date="2016-01-06T12:52:00Z">
        <w:r w:rsidR="001D79AD">
          <w:rPr>
            <w:noProof/>
          </w:rPr>
          <w:t>41</w:t>
        </w:r>
      </w:ins>
      <w:del w:id="3431"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3432" w:name="BKM_593C69E3_0EC2_4CB1_8B2B_D0FE22B7C017"/>
      <w:bookmarkEnd w:id="343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3433" w:name="BKM_0ACE92C1_088C_42CF_93C8_D003E3CC8FC3"/>
            <w:bookmarkEnd w:id="3433"/>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3434" w:name="BKM_14E0F14F_4532_4342_B7F1_67313964C676"/>
            <w:bookmarkEnd w:id="3434"/>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3435" w:name="BKM_80AE61D4_C509_4CAA_B004_0231DB42B137"/>
            <w:bookmarkEnd w:id="3435"/>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3436" w:name="BKM_5F5D6549_09AD_4BCF_806A_9B95D5D4E734"/>
            <w:bookmarkEnd w:id="3436"/>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3437" w:name="BKM_80BAF21E_2C4E_40CD_B42E_41BCEA94DECC"/>
            <w:bookmarkEnd w:id="3437"/>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510FBF" w:rsidP="009021BE">
      <w:r>
        <w:rPr>
          <w:noProof/>
          <w:lang w:val="en-CA" w:eastAsia="en-CA"/>
        </w:rPr>
        <w:pict w14:anchorId="7EC5C33A">
          <v:shape id="Picture 489" o:spid="_x0000_i1066" type="#_x0000_t75" style="width:3in;height:243.95pt;visibility:visible;mso-wrap-style:square">
            <v:imagedata r:id="rId55"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510FBF" w:rsidP="00267D2C">
      <w:pPr>
        <w:keepNext/>
      </w:pPr>
      <w:r>
        <w:rPr>
          <w:noProof/>
          <w:lang w:val="en-CA" w:eastAsia="en-CA"/>
        </w:rPr>
        <w:pict w14:anchorId="05D40C6C">
          <v:shape id="Picture 490" o:spid="_x0000_i1067" type="#_x0000_t75" style="width:190.2pt;height:317pt;visibility:visible;mso-wrap-style:square">
            <v:imagedata r:id="rId56"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438" w:author="Eric Boisvert" w:date="2016-01-06T12:52:00Z">
        <w:r w:rsidR="001D79AD">
          <w:rPr>
            <w:noProof/>
          </w:rPr>
          <w:t>42</w:t>
        </w:r>
      </w:ins>
      <w:del w:id="3439"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510FBF" w:rsidP="00267D2C">
      <w:pPr>
        <w:keepNext/>
      </w:pPr>
      <w:r>
        <w:rPr>
          <w:noProof/>
          <w:lang w:val="en-CA" w:eastAsia="en-CA"/>
        </w:rPr>
        <w:lastRenderedPageBreak/>
        <w:pict w14:anchorId="52F1C7ED">
          <v:shape id="Picture 491" o:spid="_x0000_i1068" type="#_x0000_t75" style="width:383.65pt;height:375.05pt;visibility:visible;mso-wrap-style:square">
            <v:imagedata r:id="rId57"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440" w:author="Eric Boisvert" w:date="2016-01-06T12:52:00Z">
        <w:r w:rsidR="001D79AD">
          <w:rPr>
            <w:noProof/>
          </w:rPr>
          <w:t>43</w:t>
        </w:r>
      </w:ins>
      <w:del w:id="3441"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3442" w:name="BKM_DF21AB41_C085_4AC9_B6F6_DFFDFCF925FF"/>
      <w:bookmarkEnd w:id="344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3443" w:name="BKM_41B8BC40_9B55_499E_B59B_A3F4FD630754"/>
            <w:bookmarkEnd w:id="3443"/>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3444" w:name="BKM_1184394F_75EC_44D4_8904_2EB2061759E4"/>
            <w:bookmarkEnd w:id="3444"/>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510FBF" w:rsidP="00267D2C">
      <w:pPr>
        <w:keepNext/>
      </w:pPr>
      <w:r>
        <w:rPr>
          <w:noProof/>
          <w:lang w:val="en-CA" w:eastAsia="en-CA"/>
        </w:rPr>
        <w:pict w14:anchorId="61D2979C">
          <v:shape id="Picture 492" o:spid="_x0000_i1069" type="#_x0000_t75" style="width:187pt;height:520.65pt;visibility:visible;mso-wrap-style:square">
            <v:imagedata r:id="rId58"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445" w:author="Eric Boisvert" w:date="2016-01-06T12:52:00Z">
        <w:r w:rsidR="001D79AD">
          <w:rPr>
            <w:noProof/>
          </w:rPr>
          <w:t>44</w:t>
        </w:r>
      </w:ins>
      <w:del w:id="3446"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3447" w:name="BKM_54B0933A_5E39_4E6A_A950_9E63F5E10F0B"/>
      <w:bookmarkEnd w:id="344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3448" w:name="BKM_CE58381D_F747_4812_83C3_00C6282DB05A"/>
            <w:bookmarkEnd w:id="3448"/>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3449" w:name="_Toc439664619"/>
      <w:r>
        <w:t>GeologicAgeDetails</w:t>
      </w:r>
      <w:bookmarkEnd w:id="3449"/>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450"/>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3450"/>
      <w:r w:rsidR="00AB10FC">
        <w:rPr>
          <w:rStyle w:val="CommentReference"/>
        </w:rPr>
        <w:commentReference w:id="3450"/>
      </w:r>
    </w:p>
    <w:p w14:paraId="32597B25" w14:textId="164046D8" w:rsidR="00AB10FC" w:rsidRDefault="00510FBF" w:rsidP="00AB10FC">
      <w:pPr>
        <w:keepNext/>
      </w:pPr>
      <w:r>
        <w:rPr>
          <w:noProof/>
          <w:lang w:val="en-CA" w:eastAsia="en-CA"/>
        </w:rPr>
        <w:lastRenderedPageBreak/>
        <w:pict w14:anchorId="19F2E4CD">
          <v:shape id="Picture 12" o:spid="_x0000_i1070" type="#_x0000_t75" style="width:6in;height:571.7pt;visibility:visible;mso-wrap-style:square">
            <v:imagedata r:id="rId59"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451" w:author="Eric Boisvert" w:date="2016-01-06T12:52:00Z">
        <w:r w:rsidR="001D79AD">
          <w:rPr>
            <w:noProof/>
          </w:rPr>
          <w:t>45</w:t>
        </w:r>
      </w:ins>
      <w:del w:id="3452"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3453" w:name="BKM_D8A9D87B_FAA3_4CC2_BC9F_D27B111A2980"/>
            <w:bookmarkEnd w:id="3453"/>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3454" w:name="BKM_C843AC0B_80BB_4AD8_B2F6_459B6FFBBEB7"/>
            <w:bookmarkEnd w:id="3454"/>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3455" w:name="_Toc439664620"/>
      <w:r>
        <w:t>Geologic Structure Details</w:t>
      </w:r>
      <w:bookmarkEnd w:id="3455"/>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510FBF" w:rsidP="00AB10FC">
      <w:pPr>
        <w:keepNext/>
      </w:pPr>
      <w:r>
        <w:rPr>
          <w:noProof/>
          <w:lang w:val="en-CA" w:eastAsia="en-CA"/>
        </w:rPr>
        <w:pict w14:anchorId="23DAA132">
          <v:shape id="Picture 22" o:spid="_x0000_i1071" type="#_x0000_t75" style="width:432.55pt;height:335.3pt;visibility:visible;mso-wrap-style:square">
            <v:imagedata r:id="rId60"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456" w:author="Eric Boisvert" w:date="2016-01-06T12:52:00Z">
        <w:r w:rsidR="001D79AD">
          <w:rPr>
            <w:noProof/>
          </w:rPr>
          <w:t>46</w:t>
        </w:r>
      </w:ins>
      <w:del w:id="3457"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510FBF" w:rsidP="00FC626E">
      <w:pPr>
        <w:keepNext/>
      </w:pPr>
      <w:r>
        <w:rPr>
          <w:noProof/>
          <w:lang w:val="en-CA" w:eastAsia="en-CA"/>
        </w:rPr>
        <w:lastRenderedPageBreak/>
        <w:pict w14:anchorId="140F70E5">
          <v:shape id="Picture 29" o:spid="_x0000_i1072" type="#_x0000_t75" style="width:6in;height:390.1pt;visibility:visible;mso-wrap-style:square">
            <v:imagedata r:id="rId61"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458" w:author="Eric Boisvert" w:date="2016-01-06T12:52:00Z">
        <w:r w:rsidR="001D79AD">
          <w:rPr>
            <w:noProof/>
          </w:rPr>
          <w:t>47</w:t>
        </w:r>
      </w:ins>
      <w:del w:id="3459"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3460" w:name="BKM_E2CFECC1_AAB5_40F6_ABD4_D77907DA9990"/>
      <w:bookmarkEnd w:id="346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3461" w:name="BKM_C1076615_3AE6_4988_8393_E66493CD8FB0"/>
            <w:bookmarkEnd w:id="3461"/>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3462" w:name="BKM_A9BDB16E_7011_463E_B96E_FB003E3472AA"/>
            <w:bookmarkEnd w:id="3462"/>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3463" w:author="Eric Boisvert" w:date="2015-10-29T11:11:00Z"/>
        </w:rPr>
      </w:pPr>
    </w:p>
    <w:p w14:paraId="4D1E2A9F" w14:textId="6CE69B92" w:rsidR="00D33E64" w:rsidRDefault="00D33E64" w:rsidP="00AB10FC">
      <w:ins w:id="3464"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510FBF" w:rsidP="00FC626E">
      <w:pPr>
        <w:keepNext/>
      </w:pPr>
      <w:r>
        <w:rPr>
          <w:noProof/>
          <w:lang w:val="en-CA" w:eastAsia="en-CA"/>
        </w:rPr>
        <w:pict w14:anchorId="34B470B1">
          <v:shape id="Picture 30" o:spid="_x0000_i1073" type="#_x0000_t75" style="width:308.95pt;height:453.5pt;visibility:visible;mso-wrap-style:square">
            <v:imagedata r:id="rId62"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465" w:author="Eric Boisvert" w:date="2016-01-06T12:52:00Z">
        <w:r w:rsidR="001D79AD">
          <w:rPr>
            <w:noProof/>
          </w:rPr>
          <w:t>48</w:t>
        </w:r>
      </w:ins>
      <w:del w:id="3466"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3467"/>
            <w:r w:rsidRPr="00D970E9">
              <w:rPr>
                <w:rFonts w:ascii="Calibri" w:hAnsi="Calibri"/>
                <w:color w:val="000000"/>
                <w:sz w:val="20"/>
                <w:szCs w:val="20"/>
                <w:lang w:val="en-CA"/>
              </w:rPr>
              <w:t>Description of the parameters of the displacement</w:t>
            </w:r>
            <w:commentRangeEnd w:id="3467"/>
            <w:r>
              <w:rPr>
                <w:rStyle w:val="CommentReference"/>
              </w:rPr>
              <w:commentReference w:id="3467"/>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3468" w:author="Eric Boisvert" w:date="2015-11-11T13:42:00Z"/>
        </w:rPr>
      </w:pPr>
      <w:del w:id="3469" w:author="Eric Boisvert" w:date="2015-11-11T13:42:00Z">
        <w:r w:rsidDel="009A0D4B">
          <w:delText>DisplacementValue</w:delText>
        </w:r>
      </w:del>
      <w:ins w:id="3470" w:author="Eric Boisvert" w:date="2015-11-11T13:42:00Z">
        <w:r w:rsidR="009A0D4B">
          <w:t>Layering</w:t>
        </w:r>
      </w:ins>
    </w:p>
    <w:p w14:paraId="4697C042" w14:textId="77777777" w:rsidR="009A0D4B" w:rsidRDefault="009A0D4B">
      <w:pPr>
        <w:rPr>
          <w:ins w:id="3471" w:author="Eric Boisvert" w:date="2015-11-11T13:43:00Z"/>
        </w:rPr>
        <w:pPrChange w:id="3472" w:author="Eric Boisvert" w:date="2015-11-11T13:43:00Z">
          <w:pPr>
            <w:pStyle w:val="Heading4"/>
          </w:pPr>
        </w:pPrChange>
      </w:pPr>
    </w:p>
    <w:p w14:paraId="68EF5A3E" w14:textId="583161EF" w:rsidR="009A0D4B" w:rsidRDefault="009A0D4B">
      <w:pPr>
        <w:rPr>
          <w:ins w:id="3473" w:author="Eric Boisvert" w:date="2015-11-11T13:43:00Z"/>
        </w:rPr>
        <w:pPrChange w:id="3474" w:author="Eric Boisvert" w:date="2015-11-11T13:43:00Z">
          <w:pPr>
            <w:pStyle w:val="Heading4"/>
          </w:pPr>
        </w:pPrChange>
      </w:pPr>
      <w:ins w:id="3475"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510FBF">
      <w:pPr>
        <w:keepNext/>
        <w:rPr>
          <w:ins w:id="3476" w:author="Eric Boisvert" w:date="2015-11-11T13:44:00Z"/>
        </w:rPr>
        <w:pPrChange w:id="3477" w:author="Eric Boisvert" w:date="2015-11-11T13:44:00Z">
          <w:pPr/>
        </w:pPrChange>
      </w:pPr>
      <w:ins w:id="3478" w:author="Eric Boisvert" w:date="2015-11-11T13:43:00Z">
        <w:r>
          <w:rPr>
            <w:noProof/>
            <w:lang w:val="en-CA" w:eastAsia="en-CA"/>
          </w:rPr>
          <w:pict w14:anchorId="67477FD4">
            <v:shape id="Picture 501" o:spid="_x0000_i1074" type="#_x0000_t75" style="width:385.8pt;height:295.5pt;visibility:visible;mso-wrap-style:square">
              <v:imagedata r:id="rId63" o:title=""/>
            </v:shape>
          </w:pict>
        </w:r>
      </w:ins>
    </w:p>
    <w:p w14:paraId="46B783CF" w14:textId="2E5F0B06" w:rsidR="009A0D4B" w:rsidRDefault="009A0D4B">
      <w:pPr>
        <w:pStyle w:val="Caption"/>
        <w:rPr>
          <w:ins w:id="3479" w:author="Eric Boisvert" w:date="2015-11-11T13:43:00Z"/>
        </w:rPr>
        <w:pPrChange w:id="3480" w:author="Eric Boisvert" w:date="2015-11-11T13:44:00Z">
          <w:pPr>
            <w:pStyle w:val="Heading4"/>
          </w:pPr>
        </w:pPrChange>
      </w:pPr>
      <w:ins w:id="3481" w:author="Eric Boisvert" w:date="2015-11-11T13:44:00Z">
        <w:r>
          <w:t xml:space="preserve">Figure </w:t>
        </w:r>
        <w:r>
          <w:fldChar w:fldCharType="begin"/>
        </w:r>
        <w:r>
          <w:instrText xml:space="preserve"> SEQ Figure \* ARABIC </w:instrText>
        </w:r>
      </w:ins>
      <w:r>
        <w:fldChar w:fldCharType="separate"/>
      </w:r>
      <w:ins w:id="3482" w:author="Eric Boisvert" w:date="2016-01-06T12:52:00Z">
        <w:r w:rsidR="001D79AD">
          <w:rPr>
            <w:noProof/>
          </w:rPr>
          <w:t>49</w:t>
        </w:r>
      </w:ins>
      <w:ins w:id="3483" w:author="Eric Boisvert" w:date="2015-11-11T13:44:00Z">
        <w:r>
          <w:fldChar w:fldCharType="end"/>
        </w:r>
        <w:r>
          <w:t>: Layering</w:t>
        </w:r>
      </w:ins>
    </w:p>
    <w:p w14:paraId="72B8C7C9" w14:textId="77777777" w:rsidR="009A0D4B" w:rsidRDefault="009A0D4B">
      <w:pPr>
        <w:rPr>
          <w:ins w:id="3484" w:author="Eric Boisvert" w:date="2015-11-11T13:44:00Z"/>
        </w:rPr>
        <w:pPrChange w:id="3485"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3486"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3487" w:author="Eric Boisvert" w:date="2015-11-11T13:44:00Z"/>
                <w:rFonts w:ascii="Calibri" w:hAnsi="Calibri"/>
                <w:b/>
                <w:bCs/>
                <w:color w:val="000000"/>
                <w:sz w:val="20"/>
                <w:szCs w:val="20"/>
                <w:lang w:val="en-CA"/>
              </w:rPr>
            </w:pPr>
            <w:ins w:id="3488"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3489" w:author="Eric Boisvert" w:date="2015-11-11T13:44:00Z"/>
                <w:rFonts w:ascii="Calibri" w:hAnsi="Calibri"/>
                <w:b/>
                <w:bCs/>
                <w:color w:val="000000"/>
                <w:sz w:val="20"/>
                <w:szCs w:val="20"/>
                <w:lang w:val="en-CA"/>
              </w:rPr>
            </w:pPr>
            <w:ins w:id="3490"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3491" w:author="Eric Boisvert" w:date="2015-11-11T13:44:00Z"/>
                <w:rFonts w:ascii="Calibri" w:hAnsi="Calibri"/>
                <w:b/>
                <w:bCs/>
                <w:color w:val="000000"/>
                <w:sz w:val="20"/>
                <w:szCs w:val="20"/>
                <w:lang w:val="en-CA"/>
              </w:rPr>
            </w:pPr>
            <w:ins w:id="3492"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3493"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3494" w:author="Eric Boisvert" w:date="2015-11-11T13:44:00Z"/>
                <w:rFonts w:ascii="Calibri" w:hAnsi="Calibri"/>
                <w:b/>
                <w:bCs/>
                <w:color w:val="000000"/>
                <w:sz w:val="20"/>
                <w:szCs w:val="20"/>
                <w:lang w:val="en-CA"/>
              </w:rPr>
            </w:pPr>
            <w:ins w:id="3495"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3496" w:author="Eric Boisvert" w:date="2015-11-11T13:44:00Z"/>
                <w:rFonts w:ascii="Calibri" w:hAnsi="Calibri"/>
                <w:color w:val="000000"/>
                <w:sz w:val="20"/>
                <w:szCs w:val="20"/>
                <w:lang w:val="en-CA"/>
              </w:rPr>
            </w:pPr>
            <w:ins w:id="3497"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3498" w:author="Eric Boisvert" w:date="2015-11-11T13:44:00Z"/>
                <w:rFonts w:ascii="Calibri" w:hAnsi="Calibri"/>
                <w:color w:val="000000"/>
                <w:sz w:val="20"/>
                <w:szCs w:val="20"/>
                <w:lang w:val="en-CA"/>
              </w:rPr>
            </w:pPr>
            <w:ins w:id="3499"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3500" w:author="Eric Boisvert" w:date="2015-11-11T13:42:00Z"/>
        </w:rPr>
        <w:pPrChange w:id="3501" w:author="Eric Boisvert" w:date="2015-11-11T13:43:00Z">
          <w:pPr>
            <w:pStyle w:val="Heading4"/>
          </w:pPr>
        </w:pPrChange>
      </w:pPr>
    </w:p>
    <w:p w14:paraId="4FF3F9A9" w14:textId="77777777" w:rsidR="009A0D4B" w:rsidRDefault="009A0D4B" w:rsidP="009A0D4B">
      <w:pPr>
        <w:pStyle w:val="Heading4"/>
        <w:rPr>
          <w:ins w:id="3502" w:author="Eric Boisvert" w:date="2015-11-11T13:42:00Z"/>
        </w:rPr>
      </w:pPr>
      <w:ins w:id="3503" w:author="Eric Boisvert" w:date="2015-11-11T13:42:00Z">
        <w:r>
          <w:t>DisplacementValue</w:t>
        </w:r>
      </w:ins>
    </w:p>
    <w:p w14:paraId="1C7EF173" w14:textId="77777777" w:rsidR="009A0D4B" w:rsidRPr="009A0D4B" w:rsidRDefault="009A0D4B">
      <w:pPr>
        <w:pPrChange w:id="3504"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510FBF" w:rsidP="00386910">
      <w:pPr>
        <w:keepNext/>
      </w:pPr>
      <w:r>
        <w:rPr>
          <w:noProof/>
          <w:lang w:val="en-CA" w:eastAsia="en-CA"/>
        </w:rPr>
        <w:pict w14:anchorId="637CFD41">
          <v:shape id="Picture 451" o:spid="_x0000_i1075" type="#_x0000_t75" style="width:6in;height:365.35pt;visibility:visible;mso-wrap-style:square">
            <v:imagedata r:id="rId64"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505" w:author="Eric Boisvert" w:date="2016-01-06T12:52:00Z">
        <w:r w:rsidR="001D79AD">
          <w:rPr>
            <w:noProof/>
          </w:rPr>
          <w:t>50</w:t>
        </w:r>
      </w:ins>
      <w:del w:id="3506"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3507" w:name="BKM_0148DBC7_BEFE_411F_BDA0_ED2509780C45"/>
      <w:bookmarkEnd w:id="350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3508" w:name="BKM_3201DCDD_D133_49AE_90CB_9F86F5B18ACE"/>
            <w:bookmarkEnd w:id="3508"/>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3509" w:name="BKM_5AEA7724_2100_40A1_BA99_6516E4CE2A3E"/>
            <w:bookmarkEnd w:id="3509"/>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3510" w:name="BKM_65E9638C_341E_4069_9C8F_D8BC2F8B7601"/>
            <w:bookmarkEnd w:id="3510"/>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3511" w:name="BKM_08A92A70_F1F3_4B2A_9DC3_7E931F02BD38"/>
      <w:bookmarkEnd w:id="351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3512" w:name="BKM_3F7EC057_E707_4A06_A6E3_17A0DD602106"/>
            <w:bookmarkEnd w:id="351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3513" w:name="BKM_5D7D3A73_2BA5_4999_B2D9_B2638FD2E3F3"/>
      <w:bookmarkEnd w:id="351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3514" w:name="BKM_7025CFD1_5818_4184_A744_DEA2C7504840"/>
            <w:bookmarkEnd w:id="3514"/>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3515" w:name="BKM_D8F0C163_8545_458E_90CD_CA5151787B07"/>
      <w:bookmarkEnd w:id="351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16" w:name="BKM_C37626AA_696F_429A_B16D_4833F8339B50"/>
            <w:bookmarkEnd w:id="3516"/>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17" w:name="BKM_8E0A8CD6_1952_49E4_ACE7_469172BABBA7"/>
            <w:bookmarkEnd w:id="3517"/>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18" w:name="BKM_498C83DB_DFDB_4234_B978_7C656FD73043"/>
            <w:bookmarkEnd w:id="3518"/>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510FBF" w:rsidP="00FE753A">
      <w:pPr>
        <w:keepNext/>
      </w:pPr>
      <w:r>
        <w:rPr>
          <w:noProof/>
          <w:lang w:val="en-CA" w:eastAsia="en-CA"/>
        </w:rPr>
        <w:lastRenderedPageBreak/>
        <w:pict w14:anchorId="5EDF135B">
          <v:shape id="Picture 448" o:spid="_x0000_i1076" type="#_x0000_t75" style="width:6in;height:400.85pt;visibility:visible;mso-wrap-style:square">
            <v:imagedata r:id="rId65"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519" w:author="Eric Boisvert" w:date="2016-01-06T12:52:00Z">
        <w:r w:rsidR="001D79AD">
          <w:rPr>
            <w:noProof/>
          </w:rPr>
          <w:t>51</w:t>
        </w:r>
      </w:ins>
      <w:del w:id="3520"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3521" w:name="BKM_D8139323_6092_443C_A360_3F3BE3361CC0"/>
      <w:bookmarkEnd w:id="352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22" w:name="BKM_9F55EEFA_C0E3_452C_8F3E_4601CB5BDD65"/>
            <w:bookmarkEnd w:id="3522"/>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23" w:name="BKM_B6CF2C95_A27D_49AD_BB55_36897A8B9A93"/>
            <w:bookmarkEnd w:id="3523"/>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24" w:name="BKM_C47055C6_23E4_4FE1_89C3_7EA3E53F016F"/>
            <w:bookmarkEnd w:id="3524"/>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25" w:name="BKM_BE3EB69A_2E9F_4015_9A53_7E29585ADF99"/>
            <w:bookmarkEnd w:id="3525"/>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26" w:name="BKM_D49811C3_C3B3_4361_989B_69411D4795BC"/>
            <w:bookmarkEnd w:id="3526"/>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27" w:name="BKM_6411C0D6_8DBF_4DB6_A7B6_ADED17047AE5"/>
            <w:bookmarkEnd w:id="3527"/>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28" w:name="BKM_2C450E0F_0DB6_4DEB_964F_DE2661303D3A"/>
            <w:bookmarkEnd w:id="3528"/>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29" w:name="BKM_5CAB0B26_2CE6_42AB_B2CE_2FA413E9F025"/>
            <w:bookmarkEnd w:id="3529"/>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30" w:name="BKM_FA6FE08B_7A03_4337_979E_0DF7D1B98F33"/>
            <w:bookmarkEnd w:id="3530"/>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31" w:name="BKM_922E2E10_A22B_488C_B866_3D68572C1248"/>
            <w:bookmarkEnd w:id="3531"/>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510FBF" w:rsidP="00FE753A">
      <w:pPr>
        <w:keepNext/>
      </w:pPr>
      <w:r>
        <w:rPr>
          <w:noProof/>
          <w:lang w:val="en-CA" w:eastAsia="en-CA"/>
        </w:rPr>
        <w:lastRenderedPageBreak/>
        <w:pict w14:anchorId="66F3638C">
          <v:shape id="Picture 449" o:spid="_x0000_i1077" type="#_x0000_t75" style="width:6in;height:450.8pt;visibility:visible;mso-wrap-style:square">
            <v:imagedata r:id="rId66"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532" w:author="Eric Boisvert" w:date="2016-01-06T12:52:00Z">
        <w:r w:rsidR="001D79AD">
          <w:rPr>
            <w:noProof/>
          </w:rPr>
          <w:t>52</w:t>
        </w:r>
      </w:ins>
      <w:del w:id="3533"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3534" w:name="BKM_60CC5835_79D2_4A13_B4A8_D7D9DBF215A3"/>
      <w:bookmarkEnd w:id="353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35" w:name="BKM_50AAAF20_CB99_4ABC_9FAE_60AD6D1987FD"/>
            <w:bookmarkEnd w:id="3535"/>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3536" w:name="BKM_15CC129A_078F_4F7E_80FD_248D1D0D33F2"/>
            <w:bookmarkEnd w:id="3536"/>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510FBF" w:rsidP="003804FE">
      <w:pPr>
        <w:keepNext/>
      </w:pPr>
      <w:r>
        <w:rPr>
          <w:noProof/>
          <w:lang w:val="en-CA" w:eastAsia="en-CA"/>
        </w:rPr>
        <w:pict w14:anchorId="0A454231">
          <v:shape id="Picture 450" o:spid="_x0000_i1078" type="#_x0000_t75" style="width:6in;height:461.55pt;visibility:visible;mso-wrap-style:square">
            <v:imagedata r:id="rId67"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537" w:author="Eric Boisvert" w:date="2016-01-06T12:52:00Z">
        <w:r w:rsidR="001D79AD">
          <w:rPr>
            <w:noProof/>
          </w:rPr>
          <w:t>53</w:t>
        </w:r>
      </w:ins>
      <w:del w:id="3538"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3539" w:name="BKM_FDDB3C9C_445F_40FB_AB70_ED1438E267DC"/>
      <w:bookmarkEnd w:id="353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3540" w:name="BKM_19D968ED_E9E9_4696_A463_9B8A89B9A29C"/>
            <w:bookmarkEnd w:id="3540"/>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3541" w:name="BKM_A9E84D60_87E8_4274_B497_38C594525434"/>
            <w:bookmarkEnd w:id="3541"/>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3542" w:name="BKM_F7EC3986_4D93_479D_BDAB_FDA23552D58F"/>
            <w:bookmarkEnd w:id="3542"/>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3543" w:name="BKM_3788366B_341E_49F9_A366_57B90FBEF589"/>
            <w:bookmarkEnd w:id="3543"/>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3544" w:name="BKM_472C9381_9698_46F2_8E04_2E603A1474CC"/>
            <w:bookmarkEnd w:id="3544"/>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3545" w:name="BKM_33E4A038_4438_4CEF_A4A6_6E8349B6FDCC"/>
            <w:bookmarkEnd w:id="3545"/>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510FBF" w:rsidP="00617E36">
      <w:pPr>
        <w:keepNext/>
      </w:pPr>
      <w:r>
        <w:rPr>
          <w:noProof/>
          <w:lang w:val="en-CA" w:eastAsia="en-CA"/>
        </w:rPr>
        <w:pict w14:anchorId="61B1CC6B">
          <v:shape id="Picture 452" o:spid="_x0000_i1079" type="#_x0000_t75" style="width:430.95pt;height:319.15pt;visibility:visible;mso-wrap-style:square">
            <v:imagedata r:id="rId68"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546" w:author="Eric Boisvert" w:date="2016-01-06T12:52:00Z">
        <w:r w:rsidR="001D79AD">
          <w:rPr>
            <w:noProof/>
          </w:rPr>
          <w:t>54</w:t>
        </w:r>
      </w:ins>
      <w:del w:id="3547"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3548" w:name="BKM_E32F3F79_7117_4294_86FD_A68126B03F62"/>
      <w:bookmarkEnd w:id="354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3549" w:name="BKM_76F0AF36_F011_4216_B99A_7C75820C7A2C"/>
            <w:bookmarkEnd w:id="3549"/>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3550" w:name="BKM_B13360B8_167E_4DA8_A7B7_EA7DCABE7993"/>
            <w:bookmarkEnd w:id="3550"/>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3551" w:name="_Toc439664621"/>
      <w:r>
        <w:t>Geologic Unit Details</w:t>
      </w:r>
      <w:bookmarkEnd w:id="3551"/>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510FBF" w:rsidP="00CB339F">
      <w:pPr>
        <w:keepNext/>
      </w:pPr>
      <w:r>
        <w:rPr>
          <w:noProof/>
          <w:lang w:val="en-CA" w:eastAsia="en-CA"/>
        </w:rPr>
        <w:lastRenderedPageBreak/>
        <w:pict w14:anchorId="30A076C3">
          <v:shape id="Picture 453" o:spid="_x0000_i1080" type="#_x0000_t75" style="width:253.05pt;height:554.5pt;visibility:visible;mso-wrap-style:square">
            <v:imagedata r:id="rId69"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552" w:author="Eric Boisvert" w:date="2016-01-06T12:52:00Z">
        <w:r w:rsidR="001D79AD">
          <w:rPr>
            <w:noProof/>
          </w:rPr>
          <w:t>55</w:t>
        </w:r>
      </w:ins>
      <w:del w:id="3553"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3554" w:name="BKM_E8CC2926_B007_4DFB_997F_F78EC469DF9A"/>
      <w:bookmarkEnd w:id="355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3555" w:name="BKM_BB58E692_A1AE_4D52_B50D_8A8583AB1BE4"/>
            <w:bookmarkEnd w:id="3555"/>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3556" w:name="BKM_31BF4296_6E8D_413D_AA94_37BAA601A4E2"/>
            <w:bookmarkEnd w:id="3556"/>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3557" w:name="BKM_0CE007A8_3CE4_4605_997D_014E0E71F898"/>
            <w:bookmarkEnd w:id="3557"/>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3558" w:name="BKM_4ACCDAB5_D34A_4312_AB32_2B6F03610F7A"/>
            <w:bookmarkEnd w:id="3558"/>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3559" w:name="BKM_19472229_5BF0_45F8_BED6_B86B706423A9"/>
      <w:bookmarkEnd w:id="355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3560" w:name="BKM_B8E145AE_8356_455D_8AF6_DD01E80B774C"/>
            <w:bookmarkEnd w:id="3560"/>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3561" w:name="BKM_8FB90A67_2503_406F_8326_44811B80D96C"/>
            <w:bookmarkEnd w:id="3561"/>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3562" w:name="BKM_32D036C1_ECEB_4E0E_8D49_567109DB3963"/>
            <w:bookmarkEnd w:id="3562"/>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3563" w:name="_Toc439664622"/>
      <w:r>
        <w:t>GeoSciML extension vocabularies</w:t>
      </w:r>
      <w:bookmarkEnd w:id="3563"/>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3564" w:name="_Ref433004816"/>
      <w:r>
        <w:t xml:space="preserve">Table </w:t>
      </w:r>
      <w:r w:rsidR="00673E83">
        <w:fldChar w:fldCharType="begin"/>
      </w:r>
      <w:r w:rsidR="00673E83">
        <w:instrText xml:space="preserve"> SEQ Table \* ARABIC </w:instrText>
      </w:r>
      <w:r w:rsidR="00673E83">
        <w:fldChar w:fldCharType="separate"/>
      </w:r>
      <w:r w:rsidR="004D3EF3">
        <w:rPr>
          <w:noProof/>
        </w:rPr>
        <w:t>15</w:t>
      </w:r>
      <w:r w:rsidR="00673E83">
        <w:rPr>
          <w:noProof/>
        </w:rPr>
        <w:fldChar w:fldCharType="end"/>
      </w:r>
      <w:bookmarkEnd w:id="3564"/>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565" w:name="_Ref432948522"/>
      <w:bookmarkStart w:id="3566" w:name="_Toc439664623"/>
      <w:r w:rsidRPr="00D12552">
        <w:rPr>
          <w:lang w:val="en-CA"/>
        </w:rPr>
        <w:t xml:space="preserve">GeoSciML </w:t>
      </w:r>
      <w:r>
        <w:rPr>
          <w:lang w:val="en-CA"/>
        </w:rPr>
        <w:t>GeologicTime</w:t>
      </w:r>
      <w:r w:rsidRPr="00D12552">
        <w:rPr>
          <w:lang w:val="en-CA"/>
        </w:rPr>
        <w:t xml:space="preserve"> </w:t>
      </w:r>
      <w:ins w:id="3567" w:author="Eric Boisvert" w:date="2015-11-03T05:15:00Z">
        <w:r w:rsidR="004F0DC1">
          <w:rPr>
            <w:lang w:val="en-CA"/>
          </w:rPr>
          <w:t xml:space="preserve">Abstract </w:t>
        </w:r>
      </w:ins>
      <w:r w:rsidRPr="00D12552">
        <w:rPr>
          <w:lang w:val="en-CA"/>
        </w:rPr>
        <w:t>Requirements Class</w:t>
      </w:r>
      <w:bookmarkEnd w:id="3565"/>
      <w:bookmarkEnd w:id="3566"/>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510FBF" w:rsidP="000B1244">
      <w:pPr>
        <w:keepNext/>
      </w:pPr>
      <w:r>
        <w:rPr>
          <w:noProof/>
          <w:lang w:val="en-CA" w:eastAsia="en-CA"/>
        </w:rPr>
        <w:lastRenderedPageBreak/>
        <w:pict w14:anchorId="45B11095">
          <v:shape id="Image 497" o:spid="_x0000_i1081" type="#_x0000_t75" style="width:6in;height:484.65pt;visibility:visible;mso-wrap-style:square">
            <v:imagedata r:id="rId70"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568" w:author="Eric Boisvert" w:date="2016-01-06T12:52:00Z">
        <w:r w:rsidR="001D79AD">
          <w:rPr>
            <w:noProof/>
          </w:rPr>
          <w:t>56</w:t>
        </w:r>
      </w:ins>
      <w:del w:id="3569"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510FBF" w:rsidP="008F4E9C">
      <w:pPr>
        <w:keepNext/>
      </w:pPr>
      <w:r>
        <w:rPr>
          <w:noProof/>
          <w:lang w:val="en-CA" w:eastAsia="en-CA"/>
        </w:rPr>
        <w:pict w14:anchorId="1784F587">
          <v:shape id="Picture 31" o:spid="_x0000_i1082" type="#_x0000_t75" style="width:6in;height:373.45pt;visibility:visible;mso-wrap-style:square">
            <v:imagedata r:id="rId71"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570" w:author="Eric Boisvert" w:date="2016-01-06T12:52:00Z">
        <w:r w:rsidR="001D79AD">
          <w:rPr>
            <w:noProof/>
          </w:rPr>
          <w:t>57</w:t>
        </w:r>
      </w:ins>
      <w:del w:id="3571"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572" w:name="_Toc439664624"/>
      <w:r w:rsidRPr="008F4E9C">
        <w:t>Global Boundary Stratotype Sections and Points</w:t>
      </w:r>
      <w:bookmarkEnd w:id="3572"/>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510FBF" w:rsidP="00821F1F">
      <w:pPr>
        <w:keepNext/>
      </w:pPr>
      <w:r>
        <w:rPr>
          <w:noProof/>
          <w:lang w:val="en-CA" w:eastAsia="en-CA"/>
        </w:rPr>
        <w:lastRenderedPageBreak/>
        <w:pict w14:anchorId="4B5A3431">
          <v:shape id="Picture 454" o:spid="_x0000_i1083" type="#_x0000_t75" style="width:6in;height:326.7pt;visibility:visible;mso-wrap-style:square">
            <v:imagedata r:id="rId72"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573" w:author="Eric Boisvert" w:date="2016-01-06T12:52:00Z">
        <w:r w:rsidR="001D79AD">
          <w:rPr>
            <w:noProof/>
          </w:rPr>
          <w:t>58</w:t>
        </w:r>
      </w:ins>
      <w:del w:id="3574"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510FBF" w:rsidP="00821F1F">
      <w:pPr>
        <w:keepNext/>
      </w:pPr>
      <w:r>
        <w:rPr>
          <w:noProof/>
          <w:lang w:val="en-CA" w:eastAsia="en-CA"/>
        </w:rPr>
        <w:lastRenderedPageBreak/>
        <w:pict w14:anchorId="7C6C9DB9">
          <v:shape id="Picture 455" o:spid="_x0000_i1084" type="#_x0000_t75" style="width:241.8pt;height:365.9pt;visibility:visible;mso-wrap-style:square">
            <v:imagedata r:id="rId73"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575" w:author="Eric Boisvert" w:date="2016-01-06T12:52:00Z">
        <w:r w:rsidR="001D79AD">
          <w:rPr>
            <w:noProof/>
          </w:rPr>
          <w:t>59</w:t>
        </w:r>
      </w:ins>
      <w:del w:id="3576"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3577" w:name="BKM_58D632CF_BB56_4A60_B802_C78FC42B4B0D"/>
      <w:bookmarkEnd w:id="357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3578" w:name="BKM_B8B6E400_425B_496D_997B_63F3369FC8C6"/>
            <w:bookmarkEnd w:id="3578"/>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3579" w:name="BKM_0A8B18AD_F79E_4E63_8D17_DE2C48F3AF42"/>
            <w:bookmarkEnd w:id="3579"/>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3580" w:name="BKM_F023F8DE_07B5_4FF5_8335_917836DF40EC"/>
            <w:bookmarkEnd w:id="3580"/>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510FBF" w:rsidP="00024B9A">
      <w:pPr>
        <w:keepNext/>
      </w:pPr>
      <w:r>
        <w:rPr>
          <w:noProof/>
          <w:lang w:val="en-CA" w:eastAsia="en-CA"/>
        </w:rPr>
        <w:pict w14:anchorId="7DEA392A">
          <v:shape id="Picture 456" o:spid="_x0000_i1085" type="#_x0000_t75" style="width:372.35pt;height:400.3pt;visibility:visible;mso-wrap-style:square">
            <v:imagedata r:id="rId74"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581" w:author="Eric Boisvert" w:date="2016-01-06T12:52:00Z">
        <w:r w:rsidR="001D79AD">
          <w:rPr>
            <w:noProof/>
          </w:rPr>
          <w:t>60</w:t>
        </w:r>
      </w:ins>
      <w:del w:id="3582"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3583" w:name="BKM_1C0FB01B_F4A6_4733_BA06_87BA9B2415C9"/>
      <w:bookmarkEnd w:id="358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3584" w:name="BKM_FF29DAEB_3E4E_4D00_B3A1_D0E4D913A1D2"/>
            <w:bookmarkEnd w:id="3584"/>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3585" w:name="BKM_2769F637_48D7_42F4_B567_915886458F2C"/>
            <w:bookmarkEnd w:id="3585"/>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3586" w:name="BKM_DAEF393B_8D05_4043_87C1_9038BA957915"/>
            <w:bookmarkEnd w:id="3586"/>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3587" w:name="BKM_45E678ED_7B83_4A86_A4BD_BC55352F39D9"/>
            <w:bookmarkEnd w:id="3587"/>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3588" w:name="_Toc439664625"/>
      <w:r>
        <w:t>Temporal Reference System</w:t>
      </w:r>
      <w:bookmarkEnd w:id="358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510FBF" w:rsidP="009C2973">
      <w:pPr>
        <w:keepNext/>
      </w:pPr>
      <w:r>
        <w:rPr>
          <w:noProof/>
          <w:lang w:val="en-CA" w:eastAsia="en-CA"/>
        </w:rPr>
        <w:lastRenderedPageBreak/>
        <w:pict w14:anchorId="7E6628A8">
          <v:shape id="Picture 493" o:spid="_x0000_i1086" type="#_x0000_t75" style="width:6in;height:508.85pt;visibility:visible;mso-wrap-style:square">
            <v:imagedata r:id="rId75"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589" w:author="Eric Boisvert" w:date="2016-01-06T12:52:00Z">
        <w:r w:rsidR="001D79AD">
          <w:rPr>
            <w:noProof/>
          </w:rPr>
          <w:t>61</w:t>
        </w:r>
      </w:ins>
      <w:del w:id="3590"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3591" w:author="Eric Boisvert" w:date="2015-11-11T12:12:00Z">
              <w:r w:rsidRPr="00D970E9">
                <w:rPr>
                  <w:rFonts w:ascii="Calibri" w:hAnsi="Calibri"/>
                  <w:color w:val="000000"/>
                  <w:sz w:val="20"/>
                  <w:szCs w:val="20"/>
                  <w:lang w:val="en-CA"/>
                </w:rPr>
                <w:t>TimeOrdinalEra composing the TimeOrdinalReferenceSystem</w:t>
              </w:r>
            </w:ins>
            <w:del w:id="3592"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3593" w:author="Eric Boisvert" w:date="2015-11-11T12:10:00Z"/>
                <w:rFonts w:ascii="Calibri" w:hAnsi="Calibri"/>
                <w:color w:val="000000"/>
                <w:sz w:val="20"/>
                <w:szCs w:val="20"/>
                <w:lang w:val="en-CA"/>
              </w:rPr>
            </w:pPr>
            <w:ins w:id="3594" w:author="Eric Boisvert" w:date="2015-11-11T12:10:00Z">
              <w:r w:rsidRPr="00D970E9">
                <w:rPr>
                  <w:rFonts w:ascii="Calibri" w:hAnsi="Calibri"/>
                  <w:color w:val="000000"/>
                  <w:sz w:val="20"/>
                  <w:szCs w:val="20"/>
                  <w:lang w:val="en-CA"/>
                </w:rPr>
                <w:t>Subdivisions of TimeOrdinalEra</w:t>
              </w:r>
            </w:ins>
            <w:del w:id="3595"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3596" w:name="BKM_63ECF066_EE03_4253_8744_0F86D06238D4"/>
      <w:bookmarkEnd w:id="359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3597" w:name="BKM_87370C48_A777_490F_8AD5_7B430EEB4CC8"/>
            <w:bookmarkEnd w:id="3597"/>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3598" w:name="BKM_229122EC_1DA3_4235_81D3_26787B18C5E7"/>
            <w:bookmarkEnd w:id="3598"/>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3599" w:name="_Toc439664626"/>
      <w:r>
        <w:t>Time scale</w:t>
      </w:r>
      <w:bookmarkEnd w:id="3599"/>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510FBF" w:rsidP="00935ECA">
      <w:pPr>
        <w:keepNext/>
      </w:pPr>
      <w:r>
        <w:rPr>
          <w:noProof/>
          <w:lang w:val="en-CA" w:eastAsia="en-CA"/>
        </w:rPr>
        <w:lastRenderedPageBreak/>
        <w:pict w14:anchorId="61396997">
          <v:shape id="Picture 458" o:spid="_x0000_i1087" type="#_x0000_t75" style="width:6in;height:379.35pt;visibility:visible;mso-wrap-style:square">
            <v:imagedata r:id="rId76"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600" w:author="Eric Boisvert" w:date="2016-01-06T12:52:00Z">
        <w:r w:rsidR="001D79AD">
          <w:rPr>
            <w:noProof/>
          </w:rPr>
          <w:t>62</w:t>
        </w:r>
      </w:ins>
      <w:del w:id="3601"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510FBF" w:rsidP="00606F7E">
      <w:pPr>
        <w:keepNext/>
      </w:pPr>
      <w:r>
        <w:rPr>
          <w:noProof/>
          <w:lang w:val="en-CA" w:eastAsia="en-CA"/>
        </w:rPr>
        <w:pict w14:anchorId="4C779ED5">
          <v:shape id="Picture 459" o:spid="_x0000_i1088" type="#_x0000_t75" style="width:6in;height:391.15pt;visibility:visible;mso-wrap-style:square">
            <v:imagedata r:id="rId77"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602" w:author="Eric Boisvert" w:date="2016-01-06T12:52:00Z">
        <w:r w:rsidR="001D79AD">
          <w:rPr>
            <w:noProof/>
          </w:rPr>
          <w:t>63</w:t>
        </w:r>
      </w:ins>
      <w:del w:id="3603"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3604" w:name="BKM_87E807D4_B547_4527_95DA_3886362CC5FC"/>
      <w:bookmarkEnd w:id="360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3605" w:name="BKM_84F1004A_AA50_459B_B70A_65E13CA8B294"/>
            <w:bookmarkEnd w:id="3605"/>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510FBF" w:rsidP="00C343CA">
      <w:pPr>
        <w:keepNext/>
      </w:pPr>
      <w:r>
        <w:rPr>
          <w:noProof/>
          <w:lang w:val="en-CA" w:eastAsia="en-CA"/>
        </w:rPr>
        <w:pict w14:anchorId="1938F27F">
          <v:shape id="Picture 460" o:spid="_x0000_i1089" type="#_x0000_t75" style="width:6in;height:472.3pt;visibility:visible;mso-wrap-style:square">
            <v:imagedata r:id="rId78"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3606" w:author="Eric Boisvert" w:date="2016-01-06T12:52:00Z">
        <w:r w:rsidR="001D79AD">
          <w:rPr>
            <w:noProof/>
          </w:rPr>
          <w:t>64</w:t>
        </w:r>
      </w:ins>
      <w:del w:id="3607"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510FBF" w:rsidP="00C343CA">
      <w:r>
        <w:rPr>
          <w:noProof/>
          <w:lang w:val="en-CA" w:eastAsia="en-CA"/>
        </w:rPr>
        <w:pict w14:anchorId="344623C1">
          <v:shape id="Image 461" o:spid="_x0000_i1090" type="#_x0000_t75" style="width:279.95pt;height:326.15pt;visibility:visible;mso-wrap-style:square">
            <v:imagedata r:id="rId79"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608" w:name="_Toc439664627"/>
      <w:r>
        <w:lastRenderedPageBreak/>
        <w:t>Geologic time</w:t>
      </w:r>
      <w:r w:rsidR="00B42641">
        <w:t xml:space="preserve"> vocabularies</w:t>
      </w:r>
      <w:bookmarkEnd w:id="3608"/>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3609" w:name="_Ref433005219"/>
      <w:r>
        <w:t xml:space="preserve">Table </w:t>
      </w:r>
      <w:r w:rsidR="00673E83">
        <w:fldChar w:fldCharType="begin"/>
      </w:r>
      <w:r w:rsidR="00673E83">
        <w:instrText xml:space="preserve"> SEQ Table \* ARABIC </w:instrText>
      </w:r>
      <w:r w:rsidR="00673E83">
        <w:fldChar w:fldCharType="separate"/>
      </w:r>
      <w:r w:rsidR="004D3EF3">
        <w:rPr>
          <w:noProof/>
        </w:rPr>
        <w:t>16</w:t>
      </w:r>
      <w:r w:rsidR="00673E83">
        <w:rPr>
          <w:noProof/>
        </w:rPr>
        <w:fldChar w:fldCharType="end"/>
      </w:r>
      <w:bookmarkEnd w:id="3609"/>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3610" w:name="_Toc439664628"/>
      <w:r w:rsidRPr="00D12552">
        <w:rPr>
          <w:lang w:val="en-CA"/>
        </w:rPr>
        <w:t xml:space="preserve">GeoSciML </w:t>
      </w:r>
      <w:r>
        <w:rPr>
          <w:lang w:val="en-CA"/>
        </w:rPr>
        <w:t>Borehole</w:t>
      </w:r>
      <w:r w:rsidRPr="00D12552">
        <w:rPr>
          <w:lang w:val="en-CA"/>
        </w:rPr>
        <w:t xml:space="preserve"> </w:t>
      </w:r>
      <w:ins w:id="3611" w:author="Eric Boisvert" w:date="2015-11-03T05:15:00Z">
        <w:r w:rsidR="004F0DC1">
          <w:rPr>
            <w:lang w:val="en-CA"/>
          </w:rPr>
          <w:t xml:space="preserve">Abstract </w:t>
        </w:r>
      </w:ins>
      <w:r w:rsidRPr="00D12552">
        <w:rPr>
          <w:lang w:val="en-CA"/>
        </w:rPr>
        <w:t>Requirements Class</w:t>
      </w:r>
      <w:bookmarkEnd w:id="3610"/>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510FBF" w:rsidP="000B1244">
      <w:pPr>
        <w:keepNext/>
      </w:pPr>
      <w:r>
        <w:rPr>
          <w:noProof/>
          <w:lang w:val="en-CA" w:eastAsia="en-CA"/>
        </w:rPr>
        <w:lastRenderedPageBreak/>
        <w:pict w14:anchorId="05DF672F">
          <v:shape id="Image 498" o:spid="_x0000_i1091" type="#_x0000_t75" style="width:6in;height:316.5pt;visibility:visible;mso-wrap-style:square">
            <v:imagedata r:id="rId80"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612" w:author="Eric Boisvert" w:date="2016-01-06T12:52:00Z">
        <w:r w:rsidR="001D79AD">
          <w:rPr>
            <w:noProof/>
          </w:rPr>
          <w:t>65</w:t>
        </w:r>
      </w:ins>
      <w:del w:id="3613"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510FBF" w:rsidP="00F46BB7">
      <w:pPr>
        <w:keepNext/>
      </w:pPr>
      <w:r>
        <w:rPr>
          <w:noProof/>
          <w:lang w:val="en-CA" w:eastAsia="en-CA"/>
        </w:rPr>
        <w:lastRenderedPageBreak/>
        <w:pict w14:anchorId="7FDE0D21">
          <v:shape id="Image 462" o:spid="_x0000_i1092" type="#_x0000_t75" style="width:6in;height:334.75pt;visibility:visible;mso-wrap-style:square">
            <v:imagedata r:id="rId81"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614" w:author="Eric Boisvert" w:date="2016-01-06T12:52:00Z">
        <w:r w:rsidR="001D79AD">
          <w:rPr>
            <w:noProof/>
          </w:rPr>
          <w:t>66</w:t>
        </w:r>
      </w:ins>
      <w:del w:id="3615"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616" w:name="_Toc439664629"/>
      <w:r>
        <w:rPr>
          <w:lang w:val="en-CA"/>
        </w:rPr>
        <w:t>Borehole</w:t>
      </w:r>
      <w:bookmarkEnd w:id="3616"/>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510FBF" w:rsidP="00F46BB7">
      <w:pPr>
        <w:keepNext/>
      </w:pPr>
      <w:r>
        <w:rPr>
          <w:noProof/>
          <w:lang w:val="en-CA" w:eastAsia="en-CA"/>
        </w:rPr>
        <w:lastRenderedPageBreak/>
        <w:pict w14:anchorId="6B5502F1">
          <v:shape id="Image 463" o:spid="_x0000_i1093" type="#_x0000_t75" style="width:6in;height:243.95pt;visibility:visible;mso-wrap-style:square">
            <v:imagedata r:id="rId82"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617" w:author="Eric Boisvert" w:date="2016-01-06T12:52:00Z">
        <w:r w:rsidR="001D79AD">
          <w:rPr>
            <w:noProof/>
          </w:rPr>
          <w:t>67</w:t>
        </w:r>
      </w:ins>
      <w:del w:id="3618"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510FBF" w:rsidP="008B1DC6">
      <w:pPr>
        <w:keepNext/>
      </w:pPr>
      <w:r>
        <w:rPr>
          <w:noProof/>
          <w:lang w:val="en-CA" w:eastAsia="en-CA"/>
        </w:rPr>
        <w:lastRenderedPageBreak/>
        <w:pict w14:anchorId="32F97049">
          <v:shape id="Image 464" o:spid="_x0000_i1094" type="#_x0000_t75" style="width:394.95pt;height:311.65pt;visibility:visible;mso-wrap-style:square">
            <v:imagedata r:id="rId83"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619" w:author="Eric Boisvert" w:date="2016-01-06T12:52:00Z">
        <w:r w:rsidR="001D79AD">
          <w:rPr>
            <w:noProof/>
          </w:rPr>
          <w:t>68</w:t>
        </w:r>
      </w:ins>
      <w:del w:id="3620"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3621" w:name="BKM_A12417ED_F0A6_4403_85AA_20F080BAB4D5"/>
      <w:bookmarkEnd w:id="362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622" w:name="BKM_25F49F60_E3B5_4649_859A_CB23C16B4FDD"/>
            <w:bookmarkEnd w:id="3622"/>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623" w:name="BKM_D18D7519_9180_4B84_84F3_D595F9367FF9"/>
            <w:bookmarkEnd w:id="3623"/>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624" w:name="BKM_E2471C2A_7288_4681_B62D_57416C5AAFFF"/>
            <w:bookmarkEnd w:id="3624"/>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625" w:name="BKM_C67677C2_A392_4DF9_BEE3_2543E744EE8A"/>
            <w:bookmarkEnd w:id="3625"/>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3626"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3627" w:author="Eric Boisvert" w:date="2015-11-11T14:04:00Z"/>
                <w:rFonts w:ascii="Calibri" w:hAnsi="Calibri" w:cs="Arial"/>
                <w:b/>
                <w:bCs/>
                <w:color w:val="000000"/>
                <w:sz w:val="20"/>
                <w:lang w:val="en-CA"/>
              </w:rPr>
            </w:pPr>
            <w:commentRangeStart w:id="3628"/>
            <w:ins w:id="3629"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3630" w:author="Eric Boisvert" w:date="2015-11-11T14:04:00Z"/>
                <w:rFonts w:ascii="Calibri" w:hAnsi="Calibri" w:cs="Arial"/>
                <w:color w:val="000000"/>
                <w:sz w:val="20"/>
                <w:lang w:val="en-CA"/>
              </w:rPr>
            </w:pPr>
            <w:ins w:id="3631"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3632" w:author="Eric Boisvert" w:date="2015-11-11T14:04:00Z"/>
                <w:rFonts w:ascii="Calibri" w:hAnsi="Calibri" w:cs="Arial"/>
                <w:color w:val="000000"/>
                <w:sz w:val="20"/>
                <w:lang w:val="en-CA"/>
              </w:rPr>
            </w:pPr>
            <w:ins w:id="3633"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3628"/>
              <w:r>
                <w:rPr>
                  <w:rStyle w:val="CommentReference"/>
                </w:rPr>
                <w:commentReference w:id="3628"/>
              </w:r>
            </w:ins>
          </w:p>
        </w:tc>
      </w:tr>
      <w:tr w:rsidR="00B3403C" w:rsidRPr="008B1DC6" w:rsidDel="001A50D4" w14:paraId="5BE3E872" w14:textId="460EBD1F" w:rsidTr="00D970E9">
        <w:trPr>
          <w:del w:id="3634"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3635" w:author="Eric Boisvert" w:date="2015-11-11T14:04:00Z"/>
                <w:rFonts w:ascii="Calibri" w:hAnsi="Calibri" w:cs="Arial"/>
                <w:b/>
                <w:bCs/>
                <w:color w:val="000000"/>
                <w:sz w:val="20"/>
                <w:lang w:val="en-CA"/>
              </w:rPr>
            </w:pPr>
            <w:del w:id="3636"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3637" w:author="Eric Boisvert" w:date="2015-11-11T14:04:00Z"/>
                <w:rFonts w:ascii="Calibri" w:hAnsi="Calibri" w:cs="Arial"/>
                <w:color w:val="000000"/>
                <w:sz w:val="20"/>
                <w:lang w:val="en-CA"/>
              </w:rPr>
            </w:pPr>
            <w:del w:id="3638"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3639" w:author="Eric Boisvert" w:date="2015-11-11T14:04:00Z"/>
                <w:rFonts w:ascii="Calibri" w:hAnsi="Calibri" w:cs="Arial"/>
                <w:color w:val="000000"/>
                <w:sz w:val="20"/>
                <w:lang w:val="en-CA"/>
              </w:rPr>
            </w:pPr>
            <w:del w:id="3640"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510FBF" w:rsidP="008B1DC6">
      <w:pPr>
        <w:keepNext/>
      </w:pPr>
      <w:r>
        <w:rPr>
          <w:noProof/>
          <w:lang w:val="en-CA" w:eastAsia="en-CA"/>
        </w:rPr>
        <w:lastRenderedPageBreak/>
        <w:pict w14:anchorId="5FBA6BAB">
          <v:shape id="Image 465" o:spid="_x0000_i1095" type="#_x0000_t75" style="width:377.2pt;height:414.25pt;visibility:visible;mso-wrap-style:square">
            <v:imagedata r:id="rId84"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641" w:author="Eric Boisvert" w:date="2016-01-06T12:52:00Z">
        <w:r w:rsidR="001D79AD">
          <w:rPr>
            <w:noProof/>
          </w:rPr>
          <w:t>69</w:t>
        </w:r>
      </w:ins>
      <w:del w:id="3642"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3643" w:name="BKM_73DD4A6D_1BCE_421F_B6B6_00A34E56B7BC"/>
      <w:bookmarkEnd w:id="364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644" w:name="BKM_C7D17ABA_A07A_45C4_8096_F592A2DCBF59"/>
            <w:bookmarkEnd w:id="3644"/>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645" w:name="BKM_7AC10AA1_3FE2_4E49_AD1F_C27423759ACA"/>
            <w:bookmarkEnd w:id="3645"/>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646" w:name="BKM_E1DEAC71_7DFE_439E_9E4B_2C2A15DE8E14"/>
            <w:bookmarkEnd w:id="3646"/>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647" w:name="BKM_DEBFAE1D_DC46_4CB5_8920_4391F9626B7A"/>
            <w:bookmarkEnd w:id="3647"/>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3648" w:name="BKM_EB3A6321_4939_429E_A4B6_C36556700F0A"/>
            <w:bookmarkEnd w:id="3648"/>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649"/>
            <w:r>
              <w:rPr>
                <w:rStyle w:val="reqtext"/>
                <w:lang w:val="en-CA"/>
              </w:rPr>
              <w:t>Coordinate Reference System of interval geometries SHALL use an appropriate 1D CRS</w:t>
            </w:r>
            <w:commentRangeEnd w:id="3649"/>
            <w:r>
              <w:rPr>
                <w:rStyle w:val="CommentReference"/>
                <w:rFonts w:ascii="Times New Roman" w:eastAsia="Times New Roman" w:hAnsi="Times New Roman"/>
                <w:lang w:val="en-US" w:eastAsia="en-US"/>
              </w:rPr>
              <w:commentReference w:id="3649"/>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510FBF" w:rsidP="00D30B51">
      <w:pPr>
        <w:keepNext/>
      </w:pPr>
      <w:r>
        <w:rPr>
          <w:noProof/>
          <w:lang w:val="en-CA" w:eastAsia="en-CA"/>
        </w:rPr>
        <w:lastRenderedPageBreak/>
        <w:pict w14:anchorId="519B4BD7">
          <v:shape id="Image 466" o:spid="_x0000_i1096" type="#_x0000_t75" style="width:429.3pt;height:409.95pt;visibility:visible;mso-wrap-style:square">
            <v:imagedata r:id="rId85"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650" w:author="Eric Boisvert" w:date="2016-01-06T12:52:00Z">
        <w:r w:rsidR="001D79AD">
          <w:rPr>
            <w:noProof/>
          </w:rPr>
          <w:t>70</w:t>
        </w:r>
      </w:ins>
      <w:del w:id="3651"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3652" w:name="BKM_DD9713AD_C742_4E77_9937_E79AF8E3F761"/>
      <w:bookmarkEnd w:id="365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653" w:name="BKM_138D3390_B811_48AF_8A06_0C7EE945A325"/>
            <w:bookmarkEnd w:id="3653"/>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654" w:name="BKM_7C64B668_6255_4F21_934B_ED8983B04D0C"/>
            <w:bookmarkEnd w:id="3654"/>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655" w:name="BKM_0C4AECF7_73FF_44BA_9AA0_74A2155E1FB1"/>
            <w:bookmarkEnd w:id="3655"/>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656" w:name="BKM_405E5965_47DE_4F32_A8CF_BBB50354D56F"/>
            <w:bookmarkEnd w:id="3656"/>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657" w:name="BKM_8793A391_7A4C_4EEB_B8CF_F9D3F0D2716E"/>
            <w:bookmarkEnd w:id="3657"/>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658" w:name="BKM_3186C02E_BB7D_4207_BBD4_E76B02D0C894"/>
            <w:bookmarkEnd w:id="3658"/>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659" w:name="BKM_88BD49B2_8659_4CF8_BF4A_6EB59EB7D01A"/>
            <w:bookmarkEnd w:id="3659"/>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660" w:name="BKM_EDF197A9_47A0_4D71_AC33_859957294ED6"/>
            <w:bookmarkEnd w:id="3660"/>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3661" w:name="BKM_F8F0AC0D_621F_42A5_92B3_5F5CC6F39AD8"/>
            <w:bookmarkEnd w:id="3661"/>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510FBF" w:rsidP="00B3403C">
      <w:pPr>
        <w:keepNext/>
      </w:pPr>
      <w:r>
        <w:rPr>
          <w:noProof/>
          <w:lang w:val="en-CA" w:eastAsia="en-CA"/>
        </w:rPr>
        <w:lastRenderedPageBreak/>
        <w:pict w14:anchorId="45010DFF">
          <v:shape id="Image 467" o:spid="_x0000_i1097" type="#_x0000_t75" style="width:362.15pt;height:317.55pt;visibility:visible;mso-wrap-style:square">
            <v:imagedata r:id="rId86"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662" w:author="Eric Boisvert" w:date="2016-01-06T12:52:00Z">
        <w:r w:rsidR="001D79AD">
          <w:rPr>
            <w:noProof/>
          </w:rPr>
          <w:t>71</w:t>
        </w:r>
      </w:ins>
      <w:del w:id="3663"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3664" w:name="_Ref433007016"/>
      <w:r>
        <w:t xml:space="preserve">Table </w:t>
      </w:r>
      <w:r w:rsidR="00673E83">
        <w:fldChar w:fldCharType="begin"/>
      </w:r>
      <w:r w:rsidR="00673E83">
        <w:instrText xml:space="preserve"> SEQ Table \* ARABIC </w:instrText>
      </w:r>
      <w:r w:rsidR="00673E83">
        <w:fldChar w:fldCharType="separate"/>
      </w:r>
      <w:r w:rsidR="004D3EF3">
        <w:rPr>
          <w:noProof/>
        </w:rPr>
        <w:t>17</w:t>
      </w:r>
      <w:r w:rsidR="00673E83">
        <w:rPr>
          <w:noProof/>
        </w:rPr>
        <w:fldChar w:fldCharType="end"/>
      </w:r>
      <w:bookmarkEnd w:id="3664"/>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3665" w:name="_Toc439664630"/>
      <w:r w:rsidRPr="00D12552">
        <w:rPr>
          <w:lang w:val="en-CA"/>
        </w:rPr>
        <w:t xml:space="preserve">GeoSciML </w:t>
      </w:r>
      <w:r>
        <w:rPr>
          <w:lang w:val="en-CA"/>
        </w:rPr>
        <w:t xml:space="preserve">Laboratory </w:t>
      </w:r>
      <w:ins w:id="3666" w:author="Eric Boisvert" w:date="2015-11-03T05:15:00Z">
        <w:r w:rsidR="004F0DC1">
          <w:rPr>
            <w:lang w:val="en-CA"/>
          </w:rPr>
          <w:t xml:space="preserve">Abstract </w:t>
        </w:r>
      </w:ins>
      <w:r>
        <w:rPr>
          <w:lang w:val="en-CA"/>
        </w:rPr>
        <w:t>Analysis</w:t>
      </w:r>
      <w:r w:rsidRPr="00D12552">
        <w:rPr>
          <w:lang w:val="en-CA"/>
        </w:rPr>
        <w:t xml:space="preserve"> Requirements Class</w:t>
      </w:r>
      <w:bookmarkEnd w:id="3665"/>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510FBF" w:rsidP="00090DCF">
      <w:pPr>
        <w:keepNext/>
      </w:pPr>
      <w:r>
        <w:rPr>
          <w:noProof/>
          <w:lang w:val="en-CA" w:eastAsia="en-CA"/>
        </w:rPr>
        <w:lastRenderedPageBreak/>
        <w:pict w14:anchorId="540C09FE">
          <v:shape id="Image 499" o:spid="_x0000_i1098" type="#_x0000_t75" style="width:431.45pt;height:398.15pt;visibility:visible;mso-wrap-style:square">
            <v:imagedata r:id="rId87" o:title=""/>
          </v:shape>
        </w:pict>
      </w:r>
      <w:r w:rsidR="00043E8E">
        <w:rPr>
          <w:rStyle w:val="CommentReference"/>
        </w:rPr>
        <w:commentReference w:id="3667"/>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668" w:author="Eric Boisvert" w:date="2016-01-06T12:52:00Z">
        <w:r w:rsidR="001D79AD">
          <w:rPr>
            <w:noProof/>
          </w:rPr>
          <w:t>72</w:t>
        </w:r>
      </w:ins>
      <w:del w:id="3669"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67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670"/>
            <w:r>
              <w:rPr>
                <w:rStyle w:val="CommentReference"/>
              </w:rPr>
              <w:commentReference w:id="3670"/>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3671" w:name="_Toc439664631"/>
      <w:r>
        <w:rPr>
          <w:lang w:val="en-CA"/>
        </w:rPr>
        <w:t>Laboratory Analysis</w:t>
      </w:r>
      <w:bookmarkEnd w:id="3671"/>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510FBF" w:rsidP="00775DD7">
      <w:pPr>
        <w:keepNext/>
      </w:pPr>
      <w:r>
        <w:rPr>
          <w:noProof/>
          <w:lang w:val="en-CA" w:eastAsia="en-CA"/>
        </w:rPr>
        <w:lastRenderedPageBreak/>
        <w:pict w14:anchorId="7C6C8F97">
          <v:shape id="Image 468" o:spid="_x0000_i1099" type="#_x0000_t75" style="width:432.55pt;height:253.6pt;visibility:visible;mso-wrap-style:square">
            <v:imagedata r:id="rId88"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672" w:author="Eric Boisvert" w:date="2016-01-06T12:52:00Z">
        <w:r w:rsidR="001D79AD">
          <w:rPr>
            <w:noProof/>
          </w:rPr>
          <w:t>73</w:t>
        </w:r>
      </w:ins>
      <w:del w:id="3673"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510FBF" w:rsidP="00775DD7">
      <w:pPr>
        <w:keepNext/>
      </w:pPr>
      <w:r>
        <w:rPr>
          <w:noProof/>
          <w:lang w:val="en-CA" w:eastAsia="en-CA"/>
        </w:rPr>
        <w:pict w14:anchorId="4548520E">
          <v:shape id="Image 469" o:spid="_x0000_i1100" type="#_x0000_t75" style="width:6in;height:229.45pt;visibility:visible;mso-wrap-style:square">
            <v:imagedata r:id="rId89"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674" w:author="Eric Boisvert" w:date="2016-01-06T12:52:00Z">
        <w:r w:rsidR="001D79AD">
          <w:rPr>
            <w:noProof/>
          </w:rPr>
          <w:t>74</w:t>
        </w:r>
      </w:ins>
      <w:del w:id="3675"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3676" w:name="BKM_4320F660_2F6E_4F45_98F8_50B996AF05CA"/>
      <w:bookmarkEnd w:id="367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677" w:name="BKM_C47BB20E_AB3E_41B0_BEAF_8545314C826D"/>
            <w:bookmarkEnd w:id="3677"/>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678" w:name="BKM_5A9940B3_320D_4C85_8B41_0199FF52327B"/>
            <w:bookmarkEnd w:id="3678"/>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679" w:name="BKM_692BBE92_2CD8_471D_9014_13E6919FFDA7"/>
            <w:bookmarkEnd w:id="3679"/>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680" w:name="BKM_E14379F1_C7A7_42A6_B412_F1E01671E46F"/>
            <w:bookmarkEnd w:id="3680"/>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681" w:name="BKM_40997390_B407_46AF_928A_15F7B52273ED"/>
            <w:bookmarkEnd w:id="3681"/>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510FBF" w:rsidP="00775DD7">
      <w:pPr>
        <w:keepNext/>
      </w:pPr>
      <w:r>
        <w:rPr>
          <w:noProof/>
          <w:lang w:val="en-CA" w:eastAsia="en-CA"/>
        </w:rPr>
        <w:lastRenderedPageBreak/>
        <w:pict w14:anchorId="787888AA">
          <v:shape id="Image 470" o:spid="_x0000_i1101" type="#_x0000_t75" style="width:6in;height:341.2pt;visibility:visible;mso-wrap-style:square">
            <v:imagedata r:id="rId90"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682" w:author="Eric Boisvert" w:date="2016-01-06T12:52:00Z">
        <w:r w:rsidR="001D79AD">
          <w:rPr>
            <w:noProof/>
          </w:rPr>
          <w:t>75</w:t>
        </w:r>
      </w:ins>
      <w:del w:id="3683"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3684" w:name="BKM_BF1C223A_F0A6_4FC2_9EEF_88DC486F7DB4"/>
      <w:bookmarkEnd w:id="368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685" w:name="BKM_FCC3B9BB_23CF_4B5C_A83B_A898D191B651"/>
            <w:bookmarkEnd w:id="3685"/>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686" w:name="BKM_D9B59F94_645D_4A43_B06F_F3308DA82998"/>
            <w:bookmarkEnd w:id="3686"/>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687" w:name="BKM_963C6EE0_1269_4609_B11A_C2CBF9678C56"/>
            <w:bookmarkEnd w:id="3687"/>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3688" w:author="Eric Boisvert" w:date="2015-11-11T14:10:00Z"/>
          <w:lang w:val="en-CA"/>
        </w:rPr>
      </w:pPr>
    </w:p>
    <w:p w14:paraId="0A9F4FF6" w14:textId="381FCBD2" w:rsidR="00B51AB4" w:rsidRDefault="00B51AB4" w:rsidP="00B51AB4">
      <w:pPr>
        <w:keepNext/>
      </w:pPr>
    </w:p>
    <w:p w14:paraId="74801BF7" w14:textId="6B812793" w:rsidR="00D01D0C" w:rsidRDefault="00510FBF" w:rsidP="00D01D0C">
      <w:pPr>
        <w:keepNext/>
      </w:pPr>
      <w:r>
        <w:rPr>
          <w:noProof/>
          <w:lang w:val="en-CA" w:eastAsia="en-CA"/>
        </w:rPr>
        <w:pict w14:anchorId="01F9E98B">
          <v:shape id="Picture 502" o:spid="_x0000_i1102" type="#_x0000_t75" style="width:6in;height:401.9pt;visibility:visible;mso-wrap-style:square">
            <v:imagedata r:id="rId91"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689" w:author="Eric Boisvert" w:date="2016-01-06T12:52:00Z">
        <w:r w:rsidR="001D79AD">
          <w:rPr>
            <w:noProof/>
          </w:rPr>
          <w:t>76</w:t>
        </w:r>
      </w:ins>
      <w:del w:id="3690"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3691"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3692" w:author="Eric Boisvert" w:date="2015-11-11T14:07:00Z"/>
                <w:rFonts w:ascii="Calibri" w:hAnsi="Calibri" w:cs="Arial"/>
                <w:b/>
                <w:bCs/>
                <w:color w:val="000000"/>
                <w:sz w:val="20"/>
                <w:lang w:val="en-CA"/>
              </w:rPr>
            </w:pPr>
            <w:ins w:id="3693"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3694" w:author="Eric Boisvert" w:date="2015-11-11T14:07:00Z"/>
                <w:rFonts w:ascii="Calibri" w:hAnsi="Calibri" w:cs="Arial"/>
                <w:color w:val="000000"/>
                <w:sz w:val="20"/>
                <w:lang w:val="en-CA"/>
              </w:rPr>
            </w:pPr>
            <w:ins w:id="3695"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3696" w:author="Eric Boisvert" w:date="2015-11-11T14:07:00Z"/>
                <w:rFonts w:ascii="Calibri" w:hAnsi="Calibri" w:cs="Arial"/>
                <w:color w:val="000000"/>
                <w:sz w:val="20"/>
                <w:lang w:val="en-CA"/>
              </w:rPr>
            </w:pPr>
            <w:ins w:id="3697"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510FBF" w:rsidP="00E966AA">
      <w:pPr>
        <w:keepNext/>
      </w:pPr>
      <w:r>
        <w:rPr>
          <w:noProof/>
          <w:lang w:val="en-CA" w:eastAsia="en-CA"/>
        </w:rPr>
        <w:pict w14:anchorId="0B91289A">
          <v:shape id="Image 472" o:spid="_x0000_i1103" type="#_x0000_t75" style="width:366.45pt;height:244.5pt;visibility:visible;mso-wrap-style:square">
            <v:imagedata r:id="rId92"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698" w:author="Eric Boisvert" w:date="2016-01-06T12:52:00Z">
        <w:r w:rsidR="001D79AD">
          <w:rPr>
            <w:noProof/>
          </w:rPr>
          <w:t>77</w:t>
        </w:r>
      </w:ins>
      <w:del w:id="3699"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3700" w:name="BKM_79050478_59B4_46CF_B3EE_2B3B979B34B2"/>
      <w:bookmarkEnd w:id="370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3701" w:name="BKM_49851DB0_5102_456A_B25E_E5E16C13E2EB"/>
            <w:bookmarkEnd w:id="3701"/>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3702" w:name="BKM_B16CD918_4034_47F7_9393_204D6BE54C10"/>
            <w:bookmarkEnd w:id="3702"/>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510FBF" w:rsidP="00E966AA">
      <w:pPr>
        <w:keepNext/>
      </w:pPr>
      <w:r>
        <w:rPr>
          <w:noProof/>
          <w:lang w:val="en-CA" w:eastAsia="en-CA"/>
        </w:rPr>
        <w:lastRenderedPageBreak/>
        <w:pict w14:anchorId="40102AE1">
          <v:shape id="Image 473" o:spid="_x0000_i1104" type="#_x0000_t75" style="width:213.3pt;height:247.15pt;visibility:visible;mso-wrap-style:square">
            <v:imagedata r:id="rId93"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703" w:author="Eric Boisvert" w:date="2016-01-06T12:52:00Z">
        <w:r w:rsidR="001D79AD">
          <w:rPr>
            <w:noProof/>
          </w:rPr>
          <w:t>78</w:t>
        </w:r>
      </w:ins>
      <w:del w:id="3704"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3705"/>
      <w:r>
        <w:t xml:space="preserve">When the image is available online, </w:t>
      </w:r>
      <w:r w:rsidR="00F67178">
        <w:t>the description field should provide a link to it.</w:t>
      </w:r>
      <w:commentRangeEnd w:id="3705"/>
      <w:r w:rsidR="00F67178">
        <w:rPr>
          <w:rStyle w:val="CommentReference"/>
        </w:rPr>
        <w:commentReference w:id="370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3706" w:name="_Toc439664632"/>
      <w:r>
        <w:t>Geochronology</w:t>
      </w:r>
      <w:bookmarkEnd w:id="3706"/>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510FBF" w:rsidP="007F7DE0">
      <w:pPr>
        <w:keepNext/>
      </w:pPr>
      <w:r>
        <w:rPr>
          <w:noProof/>
          <w:lang w:val="en-CA" w:eastAsia="en-CA"/>
        </w:rPr>
        <w:lastRenderedPageBreak/>
        <w:pict w14:anchorId="3C78E219">
          <v:shape id="Image 474" o:spid="_x0000_i1105" type="#_x0000_t75" style="width:431.45pt;height:261.65pt;visibility:visible;mso-wrap-style:square">
            <v:imagedata r:id="rId94"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707" w:author="Eric Boisvert" w:date="2016-01-06T12:52:00Z">
        <w:r w:rsidR="001D79AD">
          <w:rPr>
            <w:noProof/>
          </w:rPr>
          <w:t>79</w:t>
        </w:r>
      </w:ins>
      <w:del w:id="3708"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709" w:name="BKM_A1B6B909_67BC_419F_AEF9_8696BB63F29E"/>
      <w:bookmarkEnd w:id="3709"/>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510FBF" w:rsidP="007F7DE0">
      <w:pPr>
        <w:keepNext/>
      </w:pPr>
      <w:r>
        <w:rPr>
          <w:noProof/>
          <w:lang w:val="en-CA" w:eastAsia="en-CA"/>
        </w:rPr>
        <w:lastRenderedPageBreak/>
        <w:pict w14:anchorId="2A5AD7C5">
          <v:shape id="Image 475" o:spid="_x0000_i1106" type="#_x0000_t75" style="width:6in;height:402.45pt;visibility:visible;mso-wrap-style:square">
            <v:imagedata r:id="rId95"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710" w:author="Eric Boisvert" w:date="2016-01-06T12:52:00Z">
        <w:r w:rsidR="001D79AD">
          <w:rPr>
            <w:noProof/>
          </w:rPr>
          <w:t>80</w:t>
        </w:r>
      </w:ins>
      <w:del w:id="3711"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712" w:name="BKM_0B1CA329_7FCB_4838_9738_F600EF3A8B04"/>
            <w:bookmarkEnd w:id="3712"/>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713" w:name="BKM_1D244EC3_ED85_479D_9C71_0F691EEBA5EA"/>
            <w:bookmarkEnd w:id="3713"/>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714" w:name="BKM_9712572B_F199_4830_ACFD_E9764FB58028"/>
            <w:bookmarkEnd w:id="3714"/>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715" w:name="BKM_95947C71_177C_4EA6_8B4C_94C513E8FE7E"/>
            <w:bookmarkEnd w:id="3715"/>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716" w:name="BKM_F00B629C_EDB4_449B_8603_CDBBEFBA3576"/>
            <w:bookmarkEnd w:id="3716"/>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717" w:name="BKM_B465F0F6_D0B5_40C2_8492_D188CFF84ACF"/>
            <w:bookmarkEnd w:id="3717"/>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718" w:name="BKM_84CD8D11_428B_401E_A711_B019F6D0913D"/>
            <w:bookmarkEnd w:id="3718"/>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3719" w:name="_Toc439664633"/>
      <w:r>
        <w:rPr>
          <w:lang w:val="en-CA"/>
        </w:rPr>
        <w:t>Geologic Specimen</w:t>
      </w:r>
      <w:bookmarkEnd w:id="3719"/>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510FBF" w:rsidP="00672D0D">
      <w:pPr>
        <w:keepNext/>
      </w:pPr>
      <w:r>
        <w:rPr>
          <w:noProof/>
          <w:lang w:val="en-CA" w:eastAsia="en-CA"/>
        </w:rPr>
        <w:lastRenderedPageBreak/>
        <w:pict w14:anchorId="2C9B2F6F">
          <v:shape id="Image 487" o:spid="_x0000_i1107" type="#_x0000_t75" style="width:431.45pt;height:383.65pt;visibility:visible;mso-wrap-style:square">
            <v:imagedata r:id="rId96"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720" w:author="Eric Boisvert" w:date="2016-01-06T12:52:00Z">
        <w:r w:rsidR="001D79AD">
          <w:rPr>
            <w:noProof/>
          </w:rPr>
          <w:t>81</w:t>
        </w:r>
      </w:ins>
      <w:del w:id="3721"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3722" w:author="Eric Boisvert" w:date="2015-10-30T09:04:00Z"/>
        </w:rPr>
      </w:pPr>
    </w:p>
    <w:p w14:paraId="1E73370E" w14:textId="35931A19" w:rsidR="00DD569C" w:rsidDel="004D3EF3" w:rsidRDefault="00DD569C" w:rsidP="00672D0D">
      <w:pPr>
        <w:rPr>
          <w:del w:id="3723"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510FBF" w:rsidP="00672D0D">
      <w:pPr>
        <w:keepNext/>
      </w:pPr>
      <w:r>
        <w:rPr>
          <w:noProof/>
          <w:lang w:val="en-CA" w:eastAsia="en-CA"/>
        </w:rPr>
        <w:lastRenderedPageBreak/>
        <w:pict w14:anchorId="5B91989F">
          <v:shape id="Image 488" o:spid="_x0000_i1108" type="#_x0000_t75" style="width:227.3pt;height:346.05pt;visibility:visible;mso-wrap-style:square">
            <v:imagedata r:id="rId97"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724" w:author="Eric Boisvert" w:date="2016-01-06T12:52:00Z">
        <w:r w:rsidR="001D79AD">
          <w:rPr>
            <w:noProof/>
          </w:rPr>
          <w:t>82</w:t>
        </w:r>
      </w:ins>
      <w:del w:id="3725"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3726" w:name="BKM_A953E1E0_629C_4E85_A72E_737CDDDCFAE9"/>
      <w:bookmarkEnd w:id="372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3727" w:name="BKM_01360702_0FF9_4329_8A24_6080B84F3852"/>
            <w:bookmarkEnd w:id="3727"/>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510FBF">
      <w:pPr>
        <w:keepNext/>
        <w:rPr>
          <w:ins w:id="3728" w:author="Eric Boisvert" w:date="2015-11-28T15:54:00Z"/>
        </w:rPr>
        <w:pPrChange w:id="3729" w:author="Eric Boisvert" w:date="2015-11-28T15:54:00Z">
          <w:pPr/>
        </w:pPrChange>
      </w:pPr>
      <w:ins w:id="3730" w:author="Eric Boisvert" w:date="2015-11-28T15:54:00Z">
        <w:r>
          <w:rPr>
            <w:noProof/>
            <w:lang w:val="en-CA" w:eastAsia="en-CA"/>
          </w:rPr>
          <w:lastRenderedPageBreak/>
          <w:pict w14:anchorId="35800F7D">
            <v:shape id="Picture 503" o:spid="_x0000_i1109" type="#_x0000_t75" style="width:6in;height:355.15pt;visibility:visible;mso-wrap-style:square">
              <v:imagedata r:id="rId98" o:title=""/>
            </v:shape>
          </w:pict>
        </w:r>
      </w:ins>
    </w:p>
    <w:p w14:paraId="21DA6829" w14:textId="33AC7CA7" w:rsidR="00DD288D" w:rsidRDefault="00180077">
      <w:pPr>
        <w:pStyle w:val="Caption"/>
        <w:rPr>
          <w:lang w:val="en-CA"/>
        </w:rPr>
        <w:pPrChange w:id="3731" w:author="Eric Boisvert" w:date="2015-11-28T15:54:00Z">
          <w:pPr/>
        </w:pPrChange>
      </w:pPr>
      <w:ins w:id="3732" w:author="Eric Boisvert" w:date="2015-11-28T15:54:00Z">
        <w:r>
          <w:t xml:space="preserve">Figure </w:t>
        </w:r>
        <w:r>
          <w:fldChar w:fldCharType="begin"/>
        </w:r>
        <w:r>
          <w:instrText xml:space="preserve"> SEQ Figure \* ARABIC </w:instrText>
        </w:r>
      </w:ins>
      <w:r>
        <w:fldChar w:fldCharType="separate"/>
      </w:r>
      <w:ins w:id="3733" w:author="Eric Boisvert" w:date="2016-01-06T12:52:00Z">
        <w:r w:rsidR="001D79AD">
          <w:rPr>
            <w:noProof/>
          </w:rPr>
          <w:t>83</w:t>
        </w:r>
      </w:ins>
      <w:ins w:id="3734"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3735" w:name="BKM_99DC7785_B09A_4EA4_AE4E_BDEDC4CCA382"/>
      <w:bookmarkEnd w:id="373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736" w:name="BKM_2563A400_6C3B_4942_8487_10D45BA1555F"/>
            <w:bookmarkEnd w:id="3736"/>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737" w:name="BKM_F3DE8415_7817_43D1_B72D_75E85103B0DD"/>
            <w:bookmarkEnd w:id="3737"/>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510FBF">
      <w:pPr>
        <w:keepNext/>
        <w:rPr>
          <w:ins w:id="3738" w:author="Eric Boisvert" w:date="2015-11-28T15:52:00Z"/>
        </w:rPr>
        <w:pPrChange w:id="3739" w:author="Eric Boisvert" w:date="2015-11-28T15:52:00Z">
          <w:pPr/>
        </w:pPrChange>
      </w:pPr>
      <w:ins w:id="3740" w:author="Eric Boisvert" w:date="2015-11-28T15:52:00Z">
        <w:r>
          <w:rPr>
            <w:noProof/>
            <w:lang w:val="en-CA" w:eastAsia="en-CA"/>
          </w:rPr>
          <w:pict w14:anchorId="14B5059D">
            <v:shape id="Picture 471" o:spid="_x0000_i1110" type="#_x0000_t75" style="width:367.5pt;height:338.5pt;visibility:visible;mso-wrap-style:square">
              <v:imagedata r:id="rId99" o:title=""/>
            </v:shape>
          </w:pict>
        </w:r>
      </w:ins>
    </w:p>
    <w:p w14:paraId="0AA98F0B" w14:textId="53DD3FEB" w:rsidR="00DD288D" w:rsidRDefault="00180077">
      <w:pPr>
        <w:pStyle w:val="Caption"/>
        <w:rPr>
          <w:lang w:val="en-CA"/>
        </w:rPr>
        <w:pPrChange w:id="3741" w:author="Eric Boisvert" w:date="2015-11-28T15:52:00Z">
          <w:pPr/>
        </w:pPrChange>
      </w:pPr>
      <w:ins w:id="3742" w:author="Eric Boisvert" w:date="2015-11-28T15:52:00Z">
        <w:r>
          <w:t xml:space="preserve">Figure </w:t>
        </w:r>
        <w:r>
          <w:fldChar w:fldCharType="begin"/>
        </w:r>
        <w:r>
          <w:instrText xml:space="preserve"> SEQ Figure \* ARABIC </w:instrText>
        </w:r>
      </w:ins>
      <w:r>
        <w:fldChar w:fldCharType="separate"/>
      </w:r>
      <w:ins w:id="3743" w:author="Eric Boisvert" w:date="2016-01-06T12:52:00Z">
        <w:r w:rsidR="001D79AD">
          <w:rPr>
            <w:noProof/>
          </w:rPr>
          <w:t>84</w:t>
        </w:r>
      </w:ins>
      <w:ins w:id="3744"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3745"/>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3745"/>
            <w:r>
              <w:rPr>
                <w:rStyle w:val="CommentReference"/>
                <w:rFonts w:ascii="Times New Roman" w:eastAsia="Times New Roman" w:hAnsi="Times New Roman"/>
                <w:lang w:val="en-US" w:eastAsia="en-US"/>
              </w:rPr>
              <w:commentReference w:id="3745"/>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3746" w:name="BKM_7694DED9_A4F1_4913_BBD8_F553EF63B4A9"/>
      <w:bookmarkEnd w:id="374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747" w:name="BKM_D4F19968_4426_4517_BA14_BAB7917AB647"/>
            <w:bookmarkEnd w:id="3747"/>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748" w:name="BKM_04EA1B0A_66CA_4B08_B485_94449A53A44A"/>
            <w:bookmarkEnd w:id="3748"/>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3749" w:name="_Toc439664634"/>
      <w:r>
        <w:rPr>
          <w:lang w:val="en-CA"/>
        </w:rPr>
        <w:t>GeoSciML Laboratory analysis and specimen vocabularies</w:t>
      </w:r>
      <w:bookmarkEnd w:id="3749"/>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750" w:name="_Ref433015177"/>
      <w:bookmarkStart w:id="3751" w:name="_Toc439664635"/>
      <w:r>
        <w:rPr>
          <w:lang w:val="en-CA"/>
        </w:rPr>
        <w:t>Outcrop encoding pattern</w:t>
      </w:r>
      <w:r w:rsidR="00DD288D">
        <w:rPr>
          <w:lang w:val="en-CA"/>
        </w:rPr>
        <w:t xml:space="preserve"> (</w:t>
      </w:r>
      <w:commentRangeStart w:id="3752"/>
      <w:r w:rsidR="00DD288D">
        <w:rPr>
          <w:lang w:val="en-CA"/>
        </w:rPr>
        <w:t>Informative</w:t>
      </w:r>
      <w:commentRangeEnd w:id="3752"/>
      <w:r w:rsidR="00DD288D">
        <w:rPr>
          <w:rStyle w:val="CommentReference"/>
          <w:b w:val="0"/>
          <w:bCs w:val="0"/>
        </w:rPr>
        <w:commentReference w:id="3752"/>
      </w:r>
      <w:r w:rsidR="00DD288D">
        <w:rPr>
          <w:lang w:val="en-CA"/>
        </w:rPr>
        <w:t>)</w:t>
      </w:r>
      <w:bookmarkEnd w:id="3750"/>
      <w:bookmarkEnd w:id="3751"/>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510FBF" w:rsidP="00672D0D">
      <w:pPr>
        <w:keepNext/>
      </w:pPr>
      <w:r>
        <w:rPr>
          <w:noProof/>
          <w:lang w:val="en-CA" w:eastAsia="en-CA"/>
        </w:rPr>
        <w:pict w14:anchorId="6AAC71D2">
          <v:shape id="Image 476" o:spid="_x0000_i1111" type="#_x0000_t75" style="width:431.45pt;height:243.95pt;visibility:visible;mso-wrap-style:square">
            <v:imagedata r:id="rId100"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753" w:author="Eric Boisvert" w:date="2016-01-06T12:52:00Z">
        <w:r w:rsidR="001D79AD">
          <w:rPr>
            <w:noProof/>
          </w:rPr>
          <w:t>85</w:t>
        </w:r>
      </w:ins>
      <w:del w:id="3754"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3755" w:name="_Toc439664636"/>
      <w:r>
        <w:rPr>
          <w:lang w:val="en-CA"/>
        </w:rPr>
        <w:lastRenderedPageBreak/>
        <w:t>GML Encoding Requirements classes</w:t>
      </w:r>
      <w:bookmarkEnd w:id="3755"/>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3756" w:author="Eric Boisvert" w:date="2016-01-04T09:19:00Z">
        <w:r w:rsidR="0064023A">
          <w:rPr>
            <w:lang w:val="en-CA"/>
          </w:rPr>
          <w:t xml:space="preserve">extends and </w:t>
        </w:r>
      </w:ins>
      <w:r w:rsidR="00156903">
        <w:rPr>
          <w:lang w:val="en-CA"/>
        </w:rPr>
        <w:t xml:space="preserve">superceeds some of </w:t>
      </w:r>
      <w:del w:id="3757" w:author="Eric Boisvert" w:date="2016-01-04T09:20:00Z">
        <w:r w:rsidR="00156903" w:rsidDel="0064023A">
          <w:rPr>
            <w:lang w:val="en-CA"/>
          </w:rPr>
          <w:delText xml:space="preserve">the </w:delText>
        </w:r>
      </w:del>
      <w:r w:rsidR="00156903">
        <w:rPr>
          <w:lang w:val="en-CA"/>
        </w:rPr>
        <w:t>ISO 19136-2007</w:t>
      </w:r>
      <w:del w:id="3758" w:author="Eric Boisvert" w:date="2016-01-04T09:20:00Z">
        <w:r w:rsidR="00156903" w:rsidDel="0064023A">
          <w:rPr>
            <w:lang w:val="en-CA"/>
          </w:rPr>
          <w:delText xml:space="preserve"> rules </w:delText>
        </w:r>
      </w:del>
      <w:ins w:id="3759" w:author="Eric Boisvert" w:date="2015-11-03T05:22:00Z">
        <w:r w:rsidR="004F0DC1">
          <w:rPr>
            <w:lang w:val="en-CA"/>
          </w:rPr>
          <w:t xml:space="preserve">, specifically regarding clauses 11 (CodeType encoding) and </w:t>
        </w:r>
      </w:ins>
      <w:ins w:id="3760" w:author="Eric Boisvert" w:date="2015-11-03T05:23:00Z">
        <w:r w:rsidR="004F0DC1">
          <w:rPr>
            <w:lang w:val="en-CA"/>
          </w:rPr>
          <w:t xml:space="preserve">12.3 (Association encoding) </w:t>
        </w:r>
      </w:ins>
      <w:del w:id="3761" w:author="Eric Boisvert" w:date="2015-11-03T05:15:00Z">
        <w:r w:rsidR="00156903" w:rsidDel="004F0DC1">
          <w:rPr>
            <w:lang w:val="en-CA"/>
          </w:rPr>
          <w:delText>(</w:delText>
        </w:r>
      </w:del>
      <w:del w:id="3762" w:author="Eric Boisvert" w:date="2015-11-03T05:24:00Z">
        <w:r w:rsidR="00156903" w:rsidDel="007C49F8">
          <w:rPr>
            <w:lang w:val="en-CA"/>
          </w:rPr>
          <w:delText>more specifically CodeType encoding)</w:delText>
        </w:r>
      </w:del>
      <w:del w:id="3763" w:author="Eric Boisvert" w:date="2015-10-30T05:10:00Z">
        <w:r w:rsidDel="00156903">
          <w:rPr>
            <w:lang w:val="en-CA"/>
          </w:rPr>
          <w:delText xml:space="preserve"> </w:delText>
        </w:r>
      </w:del>
      <w:del w:id="3764" w:author="Eric Boisvert" w:date="2015-11-03T05:24:00Z">
        <w:r w:rsidDel="007C49F8">
          <w:rPr>
            <w:lang w:val="en-CA"/>
          </w:rPr>
          <w:delText xml:space="preserve">.  </w:delText>
        </w:r>
      </w:del>
    </w:p>
    <w:p w14:paraId="0B58FD66" w14:textId="590684E9" w:rsidR="00C648D4" w:rsidRDefault="009B3BBD" w:rsidP="009B3BBD">
      <w:pPr>
        <w:rPr>
          <w:ins w:id="3765"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3766" w:author="Eric Boisvert" w:date="2015-10-30T05:36:00Z">
          <w:pPr/>
        </w:pPrChange>
      </w:pPr>
      <w:bookmarkStart w:id="3767" w:name="_Toc439664637"/>
      <w:ins w:id="3768" w:author="Eric Boisvert" w:date="2015-10-30T05:35:00Z">
        <w:r>
          <w:rPr>
            <w:lang w:val="en-CA"/>
          </w:rPr>
          <w:t>Prefixes used in examples</w:t>
        </w:r>
      </w:ins>
      <w:bookmarkEnd w:id="3767"/>
    </w:p>
    <w:p w14:paraId="0C2A7DBC" w14:textId="77777777" w:rsidR="00E97666" w:rsidRDefault="00E97666" w:rsidP="009B3BBD">
      <w:pPr>
        <w:rPr>
          <w:ins w:id="3769"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770" w:author="Eric Boisvert" w:date="2015-10-30T05:36:00Z">
        <w:r w:rsidDel="00E97666">
          <w:rPr>
            <w:lang w:val="en-CA"/>
          </w:rPr>
          <w:delText xml:space="preserve">prefixes </w:delText>
        </w:r>
      </w:del>
      <w:ins w:id="3771" w:author="Eric Boisvert" w:date="2015-10-30T05:36:00Z">
        <w:r w:rsidR="00E97666">
          <w:rPr>
            <w:lang w:val="en-CA"/>
          </w:rPr>
          <w:t xml:space="preserve">namespaces mapping </w:t>
        </w:r>
      </w:ins>
      <w:r>
        <w:rPr>
          <w:lang w:val="en-CA"/>
        </w:rPr>
        <w:t xml:space="preserve">will be </w:t>
      </w:r>
      <w:del w:id="3772" w:author="Eric Boisvert" w:date="2015-10-30T05:36:00Z">
        <w:r w:rsidDel="00E97666">
          <w:rPr>
            <w:lang w:val="en-CA"/>
          </w:rPr>
          <w:delText>used</w:delText>
        </w:r>
      </w:del>
      <w:ins w:id="3773" w:author="Eric Boisvert" w:date="2015-10-30T05:36:00Z">
        <w:r w:rsidR="00E97666">
          <w:rPr>
            <w:lang w:val="en-CA"/>
          </w:rPr>
          <w:t>assumed.</w:t>
        </w:r>
      </w:ins>
    </w:p>
    <w:p w14:paraId="2127A182" w14:textId="2267FDE5" w:rsidR="001517B8" w:rsidRDefault="00380908" w:rsidP="00380908">
      <w:del w:id="3774"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510FBF" w:rsidP="001517B8">
            <w:pPr>
              <w:rPr>
                <w:rFonts w:ascii="Consolas" w:hAnsi="Consolas" w:cs="Consolas"/>
                <w:color w:val="000000"/>
                <w:sz w:val="20"/>
                <w:szCs w:val="20"/>
                <w:lang w:val="en-CA" w:eastAsia="en-CA"/>
              </w:rPr>
            </w:pPr>
            <w:hyperlink r:id="rId101"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510FBF" w:rsidP="001517B8">
            <w:pPr>
              <w:rPr>
                <w:rFonts w:ascii="Consolas" w:hAnsi="Consolas" w:cs="Consolas"/>
                <w:color w:val="0000FF"/>
                <w:sz w:val="20"/>
                <w:szCs w:val="20"/>
                <w:u w:val="single"/>
                <w:lang w:val="en-CA" w:eastAsia="en-CA"/>
              </w:rPr>
            </w:pPr>
            <w:hyperlink r:id="rId102"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510FBF" w:rsidP="001517B8">
            <w:pPr>
              <w:rPr>
                <w:rFonts w:ascii="Consolas" w:hAnsi="Consolas" w:cs="Consolas"/>
                <w:color w:val="0000FF"/>
                <w:sz w:val="20"/>
                <w:szCs w:val="20"/>
                <w:u w:val="single"/>
                <w:lang w:val="en-CA" w:eastAsia="en-CA"/>
              </w:rPr>
            </w:pPr>
            <w:hyperlink r:id="rId103"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510FBF" w:rsidP="001517B8">
            <w:pPr>
              <w:rPr>
                <w:rFonts w:ascii="Consolas" w:hAnsi="Consolas" w:cs="Consolas"/>
                <w:color w:val="0000FF"/>
                <w:sz w:val="20"/>
                <w:szCs w:val="20"/>
                <w:u w:val="single"/>
                <w:lang w:val="en-CA" w:eastAsia="en-CA"/>
              </w:rPr>
            </w:pPr>
            <w:hyperlink r:id="rId104"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510FBF" w:rsidP="001517B8">
            <w:pPr>
              <w:rPr>
                <w:rFonts w:ascii="Consolas" w:hAnsi="Consolas" w:cs="Consolas"/>
                <w:color w:val="0000FF"/>
                <w:sz w:val="20"/>
                <w:szCs w:val="20"/>
                <w:u w:val="single"/>
                <w:lang w:val="en-CA" w:eastAsia="en-CA"/>
              </w:rPr>
            </w:pPr>
            <w:hyperlink r:id="rId105"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510FBF" w:rsidP="001517B8">
            <w:pPr>
              <w:rPr>
                <w:rFonts w:ascii="Consolas" w:hAnsi="Consolas" w:cs="Consolas"/>
                <w:color w:val="000000"/>
                <w:sz w:val="20"/>
                <w:szCs w:val="20"/>
                <w:lang w:val="en-CA" w:eastAsia="en-CA"/>
              </w:rPr>
            </w:pPr>
            <w:hyperlink r:id="rId106"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510FBF" w:rsidP="001517B8">
            <w:pPr>
              <w:rPr>
                <w:rFonts w:ascii="Consolas" w:hAnsi="Consolas" w:cs="Consolas"/>
                <w:color w:val="000000"/>
                <w:sz w:val="20"/>
                <w:szCs w:val="20"/>
                <w:lang w:val="en-CA" w:eastAsia="en-CA"/>
              </w:rPr>
            </w:pPr>
            <w:hyperlink r:id="rId107"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510FBF" w:rsidP="001517B8">
            <w:pPr>
              <w:rPr>
                <w:rFonts w:ascii="Consolas" w:hAnsi="Consolas" w:cs="Consolas"/>
                <w:color w:val="000000"/>
                <w:sz w:val="20"/>
                <w:szCs w:val="20"/>
                <w:lang w:val="en-CA" w:eastAsia="en-CA"/>
              </w:rPr>
            </w:pPr>
            <w:hyperlink r:id="rId108"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510FBF" w:rsidP="001517B8">
            <w:pPr>
              <w:rPr>
                <w:rFonts w:ascii="Consolas" w:hAnsi="Consolas" w:cs="Consolas"/>
                <w:color w:val="000000"/>
                <w:sz w:val="20"/>
                <w:szCs w:val="20"/>
                <w:lang w:val="en-CA" w:eastAsia="en-CA"/>
              </w:rPr>
            </w:pPr>
            <w:hyperlink r:id="rId109"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510FBF" w:rsidP="001517B8">
            <w:pPr>
              <w:rPr>
                <w:rFonts w:ascii="Consolas" w:hAnsi="Consolas" w:cs="Consolas"/>
                <w:color w:val="000000"/>
                <w:sz w:val="20"/>
                <w:szCs w:val="20"/>
                <w:lang w:val="en-CA" w:eastAsia="en-CA"/>
              </w:rPr>
            </w:pPr>
            <w:hyperlink r:id="rId110"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510FBF" w:rsidP="001517B8">
            <w:pPr>
              <w:rPr>
                <w:rFonts w:ascii="Consolas" w:hAnsi="Consolas" w:cs="Consolas"/>
                <w:color w:val="000000"/>
                <w:sz w:val="20"/>
                <w:szCs w:val="20"/>
                <w:lang w:val="en-CA" w:eastAsia="en-CA"/>
              </w:rPr>
            </w:pPr>
            <w:hyperlink r:id="rId111"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510FBF" w:rsidP="001517B8">
            <w:pPr>
              <w:rPr>
                <w:rFonts w:ascii="Consolas" w:hAnsi="Consolas" w:cs="Consolas"/>
                <w:color w:val="000000"/>
                <w:sz w:val="20"/>
                <w:szCs w:val="20"/>
                <w:lang w:val="en-CA" w:eastAsia="en-CA"/>
              </w:rPr>
            </w:pPr>
            <w:hyperlink r:id="rId112"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510FBF" w:rsidP="001517B8">
            <w:pPr>
              <w:rPr>
                <w:rFonts w:ascii="Consolas" w:hAnsi="Consolas" w:cs="Consolas"/>
                <w:color w:val="000000"/>
                <w:sz w:val="20"/>
                <w:szCs w:val="20"/>
                <w:lang w:val="en-CA" w:eastAsia="en-CA"/>
              </w:rPr>
            </w:pPr>
            <w:hyperlink r:id="rId113"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510FBF" w:rsidP="001517B8">
            <w:pPr>
              <w:rPr>
                <w:rFonts w:ascii="Consolas" w:hAnsi="Consolas" w:cs="Consolas"/>
                <w:color w:val="0000FF"/>
                <w:sz w:val="20"/>
                <w:szCs w:val="20"/>
                <w:u w:val="single"/>
                <w:lang w:val="en-CA" w:eastAsia="en-CA"/>
              </w:rPr>
            </w:pPr>
            <w:hyperlink r:id="rId114"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510FBF" w:rsidP="001517B8">
            <w:pPr>
              <w:rPr>
                <w:rFonts w:ascii="Consolas" w:hAnsi="Consolas" w:cs="Consolas"/>
                <w:color w:val="0000FF"/>
                <w:sz w:val="20"/>
                <w:szCs w:val="20"/>
                <w:u w:val="single"/>
                <w:lang w:val="en-CA" w:eastAsia="en-CA"/>
              </w:rPr>
            </w:pPr>
            <w:hyperlink r:id="rId115"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510FBF" w:rsidP="001517B8">
            <w:pPr>
              <w:rPr>
                <w:rFonts w:ascii="Consolas" w:hAnsi="Consolas" w:cs="Consolas"/>
                <w:color w:val="0000FF"/>
                <w:sz w:val="20"/>
                <w:szCs w:val="20"/>
                <w:u w:val="single"/>
                <w:lang w:val="en-CA" w:eastAsia="en-CA"/>
              </w:rPr>
            </w:pPr>
            <w:hyperlink r:id="rId116"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510FBF"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510FBF"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510FBF" w:rsidP="001517B8">
            <w:pPr>
              <w:rPr>
                <w:rFonts w:ascii="Consolas" w:hAnsi="Consolas" w:cs="Consolas"/>
                <w:color w:val="0000FF"/>
                <w:sz w:val="20"/>
                <w:szCs w:val="20"/>
                <w:u w:val="single"/>
                <w:lang w:val="en-CA" w:eastAsia="en-CA"/>
              </w:rPr>
            </w:pPr>
            <w:hyperlink r:id="rId119"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510FBF" w:rsidP="001517B8">
            <w:pPr>
              <w:rPr>
                <w:rFonts w:ascii="Consolas" w:hAnsi="Consolas" w:cs="Consolas"/>
                <w:color w:val="0000FF"/>
                <w:sz w:val="20"/>
                <w:szCs w:val="20"/>
                <w:u w:val="single"/>
                <w:lang w:val="en-CA" w:eastAsia="en-CA"/>
              </w:rPr>
            </w:pPr>
            <w:hyperlink r:id="rId120"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3775" w:name="_Toc439664638"/>
      <w:r w:rsidRPr="00D12552">
        <w:rPr>
          <w:lang w:val="en-CA"/>
        </w:rPr>
        <w:t xml:space="preserve">GeoSciML </w:t>
      </w:r>
      <w:r>
        <w:rPr>
          <w:lang w:val="en-CA"/>
        </w:rPr>
        <w:t>Core XML</w:t>
      </w:r>
      <w:r w:rsidRPr="00D12552">
        <w:rPr>
          <w:lang w:val="en-CA"/>
        </w:rPr>
        <w:t xml:space="preserve"> Requirements Class</w:t>
      </w:r>
      <w:bookmarkEnd w:id="3775"/>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776"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777" w:author="Eric Boisvert" w:date="2015-10-30T05:55:00Z"/>
                <w:rFonts w:eastAsia="MS Mincho"/>
                <w:lang w:val="en-CA"/>
              </w:rPr>
            </w:pPr>
            <w:ins w:id="3778"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779" w:author="Eric Boisvert" w:date="2015-10-30T05:55:00Z"/>
                <w:rFonts w:eastAsia="MS Mincho"/>
                <w:b/>
                <w:color w:val="0000FF"/>
                <w:sz w:val="22"/>
                <w:lang w:val="en-CA"/>
              </w:rPr>
            </w:pPr>
            <w:ins w:id="3780"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78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781"/>
            <w:r w:rsidR="00106124">
              <w:rPr>
                <w:rStyle w:val="CommentReference"/>
              </w:rPr>
              <w:commentReference w:id="3781"/>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78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782"/>
            <w:r w:rsidR="00106124">
              <w:rPr>
                <w:rStyle w:val="CommentReference"/>
              </w:rPr>
              <w:commentReference w:id="3782"/>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783" w:name="_Toc439664639"/>
      <w:r>
        <w:rPr>
          <w:lang w:val="en-CA"/>
        </w:rPr>
        <w:lastRenderedPageBreak/>
        <w:t>XML document validation</w:t>
      </w:r>
      <w:bookmarkEnd w:id="3783"/>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784"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3785"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3786"/>
      <w:r>
        <w:rPr>
          <w:lang w:val="en-CA"/>
        </w:rPr>
        <w:t>Some core rules are implemented in .sch that apply to all instances</w:t>
      </w:r>
      <w:commentRangeEnd w:id="3786"/>
      <w:r>
        <w:rPr>
          <w:rStyle w:val="CommentReference"/>
        </w:rPr>
        <w:commentReference w:id="3786"/>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3787" w:author="Eric Boisvert" w:date="2015-10-30T06:47:00Z"/>
          <w:lang w:val="en-CA"/>
        </w:rPr>
      </w:pPr>
      <w:bookmarkStart w:id="3788" w:name="_Toc439664640"/>
      <w:del w:id="3789" w:author="Eric Boisvert" w:date="2015-10-30T06:47:00Z">
        <w:r w:rsidDel="00652E95">
          <w:rPr>
            <w:lang w:val="en-CA"/>
          </w:rPr>
          <w:delText>CodeList</w:delText>
        </w:r>
      </w:del>
      <w:ins w:id="3790" w:author="Eric Boisvert" w:date="2015-10-30T06:48:00Z">
        <w:r w:rsidR="00652E95">
          <w:rPr>
            <w:lang w:val="en-CA"/>
          </w:rPr>
          <w:t xml:space="preserve"> Reference</w:t>
        </w:r>
      </w:ins>
      <w:bookmarkEnd w:id="3788"/>
    </w:p>
    <w:p w14:paraId="5FF0D917" w14:textId="5FAE90EC" w:rsidR="00E97666" w:rsidDel="00160943" w:rsidRDefault="00E97666" w:rsidP="00AD7649">
      <w:pPr>
        <w:rPr>
          <w:del w:id="3791"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3792"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3793" w:author="Eric Boisvert" w:date="2015-10-30T06:48:00Z"/>
                <w:rStyle w:val="requri"/>
                <w:lang w:val="en-CA"/>
              </w:rPr>
            </w:pPr>
            <w:del w:id="3794"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3795" w:author="Eric Boisvert" w:date="2015-10-30T06:48:00Z"/>
                <w:rStyle w:val="reqtext"/>
                <w:lang w:val="en-CA"/>
              </w:rPr>
            </w:pPr>
            <w:del w:id="3796"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3797" w:author="Eric Boisvert" w:date="2015-10-30T06:12:00Z"/>
          <w:lang w:val="en-CA"/>
        </w:rPr>
      </w:pPr>
      <w:ins w:id="3798" w:author="Eric Boisvert" w:date="2015-10-30T05:58:00Z">
        <w:r>
          <w:rPr>
            <w:lang w:val="en-CA"/>
          </w:rPr>
          <w:t xml:space="preserve">XML document forbids the serialization </w:t>
        </w:r>
      </w:ins>
      <w:ins w:id="3799"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3800" w:author="Eric Boisvert" w:date="2015-10-30T06:05:00Z">
        <w:r>
          <w:rPr>
            <w:lang w:val="en-CA"/>
          </w:rPr>
          <w:t>&lt;&lt;</w:t>
        </w:r>
      </w:ins>
      <w:ins w:id="3801" w:author="Eric Boisvert" w:date="2015-10-30T06:03:00Z">
        <w:r>
          <w:rPr>
            <w:lang w:val="en-CA"/>
          </w:rPr>
          <w:t>Type</w:t>
        </w:r>
      </w:ins>
      <w:ins w:id="3802" w:author="Eric Boisvert" w:date="2015-10-30T06:05:00Z">
        <w:r>
          <w:rPr>
            <w:lang w:val="en-CA"/>
          </w:rPr>
          <w:t>&gt;&gt;</w:t>
        </w:r>
      </w:ins>
      <w:ins w:id="3803" w:author="Eric Boisvert" w:date="2015-10-30T06:03:00Z">
        <w:r>
          <w:rPr>
            <w:lang w:val="en-CA"/>
          </w:rPr>
          <w:t>, an entity cannot be repeate</w:t>
        </w:r>
      </w:ins>
      <w:ins w:id="3804" w:author="Eric Boisvert" w:date="2015-10-30T06:05:00Z">
        <w:r>
          <w:rPr>
            <w:lang w:val="en-CA"/>
          </w:rPr>
          <w:t>d.  Property must therefore use a reference to the already serialized entity</w:t>
        </w:r>
      </w:ins>
      <w:ins w:id="3805" w:author="Eric Boisvert" w:date="2015-10-30T06:12:00Z">
        <w:r w:rsidR="00793B54">
          <w:rPr>
            <w:lang w:val="en-CA"/>
          </w:rPr>
          <w:t>.</w:t>
        </w:r>
      </w:ins>
    </w:p>
    <w:p w14:paraId="5F752F2C" w14:textId="77777777" w:rsidR="00174304" w:rsidRPr="00174304" w:rsidRDefault="00174304">
      <w:pPr>
        <w:contextualSpacing/>
        <w:rPr>
          <w:ins w:id="3806" w:author="Eric Boisvert" w:date="2015-10-30T06:30:00Z"/>
          <w:rFonts w:ascii="Courier New" w:hAnsi="Courier New" w:cs="Courier New"/>
          <w:sz w:val="20"/>
          <w:szCs w:val="20"/>
          <w:lang w:val="en-CA"/>
          <w:rPrChange w:id="3807" w:author="Eric Boisvert" w:date="2015-10-30T06:31:00Z">
            <w:rPr>
              <w:ins w:id="3808" w:author="Eric Boisvert" w:date="2015-10-30T06:30:00Z"/>
              <w:lang w:val="en-CA"/>
            </w:rPr>
          </w:rPrChange>
        </w:rPr>
        <w:pPrChange w:id="3809" w:author="Eric Boisvert" w:date="2015-10-30T06:31:00Z">
          <w:pPr/>
        </w:pPrChange>
      </w:pPr>
      <w:ins w:id="3810" w:author="Eric Boisvert" w:date="2015-10-30T06:30:00Z">
        <w:r w:rsidRPr="00174304">
          <w:rPr>
            <w:rFonts w:ascii="Courier New" w:hAnsi="Courier New" w:cs="Courier New"/>
            <w:sz w:val="20"/>
            <w:szCs w:val="20"/>
            <w:lang w:val="en-CA"/>
            <w:rPrChange w:id="3811" w:author="Eric Boisvert" w:date="2015-10-30T06:31:00Z">
              <w:rPr>
                <w:lang w:val="en-CA"/>
              </w:rPr>
            </w:rPrChange>
          </w:rPr>
          <w:t>&lt;</w:t>
        </w:r>
        <w:proofErr w:type="gramStart"/>
        <w:r w:rsidRPr="00174304">
          <w:rPr>
            <w:rFonts w:ascii="Courier New" w:hAnsi="Courier New" w:cs="Courier New"/>
            <w:sz w:val="20"/>
            <w:szCs w:val="20"/>
            <w:lang w:val="en-CA"/>
            <w:rPrChange w:id="3812" w:author="Eric Boisvert" w:date="2015-10-30T06:31:00Z">
              <w:rPr>
                <w:lang w:val="en-CA"/>
              </w:rPr>
            </w:rPrChange>
          </w:rPr>
          <w:t>gsmlb:</w:t>
        </w:r>
        <w:proofErr w:type="gramEnd"/>
        <w:r w:rsidRPr="00174304">
          <w:rPr>
            <w:rFonts w:ascii="Courier New" w:hAnsi="Courier New" w:cs="Courier New"/>
            <w:sz w:val="20"/>
            <w:szCs w:val="20"/>
            <w:lang w:val="en-CA"/>
            <w:rPrChange w:id="3813" w:author="Eric Boisvert" w:date="2015-10-30T06:31:00Z">
              <w:rPr>
                <w:lang w:val="en-CA"/>
              </w:rPr>
            </w:rPrChange>
          </w:rPr>
          <w:t>GSML&gt;</w:t>
        </w:r>
      </w:ins>
    </w:p>
    <w:p w14:paraId="2D9F9469" w14:textId="77777777" w:rsidR="00174304" w:rsidRPr="00174304" w:rsidRDefault="00174304">
      <w:pPr>
        <w:contextualSpacing/>
        <w:rPr>
          <w:ins w:id="3814" w:author="Eric Boisvert" w:date="2015-10-30T06:30:00Z"/>
          <w:rFonts w:ascii="Courier New" w:hAnsi="Courier New" w:cs="Courier New"/>
          <w:sz w:val="20"/>
          <w:szCs w:val="20"/>
          <w:lang w:val="en-CA"/>
          <w:rPrChange w:id="3815" w:author="Eric Boisvert" w:date="2015-10-30T06:31:00Z">
            <w:rPr>
              <w:ins w:id="3816" w:author="Eric Boisvert" w:date="2015-10-30T06:30:00Z"/>
              <w:lang w:val="en-CA"/>
            </w:rPr>
          </w:rPrChange>
        </w:rPr>
        <w:pPrChange w:id="3817" w:author="Eric Boisvert" w:date="2015-10-30T06:31:00Z">
          <w:pPr/>
        </w:pPrChange>
      </w:pPr>
      <w:ins w:id="3818" w:author="Eric Boisvert" w:date="2015-10-30T06:30:00Z">
        <w:r w:rsidRPr="00174304">
          <w:rPr>
            <w:rFonts w:ascii="Courier New" w:hAnsi="Courier New" w:cs="Courier New"/>
            <w:sz w:val="20"/>
            <w:szCs w:val="20"/>
            <w:lang w:val="en-CA"/>
            <w:rPrChange w:id="3819" w:author="Eric Boisvert" w:date="2015-10-30T06:31:00Z">
              <w:rPr>
                <w:lang w:val="en-CA"/>
              </w:rPr>
            </w:rPrChange>
          </w:rPr>
          <w:t>&lt;</w:t>
        </w:r>
        <w:proofErr w:type="gramStart"/>
        <w:r w:rsidRPr="00174304">
          <w:rPr>
            <w:rFonts w:ascii="Courier New" w:hAnsi="Courier New" w:cs="Courier New"/>
            <w:sz w:val="20"/>
            <w:szCs w:val="20"/>
            <w:lang w:val="en-CA"/>
            <w:rPrChange w:id="3820" w:author="Eric Boisvert" w:date="2015-10-30T06:31:00Z">
              <w:rPr>
                <w:lang w:val="en-CA"/>
              </w:rPr>
            </w:rPrChange>
          </w:rPr>
          <w:t>gsmlb:</w:t>
        </w:r>
        <w:proofErr w:type="gramEnd"/>
        <w:r w:rsidRPr="00174304">
          <w:rPr>
            <w:rFonts w:ascii="Courier New" w:hAnsi="Courier New" w:cs="Courier New"/>
            <w:sz w:val="20"/>
            <w:szCs w:val="20"/>
            <w:lang w:val="en-CA"/>
            <w:rPrChange w:id="3821" w:author="Eric Boisvert" w:date="2015-10-30T06:31:00Z">
              <w:rPr>
                <w:lang w:val="en-CA"/>
              </w:rPr>
            </w:rPrChange>
          </w:rPr>
          <w:t>mappedItem&gt;</w:t>
        </w:r>
      </w:ins>
    </w:p>
    <w:p w14:paraId="5E0D496C" w14:textId="77777777" w:rsidR="00174304" w:rsidRPr="00174304" w:rsidRDefault="00174304">
      <w:pPr>
        <w:contextualSpacing/>
        <w:rPr>
          <w:ins w:id="3822" w:author="Eric Boisvert" w:date="2015-10-30T06:30:00Z"/>
          <w:rFonts w:ascii="Courier New" w:hAnsi="Courier New" w:cs="Courier New"/>
          <w:sz w:val="20"/>
          <w:szCs w:val="20"/>
          <w:lang w:val="en-CA"/>
          <w:rPrChange w:id="3823" w:author="Eric Boisvert" w:date="2015-10-30T06:31:00Z">
            <w:rPr>
              <w:ins w:id="3824" w:author="Eric Boisvert" w:date="2015-10-30T06:30:00Z"/>
              <w:lang w:val="en-CA"/>
            </w:rPr>
          </w:rPrChange>
        </w:rPr>
        <w:pPrChange w:id="3825" w:author="Eric Boisvert" w:date="2015-10-30T06:31:00Z">
          <w:pPr/>
        </w:pPrChange>
      </w:pPr>
      <w:ins w:id="3826" w:author="Eric Boisvert" w:date="2015-10-30T06:30:00Z">
        <w:r w:rsidRPr="00174304">
          <w:rPr>
            <w:rFonts w:ascii="Courier New" w:hAnsi="Courier New" w:cs="Courier New"/>
            <w:sz w:val="20"/>
            <w:szCs w:val="20"/>
            <w:lang w:val="en-CA"/>
            <w:rPrChange w:id="3827" w:author="Eric Boisvert" w:date="2015-10-30T06:31:00Z">
              <w:rPr>
                <w:lang w:val="en-CA"/>
              </w:rPr>
            </w:rPrChange>
          </w:rPr>
          <w:tab/>
          <w:t>&lt;gsmlb</w:t>
        </w:r>
        <w:proofErr w:type="gramStart"/>
        <w:r w:rsidRPr="00174304">
          <w:rPr>
            <w:rFonts w:ascii="Courier New" w:hAnsi="Courier New" w:cs="Courier New"/>
            <w:sz w:val="20"/>
            <w:szCs w:val="20"/>
            <w:lang w:val="en-CA"/>
            <w:rPrChange w:id="3828" w:author="Eric Boisvert" w:date="2015-10-30T06:31:00Z">
              <w:rPr>
                <w:lang w:val="en-CA"/>
              </w:rPr>
            </w:rPrChange>
          </w:rPr>
          <w:t>:MappedFeature</w:t>
        </w:r>
        <w:proofErr w:type="gramEnd"/>
        <w:r w:rsidRPr="00174304">
          <w:rPr>
            <w:rFonts w:ascii="Courier New" w:hAnsi="Courier New" w:cs="Courier New"/>
            <w:sz w:val="20"/>
            <w:szCs w:val="20"/>
            <w:lang w:val="en-CA"/>
            <w:rPrChange w:id="3829" w:author="Eric Boisvert" w:date="2015-10-30T06:31:00Z">
              <w:rPr>
                <w:lang w:val="en-CA"/>
              </w:rPr>
            </w:rPrChange>
          </w:rPr>
          <w:t xml:space="preserve"> gml:id="m1"&gt;</w:t>
        </w:r>
      </w:ins>
    </w:p>
    <w:p w14:paraId="3EC6A6CD" w14:textId="77777777" w:rsidR="00174304" w:rsidRPr="00174304" w:rsidRDefault="00174304">
      <w:pPr>
        <w:contextualSpacing/>
        <w:rPr>
          <w:ins w:id="3830" w:author="Eric Boisvert" w:date="2015-10-30T06:30:00Z"/>
          <w:rFonts w:ascii="Courier New" w:hAnsi="Courier New" w:cs="Courier New"/>
          <w:sz w:val="20"/>
          <w:szCs w:val="20"/>
          <w:lang w:val="en-CA"/>
          <w:rPrChange w:id="3831" w:author="Eric Boisvert" w:date="2015-10-30T06:31:00Z">
            <w:rPr>
              <w:ins w:id="3832" w:author="Eric Boisvert" w:date="2015-10-30T06:30:00Z"/>
              <w:lang w:val="en-CA"/>
            </w:rPr>
          </w:rPrChange>
        </w:rPr>
        <w:pPrChange w:id="3833" w:author="Eric Boisvert" w:date="2015-10-30T06:31:00Z">
          <w:pPr/>
        </w:pPrChange>
      </w:pPr>
      <w:ins w:id="3834" w:author="Eric Boisvert" w:date="2015-10-30T06:30:00Z">
        <w:r w:rsidRPr="00174304">
          <w:rPr>
            <w:rFonts w:ascii="Courier New" w:hAnsi="Courier New" w:cs="Courier New"/>
            <w:sz w:val="20"/>
            <w:szCs w:val="20"/>
            <w:lang w:val="en-CA"/>
            <w:rPrChange w:id="3835" w:author="Eric Boisvert" w:date="2015-10-30T06:31:00Z">
              <w:rPr>
                <w:lang w:val="en-CA"/>
              </w:rPr>
            </w:rPrChange>
          </w:rPr>
          <w:tab/>
        </w:r>
        <w:r w:rsidRPr="00174304">
          <w:rPr>
            <w:rFonts w:ascii="Courier New" w:hAnsi="Courier New" w:cs="Courier New"/>
            <w:sz w:val="20"/>
            <w:szCs w:val="20"/>
            <w:lang w:val="en-CA"/>
            <w:rPrChange w:id="3836" w:author="Eric Boisvert" w:date="2015-10-30T06:31:00Z">
              <w:rPr>
                <w:lang w:val="en-CA"/>
              </w:rPr>
            </w:rPrChange>
          </w:rPr>
          <w:tab/>
          <w:t>&lt;</w:t>
        </w:r>
        <w:proofErr w:type="gramStart"/>
        <w:r w:rsidRPr="00174304">
          <w:rPr>
            <w:rFonts w:ascii="Courier New" w:hAnsi="Courier New" w:cs="Courier New"/>
            <w:sz w:val="20"/>
            <w:szCs w:val="20"/>
            <w:lang w:val="en-CA"/>
            <w:rPrChange w:id="3837" w:author="Eric Boisvert" w:date="2015-10-30T06:31:00Z">
              <w:rPr>
                <w:lang w:val="en-CA"/>
              </w:rPr>
            </w:rPrChange>
          </w:rPr>
          <w:t>gsmlb:</w:t>
        </w:r>
        <w:proofErr w:type="gramEnd"/>
        <w:r w:rsidRPr="00174304">
          <w:rPr>
            <w:rFonts w:ascii="Courier New" w:hAnsi="Courier New" w:cs="Courier New"/>
            <w:sz w:val="20"/>
            <w:szCs w:val="20"/>
            <w:lang w:val="en-CA"/>
            <w:rPrChange w:id="3838" w:author="Eric Boisvert" w:date="2015-10-30T06:31:00Z">
              <w:rPr>
                <w:lang w:val="en-CA"/>
              </w:rPr>
            </w:rPrChange>
          </w:rPr>
          <w:t>specification&gt;</w:t>
        </w:r>
      </w:ins>
    </w:p>
    <w:p w14:paraId="65F9D5E5" w14:textId="77777777" w:rsidR="00174304" w:rsidRPr="00174304" w:rsidRDefault="00174304">
      <w:pPr>
        <w:contextualSpacing/>
        <w:rPr>
          <w:ins w:id="3839" w:author="Eric Boisvert" w:date="2015-10-30T06:30:00Z"/>
          <w:rFonts w:ascii="Courier New" w:hAnsi="Courier New" w:cs="Courier New"/>
          <w:sz w:val="20"/>
          <w:szCs w:val="20"/>
          <w:lang w:val="en-CA"/>
          <w:rPrChange w:id="3840" w:author="Eric Boisvert" w:date="2015-10-30T06:31:00Z">
            <w:rPr>
              <w:ins w:id="3841" w:author="Eric Boisvert" w:date="2015-10-30T06:30:00Z"/>
              <w:lang w:val="en-CA"/>
            </w:rPr>
          </w:rPrChange>
        </w:rPr>
        <w:pPrChange w:id="3842" w:author="Eric Boisvert" w:date="2015-10-30T06:31:00Z">
          <w:pPr/>
        </w:pPrChange>
      </w:pPr>
      <w:ins w:id="3843" w:author="Eric Boisvert" w:date="2015-10-30T06:30:00Z">
        <w:r w:rsidRPr="00174304">
          <w:rPr>
            <w:rFonts w:ascii="Courier New" w:hAnsi="Courier New" w:cs="Courier New"/>
            <w:sz w:val="20"/>
            <w:szCs w:val="20"/>
            <w:lang w:val="en-CA"/>
            <w:rPrChange w:id="3844" w:author="Eric Boisvert" w:date="2015-10-30T06:31:00Z">
              <w:rPr>
                <w:lang w:val="en-CA"/>
              </w:rPr>
            </w:rPrChange>
          </w:rPr>
          <w:tab/>
        </w:r>
        <w:r w:rsidRPr="00174304">
          <w:rPr>
            <w:rFonts w:ascii="Courier New" w:hAnsi="Courier New" w:cs="Courier New"/>
            <w:sz w:val="20"/>
            <w:szCs w:val="20"/>
            <w:lang w:val="en-CA"/>
            <w:rPrChange w:id="3845" w:author="Eric Boisvert" w:date="2015-10-30T06:31:00Z">
              <w:rPr>
                <w:lang w:val="en-CA"/>
              </w:rPr>
            </w:rPrChange>
          </w:rPr>
          <w:tab/>
        </w:r>
        <w:r w:rsidRPr="00174304">
          <w:rPr>
            <w:rFonts w:ascii="Courier New" w:hAnsi="Courier New" w:cs="Courier New"/>
            <w:sz w:val="20"/>
            <w:szCs w:val="20"/>
            <w:lang w:val="en-CA"/>
            <w:rPrChange w:id="3846" w:author="Eric Boisvert" w:date="2015-10-30T06:31:00Z">
              <w:rPr>
                <w:lang w:val="en-CA"/>
              </w:rPr>
            </w:rPrChange>
          </w:rPr>
          <w:tab/>
          <w:t>&lt;gsmlb</w:t>
        </w:r>
        <w:proofErr w:type="gramStart"/>
        <w:r w:rsidRPr="00174304">
          <w:rPr>
            <w:rFonts w:ascii="Courier New" w:hAnsi="Courier New" w:cs="Courier New"/>
            <w:sz w:val="20"/>
            <w:szCs w:val="20"/>
            <w:lang w:val="en-CA"/>
            <w:rPrChange w:id="3847" w:author="Eric Boisvert" w:date="2015-10-30T06:31:00Z">
              <w:rPr>
                <w:lang w:val="en-CA"/>
              </w:rPr>
            </w:rPrChange>
          </w:rPr>
          <w:t>:GeologicUnit</w:t>
        </w:r>
        <w:proofErr w:type="gramEnd"/>
        <w:r w:rsidRPr="00174304">
          <w:rPr>
            <w:rFonts w:ascii="Courier New" w:hAnsi="Courier New" w:cs="Courier New"/>
            <w:sz w:val="20"/>
            <w:szCs w:val="20"/>
            <w:lang w:val="en-CA"/>
            <w:rPrChange w:id="3848" w:author="Eric Boisvert" w:date="2015-10-30T06:31:00Z">
              <w:rPr>
                <w:lang w:val="en-CA"/>
              </w:rPr>
            </w:rPrChange>
          </w:rPr>
          <w:t xml:space="preserve"> gml:id="G1"&gt;</w:t>
        </w:r>
      </w:ins>
    </w:p>
    <w:p w14:paraId="3C8FA0B6" w14:textId="77777777" w:rsidR="00174304" w:rsidRPr="00174304" w:rsidRDefault="00174304">
      <w:pPr>
        <w:contextualSpacing/>
        <w:rPr>
          <w:ins w:id="3849" w:author="Eric Boisvert" w:date="2015-10-30T06:30:00Z"/>
          <w:rFonts w:ascii="Courier New" w:hAnsi="Courier New" w:cs="Courier New"/>
          <w:sz w:val="20"/>
          <w:szCs w:val="20"/>
          <w:lang w:val="en-CA"/>
          <w:rPrChange w:id="3850" w:author="Eric Boisvert" w:date="2015-10-30T06:31:00Z">
            <w:rPr>
              <w:ins w:id="3851" w:author="Eric Boisvert" w:date="2015-10-30T06:30:00Z"/>
              <w:lang w:val="en-CA"/>
            </w:rPr>
          </w:rPrChange>
        </w:rPr>
        <w:pPrChange w:id="3852" w:author="Eric Boisvert" w:date="2015-10-30T06:31:00Z">
          <w:pPr/>
        </w:pPrChange>
      </w:pPr>
      <w:ins w:id="3853" w:author="Eric Boisvert" w:date="2015-10-30T06:30:00Z">
        <w:r w:rsidRPr="00174304">
          <w:rPr>
            <w:rFonts w:ascii="Courier New" w:hAnsi="Courier New" w:cs="Courier New"/>
            <w:sz w:val="20"/>
            <w:szCs w:val="20"/>
            <w:lang w:val="en-CA"/>
            <w:rPrChange w:id="3854" w:author="Eric Boisvert" w:date="2015-10-30T06:31:00Z">
              <w:rPr>
                <w:lang w:val="en-CA"/>
              </w:rPr>
            </w:rPrChange>
          </w:rPr>
          <w:tab/>
        </w:r>
        <w:r w:rsidRPr="00174304">
          <w:rPr>
            <w:rFonts w:ascii="Courier New" w:hAnsi="Courier New" w:cs="Courier New"/>
            <w:sz w:val="20"/>
            <w:szCs w:val="20"/>
            <w:lang w:val="en-CA"/>
            <w:rPrChange w:id="3855" w:author="Eric Boisvert" w:date="2015-10-30T06:31:00Z">
              <w:rPr>
                <w:lang w:val="en-CA"/>
              </w:rPr>
            </w:rPrChange>
          </w:rPr>
          <w:tab/>
        </w:r>
        <w:r w:rsidRPr="00174304">
          <w:rPr>
            <w:rFonts w:ascii="Courier New" w:hAnsi="Courier New" w:cs="Courier New"/>
            <w:sz w:val="20"/>
            <w:szCs w:val="20"/>
            <w:lang w:val="en-CA"/>
            <w:rPrChange w:id="3856" w:author="Eric Boisvert" w:date="2015-10-30T06:31:00Z">
              <w:rPr>
                <w:lang w:val="en-CA"/>
              </w:rPr>
            </w:rPrChange>
          </w:rPr>
          <w:tab/>
          <w:t>...</w:t>
        </w:r>
      </w:ins>
    </w:p>
    <w:p w14:paraId="6D153CE2" w14:textId="77777777" w:rsidR="00174304" w:rsidRPr="00174304" w:rsidRDefault="00174304">
      <w:pPr>
        <w:contextualSpacing/>
        <w:rPr>
          <w:ins w:id="3857" w:author="Eric Boisvert" w:date="2015-10-30T06:30:00Z"/>
          <w:rFonts w:ascii="Courier New" w:hAnsi="Courier New" w:cs="Courier New"/>
          <w:sz w:val="20"/>
          <w:szCs w:val="20"/>
          <w:lang w:val="en-CA"/>
          <w:rPrChange w:id="3858" w:author="Eric Boisvert" w:date="2015-10-30T06:31:00Z">
            <w:rPr>
              <w:ins w:id="3859" w:author="Eric Boisvert" w:date="2015-10-30T06:30:00Z"/>
              <w:lang w:val="en-CA"/>
            </w:rPr>
          </w:rPrChange>
        </w:rPr>
        <w:pPrChange w:id="3860" w:author="Eric Boisvert" w:date="2015-10-30T06:31:00Z">
          <w:pPr/>
        </w:pPrChange>
      </w:pPr>
      <w:ins w:id="3861" w:author="Eric Boisvert" w:date="2015-10-30T06:30:00Z">
        <w:r w:rsidRPr="00174304">
          <w:rPr>
            <w:rFonts w:ascii="Courier New" w:hAnsi="Courier New" w:cs="Courier New"/>
            <w:sz w:val="20"/>
            <w:szCs w:val="20"/>
            <w:lang w:val="en-CA"/>
            <w:rPrChange w:id="3862" w:author="Eric Boisvert" w:date="2015-10-30T06:31:00Z">
              <w:rPr>
                <w:lang w:val="en-CA"/>
              </w:rPr>
            </w:rPrChange>
          </w:rPr>
          <w:tab/>
        </w:r>
        <w:r w:rsidRPr="00174304">
          <w:rPr>
            <w:rFonts w:ascii="Courier New" w:hAnsi="Courier New" w:cs="Courier New"/>
            <w:sz w:val="20"/>
            <w:szCs w:val="20"/>
            <w:lang w:val="en-CA"/>
            <w:rPrChange w:id="3863" w:author="Eric Boisvert" w:date="2015-10-30T06:31:00Z">
              <w:rPr>
                <w:lang w:val="en-CA"/>
              </w:rPr>
            </w:rPrChange>
          </w:rPr>
          <w:tab/>
        </w:r>
        <w:r w:rsidRPr="00174304">
          <w:rPr>
            <w:rFonts w:ascii="Courier New" w:hAnsi="Courier New" w:cs="Courier New"/>
            <w:sz w:val="20"/>
            <w:szCs w:val="20"/>
            <w:lang w:val="en-CA"/>
            <w:rPrChange w:id="3864" w:author="Eric Boisvert" w:date="2015-10-30T06:31:00Z">
              <w:rPr>
                <w:lang w:val="en-CA"/>
              </w:rPr>
            </w:rPrChange>
          </w:rPr>
          <w:tab/>
          <w:t>&lt;/gsmlb</w:t>
        </w:r>
        <w:proofErr w:type="gramStart"/>
        <w:r w:rsidRPr="00174304">
          <w:rPr>
            <w:rFonts w:ascii="Courier New" w:hAnsi="Courier New" w:cs="Courier New"/>
            <w:sz w:val="20"/>
            <w:szCs w:val="20"/>
            <w:lang w:val="en-CA"/>
            <w:rPrChange w:id="3865" w:author="Eric Boisvert" w:date="2015-10-30T06:31:00Z">
              <w:rPr>
                <w:lang w:val="en-CA"/>
              </w:rPr>
            </w:rPrChange>
          </w:rPr>
          <w:t>:GeologicUnit</w:t>
        </w:r>
        <w:proofErr w:type="gramEnd"/>
        <w:r w:rsidRPr="00174304">
          <w:rPr>
            <w:rFonts w:ascii="Courier New" w:hAnsi="Courier New" w:cs="Courier New"/>
            <w:sz w:val="20"/>
            <w:szCs w:val="20"/>
            <w:lang w:val="en-CA"/>
            <w:rPrChange w:id="3866" w:author="Eric Boisvert" w:date="2015-10-30T06:31:00Z">
              <w:rPr>
                <w:lang w:val="en-CA"/>
              </w:rPr>
            </w:rPrChange>
          </w:rPr>
          <w:t>&gt;</w:t>
        </w:r>
      </w:ins>
    </w:p>
    <w:p w14:paraId="62CD90FA" w14:textId="77777777" w:rsidR="00174304" w:rsidRPr="00174304" w:rsidRDefault="00174304">
      <w:pPr>
        <w:contextualSpacing/>
        <w:rPr>
          <w:ins w:id="3867" w:author="Eric Boisvert" w:date="2015-10-30T06:30:00Z"/>
          <w:rFonts w:ascii="Courier New" w:hAnsi="Courier New" w:cs="Courier New"/>
          <w:sz w:val="20"/>
          <w:szCs w:val="20"/>
          <w:lang w:val="en-CA"/>
          <w:rPrChange w:id="3868" w:author="Eric Boisvert" w:date="2015-10-30T06:31:00Z">
            <w:rPr>
              <w:ins w:id="3869" w:author="Eric Boisvert" w:date="2015-10-30T06:30:00Z"/>
              <w:lang w:val="en-CA"/>
            </w:rPr>
          </w:rPrChange>
        </w:rPr>
        <w:pPrChange w:id="3870" w:author="Eric Boisvert" w:date="2015-10-30T06:31:00Z">
          <w:pPr/>
        </w:pPrChange>
      </w:pPr>
      <w:ins w:id="3871" w:author="Eric Boisvert" w:date="2015-10-30T06:30:00Z">
        <w:r w:rsidRPr="00174304">
          <w:rPr>
            <w:rFonts w:ascii="Courier New" w:hAnsi="Courier New" w:cs="Courier New"/>
            <w:sz w:val="20"/>
            <w:szCs w:val="20"/>
            <w:lang w:val="en-CA"/>
            <w:rPrChange w:id="3872" w:author="Eric Boisvert" w:date="2015-10-30T06:31:00Z">
              <w:rPr>
                <w:lang w:val="en-CA"/>
              </w:rPr>
            </w:rPrChange>
          </w:rPr>
          <w:tab/>
        </w:r>
        <w:r w:rsidRPr="00174304">
          <w:rPr>
            <w:rFonts w:ascii="Courier New" w:hAnsi="Courier New" w:cs="Courier New"/>
            <w:sz w:val="20"/>
            <w:szCs w:val="20"/>
            <w:lang w:val="en-CA"/>
            <w:rPrChange w:id="3873" w:author="Eric Boisvert" w:date="2015-10-30T06:31:00Z">
              <w:rPr>
                <w:lang w:val="en-CA"/>
              </w:rPr>
            </w:rPrChange>
          </w:rPr>
          <w:tab/>
          <w:t>&lt;/gsmlb</w:t>
        </w:r>
        <w:proofErr w:type="gramStart"/>
        <w:r w:rsidRPr="00174304">
          <w:rPr>
            <w:rFonts w:ascii="Courier New" w:hAnsi="Courier New" w:cs="Courier New"/>
            <w:sz w:val="20"/>
            <w:szCs w:val="20"/>
            <w:lang w:val="en-CA"/>
            <w:rPrChange w:id="3874" w:author="Eric Boisvert" w:date="2015-10-30T06:31:00Z">
              <w:rPr>
                <w:lang w:val="en-CA"/>
              </w:rPr>
            </w:rPrChange>
          </w:rPr>
          <w:t>:specification</w:t>
        </w:r>
        <w:proofErr w:type="gramEnd"/>
        <w:r w:rsidRPr="00174304">
          <w:rPr>
            <w:rFonts w:ascii="Courier New" w:hAnsi="Courier New" w:cs="Courier New"/>
            <w:sz w:val="20"/>
            <w:szCs w:val="20"/>
            <w:lang w:val="en-CA"/>
            <w:rPrChange w:id="3875" w:author="Eric Boisvert" w:date="2015-10-30T06:31:00Z">
              <w:rPr>
                <w:lang w:val="en-CA"/>
              </w:rPr>
            </w:rPrChange>
          </w:rPr>
          <w:t>&gt;</w:t>
        </w:r>
      </w:ins>
    </w:p>
    <w:p w14:paraId="033FAFCD" w14:textId="77777777" w:rsidR="00174304" w:rsidRPr="00174304" w:rsidRDefault="00174304">
      <w:pPr>
        <w:contextualSpacing/>
        <w:rPr>
          <w:ins w:id="3876" w:author="Eric Boisvert" w:date="2015-10-30T06:30:00Z"/>
          <w:rFonts w:ascii="Courier New" w:hAnsi="Courier New" w:cs="Courier New"/>
          <w:sz w:val="20"/>
          <w:szCs w:val="20"/>
          <w:lang w:val="en-CA"/>
          <w:rPrChange w:id="3877" w:author="Eric Boisvert" w:date="2015-10-30T06:31:00Z">
            <w:rPr>
              <w:ins w:id="3878" w:author="Eric Boisvert" w:date="2015-10-30T06:30:00Z"/>
              <w:lang w:val="en-CA"/>
            </w:rPr>
          </w:rPrChange>
        </w:rPr>
        <w:pPrChange w:id="3879" w:author="Eric Boisvert" w:date="2015-10-30T06:31:00Z">
          <w:pPr/>
        </w:pPrChange>
      </w:pPr>
      <w:ins w:id="3880" w:author="Eric Boisvert" w:date="2015-10-30T06:30:00Z">
        <w:r w:rsidRPr="00174304">
          <w:rPr>
            <w:rFonts w:ascii="Courier New" w:hAnsi="Courier New" w:cs="Courier New"/>
            <w:sz w:val="20"/>
            <w:szCs w:val="20"/>
            <w:lang w:val="en-CA"/>
            <w:rPrChange w:id="3881" w:author="Eric Boisvert" w:date="2015-10-30T06:31:00Z">
              <w:rPr>
                <w:lang w:val="en-CA"/>
              </w:rPr>
            </w:rPrChange>
          </w:rPr>
          <w:tab/>
          <w:t>&lt;/gsmlb</w:t>
        </w:r>
        <w:proofErr w:type="gramStart"/>
        <w:r w:rsidRPr="00174304">
          <w:rPr>
            <w:rFonts w:ascii="Courier New" w:hAnsi="Courier New" w:cs="Courier New"/>
            <w:sz w:val="20"/>
            <w:szCs w:val="20"/>
            <w:lang w:val="en-CA"/>
            <w:rPrChange w:id="3882" w:author="Eric Boisvert" w:date="2015-10-30T06:31:00Z">
              <w:rPr>
                <w:lang w:val="en-CA"/>
              </w:rPr>
            </w:rPrChange>
          </w:rPr>
          <w:t>:MappedFeature</w:t>
        </w:r>
        <w:proofErr w:type="gramEnd"/>
        <w:r w:rsidRPr="00174304">
          <w:rPr>
            <w:rFonts w:ascii="Courier New" w:hAnsi="Courier New" w:cs="Courier New"/>
            <w:sz w:val="20"/>
            <w:szCs w:val="20"/>
            <w:lang w:val="en-CA"/>
            <w:rPrChange w:id="3883" w:author="Eric Boisvert" w:date="2015-10-30T06:31:00Z">
              <w:rPr>
                <w:lang w:val="en-CA"/>
              </w:rPr>
            </w:rPrChange>
          </w:rPr>
          <w:t>&gt;</w:t>
        </w:r>
      </w:ins>
    </w:p>
    <w:p w14:paraId="3D47EAF1" w14:textId="77777777" w:rsidR="00174304" w:rsidRPr="00174304" w:rsidRDefault="00174304">
      <w:pPr>
        <w:contextualSpacing/>
        <w:rPr>
          <w:ins w:id="3884" w:author="Eric Boisvert" w:date="2015-10-30T06:30:00Z"/>
          <w:rFonts w:ascii="Courier New" w:hAnsi="Courier New" w:cs="Courier New"/>
          <w:sz w:val="20"/>
          <w:szCs w:val="20"/>
          <w:lang w:val="en-CA"/>
          <w:rPrChange w:id="3885" w:author="Eric Boisvert" w:date="2015-10-30T06:31:00Z">
            <w:rPr>
              <w:ins w:id="3886" w:author="Eric Boisvert" w:date="2015-10-30T06:30:00Z"/>
              <w:lang w:val="en-CA"/>
            </w:rPr>
          </w:rPrChange>
        </w:rPr>
        <w:pPrChange w:id="3887" w:author="Eric Boisvert" w:date="2015-10-30T06:31:00Z">
          <w:pPr/>
        </w:pPrChange>
      </w:pPr>
      <w:ins w:id="3888" w:author="Eric Boisvert" w:date="2015-10-30T06:30:00Z">
        <w:r w:rsidRPr="00174304">
          <w:rPr>
            <w:rFonts w:ascii="Courier New" w:hAnsi="Courier New" w:cs="Courier New"/>
            <w:sz w:val="20"/>
            <w:szCs w:val="20"/>
            <w:lang w:val="en-CA"/>
            <w:rPrChange w:id="3889" w:author="Eric Boisvert" w:date="2015-10-30T06:31:00Z">
              <w:rPr>
                <w:lang w:val="en-CA"/>
              </w:rPr>
            </w:rPrChange>
          </w:rPr>
          <w:t>&lt;/gsmlb</w:t>
        </w:r>
        <w:proofErr w:type="gramStart"/>
        <w:r w:rsidRPr="00174304">
          <w:rPr>
            <w:rFonts w:ascii="Courier New" w:hAnsi="Courier New" w:cs="Courier New"/>
            <w:sz w:val="20"/>
            <w:szCs w:val="20"/>
            <w:lang w:val="en-CA"/>
            <w:rPrChange w:id="3890" w:author="Eric Boisvert" w:date="2015-10-30T06:31:00Z">
              <w:rPr>
                <w:lang w:val="en-CA"/>
              </w:rPr>
            </w:rPrChange>
          </w:rPr>
          <w:t>:mappedItem</w:t>
        </w:r>
        <w:proofErr w:type="gramEnd"/>
        <w:r w:rsidRPr="00174304">
          <w:rPr>
            <w:rFonts w:ascii="Courier New" w:hAnsi="Courier New" w:cs="Courier New"/>
            <w:sz w:val="20"/>
            <w:szCs w:val="20"/>
            <w:lang w:val="en-CA"/>
            <w:rPrChange w:id="3891" w:author="Eric Boisvert" w:date="2015-10-30T06:31:00Z">
              <w:rPr>
                <w:lang w:val="en-CA"/>
              </w:rPr>
            </w:rPrChange>
          </w:rPr>
          <w:t>&gt;</w:t>
        </w:r>
      </w:ins>
    </w:p>
    <w:p w14:paraId="0B0D047C" w14:textId="77777777" w:rsidR="00174304" w:rsidRPr="00174304" w:rsidRDefault="00174304">
      <w:pPr>
        <w:contextualSpacing/>
        <w:rPr>
          <w:ins w:id="3892" w:author="Eric Boisvert" w:date="2015-10-30T06:30:00Z"/>
          <w:rFonts w:ascii="Courier New" w:hAnsi="Courier New" w:cs="Courier New"/>
          <w:sz w:val="20"/>
          <w:szCs w:val="20"/>
          <w:lang w:val="en-CA"/>
          <w:rPrChange w:id="3893" w:author="Eric Boisvert" w:date="2015-10-30T06:31:00Z">
            <w:rPr>
              <w:ins w:id="3894" w:author="Eric Boisvert" w:date="2015-10-30T06:30:00Z"/>
              <w:lang w:val="en-CA"/>
            </w:rPr>
          </w:rPrChange>
        </w:rPr>
        <w:pPrChange w:id="3895" w:author="Eric Boisvert" w:date="2015-10-30T06:31:00Z">
          <w:pPr/>
        </w:pPrChange>
      </w:pPr>
      <w:ins w:id="3896" w:author="Eric Boisvert" w:date="2015-10-30T06:30:00Z">
        <w:r w:rsidRPr="00174304">
          <w:rPr>
            <w:rFonts w:ascii="Courier New" w:hAnsi="Courier New" w:cs="Courier New"/>
            <w:sz w:val="20"/>
            <w:szCs w:val="20"/>
            <w:lang w:val="en-CA"/>
            <w:rPrChange w:id="3897" w:author="Eric Boisvert" w:date="2015-10-30T06:31:00Z">
              <w:rPr>
                <w:lang w:val="en-CA"/>
              </w:rPr>
            </w:rPrChange>
          </w:rPr>
          <w:t>&lt;</w:t>
        </w:r>
        <w:proofErr w:type="gramStart"/>
        <w:r w:rsidRPr="00174304">
          <w:rPr>
            <w:rFonts w:ascii="Courier New" w:hAnsi="Courier New" w:cs="Courier New"/>
            <w:sz w:val="20"/>
            <w:szCs w:val="20"/>
            <w:lang w:val="en-CA"/>
            <w:rPrChange w:id="3898" w:author="Eric Boisvert" w:date="2015-10-30T06:31:00Z">
              <w:rPr>
                <w:lang w:val="en-CA"/>
              </w:rPr>
            </w:rPrChange>
          </w:rPr>
          <w:t>gsmlb:</w:t>
        </w:r>
        <w:proofErr w:type="gramEnd"/>
        <w:r w:rsidRPr="00174304">
          <w:rPr>
            <w:rFonts w:ascii="Courier New" w:hAnsi="Courier New" w:cs="Courier New"/>
            <w:sz w:val="20"/>
            <w:szCs w:val="20"/>
            <w:lang w:val="en-CA"/>
            <w:rPrChange w:id="3899" w:author="Eric Boisvert" w:date="2015-10-30T06:31:00Z">
              <w:rPr>
                <w:lang w:val="en-CA"/>
              </w:rPr>
            </w:rPrChange>
          </w:rPr>
          <w:t>mappedItem&gt;</w:t>
        </w:r>
      </w:ins>
    </w:p>
    <w:p w14:paraId="0D71C6DE" w14:textId="77777777" w:rsidR="00174304" w:rsidRPr="00174304" w:rsidRDefault="00174304">
      <w:pPr>
        <w:contextualSpacing/>
        <w:rPr>
          <w:ins w:id="3900" w:author="Eric Boisvert" w:date="2015-10-30T06:30:00Z"/>
          <w:rFonts w:ascii="Courier New" w:hAnsi="Courier New" w:cs="Courier New"/>
          <w:sz w:val="20"/>
          <w:szCs w:val="20"/>
          <w:lang w:val="en-CA"/>
          <w:rPrChange w:id="3901" w:author="Eric Boisvert" w:date="2015-10-30T06:31:00Z">
            <w:rPr>
              <w:ins w:id="3902" w:author="Eric Boisvert" w:date="2015-10-30T06:30:00Z"/>
              <w:lang w:val="en-CA"/>
            </w:rPr>
          </w:rPrChange>
        </w:rPr>
        <w:pPrChange w:id="3903" w:author="Eric Boisvert" w:date="2015-10-30T06:31:00Z">
          <w:pPr/>
        </w:pPrChange>
      </w:pPr>
      <w:ins w:id="3904" w:author="Eric Boisvert" w:date="2015-10-30T06:30:00Z">
        <w:r w:rsidRPr="00174304">
          <w:rPr>
            <w:rFonts w:ascii="Courier New" w:hAnsi="Courier New" w:cs="Courier New"/>
            <w:sz w:val="20"/>
            <w:szCs w:val="20"/>
            <w:lang w:val="en-CA"/>
            <w:rPrChange w:id="3905" w:author="Eric Boisvert" w:date="2015-10-30T06:31:00Z">
              <w:rPr>
                <w:lang w:val="en-CA"/>
              </w:rPr>
            </w:rPrChange>
          </w:rPr>
          <w:tab/>
          <w:t>&lt;gsmlb</w:t>
        </w:r>
        <w:proofErr w:type="gramStart"/>
        <w:r w:rsidRPr="00174304">
          <w:rPr>
            <w:rFonts w:ascii="Courier New" w:hAnsi="Courier New" w:cs="Courier New"/>
            <w:sz w:val="20"/>
            <w:szCs w:val="20"/>
            <w:lang w:val="en-CA"/>
            <w:rPrChange w:id="3906" w:author="Eric Boisvert" w:date="2015-10-30T06:31:00Z">
              <w:rPr>
                <w:lang w:val="en-CA"/>
              </w:rPr>
            </w:rPrChange>
          </w:rPr>
          <w:t>:MappedFeature</w:t>
        </w:r>
        <w:proofErr w:type="gramEnd"/>
        <w:r w:rsidRPr="00174304">
          <w:rPr>
            <w:rFonts w:ascii="Courier New" w:hAnsi="Courier New" w:cs="Courier New"/>
            <w:sz w:val="20"/>
            <w:szCs w:val="20"/>
            <w:lang w:val="en-CA"/>
            <w:rPrChange w:id="3907" w:author="Eric Boisvert" w:date="2015-10-30T06:31:00Z">
              <w:rPr>
                <w:lang w:val="en-CA"/>
              </w:rPr>
            </w:rPrChange>
          </w:rPr>
          <w:t xml:space="preserve"> gml:id="m2"&gt;</w:t>
        </w:r>
      </w:ins>
    </w:p>
    <w:p w14:paraId="60E6E081" w14:textId="77777777" w:rsidR="00174304" w:rsidRPr="00174304" w:rsidRDefault="00174304">
      <w:pPr>
        <w:contextualSpacing/>
        <w:rPr>
          <w:ins w:id="3908" w:author="Eric Boisvert" w:date="2015-10-30T06:30:00Z"/>
          <w:rFonts w:ascii="Courier New" w:hAnsi="Courier New" w:cs="Courier New"/>
          <w:b/>
          <w:sz w:val="20"/>
          <w:szCs w:val="20"/>
          <w:lang w:val="en-CA"/>
          <w:rPrChange w:id="3909" w:author="Eric Boisvert" w:date="2015-10-30T06:32:00Z">
            <w:rPr>
              <w:ins w:id="3910" w:author="Eric Boisvert" w:date="2015-10-30T06:30:00Z"/>
              <w:lang w:val="en-CA"/>
            </w:rPr>
          </w:rPrChange>
        </w:rPr>
        <w:pPrChange w:id="3911" w:author="Eric Boisvert" w:date="2015-10-30T06:31:00Z">
          <w:pPr/>
        </w:pPrChange>
      </w:pPr>
      <w:ins w:id="3912" w:author="Eric Boisvert" w:date="2015-10-30T06:30:00Z">
        <w:r w:rsidRPr="00174304">
          <w:rPr>
            <w:rFonts w:ascii="Courier New" w:hAnsi="Courier New" w:cs="Courier New"/>
            <w:b/>
            <w:sz w:val="20"/>
            <w:szCs w:val="20"/>
            <w:lang w:val="en-CA"/>
            <w:rPrChange w:id="3913" w:author="Eric Boisvert" w:date="2015-10-30T06:32:00Z">
              <w:rPr>
                <w:lang w:val="en-CA"/>
              </w:rPr>
            </w:rPrChange>
          </w:rPr>
          <w:tab/>
        </w:r>
        <w:r w:rsidRPr="00174304">
          <w:rPr>
            <w:rFonts w:ascii="Courier New" w:hAnsi="Courier New" w:cs="Courier New"/>
            <w:b/>
            <w:sz w:val="20"/>
            <w:szCs w:val="20"/>
            <w:lang w:val="en-CA"/>
            <w:rPrChange w:id="3914" w:author="Eric Boisvert" w:date="2015-10-30T06:32:00Z">
              <w:rPr>
                <w:lang w:val="en-CA"/>
              </w:rPr>
            </w:rPrChange>
          </w:rPr>
          <w:tab/>
          <w:t>&lt;gsmlb</w:t>
        </w:r>
        <w:proofErr w:type="gramStart"/>
        <w:r w:rsidRPr="00174304">
          <w:rPr>
            <w:rFonts w:ascii="Courier New" w:hAnsi="Courier New" w:cs="Courier New"/>
            <w:b/>
            <w:sz w:val="20"/>
            <w:szCs w:val="20"/>
            <w:lang w:val="en-CA"/>
            <w:rPrChange w:id="3915" w:author="Eric Boisvert" w:date="2015-10-30T06:32:00Z">
              <w:rPr>
                <w:lang w:val="en-CA"/>
              </w:rPr>
            </w:rPrChange>
          </w:rPr>
          <w:t>:specification</w:t>
        </w:r>
        <w:proofErr w:type="gramEnd"/>
        <w:r w:rsidRPr="00174304">
          <w:rPr>
            <w:rFonts w:ascii="Courier New" w:hAnsi="Courier New" w:cs="Courier New"/>
            <w:b/>
            <w:sz w:val="20"/>
            <w:szCs w:val="20"/>
            <w:lang w:val="en-CA"/>
            <w:rPrChange w:id="3916" w:author="Eric Boisvert" w:date="2015-10-30T06:32:00Z">
              <w:rPr>
                <w:lang w:val="en-CA"/>
              </w:rPr>
            </w:rPrChange>
          </w:rPr>
          <w:t xml:space="preserve"> xlink:href="#G1"</w:t>
        </w:r>
      </w:ins>
      <w:ins w:id="3917"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918" w:author="Eric Boisvert" w:date="2015-10-30T06:30:00Z">
        <w:r w:rsidRPr="00174304">
          <w:rPr>
            <w:rFonts w:ascii="Courier New" w:hAnsi="Courier New" w:cs="Courier New"/>
            <w:b/>
            <w:sz w:val="20"/>
            <w:szCs w:val="20"/>
            <w:lang w:val="en-CA"/>
            <w:rPrChange w:id="3919" w:author="Eric Boisvert" w:date="2015-10-30T06:32:00Z">
              <w:rPr>
                <w:lang w:val="en-CA"/>
              </w:rPr>
            </w:rPrChange>
          </w:rPr>
          <w:t>/&gt;</w:t>
        </w:r>
      </w:ins>
    </w:p>
    <w:p w14:paraId="143F9500" w14:textId="77777777" w:rsidR="00174304" w:rsidRPr="00174304" w:rsidRDefault="00174304">
      <w:pPr>
        <w:contextualSpacing/>
        <w:rPr>
          <w:ins w:id="3920" w:author="Eric Boisvert" w:date="2015-10-30T06:30:00Z"/>
          <w:rFonts w:ascii="Courier New" w:hAnsi="Courier New" w:cs="Courier New"/>
          <w:sz w:val="20"/>
          <w:szCs w:val="20"/>
          <w:lang w:val="en-CA"/>
          <w:rPrChange w:id="3921" w:author="Eric Boisvert" w:date="2015-10-30T06:31:00Z">
            <w:rPr>
              <w:ins w:id="3922" w:author="Eric Boisvert" w:date="2015-10-30T06:30:00Z"/>
              <w:lang w:val="en-CA"/>
            </w:rPr>
          </w:rPrChange>
        </w:rPr>
        <w:pPrChange w:id="3923" w:author="Eric Boisvert" w:date="2015-10-30T06:31:00Z">
          <w:pPr/>
        </w:pPrChange>
      </w:pPr>
      <w:ins w:id="3924" w:author="Eric Boisvert" w:date="2015-10-30T06:30:00Z">
        <w:r w:rsidRPr="00174304">
          <w:rPr>
            <w:rFonts w:ascii="Courier New" w:hAnsi="Courier New" w:cs="Courier New"/>
            <w:sz w:val="20"/>
            <w:szCs w:val="20"/>
            <w:lang w:val="en-CA"/>
            <w:rPrChange w:id="3925" w:author="Eric Boisvert" w:date="2015-10-30T06:31:00Z">
              <w:rPr>
                <w:lang w:val="en-CA"/>
              </w:rPr>
            </w:rPrChange>
          </w:rPr>
          <w:tab/>
          <w:t>&lt;/gsmlb</w:t>
        </w:r>
        <w:proofErr w:type="gramStart"/>
        <w:r w:rsidRPr="00174304">
          <w:rPr>
            <w:rFonts w:ascii="Courier New" w:hAnsi="Courier New" w:cs="Courier New"/>
            <w:sz w:val="20"/>
            <w:szCs w:val="20"/>
            <w:lang w:val="en-CA"/>
            <w:rPrChange w:id="3926" w:author="Eric Boisvert" w:date="2015-10-30T06:31:00Z">
              <w:rPr>
                <w:lang w:val="en-CA"/>
              </w:rPr>
            </w:rPrChange>
          </w:rPr>
          <w:t>:MappedFeature</w:t>
        </w:r>
        <w:proofErr w:type="gramEnd"/>
        <w:r w:rsidRPr="00174304">
          <w:rPr>
            <w:rFonts w:ascii="Courier New" w:hAnsi="Courier New" w:cs="Courier New"/>
            <w:sz w:val="20"/>
            <w:szCs w:val="20"/>
            <w:lang w:val="en-CA"/>
            <w:rPrChange w:id="3927" w:author="Eric Boisvert" w:date="2015-10-30T06:31:00Z">
              <w:rPr>
                <w:lang w:val="en-CA"/>
              </w:rPr>
            </w:rPrChange>
          </w:rPr>
          <w:t>&gt;</w:t>
        </w:r>
      </w:ins>
    </w:p>
    <w:p w14:paraId="6643D632" w14:textId="77777777" w:rsidR="00174304" w:rsidRDefault="00174304">
      <w:pPr>
        <w:contextualSpacing/>
        <w:rPr>
          <w:ins w:id="3928" w:author="Eric Boisvert" w:date="2015-10-30T06:32:00Z"/>
          <w:rFonts w:ascii="Courier New" w:hAnsi="Courier New" w:cs="Courier New"/>
          <w:sz w:val="20"/>
          <w:szCs w:val="20"/>
          <w:lang w:val="en-CA"/>
        </w:rPr>
        <w:pPrChange w:id="3929" w:author="Eric Boisvert" w:date="2015-10-30T06:31:00Z">
          <w:pPr/>
        </w:pPrChange>
      </w:pPr>
      <w:ins w:id="3930" w:author="Eric Boisvert" w:date="2015-10-30T06:30:00Z">
        <w:r w:rsidRPr="00174304">
          <w:rPr>
            <w:rFonts w:ascii="Courier New" w:hAnsi="Courier New" w:cs="Courier New"/>
            <w:sz w:val="20"/>
            <w:szCs w:val="20"/>
            <w:lang w:val="en-CA"/>
            <w:rPrChange w:id="3931" w:author="Eric Boisvert" w:date="2015-10-30T06:31:00Z">
              <w:rPr>
                <w:lang w:val="en-CA"/>
              </w:rPr>
            </w:rPrChange>
          </w:rPr>
          <w:t>&lt;/gsmlb</w:t>
        </w:r>
        <w:proofErr w:type="gramStart"/>
        <w:r w:rsidRPr="00174304">
          <w:rPr>
            <w:rFonts w:ascii="Courier New" w:hAnsi="Courier New" w:cs="Courier New"/>
            <w:sz w:val="20"/>
            <w:szCs w:val="20"/>
            <w:lang w:val="en-CA"/>
            <w:rPrChange w:id="3932" w:author="Eric Boisvert" w:date="2015-10-30T06:31:00Z">
              <w:rPr>
                <w:lang w:val="en-CA"/>
              </w:rPr>
            </w:rPrChange>
          </w:rPr>
          <w:t>:mappedItem</w:t>
        </w:r>
        <w:proofErr w:type="gramEnd"/>
        <w:r w:rsidRPr="00174304">
          <w:rPr>
            <w:rFonts w:ascii="Courier New" w:hAnsi="Courier New" w:cs="Courier New"/>
            <w:sz w:val="20"/>
            <w:szCs w:val="20"/>
            <w:lang w:val="en-CA"/>
            <w:rPrChange w:id="3933" w:author="Eric Boisvert" w:date="2015-10-30T06:31:00Z">
              <w:rPr>
                <w:lang w:val="en-CA"/>
              </w:rPr>
            </w:rPrChange>
          </w:rPr>
          <w:t>&gt;</w:t>
        </w:r>
      </w:ins>
    </w:p>
    <w:p w14:paraId="5B616B54" w14:textId="77777777" w:rsidR="00174304" w:rsidRPr="00A0434E" w:rsidRDefault="00174304" w:rsidP="00174304">
      <w:pPr>
        <w:contextualSpacing/>
        <w:rPr>
          <w:ins w:id="3934" w:author="Eric Boisvert" w:date="2015-10-30T06:32:00Z"/>
          <w:rFonts w:ascii="Courier New" w:hAnsi="Courier New" w:cs="Courier New"/>
          <w:sz w:val="20"/>
          <w:szCs w:val="20"/>
          <w:lang w:val="en-CA"/>
        </w:rPr>
      </w:pPr>
      <w:ins w:id="3935"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3936" w:author="Eric Boisvert" w:date="2015-10-30T06:32:00Z"/>
          <w:rFonts w:ascii="Courier New" w:hAnsi="Courier New" w:cs="Courier New"/>
          <w:sz w:val="20"/>
          <w:szCs w:val="20"/>
          <w:lang w:val="en-CA"/>
        </w:rPr>
      </w:pPr>
      <w:ins w:id="3937"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3938" w:author="Eric Boisvert" w:date="2015-10-30T06:33:00Z">
        <w:r>
          <w:rPr>
            <w:rFonts w:ascii="Courier New" w:hAnsi="Courier New" w:cs="Courier New"/>
            <w:sz w:val="20"/>
            <w:szCs w:val="20"/>
            <w:lang w:val="en-CA"/>
          </w:rPr>
          <w:t>3</w:t>
        </w:r>
      </w:ins>
      <w:ins w:id="3939"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3940" w:author="Eric Boisvert" w:date="2015-10-30T06:32:00Z"/>
          <w:rFonts w:ascii="Courier New" w:hAnsi="Courier New" w:cs="Courier New"/>
          <w:b/>
          <w:sz w:val="20"/>
          <w:szCs w:val="20"/>
          <w:lang w:val="en-CA"/>
        </w:rPr>
      </w:pPr>
      <w:ins w:id="3941"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3942" w:author="Eric Boisvert" w:date="2015-10-30T06:33:00Z">
        <w:r>
          <w:rPr>
            <w:rFonts w:ascii="Courier New" w:hAnsi="Courier New" w:cs="Courier New"/>
            <w:b/>
            <w:sz w:val="20"/>
            <w:szCs w:val="20"/>
            <w:lang w:val="en-CA"/>
          </w:rPr>
          <w:t>host.org/resources/geologicUnit/G1</w:t>
        </w:r>
      </w:ins>
      <w:ins w:id="3943" w:author="Eric Boisvert" w:date="2015-10-30T06:32:00Z">
        <w:r w:rsidRPr="00A0434E">
          <w:rPr>
            <w:rFonts w:ascii="Courier New" w:hAnsi="Courier New" w:cs="Courier New"/>
            <w:b/>
            <w:sz w:val="20"/>
            <w:szCs w:val="20"/>
            <w:lang w:val="en-CA"/>
          </w:rPr>
          <w:t>"</w:t>
        </w:r>
      </w:ins>
      <w:ins w:id="3944"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945"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3946" w:author="Eric Boisvert" w:date="2015-10-30T06:32:00Z"/>
          <w:rFonts w:ascii="Courier New" w:hAnsi="Courier New" w:cs="Courier New"/>
          <w:sz w:val="20"/>
          <w:szCs w:val="20"/>
          <w:lang w:val="en-CA"/>
        </w:rPr>
      </w:pPr>
      <w:ins w:id="3947"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3948" w:author="Eric Boisvert" w:date="2015-10-30T06:32:00Z"/>
          <w:rFonts w:ascii="Courier New" w:hAnsi="Courier New" w:cs="Courier New"/>
          <w:sz w:val="20"/>
          <w:szCs w:val="20"/>
          <w:lang w:val="en-CA"/>
        </w:rPr>
      </w:pPr>
      <w:ins w:id="3949"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3950" w:author="Eric Boisvert" w:date="2015-10-30T06:30:00Z"/>
          <w:rFonts w:ascii="Courier New" w:hAnsi="Courier New" w:cs="Courier New"/>
          <w:sz w:val="20"/>
          <w:szCs w:val="20"/>
          <w:lang w:val="en-CA"/>
          <w:rPrChange w:id="3951" w:author="Eric Boisvert" w:date="2015-10-30T06:31:00Z">
            <w:rPr>
              <w:ins w:id="3952" w:author="Eric Boisvert" w:date="2015-10-30T06:30:00Z"/>
              <w:lang w:val="en-CA"/>
            </w:rPr>
          </w:rPrChange>
        </w:rPr>
        <w:pPrChange w:id="3953" w:author="Eric Boisvert" w:date="2015-10-30T06:31:00Z">
          <w:pPr/>
        </w:pPrChange>
      </w:pPr>
    </w:p>
    <w:p w14:paraId="467FA132" w14:textId="537D3B04" w:rsidR="00793B54" w:rsidRPr="00174304" w:rsidRDefault="00174304">
      <w:pPr>
        <w:contextualSpacing/>
        <w:rPr>
          <w:ins w:id="3954" w:author="Eric Boisvert" w:date="2015-10-30T05:38:00Z"/>
          <w:rFonts w:ascii="Courier New" w:hAnsi="Courier New" w:cs="Courier New"/>
          <w:sz w:val="20"/>
          <w:szCs w:val="20"/>
          <w:lang w:val="en-CA"/>
          <w:rPrChange w:id="3955" w:author="Eric Boisvert" w:date="2015-10-30T06:31:00Z">
            <w:rPr>
              <w:ins w:id="3956" w:author="Eric Boisvert" w:date="2015-10-30T05:38:00Z"/>
              <w:lang w:val="en-CA"/>
            </w:rPr>
          </w:rPrChange>
        </w:rPr>
        <w:pPrChange w:id="3957" w:author="Eric Boisvert" w:date="2015-10-30T06:31:00Z">
          <w:pPr/>
        </w:pPrChange>
      </w:pPr>
      <w:ins w:id="3958" w:author="Eric Boisvert" w:date="2015-10-30T06:30:00Z">
        <w:r w:rsidRPr="00174304">
          <w:rPr>
            <w:rFonts w:ascii="Courier New" w:hAnsi="Courier New" w:cs="Courier New"/>
            <w:sz w:val="20"/>
            <w:szCs w:val="20"/>
            <w:lang w:val="en-CA"/>
            <w:rPrChange w:id="3959" w:author="Eric Boisvert" w:date="2015-10-30T06:31:00Z">
              <w:rPr>
                <w:lang w:val="en-CA"/>
              </w:rPr>
            </w:rPrChange>
          </w:rPr>
          <w:t>&lt;/gsmlb</w:t>
        </w:r>
        <w:proofErr w:type="gramStart"/>
        <w:r w:rsidRPr="00174304">
          <w:rPr>
            <w:rFonts w:ascii="Courier New" w:hAnsi="Courier New" w:cs="Courier New"/>
            <w:sz w:val="20"/>
            <w:szCs w:val="20"/>
            <w:lang w:val="en-CA"/>
            <w:rPrChange w:id="3960" w:author="Eric Boisvert" w:date="2015-10-30T06:31:00Z">
              <w:rPr>
                <w:lang w:val="en-CA"/>
              </w:rPr>
            </w:rPrChange>
          </w:rPr>
          <w:t>:GSML</w:t>
        </w:r>
        <w:proofErr w:type="gramEnd"/>
        <w:r w:rsidRPr="00174304">
          <w:rPr>
            <w:rFonts w:ascii="Courier New" w:hAnsi="Courier New" w:cs="Courier New"/>
            <w:sz w:val="20"/>
            <w:szCs w:val="20"/>
            <w:lang w:val="en-CA"/>
            <w:rPrChange w:id="3961" w:author="Eric Boisvert" w:date="2015-10-30T06:31:00Z">
              <w:rPr>
                <w:lang w:val="en-CA"/>
              </w:rPr>
            </w:rPrChange>
          </w:rPr>
          <w:t>&gt;</w:t>
        </w:r>
        <w:r w:rsidRPr="00174304">
          <w:rPr>
            <w:rFonts w:ascii="Courier New" w:hAnsi="Courier New" w:cs="Courier New"/>
            <w:sz w:val="20"/>
            <w:szCs w:val="20"/>
            <w:lang w:val="en-CA"/>
            <w:rPrChange w:id="3962" w:author="Eric Boisvert" w:date="2015-10-30T06:31:00Z">
              <w:rPr>
                <w:lang w:val="en-CA"/>
              </w:rPr>
            </w:rPrChange>
          </w:rPr>
          <w:tab/>
        </w:r>
      </w:ins>
    </w:p>
    <w:p w14:paraId="0AD1A072" w14:textId="77777777" w:rsidR="00174304" w:rsidRDefault="00174304" w:rsidP="00A8510C">
      <w:pPr>
        <w:rPr>
          <w:ins w:id="3963" w:author="Eric Boisvert" w:date="2015-10-30T06:34:00Z"/>
          <w:lang w:val="en-CA"/>
        </w:rPr>
      </w:pPr>
    </w:p>
    <w:p w14:paraId="749A0137" w14:textId="721B1842" w:rsidR="003E6590" w:rsidRDefault="003E6590" w:rsidP="00A8510C">
      <w:pPr>
        <w:rPr>
          <w:ins w:id="3964" w:author="Eric Boisvert" w:date="2015-10-30T06:37:00Z"/>
          <w:lang w:val="en-CA"/>
        </w:rPr>
      </w:pPr>
      <w:ins w:id="3965"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3966"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3967" w:author="Eric Boisvert" w:date="2015-10-30T06:42:00Z">
        <w:r>
          <w:rPr>
            <w:lang w:val="en-CA"/>
          </w:rPr>
          <w:t xml:space="preserve"> </w:t>
        </w:r>
      </w:ins>
    </w:p>
    <w:p w14:paraId="5B553F68" w14:textId="605216FD" w:rsidR="00D44162" w:rsidRDefault="00D44162" w:rsidP="003E6590">
      <w:pPr>
        <w:contextualSpacing/>
        <w:rPr>
          <w:ins w:id="3968" w:author="Eric Boisvert" w:date="2015-10-30T06:45:00Z"/>
          <w:rFonts w:ascii="Courier New" w:hAnsi="Courier New" w:cs="Courier New"/>
          <w:sz w:val="20"/>
          <w:szCs w:val="20"/>
          <w:lang w:val="en-CA"/>
        </w:rPr>
      </w:pPr>
      <w:ins w:id="3969"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3970" w:author="Eric Boisvert" w:date="2015-10-30T06:37:00Z"/>
          <w:rFonts w:ascii="Courier New" w:hAnsi="Courier New" w:cs="Courier New"/>
          <w:sz w:val="20"/>
          <w:szCs w:val="20"/>
          <w:lang w:val="en-CA"/>
        </w:rPr>
      </w:pPr>
      <w:ins w:id="3971"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3972" w:author="Eric Boisvert" w:date="2015-10-30T06:37:00Z"/>
          <w:rFonts w:ascii="Courier New" w:hAnsi="Courier New" w:cs="Courier New"/>
          <w:sz w:val="20"/>
          <w:szCs w:val="20"/>
          <w:lang w:val="en-CA"/>
        </w:rPr>
      </w:pPr>
      <w:ins w:id="3973"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3974" w:author="Eric Boisvert" w:date="2015-10-30T06:37:00Z"/>
          <w:rFonts w:ascii="Courier New" w:hAnsi="Courier New" w:cs="Courier New"/>
          <w:b/>
          <w:sz w:val="20"/>
          <w:szCs w:val="20"/>
          <w:lang w:val="en-CA"/>
        </w:rPr>
      </w:pPr>
      <w:ins w:id="3975"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3976" w:author="Eric Boisvert" w:date="2015-10-30T06:37:00Z"/>
          <w:rFonts w:ascii="Courier New" w:hAnsi="Courier New" w:cs="Courier New"/>
          <w:sz w:val="20"/>
          <w:szCs w:val="20"/>
          <w:lang w:val="en-CA"/>
        </w:rPr>
      </w:pPr>
      <w:ins w:id="3977"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3978" w:author="Eric Boisvert" w:date="2015-10-30T06:42:00Z"/>
          <w:rFonts w:ascii="Courier New" w:hAnsi="Courier New" w:cs="Courier New"/>
          <w:sz w:val="20"/>
          <w:szCs w:val="20"/>
          <w:lang w:val="en-CA"/>
          <w:rPrChange w:id="3979" w:author="Eric Boisvert" w:date="2015-10-30T06:45:00Z">
            <w:rPr>
              <w:ins w:id="3980" w:author="Eric Boisvert" w:date="2015-10-30T06:42:00Z"/>
              <w:lang w:val="en-CA"/>
            </w:rPr>
          </w:rPrChange>
        </w:rPr>
      </w:pPr>
      <w:ins w:id="3981"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3982" w:author="Eric Boisvert" w:date="2015-10-30T06:42:00Z"/>
          <w:rFonts w:ascii="Courier New" w:hAnsi="Courier New" w:cs="Courier New"/>
          <w:sz w:val="20"/>
          <w:szCs w:val="20"/>
          <w:lang w:val="en-CA"/>
        </w:rPr>
      </w:pPr>
      <w:ins w:id="3983"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3984" w:author="Eric Boisvert" w:date="2015-10-30T06:42:00Z"/>
          <w:rFonts w:ascii="Courier New" w:hAnsi="Courier New" w:cs="Courier New"/>
          <w:sz w:val="20"/>
          <w:szCs w:val="20"/>
          <w:lang w:val="en-CA"/>
        </w:rPr>
      </w:pPr>
      <w:ins w:id="3985"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3986" w:author="Eric Boisvert" w:date="2015-10-30T06:42:00Z"/>
          <w:rFonts w:ascii="Courier New" w:hAnsi="Courier New" w:cs="Courier New"/>
          <w:b/>
          <w:sz w:val="20"/>
          <w:szCs w:val="20"/>
          <w:lang w:val="en-CA"/>
        </w:rPr>
      </w:pPr>
      <w:ins w:id="3987"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3988"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3989"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3990" w:author="Eric Boisvert" w:date="2015-10-30T06:42:00Z"/>
          <w:rFonts w:ascii="Courier New" w:hAnsi="Courier New" w:cs="Courier New"/>
          <w:sz w:val="20"/>
          <w:szCs w:val="20"/>
          <w:lang w:val="en-CA"/>
        </w:rPr>
      </w:pPr>
      <w:ins w:id="3991"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3992" w:author="Eric Boisvert" w:date="2015-10-30T06:42:00Z"/>
          <w:rFonts w:ascii="Courier New" w:hAnsi="Courier New" w:cs="Courier New"/>
          <w:sz w:val="20"/>
          <w:szCs w:val="20"/>
          <w:lang w:val="en-CA"/>
        </w:rPr>
      </w:pPr>
      <w:ins w:id="3993"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3994" w:author="Eric Boisvert" w:date="2015-10-30T06:45:00Z"/>
          <w:rFonts w:ascii="Courier New" w:hAnsi="Courier New" w:cs="Courier New"/>
          <w:sz w:val="20"/>
          <w:szCs w:val="20"/>
          <w:lang w:val="en-CA"/>
        </w:rPr>
      </w:pPr>
      <w:ins w:id="3995"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3996" w:author="Eric Boisvert" w:date="2015-10-30T06:37:00Z"/>
          <w:lang w:val="en-CA"/>
        </w:rPr>
      </w:pPr>
    </w:p>
    <w:p w14:paraId="49FAEAD9" w14:textId="77777777" w:rsidR="00E13215" w:rsidRDefault="00D44162" w:rsidP="00A8510C">
      <w:pPr>
        <w:rPr>
          <w:ins w:id="3997" w:author="Eric Boisvert" w:date="2015-10-30T06:46:00Z"/>
          <w:lang w:val="en-CA"/>
        </w:rPr>
      </w:pPr>
      <w:ins w:id="3998" w:author="Eric Boisvert" w:date="2015-10-30T06:37:00Z">
        <w:r>
          <w:rPr>
            <w:lang w:val="en-CA"/>
          </w:rPr>
          <w:t>Th</w:t>
        </w:r>
      </w:ins>
      <w:ins w:id="3999" w:author="Eric Boisvert" w:date="2015-10-30T06:44:00Z">
        <w:r>
          <w:rPr>
            <w:lang w:val="en-CA"/>
          </w:rPr>
          <w:t xml:space="preserve">e next </w:t>
        </w:r>
      </w:ins>
      <w:proofErr w:type="gramStart"/>
      <w:ins w:id="4000" w:author="Eric Boisvert" w:date="2015-10-30T06:37:00Z">
        <w:r w:rsidR="003E6590">
          <w:rPr>
            <w:lang w:val="en-CA"/>
          </w:rPr>
          <w:t>exampl</w:t>
        </w:r>
      </w:ins>
      <w:ins w:id="4001" w:author="Eric Boisvert" w:date="2015-10-30T06:38:00Z">
        <w:r w:rsidR="003E6590">
          <w:rPr>
            <w:lang w:val="en-CA"/>
          </w:rPr>
          <w:t>e</w:t>
        </w:r>
      </w:ins>
      <w:ins w:id="4002" w:author="Eric Boisvert" w:date="2015-10-30T06:44:00Z">
        <w:r>
          <w:rPr>
            <w:lang w:val="en-CA"/>
          </w:rPr>
          <w:t>s</w:t>
        </w:r>
      </w:ins>
      <w:ins w:id="4003"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4004" w:author="Eric Boisvert" w:date="2015-10-30T06:45:00Z">
        <w:r w:rsidR="00E13215">
          <w:rPr>
            <w:lang w:val="en-CA"/>
          </w:rPr>
          <w:t xml:space="preserve"> and using a WFS 2.0 request</w:t>
        </w:r>
      </w:ins>
      <w:ins w:id="4005" w:author="Eric Boisvert" w:date="2015-10-30T06:38:00Z">
        <w:r w:rsidR="003E6590">
          <w:rPr>
            <w:lang w:val="en-CA"/>
          </w:rPr>
          <w:t>.</w:t>
        </w:r>
      </w:ins>
      <w:ins w:id="4006" w:author="Eric Boisvert" w:date="2015-10-30T06:39:00Z">
        <w:r w:rsidR="003E6590">
          <w:rPr>
            <w:lang w:val="en-CA"/>
          </w:rPr>
          <w:t xml:space="preserve">  While </w:t>
        </w:r>
      </w:ins>
      <w:ins w:id="4007" w:author="Eric Boisvert" w:date="2015-10-30T06:46:00Z">
        <w:r w:rsidR="00E13215">
          <w:rPr>
            <w:lang w:val="en-CA"/>
          </w:rPr>
          <w:t>they are</w:t>
        </w:r>
      </w:ins>
      <w:ins w:id="4008" w:author="Eric Boisvert" w:date="2015-10-30T06:39:00Z">
        <w:r w:rsidR="003E6590">
          <w:rPr>
            <w:lang w:val="en-CA"/>
          </w:rPr>
          <w:t xml:space="preserve"> valid encoding</w:t>
        </w:r>
      </w:ins>
      <w:ins w:id="4009" w:author="Eric Boisvert" w:date="2015-10-30T06:46:00Z">
        <w:r w:rsidR="00E13215">
          <w:rPr>
            <w:lang w:val="en-CA"/>
          </w:rPr>
          <w:t>s</w:t>
        </w:r>
      </w:ins>
      <w:ins w:id="4010" w:author="Eric Boisvert" w:date="2015-10-30T06:39:00Z">
        <w:r w:rsidR="003E6590">
          <w:rPr>
            <w:lang w:val="en-CA"/>
          </w:rPr>
          <w:t>, the link</w:t>
        </w:r>
      </w:ins>
      <w:ins w:id="4011" w:author="Eric Boisvert" w:date="2015-10-30T06:46:00Z">
        <w:r w:rsidR="00E13215">
          <w:rPr>
            <w:lang w:val="en-CA"/>
          </w:rPr>
          <w:t>s</w:t>
        </w:r>
      </w:ins>
      <w:ins w:id="4012" w:author="Eric Boisvert" w:date="2015-10-30T06:39:00Z">
        <w:r w:rsidR="003E6590">
          <w:rPr>
            <w:lang w:val="en-CA"/>
          </w:rPr>
          <w:t xml:space="preserve"> </w:t>
        </w:r>
      </w:ins>
      <w:ins w:id="4013" w:author="Eric Boisvert" w:date="2015-10-30T06:46:00Z">
        <w:r w:rsidR="00E13215">
          <w:rPr>
            <w:lang w:val="en-CA"/>
          </w:rPr>
          <w:t>are</w:t>
        </w:r>
      </w:ins>
      <w:ins w:id="4014" w:author="Eric Boisvert" w:date="2015-10-30T06:39:00Z">
        <w:r w:rsidR="003E6590">
          <w:rPr>
            <w:lang w:val="en-CA"/>
          </w:rPr>
          <w:t xml:space="preserve"> not identifier </w:t>
        </w:r>
      </w:ins>
      <w:ins w:id="4015" w:author="Eric Boisvert" w:date="2015-10-30T06:46:00Z">
        <w:r w:rsidR="00E13215">
          <w:rPr>
            <w:lang w:val="en-CA"/>
          </w:rPr>
          <w:t xml:space="preserve">(although the information is hidden in the link).  </w:t>
        </w:r>
      </w:ins>
    </w:p>
    <w:p w14:paraId="308DAA23" w14:textId="1B663291" w:rsidR="003E6590" w:rsidRDefault="003E6590" w:rsidP="00A8510C">
      <w:pPr>
        <w:rPr>
          <w:ins w:id="4016" w:author="Eric Boisvert" w:date="2015-10-30T06:32:00Z"/>
          <w:lang w:val="en-CA"/>
        </w:rPr>
      </w:pPr>
      <w:ins w:id="4017" w:author="Eric Boisvert" w:date="2015-10-30T06:39:00Z">
        <w:r>
          <w:rPr>
            <w:lang w:val="en-CA"/>
          </w:rPr>
          <w:t>LOD</w:t>
        </w:r>
      </w:ins>
      <w:ins w:id="4018" w:author="Eric Boisvert" w:date="2015-10-30T06:47:00Z">
        <w:r w:rsidR="00E13215">
          <w:rPr>
            <w:lang w:val="en-CA"/>
          </w:rPr>
          <w:t xml:space="preserve"> HTTP URIs </w:t>
        </w:r>
        <w:proofErr w:type="gramStart"/>
        <w:r w:rsidR="00E13215">
          <w:rPr>
            <w:lang w:val="en-CA"/>
          </w:rPr>
          <w:t>have</w:t>
        </w:r>
      </w:ins>
      <w:proofErr w:type="gramEnd"/>
      <w:ins w:id="4019" w:author="Eric Boisvert" w:date="2015-10-30T06:39:00Z">
        <w:r>
          <w:rPr>
            <w:lang w:val="en-CA"/>
          </w:rPr>
          <w:t xml:space="preserve"> the dual role</w:t>
        </w:r>
      </w:ins>
      <w:ins w:id="4020" w:author="Eric Boisvert" w:date="2015-10-30T06:47:00Z">
        <w:r w:rsidR="00E13215">
          <w:rPr>
            <w:lang w:val="en-CA"/>
          </w:rPr>
          <w:t>s</w:t>
        </w:r>
      </w:ins>
      <w:ins w:id="4021" w:author="Eric Boisvert" w:date="2015-10-30T06:39:00Z">
        <w:r w:rsidR="00E13215">
          <w:rPr>
            <w:lang w:val="en-CA"/>
          </w:rPr>
          <w:t xml:space="preserve"> of being </w:t>
        </w:r>
      </w:ins>
      <w:ins w:id="4022" w:author="Eric Boisvert" w:date="2015-10-30T06:47:00Z">
        <w:r w:rsidR="00E13215">
          <w:rPr>
            <w:lang w:val="en-CA"/>
          </w:rPr>
          <w:t>both an</w:t>
        </w:r>
      </w:ins>
      <w:ins w:id="4023" w:author="Eric Boisvert" w:date="2015-10-30T06:39:00Z">
        <w:r>
          <w:rPr>
            <w:lang w:val="en-CA"/>
          </w:rPr>
          <w:t xml:space="preserve"> identifier </w:t>
        </w:r>
        <w:r w:rsidRPr="003E6590">
          <w:rPr>
            <w:b/>
            <w:lang w:val="en-CA"/>
            <w:rPrChange w:id="4024" w:author="Eric Boisvert" w:date="2015-10-30T06:40:00Z">
              <w:rPr>
                <w:lang w:val="en-CA"/>
              </w:rPr>
            </w:rPrChange>
          </w:rPr>
          <w:t>and</w:t>
        </w:r>
        <w:r>
          <w:rPr>
            <w:lang w:val="en-CA"/>
          </w:rPr>
          <w:t xml:space="preserve"> a location.</w:t>
        </w:r>
      </w:ins>
      <w:ins w:id="4025" w:author="Eric Boisvert" w:date="2015-10-30T06:40:00Z">
        <w:r>
          <w:rPr>
            <w:lang w:val="en-CA"/>
          </w:rPr>
          <w:t xml:space="preserve">  </w:t>
        </w:r>
      </w:ins>
      <w:ins w:id="4026"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027"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028" w:author="Eric Boisvert" w:date="2015-10-30T06:47:00Z"/>
          <w:lang w:val="en-CA"/>
        </w:rPr>
      </w:pPr>
      <w:r>
        <w:rPr>
          <w:lang w:val="en-CA"/>
        </w:rPr>
        <w:t xml:space="preserve"> </w:t>
      </w:r>
    </w:p>
    <w:p w14:paraId="00A2CAF8" w14:textId="77777777" w:rsidR="00652E95" w:rsidRDefault="00652E95" w:rsidP="00652E95">
      <w:pPr>
        <w:pStyle w:val="Heading3"/>
        <w:rPr>
          <w:ins w:id="4029" w:author="Eric Boisvert" w:date="2015-10-30T06:47:00Z"/>
          <w:lang w:val="en-CA"/>
        </w:rPr>
      </w:pPr>
      <w:bookmarkStart w:id="4030" w:name="_Toc439664641"/>
      <w:ins w:id="4031" w:author="Eric Boisvert" w:date="2015-10-30T06:47:00Z">
        <w:r>
          <w:rPr>
            <w:lang w:val="en-CA"/>
          </w:rPr>
          <w:t>CodeList</w:t>
        </w:r>
        <w:bookmarkEnd w:id="4030"/>
      </w:ins>
    </w:p>
    <w:p w14:paraId="00512E31" w14:textId="77777777" w:rsidR="00652E95" w:rsidRDefault="00652E95" w:rsidP="00652E95">
      <w:pPr>
        <w:rPr>
          <w:ins w:id="4032" w:author="Eric Boisvert" w:date="2015-10-30T06:47:00Z"/>
          <w:lang w:val="en-CA"/>
        </w:rPr>
      </w:pPr>
    </w:p>
    <w:p w14:paraId="4565B3B7" w14:textId="77777777" w:rsidR="00652E95" w:rsidRDefault="00652E95" w:rsidP="00652E95">
      <w:pPr>
        <w:rPr>
          <w:ins w:id="4033" w:author="Eric Boisvert" w:date="2015-10-30T06:47:00Z"/>
          <w:lang w:val="en-CA"/>
        </w:rPr>
      </w:pPr>
      <w:ins w:id="4034"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4035" w:author="Eric Boisvert" w:date="2015-10-30T06:47:00Z"/>
          <w:rFonts w:ascii="Consolas" w:hAnsi="Consolas" w:cs="Consolas"/>
          <w:sz w:val="20"/>
          <w:szCs w:val="20"/>
          <w:lang w:val="en-CA"/>
        </w:rPr>
      </w:pPr>
      <w:ins w:id="4036"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037"/>
        <w:r w:rsidRPr="008D2309">
          <w:rPr>
            <w:rFonts w:ascii="Consolas" w:hAnsi="Consolas" w:cs="Consolas"/>
            <w:sz w:val="20"/>
            <w:szCs w:val="20"/>
            <w:lang w:val="en-CA"/>
          </w:rPr>
          <w:t>http://resource.geosciml.org/classifier/cgi/simplelithology/mudstone</w:t>
        </w:r>
        <w:commentRangeEnd w:id="4037"/>
        <w:r>
          <w:rPr>
            <w:rStyle w:val="CommentReference"/>
          </w:rPr>
          <w:commentReference w:id="4037"/>
        </w:r>
        <w:r w:rsidRPr="008D2309">
          <w:rPr>
            <w:rFonts w:ascii="Consolas" w:hAnsi="Consolas" w:cs="Consolas"/>
            <w:sz w:val="20"/>
            <w:szCs w:val="20"/>
            <w:lang w:val="en-CA"/>
          </w:rPr>
          <w:t>" xlink:title="mudstone"/&gt;</w:t>
        </w:r>
      </w:ins>
    </w:p>
    <w:p w14:paraId="13540271" w14:textId="77777777" w:rsidR="00652E95" w:rsidRDefault="00652E95" w:rsidP="00652E95">
      <w:pPr>
        <w:rPr>
          <w:ins w:id="4038" w:author="Eric Boisvert" w:date="2015-10-30T06:47:00Z"/>
          <w:lang w:val="en-CA"/>
        </w:rPr>
      </w:pPr>
      <w:ins w:id="4039"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04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041"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042" w:author="Eric Boisvert" w:date="2015-10-30T06:48:00Z"/>
                <w:rStyle w:val="requri"/>
                <w:lang w:val="en-CA"/>
              </w:rPr>
            </w:pPr>
            <w:ins w:id="4043"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044" w:author="Eric Boisvert" w:date="2015-10-30T06:48:00Z"/>
                <w:rStyle w:val="reqtext"/>
                <w:lang w:val="en-CA"/>
              </w:rPr>
            </w:pPr>
            <w:ins w:id="4045"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046"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047" w:author="Eric Boisvert" w:date="2015-10-30T05:38:00Z"/>
          <w:lang w:val="en-CA"/>
        </w:rPr>
      </w:pPr>
      <w:del w:id="4048"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049" w:author="Eric Boisvert" w:date="2015-10-30T05:38:00Z"/>
          <w:rFonts w:ascii="Consolas" w:hAnsi="Consolas" w:cs="Consolas"/>
          <w:sz w:val="20"/>
          <w:szCs w:val="20"/>
          <w:lang w:val="en-CA"/>
        </w:rPr>
      </w:pPr>
      <w:del w:id="4050" w:author="Eric Boisvert" w:date="2015-10-30T05:38:00Z">
        <w:r w:rsidRPr="008D2309" w:rsidDel="00E97666">
          <w:rPr>
            <w:rFonts w:ascii="Consolas" w:hAnsi="Consolas" w:cs="Consolas"/>
            <w:sz w:val="20"/>
            <w:szCs w:val="20"/>
            <w:lang w:val="en-CA"/>
          </w:rPr>
          <w:delText>&lt;gsmlb:lithology xlink:href="</w:delText>
        </w:r>
        <w:commentRangeStart w:id="4051"/>
        <w:r w:rsidRPr="008D2309" w:rsidDel="00E97666">
          <w:rPr>
            <w:rFonts w:ascii="Consolas" w:hAnsi="Consolas" w:cs="Consolas"/>
            <w:sz w:val="20"/>
            <w:szCs w:val="20"/>
            <w:lang w:val="en-CA"/>
          </w:rPr>
          <w:delText>http://resource.geosciml.org/classifier/cgi/simplelithology/mudstone</w:delText>
        </w:r>
        <w:commentRangeEnd w:id="4051"/>
        <w:r w:rsidR="008D1584" w:rsidDel="00E97666">
          <w:rPr>
            <w:rStyle w:val="CommentReference"/>
          </w:rPr>
          <w:commentReference w:id="4051"/>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052" w:author="Eric Boisvert" w:date="2015-10-30T05:38:00Z"/>
          <w:lang w:val="en-CA"/>
        </w:rPr>
      </w:pPr>
      <w:del w:id="4053"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054" w:name="_Toc439664642"/>
      <w:r>
        <w:rPr>
          <w:lang w:val="en-CA"/>
        </w:rPr>
        <w:t>Identifiers</w:t>
      </w:r>
      <w:bookmarkEnd w:id="4054"/>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4055"/>
      <w:r>
        <w:rPr>
          <w:lang w:val="en-CA"/>
        </w:rPr>
        <w:t>a Linked Open Data resource identifier</w:t>
      </w:r>
      <w:commentRangeEnd w:id="4055"/>
      <w:r w:rsidR="0068411B">
        <w:rPr>
          <w:rStyle w:val="CommentReference"/>
        </w:rPr>
        <w:commentReference w:id="405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056"/>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056"/>
            <w:r>
              <w:rPr>
                <w:rStyle w:val="CommentReference"/>
                <w:rFonts w:ascii="Times New Roman" w:eastAsia="Times New Roman" w:hAnsi="Times New Roman"/>
                <w:lang w:val="en-US" w:eastAsia="en-US"/>
              </w:rPr>
              <w:commentReference w:id="4056"/>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1"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057" w:name="_Toc439664643"/>
      <w:r>
        <w:rPr>
          <w:lang w:val="en-CA"/>
        </w:rPr>
        <w:t>Nillables or Voidables</w:t>
      </w:r>
      <w:bookmarkEnd w:id="4057"/>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4058" w:name="_Toc439664644"/>
      <w:r>
        <w:rPr>
          <w:lang w:val="en-CA"/>
        </w:rPr>
        <w:t>Date encoding</w:t>
      </w:r>
      <w:bookmarkEnd w:id="4058"/>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059" w:name="_Toc439664645"/>
      <w:r>
        <w:t>Units of Measure</w:t>
      </w:r>
      <w:bookmarkEnd w:id="4059"/>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060" w:name="_Toc439664646"/>
      <w:del w:id="4061"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060"/>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062" w:author="Eric Boisvert" w:date="2015-10-29T03:56:00Z"/>
        </w:rPr>
      </w:pPr>
    </w:p>
    <w:p w14:paraId="6378C5AC" w14:textId="06412674" w:rsidR="007A1979" w:rsidRDefault="007A1979" w:rsidP="00225333">
      <w:commentRangeStart w:id="4063"/>
      <w:ins w:id="4064" w:author="Eric Boisvert" w:date="2015-10-29T03:56:00Z">
        <w:r>
          <w:t>Because of the limited availability of WFS 2.0 compliant server</w:t>
        </w:r>
      </w:ins>
      <w:ins w:id="4065" w:author="Eric Boisvert" w:date="2015-10-29T03:57:00Z">
        <w:r>
          <w:t>s</w:t>
        </w:r>
      </w:ins>
      <w:ins w:id="4066" w:author="Eric Boisvert" w:date="2015-10-29T03:56:00Z">
        <w:r>
          <w:t xml:space="preserve"> and clients, </w:t>
        </w:r>
      </w:ins>
      <w:ins w:id="4067" w:author="Eric Boisvert" w:date="2015-10-29T03:57:00Z">
        <w:r>
          <w:t xml:space="preserve">GeoSciML </w:t>
        </w:r>
      </w:ins>
      <w:ins w:id="4068" w:author="Eric Boisvert" w:date="2015-10-29T03:56:00Z">
        <w:r>
          <w:t xml:space="preserve">Portrayal </w:t>
        </w:r>
      </w:ins>
      <w:ins w:id="4069" w:author="Eric Boisvert" w:date="2015-10-29T03:58:00Z">
        <w:r>
          <w:t xml:space="preserve">targets WFS 1.1.0 and GML 3.1.1. </w:t>
        </w:r>
        <w:commentRangeEnd w:id="4063"/>
        <w:r>
          <w:rPr>
            <w:rStyle w:val="CommentReference"/>
          </w:rPr>
          <w:commentReference w:id="4063"/>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4070" w:name="_Toc439664647"/>
      <w:r>
        <w:t>GeoSciML Portrayal GML 3.2 profile</w:t>
      </w:r>
      <w:bookmarkEnd w:id="4070"/>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2"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4071" w:name="_Toc439664648"/>
      <w:bookmarkStart w:id="4072" w:name="_Ref439836832"/>
      <w:r>
        <w:t>GeoSciML Portrayal GML 3.1 profile</w:t>
      </w:r>
      <w:bookmarkEnd w:id="4071"/>
      <w:bookmarkEnd w:id="4072"/>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3"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073" w:name="_Toc439664649"/>
      <w:r w:rsidRPr="00D12552">
        <w:rPr>
          <w:lang w:val="en-CA"/>
        </w:rPr>
        <w:t xml:space="preserve">GeoSciML </w:t>
      </w:r>
      <w:r>
        <w:rPr>
          <w:lang w:val="en-CA"/>
        </w:rPr>
        <w:t>Basic XML</w:t>
      </w:r>
      <w:r w:rsidRPr="00D12552">
        <w:rPr>
          <w:lang w:val="en-CA"/>
        </w:rPr>
        <w:t xml:space="preserve"> Requirements Class</w:t>
      </w:r>
      <w:bookmarkEnd w:id="4073"/>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4"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4074" w:name="_Toc4396646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074"/>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075" w:name="_Toc4396646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075"/>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5"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076" w:name="_Toc439664652"/>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076"/>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077" w:name="_Toc439664653"/>
      <w:r w:rsidRPr="00D12552">
        <w:rPr>
          <w:lang w:val="en-CA"/>
        </w:rPr>
        <w:t xml:space="preserve">GeoSciML </w:t>
      </w:r>
      <w:r>
        <w:rPr>
          <w:lang w:val="en-CA"/>
        </w:rPr>
        <w:t>Laboratory XML Analysis</w:t>
      </w:r>
      <w:r w:rsidRPr="00D12552">
        <w:rPr>
          <w:lang w:val="en-CA"/>
        </w:rPr>
        <w:t xml:space="preserve"> Requirements Class</w:t>
      </w:r>
      <w:bookmarkEnd w:id="4077"/>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4078" w:author="Eric Boisvert" w:date="2015-11-22T17:06:00Z">
          <w:pPr/>
        </w:pPrChange>
      </w:pPr>
      <w:bookmarkStart w:id="4079" w:name="_Toc439664654"/>
      <w:r>
        <w:t>GeologicSpecimen located along a borehole</w:t>
      </w:r>
      <w:bookmarkEnd w:id="4079"/>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4080" w:name="_Ref433960138"/>
      <w:r>
        <w:t xml:space="preserve">Table </w:t>
      </w:r>
      <w:r w:rsidR="00673E83">
        <w:fldChar w:fldCharType="begin"/>
      </w:r>
      <w:r w:rsidR="00673E83">
        <w:instrText xml:space="preserve"> SEQ Table \* ARABIC </w:instrText>
      </w:r>
      <w:r w:rsidR="00673E83">
        <w:fldChar w:fldCharType="separate"/>
      </w:r>
      <w:r>
        <w:rPr>
          <w:noProof/>
        </w:rPr>
        <w:t>18</w:t>
      </w:r>
      <w:r w:rsidR="00673E83">
        <w:rPr>
          <w:noProof/>
        </w:rPr>
        <w:fldChar w:fldCharType="end"/>
      </w:r>
      <w:bookmarkEnd w:id="4080"/>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4081"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510FBF" w:rsidP="004F0DC1">
            <w:pPr>
              <w:rPr>
                <w:rFonts w:ascii="Calibri" w:hAnsi="Calibri"/>
                <w:b/>
                <w:bCs/>
                <w:color w:val="000000"/>
                <w:sz w:val="20"/>
                <w:szCs w:val="20"/>
              </w:rPr>
            </w:pPr>
            <w:hyperlink r:id="rId126"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4082"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4083" w:author="Eric Boisvert" w:date="2015-10-30T10:03:00Z">
              <w:r w:rsidRPr="00D970E9" w:rsidDel="00481976">
                <w:rPr>
                  <w:rFonts w:ascii="Calibri" w:hAnsi="Calibri"/>
                  <w:color w:val="000000"/>
                  <w:sz w:val="20"/>
                  <w:szCs w:val="20"/>
                </w:rPr>
                <w:delText xml:space="preserve">start </w:delText>
              </w:r>
            </w:del>
            <w:ins w:id="4084"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510FBF" w:rsidP="004F0DC1">
            <w:pPr>
              <w:rPr>
                <w:rFonts w:ascii="Calibri" w:hAnsi="Calibri"/>
                <w:b/>
                <w:bCs/>
                <w:color w:val="000000"/>
                <w:sz w:val="20"/>
                <w:szCs w:val="20"/>
              </w:rPr>
            </w:pPr>
            <w:hyperlink r:id="rId127"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4085" w:author="Eric Boisvert" w:date="2015-10-30T10:04:00Z">
              <w:r w:rsidRPr="00D970E9" w:rsidDel="00481976">
                <w:rPr>
                  <w:rFonts w:ascii="Calibri" w:hAnsi="Calibri"/>
                  <w:color w:val="000000"/>
                  <w:sz w:val="20"/>
                  <w:szCs w:val="20"/>
                </w:rPr>
                <w:delText xml:space="preserve">start </w:delText>
              </w:r>
            </w:del>
            <w:ins w:id="4086"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4087"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4088" w:author="Eric Boisvert" w:date="2015-10-30T09:44:00Z"/>
          <w:rFonts w:ascii="Courier New" w:hAnsi="Courier New" w:cs="Courier New"/>
          <w:sz w:val="20"/>
          <w:szCs w:val="20"/>
          <w:rPrChange w:id="4089" w:author="Eric Boisvert" w:date="2015-10-30T09:40:00Z">
            <w:rPr>
              <w:ins w:id="4090" w:author="Eric Boisvert" w:date="2015-10-30T09:44:00Z"/>
            </w:rPr>
          </w:rPrChange>
        </w:rPr>
        <w:pPrChange w:id="4091" w:author="Eric Boisvert" w:date="2015-10-30T09:40:00Z">
          <w:pPr/>
        </w:pPrChange>
      </w:pPr>
    </w:p>
    <w:p w14:paraId="088EA9DF" w14:textId="77777777" w:rsidR="00AE59F3" w:rsidRDefault="00AE59F3" w:rsidP="00C648D4">
      <w:pPr>
        <w:pStyle w:val="Heading1"/>
        <w:rPr>
          <w:ins w:id="4092" w:author="Eric Boisvert" w:date="2015-11-22T12:16:00Z"/>
          <w:lang w:val="en-CA"/>
        </w:rPr>
      </w:pPr>
      <w:bookmarkStart w:id="4093" w:name="_Toc439664655"/>
      <w:ins w:id="4094" w:author="Eric Boisvert" w:date="2015-11-22T12:16:00Z">
        <w:r>
          <w:rPr>
            <w:lang w:val="en-CA"/>
          </w:rPr>
          <w:t>GeoSciML relative position profile</w:t>
        </w:r>
        <w:bookmarkEnd w:id="4093"/>
      </w:ins>
    </w:p>
    <w:p w14:paraId="53507688" w14:textId="77777777" w:rsidR="00A43288" w:rsidRDefault="00AE59F3">
      <w:pPr>
        <w:rPr>
          <w:ins w:id="4095" w:author="Eric Boisvert" w:date="2015-11-22T12:26:00Z"/>
          <w:lang w:val="en-CA"/>
        </w:rPr>
        <w:pPrChange w:id="4096" w:author="Eric Boisvert" w:date="2015-11-22T12:16:00Z">
          <w:pPr>
            <w:pStyle w:val="Heading1"/>
          </w:pPr>
        </w:pPrChange>
      </w:pPr>
      <w:ins w:id="4097" w:author="Eric Boisvert" w:date="2015-11-22T12:16:00Z">
        <w:r>
          <w:rPr>
            <w:lang w:val="en-CA"/>
          </w:rPr>
          <w:t>This profile describe</w:t>
        </w:r>
      </w:ins>
      <w:ins w:id="4098" w:author="Eric Boisvert" w:date="2015-11-22T12:19:00Z">
        <w:r>
          <w:rPr>
            <w:lang w:val="en-CA"/>
          </w:rPr>
          <w:t>s</w:t>
        </w:r>
      </w:ins>
      <w:ins w:id="4099" w:author="Eric Boisvert" w:date="2015-11-22T12:16:00Z">
        <w:r>
          <w:rPr>
            <w:lang w:val="en-CA"/>
          </w:rPr>
          <w:t xml:space="preserve"> how </w:t>
        </w:r>
      </w:ins>
      <w:ins w:id="4100" w:author="Eric Boisvert" w:date="2015-11-22T12:18:00Z">
        <w:r>
          <w:rPr>
            <w:lang w:val="en-CA"/>
          </w:rPr>
          <w:t xml:space="preserve">to </w:t>
        </w:r>
      </w:ins>
      <w:ins w:id="4101" w:author="Eric Boisvert" w:date="2015-11-22T12:19:00Z">
        <w:r>
          <w:rPr>
            <w:lang w:val="en-CA"/>
          </w:rPr>
          <w:t xml:space="preserve">encode </w:t>
        </w:r>
      </w:ins>
      <w:ins w:id="4102" w:author="Eric Boisvert" w:date="2015-11-22T12:23:00Z">
        <w:r>
          <w:rPr>
            <w:lang w:val="en-CA"/>
          </w:rPr>
          <w:t>a</w:t>
        </w:r>
      </w:ins>
      <w:ins w:id="4103" w:author="Eric Boisvert" w:date="2015-11-22T12:20:00Z">
        <w:r>
          <w:rPr>
            <w:lang w:val="en-CA"/>
          </w:rPr>
          <w:t xml:space="preserve"> </w:t>
        </w:r>
      </w:ins>
      <w:ins w:id="4104" w:author="Eric Boisvert" w:date="2015-11-22T12:19:00Z">
        <w:r>
          <w:rPr>
            <w:lang w:val="en-CA"/>
          </w:rPr>
          <w:t xml:space="preserve">relative position of a SF_SamplingFeature or OM_Observation. </w:t>
        </w:r>
      </w:ins>
      <w:ins w:id="4105" w:author="Eric Boisvert" w:date="2015-11-22T12:20:00Z">
        <w:r>
          <w:rPr>
            <w:lang w:val="en-CA"/>
          </w:rPr>
          <w:t xml:space="preserve">  This profile is designed to support the common </w:t>
        </w:r>
      </w:ins>
      <w:ins w:id="4106" w:author="Eric Boisvert" w:date="2015-11-22T12:21:00Z">
        <w:r>
          <w:rPr>
            <w:lang w:val="en-CA"/>
          </w:rPr>
          <w:t xml:space="preserve">use </w:t>
        </w:r>
      </w:ins>
      <w:ins w:id="4107" w:author="Eric Boisvert" w:date="2015-11-22T12:20:00Z">
        <w:r>
          <w:rPr>
            <w:lang w:val="en-CA"/>
          </w:rPr>
          <w:t>case of sampling</w:t>
        </w:r>
      </w:ins>
      <w:ins w:id="4108" w:author="Eric Boisvert" w:date="2015-11-22T12:21:00Z">
        <w:r>
          <w:rPr>
            <w:lang w:val="en-CA"/>
          </w:rPr>
          <w:t xml:space="preserve"> (or observing in situ)</w:t>
        </w:r>
      </w:ins>
      <w:ins w:id="4109" w:author="Eric Boisvert" w:date="2015-11-22T12:20:00Z">
        <w:r>
          <w:rPr>
            <w:lang w:val="en-CA"/>
          </w:rPr>
          <w:t xml:space="preserve"> along a borehole path</w:t>
        </w:r>
      </w:ins>
      <w:ins w:id="4110" w:author="Eric Boisvert" w:date="2015-11-22T12:21:00Z">
        <w:r>
          <w:rPr>
            <w:lang w:val="en-CA"/>
          </w:rPr>
          <w:t xml:space="preserve"> where the sample location </w:t>
        </w:r>
      </w:ins>
      <w:ins w:id="4111" w:author="Eric Boisvert" w:date="2015-11-22T12:23:00Z">
        <w:r>
          <w:rPr>
            <w:lang w:val="en-CA"/>
          </w:rPr>
          <w:t xml:space="preserve">is </w:t>
        </w:r>
      </w:ins>
      <w:ins w:id="4112"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4113" w:author="Eric Boisvert" w:date="2015-11-22T12:26:00Z"/>
          <w:lang w:val="en-CA"/>
        </w:rPr>
        <w:pPrChange w:id="4114" w:author="Eric Boisvert" w:date="2015-11-22T12:16:00Z">
          <w:pPr>
            <w:pStyle w:val="Heading1"/>
          </w:pPr>
        </w:pPrChange>
      </w:pPr>
      <w:ins w:id="4115" w:author="Eric Boisvert" w:date="2015-11-22T12:26:00Z">
        <w:r>
          <w:rPr>
            <w:lang w:val="en-CA"/>
          </w:rPr>
          <w:t xml:space="preserve">This profile provides encoding rules </w:t>
        </w:r>
      </w:ins>
      <w:ins w:id="4116" w:author="Eric Boisvert" w:date="2015-11-22T12:28:00Z">
        <w:r>
          <w:rPr>
            <w:lang w:val="en-CA"/>
          </w:rPr>
          <w:t>to</w:t>
        </w:r>
      </w:ins>
    </w:p>
    <w:p w14:paraId="7497EA07" w14:textId="33763A36" w:rsidR="00AE59F3" w:rsidRDefault="00A43288">
      <w:pPr>
        <w:pStyle w:val="ListParagraph"/>
        <w:numPr>
          <w:ilvl w:val="0"/>
          <w:numId w:val="27"/>
        </w:numPr>
        <w:rPr>
          <w:ins w:id="4117" w:author="Eric Boisvert" w:date="2015-11-22T12:27:00Z"/>
          <w:lang w:val="en-CA"/>
        </w:rPr>
        <w:pPrChange w:id="4118" w:author="Eric Boisvert" w:date="2015-11-22T12:26:00Z">
          <w:pPr>
            <w:pStyle w:val="Heading1"/>
          </w:pPr>
        </w:pPrChange>
      </w:pPr>
      <w:ins w:id="4119"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4120" w:author="Eric Boisvert" w:date="2015-11-22T12:29:00Z"/>
          <w:lang w:val="en-CA"/>
        </w:rPr>
        <w:pPrChange w:id="4121" w:author="Eric Boisvert" w:date="2015-11-22T12:26:00Z">
          <w:pPr>
            <w:pStyle w:val="Heading1"/>
          </w:pPr>
        </w:pPrChange>
      </w:pPr>
      <w:ins w:id="4122" w:author="Eric Boisvert" w:date="2015-11-22T12:29:00Z">
        <w:r>
          <w:rPr>
            <w:lang w:val="en-CA"/>
          </w:rPr>
          <w:t xml:space="preserve">A encoding pattern for </w:t>
        </w:r>
        <w:r w:rsidRPr="00A43288">
          <w:rPr>
            <w:i/>
            <w:lang w:val="en-CA"/>
            <w:rPrChange w:id="4123"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4124" w:author="Eric Boisvert" w:date="2015-11-22T12:30:00Z"/>
          <w:lang w:val="en-CA"/>
        </w:rPr>
        <w:pPrChange w:id="4125" w:author="Eric Boisvert" w:date="2015-11-22T12:26:00Z">
          <w:pPr>
            <w:pStyle w:val="Heading1"/>
          </w:pPr>
        </w:pPrChange>
      </w:pPr>
      <w:ins w:id="4126" w:author="Eric Boisvert" w:date="2015-11-22T12:30:00Z">
        <w:r>
          <w:rPr>
            <w:lang w:val="en-CA"/>
          </w:rPr>
          <w:t>An linear spatial encoding</w:t>
        </w:r>
      </w:ins>
    </w:p>
    <w:p w14:paraId="36D1F2F7" w14:textId="03193EEE" w:rsidR="00A43288" w:rsidRPr="00A43288" w:rsidRDefault="009F0ABE">
      <w:pPr>
        <w:rPr>
          <w:ins w:id="4127" w:author="Eric Boisvert" w:date="2015-11-22T12:16:00Z"/>
          <w:lang w:val="en-CA"/>
        </w:rPr>
        <w:pPrChange w:id="4128" w:author="Eric Boisvert" w:date="2015-11-22T12:30:00Z">
          <w:pPr>
            <w:pStyle w:val="Heading1"/>
          </w:pPr>
        </w:pPrChange>
      </w:pPr>
      <w:ins w:id="4129" w:author="Eric Boisvert" w:date="2015-11-22T12:40:00Z">
        <w:r>
          <w:rPr>
            <w:lang w:val="en-CA"/>
          </w:rPr>
          <w:t xml:space="preserve">There are two relative position encoding options. </w:t>
        </w:r>
        <w:proofErr w:type="gramStart"/>
        <w:r>
          <w:rPr>
            <w:lang w:val="en-CA"/>
          </w:rPr>
          <w:t xml:space="preserve">Using GML 3.3 Linear referencing or using </w:t>
        </w:r>
      </w:ins>
      <w:ins w:id="4130" w:author="Eric Boisvert" w:date="2015-11-22T12:41:00Z">
        <w:r>
          <w:rPr>
            <w:lang w:val="en-CA"/>
          </w:rPr>
          <w:t>“GeoSciML” encoding.</w:t>
        </w:r>
      </w:ins>
      <w:proofErr w:type="gramEnd"/>
      <w:ins w:id="4131"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4132" w:name="_Toc439664656"/>
      <w:r>
        <w:rPr>
          <w:lang w:val="en-CA"/>
        </w:rPr>
        <w:t>GeoSciML CGI-IUGS Profile</w:t>
      </w:r>
      <w:bookmarkEnd w:id="4132"/>
    </w:p>
    <w:p w14:paraId="2513607A" w14:textId="541D7228" w:rsidR="009B3BBD" w:rsidRDefault="00C648D4" w:rsidP="00B31486">
      <w:pPr>
        <w:rPr>
          <w:color w:val="FF0000"/>
          <w:lang w:val="en-CA"/>
        </w:rPr>
      </w:pPr>
      <w:commentRangeStart w:id="4133"/>
      <w:r>
        <w:rPr>
          <w:color w:val="FF0000"/>
          <w:lang w:val="en-CA"/>
        </w:rPr>
        <w:t xml:space="preserve">This profile is the “international” version of GeoSciML, which essentially imposes a set of controlled vocabularies.  The profile simply states that vocabularies must come from </w:t>
      </w:r>
      <w:hyperlink r:id="rId128" w:history="1">
        <w:r w:rsidRPr="009A13E8">
          <w:rPr>
            <w:rStyle w:val="Hyperlink"/>
            <w:lang w:val="en-CA"/>
          </w:rPr>
          <w:t>http://resource.geosciml.org/</w:t>
        </w:r>
      </w:hyperlink>
      <w:r>
        <w:rPr>
          <w:color w:val="FF0000"/>
          <w:lang w:val="en-CA"/>
        </w:rPr>
        <w:t xml:space="preserve"> </w:t>
      </w:r>
      <w:commentRangeEnd w:id="4133"/>
      <w:r>
        <w:rPr>
          <w:rStyle w:val="CommentReference"/>
        </w:rPr>
        <w:commentReference w:id="4133"/>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4134" w:name="_Toc439664657"/>
      <w:r w:rsidRPr="00D12552">
        <w:rPr>
          <w:lang w:val="en-CA"/>
        </w:rPr>
        <w:t>Media Types for any data encoding(s)</w:t>
      </w:r>
      <w:bookmarkEnd w:id="4134"/>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135" w:name="_Toc254961261"/>
      <w:bookmarkStart w:id="4136" w:name="_Ref259545760"/>
      <w:bookmarkStart w:id="4137" w:name="_Toc276720685"/>
      <w:bookmarkStart w:id="4138" w:name="_Toc279341984"/>
      <w:bookmarkStart w:id="4139" w:name="_Toc439664658"/>
      <w:bookmarkStart w:id="4140" w:name="_Toc443461105"/>
      <w:bookmarkStart w:id="4141" w:name="_Toc9996974"/>
      <w:bookmarkStart w:id="4142" w:name="_Ref207532276"/>
      <w:bookmarkStart w:id="4143" w:name="_Ref207532302"/>
      <w:bookmarkStart w:id="4144" w:name="_Ref207532345"/>
      <w:bookmarkStart w:id="4145" w:name="_Toc219622068"/>
      <w:r w:rsidRPr="00D12552">
        <w:rPr>
          <w:lang w:val="en-CA"/>
        </w:rPr>
        <w:t xml:space="preserve">Conformance class: </w:t>
      </w:r>
      <w:bookmarkEnd w:id="4135"/>
      <w:bookmarkEnd w:id="4136"/>
      <w:bookmarkEnd w:id="4137"/>
      <w:r w:rsidRPr="00D12552">
        <w:rPr>
          <w:lang w:val="en-CA"/>
        </w:rPr>
        <w:t xml:space="preserve">AAAA </w:t>
      </w:r>
      <w:r w:rsidRPr="00D12552">
        <w:rPr>
          <w:color w:val="FF0000"/>
          <w:lang w:val="en-CA"/>
        </w:rPr>
        <w:t>(repeat as necessary)</w:t>
      </w:r>
      <w:bookmarkEnd w:id="4138"/>
      <w:bookmarkEnd w:id="4139"/>
    </w:p>
    <w:p w14:paraId="61AC9702" w14:textId="77777777" w:rsidR="004A5507" w:rsidRPr="00D12552" w:rsidRDefault="004A5507" w:rsidP="004A5507">
      <w:pPr>
        <w:pStyle w:val="AnnexLevel2"/>
        <w:numPr>
          <w:ilvl w:val="0"/>
          <w:numId w:val="0"/>
        </w:numPr>
        <w:rPr>
          <w:lang w:val="en-CA"/>
        </w:rPr>
      </w:pPr>
    </w:p>
    <w:bookmarkEnd w:id="4140"/>
    <w:bookmarkEnd w:id="4141"/>
    <w:bookmarkEnd w:id="4142"/>
    <w:bookmarkEnd w:id="4143"/>
    <w:bookmarkEnd w:id="4144"/>
    <w:bookmarkEnd w:id="4145"/>
    <w:p w14:paraId="551E32D9" w14:textId="77777777" w:rsidR="00816648" w:rsidRDefault="00195C7D">
      <w:pPr>
        <w:rPr>
          <w:ins w:id="4146" w:author="Eric Boisvert" w:date="2016-01-05T08:47:00Z"/>
          <w:lang w:val="en-CA"/>
        </w:rPr>
        <w:pPrChange w:id="4147" w:author="Eric Boisvert" w:date="2016-01-05T08:47:00Z">
          <w:pPr>
            <w:pStyle w:val="Annex"/>
          </w:pPr>
        </w:pPrChange>
      </w:pPr>
      <w:ins w:id="4148" w:author="Eric Boisvert" w:date="2016-01-05T08:46:00Z">
        <w:r>
          <w:rPr>
            <w:lang w:val="en-CA"/>
          </w:rPr>
          <w:t>To consider for date time validation in portrayal (dat</w:t>
        </w:r>
      </w:ins>
      <w:ins w:id="4149"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4150" w:author="Eric Boisvert" w:date="2016-01-05T08:47:00Z"/>
          <w:rStyle w:val="reqtext"/>
          <w:rPrChange w:id="4151" w:author="Eric Boisvert" w:date="2016-01-05T08:48:00Z">
            <w:rPr>
              <w:ins w:id="4152" w:author="Eric Boisvert" w:date="2016-01-05T08:47:00Z"/>
              <w:lang w:val="en-CA"/>
            </w:rPr>
          </w:rPrChange>
        </w:rPr>
        <w:pPrChange w:id="4153" w:author="Eric Boisvert" w:date="2016-01-05T08:47:00Z">
          <w:pPr>
            <w:pStyle w:val="Annex"/>
          </w:pPr>
        </w:pPrChange>
      </w:pPr>
      <w:ins w:id="4154" w:author="Eric Boisvert" w:date="2016-01-05T08:47:00Z">
        <w:r w:rsidRPr="00816648">
          <w:rPr>
            <w:rStyle w:val="reqtext"/>
            <w:rPrChange w:id="4155" w:author="Eric Boisvert" w:date="2016-01-05T08:48:00Z">
              <w:rPr>
                <w:lang w:val="en-CA"/>
              </w:rPr>
            </w:rPrChange>
          </w:rPr>
          <w:t xml:space="preserve"> </w:t>
        </w:r>
        <w:proofErr w:type="gramStart"/>
        <w:r w:rsidRPr="00816648">
          <w:rPr>
            <w:rStyle w:val="reqtext"/>
            <w:rPrChange w:id="4156" w:author="Eric Boisvert" w:date="2016-01-05T08:48:00Z">
              <w:rPr>
                <w:lang w:val="en-CA"/>
              </w:rPr>
            </w:rPrChange>
          </w:rPr>
          <w:t>^(</w:t>
        </w:r>
        <w:proofErr w:type="gramEnd"/>
        <w:r w:rsidRPr="00816648">
          <w:rPr>
            <w:rStyle w:val="reqtext"/>
            <w:rPrChange w:id="4157" w:author="Eric Boisvert" w:date="2016-01-05T08:48:00Z">
              <w:rPr>
                <w:lang w:val="en-CA"/>
              </w:rPr>
            </w:rPrChange>
          </w:rPr>
          <w:t>[\+-]?\d{4}(?!\</w:t>
        </w:r>
        <w:proofErr w:type="gramStart"/>
        <w:r w:rsidRPr="00816648">
          <w:rPr>
            <w:rStyle w:val="reqtext"/>
            <w:rPrChange w:id="4158" w:author="Eric Boisvert" w:date="2016-01-05T08:48:00Z">
              <w:rPr>
                <w:lang w:val="en-CA"/>
              </w:rPr>
            </w:rPrChange>
          </w:rPr>
          <w:t>d{</w:t>
        </w:r>
        <w:proofErr w:type="gramEnd"/>
        <w:r w:rsidRPr="00816648">
          <w:rPr>
            <w:rStyle w:val="reqtext"/>
            <w:rPrChange w:id="4159" w:author="Eric Boisvert" w:date="2016-01-05T08:48:00Z">
              <w:rPr>
                <w:lang w:val="en-CA"/>
              </w:rPr>
            </w:rPrChange>
          </w:rPr>
          <w:t>2}\b))((-?)((0[1-9]|1[0-2])(\3([12]\d|0[1-9]|3[01]))?|W([0-4]\d|5[0-2])(-?[1-7])?|(00[1-9]|0[1-9]\d|[12]\d{2}|3([0-5]\d|6[1-6])))([T\s</w:t>
        </w:r>
        <w:proofErr w:type="gramStart"/>
        <w:r w:rsidRPr="00816648">
          <w:rPr>
            <w:rStyle w:val="reqtext"/>
            <w:rPrChange w:id="4160" w:author="Eric Boisvert" w:date="2016-01-05T08:48:00Z">
              <w:rPr>
                <w:lang w:val="en-CA"/>
              </w:rPr>
            </w:rPrChange>
          </w:rPr>
          <w:t>](</w:t>
        </w:r>
        <w:proofErr w:type="gramEnd"/>
        <w:r w:rsidRPr="00816648">
          <w:rPr>
            <w:rStyle w:val="reqtext"/>
            <w:rPrChange w:id="4161" w:author="Eric Boisvert" w:date="2016-01-05T08:48:00Z">
              <w:rPr>
                <w:lang w:val="en-CA"/>
              </w:rPr>
            </w:rPrChange>
          </w:rPr>
          <w:t>(([01]\d|2[0-3])((:?)[0-5]\d)</w:t>
        </w:r>
        <w:proofErr w:type="gramStart"/>
        <w:r w:rsidRPr="00816648">
          <w:rPr>
            <w:rStyle w:val="reqtext"/>
            <w:rPrChange w:id="4162" w:author="Eric Boisvert" w:date="2016-01-05T08:48:00Z">
              <w:rPr>
                <w:lang w:val="en-CA"/>
              </w:rPr>
            </w:rPrChange>
          </w:rPr>
          <w:t>?|</w:t>
        </w:r>
        <w:proofErr w:type="gramEnd"/>
        <w:r w:rsidRPr="00816648">
          <w:rPr>
            <w:rStyle w:val="reqtext"/>
            <w:rPrChange w:id="4163" w:author="Eric Boisvert" w:date="2016-01-05T08:48:00Z">
              <w:rPr>
                <w:lang w:val="en-CA"/>
              </w:rPr>
            </w:rPrChange>
          </w:rPr>
          <w:t>24\:?00)([\.,]\d+(?!:))?)?(\</w:t>
        </w:r>
        <w:proofErr w:type="gramStart"/>
        <w:r w:rsidRPr="00816648">
          <w:rPr>
            <w:rStyle w:val="reqtext"/>
            <w:rPrChange w:id="4164" w:author="Eric Boisvert" w:date="2016-01-05T08:48:00Z">
              <w:rPr>
                <w:lang w:val="en-CA"/>
              </w:rPr>
            </w:rPrChange>
          </w:rPr>
          <w:t>17[</w:t>
        </w:r>
        <w:proofErr w:type="gramEnd"/>
        <w:r w:rsidRPr="00816648">
          <w:rPr>
            <w:rStyle w:val="reqtext"/>
            <w:rPrChange w:id="4165" w:author="Eric Boisvert" w:date="2016-01-05T08:48:00Z">
              <w:rPr>
                <w:lang w:val="en-CA"/>
              </w:rPr>
            </w:rPrChange>
          </w:rPr>
          <w:t>0-5]\d([\.,]\d+)?)?([zZ]</w:t>
        </w:r>
        <w:proofErr w:type="gramStart"/>
        <w:r w:rsidRPr="00816648">
          <w:rPr>
            <w:rStyle w:val="reqtext"/>
            <w:rPrChange w:id="4166" w:author="Eric Boisvert" w:date="2016-01-05T08:48:00Z">
              <w:rPr>
                <w:lang w:val="en-CA"/>
              </w:rPr>
            </w:rPrChange>
          </w:rPr>
          <w:t>|(</w:t>
        </w:r>
        <w:proofErr w:type="gramEnd"/>
        <w:r w:rsidRPr="00816648">
          <w:rPr>
            <w:rStyle w:val="reqtext"/>
            <w:rPrChange w:id="4167" w:author="Eric Boisvert" w:date="2016-01-05T08:48:00Z">
              <w:rPr>
                <w:lang w:val="en-CA"/>
              </w:rPr>
            </w:rPrChange>
          </w:rPr>
          <w:t>[\+-])([01]\d|2[0-3]):?([0-5]\d)?)?)?)?$</w:t>
        </w:r>
      </w:ins>
    </w:p>
    <w:p w14:paraId="082D716F" w14:textId="77777777" w:rsidR="00816648" w:rsidRDefault="00816648">
      <w:pPr>
        <w:rPr>
          <w:ins w:id="4168" w:author="Eric Boisvert" w:date="2016-01-05T08:47:00Z"/>
          <w:lang w:val="en-CA"/>
        </w:rPr>
        <w:pPrChange w:id="4169" w:author="Eric Boisvert" w:date="2016-01-05T08:47:00Z">
          <w:pPr>
            <w:pStyle w:val="Annex"/>
          </w:pPr>
        </w:pPrChange>
      </w:pPr>
    </w:p>
    <w:p w14:paraId="37A1A78B" w14:textId="7ABB8D6C" w:rsidR="00816648" w:rsidRDefault="00195C7D">
      <w:pPr>
        <w:rPr>
          <w:ins w:id="4170" w:author="Eric Boisvert" w:date="2016-01-05T08:47:00Z"/>
          <w:lang w:val="en-CA"/>
        </w:rPr>
        <w:pPrChange w:id="4171" w:author="Eric Boisvert" w:date="2016-01-05T08:47:00Z">
          <w:pPr>
            <w:pStyle w:val="Annex"/>
          </w:pPr>
        </w:pPrChange>
      </w:pPr>
      <w:ins w:id="4172"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173"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173"/>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174"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175" w:author="Eric Boisvert" w:date="2016-01-05T08:45:00Z"/>
                <w:lang w:val="en-CA"/>
              </w:rPr>
            </w:pPr>
            <w:ins w:id="4176"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177" w:author="Eric Boisvert" w:date="2016-01-05T08:45:00Z"/>
                <w:lang w:val="en-CA"/>
              </w:rPr>
            </w:pPr>
            <w:ins w:id="4178"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179" w:author="Eric Boisvert" w:date="2016-01-05T08:45:00Z"/>
                <w:lang w:val="en-CA"/>
              </w:rPr>
            </w:pPr>
            <w:ins w:id="4180"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181" w:author="Eric Boisvert" w:date="2016-01-05T08:45:00Z"/>
                <w:lang w:val="en-CA"/>
              </w:rPr>
            </w:pPr>
            <w:ins w:id="4182"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183" w:author="Eric Boisvert" w:date="2016-01-05T08:45:00Z"/>
                <w:lang w:val="en-CA"/>
              </w:rPr>
            </w:pPr>
            <w:ins w:id="4184" w:author="Eric Boisvert" w:date="2016-01-05T08:45:00Z">
              <w:r>
                <w:rPr>
                  <w:lang w:val="en-CA"/>
                </w:rPr>
                <w:t>Group review of some clauses</w:t>
              </w:r>
            </w:ins>
            <w:ins w:id="4185"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4186" w:author="Eric Boisvert" w:date="2016-01-05T08:44:00Z">
              <w:r>
                <w:rPr>
                  <w:lang w:val="en-CA"/>
                </w:rPr>
                <w:t>201</w:t>
              </w:r>
            </w:ins>
            <w:ins w:id="4187" w:author="Eric Boisvert" w:date="2016-01-05T08:45:00Z">
              <w:r>
                <w:rPr>
                  <w:lang w:val="en-CA"/>
                </w:rPr>
                <w:t>6</w:t>
              </w:r>
            </w:ins>
            <w:ins w:id="4188"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4189"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4190"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4191"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4192" w:author="Eric Boisvert" w:date="2016-01-05T08:46:00Z">
              <w:r>
                <w:rPr>
                  <w:lang w:val="en-CA"/>
                </w:rPr>
                <w:t>Global review of text for first draft</w:t>
              </w:r>
            </w:ins>
            <w:ins w:id="4193"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1" w:author="Eric Boisvert" w:date="2016-01-07T15:16:00Z" w:initials="EB/L">
    <w:p w14:paraId="6655E12C" w14:textId="77777777" w:rsidR="002E6F45" w:rsidRDefault="002E6F45">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55" w:author="Eric Boisvert" w:date="2016-01-07T15:16:00Z" w:initials="EB/L">
    <w:p w14:paraId="07AC35A5" w14:textId="77777777" w:rsidR="002E6F45" w:rsidRDefault="002E6F45">
      <w:pPr>
        <w:pStyle w:val="CommentText"/>
      </w:pPr>
      <w:r>
        <w:rPr>
          <w:rStyle w:val="CommentReference"/>
        </w:rPr>
        <w:annotationRef/>
      </w:r>
      <w:r>
        <w:t>More. Must check the OGC affiliation rule</w:t>
      </w:r>
    </w:p>
  </w:comment>
  <w:comment w:id="631" w:author="Steve Richard" w:date="2016-01-07T15:16:00Z" w:initials="SR">
    <w:p w14:paraId="2928802D" w14:textId="77777777" w:rsidR="002E6F45" w:rsidRDefault="002E6F45">
      <w:pPr>
        <w:pStyle w:val="CommentText"/>
      </w:pPr>
      <w:r>
        <w:rPr>
          <w:rStyle w:val="CommentReference"/>
        </w:rPr>
        <w:annotationRef/>
      </w:r>
      <w:r>
        <w:t>I think portrayal is an implementation of the conceptual model, not part of the conceptual model. I’ll work on the wording if I get a chance.</w:t>
      </w:r>
    </w:p>
  </w:comment>
  <w:comment w:id="810" w:author="Eric Boisvert" w:date="2016-01-07T15:16:00Z" w:initials="EB/L">
    <w:p w14:paraId="11C9FC8B" w14:textId="77777777" w:rsidR="002E6F45" w:rsidRDefault="002E6F45">
      <w:pPr>
        <w:pStyle w:val="CommentText"/>
      </w:pPr>
      <w:r>
        <w:rPr>
          <w:rStyle w:val="CommentReference"/>
        </w:rPr>
        <w:annotationRef/>
      </w:r>
      <w:r>
        <w:t>Adapt to GeoSciML</w:t>
      </w:r>
    </w:p>
  </w:comment>
  <w:comment w:id="815" w:author="Eric Boisvert" w:date="2016-01-07T15:16:00Z" w:initials="EB/L">
    <w:p w14:paraId="4A0AAB76" w14:textId="1C97EBE4" w:rsidR="002E6F45" w:rsidRDefault="002E6F45">
      <w:pPr>
        <w:pStyle w:val="CommentText"/>
      </w:pPr>
      <w:r>
        <w:rPr>
          <w:rStyle w:val="CommentReference"/>
        </w:rPr>
        <w:annotationRef/>
      </w:r>
      <w:r>
        <w:t>Will likely be removed</w:t>
      </w:r>
    </w:p>
  </w:comment>
  <w:comment w:id="883" w:author="Eric Boisvert" w:date="2016-01-07T15:16:00Z" w:initials="EB/L">
    <w:p w14:paraId="0CEA0AD6" w14:textId="77777777" w:rsidR="002E6F45" w:rsidRDefault="002E6F45">
      <w:pPr>
        <w:pStyle w:val="CommentText"/>
      </w:pPr>
      <w:r>
        <w:rPr>
          <w:rStyle w:val="CommentReference"/>
        </w:rPr>
        <w:annotationRef/>
      </w:r>
      <w:r>
        <w:t>My pet peeves</w:t>
      </w:r>
    </w:p>
  </w:comment>
  <w:comment w:id="885" w:author="Eric Boisvert" w:date="2016-01-07T15:16:00Z" w:initials="EB/L">
    <w:p w14:paraId="09AE58E9" w14:textId="77777777" w:rsidR="002E6F45" w:rsidRDefault="002E6F45">
      <w:pPr>
        <w:pStyle w:val="CommentText"/>
      </w:pPr>
      <w:r>
        <w:rPr>
          <w:rStyle w:val="CommentReference"/>
        </w:rPr>
        <w:annotationRef/>
      </w:r>
      <w:r>
        <w:t>We don’t have a clear way to report this, unless we allow a nillable property to have both a nil and a content (the Organism class) nilReason = absent</w:t>
      </w:r>
    </w:p>
  </w:comment>
  <w:comment w:id="884" w:author="Eric Boisvert" w:date="2016-01-07T15:16:00Z" w:initials="EB/L">
    <w:p w14:paraId="0E9B0D43" w14:textId="025D0DD1" w:rsidR="002E6F45" w:rsidRDefault="002E6F45">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87" w:author="Eric Boisvert" w:date="2016-01-07T15:16:00Z" w:initials="EB/L">
    <w:p w14:paraId="009599B9" w14:textId="77777777" w:rsidR="002E6F45" w:rsidRDefault="002E6F45">
      <w:pPr>
        <w:pStyle w:val="CommentText"/>
      </w:pPr>
      <w:r>
        <w:rPr>
          <w:rStyle w:val="CommentReference"/>
        </w:rPr>
        <w:annotationRef/>
      </w:r>
      <w:r>
        <w:t>The way to do this in GeoSciML is to have ConstituentPart/proportion = 0</w:t>
      </w:r>
    </w:p>
  </w:comment>
  <w:comment w:id="896" w:author="Eric Boisvert" w:date="2016-01-07T15:16:00Z" w:initials="EB/L">
    <w:p w14:paraId="285ACA1A" w14:textId="050EE93A" w:rsidR="002E6F45" w:rsidRDefault="002E6F45">
      <w:pPr>
        <w:pStyle w:val="CommentText"/>
      </w:pPr>
      <w:r>
        <w:rPr>
          <w:rStyle w:val="CommentReference"/>
        </w:rPr>
        <w:annotationRef/>
      </w:r>
      <w:r>
        <w:t>Move to own requirements class</w:t>
      </w:r>
    </w:p>
  </w:comment>
  <w:comment w:id="897" w:author="Eric Boisvert" w:date="2016-01-07T15:16:00Z" w:initials="EB/L">
    <w:p w14:paraId="20D344E6" w14:textId="4DC741AF" w:rsidR="002E6F45" w:rsidRDefault="002E6F45">
      <w:pPr>
        <w:pStyle w:val="CommentText"/>
      </w:pPr>
      <w:r>
        <w:rPr>
          <w:rStyle w:val="CommentReference"/>
        </w:rPr>
        <w:annotationRef/>
      </w:r>
      <w:r>
        <w:t>Double check for the right name</w:t>
      </w:r>
    </w:p>
  </w:comment>
  <w:comment w:id="997" w:author="Eric Boisvert" w:date="2016-01-07T15:16:00Z" w:initials="EB/L">
    <w:p w14:paraId="543EE89F" w14:textId="14D31BC3" w:rsidR="002E6F45" w:rsidRDefault="002E6F45">
      <w:pPr>
        <w:pStyle w:val="CommentText"/>
      </w:pPr>
      <w:r>
        <w:rPr>
          <w:rStyle w:val="CommentReference"/>
        </w:rPr>
        <w:annotationRef/>
      </w:r>
      <w:r>
        <w:t>The following two clauses should probably be in their own profile</w:t>
      </w:r>
    </w:p>
  </w:comment>
  <w:comment w:id="1000" w:author="Eric Boisvert" w:date="2016-01-07T15:16:00Z" w:initials="EB/L">
    <w:p w14:paraId="61064CC3" w14:textId="0B759CA5" w:rsidR="002E6F45" w:rsidRDefault="002E6F45">
      <w:pPr>
        <w:pStyle w:val="CommentText"/>
      </w:pPr>
      <w:r>
        <w:rPr>
          <w:rStyle w:val="CommentReference"/>
        </w:rPr>
        <w:annotationRef/>
      </w:r>
      <w:r>
        <w:t>Move to LOD requirements class</w:t>
      </w:r>
    </w:p>
  </w:comment>
  <w:comment w:id="1006" w:author="Eric Boisvert" w:date="2016-01-07T15:16:00Z" w:initials="EB/L">
    <w:p w14:paraId="1FAED83F" w14:textId="02425D3D" w:rsidR="002E6F45" w:rsidRDefault="002E6F45">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010" w:author="Eric Boisvert" w:date="2016-01-07T15:16:00Z" w:initials="EB/L">
    <w:p w14:paraId="54872106" w14:textId="6452D0FA" w:rsidR="002E6F45" w:rsidRDefault="002E6F45">
      <w:pPr>
        <w:pStyle w:val="CommentText"/>
      </w:pPr>
      <w:r>
        <w:rPr>
          <w:rStyle w:val="CommentReference"/>
        </w:rPr>
        <w:annotationRef/>
      </w:r>
      <w:r>
        <w:t xml:space="preserve">Intro text essentially stolen from 7.1 cookbook </w:t>
      </w:r>
      <w:r w:rsidRPr="00762332">
        <w:t>http://www.onegeology.org/wmscookbook/7_1.html</w:t>
      </w:r>
    </w:p>
  </w:comment>
  <w:comment w:id="1054" w:author="Eric Boisvert" w:date="2016-01-07T15:16:00Z" w:initials="EB/L">
    <w:p w14:paraId="23F0E68C" w14:textId="77656969" w:rsidR="002E6F45" w:rsidRDefault="002E6F45">
      <w:pPr>
        <w:pStyle w:val="CommentText"/>
      </w:pPr>
      <w:r>
        <w:rPr>
          <w:rStyle w:val="CommentReference"/>
        </w:rPr>
        <w:annotationRef/>
      </w:r>
      <w:r>
        <w:t>I don’t understand what this means</w:t>
      </w:r>
    </w:p>
  </w:comment>
  <w:comment w:id="1120" w:author="Eric Boisvert" w:date="2016-01-07T15:16:00Z" w:initials="EB/L">
    <w:p w14:paraId="62949A4B" w14:textId="306C7013" w:rsidR="002E6F45" w:rsidRDefault="002E6F45">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1170" w:author="Eric Boisvert" w:date="2016-01-07T15:16:00Z" w:initials="EB/L">
    <w:p w14:paraId="6D70419C" w14:textId="51DEC8C7" w:rsidR="002E6F45" w:rsidRDefault="002E6F45">
      <w:pPr>
        <w:pStyle w:val="CommentText"/>
      </w:pPr>
      <w:r>
        <w:rPr>
          <w:rStyle w:val="CommentReference"/>
        </w:rPr>
        <w:annotationRef/>
      </w:r>
      <w:r>
        <w:t xml:space="preserve">Check, eg. </w:t>
      </w:r>
    </w:p>
  </w:comment>
  <w:comment w:id="1181" w:author="Eric Boisvert" w:date="2016-01-07T15:16:00Z" w:initials="EB/L">
    <w:p w14:paraId="7ED5E424" w14:textId="2BED472C" w:rsidR="002E6F45" w:rsidRDefault="002E6F45">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208" w:author="Eric Boisvert" w:date="2016-01-07T15:16:00Z" w:initials="EB/L">
    <w:p w14:paraId="349CFB7D" w14:textId="1EF8A007" w:rsidR="002E6F45" w:rsidRDefault="002E6F45">
      <w:pPr>
        <w:pStyle w:val="CommentText"/>
      </w:pPr>
      <w:r>
        <w:rPr>
          <w:rStyle w:val="CommentReference"/>
        </w:rPr>
        <w:annotationRef/>
      </w:r>
      <w:r>
        <w:t>Already covered by SF-0</w:t>
      </w:r>
    </w:p>
  </w:comment>
  <w:comment w:id="1237" w:author="Eric Boisvert" w:date="2016-01-07T15:16:00Z" w:initials="EB/L">
    <w:p w14:paraId="65E74C2D" w14:textId="77777777" w:rsidR="002E6F45" w:rsidRDefault="002E6F45" w:rsidP="00D96958">
      <w:pPr>
        <w:pStyle w:val="CommentText"/>
      </w:pPr>
      <w:r>
        <w:rPr>
          <w:rStyle w:val="CommentReference"/>
        </w:rPr>
        <w:annotationRef/>
      </w:r>
      <w:r>
        <w:t xml:space="preserve">Check, eg. </w:t>
      </w:r>
    </w:p>
  </w:comment>
  <w:comment w:id="1253" w:author="Eric Boisvert" w:date="2016-01-07T15:16:00Z" w:initials="EB/L">
    <w:p w14:paraId="1AAB0499" w14:textId="77777777" w:rsidR="002E6F45" w:rsidRDefault="002E6F45"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316" w:author="Eric Boisvert" w:date="2016-01-07T15:16:00Z" w:initials="EB/L">
    <w:p w14:paraId="2DDC24B9" w14:textId="77777777" w:rsidR="002E6F45" w:rsidRDefault="002E6F45"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385" w:author="Eric Boisvert" w:date="2016-01-07T15:16:00Z" w:initials="EB/L">
    <w:p w14:paraId="71798E18" w14:textId="77777777" w:rsidR="002E6F45" w:rsidRDefault="002E6F45" w:rsidP="00176E9E">
      <w:pPr>
        <w:pStyle w:val="CommentText"/>
      </w:pPr>
      <w:r>
        <w:rPr>
          <w:rStyle w:val="CommentReference"/>
        </w:rPr>
        <w:annotationRef/>
      </w:r>
      <w:r>
        <w:t>This is a shortcut or a replacement of getting the full MappedFeature and the resolve the specification association</w:t>
      </w:r>
    </w:p>
  </w:comment>
  <w:comment w:id="1431" w:author="Eric Boisvert" w:date="2016-01-07T15:16:00Z" w:initials="EB/L">
    <w:p w14:paraId="021DDEA1" w14:textId="77777777" w:rsidR="002E6F45" w:rsidRDefault="002E6F45" w:rsidP="00D96958">
      <w:pPr>
        <w:pStyle w:val="CommentText"/>
      </w:pPr>
      <w:r>
        <w:rPr>
          <w:rStyle w:val="CommentReference"/>
        </w:rPr>
        <w:annotationRef/>
      </w:r>
      <w:r>
        <w:t xml:space="preserve">Check, eg. </w:t>
      </w:r>
    </w:p>
  </w:comment>
  <w:comment w:id="1594" w:author="Eric Boisvert" w:date="2016-01-07T15:16:00Z" w:initials="EB/L">
    <w:p w14:paraId="5396C471" w14:textId="77777777" w:rsidR="002E6F45" w:rsidRDefault="002E6F45" w:rsidP="00BE718C">
      <w:pPr>
        <w:pStyle w:val="CommentText"/>
      </w:pPr>
      <w:r>
        <w:rPr>
          <w:rStyle w:val="CommentReference"/>
        </w:rPr>
        <w:annotationRef/>
      </w:r>
      <w:r>
        <w:t xml:space="preserve">Resolve implies URI – doesn’t </w:t>
      </w:r>
      <w:proofErr w:type="gramStart"/>
      <w:r>
        <w:t>it ?</w:t>
      </w:r>
      <w:proofErr w:type="gramEnd"/>
    </w:p>
  </w:comment>
  <w:comment w:id="1603" w:author="Eric Boisvert" w:date="2016-01-07T15:16:00Z" w:initials="EB/L">
    <w:p w14:paraId="4F72F3C7" w14:textId="3369AAC6" w:rsidR="002E6F45" w:rsidRDefault="002E6F45">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717" w:author="Eric Boisvert" w:date="2016-01-07T15:16:00Z" w:initials="EB/L">
    <w:p w14:paraId="52CEAD5D" w14:textId="77777777" w:rsidR="002E6F45" w:rsidRDefault="002E6F45" w:rsidP="00D96958">
      <w:pPr>
        <w:pStyle w:val="CommentText"/>
      </w:pPr>
      <w:r>
        <w:rPr>
          <w:rStyle w:val="CommentReference"/>
        </w:rPr>
        <w:annotationRef/>
      </w:r>
      <w:r>
        <w:t xml:space="preserve">Check, eg. </w:t>
      </w:r>
    </w:p>
  </w:comment>
  <w:comment w:id="1871" w:author="Eric Boisvert" w:date="2016-01-07T15:16:00Z" w:initials="EB/L">
    <w:p w14:paraId="1AA086B4" w14:textId="77777777" w:rsidR="002E6F45" w:rsidRDefault="002E6F45" w:rsidP="00D96958">
      <w:pPr>
        <w:pStyle w:val="CommentText"/>
      </w:pPr>
      <w:r>
        <w:rPr>
          <w:rStyle w:val="CommentReference"/>
        </w:rPr>
        <w:annotationRef/>
      </w:r>
      <w:r>
        <w:t xml:space="preserve">Check, eg. </w:t>
      </w:r>
    </w:p>
  </w:comment>
  <w:comment w:id="2077" w:author="Eric Boisvert" w:date="2016-01-07T15:16:00Z" w:initials="EB/L">
    <w:p w14:paraId="58D17B83" w14:textId="77777777" w:rsidR="002E6F45" w:rsidRDefault="002E6F45" w:rsidP="00DF2985">
      <w:pPr>
        <w:pStyle w:val="CommentText"/>
      </w:pPr>
      <w:r>
        <w:rPr>
          <w:rStyle w:val="CommentReference"/>
        </w:rPr>
        <w:annotationRef/>
      </w:r>
      <w:r>
        <w:t xml:space="preserve">Check, eg. </w:t>
      </w:r>
    </w:p>
  </w:comment>
  <w:comment w:id="2356" w:author="Eric Boisvert" w:date="2016-01-07T15:16:00Z" w:initials="EB/L">
    <w:p w14:paraId="3F27E355" w14:textId="77777777" w:rsidR="002E6F45" w:rsidRDefault="002E6F45" w:rsidP="002E6F45">
      <w:pPr>
        <w:pStyle w:val="CommentText"/>
      </w:pPr>
      <w:r>
        <w:rPr>
          <w:rStyle w:val="CommentReference"/>
        </w:rPr>
        <w:annotationRef/>
      </w:r>
      <w:r>
        <w:t xml:space="preserve">Check, eg. </w:t>
      </w:r>
    </w:p>
  </w:comment>
  <w:comment w:id="2675" w:author="Eric Boisvert" w:date="2016-01-07T15:16:00Z" w:initials="EB/L">
    <w:p w14:paraId="3916DEFC" w14:textId="77777777" w:rsidR="00006FB0" w:rsidRDefault="00006FB0" w:rsidP="00006FB0">
      <w:pPr>
        <w:pStyle w:val="CommentText"/>
      </w:pPr>
      <w:r>
        <w:rPr>
          <w:rStyle w:val="CommentReference"/>
        </w:rPr>
        <w:annotationRef/>
      </w:r>
      <w:r>
        <w:t xml:space="preserve">Check, eg. </w:t>
      </w:r>
    </w:p>
  </w:comment>
  <w:comment w:id="2681" w:author="Eric Boisvert" w:date="2016-01-07T15:16:00Z" w:initials="EB/L">
    <w:p w14:paraId="246F852D" w14:textId="77777777" w:rsidR="00637CC9" w:rsidRDefault="00637CC9" w:rsidP="00637CC9">
      <w:pPr>
        <w:pStyle w:val="CommentText"/>
      </w:pPr>
      <w:r>
        <w:rPr>
          <w:rStyle w:val="CommentReference"/>
        </w:rPr>
        <w:annotationRef/>
      </w:r>
      <w:r>
        <w:t>Change in UML scope notes and remove observation_URI</w:t>
      </w:r>
    </w:p>
  </w:comment>
  <w:comment w:id="2751" w:author="Eric Boisvert" w:date="2016-01-07T15:16:00Z" w:initials="EB/L">
    <w:p w14:paraId="1361859C" w14:textId="0AA10B9F" w:rsidR="00793913" w:rsidRDefault="00793913">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2901" w:author="Eric Boisvert" w:date="2016-01-07T15:16:00Z" w:initials="EB/L">
    <w:p w14:paraId="084DAD59" w14:textId="3EBA890B" w:rsidR="002E6F45" w:rsidRDefault="002E6F45">
      <w:pPr>
        <w:pStyle w:val="CommentText"/>
      </w:pPr>
      <w:r>
        <w:rPr>
          <w:rStyle w:val="CommentReference"/>
        </w:rPr>
        <w:annotationRef/>
      </w:r>
      <w:r>
        <w:t>Rephrase important use case = INSPIRE</w:t>
      </w:r>
    </w:p>
  </w:comment>
  <w:comment w:id="2910" w:author="Boisvert, Eric" w:date="2016-01-07T15:16:00Z" w:initials="BE">
    <w:p w14:paraId="13C9C105" w14:textId="1D2D8D7F" w:rsidR="002E6F45" w:rsidRDefault="002E6F45">
      <w:pPr>
        <w:pStyle w:val="CommentText"/>
      </w:pPr>
      <w:r>
        <w:rPr>
          <w:rStyle w:val="CommentReference"/>
        </w:rPr>
        <w:annotationRef/>
      </w:r>
      <w:r>
        <w:t xml:space="preserve">Isn’t it a dependency of 19136 to start </w:t>
      </w:r>
      <w:proofErr w:type="gramStart"/>
      <w:r>
        <w:t>with ?</w:t>
      </w:r>
      <w:proofErr w:type="gramEnd"/>
    </w:p>
  </w:comment>
  <w:comment w:id="2911" w:author="Boisvert, Eric" w:date="2016-01-07T15:16:00Z" w:initials="BE">
    <w:p w14:paraId="7AF7A7F2" w14:textId="0F17E6F0" w:rsidR="002E6F45" w:rsidRDefault="002E6F45">
      <w:pPr>
        <w:pStyle w:val="CommentText"/>
      </w:pPr>
      <w:r>
        <w:rPr>
          <w:rStyle w:val="CommentReference"/>
        </w:rPr>
        <w:annotationRef/>
      </w:r>
      <w:r>
        <w:t>Pretty sure it should not be here since it’s XML encoding.  We should remove this from Logical and have it in XML encoding</w:t>
      </w:r>
    </w:p>
  </w:comment>
  <w:comment w:id="2985" w:author="Eric Boisvert" w:date="2016-01-07T15:16:00Z" w:initials="EB/L">
    <w:p w14:paraId="55A956D0" w14:textId="77777777" w:rsidR="002E6F45" w:rsidRDefault="002E6F45">
      <w:pPr>
        <w:pStyle w:val="CommentText"/>
      </w:pPr>
      <w:r>
        <w:rPr>
          <w:rStyle w:val="CommentReference"/>
        </w:rPr>
        <w:annotationRef/>
      </w:r>
      <w:r>
        <w:t>Probably don’t need this because this is what the UML says, but this CodeType is different since it is not an external vocabulary</w:t>
      </w:r>
    </w:p>
  </w:comment>
  <w:comment w:id="2988" w:author="Eric Boisvert" w:date="2016-01-07T15:16:00Z" w:initials="EB/L">
    <w:p w14:paraId="5C743AC9" w14:textId="77777777" w:rsidR="002E6F45" w:rsidRDefault="002E6F45">
      <w:pPr>
        <w:pStyle w:val="CommentText"/>
      </w:pPr>
      <w:r>
        <w:rPr>
          <w:rStyle w:val="CommentReference"/>
        </w:rPr>
        <w:annotationRef/>
      </w:r>
      <w:r>
        <w:t xml:space="preserve">This was in the scope note.  I don’t understand what this means.  Is the last item </w:t>
      </w:r>
    </w:p>
  </w:comment>
  <w:comment w:id="2989" w:author="Eric Boisvert" w:date="2016-01-07T15:16:00Z" w:initials="EB/L">
    <w:p w14:paraId="720006F6" w14:textId="77777777" w:rsidR="002E6F45" w:rsidRDefault="002E6F45">
      <w:pPr>
        <w:pStyle w:val="CommentText"/>
      </w:pPr>
      <w:r>
        <w:rPr>
          <w:rStyle w:val="CommentReference"/>
        </w:rPr>
        <w:annotationRef/>
      </w:r>
      <w:r>
        <w:t xml:space="preserve">This is a 3.2 thing, it has been replace with a “samplingFrame” term.  I honestly preferred the 3.2 </w:t>
      </w:r>
    </w:p>
  </w:comment>
  <w:comment w:id="3005" w:author="Eric Boisvert" w:date="2016-01-07T15:16:00Z" w:initials="EB/L">
    <w:p w14:paraId="0617F253" w14:textId="77777777" w:rsidR="002E6F45" w:rsidRDefault="002E6F45">
      <w:pPr>
        <w:pStyle w:val="CommentText"/>
      </w:pPr>
      <w:r>
        <w:rPr>
          <w:rStyle w:val="CommentReference"/>
        </w:rPr>
        <w:annotationRef/>
      </w:r>
      <w:r>
        <w:t>Not sure about this bit.</w:t>
      </w:r>
    </w:p>
  </w:comment>
  <w:comment w:id="3009" w:author="Eric Boisvert" w:date="2016-01-07T15:16:00Z" w:initials="EB/L">
    <w:p w14:paraId="5FB7FD71" w14:textId="77777777" w:rsidR="002E6F45" w:rsidRDefault="002E6F45">
      <w:pPr>
        <w:pStyle w:val="CommentText"/>
      </w:pPr>
      <w:r>
        <w:rPr>
          <w:rStyle w:val="CommentReference"/>
        </w:rPr>
        <w:annotationRef/>
      </w:r>
      <w:r>
        <w:t>Again.  Don’t remember what this means</w:t>
      </w:r>
    </w:p>
  </w:comment>
  <w:comment w:id="3039" w:author="Eric Boisvert" w:date="2016-01-07T15:16:00Z" w:initials="EB/L">
    <w:p w14:paraId="141CBB56" w14:textId="78925F87" w:rsidR="002E6F45" w:rsidRDefault="002E6F45">
      <w:pPr>
        <w:pStyle w:val="CommentText"/>
      </w:pPr>
      <w:r>
        <w:rPr>
          <w:rStyle w:val="CommentReference"/>
        </w:rPr>
        <w:annotationRef/>
      </w:r>
      <w:proofErr w:type="gramStart"/>
      <w:r>
        <w:t>Heterogeneity ?</w:t>
      </w:r>
      <w:proofErr w:type="gramEnd"/>
    </w:p>
  </w:comment>
  <w:comment w:id="3070" w:author="Boisvert, Eric" w:date="2016-01-07T15:16:00Z" w:initials="BE">
    <w:p w14:paraId="41B1F482" w14:textId="77777777" w:rsidR="002E6F45" w:rsidRDefault="002E6F45" w:rsidP="00390DF7">
      <w:pPr>
        <w:pStyle w:val="CommentText"/>
      </w:pPr>
      <w:r>
        <w:rPr>
          <w:rStyle w:val="CommentReference"/>
        </w:rPr>
        <w:annotationRef/>
      </w:r>
      <w:r>
        <w:t>Check. Maybe it’s a GML 3.3 thing</w:t>
      </w:r>
    </w:p>
  </w:comment>
  <w:comment w:id="3120" w:author="Eric Boisvert" w:date="2016-01-07T15:16:00Z" w:initials="EB/L">
    <w:p w14:paraId="6ED4705C" w14:textId="77777777" w:rsidR="002E6F45" w:rsidRDefault="002E6F45" w:rsidP="00657E64">
      <w:pPr>
        <w:pStyle w:val="CommentText"/>
      </w:pPr>
      <w:r>
        <w:rPr>
          <w:rStyle w:val="CommentReference"/>
        </w:rPr>
        <w:annotationRef/>
      </w:r>
      <w:r>
        <w:t>Should we have a recommendation that community stick to a single convension (eg: OneGeology uses that convension)</w:t>
      </w:r>
    </w:p>
  </w:comment>
  <w:comment w:id="3151" w:author="Eric Boisvert" w:date="2016-01-07T15:16:00Z" w:initials="EB/L">
    <w:p w14:paraId="66E75A74" w14:textId="77777777" w:rsidR="002E6F45" w:rsidRDefault="002E6F45" w:rsidP="00657E64">
      <w:pPr>
        <w:pStyle w:val="CommentText"/>
      </w:pPr>
      <w:r>
        <w:rPr>
          <w:rStyle w:val="CommentReference"/>
        </w:rPr>
        <w:annotationRef/>
      </w:r>
      <w:proofErr w:type="gramStart"/>
      <w:r>
        <w:t>Term ?</w:t>
      </w:r>
      <w:proofErr w:type="gramEnd"/>
      <w:r>
        <w:t xml:space="preserve"> </w:t>
      </w:r>
      <w:proofErr w:type="gramStart"/>
      <w:r>
        <w:t>it’s</w:t>
      </w:r>
      <w:proofErr w:type="gramEnd"/>
      <w:r>
        <w:t xml:space="preserve"> a quantity range.</w:t>
      </w:r>
    </w:p>
  </w:comment>
  <w:comment w:id="3248" w:author="Eric Boisvert" w:date="2016-01-07T15:16:00Z" w:initials="EB/L">
    <w:p w14:paraId="5485F6AC" w14:textId="77777777" w:rsidR="002E6F45" w:rsidRDefault="002E6F45" w:rsidP="00657E64">
      <w:pPr>
        <w:pStyle w:val="CommentText"/>
      </w:pPr>
      <w:r>
        <w:rPr>
          <w:rStyle w:val="CommentReference"/>
        </w:rPr>
        <w:annotationRef/>
      </w:r>
      <w:r>
        <w:t>Should we define a specific uom for this – or should we even bother and leave this for community.</w:t>
      </w:r>
    </w:p>
  </w:comment>
  <w:comment w:id="3348" w:author="Eric Boisvert" w:date="2016-01-07T15:16:00Z" w:initials="EB/L">
    <w:p w14:paraId="0B5605F6" w14:textId="6C87D3D6" w:rsidR="002E6F45" w:rsidRDefault="002E6F45">
      <w:pPr>
        <w:pStyle w:val="CommentText"/>
      </w:pPr>
      <w:r>
        <w:rPr>
          <w:rStyle w:val="CommentReference"/>
        </w:rPr>
        <w:annotationRef/>
      </w:r>
      <w:r>
        <w:t>This is one exception in the list.  It’s not externally managed, but actually enforced in the specification and the schema.</w:t>
      </w:r>
    </w:p>
  </w:comment>
  <w:comment w:id="3359" w:author="Boisvert, Eric" w:date="2016-01-07T15:16:00Z" w:initials="BE">
    <w:p w14:paraId="4C533D5C" w14:textId="30A4DA1A" w:rsidR="002E6F45" w:rsidRDefault="002E6F45">
      <w:pPr>
        <w:pStyle w:val="CommentText"/>
      </w:pPr>
      <w:r>
        <w:rPr>
          <w:rStyle w:val="CommentReference"/>
        </w:rPr>
        <w:annotationRef/>
      </w:r>
      <w:r>
        <w:t>Draws in schema language and spatial schema already</w:t>
      </w:r>
    </w:p>
  </w:comment>
  <w:comment w:id="3450" w:author="Eric Boisvert" w:date="2016-01-07T15:16:00Z" w:initials="EB/L">
    <w:p w14:paraId="2825455C" w14:textId="17477529" w:rsidR="002E6F45" w:rsidRDefault="002E6F45">
      <w:pPr>
        <w:pStyle w:val="CommentText"/>
      </w:pPr>
      <w:r>
        <w:rPr>
          <w:rStyle w:val="CommentReference"/>
        </w:rPr>
        <w:annotationRef/>
      </w:r>
      <w:r>
        <w:t>Don’t forget to add a dependency to GeologicAge in the requirement class list</w:t>
      </w:r>
    </w:p>
  </w:comment>
  <w:comment w:id="3467" w:author="Eric Boisvert" w:date="2016-01-07T15:16:00Z" w:initials="EB/L">
    <w:p w14:paraId="550511C5" w14:textId="3A732223" w:rsidR="002E6F45" w:rsidRDefault="002E6F45">
      <w:pPr>
        <w:pStyle w:val="CommentText"/>
      </w:pPr>
      <w:r>
        <w:rPr>
          <w:rStyle w:val="CommentReference"/>
        </w:rPr>
        <w:annotationRef/>
      </w:r>
      <w:r>
        <w:t>No documentation for this one, not even in 3.2</w:t>
      </w:r>
    </w:p>
  </w:comment>
  <w:comment w:id="3628" w:author="Eric Boisvert" w:date="2016-01-07T15:16:00Z" w:initials="EB/L">
    <w:p w14:paraId="0D048318" w14:textId="77777777" w:rsidR="002E6F45" w:rsidRDefault="002E6F45" w:rsidP="00777507">
      <w:pPr>
        <w:pStyle w:val="CommentText"/>
      </w:pPr>
      <w:r>
        <w:rPr>
          <w:rStyle w:val="CommentReference"/>
        </w:rPr>
        <w:annotationRef/>
      </w:r>
      <w:r>
        <w:t xml:space="preserve">Not sure it’s supposed to be here, </w:t>
      </w:r>
    </w:p>
  </w:comment>
  <w:comment w:id="3649" w:author="Boisvert, Eric" w:date="2016-01-07T15:16:00Z" w:initials="BE">
    <w:p w14:paraId="14328BAF" w14:textId="1FF148EF" w:rsidR="002E6F45" w:rsidRDefault="002E6F45">
      <w:pPr>
        <w:pStyle w:val="CommentText"/>
      </w:pPr>
      <w:r>
        <w:rPr>
          <w:rStyle w:val="CommentReference"/>
        </w:rPr>
        <w:annotationRef/>
      </w:r>
      <w:r>
        <w:t>This means that interval are in absolute coordinate</w:t>
      </w:r>
    </w:p>
  </w:comment>
  <w:comment w:id="3667" w:author="Boisvert, Eric" w:date="2016-01-07T15:16:00Z" w:initials="BE">
    <w:p w14:paraId="1D73A3B9" w14:textId="3051C86B" w:rsidR="002E6F45" w:rsidRDefault="002E6F45">
      <w:pPr>
        <w:pStyle w:val="CommentText"/>
      </w:pPr>
      <w:r>
        <w:rPr>
          <w:rStyle w:val="CommentReference"/>
        </w:rPr>
        <w:annotationRef/>
      </w:r>
      <w:r>
        <w:t>This labAnalysis-&gt;samplgFeature is redundant since its already include with basic</w:t>
      </w:r>
    </w:p>
  </w:comment>
  <w:comment w:id="3670" w:author="Boisvert, Eric" w:date="2016-01-07T15:16:00Z" w:initials="BE">
    <w:p w14:paraId="5CE49A75" w14:textId="0AEC9407" w:rsidR="002E6F45" w:rsidRDefault="002E6F45">
      <w:pPr>
        <w:pStyle w:val="CommentText"/>
      </w:pPr>
      <w:r>
        <w:rPr>
          <w:rStyle w:val="CommentReference"/>
        </w:rPr>
        <w:annotationRef/>
      </w:r>
      <w:r>
        <w:t>I think it comes with basic / gml – no need to put it there</w:t>
      </w:r>
    </w:p>
  </w:comment>
  <w:comment w:id="3705" w:author="Boisvert, Eric" w:date="2016-01-07T15:16:00Z" w:initials="BE">
    <w:p w14:paraId="43C70FF7" w14:textId="50703D56" w:rsidR="002E6F45" w:rsidRDefault="002E6F45">
      <w:pPr>
        <w:pStyle w:val="CommentText"/>
      </w:pPr>
      <w:r>
        <w:rPr>
          <w:rStyle w:val="CommentReference"/>
        </w:rPr>
        <w:annotationRef/>
      </w:r>
      <w:r>
        <w:t xml:space="preserve">Doesn’t this defeat the purpose of using http URI as </w:t>
      </w:r>
      <w:proofErr w:type="gramStart"/>
      <w:r>
        <w:t>identifiers ?</w:t>
      </w:r>
      <w:proofErr w:type="gramEnd"/>
    </w:p>
  </w:comment>
  <w:comment w:id="3745" w:author="Boisvert, Eric" w:date="2016-01-07T15:16:00Z" w:initials="BE">
    <w:p w14:paraId="7B362452" w14:textId="07A1582E" w:rsidR="002E6F45" w:rsidRDefault="002E6F45">
      <w:pPr>
        <w:pStyle w:val="CommentText"/>
      </w:pPr>
      <w:r>
        <w:rPr>
          <w:rStyle w:val="CommentReference"/>
        </w:rPr>
        <w:annotationRef/>
      </w:r>
      <w:r>
        <w:t>I suppose we can’t really police what other domains do.</w:t>
      </w:r>
    </w:p>
  </w:comment>
  <w:comment w:id="3752" w:author="Boisvert, Eric" w:date="2016-01-07T15:16:00Z" w:initials="BE">
    <w:p w14:paraId="261F51AD" w14:textId="318CAC15" w:rsidR="002E6F45" w:rsidRDefault="002E6F45">
      <w:pPr>
        <w:pStyle w:val="CommentText"/>
      </w:pPr>
      <w:r>
        <w:rPr>
          <w:rStyle w:val="CommentReference"/>
        </w:rPr>
        <w:annotationRef/>
      </w:r>
      <w:r>
        <w:t xml:space="preserve">Or is it </w:t>
      </w:r>
      <w:proofErr w:type="gramStart"/>
      <w:r>
        <w:t>normative ?</w:t>
      </w:r>
      <w:proofErr w:type="gramEnd"/>
    </w:p>
  </w:comment>
  <w:comment w:id="3781" w:author="Eric Boisvert" w:date="2016-01-07T15:16:00Z" w:initials="EB/L">
    <w:p w14:paraId="3082C719" w14:textId="77777777" w:rsidR="002E6F45" w:rsidRDefault="002E6F45">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782" w:author="Eric Boisvert" w:date="2016-01-07T15:16:00Z" w:initials="EB/L">
    <w:p w14:paraId="241CC4E7" w14:textId="77777777" w:rsidR="002E6F45" w:rsidRDefault="002E6F45">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786" w:author="Eric Boisvert" w:date="2016-01-07T15:16:00Z" w:initials="EB/L">
    <w:p w14:paraId="23E499DD" w14:textId="089600E9" w:rsidR="002E6F45" w:rsidRDefault="002E6F45">
      <w:pPr>
        <w:pStyle w:val="CommentText"/>
      </w:pPr>
      <w:r>
        <w:rPr>
          <w:rStyle w:val="CommentReference"/>
        </w:rPr>
        <w:annotationRef/>
      </w:r>
      <w:r>
        <w:t>Now, the philosophical debate.  Is the .sch is a compliance tool or is it a requirement rule</w:t>
      </w:r>
    </w:p>
  </w:comment>
  <w:comment w:id="4037" w:author="Eric Boisvert" w:date="2016-01-07T15:16:00Z" w:initials="EB/L">
    <w:p w14:paraId="18EE763B" w14:textId="77777777" w:rsidR="002E6F45" w:rsidRDefault="002E6F45" w:rsidP="00652E95">
      <w:pPr>
        <w:pStyle w:val="CommentText"/>
      </w:pPr>
      <w:r>
        <w:rPr>
          <w:rStyle w:val="CommentReference"/>
        </w:rPr>
        <w:annotationRef/>
      </w:r>
      <w:r>
        <w:t>Great. This one 404s</w:t>
      </w:r>
    </w:p>
  </w:comment>
  <w:comment w:id="4051" w:author="Eric Boisvert" w:date="2016-01-07T15:16:00Z" w:initials="EB/L">
    <w:p w14:paraId="7EBA9BF2" w14:textId="77777777" w:rsidR="002E6F45" w:rsidRDefault="002E6F45">
      <w:pPr>
        <w:pStyle w:val="CommentText"/>
      </w:pPr>
      <w:r>
        <w:rPr>
          <w:rStyle w:val="CommentReference"/>
        </w:rPr>
        <w:annotationRef/>
      </w:r>
      <w:r>
        <w:t>Great. This one 404s</w:t>
      </w:r>
    </w:p>
  </w:comment>
  <w:comment w:id="4055" w:author="Boisvert, Eric" w:date="2016-01-07T15:16:00Z" w:initials="BE">
    <w:p w14:paraId="70C77D12" w14:textId="582AFCB0" w:rsidR="002E6F45" w:rsidRDefault="002E6F45">
      <w:pPr>
        <w:pStyle w:val="CommentText"/>
      </w:pPr>
      <w:r>
        <w:rPr>
          <w:rStyle w:val="CommentReference"/>
        </w:rPr>
        <w:annotationRef/>
      </w:r>
      <w:r>
        <w:t>Technically, this one should be testable by schematron</w:t>
      </w:r>
    </w:p>
  </w:comment>
  <w:comment w:id="4056" w:author="Boisvert, Eric" w:date="2016-01-07T15:16:00Z" w:initials="BE">
    <w:p w14:paraId="45CD9209" w14:textId="209DC396" w:rsidR="002E6F45" w:rsidRDefault="002E6F45">
      <w:pPr>
        <w:pStyle w:val="CommentText"/>
      </w:pPr>
      <w:r>
        <w:rPr>
          <w:rStyle w:val="CommentReference"/>
        </w:rPr>
        <w:annotationRef/>
      </w:r>
      <w:r>
        <w:t xml:space="preserve">Shall we enforce a specific </w:t>
      </w:r>
      <w:proofErr w:type="gramStart"/>
      <w:r>
        <w:t>codeSpace ?</w:t>
      </w:r>
      <w:proofErr w:type="gramEnd"/>
    </w:p>
  </w:comment>
  <w:comment w:id="4063" w:author="Eric Boisvert" w:date="2016-01-07T15:16:00Z" w:initials="EB/L">
    <w:p w14:paraId="0C6CDA8E" w14:textId="120FCF66" w:rsidR="002E6F45" w:rsidRDefault="002E6F45">
      <w:pPr>
        <w:pStyle w:val="CommentText"/>
      </w:pPr>
      <w:r>
        <w:rPr>
          <w:rStyle w:val="CommentReference"/>
        </w:rPr>
        <w:annotationRef/>
      </w:r>
      <w:r>
        <w:t>Should we keep the abstract portrayal for future 3.2 extension</w:t>
      </w:r>
    </w:p>
  </w:comment>
  <w:comment w:id="4133" w:author="Boisvert, Eric" w:date="2016-01-07T15:16:00Z" w:initials="BE">
    <w:p w14:paraId="11C239E8" w14:textId="43C8B7EE" w:rsidR="002E6F45" w:rsidRDefault="002E6F45">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507056" w14:textId="77777777" w:rsidR="00137FD9" w:rsidRDefault="00137FD9">
      <w:pPr>
        <w:spacing w:after="0"/>
      </w:pPr>
      <w:r>
        <w:separator/>
      </w:r>
    </w:p>
  </w:endnote>
  <w:endnote w:type="continuationSeparator" w:id="0">
    <w:p w14:paraId="488FD284" w14:textId="77777777" w:rsidR="00137FD9" w:rsidRDefault="00137F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2E6F45" w:rsidRDefault="002E6F45">
    <w:pPr>
      <w:pStyle w:val="Footer"/>
      <w:jc w:val="center"/>
    </w:pPr>
    <w:r>
      <w:fldChar w:fldCharType="begin"/>
    </w:r>
    <w:r>
      <w:instrText xml:space="preserve"> PAGE   \* MERGEFORMAT </w:instrText>
    </w:r>
    <w:r>
      <w:fldChar w:fldCharType="separate"/>
    </w:r>
    <w:r w:rsidR="00637CC9">
      <w:rPr>
        <w:noProof/>
      </w:rPr>
      <w:t>195</w:t>
    </w:r>
    <w:r>
      <w:rPr>
        <w:noProof/>
      </w:rPr>
      <w:fldChar w:fldCharType="end"/>
    </w:r>
  </w:p>
  <w:p w14:paraId="5299F2EC" w14:textId="77777777" w:rsidR="002E6F45" w:rsidRPr="0079517D" w:rsidRDefault="002E6F45"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AA64D9" w14:textId="77777777" w:rsidR="00137FD9" w:rsidRDefault="00137FD9">
      <w:pPr>
        <w:spacing w:after="0"/>
      </w:pPr>
      <w:r>
        <w:separator/>
      </w:r>
    </w:p>
  </w:footnote>
  <w:footnote w:type="continuationSeparator" w:id="0">
    <w:p w14:paraId="426704E3" w14:textId="77777777" w:rsidR="00137FD9" w:rsidRDefault="00137FD9">
      <w:pPr>
        <w:spacing w:after="0"/>
      </w:pPr>
      <w:r>
        <w:continuationSeparator/>
      </w:r>
    </w:p>
  </w:footnote>
  <w:footnote w:id="1">
    <w:p w14:paraId="015C3D42" w14:textId="77777777" w:rsidR="002E6F45" w:rsidRDefault="002E6F45">
      <w:pPr>
        <w:pStyle w:val="FootnoteText"/>
      </w:pPr>
      <w:r>
        <w:footnoteRef/>
      </w:r>
      <w:r>
        <w:t xml:space="preserve"> </w:t>
      </w:r>
      <w:hyperlink r:id="rId1" w:history="1">
        <w:r>
          <w:rPr>
            <w:rStyle w:val="Hyperlink"/>
          </w:rPr>
          <w:t>www.opengeospatial.org/cite</w:t>
        </w:r>
      </w:hyperlink>
      <w:r>
        <w:t xml:space="preserve"> </w:t>
      </w:r>
    </w:p>
  </w:footnote>
  <w:footnote w:id="2">
    <w:p w14:paraId="3254F8DB" w14:textId="77777777" w:rsidR="002E6F45" w:rsidRPr="006F2ACD" w:rsidRDefault="002E6F45" w:rsidP="00657E64">
      <w:pPr>
        <w:pStyle w:val="FootnoteText"/>
        <w:rPr>
          <w:ins w:id="3300" w:author="Eric Boisvert" w:date="2016-01-06T11:10:00Z"/>
          <w:lang w:val="en-CA"/>
        </w:rPr>
      </w:pPr>
      <w:ins w:id="3301"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3">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5">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7">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2">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3">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5">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32"/>
  </w:num>
  <w:num w:numId="2">
    <w:abstractNumId w:val="1"/>
  </w:num>
  <w:num w:numId="3">
    <w:abstractNumId w:val="11"/>
  </w:num>
  <w:num w:numId="4">
    <w:abstractNumId w:val="24"/>
  </w:num>
  <w:num w:numId="5">
    <w:abstractNumId w:val="17"/>
  </w:num>
  <w:num w:numId="6">
    <w:abstractNumId w:val="16"/>
  </w:num>
  <w:num w:numId="7">
    <w:abstractNumId w:val="14"/>
  </w:num>
  <w:num w:numId="8">
    <w:abstractNumId w:val="22"/>
  </w:num>
  <w:num w:numId="9">
    <w:abstractNumId w:val="0"/>
  </w:num>
  <w:num w:numId="10">
    <w:abstractNumId w:val="21"/>
  </w:num>
  <w:num w:numId="11">
    <w:abstractNumId w:val="9"/>
  </w:num>
  <w:num w:numId="12">
    <w:abstractNumId w:val="7"/>
  </w:num>
  <w:num w:numId="13">
    <w:abstractNumId w:val="28"/>
  </w:num>
  <w:num w:numId="14">
    <w:abstractNumId w:val="26"/>
  </w:num>
  <w:num w:numId="15">
    <w:abstractNumId w:val="6"/>
  </w:num>
  <w:num w:numId="16">
    <w:abstractNumId w:val="5"/>
  </w:num>
  <w:num w:numId="17">
    <w:abstractNumId w:val="25"/>
  </w:num>
  <w:num w:numId="18">
    <w:abstractNumId w:val="8"/>
  </w:num>
  <w:num w:numId="19">
    <w:abstractNumId w:val="27"/>
  </w:num>
  <w:num w:numId="20">
    <w:abstractNumId w:val="23"/>
  </w:num>
  <w:num w:numId="21">
    <w:abstractNumId w:val="20"/>
  </w:num>
  <w:num w:numId="22">
    <w:abstractNumId w:val="31"/>
  </w:num>
  <w:num w:numId="23">
    <w:abstractNumId w:val="4"/>
  </w:num>
  <w:num w:numId="24">
    <w:abstractNumId w:val="18"/>
  </w:num>
  <w:num w:numId="25">
    <w:abstractNumId w:val="13"/>
  </w:num>
  <w:num w:numId="26">
    <w:abstractNumId w:val="19"/>
  </w:num>
  <w:num w:numId="27">
    <w:abstractNumId w:val="12"/>
  </w:num>
  <w:num w:numId="28">
    <w:abstractNumId w:val="2"/>
  </w:num>
  <w:num w:numId="29">
    <w:abstractNumId w:val="15"/>
  </w:num>
  <w:num w:numId="30">
    <w:abstractNumId w:val="10"/>
  </w:num>
  <w:num w:numId="31">
    <w:abstractNumId w:val="30"/>
  </w:num>
  <w:num w:numId="32">
    <w:abstractNumId w:val="3"/>
  </w:num>
  <w:num w:numId="33">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43E8E"/>
    <w:rsid w:val="00044F45"/>
    <w:rsid w:val="000467D3"/>
    <w:rsid w:val="00053794"/>
    <w:rsid w:val="00057138"/>
    <w:rsid w:val="000578C2"/>
    <w:rsid w:val="00075F5E"/>
    <w:rsid w:val="000843E1"/>
    <w:rsid w:val="00090DCF"/>
    <w:rsid w:val="00094557"/>
    <w:rsid w:val="00094B6D"/>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22E1A"/>
    <w:rsid w:val="0013283D"/>
    <w:rsid w:val="00137FD9"/>
    <w:rsid w:val="001453F6"/>
    <w:rsid w:val="001517B8"/>
    <w:rsid w:val="00154114"/>
    <w:rsid w:val="00155303"/>
    <w:rsid w:val="00156903"/>
    <w:rsid w:val="001571AE"/>
    <w:rsid w:val="00157A85"/>
    <w:rsid w:val="00157E57"/>
    <w:rsid w:val="00160943"/>
    <w:rsid w:val="00160C8B"/>
    <w:rsid w:val="00165E04"/>
    <w:rsid w:val="00170B70"/>
    <w:rsid w:val="00172574"/>
    <w:rsid w:val="00174304"/>
    <w:rsid w:val="00176E9E"/>
    <w:rsid w:val="00180077"/>
    <w:rsid w:val="001810D7"/>
    <w:rsid w:val="001811FA"/>
    <w:rsid w:val="00195C7D"/>
    <w:rsid w:val="001A08DE"/>
    <w:rsid w:val="001A1E76"/>
    <w:rsid w:val="001A4D2E"/>
    <w:rsid w:val="001A50D4"/>
    <w:rsid w:val="001A53ED"/>
    <w:rsid w:val="001A7909"/>
    <w:rsid w:val="001B3235"/>
    <w:rsid w:val="001D519F"/>
    <w:rsid w:val="001D79AD"/>
    <w:rsid w:val="001E7109"/>
    <w:rsid w:val="00203D99"/>
    <w:rsid w:val="00205A37"/>
    <w:rsid w:val="0020685A"/>
    <w:rsid w:val="00211657"/>
    <w:rsid w:val="002116B6"/>
    <w:rsid w:val="002151F2"/>
    <w:rsid w:val="00225333"/>
    <w:rsid w:val="00233723"/>
    <w:rsid w:val="00233F14"/>
    <w:rsid w:val="002404CF"/>
    <w:rsid w:val="00242105"/>
    <w:rsid w:val="00263362"/>
    <w:rsid w:val="00263FE6"/>
    <w:rsid w:val="00267D2C"/>
    <w:rsid w:val="00274AAD"/>
    <w:rsid w:val="00276AD3"/>
    <w:rsid w:val="00287240"/>
    <w:rsid w:val="002A2C89"/>
    <w:rsid w:val="002A58E0"/>
    <w:rsid w:val="002B6140"/>
    <w:rsid w:val="002C0B9E"/>
    <w:rsid w:val="002C78A2"/>
    <w:rsid w:val="002D30FE"/>
    <w:rsid w:val="002D4285"/>
    <w:rsid w:val="002D4310"/>
    <w:rsid w:val="002D769B"/>
    <w:rsid w:val="002E1163"/>
    <w:rsid w:val="002E694E"/>
    <w:rsid w:val="002E6F45"/>
    <w:rsid w:val="00314722"/>
    <w:rsid w:val="00322A93"/>
    <w:rsid w:val="00326F3E"/>
    <w:rsid w:val="00330E0C"/>
    <w:rsid w:val="00333BAC"/>
    <w:rsid w:val="003343DC"/>
    <w:rsid w:val="00334B85"/>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479F"/>
    <w:rsid w:val="003A6526"/>
    <w:rsid w:val="003B391B"/>
    <w:rsid w:val="003B5D4E"/>
    <w:rsid w:val="003C0FEA"/>
    <w:rsid w:val="003C190E"/>
    <w:rsid w:val="003D0B50"/>
    <w:rsid w:val="003E0843"/>
    <w:rsid w:val="003E0DCA"/>
    <w:rsid w:val="003E1755"/>
    <w:rsid w:val="003E6590"/>
    <w:rsid w:val="00401D4D"/>
    <w:rsid w:val="0040205C"/>
    <w:rsid w:val="00402937"/>
    <w:rsid w:val="004111ED"/>
    <w:rsid w:val="00413E49"/>
    <w:rsid w:val="00414DC9"/>
    <w:rsid w:val="00415CBF"/>
    <w:rsid w:val="004203F0"/>
    <w:rsid w:val="004274B7"/>
    <w:rsid w:val="00432BE6"/>
    <w:rsid w:val="0043553C"/>
    <w:rsid w:val="004449FA"/>
    <w:rsid w:val="0044777B"/>
    <w:rsid w:val="00447C82"/>
    <w:rsid w:val="00450B23"/>
    <w:rsid w:val="004635D8"/>
    <w:rsid w:val="00463AE7"/>
    <w:rsid w:val="0046445D"/>
    <w:rsid w:val="0046711E"/>
    <w:rsid w:val="00481976"/>
    <w:rsid w:val="00481AF6"/>
    <w:rsid w:val="00486E2A"/>
    <w:rsid w:val="0048717F"/>
    <w:rsid w:val="004A5507"/>
    <w:rsid w:val="004A7E4D"/>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10FBF"/>
    <w:rsid w:val="005166DF"/>
    <w:rsid w:val="00523B00"/>
    <w:rsid w:val="00531DC8"/>
    <w:rsid w:val="005372A3"/>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E4970"/>
    <w:rsid w:val="005E6E39"/>
    <w:rsid w:val="006029C0"/>
    <w:rsid w:val="006045F2"/>
    <w:rsid w:val="00604E1E"/>
    <w:rsid w:val="00606F7E"/>
    <w:rsid w:val="00611A7A"/>
    <w:rsid w:val="0061478E"/>
    <w:rsid w:val="00617E36"/>
    <w:rsid w:val="006209EF"/>
    <w:rsid w:val="00626E7A"/>
    <w:rsid w:val="00634C52"/>
    <w:rsid w:val="00637CC9"/>
    <w:rsid w:val="0064023A"/>
    <w:rsid w:val="00641AE8"/>
    <w:rsid w:val="00642DAC"/>
    <w:rsid w:val="00644EF0"/>
    <w:rsid w:val="00645C24"/>
    <w:rsid w:val="00645C92"/>
    <w:rsid w:val="0065022D"/>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719B"/>
    <w:rsid w:val="006E7F3A"/>
    <w:rsid w:val="006F2ACD"/>
    <w:rsid w:val="00700408"/>
    <w:rsid w:val="00702848"/>
    <w:rsid w:val="00702EC2"/>
    <w:rsid w:val="0073219F"/>
    <w:rsid w:val="007347EF"/>
    <w:rsid w:val="0073628E"/>
    <w:rsid w:val="00740F77"/>
    <w:rsid w:val="00742E4D"/>
    <w:rsid w:val="007433DB"/>
    <w:rsid w:val="00746B77"/>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841"/>
    <w:rsid w:val="007F6680"/>
    <w:rsid w:val="007F7DE0"/>
    <w:rsid w:val="00816648"/>
    <w:rsid w:val="00821F1F"/>
    <w:rsid w:val="008246C7"/>
    <w:rsid w:val="008341E8"/>
    <w:rsid w:val="0084053A"/>
    <w:rsid w:val="00842AFF"/>
    <w:rsid w:val="008520EC"/>
    <w:rsid w:val="00856F51"/>
    <w:rsid w:val="00861954"/>
    <w:rsid w:val="00863E82"/>
    <w:rsid w:val="00864A36"/>
    <w:rsid w:val="00865F5F"/>
    <w:rsid w:val="00876E21"/>
    <w:rsid w:val="00880920"/>
    <w:rsid w:val="00884FA7"/>
    <w:rsid w:val="00894DAA"/>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6101"/>
    <w:rsid w:val="00932216"/>
    <w:rsid w:val="00934665"/>
    <w:rsid w:val="00935ECA"/>
    <w:rsid w:val="009367C4"/>
    <w:rsid w:val="009367D1"/>
    <w:rsid w:val="009412CB"/>
    <w:rsid w:val="009459BF"/>
    <w:rsid w:val="00946727"/>
    <w:rsid w:val="00976BC4"/>
    <w:rsid w:val="00980C8A"/>
    <w:rsid w:val="009823FE"/>
    <w:rsid w:val="00983833"/>
    <w:rsid w:val="00984F9B"/>
    <w:rsid w:val="009914F1"/>
    <w:rsid w:val="00991FFF"/>
    <w:rsid w:val="00996BEA"/>
    <w:rsid w:val="009A0449"/>
    <w:rsid w:val="009A0D4B"/>
    <w:rsid w:val="009A7B37"/>
    <w:rsid w:val="009B3BBD"/>
    <w:rsid w:val="009B64F8"/>
    <w:rsid w:val="009C2685"/>
    <w:rsid w:val="009C2973"/>
    <w:rsid w:val="009C2E04"/>
    <w:rsid w:val="009C3567"/>
    <w:rsid w:val="009C64B2"/>
    <w:rsid w:val="009D3533"/>
    <w:rsid w:val="009E106A"/>
    <w:rsid w:val="009E28CA"/>
    <w:rsid w:val="009E36A6"/>
    <w:rsid w:val="009E50F8"/>
    <w:rsid w:val="009E67D9"/>
    <w:rsid w:val="009E76CF"/>
    <w:rsid w:val="009F0ABE"/>
    <w:rsid w:val="00A00D3D"/>
    <w:rsid w:val="00A0347F"/>
    <w:rsid w:val="00A07C65"/>
    <w:rsid w:val="00A10684"/>
    <w:rsid w:val="00A1185A"/>
    <w:rsid w:val="00A17543"/>
    <w:rsid w:val="00A34A4C"/>
    <w:rsid w:val="00A35280"/>
    <w:rsid w:val="00A37EDC"/>
    <w:rsid w:val="00A42248"/>
    <w:rsid w:val="00A43288"/>
    <w:rsid w:val="00A458A9"/>
    <w:rsid w:val="00A4612F"/>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B020FC"/>
    <w:rsid w:val="00B0615B"/>
    <w:rsid w:val="00B21787"/>
    <w:rsid w:val="00B228FF"/>
    <w:rsid w:val="00B251E5"/>
    <w:rsid w:val="00B30B68"/>
    <w:rsid w:val="00B31486"/>
    <w:rsid w:val="00B33100"/>
    <w:rsid w:val="00B3403C"/>
    <w:rsid w:val="00B42641"/>
    <w:rsid w:val="00B506A1"/>
    <w:rsid w:val="00B51AB4"/>
    <w:rsid w:val="00B520F7"/>
    <w:rsid w:val="00B537EA"/>
    <w:rsid w:val="00B62995"/>
    <w:rsid w:val="00B62A72"/>
    <w:rsid w:val="00B7146B"/>
    <w:rsid w:val="00B820B6"/>
    <w:rsid w:val="00B9320B"/>
    <w:rsid w:val="00B933BD"/>
    <w:rsid w:val="00BA190F"/>
    <w:rsid w:val="00BA319C"/>
    <w:rsid w:val="00BA576A"/>
    <w:rsid w:val="00BA6B31"/>
    <w:rsid w:val="00BD7744"/>
    <w:rsid w:val="00BD7B2A"/>
    <w:rsid w:val="00BE718C"/>
    <w:rsid w:val="00BF1958"/>
    <w:rsid w:val="00C00719"/>
    <w:rsid w:val="00C009EA"/>
    <w:rsid w:val="00C02200"/>
    <w:rsid w:val="00C034E3"/>
    <w:rsid w:val="00C17A19"/>
    <w:rsid w:val="00C2184E"/>
    <w:rsid w:val="00C343CA"/>
    <w:rsid w:val="00C50276"/>
    <w:rsid w:val="00C61E47"/>
    <w:rsid w:val="00C648D4"/>
    <w:rsid w:val="00C71FFD"/>
    <w:rsid w:val="00C80D4B"/>
    <w:rsid w:val="00C822F3"/>
    <w:rsid w:val="00CA3AC5"/>
    <w:rsid w:val="00CB339F"/>
    <w:rsid w:val="00CC0988"/>
    <w:rsid w:val="00CD1A35"/>
    <w:rsid w:val="00CD3651"/>
    <w:rsid w:val="00CD4906"/>
    <w:rsid w:val="00CD7325"/>
    <w:rsid w:val="00CE0562"/>
    <w:rsid w:val="00CE5B49"/>
    <w:rsid w:val="00CE7929"/>
    <w:rsid w:val="00CF2507"/>
    <w:rsid w:val="00CF6174"/>
    <w:rsid w:val="00D0034E"/>
    <w:rsid w:val="00D01D0C"/>
    <w:rsid w:val="00D10719"/>
    <w:rsid w:val="00D12552"/>
    <w:rsid w:val="00D14AF0"/>
    <w:rsid w:val="00D27756"/>
    <w:rsid w:val="00D30B51"/>
    <w:rsid w:val="00D318C0"/>
    <w:rsid w:val="00D3219D"/>
    <w:rsid w:val="00D33E64"/>
    <w:rsid w:val="00D404D2"/>
    <w:rsid w:val="00D41C9A"/>
    <w:rsid w:val="00D44162"/>
    <w:rsid w:val="00D5712A"/>
    <w:rsid w:val="00D632F9"/>
    <w:rsid w:val="00D71D82"/>
    <w:rsid w:val="00D73AA6"/>
    <w:rsid w:val="00D77BFA"/>
    <w:rsid w:val="00D81A7B"/>
    <w:rsid w:val="00D82B9F"/>
    <w:rsid w:val="00D96958"/>
    <w:rsid w:val="00D970E9"/>
    <w:rsid w:val="00DA0CE3"/>
    <w:rsid w:val="00DA2A5D"/>
    <w:rsid w:val="00DA2FDF"/>
    <w:rsid w:val="00DA45AF"/>
    <w:rsid w:val="00DA711E"/>
    <w:rsid w:val="00DA7E9A"/>
    <w:rsid w:val="00DB1F99"/>
    <w:rsid w:val="00DB2D3A"/>
    <w:rsid w:val="00DD288D"/>
    <w:rsid w:val="00DD569C"/>
    <w:rsid w:val="00DE0FD0"/>
    <w:rsid w:val="00DE3D18"/>
    <w:rsid w:val="00DE657E"/>
    <w:rsid w:val="00DE7A41"/>
    <w:rsid w:val="00DF2985"/>
    <w:rsid w:val="00DF5883"/>
    <w:rsid w:val="00E01A7D"/>
    <w:rsid w:val="00E13215"/>
    <w:rsid w:val="00E1402F"/>
    <w:rsid w:val="00E205D6"/>
    <w:rsid w:val="00E25DC2"/>
    <w:rsid w:val="00E3407C"/>
    <w:rsid w:val="00E341D3"/>
    <w:rsid w:val="00E426FD"/>
    <w:rsid w:val="00E50724"/>
    <w:rsid w:val="00E50D76"/>
    <w:rsid w:val="00E52A0E"/>
    <w:rsid w:val="00E535AA"/>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5267"/>
    <w:rsid w:val="00EE3AFB"/>
    <w:rsid w:val="00EE4494"/>
    <w:rsid w:val="00EE5F46"/>
    <w:rsid w:val="00EE73F2"/>
    <w:rsid w:val="00EF110E"/>
    <w:rsid w:val="00EF6424"/>
    <w:rsid w:val="00F0123D"/>
    <w:rsid w:val="00F0235F"/>
    <w:rsid w:val="00F071D4"/>
    <w:rsid w:val="00F23489"/>
    <w:rsid w:val="00F24B15"/>
    <w:rsid w:val="00F25F3B"/>
    <w:rsid w:val="00F27D5A"/>
    <w:rsid w:val="00F3223D"/>
    <w:rsid w:val="00F442B6"/>
    <w:rsid w:val="00F46BB7"/>
    <w:rsid w:val="00F4750B"/>
    <w:rsid w:val="00F526FC"/>
    <w:rsid w:val="00F6046E"/>
    <w:rsid w:val="00F60CB2"/>
    <w:rsid w:val="00F67178"/>
    <w:rsid w:val="00F85F80"/>
    <w:rsid w:val="00F91B65"/>
    <w:rsid w:val="00F92942"/>
    <w:rsid w:val="00FA03D9"/>
    <w:rsid w:val="00FA21EA"/>
    <w:rsid w:val="00FA3D28"/>
    <w:rsid w:val="00FA7812"/>
    <w:rsid w:val="00FB057B"/>
    <w:rsid w:val="00FB5641"/>
    <w:rsid w:val="00FB7664"/>
    <w:rsid w:val="00FB7A26"/>
    <w:rsid w:val="00FB7B77"/>
    <w:rsid w:val="00FC45B9"/>
    <w:rsid w:val="00FC626E"/>
    <w:rsid w:val="00FC76BB"/>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samplingSpecimen/2.0"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xmlns.geosciml.org/geosciml-portrayal/4.0" TargetMode="External"/><Relationship Id="rId133" Type="http://schemas.microsoft.com/office/2011/relationships/commentsExtended" Target="commentsExtended.xml"/><Relationship Id="rId16" Type="http://schemas.openxmlformats.org/officeDocument/2006/relationships/image" Target="media/image4.emf"/><Relationship Id="rId107" Type="http://schemas.openxmlformats.org/officeDocument/2006/relationships/hyperlink" Target="http://xmlns.geosciml.org/GeoSciML-Basic/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cv/0.2/gml32" TargetMode="External"/><Relationship Id="rId123" Type="http://schemas.openxmlformats.org/officeDocument/2006/relationships/hyperlink" Target="http://schemas.opengis.net/gsml/4.0/geosciml-portrayal.sch" TargetMode="External"/><Relationship Id="rId128" Type="http://schemas.openxmlformats.org/officeDocument/2006/relationships/hyperlink" Target="http://resource.geosciml.org/" TargetMode="Externa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hyperlink" Target="http://www.opengis.net/gml/3.2" TargetMode="External"/><Relationship Id="rId113" Type="http://schemas.openxmlformats.org/officeDocument/2006/relationships/hyperlink" Target="http://standards.iso.org/iso/19115/-3/mrl/1.0" TargetMode="External"/><Relationship Id="rId118" Type="http://schemas.openxmlformats.org/officeDocument/2006/relationships/hyperlink" Target="http://www.opengis.net/swe/2.0" TargetMode="External"/><Relationship Id="rId126" Type="http://schemas.openxmlformats.org/officeDocument/2006/relationships/hyperlink" Target="http://www.opengis.net/def/param-name/GSML/4.0/starts"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data.geoscience.gov.xx/feature/asc/geologicunit/stratno/25947%3c/gml:identifier"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isotc211.org/2005/gco" TargetMode="External"/><Relationship Id="rId108" Type="http://schemas.openxmlformats.org/officeDocument/2006/relationships/hyperlink" Target="http://xmlns.geosciml.org/Borehole/4.0" TargetMode="External"/><Relationship Id="rId116" Type="http://schemas.openxmlformats.org/officeDocument/2006/relationships/hyperlink" Target="http://www.opengis.net/samplingSpatial/2.0" TargetMode="External"/><Relationship Id="rId124" Type="http://schemas.openxmlformats.org/officeDocument/2006/relationships/hyperlink" Target="http://schemas.opengis.net/gsml/4.0/geoSciMLBasic.sch" TargetMode="External"/><Relationship Id="rId12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xmlns.geosciml.org/LaboratoryAnalysis-Specimen/4.0" TargetMode="External"/><Relationship Id="rId13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www.opengis.net/gml/3.3/exr" TargetMode="External"/><Relationship Id="rId114" Type="http://schemas.openxmlformats.org/officeDocument/2006/relationships/hyperlink" Target="http://www.opengis.net/om/2.0" TargetMode="External"/><Relationship Id="rId119" Type="http://schemas.openxmlformats.org/officeDocument/2006/relationships/hyperlink" Target="http://www.opengis.net/wfs/2.0" TargetMode="External"/><Relationship Id="rId127" Type="http://schemas.openxmlformats.org/officeDocument/2006/relationships/hyperlink" Target="http://www.opengis.net/def/param-name/GSML/4.0/ends"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hyperlink" Target="http://standards.iso.org/iso/19115/-3/cit/1.0" TargetMode="External"/><Relationship Id="rId122" Type="http://schemas.openxmlformats.org/officeDocument/2006/relationships/hyperlink" Target="http://schemas.opengis.net/gsml/4.0/geosciml-portrayal.sch" TargetMode="External"/><Relationship Id="rId13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Extension/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www.isotc211.org/2005/gmd" TargetMode="External"/><Relationship Id="rId120" Type="http://schemas.openxmlformats.org/officeDocument/2006/relationships/hyperlink" Target="http://www.w3.org/1999/xlink" TargetMode="External"/><Relationship Id="rId125" Type="http://schemas.openxmlformats.org/officeDocument/2006/relationships/hyperlink" Target="http://schemas.opengis.net/gsml/4.0/geologictime.sch"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xmlns.geosciml.org/GeologicTime/4.0" TargetMode="External"/><Relationship Id="rId115" Type="http://schemas.openxmlformats.org/officeDocument/2006/relationships/hyperlink" Target="http://www.opengis.net/sampling/2.0" TargetMode="External"/><Relationship Id="rId131" Type="http://schemas.openxmlformats.org/officeDocument/2006/relationships/theme" Target="theme/theme1.xm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7B4A5F-5903-4A4B-92CB-3362AAE55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1545</TotalTime>
  <Pages>195</Pages>
  <Words>34177</Words>
  <Characters>194815</Characters>
  <Application>Microsoft Office Word</Application>
  <DocSecurity>0</DocSecurity>
  <Lines>1623</Lines>
  <Paragraphs>457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228535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47</cp:revision>
  <dcterms:created xsi:type="dcterms:W3CDTF">2016-01-04T15:03:00Z</dcterms:created>
  <dcterms:modified xsi:type="dcterms:W3CDTF">2016-01-07T20:16:00Z</dcterms:modified>
</cp:coreProperties>
</file>