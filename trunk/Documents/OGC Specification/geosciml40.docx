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FD3D73"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1T17:35:00Z">
        <w:r w:rsidR="00DE367C">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FD3D73"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1T17:35:00Z">
        <w:r w:rsidR="00DE367C">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FD3D73"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11T17:35:00Z">
        <w:r w:rsidR="00DE367C">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FD3D73"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11T17:35:00Z">
        <w:r w:rsidR="00DE367C">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FD3D73"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11T17:35:00Z">
        <w:r w:rsidR="00DE367C">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292781">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FD3D73"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FD3D73" w:rsidRPr="000150DE" w:rsidRDefault="00FD3D73">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11T17:35:00Z">
                      <w:r>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E367C">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FD3D73"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DE367C">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FD3D73"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DE367C">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FD3D73"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DE367C">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FD3D73"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DE367C">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FD3D73"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DE367C">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FD3D73"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DE367C">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FD3D73"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DE367C">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FD3D73"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DE367C">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76CB06FE" w14:textId="07C47958" w:rsidR="009B3BBD" w:rsidRDefault="009B3BBD" w:rsidP="00BA6B31">
      <w:pPr>
        <w:pStyle w:val="Heading2"/>
        <w:rPr>
          <w:lang w:val="en-CA"/>
        </w:rPr>
      </w:pPr>
      <w:bookmarkStart w:id="1137" w:name="_Toc439943462"/>
      <w:r w:rsidRPr="00D12552">
        <w:rPr>
          <w:lang w:val="en-CA"/>
        </w:rPr>
        <w:t xml:space="preserve">GeoSciML </w:t>
      </w:r>
      <w:r>
        <w:rPr>
          <w:lang w:val="en-CA"/>
        </w:rPr>
        <w:t>Basic</w:t>
      </w:r>
      <w:r w:rsidRPr="00D12552">
        <w:rPr>
          <w:lang w:val="en-CA"/>
        </w:rPr>
        <w:t xml:space="preserve"> </w:t>
      </w:r>
      <w:ins w:id="1138" w:author="Eric Boisvert" w:date="2015-11-03T05:14:00Z">
        <w:r w:rsidR="004F0DC1">
          <w:rPr>
            <w:lang w:val="en-CA"/>
          </w:rPr>
          <w:t xml:space="preserve">Abstract </w:t>
        </w:r>
      </w:ins>
      <w:r w:rsidRPr="00D12552">
        <w:rPr>
          <w:lang w:val="en-CA"/>
        </w:rPr>
        <w:t>Requirements Class</w:t>
      </w:r>
      <w:bookmarkEnd w:id="113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39" w:author="Eric Boisvert" w:date="2016-01-06T09:37:00Z">
        <w:r w:rsidR="00865F5F">
          <w:rPr>
            <w:lang w:val="en-CA"/>
          </w:rPr>
          <w:t xml:space="preserve">and geomorphological </w:t>
        </w:r>
      </w:ins>
      <w:r w:rsidRPr="00355CAB">
        <w:rPr>
          <w:lang w:val="en-CA"/>
        </w:rPr>
        <w:t xml:space="preserve">features (units, structures, and events), earth materials, </w:t>
      </w:r>
      <w:ins w:id="1140"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41" w:author="Eric Boisvert" w:date="2016-01-06T09:35:00Z">
        <w:r w:rsidR="00865F5F">
          <w:rPr>
            <w:lang w:val="en-CA"/>
          </w:rPr>
          <w:t xml:space="preserve">It also provides an extension of Observation and Measurement (ISO-19156) covering Boreholes, GeologicSpecimen and </w:t>
        </w:r>
      </w:ins>
      <w:ins w:id="1142" w:author="Eric Boisvert" w:date="2016-01-06T09:36:00Z">
        <w:r w:rsidR="00865F5F">
          <w:rPr>
            <w:lang w:val="en-CA"/>
          </w:rPr>
          <w:t>AnalyticalProcess</w:t>
        </w:r>
      </w:ins>
      <w:ins w:id="1143" w:author="Eric Boisvert" w:date="2016-01-06T09:37:00Z">
        <w:r w:rsidR="00865F5F">
          <w:rPr>
            <w:lang w:val="en-CA"/>
          </w:rPr>
          <w:t xml:space="preserve"> for both geochemistry and geochronology.</w:t>
        </w:r>
      </w:ins>
      <w:r w:rsidR="003E1755">
        <w:rPr>
          <w:lang w:val="en-CA"/>
        </w:rPr>
        <w:t xml:space="preserve">  </w:t>
      </w:r>
      <w:commentRangeStart w:id="1144"/>
      <w:r w:rsidR="009E67D9">
        <w:rPr>
          <w:lang w:val="en-CA"/>
        </w:rPr>
        <w:t>It</w:t>
      </w:r>
      <w:r w:rsidR="003E1755">
        <w:rPr>
          <w:lang w:val="en-CA"/>
        </w:rPr>
        <w:t xml:space="preserve"> limits the number of descriptive properties </w:t>
      </w:r>
      <w:r w:rsidR="009E67D9">
        <w:rPr>
          <w:lang w:val="en-CA"/>
        </w:rPr>
        <w:t xml:space="preserve">to match </w:t>
      </w:r>
      <w:ins w:id="1145"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44"/>
      <w:r w:rsidR="00DE3D18">
        <w:rPr>
          <w:rStyle w:val="CommentReference"/>
        </w:rPr>
        <w:commentReference w:id="1144"/>
      </w:r>
    </w:p>
    <w:p w14:paraId="40081889" w14:textId="18A467A8" w:rsidR="008A1AF4" w:rsidRDefault="008A1AF4" w:rsidP="008A1AF4">
      <w:pPr>
        <w:keepNext/>
        <w:rPr>
          <w:ins w:id="1146" w:author="Eric Boisvert" w:date="2016-01-06T10:46:00Z"/>
          <w:noProof/>
          <w:lang w:val="en-CA" w:eastAsia="en-CA"/>
        </w:rPr>
      </w:pPr>
    </w:p>
    <w:p w14:paraId="2A6A1094" w14:textId="77777777" w:rsidR="000E3D9B" w:rsidRDefault="00FD3D73" w:rsidP="000E3D9B">
      <w:pPr>
        <w:keepNext/>
        <w:rPr>
          <w:ins w:id="1147" w:author="Eric Boisvert" w:date="2016-01-06T10:46:00Z"/>
        </w:rPr>
      </w:pPr>
      <w:ins w:id="1148"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49" w:author="Eric Boisvert" w:date="2016-01-06T10:46:00Z">
          <w:pPr>
            <w:keepNext/>
          </w:pPr>
        </w:pPrChange>
      </w:pPr>
      <w:ins w:id="1150" w:author="Eric Boisvert" w:date="2016-01-06T10:46:00Z">
        <w:r>
          <w:t xml:space="preserve">Figure </w:t>
        </w:r>
        <w:r>
          <w:fldChar w:fldCharType="begin"/>
        </w:r>
        <w:r>
          <w:instrText xml:space="preserve"> SEQ Figure \* ARABIC </w:instrText>
        </w:r>
      </w:ins>
      <w:r>
        <w:fldChar w:fldCharType="separate"/>
      </w:r>
      <w:ins w:id="1151" w:author="Eric Boisvert" w:date="2016-01-11T17:35:00Z">
        <w:r w:rsidR="00DE367C">
          <w:rPr>
            <w:noProof/>
          </w:rPr>
          <w:t>16</w:t>
        </w:r>
      </w:ins>
      <w:ins w:id="1152"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53"/>
            <w:r>
              <w:rPr>
                <w:rFonts w:eastAsia="MS Mincho"/>
                <w:b/>
                <w:color w:val="0000FF"/>
                <w:sz w:val="22"/>
                <w:lang w:val="en-CA"/>
              </w:rPr>
              <w:t>Spatial Schema ISO19107</w:t>
            </w:r>
            <w:commentRangeEnd w:id="1153"/>
            <w:r>
              <w:rPr>
                <w:rStyle w:val="CommentReference"/>
              </w:rPr>
              <w:commentReference w:id="115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54"/>
            <w:r>
              <w:rPr>
                <w:rStyle w:val="CommentReference"/>
              </w:rPr>
              <w:commentReference w:id="1154"/>
            </w:r>
          </w:p>
        </w:tc>
      </w:tr>
    </w:tbl>
    <w:p w14:paraId="4D25A90E" w14:textId="271A828B" w:rsidR="003E1755" w:rsidRDefault="00856F51" w:rsidP="00E71F84">
      <w:pPr>
        <w:pStyle w:val="Heading3"/>
        <w:rPr>
          <w:lang w:val="en-CA"/>
        </w:rPr>
      </w:pPr>
      <w:bookmarkStart w:id="1155" w:name="BKM_3984A24A_BE4B_45BE_838C_7F640CC5FF3F"/>
      <w:bookmarkStart w:id="1156" w:name="BKM_54F8D6E7_019E_4198_A5F7_8396FC39C316"/>
      <w:bookmarkStart w:id="1157" w:name="BKM_FF60F6A1_68A6_4CC7_A4D7_1484826F284D"/>
      <w:bookmarkStart w:id="1158" w:name="BKM_F6F26F14_293C_49D0_A8BA_E7C8B18052A4"/>
      <w:bookmarkStart w:id="1159" w:name="BKM_BFF13014_D294_4162_870D_8C389253B42F"/>
      <w:bookmarkStart w:id="1160" w:name="BKM_5E0576AE_899E_4630_AE79_247020186922"/>
      <w:bookmarkStart w:id="1161" w:name="BKM_F1BB51E9_D13E_42AE_BE59_3E8556BDCA72"/>
      <w:bookmarkStart w:id="1162" w:name="BKM_C0A3056D_FA18_4027_BE04_0AFA3C2B5BD7"/>
      <w:bookmarkStart w:id="1163" w:name="BKM_ADC178F9_ED86_418A_BFAF_BD9ADC797FBD"/>
      <w:bookmarkStart w:id="1164" w:name="BKM_8E1E3CAB_4A91_4093_A75E_AEF4FCA7FA5B"/>
      <w:bookmarkStart w:id="1165" w:name="BKM_64F0A908_3403_4D0B_88AD_EE7134C39157"/>
      <w:bookmarkStart w:id="1166" w:name="BKM_F047E096_3391_4C83_A31D_8616A9B842C5"/>
      <w:bookmarkStart w:id="1167" w:name="BKM_DA68D8E9_7B0C_48EF_8619_7221101DC5F1"/>
      <w:bookmarkStart w:id="1168" w:name="_Toc439943463"/>
      <w:bookmarkEnd w:id="1155"/>
      <w:bookmarkEnd w:id="1156"/>
      <w:bookmarkEnd w:id="1157"/>
      <w:bookmarkEnd w:id="1158"/>
      <w:bookmarkEnd w:id="1159"/>
      <w:bookmarkEnd w:id="1160"/>
      <w:bookmarkEnd w:id="1161"/>
      <w:bookmarkEnd w:id="1162"/>
      <w:bookmarkEnd w:id="1163"/>
      <w:bookmarkEnd w:id="1164"/>
      <w:bookmarkEnd w:id="1165"/>
      <w:bookmarkEnd w:id="1166"/>
      <w:bookmarkEnd w:id="1167"/>
      <w:r>
        <w:rPr>
          <w:lang w:val="en-CA"/>
        </w:rPr>
        <w:t>Geology basic</w:t>
      </w:r>
      <w:bookmarkEnd w:id="1168"/>
    </w:p>
    <w:p w14:paraId="38D34F62" w14:textId="77777777" w:rsidR="005166DF" w:rsidRDefault="005166DF" w:rsidP="00355CAB">
      <w:pPr>
        <w:rPr>
          <w:ins w:id="1169" w:author="Eric Boisvert" w:date="2016-01-06T11:12:00Z"/>
          <w:lang w:val="en-CA"/>
        </w:rPr>
      </w:pPr>
    </w:p>
    <w:p w14:paraId="5E592361" w14:textId="0303DB58" w:rsidR="00523B00" w:rsidRDefault="00E3407C" w:rsidP="00355CAB">
      <w:pPr>
        <w:rPr>
          <w:ins w:id="1170" w:author="Eric Boisvert" w:date="2016-01-06T11:24:00Z"/>
          <w:lang w:val="en-CA"/>
        </w:rPr>
      </w:pPr>
      <w:ins w:id="1171" w:author="Eric Boisvert" w:date="2016-01-06T11:12:00Z">
        <w:r>
          <w:rPr>
            <w:lang w:val="en-CA"/>
          </w:rPr>
          <w:t>Geologic Basic is a</w:t>
        </w:r>
        <w:r w:rsidRPr="00E3407C">
          <w:rPr>
            <w:lang w:val="en-CA"/>
          </w:rPr>
          <w:t xml:space="preserve"> </w:t>
        </w:r>
      </w:ins>
      <w:commentRangeStart w:id="1172"/>
      <w:ins w:id="1173" w:author="Eric Boisvert" w:date="2016-01-10T12:14:00Z">
        <w:r w:rsidR="00174A58">
          <w:rPr>
            <w:lang w:val="en-CA"/>
          </w:rPr>
          <w:t>sub-</w:t>
        </w:r>
      </w:ins>
      <w:ins w:id="1174" w:author="Eric Boisvert" w:date="2016-01-06T11:12:00Z">
        <w:r w:rsidRPr="00E3407C">
          <w:rPr>
            <w:lang w:val="en-CA"/>
          </w:rPr>
          <w:t xml:space="preserve">package </w:t>
        </w:r>
      </w:ins>
      <w:commentRangeEnd w:id="1172"/>
      <w:ins w:id="1175" w:author="Eric Boisvert" w:date="2016-01-10T12:14:00Z">
        <w:r w:rsidR="00174A58">
          <w:rPr>
            <w:rStyle w:val="CommentReference"/>
          </w:rPr>
          <w:commentReference w:id="1172"/>
        </w:r>
      </w:ins>
      <w:ins w:id="1176" w:author="Eric Boisvert" w:date="2016-01-06T11:12:00Z">
        <w:r w:rsidRPr="00E3407C">
          <w:rPr>
            <w:lang w:val="en-CA"/>
          </w:rPr>
          <w:t>of classes representing fundamental geological map features and the relations between them.</w:t>
        </w:r>
      </w:ins>
      <w:ins w:id="1177" w:author="Eric Boisvert" w:date="2016-01-06T11:16:00Z">
        <w:r>
          <w:rPr>
            <w:lang w:val="en-CA"/>
          </w:rPr>
          <w:t xml:space="preserve">  GeoSciML describes </w:t>
        </w:r>
      </w:ins>
      <w:ins w:id="1178" w:author="Eric Boisvert" w:date="2016-01-06T11:18:00Z">
        <w:r>
          <w:rPr>
            <w:lang w:val="en-CA"/>
          </w:rPr>
          <w:t xml:space="preserve">a </w:t>
        </w:r>
      </w:ins>
      <w:ins w:id="1179" w:author="Eric Boisvert" w:date="2016-01-06T11:16:00Z">
        <w:r>
          <w:rPr>
            <w:lang w:val="en-CA"/>
          </w:rPr>
          <w:t xml:space="preserve">geologic dataset as a series of GeologicFeature </w:t>
        </w:r>
      </w:ins>
      <w:ins w:id="1180" w:author="Eric Boisvert" w:date="2016-01-06T11:17:00Z">
        <w:r>
          <w:rPr>
            <w:lang w:val="en-CA"/>
          </w:rPr>
          <w:t>occurr</w:t>
        </w:r>
      </w:ins>
      <w:ins w:id="1181" w:author="Eric Boisvert" w:date="2016-01-06T11:18:00Z">
        <w:r>
          <w:rPr>
            <w:lang w:val="en-CA"/>
          </w:rPr>
          <w:t>ences,</w:t>
        </w:r>
      </w:ins>
      <w:ins w:id="1182"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83" w:author="Eric Boisvert" w:date="2016-01-06T11:20:00Z">
        <w:r>
          <w:rPr>
            <w:lang w:val="en-CA"/>
          </w:rPr>
          <w:t xml:space="preserve">  Other examples are </w:t>
        </w:r>
        <w:r w:rsidR="00523B00">
          <w:rPr>
            <w:lang w:val="en-CA"/>
          </w:rPr>
          <w:t xml:space="preserve">cross-sections, </w:t>
        </w:r>
      </w:ins>
      <w:ins w:id="1184" w:author="Eric Boisvert" w:date="2016-01-06T11:21:00Z">
        <w:r w:rsidR="00523B00">
          <w:rPr>
            <w:lang w:val="en-CA"/>
          </w:rPr>
          <w:t xml:space="preserve">block diagram, </w:t>
        </w:r>
      </w:ins>
      <w:ins w:id="1185" w:author="Eric Boisvert" w:date="2016-01-06T11:24:00Z">
        <w:r w:rsidR="00523B00">
          <w:rPr>
            <w:lang w:val="en-CA"/>
          </w:rPr>
          <w:t>or event a borehole log (a linear map).</w:t>
        </w:r>
      </w:ins>
      <w:ins w:id="1186" w:author="Eric Boisvert" w:date="2016-01-06T11:38:00Z">
        <w:r w:rsidR="009C2685">
          <w:rPr>
            <w:lang w:val="en-CA"/>
          </w:rPr>
          <w:t xml:space="preserve">  MappedFeature can represent any feature</w:t>
        </w:r>
      </w:ins>
      <w:ins w:id="1187" w:author="Eric Boisvert" w:date="2016-01-06T11:40:00Z">
        <w:r w:rsidR="009C2685">
          <w:rPr>
            <w:lang w:val="en-CA"/>
          </w:rPr>
          <w:t>s</w:t>
        </w:r>
      </w:ins>
      <w:ins w:id="1188" w:author="Eric Boisvert" w:date="2016-01-06T11:38:00Z">
        <w:r w:rsidR="009C2685">
          <w:rPr>
            <w:lang w:val="en-CA"/>
          </w:rPr>
          <w:t>; GeologicFeature</w:t>
        </w:r>
      </w:ins>
      <w:ins w:id="1189" w:author="Eric Boisvert" w:date="2016-01-06T11:39:00Z">
        <w:r w:rsidR="009C2685">
          <w:rPr>
            <w:lang w:val="en-CA"/>
          </w:rPr>
          <w:t>s</w:t>
        </w:r>
      </w:ins>
      <w:ins w:id="1190" w:author="Eric Boisvert" w:date="2016-01-06T11:38:00Z">
        <w:r w:rsidR="009C2685">
          <w:rPr>
            <w:lang w:val="en-CA"/>
          </w:rPr>
          <w:t xml:space="preserve"> are a subset of feature</w:t>
        </w:r>
      </w:ins>
      <w:ins w:id="1191" w:author="Eric Boisvert" w:date="2016-01-06T11:39:00Z">
        <w:r w:rsidR="009C2685">
          <w:rPr>
            <w:lang w:val="en-CA"/>
          </w:rPr>
          <w:t>s</w:t>
        </w:r>
      </w:ins>
      <w:ins w:id="1192" w:author="Eric Boisvert" w:date="2016-01-06T11:38:00Z">
        <w:r w:rsidR="009C2685">
          <w:rPr>
            <w:lang w:val="en-CA"/>
          </w:rPr>
          <w:t xml:space="preserve"> it can represent.</w:t>
        </w:r>
      </w:ins>
      <w:ins w:id="1193" w:author="Eric Boisvert" w:date="2016-01-06T11:40:00Z">
        <w:r w:rsidR="009C2685">
          <w:rPr>
            <w:lang w:val="en-CA"/>
          </w:rPr>
          <w:t xml:space="preserve">  A MappedFeature identifies what it represents using its “specification” association.</w:t>
        </w:r>
      </w:ins>
      <w:ins w:id="1194" w:author="Eric Boisvert" w:date="2016-01-06T12:40:00Z">
        <w:r w:rsidR="00044F45">
          <w:rPr>
            <w:lang w:val="en-CA"/>
          </w:rPr>
          <w:t xml:space="preserve">  </w:t>
        </w:r>
      </w:ins>
    </w:p>
    <w:p w14:paraId="21D36523" w14:textId="474260DE" w:rsidR="00E3407C" w:rsidRDefault="009C2685" w:rsidP="00355CAB">
      <w:pPr>
        <w:rPr>
          <w:lang w:val="en-CA"/>
        </w:rPr>
      </w:pPr>
      <w:ins w:id="1195"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96" w:author="Eric Boisvert" w:date="2016-01-06T11:38:00Z">
        <w:r>
          <w:t xml:space="preserve">Figure </w:t>
        </w:r>
        <w:r>
          <w:rPr>
            <w:noProof/>
          </w:rPr>
          <w:t>17</w:t>
        </w:r>
        <w:r>
          <w:rPr>
            <w:lang w:val="en-CA"/>
          </w:rPr>
          <w:fldChar w:fldCharType="end"/>
        </w:r>
        <w:r>
          <w:rPr>
            <w:lang w:val="en-CA"/>
          </w:rPr>
          <w:t xml:space="preserve"> </w:t>
        </w:r>
      </w:ins>
      <w:ins w:id="1197" w:author="Eric Boisvert" w:date="2016-01-06T11:15:00Z">
        <w:r w:rsidR="00E3407C">
          <w:rPr>
            <w:lang w:val="en-CA"/>
          </w:rPr>
          <w:t>show</w:t>
        </w:r>
      </w:ins>
      <w:ins w:id="1198" w:author="Eric Boisvert" w:date="2016-01-06T11:25:00Z">
        <w:r w:rsidR="00523B00">
          <w:rPr>
            <w:lang w:val="en-CA"/>
          </w:rPr>
          <w:t>s</w:t>
        </w:r>
      </w:ins>
      <w:ins w:id="1199" w:author="Eric Boisvert" w:date="2016-01-06T11:15:00Z">
        <w:r w:rsidR="00E3407C">
          <w:rPr>
            <w:lang w:val="en-CA"/>
          </w:rPr>
          <w:t xml:space="preserve"> the fundamental </w:t>
        </w:r>
      </w:ins>
      <w:ins w:id="1200" w:author="Eric Boisvert" w:date="2016-01-06T11:24:00Z">
        <w:r w:rsidR="00523B00">
          <w:rPr>
            <w:lang w:val="en-CA"/>
          </w:rPr>
          <w:t>relationship</w:t>
        </w:r>
      </w:ins>
      <w:ins w:id="1201" w:author="Eric Boisvert" w:date="2016-01-06T11:25:00Z">
        <w:r w:rsidR="00523B00">
          <w:rPr>
            <w:lang w:val="en-CA"/>
          </w:rPr>
          <w:t>s</w:t>
        </w:r>
      </w:ins>
      <w:ins w:id="1202" w:author="Eric Boisvert" w:date="2016-01-06T11:24:00Z">
        <w:r w:rsidR="00523B00">
          <w:rPr>
            <w:lang w:val="en-CA"/>
          </w:rPr>
          <w:t xml:space="preserve"> between a MappedFeature and the GeologicFeature</w:t>
        </w:r>
      </w:ins>
      <w:ins w:id="1203" w:author="Eric Boisvert" w:date="2016-01-06T11:25:00Z">
        <w:r w:rsidR="00523B00">
          <w:rPr>
            <w:lang w:val="en-CA"/>
          </w:rPr>
          <w:t>.</w:t>
        </w:r>
      </w:ins>
      <w:ins w:id="1204" w:author="Eric Boisvert" w:date="2016-01-06T11:38:00Z">
        <w:r>
          <w:rPr>
            <w:lang w:val="en-CA"/>
          </w:rPr>
          <w:t xml:space="preserve">  </w:t>
        </w:r>
      </w:ins>
    </w:p>
    <w:p w14:paraId="1D993F84" w14:textId="45F4755D" w:rsidR="009E67D9" w:rsidRDefault="009E67D9" w:rsidP="009E67D9">
      <w:pPr>
        <w:keepNext/>
        <w:rPr>
          <w:ins w:id="1205" w:author="Eric Boisvert" w:date="2016-01-06T11:34:00Z"/>
          <w:noProof/>
          <w:lang w:val="en-CA" w:eastAsia="en-CA"/>
        </w:rPr>
      </w:pPr>
    </w:p>
    <w:p w14:paraId="52FFBB2B" w14:textId="77777777" w:rsidR="00523B00" w:rsidRDefault="00FD3D73" w:rsidP="00523B00">
      <w:pPr>
        <w:keepNext/>
        <w:rPr>
          <w:ins w:id="1206" w:author="Eric Boisvert" w:date="2016-01-06T11:34:00Z"/>
        </w:rPr>
      </w:pPr>
      <w:ins w:id="1207"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208" w:author="Eric Boisvert" w:date="2016-01-06T11:35:00Z"/>
        </w:rPr>
        <w:pPrChange w:id="1209" w:author="Eric Boisvert" w:date="2016-01-06T11:34:00Z">
          <w:pPr>
            <w:keepNext/>
          </w:pPr>
        </w:pPrChange>
      </w:pPr>
      <w:bookmarkStart w:id="1210" w:name="_Ref439843623"/>
      <w:ins w:id="1211" w:author="Eric Boisvert" w:date="2016-01-06T11:34:00Z">
        <w:r>
          <w:t xml:space="preserve">Figure </w:t>
        </w:r>
        <w:r>
          <w:fldChar w:fldCharType="begin"/>
        </w:r>
        <w:r>
          <w:instrText xml:space="preserve"> SEQ Figure \* ARABIC </w:instrText>
        </w:r>
      </w:ins>
      <w:r>
        <w:fldChar w:fldCharType="separate"/>
      </w:r>
      <w:proofErr w:type="gramStart"/>
      <w:ins w:id="1212" w:author="Eric Boisvert" w:date="2016-01-11T17:35:00Z">
        <w:r w:rsidR="00DE367C">
          <w:rPr>
            <w:noProof/>
          </w:rPr>
          <w:t>17</w:t>
        </w:r>
      </w:ins>
      <w:ins w:id="1213" w:author="Eric Boisvert" w:date="2016-01-06T11:34:00Z">
        <w:r>
          <w:fldChar w:fldCharType="end"/>
        </w:r>
        <w:bookmarkEnd w:id="1210"/>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214" w:author="Eric Boisvert" w:date="2016-01-06T11:35:00Z">
          <w:pPr>
            <w:keepNext/>
          </w:pPr>
        </w:pPrChange>
      </w:pPr>
      <w:ins w:id="1215"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216" w:author="Eric Boisvert" w:date="2016-01-08T18:33:00Z"/>
        </w:rPr>
      </w:pPr>
    </w:p>
    <w:p w14:paraId="68111B3F" w14:textId="01D0FD6F" w:rsidR="00044F45" w:rsidRDefault="00ED2525" w:rsidP="00044F45">
      <w:pPr>
        <w:rPr>
          <w:ins w:id="1217"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218"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219" w:author="Eric Boisvert" w:date="2016-01-06T12:52:00Z"/>
        </w:rPr>
      </w:pPr>
    </w:p>
    <w:p w14:paraId="4EDD0665" w14:textId="77777777" w:rsidR="001D79AD" w:rsidRDefault="00FD3D73">
      <w:pPr>
        <w:keepNext/>
        <w:rPr>
          <w:ins w:id="1220" w:author="Eric Boisvert" w:date="2016-01-06T12:52:00Z"/>
        </w:rPr>
        <w:pPrChange w:id="1221" w:author="Eric Boisvert" w:date="2016-01-06T12:52:00Z">
          <w:pPr/>
        </w:pPrChange>
      </w:pPr>
      <w:ins w:id="1222"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223" w:author="Eric Boisvert" w:date="2016-01-06T12:52:00Z">
          <w:pPr/>
        </w:pPrChange>
      </w:pPr>
      <w:ins w:id="1224" w:author="Eric Boisvert" w:date="2016-01-06T12:52:00Z">
        <w:r>
          <w:t xml:space="preserve">Figure </w:t>
        </w:r>
        <w:r>
          <w:fldChar w:fldCharType="begin"/>
        </w:r>
        <w:r>
          <w:instrText xml:space="preserve"> SEQ Figure \* ARABIC </w:instrText>
        </w:r>
      </w:ins>
      <w:r>
        <w:fldChar w:fldCharType="separate"/>
      </w:r>
      <w:ins w:id="1225" w:author="Eric Boisvert" w:date="2016-01-11T17:35:00Z">
        <w:r w:rsidR="00DE367C">
          <w:rPr>
            <w:noProof/>
          </w:rPr>
          <w:t>18</w:t>
        </w:r>
      </w:ins>
      <w:ins w:id="1226"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227" w:author="Eric Boisvert" w:date="2016-01-08T18:29:00Z"/>
          <w:color w:val="000000"/>
          <w:sz w:val="20"/>
          <w:szCs w:val="20"/>
          <w:lang w:val="en-CA"/>
        </w:rPr>
      </w:pPr>
      <w:bookmarkStart w:id="1228" w:name="BKM_6A81087A_0778_4235_8F6A_3CADBB0E9016"/>
      <w:bookmarkEnd w:id="1228"/>
    </w:p>
    <w:p w14:paraId="52EAD25C" w14:textId="6D65E81E" w:rsidR="00C97318" w:rsidRDefault="00C97318">
      <w:pPr>
        <w:pStyle w:val="Heading5"/>
        <w:rPr>
          <w:ins w:id="1229" w:author="Eric Boisvert" w:date="2016-01-08T18:29:00Z"/>
          <w:lang w:val="en-CA"/>
        </w:rPr>
        <w:pPrChange w:id="1230" w:author="Eric Boisvert" w:date="2016-01-09T00:34:00Z">
          <w:pPr>
            <w:autoSpaceDE w:val="0"/>
            <w:autoSpaceDN w:val="0"/>
            <w:adjustRightInd w:val="0"/>
            <w:spacing w:after="0"/>
          </w:pPr>
        </w:pPrChange>
      </w:pPr>
      <w:proofErr w:type="gramStart"/>
      <w:ins w:id="1231"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232"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233" w:author="Eric Boisvert" w:date="2016-01-08T18:29:00Z"/>
          <w:color w:val="000000"/>
          <w:sz w:val="20"/>
          <w:szCs w:val="20"/>
          <w:lang w:val="en-CA"/>
        </w:rPr>
      </w:pPr>
      <w:ins w:id="1234" w:author="Eric Boisvert" w:date="2016-01-08T18:29:00Z">
        <w:r>
          <w:rPr>
            <w:color w:val="000000"/>
            <w:sz w:val="20"/>
            <w:szCs w:val="20"/>
            <w:lang w:val="en-CA"/>
          </w:rPr>
          <w:t>The GeologicFeature o</w:t>
        </w:r>
        <w:r w:rsidRPr="00C97318">
          <w:rPr>
            <w:color w:val="000000"/>
            <w:sz w:val="20"/>
            <w:szCs w:val="20"/>
            <w:lang w:val="en-CA"/>
          </w:rPr>
          <w:t>bservationMethod</w:t>
        </w:r>
      </w:ins>
      <w:ins w:id="1235" w:author="Eric Boisvert" w:date="2016-01-08T18:31:00Z">
        <w:r>
          <w:rPr>
            <w:color w:val="000000"/>
            <w:sz w:val="20"/>
            <w:szCs w:val="20"/>
            <w:lang w:val="en-CA"/>
          </w:rPr>
          <w:t xml:space="preserve"> (swe:Category)</w:t>
        </w:r>
      </w:ins>
      <w:ins w:id="1236" w:author="Eric Boisvert" w:date="2016-01-08T18:29:00Z">
        <w:r w:rsidRPr="00C97318">
          <w:rPr>
            <w:color w:val="000000"/>
            <w:sz w:val="20"/>
            <w:szCs w:val="20"/>
            <w:lang w:val="en-CA"/>
          </w:rPr>
          <w:t xml:space="preserve"> </w:t>
        </w:r>
      </w:ins>
      <w:ins w:id="1237" w:author="Eric Boisvert" w:date="2016-01-08T18:34:00Z">
        <w:r>
          <w:rPr>
            <w:color w:val="000000"/>
            <w:sz w:val="20"/>
            <w:szCs w:val="20"/>
            <w:lang w:val="en-CA"/>
          </w:rPr>
          <w:t xml:space="preserve">shall </w:t>
        </w:r>
      </w:ins>
      <w:ins w:id="1238" w:author="Eric Boisvert" w:date="2016-01-08T18:29:00Z">
        <w:r>
          <w:rPr>
            <w:color w:val="000000"/>
            <w:sz w:val="20"/>
            <w:szCs w:val="20"/>
            <w:lang w:val="en-CA"/>
          </w:rPr>
          <w:t>specif</w:t>
        </w:r>
      </w:ins>
      <w:ins w:id="1239" w:author="Eric Boisvert" w:date="2016-01-08T18:34:00Z">
        <w:r>
          <w:rPr>
            <w:color w:val="000000"/>
            <w:sz w:val="20"/>
            <w:szCs w:val="20"/>
            <w:lang w:val="en-CA"/>
          </w:rPr>
          <w:t>y</w:t>
        </w:r>
      </w:ins>
      <w:ins w:id="1240"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41" w:author="Eric Boisvert" w:date="2016-01-08T18:30:00Z">
        <w:r>
          <w:rPr>
            <w:color w:val="000000"/>
            <w:sz w:val="20"/>
            <w:szCs w:val="20"/>
            <w:lang w:val="en-CA"/>
          </w:rPr>
          <w:t xml:space="preserve"> </w:t>
        </w:r>
      </w:ins>
      <w:ins w:id="1242" w:author="Eric Boisvert" w:date="2016-01-08T18:29:00Z">
        <w:r w:rsidRPr="00C97318">
          <w:rPr>
            <w:color w:val="000000"/>
            <w:sz w:val="20"/>
            <w:szCs w:val="20"/>
            <w:lang w:val="en-CA"/>
          </w:rPr>
          <w:t>This property corresponds (loosely) to ISO19115 Lineage.</w:t>
        </w:r>
      </w:ins>
      <w:ins w:id="1243" w:author="Eric Boisvert" w:date="2016-01-08T18:30:00Z">
        <w:r>
          <w:rPr>
            <w:color w:val="000000"/>
            <w:sz w:val="20"/>
            <w:szCs w:val="20"/>
            <w:lang w:val="en-CA"/>
          </w:rPr>
          <w:t xml:space="preserve"> </w:t>
        </w:r>
        <w:commentRangeStart w:id="124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44"/>
        <w:r>
          <w:rPr>
            <w:rStyle w:val="CommentReference"/>
          </w:rPr>
          <w:commentReference w:id="1244"/>
        </w:r>
      </w:ins>
    </w:p>
    <w:p w14:paraId="0B139A58" w14:textId="77777777" w:rsidR="00C97318" w:rsidRDefault="00C97318" w:rsidP="00D10719">
      <w:pPr>
        <w:autoSpaceDE w:val="0"/>
        <w:autoSpaceDN w:val="0"/>
        <w:adjustRightInd w:val="0"/>
        <w:spacing w:after="0"/>
        <w:rPr>
          <w:ins w:id="1245" w:author="Eric Boisvert" w:date="2016-01-08T18:29:00Z"/>
          <w:color w:val="000000"/>
          <w:sz w:val="20"/>
          <w:szCs w:val="20"/>
          <w:lang w:val="en-CA"/>
        </w:rPr>
      </w:pPr>
    </w:p>
    <w:p w14:paraId="0A14CB8F" w14:textId="2A799027" w:rsidR="00C97318" w:rsidRDefault="0016408B">
      <w:pPr>
        <w:pStyle w:val="Heading5"/>
        <w:rPr>
          <w:ins w:id="1246" w:author="Eric Boisvert" w:date="2016-01-08T18:31:00Z"/>
          <w:lang w:val="en-CA"/>
        </w:rPr>
        <w:pPrChange w:id="1247" w:author="Eric Boisvert" w:date="2016-01-09T00:34:00Z">
          <w:pPr>
            <w:autoSpaceDE w:val="0"/>
            <w:autoSpaceDN w:val="0"/>
            <w:adjustRightInd w:val="0"/>
            <w:spacing w:after="0"/>
          </w:pPr>
        </w:pPrChange>
      </w:pPr>
      <w:bookmarkStart w:id="1248" w:name="_Ref440112192"/>
      <w:proofErr w:type="gramStart"/>
      <w:ins w:id="1249" w:author="Eric Boisvert" w:date="2016-01-08T19:03:00Z">
        <w:r>
          <w:rPr>
            <w:lang w:val="en-CA"/>
          </w:rPr>
          <w:t>p</w:t>
        </w:r>
      </w:ins>
      <w:ins w:id="1250" w:author="Eric Boisvert" w:date="2016-01-08T18:31:00Z">
        <w:r w:rsidR="00C97318" w:rsidRPr="00C97318">
          <w:rPr>
            <w:lang w:val="en-CA"/>
          </w:rPr>
          <w:t>urpose</w:t>
        </w:r>
        <w:bookmarkEnd w:id="1248"/>
        <w:proofErr w:type="gramEnd"/>
      </w:ins>
    </w:p>
    <w:p w14:paraId="3775DDAC" w14:textId="77777777" w:rsidR="00C97318" w:rsidRDefault="00C97318" w:rsidP="00D10719">
      <w:pPr>
        <w:autoSpaceDE w:val="0"/>
        <w:autoSpaceDN w:val="0"/>
        <w:adjustRightInd w:val="0"/>
        <w:spacing w:after="0"/>
        <w:rPr>
          <w:ins w:id="1251"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52" w:author="Eric Boisvert" w:date="2016-01-08T18:33:00Z"/>
          <w:color w:val="000000"/>
          <w:sz w:val="20"/>
          <w:szCs w:val="20"/>
          <w:lang w:val="en-CA"/>
        </w:rPr>
      </w:pPr>
      <w:ins w:id="1253" w:author="Eric Boisvert" w:date="2016-01-08T18:31:00Z">
        <w:r>
          <w:rPr>
            <w:color w:val="000000"/>
            <w:sz w:val="20"/>
            <w:szCs w:val="20"/>
            <w:lang w:val="en-CA"/>
          </w:rPr>
          <w:t>The property purpose</w:t>
        </w:r>
      </w:ins>
      <w:proofErr w:type="gramStart"/>
      <w:ins w:id="1254" w:author="Eric Boisvert" w:date="2016-01-08T18:32:00Z">
        <w:r>
          <w:rPr>
            <w:color w:val="000000"/>
            <w:sz w:val="20"/>
            <w:szCs w:val="20"/>
            <w:lang w:val="en-CA"/>
          </w:rPr>
          <w:t>:DescriptionPu</w:t>
        </w:r>
      </w:ins>
      <w:ins w:id="1255" w:author="Eric Boisvert" w:date="2016-01-08T18:36:00Z">
        <w:r>
          <w:rPr>
            <w:color w:val="000000"/>
            <w:sz w:val="20"/>
            <w:szCs w:val="20"/>
            <w:lang w:val="en-CA"/>
          </w:rPr>
          <w:t>r</w:t>
        </w:r>
      </w:ins>
      <w:ins w:id="1256" w:author="Eric Boisvert" w:date="2016-01-08T18:32:00Z">
        <w:r>
          <w:rPr>
            <w:color w:val="000000"/>
            <w:sz w:val="20"/>
            <w:szCs w:val="20"/>
            <w:lang w:val="en-CA"/>
          </w:rPr>
          <w:t>pose</w:t>
        </w:r>
        <w:proofErr w:type="gramEnd"/>
        <w:r>
          <w:rPr>
            <w:color w:val="000000"/>
            <w:sz w:val="20"/>
            <w:szCs w:val="20"/>
            <w:lang w:val="en-CA"/>
          </w:rPr>
          <w:t xml:space="preserve"> </w:t>
        </w:r>
      </w:ins>
      <w:ins w:id="1257" w:author="Eric Boisvert" w:date="2016-01-08T18:34:00Z">
        <w:r>
          <w:rPr>
            <w:color w:val="000000"/>
            <w:sz w:val="20"/>
            <w:szCs w:val="20"/>
            <w:lang w:val="en-CA"/>
          </w:rPr>
          <w:t xml:space="preserve">shall </w:t>
        </w:r>
      </w:ins>
      <w:ins w:id="1258" w:author="Eric Boisvert" w:date="2016-01-08T18:32:00Z">
        <w:r>
          <w:rPr>
            <w:color w:val="000000"/>
            <w:sz w:val="20"/>
            <w:szCs w:val="20"/>
            <w:lang w:val="en-CA"/>
          </w:rPr>
          <w:t>s</w:t>
        </w:r>
      </w:ins>
      <w:ins w:id="1259" w:author="Eric Boisvert" w:date="2016-01-08T18:31:00Z">
        <w:r>
          <w:rPr>
            <w:color w:val="000000"/>
            <w:sz w:val="20"/>
            <w:szCs w:val="20"/>
            <w:lang w:val="en-CA"/>
          </w:rPr>
          <w:t>pecif</w:t>
        </w:r>
      </w:ins>
      <w:ins w:id="1260" w:author="Eric Boisvert" w:date="2016-01-08T18:34:00Z">
        <w:r>
          <w:rPr>
            <w:color w:val="000000"/>
            <w:sz w:val="20"/>
            <w:szCs w:val="20"/>
            <w:lang w:val="en-CA"/>
          </w:rPr>
          <w:t>y</w:t>
        </w:r>
      </w:ins>
      <w:ins w:id="1261" w:author="Eric Boisvert" w:date="2016-01-08T18:32:00Z">
        <w:r>
          <w:rPr>
            <w:color w:val="000000"/>
            <w:sz w:val="20"/>
            <w:szCs w:val="20"/>
            <w:lang w:val="en-CA"/>
          </w:rPr>
          <w:t xml:space="preserve"> t</w:t>
        </w:r>
      </w:ins>
      <w:ins w:id="1262" w:author="Eric Boisvert" w:date="2016-01-08T18:31:00Z">
        <w:r w:rsidRPr="00C97318">
          <w:rPr>
            <w:color w:val="000000"/>
            <w:sz w:val="20"/>
            <w:szCs w:val="20"/>
            <w:lang w:val="en-CA"/>
          </w:rPr>
          <w:t xml:space="preserve">he intended purpose/level of abstraction for a given feature or object instance. </w:t>
        </w:r>
      </w:ins>
      <w:ins w:id="1263" w:author="Eric Boisvert" w:date="2016-01-08T18:32:00Z">
        <w:r>
          <w:rPr>
            <w:color w:val="000000"/>
            <w:sz w:val="20"/>
            <w:szCs w:val="20"/>
            <w:lang w:val="en-CA"/>
          </w:rPr>
          <w:t xml:space="preserve"> </w:t>
        </w:r>
      </w:ins>
      <w:ins w:id="1264" w:author="Eric Boisvert" w:date="2016-01-08T18:33:00Z">
        <w:r>
          <w:rPr>
            <w:color w:val="000000"/>
            <w:sz w:val="20"/>
            <w:szCs w:val="20"/>
            <w:lang w:val="en-CA"/>
          </w:rPr>
          <w:t xml:space="preserve">The possible values </w:t>
        </w:r>
      </w:ins>
      <w:ins w:id="1265" w:author="Eric Boisvert" w:date="2016-01-08T18:35:00Z">
        <w:r>
          <w:rPr>
            <w:color w:val="000000"/>
            <w:sz w:val="20"/>
            <w:szCs w:val="20"/>
            <w:lang w:val="en-CA"/>
          </w:rPr>
          <w:t>are:</w:t>
        </w:r>
      </w:ins>
      <w:ins w:id="1266" w:author="Eric Boisvert" w:date="2016-01-08T18:31:00Z">
        <w:r w:rsidRPr="00C97318">
          <w:rPr>
            <w:color w:val="000000"/>
            <w:sz w:val="20"/>
            <w:szCs w:val="20"/>
            <w:lang w:val="en-CA"/>
          </w:rPr>
          <w:t xml:space="preserve"> instance, typicalNorm, definingNorm.</w:t>
        </w:r>
      </w:ins>
      <w:ins w:id="1267"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68"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69" w:author="Eric Boisvert" w:date="2016-01-08T18:33:00Z"/>
          <w:color w:val="000000"/>
          <w:sz w:val="20"/>
          <w:szCs w:val="20"/>
          <w:lang w:val="en-CA"/>
        </w:rPr>
      </w:pPr>
      <w:commentRangeStart w:id="1270"/>
      <w:proofErr w:type="gramStart"/>
      <w:ins w:id="1271" w:author="Eric Boisvert" w:date="2016-01-08T18:33:00Z">
        <w:r w:rsidRPr="00C97318">
          <w:rPr>
            <w:color w:val="000000"/>
            <w:sz w:val="20"/>
            <w:szCs w:val="20"/>
            <w:lang w:val="en-CA"/>
          </w:rPr>
          <w:t>Scoped name because intention is asserted by author of the data instance.</w:t>
        </w:r>
        <w:commentRangeEnd w:id="1270"/>
        <w:proofErr w:type="gramEnd"/>
        <w:r>
          <w:rPr>
            <w:rStyle w:val="CommentReference"/>
          </w:rPr>
          <w:commentReference w:id="1270"/>
        </w:r>
      </w:ins>
    </w:p>
    <w:p w14:paraId="101A3A5F" w14:textId="77777777" w:rsidR="00C97318" w:rsidRDefault="00C97318" w:rsidP="00D10719">
      <w:pPr>
        <w:autoSpaceDE w:val="0"/>
        <w:autoSpaceDN w:val="0"/>
        <w:adjustRightInd w:val="0"/>
        <w:spacing w:after="0"/>
        <w:rPr>
          <w:ins w:id="1272" w:author="Eric Boisvert" w:date="2016-01-08T18:35:00Z"/>
          <w:color w:val="000000"/>
          <w:sz w:val="20"/>
          <w:szCs w:val="20"/>
          <w:lang w:val="en-CA"/>
        </w:rPr>
      </w:pPr>
    </w:p>
    <w:p w14:paraId="2FC697F9" w14:textId="3FC9846D" w:rsidR="0016408B" w:rsidRDefault="0016408B">
      <w:pPr>
        <w:pStyle w:val="Caption"/>
        <w:keepNext/>
        <w:rPr>
          <w:ins w:id="1273" w:author="Eric Boisvert" w:date="2016-01-08T19:00:00Z"/>
        </w:rPr>
        <w:pPrChange w:id="1274" w:author="Eric Boisvert" w:date="2016-01-08T19:00:00Z">
          <w:pPr/>
        </w:pPrChange>
      </w:pPr>
      <w:bookmarkStart w:id="1275" w:name="_Ref440042995"/>
      <w:ins w:id="1276" w:author="Eric Boisvert" w:date="2016-01-08T19:00:00Z">
        <w:r>
          <w:t xml:space="preserve">Table </w:t>
        </w:r>
        <w:r>
          <w:fldChar w:fldCharType="begin"/>
        </w:r>
        <w:r>
          <w:instrText xml:space="preserve"> SEQ Table \* ARABIC </w:instrText>
        </w:r>
      </w:ins>
      <w:r>
        <w:fldChar w:fldCharType="separate"/>
      </w:r>
      <w:ins w:id="1277" w:author="Eric Boisvert" w:date="2016-01-10T16:17:00Z">
        <w:r w:rsidR="00292781">
          <w:rPr>
            <w:noProof/>
          </w:rPr>
          <w:t>2</w:t>
        </w:r>
      </w:ins>
      <w:ins w:id="1278" w:author="Eric Boisvert" w:date="2016-01-08T19:00:00Z">
        <w:r>
          <w:fldChar w:fldCharType="end"/>
        </w:r>
        <w:bookmarkEnd w:id="1275"/>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rPr>
          <w:ins w:id="1279" w:author="Eric Boisvert" w:date="2016-01-08T18:36:00Z"/>
        </w:trPr>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ins w:id="1280" w:author="Eric Boisvert" w:date="2016-01-08T18:36:00Z"/>
                <w:rStyle w:val="reqtext"/>
                <w:b/>
                <w:bCs/>
                <w:color w:val="5F497A"/>
              </w:rPr>
            </w:pPr>
            <w:ins w:id="1281" w:author="Eric Boisvert" w:date="2016-01-08T18:36:00Z">
              <w:r w:rsidRPr="00A3015F">
                <w:rPr>
                  <w:rStyle w:val="reqtext"/>
                  <w:b/>
                  <w:bCs/>
                  <w:color w:val="5F497A"/>
                </w:rPr>
                <w:t>Purpose</w:t>
              </w:r>
            </w:ins>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ins w:id="1282" w:author="Eric Boisvert" w:date="2016-01-08T18:36:00Z"/>
                <w:rStyle w:val="reqtext"/>
                <w:b/>
                <w:bCs/>
                <w:color w:val="5F497A"/>
              </w:rPr>
            </w:pPr>
            <w:ins w:id="1283" w:author="Eric Boisvert" w:date="2016-01-08T18:36:00Z">
              <w:r w:rsidRPr="00A3015F">
                <w:rPr>
                  <w:rStyle w:val="reqtext"/>
                  <w:b/>
                  <w:bCs/>
                  <w:color w:val="5F497A"/>
                </w:rPr>
                <w:t>Description</w:t>
              </w:r>
            </w:ins>
          </w:p>
        </w:tc>
      </w:tr>
      <w:tr w:rsidR="00A3015F" w:rsidRPr="00A3015F" w14:paraId="4E5822D4" w14:textId="77777777" w:rsidTr="00A3015F">
        <w:trPr>
          <w:ins w:id="1284"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85" w:author="Eric Boisvert" w:date="2016-01-08T18:36:00Z"/>
                <w:rStyle w:val="reqtext"/>
                <w:b/>
                <w:bCs/>
                <w:color w:val="5F497A"/>
              </w:rPr>
            </w:pPr>
            <w:ins w:id="1286" w:author="Eric Boisvert" w:date="2016-01-08T18:36:00Z">
              <w:r w:rsidRPr="00A3015F">
                <w:rPr>
                  <w:rStyle w:val="reqtext"/>
                  <w:b/>
                  <w:bCs/>
                  <w:color w:val="5F497A"/>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87" w:author="Eric Boisvert" w:date="2016-01-08T18:36:00Z"/>
                <w:rStyle w:val="reqtext"/>
                <w:color w:val="5F497A"/>
              </w:rPr>
            </w:pPr>
            <w:ins w:id="1288" w:author="Eric Boisvert" w:date="2016-01-08T18:40:00Z">
              <w:r w:rsidRPr="00A3015F">
                <w:rPr>
                  <w:rStyle w:val="reqtext"/>
                  <w:color w:val="5F497A"/>
                </w:rPr>
                <w:t>And i</w:t>
              </w:r>
            </w:ins>
            <w:ins w:id="1289" w:author="Eric Boisvert" w:date="2016-01-08T18:39:00Z">
              <w:r w:rsidRPr="00A3015F">
                <w:rPr>
                  <w:rStyle w:val="reqtext"/>
                  <w:color w:val="5F497A"/>
                </w:rPr>
                <w:t xml:space="preserve">nstance </w:t>
              </w:r>
            </w:ins>
            <w:ins w:id="1290" w:author="Eric Boisvert" w:date="2016-01-08T18:40:00Z">
              <w:r w:rsidRPr="00A3015F">
                <w:rPr>
                  <w:rStyle w:val="reqtext"/>
                  <w:color w:val="5F497A"/>
                </w:rPr>
                <w:t>is</w:t>
              </w:r>
            </w:ins>
            <w:ins w:id="1291" w:author="Eric Boisvert" w:date="2016-01-08T18:39:00Z">
              <w:r w:rsidRPr="00A3015F">
                <w:rPr>
                  <w:rStyle w:val="reqtext"/>
                  <w:color w:val="5F497A"/>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92"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93" w:author="Eric Boisvert" w:date="2016-01-08T18:36:00Z"/>
                <w:rStyle w:val="reqtext"/>
                <w:b/>
                <w:bCs/>
                <w:color w:val="5F497A"/>
              </w:rPr>
            </w:pPr>
            <w:ins w:id="1294" w:author="Eric Boisvert" w:date="2016-01-08T18:36:00Z">
              <w:r w:rsidRPr="00A3015F">
                <w:rPr>
                  <w:rStyle w:val="reqtext"/>
                  <w:b/>
                  <w:bCs/>
                  <w:color w:val="5F497A"/>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95" w:author="Eric Boisvert" w:date="2016-01-08T18:36:00Z"/>
                <w:rStyle w:val="reqtext"/>
                <w:color w:val="5F497A"/>
              </w:rPr>
            </w:pPr>
            <w:ins w:id="1296" w:author="Eric Boisvert" w:date="2016-01-08T18:40:00Z">
              <w:r w:rsidRPr="00A3015F">
                <w:rPr>
                  <w:rStyle w:val="reqtext"/>
                  <w:color w:val="5F497A"/>
                </w:rPr>
                <w:t xml:space="preserve">A typicalNorm is a description that specifies properties to be expected of some occurrence associated with the GeologicEntity. This description may include many properties that are </w:t>
              </w:r>
              <w:r w:rsidRPr="00A3015F">
                <w:rPr>
                  <w:rStyle w:val="reqtext"/>
                  <w:color w:val="5F497A"/>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97"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98" w:author="Eric Boisvert" w:date="2016-01-08T18:36:00Z"/>
                <w:rStyle w:val="reqtext"/>
                <w:b/>
                <w:bCs/>
                <w:color w:val="5F497A"/>
              </w:rPr>
            </w:pPr>
            <w:ins w:id="1299" w:author="Eric Boisvert" w:date="2016-01-08T18:36:00Z">
              <w:r w:rsidRPr="00A3015F">
                <w:rPr>
                  <w:rStyle w:val="reqtext"/>
                  <w:b/>
                  <w:bCs/>
                  <w:color w:val="5F497A"/>
                </w:rPr>
                <w:lastRenderedPageBreak/>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300" w:author="Eric Boisvert" w:date="2016-01-08T18:36:00Z"/>
                <w:rStyle w:val="reqtext"/>
                <w:color w:val="5F497A"/>
              </w:rPr>
            </w:pPr>
            <w:ins w:id="1301" w:author="Eric Boisvert" w:date="2016-01-08T18:39:00Z">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302" w:author="Eric Boisvert" w:date="2016-01-08T18:59:00Z"/>
          <w:color w:val="000000"/>
          <w:sz w:val="20"/>
          <w:szCs w:val="20"/>
          <w:lang w:val="en-CA"/>
        </w:rPr>
      </w:pPr>
    </w:p>
    <w:p w14:paraId="2B83D282" w14:textId="77777777" w:rsidR="0016408B" w:rsidRPr="00D10719" w:rsidRDefault="0016408B" w:rsidP="0016408B">
      <w:pPr>
        <w:rPr>
          <w:ins w:id="1303"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ins w:id="1304" w:author="Eric Boisvert" w:date="2016-01-08T18:59:00Z"/>
        </w:trPr>
        <w:tc>
          <w:tcPr>
            <w:tcW w:w="4219" w:type="dxa"/>
            <w:tcBorders>
              <w:right w:val="nil"/>
            </w:tcBorders>
            <w:shd w:val="clear" w:color="auto" w:fill="auto"/>
          </w:tcPr>
          <w:p w14:paraId="7B2F98B2" w14:textId="77777777" w:rsidR="0016408B" w:rsidRPr="00D12552" w:rsidRDefault="0016408B" w:rsidP="001E5387">
            <w:pPr>
              <w:pStyle w:val="Tabletext10"/>
              <w:rPr>
                <w:ins w:id="1305" w:author="Eric Boisvert" w:date="2016-01-08T18:59:00Z"/>
                <w:rStyle w:val="requri"/>
                <w:lang w:val="en-CA"/>
              </w:rPr>
            </w:pPr>
            <w:commentRangeStart w:id="1306"/>
            <w:ins w:id="1307"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308" w:author="Eric Boisvert" w:date="2016-01-08T18:59:00Z"/>
                <w:rStyle w:val="reqtext"/>
                <w:lang w:val="en-CA"/>
              </w:rPr>
            </w:pPr>
            <w:ins w:id="1309" w:author="Eric Boisvert" w:date="2016-01-08T18:59:00Z">
              <w:r>
                <w:rPr>
                  <w:rStyle w:val="reqtext"/>
                  <w:lang w:val="en-CA"/>
                </w:rPr>
                <w:t>Purpose SHALL be a values from</w:t>
              </w:r>
            </w:ins>
            <w:ins w:id="1310" w:author="Eric Boisvert" w:date="2016-01-08T19:00:00Z">
              <w:r>
                <w:rPr>
                  <w:rStyle w:val="reqtext"/>
                  <w:lang w:val="en-CA"/>
                </w:rPr>
                <w:t xml:space="preserve"> </w:t>
              </w:r>
            </w:ins>
            <w:ins w:id="1311" w:author="Eric Boisvert" w:date="2016-01-08T19:01:00Z">
              <w:r>
                <w:rPr>
                  <w:rStyle w:val="reqtext"/>
                  <w:lang w:val="en-CA"/>
                </w:rPr>
                <w:fldChar w:fldCharType="begin"/>
              </w:r>
              <w:r>
                <w:rPr>
                  <w:rStyle w:val="reqtext"/>
                  <w:lang w:val="en-CA"/>
                </w:rPr>
                <w:instrText xml:space="preserve"> REF _Ref440042995 \h </w:instrText>
              </w:r>
            </w:ins>
            <w:r>
              <w:rPr>
                <w:rStyle w:val="reqtext"/>
                <w:lang w:val="en-CA"/>
              </w:rPr>
            </w:r>
            <w:r>
              <w:rPr>
                <w:rStyle w:val="reqtext"/>
                <w:lang w:val="en-CA"/>
              </w:rPr>
              <w:fldChar w:fldCharType="separate"/>
            </w:r>
            <w:ins w:id="1312" w:author="Eric Boisvert" w:date="2016-01-08T19:01:00Z">
              <w:r>
                <w:t xml:space="preserve">Table </w:t>
              </w:r>
              <w:r>
                <w:rPr>
                  <w:noProof/>
                </w:rPr>
                <w:t>2</w:t>
              </w:r>
              <w:r>
                <w:rPr>
                  <w:rStyle w:val="reqtext"/>
                  <w:lang w:val="en-CA"/>
                </w:rPr>
                <w:fldChar w:fldCharType="end"/>
              </w:r>
            </w:ins>
            <w:ins w:id="1313" w:author="Eric Boisvert" w:date="2016-01-08T18:59:00Z">
              <w:r>
                <w:rPr>
                  <w:rStyle w:val="reqtext"/>
                  <w:lang w:val="en-CA"/>
                </w:rPr>
                <w:t xml:space="preserve"> </w:t>
              </w:r>
              <w:commentRangeEnd w:id="1306"/>
              <w:r>
                <w:rPr>
                  <w:rStyle w:val="CommentReference"/>
                  <w:rFonts w:ascii="Times New Roman" w:eastAsia="Times New Roman" w:hAnsi="Times New Roman"/>
                  <w:lang w:val="en-US" w:eastAsia="en-US"/>
                </w:rPr>
                <w:commentReference w:id="1306"/>
              </w:r>
            </w:ins>
          </w:p>
        </w:tc>
      </w:tr>
    </w:tbl>
    <w:p w14:paraId="410FDDA5" w14:textId="77777777" w:rsidR="0016408B" w:rsidRDefault="0016408B" w:rsidP="0016408B">
      <w:pPr>
        <w:rPr>
          <w:ins w:id="1314" w:author="Eric Boisvert" w:date="2016-01-08T18:59:00Z"/>
        </w:rPr>
      </w:pPr>
    </w:p>
    <w:p w14:paraId="41C1310F" w14:textId="77777777" w:rsidR="0016408B" w:rsidRDefault="0016408B" w:rsidP="00D10719">
      <w:pPr>
        <w:autoSpaceDE w:val="0"/>
        <w:autoSpaceDN w:val="0"/>
        <w:adjustRightInd w:val="0"/>
        <w:spacing w:after="0"/>
        <w:rPr>
          <w:ins w:id="1315" w:author="Eric Boisvert" w:date="2016-01-08T18:34:00Z"/>
          <w:color w:val="000000"/>
          <w:sz w:val="20"/>
          <w:szCs w:val="20"/>
          <w:lang w:val="en-CA"/>
        </w:rPr>
      </w:pPr>
    </w:p>
    <w:p w14:paraId="46FC22DD" w14:textId="20ABF3C6" w:rsidR="00C97318" w:rsidRDefault="0016408B">
      <w:pPr>
        <w:pStyle w:val="Heading5"/>
        <w:rPr>
          <w:ins w:id="1316" w:author="Eric Boisvert" w:date="2016-01-08T18:34:00Z"/>
          <w:lang w:val="en-CA"/>
        </w:rPr>
        <w:pPrChange w:id="1317" w:author="Eric Boisvert" w:date="2016-01-09T00:34:00Z">
          <w:pPr>
            <w:autoSpaceDE w:val="0"/>
            <w:autoSpaceDN w:val="0"/>
            <w:adjustRightInd w:val="0"/>
            <w:spacing w:after="0"/>
          </w:pPr>
        </w:pPrChange>
      </w:pPr>
      <w:proofErr w:type="gramStart"/>
      <w:ins w:id="1318" w:author="Eric Boisvert" w:date="2016-01-08T19:03:00Z">
        <w:r>
          <w:rPr>
            <w:lang w:val="en-CA"/>
          </w:rPr>
          <w:t>c</w:t>
        </w:r>
      </w:ins>
      <w:ins w:id="1319" w:author="Eric Boisvert" w:date="2016-01-08T18:34:00Z">
        <w:r w:rsidR="00C97318" w:rsidRPr="00D970E9">
          <w:rPr>
            <w:lang w:val="en-CA"/>
          </w:rPr>
          <w:t>lassifier</w:t>
        </w:r>
        <w:proofErr w:type="gramEnd"/>
      </w:ins>
    </w:p>
    <w:p w14:paraId="0AB13DCE" w14:textId="77777777" w:rsidR="00C97318" w:rsidRDefault="00C97318">
      <w:pPr>
        <w:rPr>
          <w:ins w:id="1320" w:author="Eric Boisvert" w:date="2016-01-08T18:34:00Z"/>
          <w:lang w:val="en-CA"/>
        </w:rPr>
        <w:pPrChange w:id="1321" w:author="Eric Boisvert" w:date="2016-01-08T18:35:00Z">
          <w:pPr>
            <w:autoSpaceDE w:val="0"/>
            <w:autoSpaceDN w:val="0"/>
            <w:adjustRightInd w:val="0"/>
            <w:spacing w:after="0"/>
          </w:pPr>
        </w:pPrChange>
      </w:pPr>
    </w:p>
    <w:p w14:paraId="25719583" w14:textId="2BA2F26B" w:rsidR="00C97318" w:rsidRPr="00D970E9" w:rsidRDefault="00C97318">
      <w:pPr>
        <w:rPr>
          <w:ins w:id="1322" w:author="Eric Boisvert" w:date="2016-01-08T18:34:00Z"/>
          <w:lang w:val="en-CA"/>
        </w:rPr>
        <w:pPrChange w:id="1323" w:author="Eric Boisvert" w:date="2016-01-08T18:35:00Z">
          <w:pPr>
            <w:autoSpaceDE w:val="0"/>
            <w:autoSpaceDN w:val="0"/>
            <w:adjustRightInd w:val="0"/>
            <w:spacing w:after="0"/>
          </w:pPr>
        </w:pPrChange>
      </w:pPr>
      <w:ins w:id="1324"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pPr>
        <w:pStyle w:val="Heading5"/>
        <w:rPr>
          <w:ins w:id="1325" w:author="Eric Boisvert" w:date="2016-01-08T18:29:00Z"/>
          <w:lang w:val="en-CA"/>
        </w:rPr>
        <w:pPrChange w:id="1326" w:author="Eric Boisvert" w:date="2016-01-09T00:34:00Z">
          <w:pPr>
            <w:autoSpaceDE w:val="0"/>
            <w:autoSpaceDN w:val="0"/>
            <w:adjustRightInd w:val="0"/>
            <w:spacing w:after="0"/>
          </w:pPr>
        </w:pPrChange>
      </w:pPr>
      <w:proofErr w:type="gramStart"/>
      <w:ins w:id="1327" w:author="Eric Boisvert" w:date="2016-01-08T18:55:00Z">
        <w:r w:rsidRPr="00D970E9">
          <w:rPr>
            <w:lang w:val="en-CA"/>
          </w:rPr>
          <w:t>occurrence</w:t>
        </w:r>
      </w:ins>
      <w:proofErr w:type="gramEnd"/>
    </w:p>
    <w:p w14:paraId="41F434FF" w14:textId="77777777" w:rsidR="0016408B" w:rsidRDefault="0016408B">
      <w:pPr>
        <w:rPr>
          <w:ins w:id="1328" w:author="Eric Boisvert" w:date="2016-01-08T18:56:00Z"/>
          <w:lang w:val="en-CA"/>
        </w:rPr>
        <w:pPrChange w:id="1329" w:author="Eric Boisvert" w:date="2016-01-08T18:35:00Z">
          <w:pPr>
            <w:autoSpaceDE w:val="0"/>
            <w:autoSpaceDN w:val="0"/>
            <w:adjustRightInd w:val="0"/>
            <w:spacing w:after="0"/>
          </w:pPr>
        </w:pPrChange>
      </w:pPr>
    </w:p>
    <w:p w14:paraId="3E1D8A0C" w14:textId="1B87A7A5" w:rsidR="00C97318" w:rsidRDefault="0016408B">
      <w:pPr>
        <w:rPr>
          <w:ins w:id="1330" w:author="Eric Boisvert" w:date="2016-01-08T18:56:00Z"/>
          <w:lang w:val="en-CA"/>
        </w:rPr>
        <w:pPrChange w:id="1331" w:author="Eric Boisvert" w:date="2016-01-08T18:35:00Z">
          <w:pPr>
            <w:autoSpaceDE w:val="0"/>
            <w:autoSpaceDN w:val="0"/>
            <w:adjustRightInd w:val="0"/>
            <w:spacing w:after="0"/>
          </w:pPr>
        </w:pPrChange>
      </w:pPr>
      <w:ins w:id="1332" w:author="Eric Boisvert" w:date="2016-01-08T18:56:00Z">
        <w:r>
          <w:rPr>
            <w:lang w:val="en-CA"/>
          </w:rPr>
          <w:t xml:space="preserve">The occurrence property is </w:t>
        </w:r>
      </w:ins>
      <w:ins w:id="1333" w:author="Eric Boisvert" w:date="2016-01-08T18:57:00Z">
        <w:r>
          <w:rPr>
            <w:lang w:val="en-CA"/>
          </w:rPr>
          <w:t>an</w:t>
        </w:r>
      </w:ins>
      <w:ins w:id="1334" w:author="Eric Boisvert" w:date="2016-01-08T18:55:00Z">
        <w:r w:rsidRPr="0016408B">
          <w:rPr>
            <w:lang w:val="en-CA"/>
          </w:rPr>
          <w:t xml:space="preserve"> association that links a notional geologic feature with any number of mapped features</w:t>
        </w:r>
      </w:ins>
      <w:ins w:id="1335" w:author="Eric Boisvert" w:date="2016-01-08T18:56:00Z">
        <w:r>
          <w:rPr>
            <w:lang w:val="en-CA"/>
          </w:rPr>
          <w:t xml:space="preserve"> (MappedFeature)</w:t>
        </w:r>
      </w:ins>
      <w:ins w:id="1336"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pPr>
        <w:pStyle w:val="Heading5"/>
        <w:rPr>
          <w:ins w:id="1337" w:author="Eric Boisvert" w:date="2016-01-08T18:57:00Z"/>
          <w:lang w:val="en-CA"/>
        </w:rPr>
        <w:pPrChange w:id="1338" w:author="Eric Boisvert" w:date="2016-01-09T00:34:00Z">
          <w:pPr>
            <w:autoSpaceDE w:val="0"/>
            <w:autoSpaceDN w:val="0"/>
            <w:adjustRightInd w:val="0"/>
            <w:spacing w:after="0"/>
          </w:pPr>
        </w:pPrChange>
      </w:pPr>
      <w:proofErr w:type="gramStart"/>
      <w:ins w:id="1339" w:author="Eric Boisvert" w:date="2016-01-08T18:56:00Z">
        <w:r w:rsidRPr="00D970E9">
          <w:rPr>
            <w:lang w:val="en-CA"/>
          </w:rPr>
          <w:t>geologicHistory</w:t>
        </w:r>
      </w:ins>
      <w:proofErr w:type="gramEnd"/>
    </w:p>
    <w:p w14:paraId="012C95E6" w14:textId="77777777" w:rsidR="0016408B" w:rsidRPr="0016408B" w:rsidRDefault="0016408B">
      <w:pPr>
        <w:rPr>
          <w:ins w:id="1340" w:author="Eric Boisvert" w:date="2016-01-08T18:57:00Z"/>
          <w:lang w:val="en-CA"/>
        </w:rPr>
        <w:pPrChange w:id="1341" w:author="Eric Boisvert" w:date="2016-01-08T18:57:00Z">
          <w:pPr>
            <w:autoSpaceDE w:val="0"/>
            <w:autoSpaceDN w:val="0"/>
            <w:adjustRightInd w:val="0"/>
            <w:spacing w:after="0"/>
          </w:pPr>
        </w:pPrChange>
      </w:pPr>
    </w:p>
    <w:p w14:paraId="7598328E" w14:textId="15250CC4" w:rsidR="0016408B" w:rsidRDefault="0016408B" w:rsidP="0016408B">
      <w:pPr>
        <w:rPr>
          <w:ins w:id="1342" w:author="Eric Boisvert" w:date="2016-01-08T19:03:00Z"/>
        </w:rPr>
      </w:pPr>
      <w:ins w:id="1343" w:author="Eric Boisvert" w:date="2016-01-08T18:57:00Z">
        <w:r>
          <w:rPr>
            <w:lang w:val="en-CA"/>
          </w:rPr>
          <w:t>The geologicHistory is an association that r</w:t>
        </w:r>
      </w:ins>
      <w:ins w:id="1344" w:author="Eric Boisvert" w:date="2016-01-08T18:56:00Z">
        <w:r w:rsidRPr="0016408B">
          <w:rPr>
            <w:lang w:val="en-CA"/>
          </w:rPr>
          <w:t>elates one or more GeologicEvents to a GeologicFeature to describe their age or geologic history</w:t>
        </w:r>
      </w:ins>
      <w:ins w:id="1345" w:author="Eric Boisvert" w:date="2016-01-08T18:57:00Z">
        <w:r>
          <w:rPr>
            <w:lang w:val="en-CA"/>
          </w:rPr>
          <w:t>.</w:t>
        </w:r>
      </w:ins>
      <w:ins w:id="1346"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47" w:author="Eric Boisvert" w:date="2016-01-08T19:03:00Z"/>
        </w:rPr>
      </w:pPr>
      <w:ins w:id="1348"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49" w:author="Eric Boisvert" w:date="2016-01-08T19:03:00Z"/>
        </w:rPr>
      </w:pPr>
      <w:ins w:id="1350"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51"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ins w:id="1352" w:author="Eric Boisvert" w:date="2016-01-08T19:03:00Z"/>
        </w:trPr>
        <w:tc>
          <w:tcPr>
            <w:tcW w:w="4219" w:type="dxa"/>
            <w:tcBorders>
              <w:right w:val="nil"/>
            </w:tcBorders>
            <w:shd w:val="clear" w:color="auto" w:fill="auto"/>
          </w:tcPr>
          <w:p w14:paraId="353FC6F9" w14:textId="77777777" w:rsidR="0016408B" w:rsidRPr="00D12552" w:rsidRDefault="0016408B" w:rsidP="001E5387">
            <w:pPr>
              <w:pStyle w:val="Tabletext10"/>
              <w:rPr>
                <w:ins w:id="1353" w:author="Eric Boisvert" w:date="2016-01-08T19:03:00Z"/>
                <w:rStyle w:val="requri"/>
                <w:lang w:val="en-CA"/>
              </w:rPr>
            </w:pPr>
            <w:ins w:id="1354"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1E5387">
            <w:pPr>
              <w:pStyle w:val="Tabletext10"/>
              <w:jc w:val="left"/>
              <w:rPr>
                <w:ins w:id="1355" w:author="Eric Boisvert" w:date="2016-01-08T19:03:00Z"/>
                <w:rStyle w:val="reqtext"/>
                <w:lang w:val="en-CA"/>
              </w:rPr>
            </w:pPr>
            <w:ins w:id="1356"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pPr>
        <w:rPr>
          <w:ins w:id="1357" w:author="Eric Boisvert" w:date="2016-01-08T18:57:00Z"/>
          <w:lang w:val="en-CA"/>
        </w:rPr>
        <w:pPrChange w:id="1358" w:author="Eric Boisvert" w:date="2016-01-08T18:35:00Z">
          <w:pPr>
            <w:autoSpaceDE w:val="0"/>
            <w:autoSpaceDN w:val="0"/>
            <w:adjustRightInd w:val="0"/>
            <w:spacing w:after="0"/>
          </w:pPr>
        </w:pPrChange>
      </w:pPr>
    </w:p>
    <w:p w14:paraId="267F5B78" w14:textId="27C708AD" w:rsidR="0016408B" w:rsidRDefault="0016408B">
      <w:pPr>
        <w:pStyle w:val="Heading5"/>
        <w:rPr>
          <w:ins w:id="1359" w:author="Eric Boisvert" w:date="2016-01-08T18:57:00Z"/>
          <w:lang w:val="en-CA"/>
        </w:rPr>
        <w:pPrChange w:id="1360" w:author="Eric Boisvert" w:date="2016-01-09T00:34:00Z">
          <w:pPr>
            <w:autoSpaceDE w:val="0"/>
            <w:autoSpaceDN w:val="0"/>
            <w:adjustRightInd w:val="0"/>
            <w:spacing w:after="0"/>
          </w:pPr>
        </w:pPrChange>
      </w:pPr>
      <w:proofErr w:type="gramStart"/>
      <w:ins w:id="1361" w:author="Eric Boisvert" w:date="2016-01-08T18:57:00Z">
        <w:r w:rsidRPr="00D970E9">
          <w:rPr>
            <w:lang w:val="en-CA"/>
          </w:rPr>
          <w:t>relatedFeature</w:t>
        </w:r>
      </w:ins>
      <w:proofErr w:type="gramEnd"/>
      <w:ins w:id="1362" w:author="Eric Boisvert" w:date="2016-01-08T18:58:00Z">
        <w:r>
          <w:rPr>
            <w:lang w:val="en-CA"/>
          </w:rPr>
          <w:t xml:space="preserve"> (stub property)</w:t>
        </w:r>
      </w:ins>
    </w:p>
    <w:p w14:paraId="19A4A4F3" w14:textId="77777777" w:rsidR="0016408B" w:rsidRDefault="0016408B">
      <w:pPr>
        <w:rPr>
          <w:ins w:id="1363" w:author="Eric Boisvert" w:date="2016-01-08T18:58:00Z"/>
          <w:lang w:val="en-CA"/>
        </w:rPr>
        <w:pPrChange w:id="1364" w:author="Eric Boisvert" w:date="2016-01-08T18:35:00Z">
          <w:pPr>
            <w:autoSpaceDE w:val="0"/>
            <w:autoSpaceDN w:val="0"/>
            <w:adjustRightInd w:val="0"/>
            <w:spacing w:after="0"/>
          </w:pPr>
        </w:pPrChange>
      </w:pPr>
    </w:p>
    <w:p w14:paraId="15485071" w14:textId="77777777" w:rsidR="0016408B" w:rsidRDefault="0016408B">
      <w:pPr>
        <w:rPr>
          <w:ins w:id="1365" w:author="Eric Boisvert" w:date="2016-01-08T18:58:00Z"/>
          <w:lang w:val="en-CA"/>
        </w:rPr>
        <w:pPrChange w:id="1366" w:author="Eric Boisvert" w:date="2016-01-08T18:35:00Z">
          <w:pPr>
            <w:autoSpaceDE w:val="0"/>
            <w:autoSpaceDN w:val="0"/>
            <w:adjustRightInd w:val="0"/>
            <w:spacing w:after="0"/>
          </w:pPr>
        </w:pPrChange>
      </w:pPr>
      <w:ins w:id="1367" w:author="Eric Boisvert" w:date="2016-01-08T18:57:00Z">
        <w:r>
          <w:rPr>
            <w:lang w:val="en-CA"/>
          </w:rPr>
          <w:t xml:space="preserve">A relatedFeature is a </w:t>
        </w:r>
      </w:ins>
      <w:ins w:id="1368" w:author="Eric Boisvert" w:date="2016-01-08T18:58:00Z">
        <w:r>
          <w:rPr>
            <w:lang w:val="en-CA"/>
          </w:rPr>
          <w:t>g</w:t>
        </w:r>
      </w:ins>
      <w:ins w:id="1369"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370"/>
        <w:r w:rsidRPr="0016408B">
          <w:rPr>
            <w:lang w:val="en-CA"/>
          </w:rPr>
          <w:t xml:space="preserve">There is always a single source and a single target.  </w:t>
        </w:r>
      </w:ins>
      <w:commentRangeEnd w:id="1370"/>
      <w:ins w:id="1371" w:author="Eric Boisvert" w:date="2016-01-09T01:32:00Z">
        <w:r w:rsidR="00D24007">
          <w:rPr>
            <w:rStyle w:val="CommentReference"/>
          </w:rPr>
          <w:commentReference w:id="1370"/>
        </w:r>
      </w:ins>
      <w:ins w:id="1372" w:author="Eric Boisvert" w:date="2016-01-08T18:57:00Z">
        <w:r w:rsidRPr="0016408B">
          <w:rPr>
            <w:lang w:val="en-CA"/>
          </w:rPr>
          <w:t xml:space="preserve">The relationship is always defined from the perspective of the Source and is generally an active verb.  </w:t>
        </w:r>
      </w:ins>
    </w:p>
    <w:p w14:paraId="65FD56EB" w14:textId="0B36DEA5" w:rsidR="0016408B" w:rsidRDefault="0016408B">
      <w:pPr>
        <w:rPr>
          <w:ins w:id="1373" w:author="Eric Boisvert" w:date="2016-01-08T18:57:00Z"/>
          <w:lang w:val="en-CA"/>
        </w:rPr>
        <w:pPrChange w:id="1374" w:author="Eric Boisvert" w:date="2016-01-08T18:35:00Z">
          <w:pPr>
            <w:autoSpaceDE w:val="0"/>
            <w:autoSpaceDN w:val="0"/>
            <w:adjustRightInd w:val="0"/>
            <w:spacing w:after="0"/>
          </w:pPr>
        </w:pPrChange>
      </w:pPr>
      <w:ins w:id="1375" w:author="Eric Boisvert" w:date="2016-01-08T18:57:00Z">
        <w:r w:rsidRPr="0016408B">
          <w:rPr>
            <w:lang w:val="en-CA"/>
          </w:rPr>
          <w:t xml:space="preserve">In </w:t>
        </w:r>
      </w:ins>
      <w:ins w:id="1376" w:author="Eric Boisvert" w:date="2016-01-08T18:58:00Z">
        <w:r>
          <w:rPr>
            <w:lang w:val="en-CA"/>
          </w:rPr>
          <w:t xml:space="preserve">GeoSciML </w:t>
        </w:r>
      </w:ins>
      <w:ins w:id="1377" w:author="Eric Boisvert" w:date="2016-01-08T18:57:00Z">
        <w:r w:rsidRPr="0016408B">
          <w:rPr>
            <w:lang w:val="en-CA"/>
          </w:rPr>
          <w:t>Basic, relatedFeature is a stub associat</w:t>
        </w:r>
        <w:r w:rsidR="00F25A29">
          <w:rPr>
            <w:lang w:val="en-CA"/>
          </w:rPr>
          <w:t xml:space="preserve">ion (see clause 5.2), however some encoding (such as XML) </w:t>
        </w:r>
        <w:commentRangeStart w:id="1378"/>
        <w:r w:rsidR="00F25A29">
          <w:rPr>
            <w:lang w:val="en-CA"/>
          </w:rPr>
          <w:t xml:space="preserve">may allow a </w:t>
        </w:r>
      </w:ins>
      <w:ins w:id="1379" w:author="Eric Boisvert" w:date="2016-01-09T01:28:00Z">
        <w:r w:rsidR="00F25A29">
          <w:rPr>
            <w:lang w:val="en-CA"/>
          </w:rPr>
          <w:t>“by reference” value using a pointer (for example xlink</w:t>
        </w:r>
        <w:proofErr w:type="gramStart"/>
        <w:r w:rsidR="00F25A29">
          <w:rPr>
            <w:lang w:val="en-CA"/>
          </w:rPr>
          <w:t>:href</w:t>
        </w:r>
        <w:proofErr w:type="gramEnd"/>
        <w:r w:rsidR="00F25A29">
          <w:rPr>
            <w:lang w:val="en-CA"/>
          </w:rPr>
          <w:t>) to an external instance.</w:t>
        </w:r>
      </w:ins>
      <w:commentRangeEnd w:id="1378"/>
      <w:ins w:id="1380" w:author="Eric Boisvert" w:date="2016-01-09T01:29:00Z">
        <w:r w:rsidR="00F25A29">
          <w:rPr>
            <w:rStyle w:val="CommentReference"/>
          </w:rPr>
          <w:commentReference w:id="1378"/>
        </w:r>
      </w:ins>
    </w:p>
    <w:p w14:paraId="3E406639" w14:textId="77777777" w:rsidR="00D10719" w:rsidRDefault="00D10719" w:rsidP="00ED2525">
      <w:bookmarkStart w:id="1381" w:name="BKM_F1244213_660C_4D77_8475_08F73D4EC81C"/>
      <w:bookmarkStart w:id="1382" w:name="BKM_3B089F6A_116B_4A4A_91A0_17A52F7181FF"/>
      <w:bookmarkStart w:id="1383" w:name="BKM_26B10141_733E_4FC5_A8B6_E0EA8C9C1A8A"/>
      <w:bookmarkEnd w:id="1381"/>
      <w:bookmarkEnd w:id="1382"/>
      <w:bookmarkEnd w:id="1383"/>
    </w:p>
    <w:p w14:paraId="6F9F37DE" w14:textId="77777777" w:rsidR="00ED2525" w:rsidRDefault="001050D1" w:rsidP="001050D1">
      <w:pPr>
        <w:pStyle w:val="Heading4"/>
      </w:pPr>
      <w:r>
        <w:t>MappedFeature</w:t>
      </w:r>
    </w:p>
    <w:p w14:paraId="4A2F318A" w14:textId="77777777" w:rsidR="00E52A0E" w:rsidRDefault="00E52A0E" w:rsidP="001050D1"/>
    <w:p w14:paraId="0F8C5892" w14:textId="4E6A86A1"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ins w:id="1384" w:author="Eric Boisvert" w:date="2016-01-09T11:26:00Z">
        <w:r w:rsidR="00D6680F">
          <w:t>e</w:t>
        </w:r>
      </w:ins>
      <w:del w:id="1385" w:author="Eric Boisvert" w:date="2016-01-09T11:26:00Z">
        <w:r w:rsidDel="00D6680F">
          <w:delText>E</w:delText>
        </w:r>
      </w:del>
      <w:r>
        <w:t xml:space="preserve">xposures, </w:t>
      </w:r>
      <w:ins w:id="1386" w:author="Eric Boisvert" w:date="2016-01-09T11:26:00Z">
        <w:r w:rsidR="00D6680F">
          <w:t>s</w:t>
        </w:r>
      </w:ins>
      <w:del w:id="1387" w:author="Eric Boisvert" w:date="2016-01-09T11:26:00Z">
        <w:r w:rsidDel="00D6680F">
          <w:delText>S</w:delText>
        </w:r>
      </w:del>
      <w:r>
        <w:t xml:space="preserve">urface </w:t>
      </w:r>
      <w:ins w:id="1388" w:author="Eric Boisvert" w:date="2016-01-09T11:26:00Z">
        <w:r w:rsidR="00D6680F">
          <w:t>t</w:t>
        </w:r>
      </w:ins>
      <w:del w:id="1389" w:author="Eric Boisvert" w:date="2016-01-09T11:26:00Z">
        <w:r w:rsidDel="00D6680F">
          <w:delText>T</w:delText>
        </w:r>
      </w:del>
      <w:r>
        <w:t xml:space="preserve">races and </w:t>
      </w:r>
      <w:ins w:id="1390" w:author="Eric Boisvert" w:date="2016-01-09T11:26:00Z">
        <w:r w:rsidR="00D6680F">
          <w:t>i</w:t>
        </w:r>
      </w:ins>
      <w:del w:id="1391" w:author="Eric Boisvert" w:date="2016-01-09T11:26:00Z">
        <w:r w:rsidDel="00D6680F">
          <w:delText>I</w:delText>
        </w:r>
      </w:del>
      <w:r>
        <w:t>ntercepts, etc</w:t>
      </w:r>
      <w:commentRangeStart w:id="1392"/>
      <w:r>
        <w:t>)</w:t>
      </w:r>
      <w:r w:rsidR="00EA3CAB">
        <w:t xml:space="preserve">.  The </w:t>
      </w:r>
      <w:ins w:id="1393" w:author="Eric Boisvert" w:date="2016-01-09T11:26:00Z">
        <w:r w:rsidR="00D6680F">
          <w:t>m</w:t>
        </w:r>
      </w:ins>
      <w:del w:id="1394" w:author="Eric Boisvert" w:date="2016-01-09T11:26:00Z">
        <w:r w:rsidR="00EA3CAB" w:rsidDel="00D6680F">
          <w:delText>M</w:delText>
        </w:r>
      </w:del>
      <w:r w:rsidR="00EA3CAB">
        <w:t xml:space="preserve">apped </w:t>
      </w:r>
      <w:del w:id="1395" w:author="Eric Boisvert" w:date="2016-01-09T11:26:00Z">
        <w:r w:rsidR="00EA3CAB" w:rsidDel="00D6680F">
          <w:delText>Feature</w:delText>
        </w:r>
        <w:r w:rsidR="00FE38C3" w:rsidDel="00D6680F">
          <w:delText>s</w:delText>
        </w:r>
        <w:r w:rsidR="00EA3CAB" w:rsidDel="00D6680F">
          <w:delText xml:space="preserve"> </w:delText>
        </w:r>
      </w:del>
      <w:ins w:id="1396" w:author="Eric Boisvert" w:date="2016-01-09T11:26:00Z">
        <w:r w:rsidR="00D6680F">
          <w:t xml:space="preserve">features </w:t>
        </w:r>
      </w:ins>
      <w:r w:rsidR="00FE38C3">
        <w:t>are the elements that compose a map, a cross-section, a borehole log or any other representation.</w:t>
      </w:r>
      <w:commentRangeEnd w:id="1392"/>
      <w:r w:rsidR="00BA23FE">
        <w:rPr>
          <w:rStyle w:val="CommentReference"/>
        </w:rPr>
        <w:commentReference w:id="139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97"/>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97"/>
      <w:r w:rsidR="00EA3CAB">
        <w:rPr>
          <w:rStyle w:val="CommentReference"/>
        </w:rPr>
        <w:commentReference w:id="1397"/>
      </w:r>
    </w:p>
    <w:p w14:paraId="5AD2AC20" w14:textId="77777777" w:rsidR="001050D1" w:rsidRDefault="001050D1" w:rsidP="001050D1"/>
    <w:p w14:paraId="5F2228E1" w14:textId="77777777" w:rsidR="00ED2525" w:rsidRDefault="001050D1" w:rsidP="001050D1">
      <w:commentRangeStart w:id="139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98"/>
      <w:r w:rsidR="00E52A0E">
        <w:rPr>
          <w:rStyle w:val="CommentReference"/>
        </w:rPr>
        <w:commentReference w:id="1398"/>
      </w:r>
    </w:p>
    <w:p w14:paraId="3C873719" w14:textId="03E9908B" w:rsidR="002E694E" w:rsidRDefault="00507F3E">
      <w:pPr>
        <w:pStyle w:val="Heading5"/>
        <w:rPr>
          <w:ins w:id="1399" w:author="Eric Boisvert" w:date="2016-01-08T19:08:00Z"/>
          <w:lang w:val="en-CA"/>
        </w:rPr>
        <w:pPrChange w:id="1400" w:author="Eric Boisvert" w:date="2016-01-09T12:44:00Z">
          <w:pPr>
            <w:autoSpaceDE w:val="0"/>
            <w:autoSpaceDN w:val="0"/>
            <w:adjustRightInd w:val="0"/>
            <w:spacing w:after="0"/>
          </w:pPr>
        </w:pPrChange>
      </w:pPr>
      <w:bookmarkStart w:id="1401" w:name="BKM_FD0714CD_89E3_4F6A_B187_CB7A50E6C5C0"/>
      <w:bookmarkEnd w:id="1401"/>
      <w:proofErr w:type="gramStart"/>
      <w:ins w:id="1402"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403"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404" w:author="Eric Boisvert" w:date="2016-01-08T19:12:00Z"/>
          <w:color w:val="000000"/>
          <w:sz w:val="20"/>
          <w:szCs w:val="20"/>
          <w:lang w:val="en-CA"/>
        </w:rPr>
      </w:pPr>
      <w:ins w:id="1405"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406"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407"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408" w:author="Eric Boisvert" w:date="2016-01-08T19:08:00Z"/>
          <w:color w:val="000000"/>
          <w:sz w:val="20"/>
          <w:szCs w:val="20"/>
          <w:lang w:val="en-CA"/>
        </w:rPr>
      </w:pPr>
      <w:ins w:id="1409" w:author="Eric Boisvert" w:date="2016-01-08T19:12:00Z">
        <w:r w:rsidRPr="00507F3E">
          <w:rPr>
            <w:color w:val="000000"/>
            <w:sz w:val="20"/>
            <w:szCs w:val="20"/>
            <w:highlight w:val="yellow"/>
            <w:lang w:val="en-CA"/>
            <w:rPrChange w:id="1410" w:author="Eric Boisvert" w:date="2016-01-08T19:13:00Z">
              <w:rPr>
                <w:color w:val="000000"/>
                <w:sz w:val="20"/>
                <w:szCs w:val="20"/>
                <w:lang w:val="en-CA"/>
              </w:rPr>
            </w:rPrChange>
          </w:rPr>
          <w:t>(</w:t>
        </w:r>
        <w:proofErr w:type="gramStart"/>
        <w:r w:rsidRPr="00507F3E">
          <w:rPr>
            <w:color w:val="000000"/>
            <w:sz w:val="20"/>
            <w:szCs w:val="20"/>
            <w:highlight w:val="yellow"/>
            <w:lang w:val="en-CA"/>
            <w:rPrChange w:id="1411"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412"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413" w:author="Eric Boisvert" w:date="2016-01-08T19:09:00Z"/>
          <w:color w:val="000000"/>
          <w:sz w:val="20"/>
          <w:szCs w:val="20"/>
          <w:lang w:val="en-CA"/>
        </w:rPr>
      </w:pPr>
      <w:commentRangeStart w:id="1414"/>
      <w:ins w:id="1415"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414"/>
    <w:p w14:paraId="56AA3756" w14:textId="77777777" w:rsidR="00507F3E" w:rsidRDefault="00507F3E" w:rsidP="002E694E">
      <w:pPr>
        <w:autoSpaceDE w:val="0"/>
        <w:autoSpaceDN w:val="0"/>
        <w:adjustRightInd w:val="0"/>
        <w:spacing w:after="0"/>
        <w:rPr>
          <w:ins w:id="1416" w:author="Eric Boisvert" w:date="2016-01-08T19:05:00Z"/>
          <w:color w:val="000000"/>
          <w:sz w:val="20"/>
          <w:szCs w:val="20"/>
          <w:lang w:val="en-CA"/>
        </w:rPr>
      </w:pPr>
      <w:ins w:id="1417" w:author="Eric Boisvert" w:date="2016-01-08T19:09:00Z">
        <w:r>
          <w:rPr>
            <w:rStyle w:val="CommentReference"/>
          </w:rPr>
          <w:commentReference w:id="1414"/>
        </w:r>
      </w:ins>
    </w:p>
    <w:p w14:paraId="5D17E594" w14:textId="77777777" w:rsidR="002546ED" w:rsidRDefault="002546ED" w:rsidP="002E694E">
      <w:pPr>
        <w:autoSpaceDE w:val="0"/>
        <w:autoSpaceDN w:val="0"/>
        <w:adjustRightInd w:val="0"/>
        <w:spacing w:after="0"/>
        <w:rPr>
          <w:ins w:id="1418" w:author="Eric Boisvert" w:date="2016-01-08T19:13:00Z"/>
          <w:color w:val="000000"/>
          <w:sz w:val="20"/>
          <w:szCs w:val="20"/>
          <w:lang w:val="en-CA"/>
        </w:rPr>
      </w:pPr>
    </w:p>
    <w:p w14:paraId="7094D360" w14:textId="04BFA937" w:rsidR="00507F3E" w:rsidRDefault="00507F3E">
      <w:pPr>
        <w:pStyle w:val="Heading5"/>
        <w:rPr>
          <w:ins w:id="1419" w:author="Eric Boisvert" w:date="2016-01-08T19:13:00Z"/>
          <w:lang w:val="en-CA"/>
        </w:rPr>
        <w:pPrChange w:id="1420" w:author="Eric Boisvert" w:date="2016-01-09T00:34:00Z">
          <w:pPr>
            <w:autoSpaceDE w:val="0"/>
            <w:autoSpaceDN w:val="0"/>
            <w:adjustRightInd w:val="0"/>
            <w:spacing w:after="0"/>
          </w:pPr>
        </w:pPrChange>
      </w:pPr>
      <w:proofErr w:type="gramStart"/>
      <w:ins w:id="1421"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422"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423" w:author="Eric Boisvert" w:date="2016-01-08T19:14:00Z"/>
          <w:color w:val="000000"/>
          <w:sz w:val="20"/>
          <w:szCs w:val="20"/>
          <w:lang w:val="en-CA"/>
        </w:rPr>
      </w:pPr>
      <w:ins w:id="1424" w:author="Eric Boisvert" w:date="2016-01-08T19:13:00Z">
        <w:r>
          <w:rPr>
            <w:color w:val="000000"/>
            <w:sz w:val="20"/>
            <w:szCs w:val="20"/>
            <w:lang w:val="en-CA"/>
          </w:rPr>
          <w:t>The positionalAccuracy property (</w:t>
        </w:r>
      </w:ins>
      <w:ins w:id="1425"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426" w:author="Eric Boisvert" w:date="2016-01-08T19:13:00Z">
        <w:r>
          <w:rPr>
            <w:color w:val="000000"/>
            <w:sz w:val="20"/>
            <w:szCs w:val="20"/>
            <w:lang w:val="en-CA"/>
          </w:rPr>
          <w:t>uantitative values defin</w:t>
        </w:r>
      </w:ins>
      <w:ins w:id="1427" w:author="Eric Boisvert" w:date="2016-01-08T19:14:00Z">
        <w:r>
          <w:rPr>
            <w:color w:val="000000"/>
            <w:sz w:val="20"/>
            <w:szCs w:val="20"/>
            <w:lang w:val="en-CA"/>
          </w:rPr>
          <w:t>ing</w:t>
        </w:r>
      </w:ins>
      <w:ins w:id="1428"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429"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430"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431" w:author="Eric Boisvert" w:date="2016-01-08T19:13:00Z"/>
          <w:color w:val="000000"/>
          <w:sz w:val="20"/>
          <w:szCs w:val="20"/>
          <w:lang w:val="en-CA"/>
        </w:rPr>
      </w:pPr>
    </w:p>
    <w:p w14:paraId="6E36854D" w14:textId="79E3A107" w:rsidR="00507F3E" w:rsidRDefault="00507F3E">
      <w:pPr>
        <w:pStyle w:val="Heading5"/>
        <w:rPr>
          <w:ins w:id="1432" w:author="Eric Boisvert" w:date="2016-01-08T19:14:00Z"/>
          <w:lang w:val="en-CA"/>
        </w:rPr>
        <w:pPrChange w:id="1433" w:author="Eric Boisvert" w:date="2016-01-09T00:34:00Z">
          <w:pPr>
            <w:autoSpaceDE w:val="0"/>
            <w:autoSpaceDN w:val="0"/>
            <w:adjustRightInd w:val="0"/>
            <w:spacing w:after="0"/>
          </w:pPr>
        </w:pPrChange>
      </w:pPr>
      <w:proofErr w:type="gramStart"/>
      <w:ins w:id="1434"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435"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436" w:author="Eric Boisvert" w:date="2016-01-08T19:15:00Z"/>
          <w:color w:val="000000"/>
          <w:sz w:val="20"/>
          <w:szCs w:val="20"/>
          <w:lang w:val="en-CA"/>
        </w:rPr>
      </w:pPr>
      <w:ins w:id="1437"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38" w:author="Eric Boisvert" w:date="2016-01-08T19:15:00Z"/>
          <w:color w:val="000000"/>
          <w:sz w:val="20"/>
          <w:szCs w:val="20"/>
          <w:lang w:val="en-CA"/>
        </w:rPr>
      </w:pPr>
    </w:p>
    <w:p w14:paraId="798FA6AE" w14:textId="333B762B" w:rsidR="00337EC6" w:rsidRDefault="00337EC6">
      <w:pPr>
        <w:pStyle w:val="Heading5"/>
        <w:rPr>
          <w:ins w:id="1439" w:author="Eric Boisvert" w:date="2016-01-08T19:16:00Z"/>
          <w:lang w:val="en-CA"/>
        </w:rPr>
        <w:pPrChange w:id="1440" w:author="Eric Boisvert" w:date="2016-01-09T00:34:00Z">
          <w:pPr>
            <w:autoSpaceDE w:val="0"/>
            <w:autoSpaceDN w:val="0"/>
            <w:adjustRightInd w:val="0"/>
            <w:spacing w:after="0"/>
          </w:pPr>
        </w:pPrChange>
      </w:pPr>
      <w:proofErr w:type="gramStart"/>
      <w:ins w:id="1441"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42"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43" w:author="Eric Boisvert" w:date="2016-01-08T19:52:00Z"/>
          <w:color w:val="000000"/>
          <w:sz w:val="20"/>
          <w:szCs w:val="20"/>
          <w:lang w:val="en-CA"/>
        </w:rPr>
      </w:pPr>
      <w:ins w:id="1444"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45" w:author="Eric Boisvert" w:date="2016-01-08T19:17:00Z">
        <w:r>
          <w:rPr>
            <w:color w:val="000000"/>
            <w:sz w:val="20"/>
            <w:szCs w:val="20"/>
            <w:lang w:val="en-CA"/>
          </w:rPr>
          <w:t>geometric frame</w:t>
        </w:r>
      </w:ins>
      <w:ins w:id="1446" w:author="Eric Boisvert" w:date="2016-01-08T19:16:00Z">
        <w:r w:rsidRPr="00337EC6">
          <w:rPr>
            <w:color w:val="000000"/>
            <w:sz w:val="20"/>
            <w:szCs w:val="20"/>
            <w:lang w:val="en-CA"/>
          </w:rPr>
          <w:t xml:space="preserve"> on which the MappedFeature is projected.</w:t>
        </w:r>
      </w:ins>
      <w:ins w:id="1447" w:author="Eric Boisvert" w:date="2016-01-08T19:17:00Z">
        <w:r>
          <w:rPr>
            <w:color w:val="000000"/>
            <w:sz w:val="20"/>
            <w:szCs w:val="20"/>
            <w:lang w:val="en-CA"/>
          </w:rPr>
          <w:t xml:space="preserve">  Is most situation, mapped features are projected on the earth surface, but there are other contexts, such a mine level</w:t>
        </w:r>
      </w:ins>
      <w:ins w:id="1448" w:author="Eric Boisvert" w:date="2016-01-08T19:18:00Z">
        <w:r>
          <w:rPr>
            <w:color w:val="000000"/>
            <w:sz w:val="20"/>
            <w:szCs w:val="20"/>
            <w:lang w:val="en-CA"/>
          </w:rPr>
          <w:t xml:space="preserve"> or </w:t>
        </w:r>
      </w:ins>
      <w:ins w:id="1449" w:author="Eric Boisvert" w:date="2016-01-08T19:52:00Z">
        <w:r w:rsidR="000A1C4C">
          <w:rPr>
            <w:color w:val="000000"/>
            <w:sz w:val="20"/>
            <w:szCs w:val="20"/>
            <w:lang w:val="en-CA"/>
          </w:rPr>
          <w:t xml:space="preserve">a </w:t>
        </w:r>
      </w:ins>
      <w:ins w:id="1450" w:author="Eric Boisvert" w:date="2016-01-08T19:18:00Z">
        <w:r>
          <w:rPr>
            <w:color w:val="000000"/>
            <w:sz w:val="20"/>
            <w:szCs w:val="20"/>
            <w:lang w:val="en-CA"/>
          </w:rPr>
          <w:t>cross section</w:t>
        </w:r>
      </w:ins>
      <w:ins w:id="1451"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52" w:author="Eric Boisvert" w:date="2016-01-08T19:52:00Z"/>
          <w:color w:val="000000"/>
          <w:sz w:val="20"/>
          <w:szCs w:val="20"/>
          <w:lang w:val="en-CA"/>
        </w:rPr>
      </w:pPr>
    </w:p>
    <w:p w14:paraId="7C5F7B02" w14:textId="64F479C0" w:rsidR="000A1C4C" w:rsidRDefault="000A1C4C">
      <w:pPr>
        <w:pStyle w:val="Heading5"/>
        <w:rPr>
          <w:ins w:id="1453" w:author="Eric Boisvert" w:date="2016-01-08T19:16:00Z"/>
          <w:lang w:val="en-CA"/>
        </w:rPr>
        <w:pPrChange w:id="1454" w:author="Eric Boisvert" w:date="2016-01-09T00:34:00Z">
          <w:pPr>
            <w:autoSpaceDE w:val="0"/>
            <w:autoSpaceDN w:val="0"/>
            <w:adjustRightInd w:val="0"/>
            <w:spacing w:after="0"/>
          </w:pPr>
        </w:pPrChange>
      </w:pPr>
      <w:proofErr w:type="gramStart"/>
      <w:ins w:id="1455"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56"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57" w:author="Eric Boisvert" w:date="2016-01-08T19:54:00Z"/>
          <w:color w:val="000000"/>
          <w:sz w:val="20"/>
          <w:szCs w:val="20"/>
          <w:lang w:val="en-CA"/>
        </w:rPr>
      </w:pPr>
      <w:ins w:id="1458" w:author="Eric Boisvert" w:date="2016-01-08T19:52:00Z">
        <w:r>
          <w:rPr>
            <w:color w:val="000000"/>
            <w:sz w:val="20"/>
            <w:szCs w:val="20"/>
            <w:lang w:val="en-CA"/>
          </w:rPr>
          <w:t>The exposure</w:t>
        </w:r>
      </w:ins>
      <w:proofErr w:type="gramStart"/>
      <w:ins w:id="1459" w:author="Eric Boisvert" w:date="2016-01-08T19:53:00Z">
        <w:r>
          <w:rPr>
            <w:color w:val="000000"/>
            <w:sz w:val="20"/>
            <w:szCs w:val="20"/>
            <w:lang w:val="en-CA"/>
          </w:rPr>
          <w:t>:ExposureTerm</w:t>
        </w:r>
      </w:ins>
      <w:proofErr w:type="gramEnd"/>
      <w:ins w:id="1460" w:author="Eric Boisvert" w:date="2016-01-08T19:52:00Z">
        <w:r>
          <w:rPr>
            <w:color w:val="000000"/>
            <w:sz w:val="20"/>
            <w:szCs w:val="20"/>
            <w:lang w:val="en-CA"/>
          </w:rPr>
          <w:t xml:space="preserve"> property </w:t>
        </w:r>
      </w:ins>
      <w:ins w:id="1461" w:author="Eric Boisvert" w:date="2016-01-08T19:53:00Z">
        <w:r>
          <w:rPr>
            <w:color w:val="000000"/>
            <w:sz w:val="20"/>
            <w:szCs w:val="20"/>
            <w:lang w:val="en-CA"/>
          </w:rPr>
          <w:t xml:space="preserve">shall provide a term for </w:t>
        </w:r>
      </w:ins>
      <w:ins w:id="1462" w:author="Eric Boisvert" w:date="2016-01-08T19:52:00Z">
        <w:r w:rsidRPr="000A1C4C">
          <w:rPr>
            <w:color w:val="000000"/>
            <w:sz w:val="20"/>
            <w:szCs w:val="20"/>
            <w:lang w:val="en-CA"/>
          </w:rPr>
          <w:t>the nature of the expression of the mapped feature at the earth's surface (eg, exposed, concealed)</w:t>
        </w:r>
      </w:ins>
      <w:ins w:id="1463"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64" w:author="Eric Boisvert" w:date="2016-01-08T19:54:00Z"/>
          <w:color w:val="000000"/>
          <w:sz w:val="20"/>
          <w:szCs w:val="20"/>
          <w:lang w:val="en-CA"/>
        </w:rPr>
      </w:pPr>
    </w:p>
    <w:p w14:paraId="228CA627" w14:textId="5CBA9841" w:rsidR="000A1C4C" w:rsidRDefault="001E5387">
      <w:pPr>
        <w:pStyle w:val="Heading5"/>
        <w:rPr>
          <w:ins w:id="1465" w:author="Eric Boisvert" w:date="2016-01-08T19:57:00Z"/>
          <w:lang w:val="en-CA"/>
        </w:rPr>
        <w:pPrChange w:id="1466" w:author="Eric Boisvert" w:date="2016-01-09T00:35:00Z">
          <w:pPr>
            <w:autoSpaceDE w:val="0"/>
            <w:autoSpaceDN w:val="0"/>
            <w:adjustRightInd w:val="0"/>
            <w:spacing w:after="0"/>
          </w:pPr>
        </w:pPrChange>
      </w:pPr>
      <w:proofErr w:type="gramStart"/>
      <w:ins w:id="1467" w:author="Eric Boisvert" w:date="2016-01-09T00:35:00Z">
        <w:r>
          <w:rPr>
            <w:lang w:val="en-CA"/>
          </w:rPr>
          <w:t>s</w:t>
        </w:r>
      </w:ins>
      <w:ins w:id="1468" w:author="Eric Boisvert" w:date="2016-01-08T19:57:00Z">
        <w:r w:rsidR="001A44F0" w:rsidRPr="001A44F0">
          <w:rPr>
            <w:lang w:val="en-CA"/>
          </w:rPr>
          <w:t>hape</w:t>
        </w:r>
        <w:proofErr w:type="gramEnd"/>
      </w:ins>
    </w:p>
    <w:p w14:paraId="20CAFADD" w14:textId="77777777" w:rsidR="001A44F0" w:rsidRDefault="001A44F0" w:rsidP="002E694E">
      <w:pPr>
        <w:autoSpaceDE w:val="0"/>
        <w:autoSpaceDN w:val="0"/>
        <w:adjustRightInd w:val="0"/>
        <w:spacing w:after="0"/>
        <w:rPr>
          <w:ins w:id="1469"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70" w:author="Eric Boisvert" w:date="2016-01-08T20:03:00Z"/>
          <w:color w:val="000000"/>
          <w:sz w:val="20"/>
          <w:szCs w:val="20"/>
          <w:lang w:val="en-CA"/>
        </w:rPr>
      </w:pPr>
      <w:ins w:id="1471"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72"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73" w:author="Eric Boisvert" w:date="2016-01-08T19:59:00Z">
        <w:r>
          <w:rPr>
            <w:color w:val="000000"/>
            <w:sz w:val="20"/>
            <w:szCs w:val="20"/>
            <w:lang w:val="en-CA"/>
          </w:rPr>
          <w:t>geometry</w:t>
        </w:r>
      </w:ins>
      <w:ins w:id="1474" w:author="Eric Boisvert" w:date="2016-01-08T19:58:00Z">
        <w:r>
          <w:rPr>
            <w:color w:val="000000"/>
            <w:sz w:val="20"/>
            <w:szCs w:val="20"/>
            <w:lang w:val="en-CA"/>
          </w:rPr>
          <w:t xml:space="preserve"> </w:t>
        </w:r>
      </w:ins>
      <w:ins w:id="1475" w:author="Eric Boisvert" w:date="2016-01-08T19:59:00Z">
        <w:r>
          <w:rPr>
            <w:color w:val="000000"/>
            <w:sz w:val="20"/>
            <w:szCs w:val="20"/>
            <w:lang w:val="en-CA"/>
          </w:rPr>
          <w:t xml:space="preserve">will be a 2D polygon, it is not restrictred to any dimension.  For instance, a lithological log can be represented </w:t>
        </w:r>
      </w:ins>
      <w:ins w:id="1476" w:author="Eric Boisvert" w:date="2016-01-08T20:02:00Z">
        <w:r>
          <w:rPr>
            <w:color w:val="000000"/>
            <w:sz w:val="20"/>
            <w:szCs w:val="20"/>
            <w:lang w:val="en-CA"/>
          </w:rPr>
          <w:t>using</w:t>
        </w:r>
      </w:ins>
      <w:ins w:id="1477" w:author="Eric Boisvert" w:date="2016-01-08T19:59:00Z">
        <w:r>
          <w:rPr>
            <w:color w:val="000000"/>
            <w:sz w:val="20"/>
            <w:szCs w:val="20"/>
            <w:lang w:val="en-CA"/>
          </w:rPr>
          <w:t xml:space="preserve"> of 1D geometries (expressed linearly from the borehole origin)</w:t>
        </w:r>
      </w:ins>
      <w:ins w:id="1478"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79" w:author="Eric Boisvert" w:date="2016-01-08T19:54:00Z"/>
          <w:color w:val="000000"/>
          <w:sz w:val="20"/>
          <w:szCs w:val="20"/>
          <w:lang w:val="en-CA"/>
        </w:rPr>
      </w:pPr>
    </w:p>
    <w:p w14:paraId="08CEE0C4" w14:textId="46791B2C" w:rsidR="000A1C4C" w:rsidRDefault="001E5387">
      <w:pPr>
        <w:pStyle w:val="Heading5"/>
        <w:rPr>
          <w:ins w:id="1480" w:author="Eric Boisvert" w:date="2016-01-08T20:04:00Z"/>
          <w:lang w:val="en-CA"/>
        </w:rPr>
        <w:pPrChange w:id="1481" w:author="Eric Boisvert" w:date="2016-01-09T00:35:00Z">
          <w:pPr>
            <w:autoSpaceDE w:val="0"/>
            <w:autoSpaceDN w:val="0"/>
            <w:adjustRightInd w:val="0"/>
            <w:spacing w:after="0"/>
          </w:pPr>
        </w:pPrChange>
      </w:pPr>
      <w:proofErr w:type="gramStart"/>
      <w:ins w:id="1482" w:author="Eric Boisvert" w:date="2016-01-09T00:35:00Z">
        <w:r>
          <w:rPr>
            <w:lang w:val="en-CA"/>
          </w:rPr>
          <w:t>s</w:t>
        </w:r>
      </w:ins>
      <w:ins w:id="1483" w:author="Eric Boisvert" w:date="2016-01-08T20:03:00Z">
        <w:r w:rsidR="001A44F0" w:rsidRPr="001A44F0">
          <w:rPr>
            <w:lang w:val="en-CA"/>
          </w:rPr>
          <w:t>pecification</w:t>
        </w:r>
      </w:ins>
      <w:proofErr w:type="gramEnd"/>
    </w:p>
    <w:p w14:paraId="18A6D19C" w14:textId="77777777" w:rsidR="001A44F0" w:rsidRDefault="001A44F0" w:rsidP="002E694E">
      <w:pPr>
        <w:autoSpaceDE w:val="0"/>
        <w:autoSpaceDN w:val="0"/>
        <w:adjustRightInd w:val="0"/>
        <w:spacing w:after="0"/>
        <w:rPr>
          <w:ins w:id="1484"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85" w:author="Eric Boisvert" w:date="2016-01-08T20:04:00Z"/>
          <w:color w:val="000000"/>
          <w:sz w:val="20"/>
          <w:szCs w:val="20"/>
          <w:lang w:val="en-CA"/>
        </w:rPr>
      </w:pPr>
      <w:ins w:id="1486"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87" w:author="Eric Boisvert" w:date="2016-01-08T20:03:00Z"/>
          <w:color w:val="000000"/>
          <w:sz w:val="20"/>
          <w:szCs w:val="20"/>
          <w:lang w:val="en-CA"/>
        </w:rPr>
      </w:pPr>
    </w:p>
    <w:p w14:paraId="02ADB57C" w14:textId="77777777" w:rsidR="001A44F0" w:rsidRDefault="001A44F0">
      <w:pPr>
        <w:rPr>
          <w:ins w:id="1488" w:author="Eric Boisvert" w:date="2016-01-08T20:05:00Z"/>
          <w:rFonts w:ascii="Calibri" w:hAnsi="Calibri"/>
          <w:color w:val="000000"/>
          <w:sz w:val="20"/>
          <w:szCs w:val="20"/>
          <w:lang w:val="en-CA"/>
        </w:rPr>
        <w:pPrChange w:id="1489" w:author="Boisvert, Eric" w:date="2015-10-16T07:55:00Z">
          <w:pPr>
            <w:pStyle w:val="Heading3"/>
          </w:pPr>
        </w:pPrChange>
      </w:pPr>
      <w:bookmarkStart w:id="1490" w:name="BKM_37DE5892_2942_443B_A8C3_8C1AB5CBE877"/>
      <w:bookmarkStart w:id="1491" w:name="BKM_6B3E10C1_3AAE_4196_94F0_B9A235705FCC"/>
      <w:bookmarkStart w:id="1492" w:name="BKM_1FCE659F_6DE4_40C1_996C_C1E6E981D3A0"/>
      <w:bookmarkStart w:id="1493" w:name="BKM_E9804216_8300_4609_B607_127F0178BAB6"/>
      <w:bookmarkStart w:id="1494" w:name="BKM_E3A6BA8A_712F_4182_95C4_285048E21544"/>
      <w:bookmarkStart w:id="1495" w:name="BKM_2EB23880_DDF1_4995_AB7F_3DC0E40E7A89"/>
      <w:bookmarkEnd w:id="1490"/>
      <w:bookmarkEnd w:id="1491"/>
      <w:bookmarkEnd w:id="1492"/>
      <w:bookmarkEnd w:id="1493"/>
      <w:bookmarkEnd w:id="1494"/>
      <w:bookmarkEnd w:id="1495"/>
    </w:p>
    <w:p w14:paraId="3743FF89" w14:textId="03D561A8" w:rsidR="001A44F0" w:rsidRPr="000077DC" w:rsidDel="001A44F0" w:rsidRDefault="001A44F0">
      <w:pPr>
        <w:rPr>
          <w:ins w:id="1496" w:author="Boisvert, Eric" w:date="2015-10-16T07:55:00Z"/>
          <w:del w:id="1497" w:author="Eric Boisvert" w:date="2016-01-08T20:06:00Z"/>
        </w:rPr>
        <w:pPrChange w:id="1498"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43D27398" w14:textId="77777777" w:rsidR="001E2A9F" w:rsidRDefault="00F92942" w:rsidP="001E2A9F">
      <w:r>
        <w:t xml:space="preserve">Conceptually, </w:t>
      </w:r>
      <w:ins w:id="1499" w:author="Eric Boisvert" w:date="2016-01-09T00:35:00Z">
        <w:r w:rsidR="001E5387">
          <w:t xml:space="preserve">a GeologicUnit </w:t>
        </w:r>
      </w:ins>
      <w:del w:id="1500" w:author="Eric Boisvert" w:date="2016-01-09T00:35:00Z">
        <w:r w:rsidDel="001E5387">
          <w:delText>it</w:delText>
        </w:r>
      </w:del>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FD3D73">
      <w:pPr>
        <w:keepNext/>
        <w:rPr>
          <w:ins w:id="1501" w:author="Eric Boisvert" w:date="2016-01-09T00:47:00Z"/>
        </w:rPr>
        <w:pPrChange w:id="1502" w:author="Eric Boisvert" w:date="2016-01-09T00:47:00Z">
          <w:pPr/>
        </w:pPrChange>
      </w:pPr>
      <w:r>
        <w:rPr>
          <w:noProof/>
          <w:lang w:val="en-CA" w:eastAsia="en-CA"/>
        </w:rPr>
        <w:lastRenderedPageBreak/>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rPr>
          <w:ins w:id="1503" w:author="Eric Boisvert" w:date="2016-01-09T00:47:00Z"/>
        </w:rPr>
      </w:pPr>
      <w:ins w:id="1504" w:author="Eric Boisvert" w:date="2016-01-09T00:47:00Z">
        <w:r>
          <w:t xml:space="preserve">Figure </w:t>
        </w:r>
        <w:r>
          <w:fldChar w:fldCharType="begin"/>
        </w:r>
        <w:r>
          <w:instrText xml:space="preserve"> SEQ Figure \* ARABIC </w:instrText>
        </w:r>
      </w:ins>
      <w:r>
        <w:fldChar w:fldCharType="separate"/>
      </w:r>
      <w:ins w:id="1505" w:author="Eric Boisvert" w:date="2016-01-11T17:35:00Z">
        <w:r w:rsidR="00DE367C">
          <w:rPr>
            <w:noProof/>
          </w:rPr>
          <w:t>19</w:t>
        </w:r>
      </w:ins>
      <w:ins w:id="1506" w:author="Eric Boisvert" w:date="2016-01-09T00:47:00Z">
        <w:r>
          <w:fldChar w:fldCharType="end"/>
        </w:r>
        <w:r>
          <w:t xml:space="preserve"> Geologic Unit context diagram</w:t>
        </w:r>
      </w:ins>
    </w:p>
    <w:p w14:paraId="0302DC0A" w14:textId="19A619F0" w:rsidR="00F92942" w:rsidRDefault="001E5387" w:rsidP="001E2A9F">
      <w:r>
        <w:t xml:space="preserve"> </w:t>
      </w:r>
      <w:del w:id="1507" w:author="Eric Boisvert" w:date="2016-01-09T12:44:00Z">
        <w:r w:rsidDel="002004D2">
          <w:delText xml:space="preserve"> </w:delText>
        </w:r>
      </w:del>
      <w:r>
        <w:t xml:space="preserve">In simpler terms, a geologic unit is a package of earth material (generally rock). </w:t>
      </w:r>
    </w:p>
    <w:p w14:paraId="40DC187A" w14:textId="4497DB66" w:rsidR="001E5387" w:rsidRDefault="001E5387" w:rsidP="00F92942">
      <w:ins w:id="1508" w:author="Eric Boisvert" w:date="2016-01-09T00:35:00Z">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ins>
    </w:p>
    <w:p w14:paraId="502864DD" w14:textId="133646EF" w:rsidR="00322A93" w:rsidRDefault="00F92942">
      <w:pPr>
        <w:pPrChange w:id="1509" w:author="Eric Boisvert" w:date="2016-01-09T00:45:00Z">
          <w:pPr>
            <w:keepNext/>
          </w:pPr>
        </w:pPrChange>
      </w:pPr>
      <w:r>
        <w:t>Spatial properties are only available through association with a MappedFeature</w:t>
      </w:r>
      <w:ins w:id="1510" w:author="Eric Boisvert" w:date="2016-01-09T00:43:00Z">
        <w:r w:rsidR="001E2A9F">
          <w:t xml:space="preserve"> (although geologic unit does have a boundedBy property inherited from </w:t>
        </w:r>
      </w:ins>
      <w:ins w:id="1511" w:author="Eric Boisvert" w:date="2016-01-09T00:44:00Z">
        <w:r w:rsidR="001E2A9F">
          <w:t>GFI_Feature)</w:t>
        </w:r>
      </w:ins>
      <w:r>
        <w:t xml:space="preserve">. </w:t>
      </w:r>
    </w:p>
    <w:p w14:paraId="544577D3" w14:textId="435BA685" w:rsidR="00884FA7" w:rsidRDefault="00CE526C">
      <w:pPr>
        <w:pStyle w:val="Heading5"/>
        <w:rPr>
          <w:ins w:id="1512" w:author="Eric Boisvert" w:date="2016-01-09T00:47:00Z"/>
          <w:lang w:val="en-CA"/>
        </w:rPr>
        <w:pPrChange w:id="1513" w:author="Eric Boisvert" w:date="2016-01-09T00:48:00Z">
          <w:pPr/>
        </w:pPrChange>
      </w:pPr>
      <w:proofErr w:type="gramStart"/>
      <w:ins w:id="1514" w:author="Eric Boisvert" w:date="2016-01-09T00:47:00Z">
        <w:r w:rsidRPr="00D970E9">
          <w:rPr>
            <w:lang w:val="en-CA"/>
          </w:rPr>
          <w:t>geologicUnitType</w:t>
        </w:r>
        <w:proofErr w:type="gramEnd"/>
      </w:ins>
    </w:p>
    <w:p w14:paraId="0A6725B2" w14:textId="77777777" w:rsidR="00CE526C" w:rsidRDefault="00CE526C" w:rsidP="00ED2525">
      <w:pPr>
        <w:rPr>
          <w:ins w:id="1515" w:author="Eric Boisvert" w:date="2016-01-09T00:48:00Z"/>
        </w:rPr>
      </w:pPr>
    </w:p>
    <w:p w14:paraId="2E100333" w14:textId="7DF0AFB1" w:rsidR="00CE526C" w:rsidRDefault="00CE526C" w:rsidP="00ED2525">
      <w:pPr>
        <w:rPr>
          <w:ins w:id="1516" w:author="Eric Boisvert" w:date="2016-01-09T00:48:00Z"/>
        </w:rPr>
      </w:pPr>
      <w:ins w:id="1517" w:author="Eric Boisvert" w:date="2016-01-09T00:48:00Z">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ins>
    </w:p>
    <w:p w14:paraId="05FE5DF5" w14:textId="2AD0AA1B" w:rsidR="00CE526C" w:rsidRDefault="002004D2">
      <w:pPr>
        <w:pStyle w:val="Heading5"/>
        <w:rPr>
          <w:ins w:id="1518" w:author="Eric Boisvert" w:date="2016-01-09T00:49:00Z"/>
          <w:lang w:val="en-CA"/>
        </w:rPr>
        <w:pPrChange w:id="1519" w:author="Eric Boisvert" w:date="2016-01-09T12:45:00Z">
          <w:pPr/>
        </w:pPrChange>
      </w:pPr>
      <w:proofErr w:type="gramStart"/>
      <w:ins w:id="1520" w:author="Eric Boisvert" w:date="2016-01-09T12:45:00Z">
        <w:r>
          <w:rPr>
            <w:lang w:val="en-CA"/>
          </w:rPr>
          <w:t>r</w:t>
        </w:r>
      </w:ins>
      <w:ins w:id="1521" w:author="Eric Boisvert" w:date="2016-01-09T00:49:00Z">
        <w:r w:rsidR="00CE526C" w:rsidRPr="00D970E9">
          <w:rPr>
            <w:lang w:val="en-CA"/>
          </w:rPr>
          <w:t>ank</w:t>
        </w:r>
        <w:proofErr w:type="gramEnd"/>
      </w:ins>
    </w:p>
    <w:p w14:paraId="7582C67B" w14:textId="0214EA21" w:rsidR="00CE526C" w:rsidRDefault="00CE526C" w:rsidP="00CE526C">
      <w:pPr>
        <w:rPr>
          <w:ins w:id="1522" w:author="Eric Boisvert" w:date="2016-01-09T00:49:00Z"/>
        </w:rPr>
      </w:pPr>
      <w:ins w:id="1523" w:author="Eric Boisvert" w:date="2016-01-09T00:49:00Z">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524"/>
        <w:proofErr w:type="gramStart"/>
        <w:r>
          <w:t>Scoped name because classification is asserted, not based on observational data.</w:t>
        </w:r>
      </w:ins>
      <w:commentRangeEnd w:id="1524"/>
      <w:proofErr w:type="gramEnd"/>
      <w:ins w:id="1525" w:author="Eric Boisvert" w:date="2016-01-09T00:50:00Z">
        <w:r>
          <w:rPr>
            <w:rStyle w:val="CommentReference"/>
          </w:rPr>
          <w:commentReference w:id="1524"/>
        </w:r>
      </w:ins>
    </w:p>
    <w:p w14:paraId="55BAC2B5" w14:textId="35056461" w:rsidR="00CE526C" w:rsidRDefault="00CE526C" w:rsidP="00CE526C">
      <w:pPr>
        <w:rPr>
          <w:ins w:id="1526" w:author="Eric Boisvert" w:date="2016-01-09T00:50:00Z"/>
        </w:rPr>
      </w:pPr>
      <w:ins w:id="1527" w:author="Eric Boisvert" w:date="2016-01-09T00:49:00Z">
        <w:r>
          <w:t>Examples: group, subgroup, formation, member, bed, intrusion, complex, batholith</w:t>
        </w:r>
      </w:ins>
    </w:p>
    <w:p w14:paraId="3AD4A32E" w14:textId="0A84EC7D" w:rsidR="00CE526C" w:rsidRDefault="00CE526C">
      <w:pPr>
        <w:pStyle w:val="Heading5"/>
        <w:rPr>
          <w:ins w:id="1528" w:author="Eric Boisvert" w:date="2016-01-09T00:52:00Z"/>
          <w:lang w:val="en-CA"/>
        </w:rPr>
        <w:pPrChange w:id="1529" w:author="Eric Boisvert" w:date="2016-01-09T00:52:00Z">
          <w:pPr/>
        </w:pPrChange>
      </w:pPr>
      <w:proofErr w:type="gramStart"/>
      <w:ins w:id="1530" w:author="Eric Boisvert" w:date="2016-01-09T00:50:00Z">
        <w:r w:rsidRPr="00D970E9">
          <w:rPr>
            <w:lang w:val="en-CA"/>
          </w:rPr>
          <w:lastRenderedPageBreak/>
          <w:t>hirearchyLink</w:t>
        </w:r>
      </w:ins>
      <w:proofErr w:type="gramEnd"/>
    </w:p>
    <w:p w14:paraId="4F79FA40" w14:textId="77777777" w:rsidR="00291871" w:rsidRPr="00291871" w:rsidRDefault="00291871">
      <w:pPr>
        <w:rPr>
          <w:ins w:id="1531" w:author="Eric Boisvert" w:date="2016-01-09T00:50:00Z"/>
          <w:lang w:val="en-CA"/>
          <w:rPrChange w:id="1532" w:author="Eric Boisvert" w:date="2016-01-09T00:52:00Z">
            <w:rPr>
              <w:ins w:id="1533" w:author="Eric Boisvert" w:date="2016-01-09T00:50:00Z"/>
              <w:b/>
              <w:bCs/>
              <w:lang w:val="en-CA"/>
            </w:rPr>
          </w:rPrChange>
        </w:rPr>
      </w:pPr>
    </w:p>
    <w:p w14:paraId="2871238B" w14:textId="4856D990" w:rsidR="00CE526C" w:rsidRDefault="00CE526C" w:rsidP="00CE526C">
      <w:pPr>
        <w:rPr>
          <w:ins w:id="1534" w:author="Eric Boisvert" w:date="2016-01-09T00:55:00Z"/>
        </w:rPr>
      </w:pPr>
      <w:ins w:id="1535" w:author="Eric Boisvert" w:date="2016-01-09T00:50:00Z">
        <w:r>
          <w:t xml:space="preserve">The property hierarchyLink is an association that links a GeologicUnit </w:t>
        </w:r>
      </w:ins>
      <w:ins w:id="1536" w:author="Eric Boisvert" w:date="2016-01-09T00:51:00Z">
        <w:r w:rsidR="00291871">
          <w:t xml:space="preserve">with a </w:t>
        </w:r>
        <w:r w:rsidR="00291871" w:rsidRPr="00291871">
          <w:t>GeologicUnitHierarchy</w:t>
        </w:r>
      </w:ins>
      <w:ins w:id="1537" w:author="Eric Boisvert" w:date="2016-01-09T00:54:00Z">
        <w:r w:rsidR="00291871">
          <w:t xml:space="preserve"> (</w:t>
        </w:r>
        <w:r w:rsidR="00291871">
          <w:fldChar w:fldCharType="begin"/>
        </w:r>
        <w:r w:rsidR="00291871">
          <w:instrText xml:space="preserve"> REF _Ref440064217 \r \h </w:instrText>
        </w:r>
      </w:ins>
      <w:r w:rsidR="00291871">
        <w:fldChar w:fldCharType="separate"/>
      </w:r>
      <w:ins w:id="1538" w:author="Eric Boisvert" w:date="2016-01-09T00:54:00Z">
        <w:r w:rsidR="00291871">
          <w:t>8.4.1.5</w:t>
        </w:r>
        <w:r w:rsidR="00291871">
          <w:fldChar w:fldCharType="end"/>
        </w:r>
        <w:r w:rsidR="00291871">
          <w:t>)</w:t>
        </w:r>
      </w:ins>
      <w:ins w:id="1539" w:author="Eric Boisvert" w:date="2016-01-09T00:51:00Z">
        <w:r w:rsidR="00291871" w:rsidRPr="00291871">
          <w:t xml:space="preserve"> </w:t>
        </w:r>
        <w:r w:rsidR="00291871">
          <w:t>to</w:t>
        </w:r>
      </w:ins>
      <w:ins w:id="1540" w:author="Eric Boisvert" w:date="2016-01-09T00:50:00Z">
        <w:r>
          <w:t xml:space="preserve"> </w:t>
        </w:r>
      </w:ins>
      <w:ins w:id="1541" w:author="Eric Boisvert" w:date="2016-01-09T00:51:00Z">
        <w:r w:rsidR="00291871">
          <w:t>r</w:t>
        </w:r>
      </w:ins>
      <w:ins w:id="1542" w:author="Eric Boisvert" w:date="2016-01-09T00:50:00Z">
        <w:r w:rsidRPr="00CE526C">
          <w:t>epresents containment of a part GeologicUnit within another GeologicUnit</w:t>
        </w:r>
      </w:ins>
      <w:ins w:id="1543" w:author="Eric Boisvert" w:date="2016-01-09T00:53:00Z">
        <w:r w:rsidR="00291871">
          <w:t xml:space="preserve"> through the GeologicUnitHierarchy class</w:t>
        </w:r>
      </w:ins>
      <w:ins w:id="1544" w:author="Eric Boisvert" w:date="2016-01-09T00:50:00Z">
        <w:r w:rsidRPr="00CE526C">
          <w:t xml:space="preserve">. </w:t>
        </w:r>
      </w:ins>
      <w:ins w:id="1545" w:author="Eric Boisvert" w:date="2016-01-09T00:52:00Z">
        <w:r w:rsidR="00291871">
          <w:t xml:space="preserve">It </w:t>
        </w:r>
      </w:ins>
      <w:ins w:id="1546" w:author="Eric Boisvert" w:date="2016-01-09T00:50:00Z">
        <w:r w:rsidRPr="00CE526C">
          <w:t>indicates a subsiduary unit with its role and proportion with respect to the container unit</w:t>
        </w:r>
      </w:ins>
      <w:ins w:id="1547" w:author="Eric Boisvert" w:date="2016-01-09T00:52:00Z">
        <w:r w:rsidR="00291871">
          <w:t>, for example m</w:t>
        </w:r>
        <w:r w:rsidR="002004D2">
          <w:t>embers being part of formations</w:t>
        </w:r>
      </w:ins>
      <w:ins w:id="1548" w:author="Eric Boisvert" w:date="2016-01-09T12:46:00Z">
        <w:r w:rsidR="002004D2">
          <w:t xml:space="preserve"> or different facies composing of a unit.</w:t>
        </w:r>
      </w:ins>
    </w:p>
    <w:p w14:paraId="4FB22BB7" w14:textId="1632890F" w:rsidR="00291871" w:rsidRDefault="00291871">
      <w:pPr>
        <w:pStyle w:val="Heading5"/>
        <w:rPr>
          <w:ins w:id="1549" w:author="Eric Boisvert" w:date="2016-01-09T00:55:00Z"/>
        </w:rPr>
        <w:pPrChange w:id="1550" w:author="Eric Boisvert" w:date="2016-01-09T00:56:00Z">
          <w:pPr/>
        </w:pPrChange>
      </w:pPr>
      <w:proofErr w:type="gramStart"/>
      <w:ins w:id="1551" w:author="Eric Boisvert" w:date="2016-01-09T00:56:00Z">
        <w:r>
          <w:t>c</w:t>
        </w:r>
      </w:ins>
      <w:ins w:id="1552" w:author="Eric Boisvert" w:date="2016-01-09T00:55:00Z">
        <w:r w:rsidRPr="00291871">
          <w:t>omposition</w:t>
        </w:r>
        <w:proofErr w:type="gramEnd"/>
      </w:ins>
    </w:p>
    <w:p w14:paraId="2BC0CD35" w14:textId="77777777" w:rsidR="00291871" w:rsidRDefault="00291871" w:rsidP="00CE526C">
      <w:pPr>
        <w:rPr>
          <w:ins w:id="1553" w:author="Eric Boisvert" w:date="2016-01-09T00:56:00Z"/>
        </w:rPr>
      </w:pPr>
    </w:p>
    <w:p w14:paraId="4C7BD6C9" w14:textId="11831494" w:rsidR="00291871" w:rsidRDefault="00291871" w:rsidP="00CE526C">
      <w:pPr>
        <w:rPr>
          <w:ins w:id="1554" w:author="Eric Boisvert" w:date="2016-01-09T00:55:00Z"/>
        </w:rPr>
      </w:pPr>
      <w:ins w:id="1555" w:author="Eric Boisvert" w:date="2016-01-09T00:55:00Z">
        <w:r>
          <w:t xml:space="preserve">The properry composition is an association that links a GeologicUnit with CompositionParts to </w:t>
        </w:r>
      </w:ins>
      <w:ins w:id="1556" w:author="Eric Boisvert" w:date="2016-01-09T00:56:00Z">
        <w:r>
          <w:t>d</w:t>
        </w:r>
      </w:ins>
      <w:ins w:id="1557" w:author="Eric Boisvert" w:date="2016-01-09T00:55:00Z">
        <w:r w:rsidRPr="00291871">
          <w:t>escribes the composition (detailed, instance specific, lithologic description) of the GeologicUnit</w:t>
        </w:r>
      </w:ins>
    </w:p>
    <w:p w14:paraId="0143DFDB" w14:textId="5BAF08CF" w:rsidR="00291871" w:rsidRDefault="00540089">
      <w:pPr>
        <w:pStyle w:val="Heading5"/>
        <w:rPr>
          <w:ins w:id="1558" w:author="Eric Boisvert" w:date="2016-01-09T01:13:00Z"/>
        </w:rPr>
        <w:pPrChange w:id="1559" w:author="Eric Boisvert" w:date="2016-01-09T01:13:00Z">
          <w:pPr/>
        </w:pPrChange>
      </w:pPr>
      <w:proofErr w:type="gramStart"/>
      <w:ins w:id="1560" w:author="Eric Boisvert" w:date="2016-01-09T01:11:00Z">
        <w:r w:rsidRPr="00540089">
          <w:t>gbMaterialDescription</w:t>
        </w:r>
        <w:proofErr w:type="gramEnd"/>
        <w:r>
          <w:t xml:space="preserve"> (stub property)</w:t>
        </w:r>
      </w:ins>
    </w:p>
    <w:p w14:paraId="700DD81B" w14:textId="77777777" w:rsidR="00895888" w:rsidRPr="00895888" w:rsidRDefault="00895888">
      <w:pPr>
        <w:rPr>
          <w:ins w:id="1561" w:author="Eric Boisvert" w:date="2016-01-09T01:11:00Z"/>
        </w:rPr>
      </w:pPr>
    </w:p>
    <w:p w14:paraId="0C3155A3" w14:textId="10484E88" w:rsidR="00540089" w:rsidRDefault="00540089" w:rsidP="00CE526C">
      <w:pPr>
        <w:rPr>
          <w:ins w:id="1562" w:author="Eric Boisvert" w:date="2016-01-09T01:18:00Z"/>
        </w:rPr>
      </w:pPr>
      <w:ins w:id="1563" w:author="Eric Boisvert" w:date="2016-01-09T01:11:00Z">
        <w:r>
          <w:t xml:space="preserve">The property </w:t>
        </w:r>
        <w:r w:rsidRPr="00540089">
          <w:t>gbMaterialDescription</w:t>
        </w:r>
      </w:ins>
      <w:proofErr w:type="gramStart"/>
      <w:ins w:id="1564" w:author="Eric Boisvert" w:date="2016-01-09T14:18:00Z">
        <w:r w:rsidR="001540B1">
          <w:t>:</w:t>
        </w:r>
      </w:ins>
      <w:ins w:id="1565" w:author="Eric Boisvert" w:date="2016-01-09T01:12:00Z">
        <w:r w:rsidR="00895888">
          <w:t>EarthMaterialAbstractDescription</w:t>
        </w:r>
        <w:proofErr w:type="gramEnd"/>
        <w:r w:rsidR="00895888">
          <w:t xml:space="preserve"> </w:t>
        </w:r>
      </w:ins>
      <w:ins w:id="1566" w:author="Eric Boisvert" w:date="2016-01-09T14:18:00Z">
        <w:r w:rsidR="001540B1">
          <w:t xml:space="preserve">is a placeholder that </w:t>
        </w:r>
      </w:ins>
      <w:ins w:id="1567" w:author="Eric Boisvert" w:date="2016-01-09T01:12:00Z">
        <w:r w:rsidR="00895888">
          <w:t>shall provide d</w:t>
        </w:r>
      </w:ins>
      <w:ins w:id="1568" w:author="Eric Boisvert" w:date="2016-01-09T01:11:00Z">
        <w:r w:rsidRPr="00540089">
          <w:t xml:space="preserve">etailed material description.  This is a stub property </w:t>
        </w:r>
      </w:ins>
      <w:ins w:id="1569" w:author="Eric Boisvert" w:date="2016-01-09T01:18:00Z">
        <w:r w:rsidR="00895888">
          <w:t xml:space="preserve">(See </w:t>
        </w:r>
        <w:r w:rsidR="00895888">
          <w:fldChar w:fldCharType="begin"/>
        </w:r>
        <w:r w:rsidR="00895888">
          <w:instrText xml:space="preserve"> REF _Ref440065627 \r \h </w:instrText>
        </w:r>
      </w:ins>
      <w:r w:rsidR="00895888">
        <w:fldChar w:fldCharType="separate"/>
      </w:r>
      <w:ins w:id="1570" w:author="Eric Boisvert" w:date="2016-01-09T01:18:00Z">
        <w:r w:rsidR="00895888">
          <w:t>5.2.1</w:t>
        </w:r>
        <w:r w:rsidR="00895888">
          <w:fldChar w:fldCharType="end"/>
        </w:r>
        <w:r w:rsidR="00895888">
          <w:t xml:space="preserve">) </w:t>
        </w:r>
      </w:ins>
      <w:ins w:id="1571" w:author="Eric Boisvert" w:date="2016-01-09T01:11:00Z">
        <w:r w:rsidRPr="00540089">
          <w:t>in GeoSciML Basic</w:t>
        </w:r>
      </w:ins>
      <w:ins w:id="1572" w:author="Eric Boisvert" w:date="2016-01-09T01:12:00Z">
        <w:r w:rsidR="00895888">
          <w:t xml:space="preserve"> as EarthMaterialAbstractDescription </w:t>
        </w:r>
      </w:ins>
      <w:ins w:id="1573" w:author="Eric Boisvert" w:date="2016-01-09T01:13:00Z">
        <w:r w:rsidR="00895888">
          <w:t xml:space="preserve">is abstract and has no subtypes in GeoSciML Basic.  </w:t>
        </w:r>
      </w:ins>
    </w:p>
    <w:p w14:paraId="6A24DC74" w14:textId="221AA8B3" w:rsidR="00895888" w:rsidRDefault="00895888">
      <w:pPr>
        <w:pStyle w:val="Heading5"/>
        <w:rPr>
          <w:ins w:id="1574" w:author="Eric Boisvert" w:date="2016-01-09T01:19:00Z"/>
        </w:rPr>
        <w:pPrChange w:id="1575" w:author="Eric Boisvert" w:date="2016-01-09T01:19:00Z">
          <w:pPr/>
        </w:pPrChange>
      </w:pPr>
      <w:proofErr w:type="gramStart"/>
      <w:ins w:id="1576" w:author="Eric Boisvert" w:date="2016-01-09T01:18:00Z">
        <w:r w:rsidRPr="00895888">
          <w:t>gbUnitDescription</w:t>
        </w:r>
      </w:ins>
      <w:ins w:id="1577" w:author="Eric Boisvert" w:date="2016-01-09T12:45:00Z">
        <w:r w:rsidR="002004D2">
          <w:t>(</w:t>
        </w:r>
        <w:proofErr w:type="gramEnd"/>
        <w:r w:rsidR="002004D2">
          <w:t>stub property)</w:t>
        </w:r>
      </w:ins>
    </w:p>
    <w:p w14:paraId="1281E35F" w14:textId="77777777" w:rsidR="00895888" w:rsidRPr="00895888" w:rsidRDefault="00895888">
      <w:pPr>
        <w:rPr>
          <w:ins w:id="1578" w:author="Eric Boisvert" w:date="2016-01-09T01:18:00Z"/>
        </w:rPr>
      </w:pPr>
    </w:p>
    <w:p w14:paraId="6390DCD1" w14:textId="21F50591" w:rsidR="00895888" w:rsidRDefault="00895888" w:rsidP="00895888">
      <w:pPr>
        <w:rPr>
          <w:ins w:id="1579" w:author="Eric Boisvert" w:date="2016-01-09T01:19:00Z"/>
        </w:rPr>
      </w:pPr>
      <w:ins w:id="1580" w:author="Eric Boisvert" w:date="2016-01-09T01:18:00Z">
        <w:r>
          <w:t xml:space="preserve">The property </w:t>
        </w:r>
        <w:r w:rsidRPr="00895888">
          <w:t>gbUnitDescription</w:t>
        </w:r>
      </w:ins>
      <w:proofErr w:type="gramStart"/>
      <w:ins w:id="1581" w:author="Eric Boisvert" w:date="2016-01-09T14:18:00Z">
        <w:r w:rsidR="00A47566">
          <w:t>:</w:t>
        </w:r>
      </w:ins>
      <w:ins w:id="1582" w:author="Eric Boisvert" w:date="2016-01-09T01:19:00Z">
        <w:r>
          <w:t>GeologicUnit</w:t>
        </w:r>
      </w:ins>
      <w:ins w:id="1583" w:author="Eric Boisvert" w:date="2016-01-09T01:18:00Z">
        <w:r w:rsidR="001540B1">
          <w:t>AbstractDescriptio</w:t>
        </w:r>
        <w:proofErr w:type="gramEnd"/>
        <w:r w:rsidR="001540B1">
          <w:t xml:space="preserve"> is a placeholder that</w:t>
        </w:r>
      </w:ins>
      <w:ins w:id="1584" w:author="Eric Boisvert" w:date="2016-01-09T14:18:00Z">
        <w:r w:rsidR="001540B1">
          <w:t xml:space="preserve"> </w:t>
        </w:r>
      </w:ins>
      <w:ins w:id="1585" w:author="Eric Boisvert" w:date="2016-01-09T01:18:00Z">
        <w:r>
          <w:t>shall provide d</w:t>
        </w:r>
        <w:r w:rsidRPr="00540089">
          <w:t xml:space="preserve">etailed material description.  This is a stub property </w:t>
        </w:r>
        <w:r>
          <w:t xml:space="preserve">(See </w:t>
        </w:r>
        <w:r>
          <w:fldChar w:fldCharType="begin"/>
        </w:r>
        <w:r>
          <w:instrText xml:space="preserve"> REF _Ref440065627 \r \h </w:instrText>
        </w:r>
      </w:ins>
      <w:ins w:id="1586" w:author="Eric Boisvert" w:date="2016-01-09T01:18:00Z">
        <w:r>
          <w:fldChar w:fldCharType="separate"/>
        </w:r>
        <w:r>
          <w:t>5.2.1</w:t>
        </w:r>
        <w:r>
          <w:fldChar w:fldCharType="end"/>
        </w:r>
        <w:r>
          <w:t xml:space="preserve">) </w:t>
        </w:r>
        <w:r w:rsidRPr="00540089">
          <w:t>in GeoSciML Basic</w:t>
        </w:r>
        <w:r>
          <w:t xml:space="preserve"> as </w:t>
        </w:r>
      </w:ins>
      <w:ins w:id="1587" w:author="Eric Boisvert" w:date="2016-01-09T01:19:00Z">
        <w:r>
          <w:t xml:space="preserve">GeologicUnitAbstractDescription </w:t>
        </w:r>
      </w:ins>
      <w:ins w:id="1588" w:author="Eric Boisvert" w:date="2016-01-09T01:18:00Z">
        <w:r>
          <w:t xml:space="preserve">is abstract and has no subtypes in GeoSciML Basic.  </w:t>
        </w:r>
      </w:ins>
    </w:p>
    <w:p w14:paraId="426A44E0" w14:textId="77777777" w:rsidR="00895888" w:rsidRDefault="00895888" w:rsidP="00895888">
      <w:pPr>
        <w:rPr>
          <w:ins w:id="1589" w:author="Eric Boisvert" w:date="2016-01-09T01:18:00Z"/>
        </w:rPr>
      </w:pPr>
    </w:p>
    <w:p w14:paraId="7804C30B" w14:textId="77777777" w:rsidR="00A07C65" w:rsidRDefault="00A07C65" w:rsidP="00A07C65">
      <w:pPr>
        <w:pStyle w:val="Heading4"/>
      </w:pPr>
      <w:bookmarkStart w:id="1590" w:name="BKM_A1329A5F_042F_4AF8_BF84_0B471B65BC55"/>
      <w:bookmarkStart w:id="1591" w:name="BKM_7F4D7787_7293_418E_8B38_1A72EA1F4CC0"/>
      <w:bookmarkStart w:id="1592" w:name="_Ref440064217"/>
      <w:bookmarkEnd w:id="1590"/>
      <w:bookmarkEnd w:id="1591"/>
      <w:r>
        <w:t>GeologicUnitHierarchy</w:t>
      </w:r>
      <w:bookmarkEnd w:id="159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pPr>
        <w:pStyle w:val="Heading5"/>
        <w:rPr>
          <w:ins w:id="1593" w:author="Eric Boisvert" w:date="2016-01-09T12:50:00Z"/>
        </w:rPr>
        <w:pPrChange w:id="1594" w:author="Eric Boisvert" w:date="2016-01-09T12:51:00Z">
          <w:pPr/>
        </w:pPrChange>
      </w:pPr>
      <w:proofErr w:type="gramStart"/>
      <w:ins w:id="1595" w:author="Eric Boisvert" w:date="2016-01-09T12:51:00Z">
        <w:r>
          <w:t>r</w:t>
        </w:r>
      </w:ins>
      <w:ins w:id="1596" w:author="Eric Boisvert" w:date="2016-01-09T12:50:00Z">
        <w:r w:rsidRPr="00924939">
          <w:t>ole</w:t>
        </w:r>
        <w:proofErr w:type="gramEnd"/>
      </w:ins>
    </w:p>
    <w:p w14:paraId="6A782BC1" w14:textId="2D25B993" w:rsidR="00924939" w:rsidRDefault="00924939" w:rsidP="00ED2525">
      <w:pPr>
        <w:rPr>
          <w:ins w:id="1597" w:author="Eric Boisvert" w:date="2016-01-09T12:51:00Z"/>
        </w:rPr>
      </w:pPr>
      <w:ins w:id="1598" w:author="Eric Boisvert" w:date="2016-01-09T12:51:00Z">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p>
    <w:p w14:paraId="1B4CFD25" w14:textId="659350ED" w:rsidR="00924939" w:rsidRDefault="00924939">
      <w:pPr>
        <w:pStyle w:val="Heading5"/>
        <w:rPr>
          <w:ins w:id="1599" w:author="Eric Boisvert" w:date="2016-01-09T12:51:00Z"/>
        </w:rPr>
        <w:pPrChange w:id="1600" w:author="Eric Boisvert" w:date="2016-01-09T12:52:00Z">
          <w:pPr/>
        </w:pPrChange>
      </w:pPr>
      <w:proofErr w:type="gramStart"/>
      <w:ins w:id="1601" w:author="Eric Boisvert" w:date="2016-01-09T12:52:00Z">
        <w:r>
          <w:t>p</w:t>
        </w:r>
      </w:ins>
      <w:ins w:id="1602" w:author="Eric Boisvert" w:date="2016-01-09T12:51:00Z">
        <w:r w:rsidRPr="00924939">
          <w:t>roportion</w:t>
        </w:r>
        <w:proofErr w:type="gramEnd"/>
      </w:ins>
    </w:p>
    <w:p w14:paraId="5F948F81" w14:textId="77777777" w:rsidR="00924939" w:rsidRDefault="00924939" w:rsidP="00ED2525">
      <w:pPr>
        <w:rPr>
          <w:ins w:id="1603" w:author="Eric Boisvert" w:date="2016-01-09T12:52:00Z"/>
        </w:rPr>
      </w:pPr>
    </w:p>
    <w:p w14:paraId="09C12C6D" w14:textId="7FA4E295" w:rsidR="00924939" w:rsidRDefault="00924939" w:rsidP="00ED2525">
      <w:pPr>
        <w:rPr>
          <w:ins w:id="1604" w:author="Eric Boisvert" w:date="2016-01-09T12:52:00Z"/>
        </w:rPr>
      </w:pPr>
      <w:ins w:id="1605" w:author="Eric Boisvert" w:date="2016-01-09T12:51:00Z">
        <w:r>
          <w:t>The proportion property (swe</w:t>
        </w:r>
        <w:proofErr w:type="gramStart"/>
        <w:r>
          <w:t>:QuantityRange</w:t>
        </w:r>
        <w:proofErr w:type="gramEnd"/>
        <w:r>
          <w:t xml:space="preserve">) shall provide a </w:t>
        </w:r>
      </w:ins>
      <w:ins w:id="1606" w:author="Eric Boisvert" w:date="2016-01-09T12:52:00Z">
        <w:r>
          <w:t>q</w:t>
        </w:r>
      </w:ins>
      <w:ins w:id="1607" w:author="Eric Boisvert" w:date="2016-01-09T12:51:00Z">
        <w:r w:rsidRPr="00924939">
          <w:t>uantity that specifies the fraction of the geologic unit formed by the part.</w:t>
        </w:r>
      </w:ins>
    </w:p>
    <w:p w14:paraId="615227EB" w14:textId="4C533C20" w:rsidR="00924939" w:rsidRDefault="00924939">
      <w:pPr>
        <w:pStyle w:val="Heading5"/>
        <w:rPr>
          <w:ins w:id="1608" w:author="Eric Boisvert" w:date="2016-01-09T12:52:00Z"/>
          <w:lang w:val="en-CA"/>
        </w:rPr>
        <w:pPrChange w:id="1609" w:author="Eric Boisvert" w:date="2016-01-09T12:55:00Z">
          <w:pPr/>
        </w:pPrChange>
      </w:pPr>
      <w:proofErr w:type="gramStart"/>
      <w:ins w:id="1610" w:author="Eric Boisvert" w:date="2016-01-09T12:52:00Z">
        <w:r w:rsidRPr="00D970E9">
          <w:rPr>
            <w:lang w:val="en-CA"/>
          </w:rPr>
          <w:t>targetUnit</w:t>
        </w:r>
        <w:proofErr w:type="gramEnd"/>
      </w:ins>
    </w:p>
    <w:p w14:paraId="082CA945" w14:textId="77777777" w:rsidR="00924939" w:rsidRDefault="00924939" w:rsidP="00ED2525">
      <w:pPr>
        <w:rPr>
          <w:ins w:id="1611" w:author="Eric Boisvert" w:date="2016-01-09T12:55:00Z"/>
        </w:rPr>
      </w:pPr>
    </w:p>
    <w:p w14:paraId="6AC05A6F" w14:textId="7510C264" w:rsidR="00515E43" w:rsidRDefault="00924939" w:rsidP="00515E43">
      <w:pPr>
        <w:rPr>
          <w:ins w:id="1612" w:author="Eric Boisvert" w:date="2016-01-09T13:02:00Z"/>
        </w:rPr>
      </w:pPr>
      <w:ins w:id="1613" w:author="Eric Boisvert" w:date="2016-01-09T12:52:00Z">
        <w:r>
          <w:t>The p</w:t>
        </w:r>
      </w:ins>
      <w:ins w:id="1614" w:author="Eric Boisvert" w:date="2016-01-09T12:55:00Z">
        <w:r>
          <w:t>ro</w:t>
        </w:r>
      </w:ins>
      <w:ins w:id="1615" w:author="Eric Boisvert" w:date="2016-01-09T12:52:00Z">
        <w:r>
          <w:t xml:space="preserve">perty target unit </w:t>
        </w:r>
      </w:ins>
      <w:ins w:id="1616" w:author="Eric Boisvert" w:date="2016-01-09T13:02:00Z">
        <w:r w:rsidR="00515E43">
          <w:t>is an association</w:t>
        </w:r>
      </w:ins>
      <w:ins w:id="1617" w:author="Eric Boisvert" w:date="2016-01-09T12:53:00Z">
        <w:r>
          <w:t xml:space="preserve"> </w:t>
        </w:r>
      </w:ins>
      <w:bookmarkStart w:id="1618" w:name="BKM_F1AE88A3_ADC1_4E05_8AA4_DF5F90DB4C60"/>
      <w:bookmarkStart w:id="1619" w:name="BKM_C5C77165_16DE_4DA6_948B_748CCB10594C"/>
      <w:bookmarkEnd w:id="1618"/>
      <w:bookmarkEnd w:id="1619"/>
      <w:ins w:id="1620" w:author="Eric Boisvert" w:date="2016-01-09T13:02:00Z">
        <w:r w:rsidR="00515E43">
          <w:t>that</w:t>
        </w:r>
        <w:r w:rsidR="00515E43" w:rsidRPr="00515E43">
          <w:t xml:space="preserve"> </w:t>
        </w:r>
        <w:r w:rsidR="00515E43">
          <w:t xml:space="preserve">shall </w:t>
        </w:r>
        <w:r w:rsidR="00515E43" w:rsidRPr="00515E43">
          <w:t>specifies exactly one GeologicUnit that is a proper part of another GeologicUnit.</w:t>
        </w:r>
      </w:ins>
    </w:p>
    <w:p w14:paraId="50F7186B" w14:textId="77777777" w:rsidR="00515E43" w:rsidRDefault="00515E43" w:rsidP="00515E43">
      <w:pPr>
        <w:rPr>
          <w:ins w:id="1621" w:author="Eric Boisvert" w:date="2016-01-09T13:02:00Z"/>
        </w:rPr>
      </w:pPr>
    </w:p>
    <w:p w14:paraId="07EA2DEF" w14:textId="705A3D85" w:rsidR="00A07C65" w:rsidRDefault="00A07C65">
      <w:pPr>
        <w:pStyle w:val="Heading4"/>
        <w:pPrChange w:id="1622" w:author="Eric Boisvert" w:date="2016-01-09T13:02:00Z">
          <w:pPr/>
        </w:pPrChange>
      </w:pPr>
      <w:r>
        <w:t>CompositionPart</w:t>
      </w:r>
    </w:p>
    <w:p w14:paraId="69BACF1D" w14:textId="77777777" w:rsidR="00856F51" w:rsidRDefault="00856F51" w:rsidP="00ED2525"/>
    <w:p w14:paraId="2DBFC270" w14:textId="31E76770" w:rsidR="00856F51" w:rsidRDefault="00B62995" w:rsidP="00ED2525">
      <w:pPr>
        <w:rPr>
          <w:ins w:id="1623" w:author="Eric Boisvert" w:date="2016-01-09T13:58:00Z"/>
        </w:rPr>
      </w:pPr>
      <w:r>
        <w:t xml:space="preserve">CompositionPart </w:t>
      </w:r>
      <w:r w:rsidRPr="00F3223D">
        <w:t>represent</w:t>
      </w:r>
      <w:r>
        <w:t>s</w:t>
      </w:r>
      <w:r w:rsidRPr="00F3223D">
        <w:t xml:space="preserve"> composition of a geologic unit in terms</w:t>
      </w:r>
      <w:r>
        <w:t xml:space="preserve"> of earth material constituents (CompoundMaterial)</w:t>
      </w:r>
      <w:ins w:id="1624" w:author="Eric Boisvert" w:date="2016-01-09T13:59:00Z">
        <w:r w:rsidR="00A56B9D">
          <w:t xml:space="preserve">.  It decomposes the material making of the unit into parts having </w:t>
        </w:r>
      </w:ins>
      <w:ins w:id="1625" w:author="Eric Boisvert" w:date="2016-01-09T14:00:00Z">
        <w:r w:rsidR="00A56B9D">
          <w:t xml:space="preserve">distinct </w:t>
        </w:r>
      </w:ins>
      <w:ins w:id="1626" w:author="Eric Boisvert" w:date="2016-01-09T13:59:00Z">
        <w:r w:rsidR="00A56B9D">
          <w:t>roles and proportions.</w:t>
        </w:r>
      </w:ins>
    </w:p>
    <w:p w14:paraId="2D31093B" w14:textId="2A2DBDDB" w:rsidR="00A56B9D" w:rsidRDefault="00A56B9D">
      <w:pPr>
        <w:pStyle w:val="Heading5"/>
        <w:rPr>
          <w:ins w:id="1627" w:author="Eric Boisvert" w:date="2016-01-09T14:00:00Z"/>
        </w:rPr>
        <w:pPrChange w:id="1628" w:author="Eric Boisvert" w:date="2016-01-09T14:01:00Z">
          <w:pPr/>
        </w:pPrChange>
      </w:pPr>
      <w:proofErr w:type="gramStart"/>
      <w:ins w:id="1629" w:author="Eric Boisvert" w:date="2016-01-09T14:01:00Z">
        <w:r>
          <w:t>r</w:t>
        </w:r>
      </w:ins>
      <w:ins w:id="1630" w:author="Eric Boisvert" w:date="2016-01-09T14:00:00Z">
        <w:r w:rsidRPr="00A56B9D">
          <w:t>ole</w:t>
        </w:r>
        <w:proofErr w:type="gramEnd"/>
      </w:ins>
    </w:p>
    <w:p w14:paraId="37D944F7" w14:textId="77777777" w:rsidR="00A56B9D" w:rsidRDefault="00A56B9D" w:rsidP="00ED2525">
      <w:pPr>
        <w:rPr>
          <w:ins w:id="1631" w:author="Eric Boisvert" w:date="2016-01-09T14:01:00Z"/>
        </w:rPr>
      </w:pPr>
    </w:p>
    <w:p w14:paraId="668D900E" w14:textId="2537795F" w:rsidR="00A56B9D" w:rsidRDefault="00A56B9D" w:rsidP="00ED2525">
      <w:pPr>
        <w:rPr>
          <w:ins w:id="1632" w:author="Eric Boisvert" w:date="2016-01-09T14:00:00Z"/>
        </w:rPr>
      </w:pPr>
      <w:ins w:id="1633" w:author="Eric Boisvert" w:date="2016-01-09T14:00:00Z">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ins>
    </w:p>
    <w:p w14:paraId="24AEC99E" w14:textId="1FD17CF6" w:rsidR="00A56B9D" w:rsidRDefault="00A56B9D">
      <w:pPr>
        <w:pStyle w:val="Heading5"/>
        <w:rPr>
          <w:ins w:id="1634" w:author="Eric Boisvert" w:date="2016-01-09T14:01:00Z"/>
        </w:rPr>
        <w:pPrChange w:id="1635" w:author="Eric Boisvert" w:date="2016-01-09T14:02:00Z">
          <w:pPr/>
        </w:pPrChange>
      </w:pPr>
      <w:proofErr w:type="gramStart"/>
      <w:ins w:id="1636" w:author="Eric Boisvert" w:date="2016-01-09T14:04:00Z">
        <w:r>
          <w:t>p</w:t>
        </w:r>
      </w:ins>
      <w:ins w:id="1637" w:author="Eric Boisvert" w:date="2016-01-09T14:01:00Z">
        <w:r w:rsidRPr="00A56B9D">
          <w:t>roportion</w:t>
        </w:r>
        <w:proofErr w:type="gramEnd"/>
      </w:ins>
    </w:p>
    <w:p w14:paraId="260C4B5C" w14:textId="77777777" w:rsidR="00A56B9D" w:rsidRDefault="00A56B9D" w:rsidP="00ED2525">
      <w:pPr>
        <w:rPr>
          <w:ins w:id="1638" w:author="Eric Boisvert" w:date="2016-01-09T14:02:00Z"/>
        </w:rPr>
      </w:pPr>
    </w:p>
    <w:p w14:paraId="3F2D39FA" w14:textId="7BEE7639" w:rsidR="00A56B9D" w:rsidRDefault="00A56B9D" w:rsidP="00ED2525">
      <w:pPr>
        <w:rPr>
          <w:ins w:id="1639" w:author="Eric Boisvert" w:date="2016-01-09T14:02:00Z"/>
        </w:rPr>
      </w:pPr>
      <w:ins w:id="1640" w:author="Eric Boisvert" w:date="2016-01-09T14:01:00Z">
        <w:r>
          <w:t>The proportion property (swe</w:t>
        </w:r>
        <w:proofErr w:type="gramStart"/>
        <w:r>
          <w:t>:QuantityRange</w:t>
        </w:r>
        <w:proofErr w:type="gramEnd"/>
        <w:r>
          <w:t xml:space="preserve">) shall </w:t>
        </w:r>
        <w:r w:rsidRPr="00A56B9D">
          <w:t>specifies the fraction of the geologic unit composed of the compound material.</w:t>
        </w:r>
      </w:ins>
      <w:ins w:id="1641" w:author="Eric Boisvert" w:date="2016-01-09T14:02:00Z">
        <w:r>
          <w:t xml:space="preserve">  It shall be a value representing a </w:t>
        </w:r>
      </w:ins>
      <w:ins w:id="1642" w:author="Eric Boisvert" w:date="2016-01-09T14:03:00Z">
        <w:r>
          <w:t>proportion</w:t>
        </w:r>
      </w:ins>
      <w:ins w:id="1643" w:author="Eric Boisvert" w:date="2016-01-09T14:02:00Z">
        <w:r>
          <w:t xml:space="preserve"> </w:t>
        </w:r>
      </w:ins>
      <w:ins w:id="1644" w:author="Eric Boisvert" w:date="2016-01-09T14:03:00Z">
        <w:r>
          <w:t>to a whole (usually expressed in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ins w:id="1645" w:author="Eric Boisvert" w:date="2016-01-09T14:04:00Z"/>
        </w:trPr>
        <w:tc>
          <w:tcPr>
            <w:tcW w:w="4219" w:type="dxa"/>
            <w:tcBorders>
              <w:right w:val="nil"/>
            </w:tcBorders>
            <w:shd w:val="clear" w:color="auto" w:fill="auto"/>
          </w:tcPr>
          <w:p w14:paraId="42B39C8B" w14:textId="015DA71A" w:rsidR="00A56B9D" w:rsidRPr="00D12552" w:rsidRDefault="00A56B9D" w:rsidP="00A56B9D">
            <w:pPr>
              <w:pStyle w:val="Tabletext10"/>
              <w:rPr>
                <w:ins w:id="1646" w:author="Eric Boisvert" w:date="2016-01-09T14:04:00Z"/>
                <w:rStyle w:val="requri"/>
                <w:lang w:val="en-CA"/>
              </w:rPr>
            </w:pPr>
            <w:ins w:id="1647" w:author="Eric Boisvert" w:date="2016-01-09T14:04:00Z">
              <w:r>
                <w:rPr>
                  <w:rStyle w:val="requri"/>
                  <w:lang w:val="en-CA"/>
                </w:rPr>
                <w:t>/req/gsml4-basic</w:t>
              </w:r>
              <w:r w:rsidRPr="00D12552">
                <w:rPr>
                  <w:rStyle w:val="requri"/>
                  <w:lang w:val="en-CA"/>
                </w:rPr>
                <w:t>/</w:t>
              </w:r>
              <w:r>
                <w:rPr>
                  <w:rStyle w:val="requri"/>
                  <w:lang w:val="en-CA"/>
                </w:rPr>
                <w:t>compositonPart-proportion</w:t>
              </w:r>
            </w:ins>
          </w:p>
        </w:tc>
        <w:tc>
          <w:tcPr>
            <w:tcW w:w="4678" w:type="dxa"/>
            <w:tcBorders>
              <w:left w:val="nil"/>
            </w:tcBorders>
            <w:shd w:val="clear" w:color="auto" w:fill="auto"/>
          </w:tcPr>
          <w:p w14:paraId="7F895CA8" w14:textId="2D598E95" w:rsidR="00A56B9D" w:rsidRPr="00D12552" w:rsidRDefault="00A56B9D" w:rsidP="005D6D19">
            <w:pPr>
              <w:pStyle w:val="Tabletext10"/>
              <w:jc w:val="left"/>
              <w:rPr>
                <w:ins w:id="1648" w:author="Eric Boisvert" w:date="2016-01-09T14:04:00Z"/>
                <w:rStyle w:val="reqtext"/>
                <w:lang w:val="en-CA"/>
              </w:rPr>
            </w:pPr>
            <w:ins w:id="1649" w:author="Eric Boisvert" w:date="2016-01-09T14:04:00Z">
              <w:r>
                <w:rPr>
                  <w:rStyle w:val="reqtext"/>
                  <w:lang w:val="en-CA"/>
                </w:rPr>
                <w:t>A proportion SHALL be a value expressi</w:t>
              </w:r>
            </w:ins>
            <w:ins w:id="1650" w:author="Eric Boisvert" w:date="2016-01-09T14:05:00Z">
              <w:r>
                <w:rPr>
                  <w:rStyle w:val="reqtext"/>
                  <w:lang w:val="en-CA"/>
                </w:rPr>
                <w:t>ng</w:t>
              </w:r>
            </w:ins>
            <w:ins w:id="1651" w:author="Eric Boisvert" w:date="2016-01-09T14:04:00Z">
              <w:r>
                <w:rPr>
                  <w:rStyle w:val="reqtext"/>
                  <w:lang w:val="en-CA"/>
                </w:rPr>
                <w:t xml:space="preserve"> a fraction</w:t>
              </w:r>
            </w:ins>
            <w:ins w:id="1652" w:author="Eric Boisvert" w:date="2016-01-09T14:05:00Z">
              <w:r>
                <w:rPr>
                  <w:rStyle w:val="reqtext"/>
                  <w:lang w:val="en-CA"/>
                </w:rPr>
                <w:t xml:space="preserve"> relative to a whole.</w:t>
              </w:r>
            </w:ins>
          </w:p>
        </w:tc>
      </w:tr>
    </w:tbl>
    <w:p w14:paraId="78DEB61B" w14:textId="77777777" w:rsidR="00A56B9D" w:rsidRDefault="00A56B9D" w:rsidP="00ED2525">
      <w:pPr>
        <w:rPr>
          <w:ins w:id="1653" w:author="Eric Boisvert" w:date="2016-01-09T14:06:00Z"/>
        </w:rPr>
      </w:pPr>
    </w:p>
    <w:p w14:paraId="1C1D2B21" w14:textId="28914CED" w:rsidR="00A56B9D" w:rsidRDefault="00A56B9D">
      <w:pPr>
        <w:pStyle w:val="Heading5"/>
        <w:rPr>
          <w:ins w:id="1654" w:author="Eric Boisvert" w:date="2016-01-09T14:06:00Z"/>
        </w:rPr>
        <w:pPrChange w:id="1655" w:author="Eric Boisvert" w:date="2016-01-09T14:07:00Z">
          <w:pPr/>
        </w:pPrChange>
      </w:pPr>
      <w:ins w:id="1656" w:author="Eric Boisvert" w:date="2016-01-09T14:06:00Z">
        <w:r w:rsidRPr="00A56B9D">
          <w:t>Material</w:t>
        </w:r>
      </w:ins>
    </w:p>
    <w:p w14:paraId="61F49B4A" w14:textId="77777777" w:rsidR="00A56B9D" w:rsidRDefault="00A56B9D" w:rsidP="00ED2525">
      <w:pPr>
        <w:rPr>
          <w:ins w:id="1657" w:author="Eric Boisvert" w:date="2016-01-09T14:07:00Z"/>
        </w:rPr>
      </w:pPr>
    </w:p>
    <w:p w14:paraId="6940E003" w14:textId="199E1E14" w:rsidR="00A56B9D" w:rsidRDefault="00A56B9D" w:rsidP="00ED2525">
      <w:pPr>
        <w:rPr>
          <w:ins w:id="1658" w:author="Eric Boisvert" w:date="2016-01-09T14:06:00Z"/>
        </w:rPr>
      </w:pPr>
      <w:ins w:id="1659" w:author="Eric Boisvert" w:date="2016-01-09T14:06:00Z">
        <w:r>
          <w:lastRenderedPageBreak/>
          <w:t>The material</w:t>
        </w:r>
        <w:proofErr w:type="gramStart"/>
        <w:r>
          <w:t>:EarthMaterial</w:t>
        </w:r>
        <w:proofErr w:type="gramEnd"/>
        <w:r>
          <w:t xml:space="preserve"> property shall contain the material description of the  composing</w:t>
        </w:r>
        <w:r w:rsidRPr="00A56B9D">
          <w:t xml:space="preserve"> part.</w:t>
        </w:r>
      </w:ins>
    </w:p>
    <w:p w14:paraId="7619CEFE" w14:textId="2972A20E" w:rsidR="00856F51" w:rsidRDefault="00856F51" w:rsidP="00B537EA">
      <w:pPr>
        <w:pStyle w:val="Heading4"/>
      </w:pPr>
      <w:bookmarkStart w:id="1660" w:name="BKM_D0CF8372_E2E7_44FE_8452_567F1CFF1C66"/>
      <w:bookmarkStart w:id="1661" w:name="BKM_F115EB74_32B6_4EFC_8D26_C2D2AD40E6EB"/>
      <w:bookmarkEnd w:id="1660"/>
      <w:bookmarkEnd w:id="1661"/>
      <w:r>
        <w:t>EarthMaterial</w:t>
      </w:r>
    </w:p>
    <w:p w14:paraId="6AC292D5" w14:textId="77777777" w:rsidR="00856F51" w:rsidRDefault="00856F51" w:rsidP="00856F51"/>
    <w:p w14:paraId="1A8FBB7D" w14:textId="40870B0B" w:rsidR="00856F51" w:rsidRPr="00856F51" w:rsidRDefault="00856F51" w:rsidP="00856F51">
      <w:r w:rsidRPr="00856F51">
        <w:t xml:space="preserve">The Earth Material class holds a description of a naturally occurring substance in the Earth.  Earth </w:t>
      </w:r>
      <w:ins w:id="1662" w:author="Eric Boisvert" w:date="2016-01-10T11:12:00Z">
        <w:r w:rsidR="005D6D19">
          <w:t>m</w:t>
        </w:r>
      </w:ins>
      <w:del w:id="1663" w:author="Eric Boisvert" w:date="2016-01-10T11:12:00Z">
        <w:r w:rsidRPr="00856F51" w:rsidDel="005D6D19">
          <w:delText>M</w:delText>
        </w:r>
      </w:del>
      <w:r w:rsidRPr="00856F51">
        <w:t xml:space="preserve">aterial represents material composition or substance, and is thus independent of quantity or location. Ideally, </w:t>
      </w:r>
      <w:commentRangeStart w:id="1664"/>
      <w:del w:id="1665" w:author="Eric Boisvert" w:date="2016-01-09T14:08:00Z">
        <w:r w:rsidRPr="00856F51" w:rsidDel="00A47566">
          <w:delText>E</w:delText>
        </w:r>
      </w:del>
      <w:r w:rsidRPr="00856F51">
        <w:t xml:space="preserve">arth </w:t>
      </w:r>
      <w:ins w:id="1666" w:author="Eric Boisvert" w:date="2016-01-09T14:08:00Z">
        <w:r w:rsidR="00A47566">
          <w:t>m</w:t>
        </w:r>
      </w:ins>
      <w:del w:id="1667" w:author="Eric Boisvert" w:date="2016-01-09T14:08:00Z">
        <w:r w:rsidRPr="00856F51" w:rsidDel="00A47566">
          <w:delText>M</w:delText>
        </w:r>
      </w:del>
      <w:r w:rsidRPr="00856F51">
        <w:t xml:space="preserve">aterials </w:t>
      </w:r>
      <w:commentRangeEnd w:id="1664"/>
      <w:r w:rsidR="005D6D19">
        <w:rPr>
          <w:rStyle w:val="CommentReference"/>
        </w:rPr>
        <w:commentReference w:id="1664"/>
      </w:r>
      <w:r w:rsidRPr="00856F51">
        <w:t xml:space="preserve">are defined strictly based on physical properties, but because of standard geological usage, </w:t>
      </w:r>
      <w:proofErr w:type="gramStart"/>
      <w:r w:rsidRPr="00856F51">
        <w:t xml:space="preserve">genetic interpretations </w:t>
      </w:r>
      <w:del w:id="1668" w:author="Eric Boisvert" w:date="2016-01-09T14:08:00Z">
        <w:r w:rsidRPr="00856F51" w:rsidDel="00A47566">
          <w:delText>may ent</w:delText>
        </w:r>
      </w:del>
      <w:ins w:id="1669" w:author="Eric Boisvert" w:date="2016-01-09T14:08:00Z">
        <w:r w:rsidR="00A47566">
          <w:t>enters</w:t>
        </w:r>
      </w:ins>
      <w:proofErr w:type="gramEnd"/>
      <w:del w:id="1670" w:author="Eric Boisvert" w:date="2016-01-09T14:08:00Z">
        <w:r w:rsidRPr="00856F51" w:rsidDel="00A47566">
          <w:delText>er</w:delText>
        </w:r>
      </w:del>
      <w:r w:rsidRPr="00856F51">
        <w:t xml:space="preserve"> into the description as well.   </w:t>
      </w:r>
    </w:p>
    <w:p w14:paraId="4732600B" w14:textId="57139B6A" w:rsidR="00856F51" w:rsidRDefault="00FD3D73"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rPr>
          <w:ins w:id="1671" w:author="Eric Boisvert" w:date="2016-01-09T14:10:00Z"/>
        </w:rPr>
      </w:pPr>
      <w:r>
        <w:t xml:space="preserve">Figure </w:t>
      </w:r>
      <w:r w:rsidR="00673E83">
        <w:fldChar w:fldCharType="begin"/>
      </w:r>
      <w:r w:rsidR="00673E83">
        <w:instrText xml:space="preserve"> SEQ Figure \* ARABIC </w:instrText>
      </w:r>
      <w:r w:rsidR="00673E83">
        <w:fldChar w:fldCharType="separate"/>
      </w:r>
      <w:ins w:id="1672" w:author="Eric Boisvert" w:date="2016-01-11T17:35:00Z">
        <w:r w:rsidR="00DE367C">
          <w:rPr>
            <w:noProof/>
          </w:rPr>
          <w:t>20</w:t>
        </w:r>
      </w:ins>
      <w:del w:id="1673" w:author="Eric Boisvert" w:date="2015-10-30T04:23:00Z">
        <w:r w:rsidR="00090DCF" w:rsidDel="007D2867">
          <w:rPr>
            <w:noProof/>
          </w:rPr>
          <w:delText>20</w:delText>
        </w:r>
      </w:del>
      <w:r w:rsidR="00673E83">
        <w:rPr>
          <w:noProof/>
        </w:rPr>
        <w:fldChar w:fldCharType="end"/>
      </w:r>
      <w:r>
        <w:t xml:space="preserve"> : EarthMaterial and related classes</w:t>
      </w:r>
    </w:p>
    <w:p w14:paraId="70C0F642" w14:textId="1B5C8030" w:rsidR="00A47566" w:rsidRDefault="00A47566">
      <w:pPr>
        <w:pStyle w:val="Heading5"/>
        <w:rPr>
          <w:ins w:id="1674" w:author="Eric Boisvert" w:date="2016-01-09T14:10:00Z"/>
        </w:rPr>
        <w:pPrChange w:id="1675" w:author="Eric Boisvert" w:date="2016-01-09T14:11:00Z">
          <w:pPr>
            <w:pStyle w:val="Caption"/>
          </w:pPr>
        </w:pPrChange>
      </w:pPr>
      <w:proofErr w:type="gramStart"/>
      <w:ins w:id="1676" w:author="Eric Boisvert" w:date="2016-01-09T14:10:00Z">
        <w:r w:rsidRPr="00A47566">
          <w:t>color</w:t>
        </w:r>
        <w:proofErr w:type="gramEnd"/>
      </w:ins>
    </w:p>
    <w:p w14:paraId="12D2BA9E" w14:textId="77777777" w:rsidR="00A47566" w:rsidRDefault="00A47566">
      <w:pPr>
        <w:rPr>
          <w:ins w:id="1677" w:author="Eric Boisvert" w:date="2016-01-09T14:11:00Z"/>
        </w:rPr>
        <w:pPrChange w:id="1678" w:author="Eric Boisvert" w:date="2016-01-09T14:10:00Z">
          <w:pPr>
            <w:pStyle w:val="Caption"/>
          </w:pPr>
        </w:pPrChange>
      </w:pPr>
    </w:p>
    <w:p w14:paraId="35B42721" w14:textId="42E6297F" w:rsidR="00A47566" w:rsidRDefault="00A47566">
      <w:pPr>
        <w:rPr>
          <w:ins w:id="1679" w:author="Eric Boisvert" w:date="2016-01-09T14:11:00Z"/>
        </w:rPr>
        <w:pPrChange w:id="1680" w:author="Eric Boisvert" w:date="2016-01-09T14:10:00Z">
          <w:pPr>
            <w:pStyle w:val="Caption"/>
          </w:pPr>
        </w:pPrChange>
      </w:pPr>
      <w:ins w:id="1681" w:author="Eric Boisvert" w:date="2016-01-09T14:11:00Z">
        <w:r>
          <w:t>The color property (swe</w:t>
        </w:r>
        <w:proofErr w:type="gramStart"/>
        <w:r>
          <w:t>:Category</w:t>
        </w:r>
        <w:proofErr w:type="gramEnd"/>
        <w:r>
          <w:t>) shall be a t</w:t>
        </w:r>
      </w:ins>
      <w:ins w:id="1682" w:author="Eric Boisvert" w:date="2016-01-09T14:10:00Z">
        <w:r>
          <w:t xml:space="preserve">erm </w:t>
        </w:r>
      </w:ins>
      <w:ins w:id="1683" w:author="Eric Boisvert" w:date="2016-01-09T14:11:00Z">
        <w:r>
          <w:t xml:space="preserve">from a controlled vocabulary </w:t>
        </w:r>
      </w:ins>
      <w:ins w:id="1684" w:author="Eric Boisvert" w:date="2016-01-09T14:10:00Z">
        <w:r>
          <w:t>t</w:t>
        </w:r>
      </w:ins>
      <w:ins w:id="1685" w:author="Eric Boisvert" w:date="2016-01-09T14:11:00Z">
        <w:r>
          <w:t>hat</w:t>
        </w:r>
      </w:ins>
      <w:ins w:id="1686" w:author="Eric Boisvert" w:date="2016-01-09T14:10:00Z">
        <w:r>
          <w:t xml:space="preserve"> specif</w:t>
        </w:r>
      </w:ins>
      <w:ins w:id="1687" w:author="Eric Boisvert" w:date="2016-01-09T14:11:00Z">
        <w:r>
          <w:t>ies the</w:t>
        </w:r>
      </w:ins>
      <w:ins w:id="1688" w:author="Eric Boisvert" w:date="2016-01-09T14:10:00Z">
        <w:r w:rsidRPr="00A47566">
          <w:t xml:space="preserve"> colo</w:t>
        </w:r>
      </w:ins>
      <w:ins w:id="1689" w:author="Eric Boisvert" w:date="2016-01-09T14:11:00Z">
        <w:r>
          <w:t>u</w:t>
        </w:r>
      </w:ins>
      <w:ins w:id="1690" w:author="Eric Boisvert" w:date="2016-01-09T14:10:00Z">
        <w:r w:rsidRPr="00A47566">
          <w:t>r of the earth material. Color schemes such as the Munsell rock and soil color schemes could be used.</w:t>
        </w:r>
      </w:ins>
    </w:p>
    <w:p w14:paraId="394DEBD5" w14:textId="77777777" w:rsidR="00A47566" w:rsidRDefault="00A47566">
      <w:pPr>
        <w:rPr>
          <w:ins w:id="1691" w:author="Eric Boisvert" w:date="2016-01-09T14:11:00Z"/>
        </w:rPr>
        <w:pPrChange w:id="1692" w:author="Eric Boisvert" w:date="2016-01-09T14:10:00Z">
          <w:pPr>
            <w:pStyle w:val="Caption"/>
          </w:pPr>
        </w:pPrChange>
      </w:pPr>
    </w:p>
    <w:p w14:paraId="7D5D1933" w14:textId="0819EBB3" w:rsidR="00A47566" w:rsidRDefault="00A47566">
      <w:pPr>
        <w:rPr>
          <w:ins w:id="1693" w:author="Eric Boisvert" w:date="2016-01-09T14:12:00Z"/>
          <w:rFonts w:ascii="Calibri" w:hAnsi="Calibri" w:cs="Arial"/>
          <w:color w:val="000000"/>
          <w:sz w:val="20"/>
          <w:lang w:val="en-CA"/>
        </w:rPr>
        <w:pPrChange w:id="1694" w:author="Eric Boisvert" w:date="2016-01-09T14:10:00Z">
          <w:pPr>
            <w:pStyle w:val="Caption"/>
          </w:pPr>
        </w:pPrChange>
      </w:pPr>
      <w:ins w:id="1695" w:author="Eric Boisvert" w:date="2016-01-09T14:12:00Z">
        <w:r w:rsidRPr="00D970E9">
          <w:rPr>
            <w:rFonts w:ascii="Calibri" w:hAnsi="Calibri" w:cs="Arial"/>
            <w:b/>
            <w:bCs/>
            <w:color w:val="000000"/>
            <w:sz w:val="20"/>
            <w:lang w:val="en-CA"/>
          </w:rPr>
          <w:lastRenderedPageBreak/>
          <w:t>Purpose</w:t>
        </w:r>
      </w:ins>
    </w:p>
    <w:p w14:paraId="22A382D6" w14:textId="5F7ADEEC" w:rsidR="00A47566" w:rsidRPr="00A47566" w:rsidRDefault="00A47566">
      <w:pPr>
        <w:pPrChange w:id="1696" w:author="Eric Boisvert" w:date="2016-01-09T14:10:00Z">
          <w:pPr>
            <w:pStyle w:val="Caption"/>
          </w:pPr>
        </w:pPrChange>
      </w:pPr>
      <w:ins w:id="1697" w:author="Eric Boisvert" w:date="2016-01-09T14:12:00Z">
        <w:r>
          <w:t>The purpose</w:t>
        </w:r>
        <w:proofErr w:type="gramStart"/>
        <w:r>
          <w:t>:DescriptionPurpose</w:t>
        </w:r>
        <w:proofErr w:type="gramEnd"/>
        <w:r>
          <w:t xml:space="preserve"> property shall provide a specification of the intended purpose/level of abstraction for the given EarthMaterial. </w:t>
        </w:r>
      </w:ins>
      <w:ins w:id="1698" w:author="Eric Boisvert" w:date="2016-01-09T14:13:00Z">
        <w:r>
          <w:t xml:space="preserve">The intent is the same a GeologicFeature’s purpose (see </w:t>
        </w:r>
      </w:ins>
      <w:ins w:id="1699" w:author="Eric Boisvert" w:date="2016-01-09T14:14:00Z">
        <w:r>
          <w:fldChar w:fldCharType="begin"/>
        </w:r>
        <w:r>
          <w:instrText xml:space="preserve"> REF _Ref440112192 \r \h </w:instrText>
        </w:r>
      </w:ins>
      <w:r>
        <w:fldChar w:fldCharType="separate"/>
      </w:r>
      <w:ins w:id="1700" w:author="Eric Boisvert" w:date="2016-01-09T14:14:00Z">
        <w:r>
          <w:t>8.4.1.1.2</w:t>
        </w:r>
        <w:r>
          <w:fldChar w:fldCharType="end"/>
        </w:r>
      </w:ins>
      <w:ins w:id="1701" w:author="Eric Boisvert" w:date="2016-01-09T14:13:00Z">
        <w:r>
          <w:t>)</w:t>
        </w:r>
      </w:ins>
      <w:ins w:id="1702" w:author="Eric Boisvert" w:date="2016-01-09T14:14:00Z">
        <w:r>
          <w:t xml:space="preserve"> </w:t>
        </w:r>
        <w:commentRangeStart w:id="1703"/>
        <w:r>
          <w:t xml:space="preserve">and it shares the same vocabulary </w:t>
        </w:r>
      </w:ins>
      <w:ins w:id="1704" w:author="Eric Boisvert" w:date="2016-01-09T14:15:00Z">
        <w:r>
          <w:t>(i</w:t>
        </w:r>
      </w:ins>
      <w:ins w:id="1705" w:author="Eric Boisvert" w:date="2016-01-09T14:12:00Z">
        <w:r>
          <w:t xml:space="preserve">nstance, </w:t>
        </w:r>
      </w:ins>
      <w:ins w:id="1706" w:author="Eric Boisvert" w:date="2016-01-09T14:15:00Z">
        <w:r>
          <w:t>t</w:t>
        </w:r>
      </w:ins>
      <w:ins w:id="1707" w:author="Eric Boisvert" w:date="2016-01-09T14:12:00Z">
        <w:r>
          <w:t xml:space="preserve">ypicalNorm, </w:t>
        </w:r>
      </w:ins>
      <w:ins w:id="1708" w:author="Eric Boisvert" w:date="2016-01-09T14:15:00Z">
        <w:r>
          <w:t>i</w:t>
        </w:r>
      </w:ins>
      <w:ins w:id="1709" w:author="Eric Boisvert" w:date="2016-01-09T14:12:00Z">
        <w:r>
          <w:t>dentifyingNorm</w:t>
        </w:r>
      </w:ins>
      <w:ins w:id="1710" w:author="Eric Boisvert" w:date="2016-01-09T14:15:00Z">
        <w:r>
          <w:t>)</w:t>
        </w:r>
        <w:commentRangeEnd w:id="1703"/>
        <w:r>
          <w:rPr>
            <w:rStyle w:val="CommentReference"/>
          </w:rPr>
          <w:commentReference w:id="1703"/>
        </w:r>
      </w:ins>
    </w:p>
    <w:p w14:paraId="3E150316" w14:textId="3E5A0882" w:rsidR="00A47566" w:rsidRPr="00D970E9" w:rsidRDefault="00A47566">
      <w:pPr>
        <w:pStyle w:val="Heading5"/>
        <w:rPr>
          <w:ins w:id="1711" w:author="Eric Boisvert" w:date="2016-01-09T14:17:00Z"/>
          <w:lang w:val="en-CA"/>
        </w:rPr>
        <w:pPrChange w:id="1712" w:author="Eric Boisvert" w:date="2016-01-09T14:33:00Z">
          <w:pPr>
            <w:autoSpaceDE w:val="0"/>
            <w:autoSpaceDN w:val="0"/>
            <w:adjustRightInd w:val="0"/>
            <w:spacing w:after="0" w:line="240" w:lineRule="atLeast"/>
          </w:pPr>
        </w:pPrChange>
      </w:pPr>
      <w:bookmarkStart w:id="1713" w:name="BKM_BD5C03BF_666A_4A06_9108_21CA3469AFBC"/>
      <w:bookmarkEnd w:id="1713"/>
      <w:proofErr w:type="gramStart"/>
      <w:ins w:id="1714" w:author="Eric Boisvert" w:date="2016-01-09T14:17:00Z">
        <w:r w:rsidRPr="00D970E9">
          <w:rPr>
            <w:lang w:val="en-CA"/>
          </w:rPr>
          <w:t>gbEarthMaterialDescription</w:t>
        </w:r>
      </w:ins>
      <w:ins w:id="1715" w:author="Eric Boisvert" w:date="2016-01-09T14:33:00Z">
        <w:r w:rsidR="00B3415C">
          <w:rPr>
            <w:lang w:val="en-CA"/>
          </w:rPr>
          <w:t>(</w:t>
        </w:r>
        <w:proofErr w:type="gramEnd"/>
        <w:r w:rsidR="00B3415C">
          <w:rPr>
            <w:lang w:val="en-CA"/>
          </w:rPr>
          <w:t>stub property)</w:t>
        </w:r>
      </w:ins>
    </w:p>
    <w:p w14:paraId="1E644CDF" w14:textId="2CED2FE6" w:rsidR="00856F51" w:rsidRDefault="00856F51" w:rsidP="00856F51">
      <w:pPr>
        <w:autoSpaceDE w:val="0"/>
        <w:autoSpaceDN w:val="0"/>
        <w:adjustRightInd w:val="0"/>
        <w:spacing w:after="0" w:line="240" w:lineRule="atLeast"/>
        <w:rPr>
          <w:ins w:id="1716" w:author="Eric Boisvert" w:date="2016-01-09T14:31:00Z"/>
          <w:rFonts w:cs="Arial"/>
          <w:color w:val="000000"/>
          <w:sz w:val="20"/>
          <w:lang w:val="en-CA"/>
        </w:rPr>
      </w:pPr>
    </w:p>
    <w:p w14:paraId="37F05BF1" w14:textId="08675DB1" w:rsidR="00B3415C" w:rsidRDefault="00B3415C">
      <w:pPr>
        <w:rPr>
          <w:ins w:id="1717" w:author="Eric Boisvert" w:date="2016-01-09T14:17:00Z"/>
          <w:lang w:val="en-CA"/>
        </w:rPr>
        <w:pPrChange w:id="1718" w:author="Eric Boisvert" w:date="2016-01-09T14:32:00Z">
          <w:pPr>
            <w:autoSpaceDE w:val="0"/>
            <w:autoSpaceDN w:val="0"/>
            <w:adjustRightInd w:val="0"/>
            <w:spacing w:after="0" w:line="240" w:lineRule="atLeast"/>
          </w:pPr>
        </w:pPrChange>
      </w:pPr>
      <w:ins w:id="1719" w:author="Eric Boisvert" w:date="2016-01-09T14:32:00Z">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w:t>
        </w:r>
      </w:ins>
      <w:ins w:id="1720" w:author="Eric Boisvert" w:date="2016-01-09T14:33:00Z">
        <w:r>
          <w:rPr>
            <w:lang w:val="en-CA"/>
          </w:rPr>
          <w:t xml:space="preserve"> as </w:t>
        </w:r>
        <w:r w:rsidRPr="00B3415C">
          <w:rPr>
            <w:lang w:val="en-CA"/>
          </w:rPr>
          <w:t>EarthMaterialAbstractDescription</w:t>
        </w:r>
        <w:r>
          <w:rPr>
            <w:lang w:val="en-CA"/>
          </w:rPr>
          <w:t xml:space="preserve"> is abstract and does not have any concrete subtypes in GeoSciML Basic.</w:t>
        </w:r>
      </w:ins>
    </w:p>
    <w:p w14:paraId="6D7B53A7" w14:textId="15ECDE7C" w:rsidR="00856F51" w:rsidRDefault="00856F51" w:rsidP="00B537EA">
      <w:pPr>
        <w:pStyle w:val="Heading4"/>
        <w:rPr>
          <w:lang w:val="en-CA"/>
        </w:rPr>
      </w:pPr>
      <w:bookmarkStart w:id="1721" w:name="BKM_18D25AC3_6FC0_4C65_A8A5_F0142E2E6CE0"/>
      <w:bookmarkStart w:id="1722" w:name="BKM_18EC1705_589B_4DEF_A044_9A1610E567B6"/>
      <w:bookmarkStart w:id="1723" w:name="BKM_69643EA7_2142_46B5_9F91_BA2962E773C2"/>
      <w:bookmarkEnd w:id="1721"/>
      <w:bookmarkEnd w:id="1722"/>
      <w:bookmarkEnd w:id="172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18B13722" w:rsidR="00856F51" w:rsidRDefault="003A3838" w:rsidP="00856F51">
      <w:pPr>
        <w:rPr>
          <w:lang w:val="en-CA"/>
        </w:rPr>
      </w:pPr>
      <w:ins w:id="1724" w:author="Eric Boisvert" w:date="2016-01-09T14:46:00Z">
        <w:r>
          <w:rPr>
            <w:lang w:val="en-CA"/>
          </w:rPr>
          <w:t xml:space="preserve">A CompoundMaterial is </w:t>
        </w:r>
      </w:ins>
      <w:del w:id="1725" w:author="Eric Boisvert" w:date="2016-01-09T14:46:00Z">
        <w:r w:rsidR="00856F51" w:rsidRPr="00856F51" w:rsidDel="003A3838">
          <w:rPr>
            <w:lang w:val="en-CA"/>
          </w:rPr>
          <w:delText>A</w:delText>
        </w:r>
      </w:del>
      <w:ins w:id="1726" w:author="Eric Boisvert" w:date="2016-01-09T14:46:00Z">
        <w:r>
          <w:rPr>
            <w:lang w:val="en-CA"/>
          </w:rPr>
          <w:t>a</w:t>
        </w:r>
      </w:ins>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del w:id="1727" w:author="Eric Boisvert" w:date="2016-01-09T14:46:00Z">
        <w:r w:rsidR="00856F51" w:rsidRPr="00856F51" w:rsidDel="003A3838">
          <w:rPr>
            <w:lang w:val="en-CA"/>
          </w:rPr>
          <w:delText>For most users of</w:delText>
        </w:r>
      </w:del>
      <w:ins w:id="1728" w:author="Eric Boisvert" w:date="2016-01-09T14:46:00Z">
        <w:r>
          <w:rPr>
            <w:lang w:val="en-CA"/>
          </w:rPr>
          <w:t>In the context of</w:t>
        </w:r>
      </w:ins>
      <w:r w:rsidR="00856F51" w:rsidRPr="00856F51">
        <w:rPr>
          <w:lang w:val="en-CA"/>
        </w:rPr>
        <w:t xml:space="preserve"> GeoSciML "RockMaterial" should be used</w:t>
      </w:r>
      <w:ins w:id="1729" w:author="Eric Boisvert" w:date="2016-01-09T14:47:00Z">
        <w:r>
          <w:rPr>
            <w:lang w:val="en-CA"/>
          </w:rPr>
          <w:t xml:space="preserve"> to describe units made of rock</w:t>
        </w:r>
      </w:ins>
      <w:r w:rsidR="00856F51" w:rsidRPr="00856F51">
        <w:rPr>
          <w:lang w:val="en-CA"/>
        </w:rPr>
        <w:t>.</w:t>
      </w:r>
      <w:ins w:id="1730" w:author="Eric Boisvert" w:date="2016-01-09T14:54:00Z">
        <w:r w:rsidR="005F1086">
          <w:rPr>
            <w:lang w:val="en-CA"/>
          </w:rPr>
          <w:t xml:space="preserve">  </w:t>
        </w:r>
      </w:ins>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rPr>
          <w:ins w:id="1731" w:author="Eric Boisvert" w:date="2016-01-09T14:57:00Z"/>
        </w:rPr>
      </w:pPr>
      <w:r>
        <w:t>Rock material is a specialized CompoundMaterial that includes consolidated and unconsolidated materials</w:t>
      </w:r>
      <w:ins w:id="1732" w:author="Eric Boisvert" w:date="2016-01-09T14:48:00Z">
        <w:r w:rsidR="003A3838">
          <w:t xml:space="preserve"> (such as surficial sediments)</w:t>
        </w:r>
      </w:ins>
      <w:r>
        <w:t xml:space="preserve"> as well as mixtures of consolidated and unconsolidated materials.</w:t>
      </w:r>
      <w:ins w:id="1733" w:author="Eric Boisvert" w:date="2016-01-09T14:50:00Z">
        <w:r w:rsidR="005F1086">
          <w:t xml:space="preserve">  In </w:t>
        </w:r>
      </w:ins>
      <w:ins w:id="1734" w:author="Eric Boisvert" w:date="2016-01-09T14:51:00Z">
        <w:r w:rsidR="005F1086">
          <w:t xml:space="preserve">GeoSciML Basic, Rock Material is </w:t>
        </w:r>
      </w:ins>
      <w:ins w:id="1735" w:author="Eric Boisvert" w:date="2016-01-09T14:54:00Z">
        <w:r w:rsidR="005F1086">
          <w:t>essentially a link to a controlled vocabulary (lithology property)</w:t>
        </w:r>
      </w:ins>
      <w:ins w:id="1736" w:author="Eric Boisvert" w:date="2016-01-09T14:56:00Z">
        <w:r w:rsidR="005F1086">
          <w:t xml:space="preserve"> and a colour (inherited from EarthMaterial)</w:t>
        </w:r>
      </w:ins>
      <w:ins w:id="1737" w:author="Eric Boisvert" w:date="2016-01-09T14:54:00Z">
        <w:r w:rsidR="005F1086">
          <w:t>.  Specific material properties</w:t>
        </w:r>
      </w:ins>
      <w:ins w:id="1738" w:author="Eric Boisvert" w:date="2016-01-09T14:56:00Z">
        <w:r w:rsidR="005F1086">
          <w:t xml:space="preserve"> (and CompoundMaterial nesting)</w:t>
        </w:r>
      </w:ins>
      <w:ins w:id="1739" w:author="Eric Boisvert" w:date="2016-01-09T14:54:00Z">
        <w:r w:rsidR="005F1086">
          <w:t xml:space="preserve"> are available GeoSciML Extension</w:t>
        </w:r>
      </w:ins>
    </w:p>
    <w:p w14:paraId="377A2F93" w14:textId="77777777" w:rsidR="005F1086" w:rsidRDefault="005F1086" w:rsidP="00856F51">
      <w:pPr>
        <w:autoSpaceDE w:val="0"/>
        <w:autoSpaceDN w:val="0"/>
        <w:adjustRightInd w:val="0"/>
        <w:spacing w:after="0" w:line="240" w:lineRule="atLeast"/>
        <w:rPr>
          <w:ins w:id="1740" w:author="Eric Boisvert" w:date="2016-01-09T14:57:00Z"/>
        </w:rPr>
      </w:pPr>
    </w:p>
    <w:p w14:paraId="657FFC8E" w14:textId="288C14BD" w:rsidR="005F1086" w:rsidRDefault="005F1086">
      <w:pPr>
        <w:pStyle w:val="Heading5"/>
        <w:rPr>
          <w:ins w:id="1741" w:author="Eric Boisvert" w:date="2016-01-09T14:57:00Z"/>
          <w:lang w:val="en-CA"/>
        </w:rPr>
        <w:pPrChange w:id="1742" w:author="Eric Boisvert" w:date="2016-01-09T14:57:00Z">
          <w:pPr>
            <w:autoSpaceDE w:val="0"/>
            <w:autoSpaceDN w:val="0"/>
            <w:adjustRightInd w:val="0"/>
            <w:spacing w:after="0" w:line="240" w:lineRule="atLeast"/>
          </w:pPr>
        </w:pPrChange>
      </w:pPr>
      <w:proofErr w:type="gramStart"/>
      <w:ins w:id="1743" w:author="Eric Boisvert" w:date="2016-01-09T14:57:00Z">
        <w:r>
          <w:rPr>
            <w:lang w:val="en-CA"/>
          </w:rPr>
          <w:t>l</w:t>
        </w:r>
        <w:r w:rsidRPr="00D970E9">
          <w:rPr>
            <w:lang w:val="en-CA"/>
          </w:rPr>
          <w:t>ithology</w:t>
        </w:r>
        <w:proofErr w:type="gramEnd"/>
      </w:ins>
    </w:p>
    <w:p w14:paraId="3A6004A2" w14:textId="77777777" w:rsidR="005F1086" w:rsidRDefault="005F1086" w:rsidP="00856F51">
      <w:pPr>
        <w:autoSpaceDE w:val="0"/>
        <w:autoSpaceDN w:val="0"/>
        <w:adjustRightInd w:val="0"/>
        <w:spacing w:after="0" w:line="240" w:lineRule="atLeast"/>
        <w:rPr>
          <w:ins w:id="1744" w:author="Eric Boisvert" w:date="2016-01-09T14:57:00Z"/>
        </w:rPr>
      </w:pPr>
    </w:p>
    <w:p w14:paraId="70A99D2A" w14:textId="13804191" w:rsidR="005F1086" w:rsidRDefault="005F1086" w:rsidP="00856F51">
      <w:pPr>
        <w:autoSpaceDE w:val="0"/>
        <w:autoSpaceDN w:val="0"/>
        <w:adjustRightInd w:val="0"/>
        <w:spacing w:after="0" w:line="240" w:lineRule="atLeast"/>
        <w:rPr>
          <w:ins w:id="1745" w:author="Eric Boisvert" w:date="2016-01-09T14:58:00Z"/>
        </w:rPr>
      </w:pPr>
      <w:ins w:id="1746" w:author="Eric Boisvert" w:date="2016-01-09T14:57:00Z">
        <w:r>
          <w:t>The lithology</w:t>
        </w:r>
        <w:proofErr w:type="gramStart"/>
        <w:r>
          <w:t>:LithologyTerm</w:t>
        </w:r>
        <w:proofErr w:type="gramEnd"/>
        <w:r>
          <w:t xml:space="preserve"> property shall provide a term identifier the </w:t>
        </w:r>
        <w:r w:rsidRPr="005F1086">
          <w:t>lithology class from a controlled vocabulary</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747" w:name="BKM_0198932B_28DD_424D_8B50_FABE0D235C84"/>
      <w:bookmarkStart w:id="1748" w:name="BKM_7A5570E9_5272_4DAD_BC83_4E0D06E5C57A"/>
      <w:bookmarkStart w:id="1749" w:name="_Toc439943464"/>
      <w:bookmarkEnd w:id="1747"/>
      <w:bookmarkEnd w:id="1748"/>
      <w:r>
        <w:t>Geologic Event</w:t>
      </w:r>
      <w:bookmarkEnd w:id="1749"/>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pPr>
        <w:rPr>
          <w:ins w:id="1750" w:author="Eric Boisvert" w:date="2016-01-09T14:59:00Z"/>
        </w:rPr>
      </w:pPr>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5FB833A2"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ins w:id="1751" w:author="Eric Boisvert" w:date="2016-01-09T14:59:00Z">
        <w:r w:rsidR="00F20F81">
          <w:t xml:space="preserve"> (a.k.a, Steno </w:t>
        </w:r>
      </w:ins>
      <w:ins w:id="1752" w:author="Eric Boisvert" w:date="2016-01-09T15:01:00Z">
        <w:r w:rsidR="00F20F81">
          <w:t>laws</w:t>
        </w:r>
      </w:ins>
      <w:ins w:id="1753" w:author="Eric Boisvert" w:date="2016-01-09T15:04:00Z">
        <w:r w:rsidR="00F20F81">
          <w:t>;</w:t>
        </w:r>
      </w:ins>
      <w:ins w:id="1754" w:author="Eric Boisvert" w:date="2016-01-09T15:02:00Z">
        <w:r w:rsidR="00F20F81">
          <w:t xml:space="preserve"> Steno, 1669</w:t>
        </w:r>
      </w:ins>
      <w:ins w:id="1755" w:author="Eric Boisvert" w:date="2016-01-09T15:01:00Z">
        <w:r w:rsidR="00F20F81">
          <w:t>)</w:t>
        </w:r>
      </w:ins>
      <w:del w:id="1756" w:author="Eric Boisvert" w:date="2016-01-09T14:59:00Z">
        <w:r w:rsidDel="00F20F81">
          <w:delText>.</w:delText>
        </w:r>
      </w:del>
    </w:p>
    <w:p w14:paraId="03FE6CA6" w14:textId="77777777" w:rsidR="00B537EA" w:rsidRDefault="00B537EA" w:rsidP="00856F51"/>
    <w:p w14:paraId="3DACF261" w14:textId="765AD8ED" w:rsidR="00B537EA" w:rsidRDefault="00FD3D73"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41E6480"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757" w:author="Eric Boisvert" w:date="2016-01-11T17:35:00Z">
        <w:r w:rsidR="00DE367C">
          <w:rPr>
            <w:noProof/>
          </w:rPr>
          <w:t>21</w:t>
        </w:r>
      </w:ins>
      <w:del w:id="1758" w:author="Eric Boisvert" w:date="2016-01-10T13:00:00Z">
        <w:r w:rsidR="00CE526C" w:rsidDel="00C01850">
          <w:rPr>
            <w:noProof/>
          </w:rPr>
          <w:delText>22</w:delText>
        </w:r>
      </w:del>
      <w:r w:rsidR="00673E83">
        <w:rPr>
          <w:noProof/>
        </w:rPr>
        <w:fldChar w:fldCharType="end"/>
      </w:r>
      <w:r>
        <w:t>: Geologic Event</w:t>
      </w:r>
    </w:p>
    <w:p w14:paraId="59870292" w14:textId="00E80337" w:rsidR="00EA4029" w:rsidRDefault="00DB2D3A" w:rsidP="00DB2D3A">
      <w:pPr>
        <w:pStyle w:val="Heading4"/>
        <w:rPr>
          <w:ins w:id="1759" w:author="Eric Boisvert" w:date="2015-11-11T12:37:00Z"/>
          <w:lang w:val="en-CA"/>
        </w:rPr>
      </w:pPr>
      <w:bookmarkStart w:id="1760" w:name="BKM_0E4402F5_70D7_41B4_8F46_2909F6D349A5"/>
      <w:bookmarkEnd w:id="1760"/>
      <w:r>
        <w:rPr>
          <w:lang w:val="en-CA"/>
        </w:rPr>
        <w:t>GeologicEvent</w:t>
      </w:r>
    </w:p>
    <w:p w14:paraId="6402E0D6" w14:textId="77777777" w:rsidR="00980C8A" w:rsidRDefault="00980C8A">
      <w:pPr>
        <w:rPr>
          <w:ins w:id="1761" w:author="Eric Boisvert" w:date="2015-11-11T12:37:00Z"/>
          <w:lang w:val="en-CA"/>
        </w:rPr>
        <w:pPrChange w:id="1762" w:author="Eric Boisvert" w:date="2015-11-11T12:37:00Z">
          <w:pPr>
            <w:pStyle w:val="Heading4"/>
          </w:pPr>
        </w:pPrChange>
      </w:pPr>
    </w:p>
    <w:p w14:paraId="5D785E50" w14:textId="41740BBE" w:rsidR="00980C8A" w:rsidRDefault="00980C8A" w:rsidP="00980C8A">
      <w:pPr>
        <w:rPr>
          <w:ins w:id="1763" w:author="Eric Boisvert" w:date="2016-01-09T15:36:00Z"/>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764"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ins w:id="1765" w:author="Eric Boisvert" w:date="2016-01-09T15:36:00Z"/>
          <w:color w:val="000000"/>
          <w:sz w:val="20"/>
          <w:szCs w:val="20"/>
          <w:lang w:val="en-CA"/>
        </w:rPr>
      </w:pPr>
      <w:ins w:id="1766" w:author="Eric Boisvert" w:date="2016-01-09T15:36:00Z">
        <w:r>
          <w:rPr>
            <w:color w:val="000000"/>
            <w:sz w:val="20"/>
            <w:szCs w:val="20"/>
            <w:lang w:val="en-CA"/>
          </w:rPr>
          <w:t xml:space="preserve">A single event cannot be shared between DisplacementEvent, AlterationDescription of MetamorphicDescription.  </w:t>
        </w:r>
      </w:ins>
    </w:p>
    <w:p w14:paraId="4B7C971E" w14:textId="77777777" w:rsidR="00C9272B" w:rsidRDefault="00C9272B" w:rsidP="00C9272B">
      <w:pPr>
        <w:autoSpaceDE w:val="0"/>
        <w:autoSpaceDN w:val="0"/>
        <w:adjustRightInd w:val="0"/>
        <w:spacing w:after="0"/>
        <w:rPr>
          <w:ins w:id="1767"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ins w:id="1768" w:author="Eric Boisvert" w:date="2016-01-09T15:36:00Z"/>
        </w:trPr>
        <w:tc>
          <w:tcPr>
            <w:tcW w:w="4219" w:type="dxa"/>
            <w:tcBorders>
              <w:right w:val="nil"/>
            </w:tcBorders>
            <w:shd w:val="clear" w:color="auto" w:fill="auto"/>
          </w:tcPr>
          <w:p w14:paraId="05BE2CB3" w14:textId="77777777" w:rsidR="00C9272B" w:rsidRPr="00D12552" w:rsidRDefault="00C9272B" w:rsidP="005D6D19">
            <w:pPr>
              <w:pStyle w:val="Tabletext10"/>
              <w:rPr>
                <w:ins w:id="1769" w:author="Eric Boisvert" w:date="2016-01-09T15:36:00Z"/>
                <w:rStyle w:val="requri"/>
                <w:lang w:val="en-CA"/>
              </w:rPr>
            </w:pPr>
            <w:ins w:id="1770" w:author="Eric Boisvert" w:date="2016-01-09T15:36:00Z">
              <w:r>
                <w:rPr>
                  <w:rStyle w:val="requri"/>
                  <w:lang w:val="en-CA"/>
                </w:rPr>
                <w:t>/req/gsml4-basic</w:t>
              </w:r>
              <w:r w:rsidRPr="00D12552">
                <w:rPr>
                  <w:rStyle w:val="requri"/>
                  <w:lang w:val="en-CA"/>
                </w:rPr>
                <w:t>/</w:t>
              </w:r>
              <w:r>
                <w:rPr>
                  <w:rStyle w:val="requri"/>
                  <w:lang w:val="en-CA"/>
                </w:rPr>
                <w:t>geologicevent-single</w:t>
              </w:r>
            </w:ins>
          </w:p>
        </w:tc>
        <w:tc>
          <w:tcPr>
            <w:tcW w:w="4678" w:type="dxa"/>
            <w:tcBorders>
              <w:left w:val="nil"/>
            </w:tcBorders>
            <w:shd w:val="clear" w:color="auto" w:fill="auto"/>
          </w:tcPr>
          <w:p w14:paraId="6BC5777C" w14:textId="77777777" w:rsidR="00C9272B" w:rsidRPr="00D12552" w:rsidRDefault="00C9272B" w:rsidP="005D6D19">
            <w:pPr>
              <w:pStyle w:val="Tabletext10"/>
              <w:jc w:val="left"/>
              <w:rPr>
                <w:ins w:id="1771" w:author="Eric Boisvert" w:date="2016-01-09T15:36:00Z"/>
                <w:rStyle w:val="reqtext"/>
                <w:lang w:val="en-CA"/>
              </w:rPr>
            </w:pPr>
            <w:ins w:id="1772" w:author="Eric Boisvert" w:date="2016-01-09T15:36: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ins>
          </w:p>
        </w:tc>
      </w:tr>
    </w:tbl>
    <w:p w14:paraId="5611734E" w14:textId="77777777" w:rsidR="00C9272B" w:rsidRDefault="00C9272B" w:rsidP="00C9272B">
      <w:pPr>
        <w:autoSpaceDE w:val="0"/>
        <w:autoSpaceDN w:val="0"/>
        <w:adjustRightInd w:val="0"/>
        <w:spacing w:after="0"/>
        <w:rPr>
          <w:ins w:id="1773" w:author="Eric Boisvert" w:date="2016-01-09T15:36:00Z"/>
          <w:color w:val="000000"/>
          <w:sz w:val="20"/>
          <w:szCs w:val="20"/>
          <w:lang w:val="en-CA"/>
        </w:rPr>
      </w:pPr>
    </w:p>
    <w:p w14:paraId="7681622E" w14:textId="77777777" w:rsidR="00C9272B" w:rsidRDefault="00C9272B" w:rsidP="00C9272B">
      <w:pPr>
        <w:autoSpaceDE w:val="0"/>
        <w:autoSpaceDN w:val="0"/>
        <w:adjustRightInd w:val="0"/>
        <w:spacing w:after="0"/>
        <w:rPr>
          <w:ins w:id="1774" w:author="Eric Boisvert" w:date="2016-01-09T15:36:00Z"/>
          <w:color w:val="000000"/>
          <w:sz w:val="20"/>
          <w:szCs w:val="20"/>
          <w:lang w:val="en-CA"/>
        </w:rPr>
      </w:pPr>
      <w:ins w:id="1775" w:author="Eric Boisvert" w:date="2016-01-09T15:36:00Z">
        <w:r>
          <w:rPr>
            <w:color w:val="000000"/>
            <w:sz w:val="20"/>
            <w:szCs w:val="20"/>
            <w:lang w:val="en-CA"/>
          </w:rPr>
          <w:t>A geologic event must at least have one age representation, either numerical or named.</w:t>
        </w:r>
      </w:ins>
    </w:p>
    <w:p w14:paraId="5CA07FA9" w14:textId="77777777" w:rsidR="00C9272B" w:rsidRDefault="00C9272B" w:rsidP="00C9272B">
      <w:pPr>
        <w:autoSpaceDE w:val="0"/>
        <w:autoSpaceDN w:val="0"/>
        <w:adjustRightInd w:val="0"/>
        <w:spacing w:after="0"/>
        <w:rPr>
          <w:ins w:id="1776"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ins w:id="1777" w:author="Eric Boisvert" w:date="2016-01-09T15:36:00Z"/>
        </w:trPr>
        <w:tc>
          <w:tcPr>
            <w:tcW w:w="4219" w:type="dxa"/>
            <w:tcBorders>
              <w:right w:val="nil"/>
            </w:tcBorders>
            <w:shd w:val="clear" w:color="auto" w:fill="auto"/>
          </w:tcPr>
          <w:p w14:paraId="144E6777" w14:textId="77777777" w:rsidR="00C9272B" w:rsidRPr="00D12552" w:rsidRDefault="00C9272B" w:rsidP="005D6D19">
            <w:pPr>
              <w:pStyle w:val="Tabletext10"/>
              <w:rPr>
                <w:ins w:id="1778" w:author="Eric Boisvert" w:date="2016-01-09T15:36:00Z"/>
                <w:rStyle w:val="requri"/>
                <w:lang w:val="en-CA"/>
              </w:rPr>
            </w:pPr>
            <w:ins w:id="1779" w:author="Eric Boisvert" w:date="2016-01-09T15:36:00Z">
              <w:r>
                <w:rPr>
                  <w:rStyle w:val="requri"/>
                  <w:lang w:val="en-CA"/>
                </w:rPr>
                <w:lastRenderedPageBreak/>
                <w:t>/req/gsml4-basic</w:t>
              </w:r>
              <w:r w:rsidRPr="00D12552">
                <w:rPr>
                  <w:rStyle w:val="requri"/>
                  <w:lang w:val="en-CA"/>
                </w:rPr>
                <w:t>/</w:t>
              </w:r>
              <w:r>
                <w:rPr>
                  <w:rStyle w:val="requri"/>
                  <w:lang w:val="en-CA"/>
                </w:rPr>
                <w:t>geologicevent-non-null</w:t>
              </w:r>
            </w:ins>
          </w:p>
        </w:tc>
        <w:tc>
          <w:tcPr>
            <w:tcW w:w="4678" w:type="dxa"/>
            <w:tcBorders>
              <w:left w:val="nil"/>
            </w:tcBorders>
            <w:shd w:val="clear" w:color="auto" w:fill="auto"/>
          </w:tcPr>
          <w:p w14:paraId="1EE3F761" w14:textId="77777777" w:rsidR="00C9272B" w:rsidRPr="00D12552" w:rsidRDefault="00C9272B" w:rsidP="005D6D19">
            <w:pPr>
              <w:pStyle w:val="Tabletext10"/>
              <w:jc w:val="left"/>
              <w:rPr>
                <w:ins w:id="1780" w:author="Eric Boisvert" w:date="2016-01-09T15:36:00Z"/>
                <w:rStyle w:val="reqtext"/>
                <w:lang w:val="en-CA"/>
              </w:rPr>
            </w:pPr>
            <w:ins w:id="1781" w:author="Eric Boisvert" w:date="2016-01-09T15:36:00Z">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ins>
          </w:p>
        </w:tc>
      </w:tr>
    </w:tbl>
    <w:p w14:paraId="5A40CBA1" w14:textId="77777777" w:rsidR="00C9272B" w:rsidRDefault="00C9272B" w:rsidP="00C9272B">
      <w:pPr>
        <w:autoSpaceDE w:val="0"/>
        <w:autoSpaceDN w:val="0"/>
        <w:adjustRightInd w:val="0"/>
        <w:spacing w:after="0"/>
        <w:rPr>
          <w:ins w:id="1782" w:author="Eric Boisvert" w:date="2016-01-09T15:36:00Z"/>
          <w:color w:val="000000"/>
          <w:sz w:val="20"/>
          <w:szCs w:val="20"/>
          <w:lang w:val="en-CA"/>
        </w:rPr>
      </w:pPr>
    </w:p>
    <w:p w14:paraId="11E2B47B" w14:textId="77777777" w:rsidR="00C9272B" w:rsidRDefault="00C9272B" w:rsidP="00980C8A">
      <w:pPr>
        <w:rPr>
          <w:ins w:id="1783" w:author="Eric Boisvert" w:date="2016-01-09T15:17:00Z"/>
          <w:lang w:val="en-CA"/>
        </w:rPr>
      </w:pPr>
    </w:p>
    <w:p w14:paraId="5D0256CB" w14:textId="27DB155F" w:rsidR="006D6AC1" w:rsidRDefault="006D6AC1">
      <w:pPr>
        <w:pStyle w:val="Heading5"/>
        <w:rPr>
          <w:ins w:id="1784" w:author="Eric Boisvert" w:date="2016-01-09T15:17:00Z"/>
          <w:lang w:val="en-CA"/>
        </w:rPr>
        <w:pPrChange w:id="1785" w:author="Eric Boisvert" w:date="2016-01-09T15:18:00Z">
          <w:pPr/>
        </w:pPrChange>
      </w:pPr>
      <w:proofErr w:type="gramStart"/>
      <w:ins w:id="1786" w:author="Eric Boisvert" w:date="2016-01-09T15:17:00Z">
        <w:r w:rsidRPr="006D6AC1">
          <w:rPr>
            <w:lang w:val="en-CA"/>
          </w:rPr>
          <w:t>eventProcess</w:t>
        </w:r>
        <w:proofErr w:type="gramEnd"/>
      </w:ins>
    </w:p>
    <w:p w14:paraId="25E1A4AD" w14:textId="77777777" w:rsidR="006D6AC1" w:rsidRDefault="006D6AC1" w:rsidP="00980C8A">
      <w:pPr>
        <w:rPr>
          <w:ins w:id="1787" w:author="Eric Boisvert" w:date="2016-01-09T15:19:00Z"/>
          <w:lang w:val="en-CA"/>
        </w:rPr>
      </w:pPr>
    </w:p>
    <w:p w14:paraId="2C26E7C5" w14:textId="4F663C86" w:rsidR="006D6AC1" w:rsidRDefault="006D6AC1" w:rsidP="00980C8A">
      <w:pPr>
        <w:rPr>
          <w:ins w:id="1788" w:author="Eric Boisvert" w:date="2016-01-09T15:17:00Z"/>
          <w:lang w:val="en-CA"/>
        </w:rPr>
      </w:pPr>
      <w:ins w:id="1789" w:author="Eric Boisvert" w:date="2016-01-09T15:17:00Z">
        <w:r w:rsidRPr="006D6AC1">
          <w:rPr>
            <w:lang w:val="en-CA"/>
          </w:rPr>
          <w:t>The eventProcess</w:t>
        </w:r>
      </w:ins>
      <w:proofErr w:type="gramStart"/>
      <w:ins w:id="1790" w:author="Eric Boisvert" w:date="2016-01-09T15:18:00Z">
        <w:r>
          <w:rPr>
            <w:lang w:val="en-CA"/>
          </w:rPr>
          <w:t>:EventProcessTerm</w:t>
        </w:r>
        <w:proofErr w:type="gramEnd"/>
        <w:r>
          <w:rPr>
            <w:lang w:val="en-CA"/>
          </w:rPr>
          <w:t xml:space="preserve"> property shall</w:t>
        </w:r>
      </w:ins>
      <w:ins w:id="1791" w:author="Eric Boisvert" w:date="2016-01-09T15:17:00Z">
        <w:r w:rsidRPr="006D6AC1">
          <w:rPr>
            <w:lang w:val="en-CA"/>
          </w:rPr>
          <w:t xml:space="preserve"> </w:t>
        </w:r>
      </w:ins>
      <w:ins w:id="1792" w:author="Eric Boisvert" w:date="2016-01-09T15:18:00Z">
        <w:r>
          <w:rPr>
            <w:lang w:val="en-CA"/>
          </w:rPr>
          <w:t xml:space="preserve">provide a term from a controlled vocabulary </w:t>
        </w:r>
      </w:ins>
      <w:ins w:id="1793" w:author="Eric Boisvert" w:date="2016-01-09T15:17:00Z">
        <w:r>
          <w:rPr>
            <w:lang w:val="en-CA"/>
          </w:rPr>
          <w:t>specif</w:t>
        </w:r>
      </w:ins>
      <w:ins w:id="1794" w:author="Eric Boisvert" w:date="2016-01-09T15:18:00Z">
        <w:r>
          <w:rPr>
            <w:lang w:val="en-CA"/>
          </w:rPr>
          <w:t>ying</w:t>
        </w:r>
      </w:ins>
      <w:ins w:id="1795" w:author="Eric Boisvert" w:date="2016-01-09T15:17:00Z">
        <w:r w:rsidRPr="006D6AC1">
          <w:rPr>
            <w:lang w:val="en-CA"/>
          </w:rPr>
          <w:t xml:space="preserve"> the process or processes that occurred during the event. Examples include deposition, extrusion, intrusion, cooling.</w:t>
        </w:r>
      </w:ins>
    </w:p>
    <w:p w14:paraId="6B9637D2" w14:textId="6E895729" w:rsidR="006D6AC1" w:rsidRDefault="006D6AC1">
      <w:pPr>
        <w:pStyle w:val="Heading5"/>
        <w:rPr>
          <w:ins w:id="1796" w:author="Eric Boisvert" w:date="2016-01-09T15:19:00Z"/>
        </w:rPr>
        <w:pPrChange w:id="1797" w:author="Eric Boisvert" w:date="2016-01-09T15:21:00Z">
          <w:pPr/>
        </w:pPrChange>
      </w:pPr>
      <w:proofErr w:type="gramStart"/>
      <w:ins w:id="1798" w:author="Eric Boisvert" w:date="2016-01-09T15:19:00Z">
        <w:r w:rsidRPr="00D970E9">
          <w:t>numericAge</w:t>
        </w:r>
        <w:proofErr w:type="gramEnd"/>
      </w:ins>
    </w:p>
    <w:p w14:paraId="5C774029" w14:textId="3443A22F" w:rsidR="006D6AC1" w:rsidRDefault="006D6AC1" w:rsidP="00980C8A">
      <w:pPr>
        <w:rPr>
          <w:ins w:id="1799" w:author="Eric Boisvert" w:date="2016-01-09T15:21:00Z"/>
          <w:lang w:val="en-CA"/>
        </w:rPr>
      </w:pPr>
      <w:ins w:id="1800" w:author="Eric Boisvert" w:date="2016-01-09T15:19:00Z">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ins>
    </w:p>
    <w:p w14:paraId="26535E7B" w14:textId="5BB06E66" w:rsidR="006D6AC1" w:rsidRDefault="006D6AC1">
      <w:pPr>
        <w:pStyle w:val="Heading5"/>
        <w:rPr>
          <w:ins w:id="1801" w:author="Eric Boisvert" w:date="2016-01-09T15:22:00Z"/>
          <w:lang w:val="en-CA"/>
        </w:rPr>
        <w:pPrChange w:id="1802" w:author="Eric Boisvert" w:date="2016-01-09T15:22:00Z">
          <w:pPr/>
        </w:pPrChange>
      </w:pPr>
      <w:proofErr w:type="gramStart"/>
      <w:ins w:id="1803" w:author="Eric Boisvert" w:date="2016-01-09T15:21:00Z">
        <w:r w:rsidRPr="00D970E9">
          <w:rPr>
            <w:lang w:val="en-CA"/>
          </w:rPr>
          <w:t>olderNamedAge</w:t>
        </w:r>
      </w:ins>
      <w:proofErr w:type="gramEnd"/>
    </w:p>
    <w:p w14:paraId="0263D662" w14:textId="77777777" w:rsidR="006D6AC1" w:rsidRPr="006D6AC1" w:rsidRDefault="006D6AC1">
      <w:pPr>
        <w:rPr>
          <w:ins w:id="1804" w:author="Eric Boisvert" w:date="2016-01-09T15:21:00Z"/>
          <w:lang w:val="en-CA"/>
          <w:rPrChange w:id="1805" w:author="Eric Boisvert" w:date="2016-01-09T15:22:00Z">
            <w:rPr>
              <w:ins w:id="1806" w:author="Eric Boisvert" w:date="2016-01-09T15:21:00Z"/>
              <w:b/>
              <w:bCs/>
              <w:lang w:val="en-CA"/>
            </w:rPr>
          </w:rPrChange>
        </w:rPr>
      </w:pPr>
    </w:p>
    <w:p w14:paraId="4B241730" w14:textId="77777777" w:rsidR="006D6AC1" w:rsidRDefault="006D6AC1" w:rsidP="00980C8A">
      <w:pPr>
        <w:rPr>
          <w:ins w:id="1807" w:author="Eric Boisvert" w:date="2016-01-09T15:22:00Z"/>
          <w:lang w:val="en-CA"/>
        </w:rPr>
      </w:pPr>
      <w:ins w:id="1808" w:author="Eric Boisvert" w:date="2016-01-09T15:21:00Z">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p>
    <w:p w14:paraId="1A882E67" w14:textId="7E53FC88" w:rsidR="006D6AC1" w:rsidRDefault="006D6AC1">
      <w:pPr>
        <w:pStyle w:val="Heading5"/>
        <w:rPr>
          <w:ins w:id="1809" w:author="Eric Boisvert" w:date="2016-01-09T15:22:00Z"/>
          <w:lang w:val="en-CA"/>
        </w:rPr>
        <w:pPrChange w:id="1810" w:author="Eric Boisvert" w:date="2016-01-09T15:22:00Z">
          <w:pPr/>
        </w:pPrChange>
      </w:pPr>
      <w:proofErr w:type="gramStart"/>
      <w:ins w:id="1811" w:author="Eric Boisvert" w:date="2016-01-09T15:22:00Z">
        <w:r w:rsidRPr="006D6AC1">
          <w:rPr>
            <w:lang w:val="en-CA"/>
          </w:rPr>
          <w:t>youngerNamedAge</w:t>
        </w:r>
        <w:proofErr w:type="gramEnd"/>
      </w:ins>
    </w:p>
    <w:p w14:paraId="5A437021" w14:textId="77777777" w:rsidR="006D6AC1" w:rsidRDefault="006D6AC1" w:rsidP="00980C8A">
      <w:pPr>
        <w:rPr>
          <w:ins w:id="1812" w:author="Eric Boisvert" w:date="2016-01-09T15:22:00Z"/>
          <w:lang w:val="en-CA"/>
        </w:rPr>
      </w:pPr>
    </w:p>
    <w:p w14:paraId="6C5946D2" w14:textId="3B2C4EFC" w:rsidR="006D6AC1" w:rsidRDefault="006D6AC1" w:rsidP="00980C8A">
      <w:pPr>
        <w:rPr>
          <w:ins w:id="1813" w:author="Eric Boisvert" w:date="2016-01-09T15:22:00Z"/>
          <w:lang w:val="en-CA"/>
        </w:rPr>
      </w:pPr>
      <w:ins w:id="1814" w:author="Eric Boisvert" w:date="2016-01-09T15:22:00Z">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p>
    <w:p w14:paraId="2DDEDFFB" w14:textId="7391E238" w:rsidR="006D6AC1" w:rsidRDefault="006D6AC1">
      <w:pPr>
        <w:pStyle w:val="Heading5"/>
        <w:rPr>
          <w:ins w:id="1815" w:author="Eric Boisvert" w:date="2016-01-09T15:22:00Z"/>
          <w:lang w:val="en-CA"/>
        </w:rPr>
        <w:pPrChange w:id="1816" w:author="Eric Boisvert" w:date="2016-01-09T15:27:00Z">
          <w:pPr/>
        </w:pPrChange>
      </w:pPr>
      <w:proofErr w:type="gramStart"/>
      <w:ins w:id="1817" w:author="Eric Boisvert" w:date="2016-01-09T15:22:00Z">
        <w:r w:rsidRPr="006D6AC1">
          <w:rPr>
            <w:lang w:val="en-CA"/>
          </w:rPr>
          <w:t>eventEnvironment</w:t>
        </w:r>
        <w:proofErr w:type="gramEnd"/>
      </w:ins>
    </w:p>
    <w:p w14:paraId="3EA06765" w14:textId="67789A23" w:rsidR="006D6AC1" w:rsidRDefault="006D6AC1" w:rsidP="00980C8A">
      <w:pPr>
        <w:rPr>
          <w:ins w:id="1818" w:author="Eric Boisvert" w:date="2016-01-09T15:27:00Z"/>
          <w:lang w:val="en-CA"/>
        </w:rPr>
      </w:pPr>
      <w:ins w:id="1819" w:author="Eric Boisvert" w:date="2016-01-09T15:23:00Z">
        <w:r>
          <w:rPr>
            <w:lang w:val="en-CA"/>
          </w:rPr>
          <w:t>The evenEnvironment proper</w:t>
        </w:r>
        <w:r w:rsidR="00290617">
          <w:rPr>
            <w:lang w:val="en-CA"/>
          </w:rPr>
          <w:t>ty (swe</w:t>
        </w:r>
        <w:proofErr w:type="gramStart"/>
        <w:r w:rsidR="00290617">
          <w:rPr>
            <w:lang w:val="en-CA"/>
          </w:rPr>
          <w:t>:Category</w:t>
        </w:r>
        <w:proofErr w:type="gramEnd"/>
        <w:r w:rsidR="00290617">
          <w:rPr>
            <w:lang w:val="en-CA"/>
          </w:rPr>
          <w:t xml:space="preserve">) shall </w:t>
        </w:r>
      </w:ins>
      <w:ins w:id="1820" w:author="Eric Boisvert" w:date="2016-01-09T15:27:00Z">
        <w:r w:rsidR="00290617">
          <w:rPr>
            <w:lang w:val="en-CA"/>
          </w:rPr>
          <w:t xml:space="preserve">be a category from a controlled vocabulary </w:t>
        </w:r>
      </w:ins>
      <w:ins w:id="1821" w:author="Eric Boisvert" w:date="2016-01-09T15:23:00Z">
        <w:r w:rsidR="00290617">
          <w:rPr>
            <w:lang w:val="en-CA"/>
          </w:rPr>
          <w:t>identif</w:t>
        </w:r>
        <w:r>
          <w:rPr>
            <w:lang w:val="en-CA"/>
          </w:rPr>
          <w:t>y</w:t>
        </w:r>
      </w:ins>
      <w:ins w:id="1822" w:author="Eric Boisvert" w:date="2016-01-09T15:27:00Z">
        <w:r w:rsidR="00290617">
          <w:rPr>
            <w:lang w:val="en-CA"/>
          </w:rPr>
          <w:t>ing</w:t>
        </w:r>
      </w:ins>
      <w:ins w:id="1823" w:author="Eric Boisvert" w:date="2016-01-09T15:23:00Z">
        <w:r>
          <w:rPr>
            <w:lang w:val="en-CA"/>
          </w:rPr>
          <w:t xml:space="preserve"> t</w:t>
        </w:r>
        <w:r w:rsidRPr="006D6AC1">
          <w:rPr>
            <w:lang w:val="en-CA"/>
          </w:rPr>
          <w:t xml:space="preserve">he physical setting within which a GeologicEvent takes place. </w:t>
        </w:r>
      </w:ins>
      <w:ins w:id="1824" w:author="Eric Boisvert" w:date="2016-01-09T15:27:00Z">
        <w:r>
          <w:rPr>
            <w:lang w:val="en-CA"/>
          </w:rPr>
          <w:t>Event environment</w:t>
        </w:r>
      </w:ins>
      <w:ins w:id="1825" w:author="Eric Boisvert" w:date="2016-01-09T15:23:00Z">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ins>
    </w:p>
    <w:p w14:paraId="18BE0E4E" w14:textId="72600B50" w:rsidR="00290617" w:rsidRDefault="00C9272B">
      <w:pPr>
        <w:pStyle w:val="Heading5"/>
        <w:rPr>
          <w:ins w:id="1826" w:author="Eric Boisvert" w:date="2016-01-09T15:33:00Z"/>
          <w:lang w:val="en-CA"/>
        </w:rPr>
        <w:pPrChange w:id="1827" w:author="Eric Boisvert" w:date="2016-01-09T15:35:00Z">
          <w:pPr/>
        </w:pPrChange>
      </w:pPr>
      <w:proofErr w:type="gramStart"/>
      <w:ins w:id="1828" w:author="Eric Boisvert" w:date="2016-01-09T15:33:00Z">
        <w:r w:rsidRPr="00C9272B">
          <w:rPr>
            <w:lang w:val="en-CA"/>
          </w:rPr>
          <w:t>geEventDescription</w:t>
        </w:r>
      </w:ins>
      <w:proofErr w:type="gramEnd"/>
      <w:ins w:id="1829" w:author="Eric Boisvert" w:date="2016-01-09T15:34:00Z">
        <w:r>
          <w:rPr>
            <w:lang w:val="en-CA"/>
          </w:rPr>
          <w:t xml:space="preserve"> (stub property)</w:t>
        </w:r>
      </w:ins>
    </w:p>
    <w:p w14:paraId="40A9B143" w14:textId="77777777" w:rsidR="00C9272B" w:rsidRDefault="00C9272B" w:rsidP="00980C8A">
      <w:pPr>
        <w:rPr>
          <w:ins w:id="1830" w:author="Eric Boisvert" w:date="2016-01-09T15:35:00Z"/>
          <w:lang w:val="en-CA"/>
        </w:rPr>
      </w:pPr>
    </w:p>
    <w:p w14:paraId="16ADAFA0" w14:textId="36ADB29B" w:rsidR="00C9272B" w:rsidRPr="00980C8A" w:rsidRDefault="00C9272B" w:rsidP="00980C8A">
      <w:pPr>
        <w:rPr>
          <w:lang w:val="en-CA"/>
        </w:rPr>
      </w:pPr>
      <w:ins w:id="1831" w:author="Eric Boisvert" w:date="2016-01-09T15:33:00Z">
        <w:r>
          <w:rPr>
            <w:lang w:val="en-CA"/>
          </w:rPr>
          <w:t>The property geEventDescription</w:t>
        </w:r>
        <w:proofErr w:type="gramStart"/>
        <w:r>
          <w:rPr>
            <w:lang w:val="en-CA"/>
          </w:rPr>
          <w:t>:</w:t>
        </w:r>
        <w:r w:rsidRPr="00C9272B">
          <w:rPr>
            <w:lang w:val="en-CA"/>
          </w:rPr>
          <w:t>GeologicEventAbstractDescription</w:t>
        </w:r>
      </w:ins>
      <w:proofErr w:type="gramEnd"/>
      <w:ins w:id="1832" w:author="Eric Boisvert" w:date="2016-01-09T15:34:00Z">
        <w:r>
          <w:rPr>
            <w:lang w:val="en-CA"/>
          </w:rPr>
          <w:t xml:space="preserve"> shall contain a d</w:t>
        </w:r>
      </w:ins>
      <w:ins w:id="1833" w:author="Eric Boisvert" w:date="2016-01-09T15:33:00Z">
        <w:r w:rsidRPr="00C9272B">
          <w:rPr>
            <w:lang w:val="en-CA"/>
          </w:rPr>
          <w:t>etailed event description.  This is a stub property in GeoSciML Basic</w:t>
        </w:r>
      </w:ins>
      <w:ins w:id="1834" w:author="Eric Boisvert" w:date="2016-01-09T15:34:00Z">
        <w:r>
          <w:rPr>
            <w:lang w:val="en-CA"/>
          </w:rPr>
          <w:t xml:space="preserve"> since </w:t>
        </w:r>
        <w:r w:rsidRPr="00C9272B">
          <w:rPr>
            <w:lang w:val="en-CA"/>
          </w:rPr>
          <w:t>GeologicEventAbstractDescription</w:t>
        </w:r>
        <w:r>
          <w:rPr>
            <w:lang w:val="en-CA"/>
          </w:rPr>
          <w:t xml:space="preserve"> is abstract and does not have any concrete subtype in GeoSciML Basic.</w:t>
        </w:r>
      </w:ins>
    </w:p>
    <w:p w14:paraId="0BFCCF8F" w14:textId="77777777" w:rsidR="00EA4029" w:rsidRDefault="00EA4029" w:rsidP="00DB2D3A">
      <w:pPr>
        <w:pStyle w:val="Heading4"/>
        <w:rPr>
          <w:lang w:val="en-CA"/>
        </w:rPr>
      </w:pPr>
      <w:bookmarkStart w:id="1835" w:name="BKM_E578F2B2_741C_4353_B7F8_02F0AE878A52"/>
      <w:bookmarkStart w:id="1836" w:name="BKM_B4649898_DB40_445B_BA02_FB50DB166B1F"/>
      <w:bookmarkStart w:id="1837" w:name="BKM_97F5720D_724D_44A6_8C82_6D7A6D6B5F0E"/>
      <w:bookmarkStart w:id="1838" w:name="BKM_94B4A111_399A_4144_8BC6_D1BBA5249175"/>
      <w:bookmarkStart w:id="1839" w:name="BKM_23198178_9024_4323_9F34_11F193914E4D"/>
      <w:bookmarkStart w:id="1840" w:name="BKM_669B19C2_AABA_42AD_8B76_978659231695"/>
      <w:bookmarkEnd w:id="1835"/>
      <w:bookmarkEnd w:id="1836"/>
      <w:bookmarkEnd w:id="1837"/>
      <w:bookmarkEnd w:id="1838"/>
      <w:bookmarkEnd w:id="1839"/>
      <w:bookmarkEnd w:id="1840"/>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42F32295" w:rsidR="00DB2D3A" w:rsidRDefault="002C1CE4" w:rsidP="00EA4029">
      <w:pPr>
        <w:autoSpaceDE w:val="0"/>
        <w:autoSpaceDN w:val="0"/>
        <w:adjustRightInd w:val="0"/>
        <w:spacing w:after="0"/>
      </w:pPr>
      <w:ins w:id="1841" w:author="Eric Boisvert" w:date="2016-01-09T15:36:00Z">
        <w:r>
          <w:t xml:space="preserve">The </w:t>
        </w:r>
      </w:ins>
      <w:r w:rsidR="00DB2D3A">
        <w:t>Numeric</w:t>
      </w:r>
      <w:del w:id="1842" w:author="Eric Boisvert" w:date="2016-01-09T15:36:00Z">
        <w:r w:rsidR="00DB2D3A" w:rsidDel="002C1CE4">
          <w:delText xml:space="preserve"> </w:delText>
        </w:r>
      </w:del>
      <w:ins w:id="1843" w:author="Eric Boisvert" w:date="2016-01-09T15:36:00Z">
        <w:r>
          <w:t>A</w:t>
        </w:r>
      </w:ins>
      <w:del w:id="1844" w:author="Eric Boisvert" w:date="2016-01-09T15:36:00Z">
        <w:r w:rsidR="00DB2D3A" w:rsidDel="002C1CE4">
          <w:delText>a</w:delText>
        </w:r>
      </w:del>
      <w:proofErr w:type="gramStart"/>
      <w:r w:rsidR="00DB2D3A">
        <w:t>ge</w:t>
      </w:r>
      <w:proofErr w:type="gramEnd"/>
      <w:del w:id="1845" w:author="Eric Boisvert" w:date="2016-01-09T15:36:00Z">
        <w:r w:rsidR="00DB2D3A" w:rsidDel="002C1CE4">
          <w:delText xml:space="preserve"> </w:delText>
        </w:r>
      </w:del>
      <w:r w:rsidR="00DB2D3A">
        <w:t xml:space="preserve">Range class </w:t>
      </w:r>
      <w:del w:id="1846" w:author="Eric Boisvert" w:date="2016-01-09T15:37:00Z">
        <w:r w:rsidR="00DB2D3A" w:rsidDel="002C1CE4">
          <w:delText xml:space="preserve">represents </w:delText>
        </w:r>
      </w:del>
      <w:ins w:id="1847" w:author="Eric Boisvert" w:date="2016-01-09T15:37:00Z">
        <w:r>
          <w:t xml:space="preserve">represents an </w:t>
        </w:r>
      </w:ins>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ins w:id="1848" w:author="Eric Boisvert" w:date="2016-01-09T15:50:00Z"/>
          <w:color w:val="000000"/>
          <w:sz w:val="20"/>
          <w:szCs w:val="20"/>
          <w:lang w:val="en-CA"/>
        </w:rPr>
      </w:pPr>
    </w:p>
    <w:p w14:paraId="4382B7A0" w14:textId="77B2ED27" w:rsidR="00B43D07" w:rsidRDefault="00B43D07">
      <w:pPr>
        <w:pStyle w:val="Heading5"/>
        <w:rPr>
          <w:ins w:id="1849" w:author="Eric Boisvert" w:date="2016-01-09T15:50:00Z"/>
          <w:lang w:val="en-CA"/>
        </w:rPr>
        <w:pPrChange w:id="1850" w:author="Eric Boisvert" w:date="2016-01-09T15:51:00Z">
          <w:pPr>
            <w:autoSpaceDE w:val="0"/>
            <w:autoSpaceDN w:val="0"/>
            <w:adjustRightInd w:val="0"/>
            <w:spacing w:after="0"/>
          </w:pPr>
        </w:pPrChange>
      </w:pPr>
      <w:proofErr w:type="gramStart"/>
      <w:ins w:id="1851" w:author="Eric Boisvert" w:date="2016-01-09T15:50:00Z">
        <w:r>
          <w:rPr>
            <w:lang w:val="en-CA"/>
          </w:rPr>
          <w:t>reportingDate</w:t>
        </w:r>
        <w:proofErr w:type="gramEnd"/>
      </w:ins>
    </w:p>
    <w:p w14:paraId="08CB3B69" w14:textId="77777777" w:rsidR="00B43D07" w:rsidRDefault="00B43D07" w:rsidP="00EA4029">
      <w:pPr>
        <w:autoSpaceDE w:val="0"/>
        <w:autoSpaceDN w:val="0"/>
        <w:adjustRightInd w:val="0"/>
        <w:spacing w:after="0"/>
        <w:rPr>
          <w:ins w:id="1852" w:author="Eric Boisvert" w:date="2016-01-09T15:50:00Z"/>
          <w:color w:val="000000"/>
          <w:sz w:val="20"/>
          <w:szCs w:val="20"/>
          <w:lang w:val="en-CA"/>
        </w:rPr>
      </w:pPr>
    </w:p>
    <w:p w14:paraId="5B79940A" w14:textId="2F6B3E3F" w:rsidR="00B43D07" w:rsidRDefault="00B43D07">
      <w:pPr>
        <w:rPr>
          <w:ins w:id="1853" w:author="Eric Boisvert" w:date="2016-01-09T15:51:00Z"/>
          <w:lang w:val="en-CA"/>
        </w:rPr>
        <w:pPrChange w:id="1854" w:author="Eric Boisvert" w:date="2016-01-09T15:51:00Z">
          <w:pPr>
            <w:autoSpaceDE w:val="0"/>
            <w:autoSpaceDN w:val="0"/>
            <w:adjustRightInd w:val="0"/>
            <w:spacing w:after="0"/>
          </w:pPr>
        </w:pPrChange>
      </w:pPr>
      <w:ins w:id="1855" w:author="Eric Boisvert" w:date="2016-01-09T15:50:00Z">
        <w:r>
          <w:rPr>
            <w:lang w:val="en-CA"/>
          </w:rPr>
          <w:t>The reportingDate (swe</w:t>
        </w:r>
        <w:proofErr w:type="gramStart"/>
        <w:r>
          <w:rPr>
            <w:lang w:val="en-CA"/>
          </w:rPr>
          <w:t>:Quantity</w:t>
        </w:r>
        <w:proofErr w:type="gramEnd"/>
        <w:r>
          <w:rPr>
            <w:lang w:val="en-CA"/>
          </w:rPr>
          <w:t xml:space="preserve">) property shall report a </w:t>
        </w:r>
      </w:ins>
      <w:ins w:id="1856" w:author="Eric Boisvert" w:date="2016-01-09T15:51:00Z">
        <w:r>
          <w:rPr>
            <w:lang w:val="en-CA"/>
          </w:rPr>
          <w:t>s</w:t>
        </w:r>
      </w:ins>
      <w:ins w:id="1857" w:author="Eric Boisvert" w:date="2016-01-09T15:50:00Z">
        <w:r w:rsidRPr="00B43D07">
          <w:rPr>
            <w:lang w:val="en-CA"/>
          </w:rPr>
          <w:t>ingle time coordinate value to report as representative for this NumericAge assignment</w:t>
        </w:r>
      </w:ins>
    </w:p>
    <w:p w14:paraId="6096F5D4" w14:textId="3EA4561B" w:rsidR="000841A4" w:rsidRDefault="000841A4">
      <w:pPr>
        <w:pStyle w:val="Heading5"/>
        <w:rPr>
          <w:ins w:id="1858" w:author="Eric Boisvert" w:date="2016-01-09T15:51:00Z"/>
          <w:lang w:val="en-CA"/>
        </w:rPr>
        <w:pPrChange w:id="1859" w:author="Eric Boisvert" w:date="2016-01-09T15:51:00Z">
          <w:pPr>
            <w:autoSpaceDE w:val="0"/>
            <w:autoSpaceDN w:val="0"/>
            <w:adjustRightInd w:val="0"/>
            <w:spacing w:after="0"/>
          </w:pPr>
        </w:pPrChange>
      </w:pPr>
      <w:proofErr w:type="gramStart"/>
      <w:ins w:id="1860" w:author="Eric Boisvert" w:date="2016-01-09T15:51:00Z">
        <w:r w:rsidRPr="00D970E9">
          <w:rPr>
            <w:lang w:val="en-CA"/>
          </w:rPr>
          <w:t>olderBoundDate</w:t>
        </w:r>
        <w:proofErr w:type="gramEnd"/>
      </w:ins>
    </w:p>
    <w:p w14:paraId="16FC4502" w14:textId="77777777" w:rsidR="000841A4" w:rsidRDefault="000841A4">
      <w:pPr>
        <w:rPr>
          <w:ins w:id="1861" w:author="Eric Boisvert" w:date="2016-01-09T15:52:00Z"/>
          <w:lang w:val="en-CA"/>
        </w:rPr>
        <w:pPrChange w:id="1862" w:author="Eric Boisvert" w:date="2016-01-09T15:51:00Z">
          <w:pPr>
            <w:autoSpaceDE w:val="0"/>
            <w:autoSpaceDN w:val="0"/>
            <w:adjustRightInd w:val="0"/>
            <w:spacing w:after="0"/>
          </w:pPr>
        </w:pPrChange>
      </w:pPr>
    </w:p>
    <w:p w14:paraId="1A619D9C" w14:textId="7322BEBD" w:rsidR="000841A4" w:rsidRDefault="000841A4">
      <w:pPr>
        <w:rPr>
          <w:ins w:id="1863" w:author="Eric Boisvert" w:date="2016-01-09T15:51:00Z"/>
          <w:lang w:val="en-CA"/>
        </w:rPr>
        <w:pPrChange w:id="1864" w:author="Eric Boisvert" w:date="2016-01-09T15:51:00Z">
          <w:pPr>
            <w:autoSpaceDE w:val="0"/>
            <w:autoSpaceDN w:val="0"/>
            <w:adjustRightInd w:val="0"/>
            <w:spacing w:after="0"/>
          </w:pPr>
        </w:pPrChange>
      </w:pPr>
      <w:ins w:id="1865" w:author="Eric Boisvert" w:date="2016-01-09T15:51:00Z">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ins>
    </w:p>
    <w:p w14:paraId="403FC1AA" w14:textId="26969E1C" w:rsidR="00B43D07" w:rsidRDefault="000841A4">
      <w:pPr>
        <w:pStyle w:val="Heading5"/>
        <w:rPr>
          <w:ins w:id="1866" w:author="Eric Boisvert" w:date="2016-01-09T15:52:00Z"/>
          <w:lang w:val="en-CA"/>
        </w:rPr>
        <w:pPrChange w:id="1867" w:author="Eric Boisvert" w:date="2016-01-09T15:52:00Z">
          <w:pPr>
            <w:autoSpaceDE w:val="0"/>
            <w:autoSpaceDN w:val="0"/>
            <w:adjustRightInd w:val="0"/>
            <w:spacing w:after="0"/>
          </w:pPr>
        </w:pPrChange>
      </w:pPr>
      <w:proofErr w:type="gramStart"/>
      <w:ins w:id="1868" w:author="Eric Boisvert" w:date="2016-01-09T15:52:00Z">
        <w:r w:rsidRPr="00D970E9">
          <w:rPr>
            <w:lang w:val="en-CA"/>
          </w:rPr>
          <w:t>youngerBoundDate</w:t>
        </w:r>
        <w:proofErr w:type="gramEnd"/>
      </w:ins>
    </w:p>
    <w:p w14:paraId="7B3C6DF6" w14:textId="77777777" w:rsidR="000841A4" w:rsidRDefault="000841A4" w:rsidP="00EA4029">
      <w:pPr>
        <w:autoSpaceDE w:val="0"/>
        <w:autoSpaceDN w:val="0"/>
        <w:adjustRightInd w:val="0"/>
        <w:spacing w:after="0"/>
        <w:rPr>
          <w:ins w:id="1869" w:author="Eric Boisvert" w:date="2016-01-09T15:52:00Z"/>
          <w:rFonts w:ascii="Calibri" w:hAnsi="Calibri"/>
          <w:b/>
          <w:bCs/>
          <w:color w:val="000000"/>
          <w:sz w:val="20"/>
          <w:szCs w:val="20"/>
          <w:lang w:val="en-CA"/>
        </w:rPr>
      </w:pPr>
    </w:p>
    <w:p w14:paraId="585375BE" w14:textId="15E3713B" w:rsidR="000841A4" w:rsidRDefault="000841A4">
      <w:pPr>
        <w:rPr>
          <w:ins w:id="1870" w:author="Eric Boisvert" w:date="2016-01-09T15:52:00Z"/>
          <w:lang w:val="en-CA"/>
        </w:rPr>
        <w:pPrChange w:id="1871" w:author="Eric Boisvert" w:date="2016-01-09T15:52:00Z">
          <w:pPr>
            <w:autoSpaceDE w:val="0"/>
            <w:autoSpaceDN w:val="0"/>
            <w:adjustRightInd w:val="0"/>
            <w:spacing w:after="0"/>
          </w:pPr>
        </w:pPrChange>
      </w:pPr>
      <w:ins w:id="1872" w:author="Eric Boisvert" w:date="2016-01-09T15:52:00Z">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ins>
    </w:p>
    <w:p w14:paraId="038F5FA1" w14:textId="5AAD5342" w:rsidR="00B537EA" w:rsidRDefault="00CF6174" w:rsidP="00CF6174">
      <w:pPr>
        <w:pStyle w:val="Heading3"/>
      </w:pPr>
      <w:bookmarkStart w:id="1873" w:name="BKM_6B9E4BC3_EF2C_43B8_97EF_B6AD57F690A4"/>
      <w:bookmarkStart w:id="1874" w:name="BKM_2ED006FF_62EF_4E32_BE1A_054C3322F7C1"/>
      <w:bookmarkStart w:id="1875" w:name="BKM_BE4D4818_8828_40DD_8E59_5906619F59A7"/>
      <w:bookmarkStart w:id="1876" w:name="_Toc439943465"/>
      <w:bookmarkEnd w:id="1873"/>
      <w:bookmarkEnd w:id="1874"/>
      <w:bookmarkEnd w:id="1875"/>
      <w:r>
        <w:t>Geologic Structure</w:t>
      </w:r>
      <w:bookmarkEnd w:id="187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877"/>
      <w:r w:rsidRPr="00CF6174">
        <w:t xml:space="preserve">inhomogeneities </w:t>
      </w:r>
      <w:commentRangeEnd w:id="1877"/>
      <w:r>
        <w:rPr>
          <w:rStyle w:val="CommentReference"/>
        </w:rPr>
        <w:commentReference w:id="1877"/>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FD3D73"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78" w:author="Eric Boisvert" w:date="2016-01-11T17:35:00Z">
        <w:r w:rsidR="00DE367C">
          <w:rPr>
            <w:noProof/>
          </w:rPr>
          <w:t>22</w:t>
        </w:r>
      </w:ins>
      <w:del w:id="1879"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29CBF829" w:rsidR="008B7091" w:rsidRDefault="005D6D19" w:rsidP="008B7091">
      <w:ins w:id="1880" w:author="Eric Boisvert" w:date="2016-01-10T11:14:00Z">
        <w:r>
          <w:t>A geologic structure is a</w:t>
        </w:r>
      </w:ins>
      <w:del w:id="1881" w:author="Eric Boisvert" w:date="2016-01-10T11:14:00Z">
        <w:r w:rsidR="008B7091" w:rsidDel="005D6D19">
          <w:delText>A</w:delText>
        </w:r>
      </w:del>
      <w:r w:rsidR="008B7091">
        <w:t xml:space="preserve"> configuration of matter in the Earth based on describable inhomogeneity, pattern, or fracture in an </w:t>
      </w:r>
      <w:ins w:id="1882" w:author="Eric Boisvert" w:date="2016-01-10T11:14:00Z">
        <w:r>
          <w:t>e</w:t>
        </w:r>
      </w:ins>
      <w:del w:id="1883" w:author="Eric Boisvert" w:date="2016-01-10T11:14:00Z">
        <w:r w:rsidR="008B7091" w:rsidDel="005D6D19">
          <w:delText>E</w:delText>
        </w:r>
      </w:del>
      <w:r w:rsidR="008B7091">
        <w:t>arth</w:t>
      </w:r>
      <w:ins w:id="1884" w:author="Eric Boisvert" w:date="2016-01-10T11:14:00Z">
        <w:r>
          <w:t xml:space="preserve"> m</w:t>
        </w:r>
      </w:ins>
      <w:del w:id="1885" w:author="Eric Boisvert" w:date="2016-01-10T11:14:00Z">
        <w:r w:rsidR="008B7091" w:rsidDel="005D6D19">
          <w:delText>M</w:delText>
        </w:r>
      </w:del>
      <w:r w:rsidR="008B7091">
        <w:t>aterial.  The identity of a GeologicStructure is independent of the material that is the substrate for the structure.  The general Geologic</w:t>
      </w:r>
      <w:ins w:id="1886" w:author="Eric Boisvert" w:date="2016-01-10T11:15:00Z">
        <w:r>
          <w:t>Feature</w:t>
        </w:r>
      </w:ins>
      <w:r w:rsidR="008B7091">
        <w:t>Relation</w:t>
      </w:r>
      <w:ins w:id="1887" w:author="Eric Boisvert" w:date="2016-01-10T11:16:00Z">
        <w:r>
          <w:t xml:space="preserve"> (available in the Extension package – see </w:t>
        </w:r>
        <w:r>
          <w:fldChar w:fldCharType="begin"/>
        </w:r>
        <w:r>
          <w:instrText xml:space="preserve"> REF _Ref440187941 \r \h </w:instrText>
        </w:r>
      </w:ins>
      <w:r>
        <w:fldChar w:fldCharType="separate"/>
      </w:r>
      <w:ins w:id="1888" w:author="Eric Boisvert" w:date="2016-01-10T11:16:00Z">
        <w:r>
          <w:t>8.5</w:t>
        </w:r>
        <w:r>
          <w:fldChar w:fldCharType="end"/>
        </w:r>
        <w:r>
          <w:t>)</w:t>
        </w:r>
      </w:ins>
      <w:r w:rsidR="008B7091">
        <w:t xml:space="preserve"> is used to associate penetrative GeologicStructures with GeologicUnits.</w:t>
      </w:r>
      <w:ins w:id="1889" w:author="Eric Boisvert" w:date="2016-01-10T11:24:00Z">
        <w:r w:rsidR="00F011FC">
          <w:t xml:space="preserve">  GeoSciML Basic only </w:t>
        </w:r>
        <w:proofErr w:type="gramStart"/>
        <w:r w:rsidR="00F011FC">
          <w:t>provide</w:t>
        </w:r>
        <w:proofErr w:type="gramEnd"/>
        <w:r w:rsidR="00F011FC">
          <w:t xml:space="preserve"> a limited set of </w:t>
        </w:r>
      </w:ins>
      <w:ins w:id="1890" w:author="Eric Boisvert" w:date="2016-01-10T11:25:00Z">
        <w:r w:rsidR="00F011FC">
          <w:t xml:space="preserve">core structures (Contact, Fold, ShearDisplacementStructure and Foliation) with a single property to categorise them.  Supplemental properties (through </w:t>
        </w:r>
      </w:ins>
      <w:ins w:id="1891" w:author="Eric Boisvert" w:date="2016-01-10T11:29:00Z">
        <w:r w:rsidR="00F011FC">
          <w:t xml:space="preserve">the </w:t>
        </w:r>
      </w:ins>
      <w:ins w:id="1892" w:author="Eric Boisvert" w:date="2016-01-10T11:25:00Z">
        <w:r w:rsidR="00F011FC">
          <w:t xml:space="preserve">pattern described in </w:t>
        </w:r>
      </w:ins>
      <w:ins w:id="1893" w:author="Eric Boisvert" w:date="2016-01-10T11:28:00Z">
        <w:r w:rsidR="00F011FC">
          <w:fldChar w:fldCharType="begin"/>
        </w:r>
        <w:r w:rsidR="00F011FC">
          <w:instrText xml:space="preserve"> REF _Ref440065627 \r \h </w:instrText>
        </w:r>
      </w:ins>
      <w:r w:rsidR="00F011FC">
        <w:fldChar w:fldCharType="separate"/>
      </w:r>
      <w:ins w:id="1894" w:author="Eric Boisvert" w:date="2016-01-10T11:28:00Z">
        <w:r w:rsidR="00F011FC">
          <w:t>5.2.1</w:t>
        </w:r>
        <w:r w:rsidR="00F011FC">
          <w:fldChar w:fldCharType="end"/>
        </w:r>
      </w:ins>
      <w:ins w:id="1895" w:author="Eric Boisvert" w:date="2016-01-10T11:25:00Z">
        <w:r w:rsidR="00F011FC">
          <w:t xml:space="preserve">) and </w:t>
        </w:r>
      </w:ins>
      <w:ins w:id="1896" w:author="Eric Boisvert" w:date="2016-01-10T11:29:00Z">
        <w:r w:rsidR="00F011FC">
          <w:t xml:space="preserve">geologic </w:t>
        </w:r>
      </w:ins>
      <w:ins w:id="1897" w:author="Eric Boisvert" w:date="2016-01-10T11:25:00Z">
        <w:r w:rsidR="00F011FC">
          <w:t>structure</w:t>
        </w:r>
      </w:ins>
      <w:ins w:id="1898" w:author="Eric Boisvert" w:date="2016-01-10T11:29:00Z">
        <w:r w:rsidR="00F011FC">
          <w:t xml:space="preserve"> types</w:t>
        </w:r>
      </w:ins>
      <w:ins w:id="1899" w:author="Eric Boisvert" w:date="2016-01-10T11:25:00Z">
        <w:r w:rsidR="00F011FC">
          <w:t xml:space="preserve"> are available from the Extension package</w:t>
        </w:r>
      </w:ins>
    </w:p>
    <w:p w14:paraId="7D773C4E" w14:textId="4EC2F8A8" w:rsidR="008B7091" w:rsidRDefault="008B7091" w:rsidP="008B7091">
      <w:pPr>
        <w:pStyle w:val="Heading4"/>
      </w:pPr>
      <w:r>
        <w:t>Contact</w:t>
      </w:r>
    </w:p>
    <w:p w14:paraId="0ED54E79" w14:textId="77777777" w:rsidR="008B7091" w:rsidRDefault="008B7091" w:rsidP="008B7091"/>
    <w:p w14:paraId="59C92C48" w14:textId="474FB719" w:rsidR="008B7091" w:rsidRDefault="005D6D19" w:rsidP="008B7091">
      <w:ins w:id="1900" w:author="Eric Boisvert" w:date="2016-01-10T11:17:00Z">
        <w:r>
          <w:t xml:space="preserve">A contact is a </w:t>
        </w:r>
      </w:ins>
      <w:del w:id="1901" w:author="Eric Boisvert" w:date="2016-01-10T11:17:00Z">
        <w:r w:rsidR="008B7091" w:rsidDel="005D6D19">
          <w:delText>V</w:delText>
        </w:r>
      </w:del>
      <w:ins w:id="1902" w:author="Eric Boisvert" w:date="2016-01-10T11:17:00Z">
        <w:r>
          <w:t>v</w:t>
        </w:r>
      </w:ins>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903"/>
      <w:r>
        <w:t>Bedding measured as discrete surfaces in the case that those are the feature of interest (e.g. individual cross set surfaces for paleocurrent analysis) should be represented here.</w:t>
      </w:r>
      <w:commentRangeEnd w:id="1903"/>
      <w:r w:rsidR="005D6D19">
        <w:rPr>
          <w:rStyle w:val="CommentReference"/>
        </w:rPr>
        <w:commentReference w:id="1903"/>
      </w:r>
    </w:p>
    <w:p w14:paraId="0051FF29" w14:textId="702F013C" w:rsidR="008B7091" w:rsidRDefault="00FD3D73"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904" w:author="Eric Boisvert" w:date="2016-01-11T17:35:00Z">
        <w:r w:rsidR="00DE367C">
          <w:rPr>
            <w:noProof/>
          </w:rPr>
          <w:t>23</w:t>
        </w:r>
      </w:ins>
      <w:del w:id="1905" w:author="Eric Boisvert" w:date="2015-10-30T04:23:00Z">
        <w:r w:rsidR="00090DCF" w:rsidDel="007D2867">
          <w:rPr>
            <w:noProof/>
          </w:rPr>
          <w:delText>23</w:delText>
        </w:r>
      </w:del>
      <w:r w:rsidR="00673E83">
        <w:rPr>
          <w:noProof/>
        </w:rPr>
        <w:fldChar w:fldCharType="end"/>
      </w:r>
      <w:r>
        <w:t>: Contact</w:t>
      </w:r>
    </w:p>
    <w:p w14:paraId="192D30EB" w14:textId="647C994E" w:rsidR="008B7091" w:rsidRDefault="005D6D19">
      <w:pPr>
        <w:pStyle w:val="Heading5"/>
        <w:rPr>
          <w:ins w:id="1906" w:author="Eric Boisvert" w:date="2016-01-10T11:18:00Z"/>
          <w:lang w:val="en-CA"/>
        </w:rPr>
        <w:pPrChange w:id="1907" w:author="Eric Boisvert" w:date="2016-01-10T11:18:00Z">
          <w:pPr>
            <w:autoSpaceDE w:val="0"/>
            <w:autoSpaceDN w:val="0"/>
            <w:adjustRightInd w:val="0"/>
            <w:spacing w:after="0"/>
          </w:pPr>
        </w:pPrChange>
      </w:pPr>
      <w:bookmarkStart w:id="1908" w:name="BKM_1A59C48F_A7B9_4BDC_B008_53504A772FCF"/>
      <w:bookmarkEnd w:id="1908"/>
      <w:proofErr w:type="gramStart"/>
      <w:ins w:id="1909" w:author="Eric Boisvert" w:date="2016-01-10T11:18:00Z">
        <w:r w:rsidRPr="00D970E9">
          <w:rPr>
            <w:lang w:val="en-CA"/>
          </w:rPr>
          <w:t>contactType</w:t>
        </w:r>
        <w:proofErr w:type="gramEnd"/>
      </w:ins>
    </w:p>
    <w:p w14:paraId="1B123F8C" w14:textId="77777777" w:rsidR="005D6D19" w:rsidRDefault="005D6D19" w:rsidP="008B7091">
      <w:pPr>
        <w:autoSpaceDE w:val="0"/>
        <w:autoSpaceDN w:val="0"/>
        <w:adjustRightInd w:val="0"/>
        <w:spacing w:after="0"/>
        <w:rPr>
          <w:ins w:id="1910" w:author="Eric Boisvert" w:date="2016-01-10T11:18:00Z"/>
          <w:rFonts w:ascii="Calibri" w:hAnsi="Calibri"/>
          <w:b/>
          <w:bCs/>
          <w:color w:val="000000"/>
          <w:sz w:val="20"/>
          <w:szCs w:val="20"/>
          <w:lang w:val="en-CA"/>
        </w:rPr>
      </w:pPr>
    </w:p>
    <w:p w14:paraId="261C9B27" w14:textId="72E3963B" w:rsidR="005D6D19" w:rsidRDefault="005D6D19">
      <w:pPr>
        <w:rPr>
          <w:ins w:id="1911" w:author="Eric Boisvert" w:date="2016-01-10T11:18:00Z"/>
          <w:lang w:val="en-CA"/>
        </w:rPr>
        <w:pPrChange w:id="1912" w:author="Eric Boisvert" w:date="2016-01-10T11:18:00Z">
          <w:pPr>
            <w:autoSpaceDE w:val="0"/>
            <w:autoSpaceDN w:val="0"/>
            <w:adjustRightInd w:val="0"/>
            <w:spacing w:after="0"/>
          </w:pPr>
        </w:pPrChange>
      </w:pPr>
      <w:ins w:id="1913" w:author="Eric Boisvert" w:date="2016-01-10T11:18:00Z">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ins>
    </w:p>
    <w:p w14:paraId="0477617C" w14:textId="11CA93A1" w:rsidR="005D6D19" w:rsidRDefault="005D6D19">
      <w:pPr>
        <w:pStyle w:val="Heading5"/>
        <w:rPr>
          <w:ins w:id="1914" w:author="Eric Boisvert" w:date="2016-01-10T11:20:00Z"/>
          <w:lang w:val="en-CA"/>
        </w:rPr>
        <w:pPrChange w:id="1915" w:author="Eric Boisvert" w:date="2016-01-10T11:20:00Z">
          <w:pPr>
            <w:autoSpaceDE w:val="0"/>
            <w:autoSpaceDN w:val="0"/>
            <w:adjustRightInd w:val="0"/>
            <w:spacing w:after="0"/>
          </w:pPr>
        </w:pPrChange>
      </w:pPr>
      <w:proofErr w:type="gramStart"/>
      <w:ins w:id="1916" w:author="Eric Boisvert" w:date="2016-01-10T11:19:00Z">
        <w:r w:rsidRPr="00D970E9">
          <w:rPr>
            <w:lang w:val="en-CA"/>
          </w:rPr>
          <w:t>stContactDescription</w:t>
        </w:r>
        <w:proofErr w:type="gramEnd"/>
        <w:r>
          <w:rPr>
            <w:lang w:val="en-CA"/>
          </w:rPr>
          <w:t xml:space="preserve"> (stub property)</w:t>
        </w:r>
      </w:ins>
    </w:p>
    <w:p w14:paraId="1440346A" w14:textId="77777777" w:rsidR="005D6D19" w:rsidRPr="005D6D19" w:rsidRDefault="005D6D19">
      <w:pPr>
        <w:rPr>
          <w:ins w:id="1917" w:author="Eric Boisvert" w:date="2016-01-10T11:19:00Z"/>
          <w:lang w:val="en-CA"/>
          <w:rPrChange w:id="1918" w:author="Eric Boisvert" w:date="2016-01-10T11:20:00Z">
            <w:rPr>
              <w:ins w:id="1919" w:author="Eric Boisvert" w:date="2016-01-10T11:19:00Z"/>
              <w:b/>
              <w:bCs/>
              <w:lang w:val="en-CA"/>
            </w:rPr>
          </w:rPrChange>
        </w:rPr>
        <w:pPrChange w:id="1920" w:author="Eric Boisvert" w:date="2016-01-10T11:20:00Z">
          <w:pPr>
            <w:autoSpaceDE w:val="0"/>
            <w:autoSpaceDN w:val="0"/>
            <w:adjustRightInd w:val="0"/>
            <w:spacing w:after="0"/>
          </w:pPr>
        </w:pPrChange>
      </w:pPr>
    </w:p>
    <w:p w14:paraId="60DC6028" w14:textId="137896DC" w:rsidR="005D6D19" w:rsidRDefault="005D6D19">
      <w:pPr>
        <w:rPr>
          <w:ins w:id="1921" w:author="Eric Boisvert" w:date="2016-01-10T11:18:00Z"/>
          <w:lang w:val="en-CA"/>
        </w:rPr>
        <w:pPrChange w:id="1922" w:author="Eric Boisvert" w:date="2016-01-10T11:18:00Z">
          <w:pPr>
            <w:autoSpaceDE w:val="0"/>
            <w:autoSpaceDN w:val="0"/>
            <w:adjustRightInd w:val="0"/>
            <w:spacing w:after="0"/>
          </w:pPr>
        </w:pPrChange>
      </w:pPr>
      <w:ins w:id="1923" w:author="Eric Boisvert" w:date="2016-01-10T11:19:00Z">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ins>
    </w:p>
    <w:p w14:paraId="3C0F655E" w14:textId="549E35C3" w:rsidR="008B7091" w:rsidRDefault="008B7091" w:rsidP="008B7091">
      <w:pPr>
        <w:pStyle w:val="Heading4"/>
      </w:pPr>
      <w:bookmarkStart w:id="1924" w:name="BKM_F722D1E4_88A1_4807_BB66_32AB9BD44381"/>
      <w:bookmarkEnd w:id="1924"/>
      <w:r>
        <w:t>Fold</w:t>
      </w:r>
    </w:p>
    <w:p w14:paraId="63EB48F3" w14:textId="77777777" w:rsidR="008B7091" w:rsidRDefault="008B7091" w:rsidP="00856F51"/>
    <w:p w14:paraId="54815999" w14:textId="6D034D9C" w:rsidR="008B7091" w:rsidRDefault="008B7091" w:rsidP="00856F51">
      <w:pPr>
        <w:rPr>
          <w:ins w:id="1925" w:author="Eric Boisvert" w:date="2016-01-10T11:23:00Z"/>
        </w:rPr>
      </w:pPr>
      <w:r>
        <w:t>A fold is formed by o</w:t>
      </w:r>
      <w:r w:rsidRPr="008B7091">
        <w:t xml:space="preserve">ne or more systematically curved layers, surfaces, or lines in a rock body. Fold denotes a structure formed by the deformation of a </w:t>
      </w:r>
      <w:commentRangeStart w:id="1926"/>
      <w:r w:rsidRPr="008B7091">
        <w:t xml:space="preserve">GeologicStructure </w:t>
      </w:r>
      <w:commentRangeEnd w:id="1926"/>
      <w:r w:rsidR="005D6D19">
        <w:rPr>
          <w:rStyle w:val="CommentReference"/>
        </w:rPr>
        <w:commentReference w:id="1926"/>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FD3D73"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rPr>
          <w:ins w:id="1927" w:author="Eric Boisvert" w:date="2016-01-10T11:21:00Z"/>
        </w:rPr>
      </w:pPr>
      <w:r>
        <w:t xml:space="preserve">Figure </w:t>
      </w:r>
      <w:r w:rsidR="00673E83">
        <w:fldChar w:fldCharType="begin"/>
      </w:r>
      <w:r w:rsidR="00673E83">
        <w:instrText xml:space="preserve"> SEQ Figure \* ARABIC </w:instrText>
      </w:r>
      <w:r w:rsidR="00673E83">
        <w:fldChar w:fldCharType="separate"/>
      </w:r>
      <w:ins w:id="1928" w:author="Eric Boisvert" w:date="2016-01-11T17:35:00Z">
        <w:r w:rsidR="00DE367C">
          <w:rPr>
            <w:noProof/>
          </w:rPr>
          <w:t>24</w:t>
        </w:r>
      </w:ins>
      <w:del w:id="1929" w:author="Eric Boisvert" w:date="2015-10-30T04:23:00Z">
        <w:r w:rsidR="00090DCF" w:rsidDel="007D2867">
          <w:rPr>
            <w:noProof/>
          </w:rPr>
          <w:delText>24</w:delText>
        </w:r>
      </w:del>
      <w:r w:rsidR="00673E83">
        <w:rPr>
          <w:noProof/>
        </w:rPr>
        <w:fldChar w:fldCharType="end"/>
      </w:r>
      <w:r>
        <w:t>: Fold</w:t>
      </w:r>
    </w:p>
    <w:p w14:paraId="1B7ED5D9" w14:textId="2D1BCAB0" w:rsidR="005D6D19" w:rsidRDefault="005D6D19">
      <w:pPr>
        <w:pStyle w:val="Heading5"/>
        <w:rPr>
          <w:ins w:id="1930" w:author="Eric Boisvert" w:date="2016-01-10T11:23:00Z"/>
        </w:rPr>
        <w:pPrChange w:id="1931" w:author="Eric Boisvert" w:date="2016-01-10T11:23:00Z">
          <w:pPr>
            <w:pStyle w:val="Caption"/>
          </w:pPr>
        </w:pPrChange>
      </w:pPr>
      <w:proofErr w:type="gramStart"/>
      <w:ins w:id="1932" w:author="Eric Boisvert" w:date="2016-01-10T11:21:00Z">
        <w:r w:rsidRPr="005D6D19">
          <w:t>profileType</w:t>
        </w:r>
      </w:ins>
      <w:proofErr w:type="gramEnd"/>
    </w:p>
    <w:p w14:paraId="29837698" w14:textId="77777777" w:rsidR="00F011FC" w:rsidRPr="00F011FC" w:rsidRDefault="00F011FC">
      <w:pPr>
        <w:rPr>
          <w:ins w:id="1933" w:author="Eric Boisvert" w:date="2016-01-10T11:21:00Z"/>
        </w:rPr>
        <w:pPrChange w:id="1934" w:author="Eric Boisvert" w:date="2016-01-10T11:23:00Z">
          <w:pPr>
            <w:pStyle w:val="Caption"/>
          </w:pPr>
        </w:pPrChange>
      </w:pPr>
    </w:p>
    <w:p w14:paraId="1E3B8CCB" w14:textId="265F1A5F" w:rsidR="005D6D19" w:rsidRDefault="005D6D19">
      <w:pPr>
        <w:rPr>
          <w:ins w:id="1935" w:author="Eric Boisvert" w:date="2016-01-10T11:23:00Z"/>
        </w:rPr>
        <w:pPrChange w:id="1936" w:author="Eric Boisvert" w:date="2016-01-10T11:21:00Z">
          <w:pPr>
            <w:pStyle w:val="Caption"/>
          </w:pPr>
        </w:pPrChange>
      </w:pPr>
      <w:ins w:id="1937" w:author="Eric Boisvert" w:date="2016-01-10T11:21:00Z">
        <w:r>
          <w:t>The property profileType</w:t>
        </w:r>
        <w:proofErr w:type="gramStart"/>
        <w:r>
          <w:t>:FoldProfileTypeTerm</w:t>
        </w:r>
        <w:proofErr w:type="gramEnd"/>
        <w:r>
          <w:t xml:space="preserve"> shall </w:t>
        </w:r>
      </w:ins>
      <w:ins w:id="1938" w:author="Eric Boisvert" w:date="2016-01-10T11:22:00Z">
        <w:r>
          <w:t>contain</w:t>
        </w:r>
      </w:ins>
      <w:ins w:id="1939" w:author="Eric Boisvert" w:date="2016-01-10T11:21:00Z">
        <w:r>
          <w:t xml:space="preserve"> a </w:t>
        </w:r>
      </w:ins>
      <w:ins w:id="1940" w:author="Eric Boisvert" w:date="2016-01-10T11:22:00Z">
        <w:r>
          <w:t>term from a controlled vocabulary</w:t>
        </w:r>
      </w:ins>
      <w:ins w:id="1941" w:author="Eric Boisvert" w:date="2016-01-10T11:21:00Z">
        <w:r w:rsidRPr="005D6D19">
          <w:t xml:space="preserve"> specifying </w:t>
        </w:r>
      </w:ins>
      <w:ins w:id="1942" w:author="Eric Boisvert" w:date="2016-01-10T11:22:00Z">
        <w:r w:rsidR="00F011FC">
          <w:t xml:space="preserve">the </w:t>
        </w:r>
      </w:ins>
      <w:ins w:id="1943" w:author="Eric Boisvert" w:date="2016-01-10T11:21:00Z">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p>
    <w:p w14:paraId="6FBB0573" w14:textId="77777777" w:rsidR="00F011FC" w:rsidRDefault="00F011FC">
      <w:pPr>
        <w:rPr>
          <w:ins w:id="1944" w:author="Eric Boisvert" w:date="2016-01-10T11:23:00Z"/>
        </w:rPr>
        <w:pPrChange w:id="1945" w:author="Eric Boisvert" w:date="2016-01-10T11:21:00Z">
          <w:pPr>
            <w:pStyle w:val="Caption"/>
          </w:pPr>
        </w:pPrChange>
      </w:pPr>
    </w:p>
    <w:p w14:paraId="74CCF54D" w14:textId="452A6C37" w:rsidR="00F011FC" w:rsidRDefault="00F011FC">
      <w:pPr>
        <w:pStyle w:val="Heading5"/>
        <w:rPr>
          <w:ins w:id="1946" w:author="Eric Boisvert" w:date="2016-01-10T12:22:00Z"/>
          <w:lang w:val="en-CA"/>
        </w:rPr>
        <w:pPrChange w:id="1947" w:author="Eric Boisvert" w:date="2016-01-10T12:22:00Z">
          <w:pPr>
            <w:pStyle w:val="Caption"/>
          </w:pPr>
        </w:pPrChange>
      </w:pPr>
      <w:proofErr w:type="gramStart"/>
      <w:ins w:id="1948" w:author="Eric Boisvert" w:date="2016-01-10T11:23:00Z">
        <w:r w:rsidRPr="00D970E9">
          <w:rPr>
            <w:lang w:val="en-CA"/>
          </w:rPr>
          <w:lastRenderedPageBreak/>
          <w:t>stFoldDescription</w:t>
        </w:r>
      </w:ins>
      <w:proofErr w:type="gramEnd"/>
      <w:ins w:id="1949" w:author="Eric Boisvert" w:date="2016-01-10T12:22:00Z">
        <w:r w:rsidR="00174A58">
          <w:rPr>
            <w:lang w:val="en-CA"/>
          </w:rPr>
          <w:t xml:space="preserve"> (stub property)</w:t>
        </w:r>
      </w:ins>
    </w:p>
    <w:p w14:paraId="2DC107BC" w14:textId="77777777" w:rsidR="00E00E31" w:rsidRPr="00E00E31" w:rsidRDefault="00E00E31">
      <w:pPr>
        <w:rPr>
          <w:ins w:id="1950" w:author="Eric Boisvert" w:date="2016-01-10T11:29:00Z"/>
          <w:lang w:val="en-CA"/>
        </w:rPr>
        <w:pPrChange w:id="1951" w:author="Eric Boisvert" w:date="2016-01-10T12:22:00Z">
          <w:pPr>
            <w:pStyle w:val="Caption"/>
          </w:pPr>
        </w:pPrChange>
      </w:pPr>
    </w:p>
    <w:p w14:paraId="3BC7DCC5" w14:textId="0E7AC841" w:rsidR="00F011FC" w:rsidRDefault="00F011FC" w:rsidP="00F011FC">
      <w:pPr>
        <w:rPr>
          <w:ins w:id="1952" w:author="Eric Boisvert" w:date="2016-01-10T11:29:00Z"/>
          <w:lang w:val="en-CA"/>
        </w:rPr>
      </w:pPr>
      <w:ins w:id="1953" w:author="Eric Boisvert" w:date="2016-01-10T11:29:00Z">
        <w:r>
          <w:rPr>
            <w:lang w:val="en-CA"/>
          </w:rPr>
          <w:t xml:space="preserve">The property </w:t>
        </w:r>
        <w:r w:rsidRPr="00F011FC">
          <w:rPr>
            <w:lang w:val="en-CA"/>
          </w:rPr>
          <w:t>stFoldDescription</w:t>
        </w:r>
        <w:proofErr w:type="gramStart"/>
        <w:r>
          <w:rPr>
            <w:lang w:val="en-CA"/>
          </w:rPr>
          <w:t>:</w:t>
        </w:r>
      </w:ins>
      <w:ins w:id="1954" w:author="Eric Boisvert" w:date="2016-01-10T11:30:00Z">
        <w:r w:rsidRPr="00F011FC">
          <w:rPr>
            <w:lang w:val="en-CA"/>
          </w:rPr>
          <w:t>FoldAbstractDescription</w:t>
        </w:r>
        <w:proofErr w:type="gramEnd"/>
        <w:r w:rsidRPr="00F011FC">
          <w:rPr>
            <w:lang w:val="en-CA"/>
          </w:rPr>
          <w:t xml:space="preserve"> </w:t>
        </w:r>
      </w:ins>
      <w:ins w:id="1955" w:author="Eric Boisvert" w:date="2016-01-10T11:29:00Z">
        <w:r>
          <w:rPr>
            <w:lang w:val="en-CA"/>
          </w:rPr>
          <w:t>shall provide d</w:t>
        </w:r>
        <w:r w:rsidRPr="005D6D19">
          <w:rPr>
            <w:lang w:val="en-CA"/>
          </w:rPr>
          <w:t xml:space="preserve">etailed </w:t>
        </w:r>
      </w:ins>
      <w:ins w:id="1956" w:author="Eric Boisvert" w:date="2016-01-10T11:30:00Z">
        <w:r>
          <w:rPr>
            <w:lang w:val="en-CA"/>
          </w:rPr>
          <w:t>fold</w:t>
        </w:r>
      </w:ins>
      <w:ins w:id="1957" w:author="Eric Boisvert" w:date="2016-01-10T11:29:00Z">
        <w:r w:rsidRPr="005D6D19">
          <w:rPr>
            <w:lang w:val="en-CA"/>
          </w:rPr>
          <w:t xml:space="preserve"> description.  This is a stub property in GeoSciML Basic</w:t>
        </w:r>
        <w:r>
          <w:rPr>
            <w:lang w:val="en-CA"/>
          </w:rPr>
          <w:t xml:space="preserve"> since </w:t>
        </w:r>
      </w:ins>
      <w:ins w:id="1958" w:author="Eric Boisvert" w:date="2016-01-10T11:30:00Z">
        <w:r w:rsidRPr="00F011FC">
          <w:rPr>
            <w:lang w:val="en-CA"/>
          </w:rPr>
          <w:t xml:space="preserve">FoldAbstractDescription </w:t>
        </w:r>
      </w:ins>
      <w:ins w:id="1959" w:author="Eric Boisvert" w:date="2016-01-10T11:29:00Z">
        <w:r>
          <w:rPr>
            <w:lang w:val="en-CA"/>
          </w:rPr>
          <w:t>is an abstract class with no concrete subtype in GeoSciML Basic.</w:t>
        </w:r>
      </w:ins>
    </w:p>
    <w:p w14:paraId="16BF388F" w14:textId="5B84927F" w:rsidR="00415CBF" w:rsidRDefault="00415CBF" w:rsidP="00415CBF">
      <w:pPr>
        <w:pStyle w:val="Heading4"/>
      </w:pPr>
      <w:bookmarkStart w:id="1960" w:name="BKM_1562D6E5_754D_41F1_8BCA_821E81C1C77B"/>
      <w:bookmarkStart w:id="1961" w:name="BKM_2577AA17_B965_493F_8575_D32112AD8348"/>
      <w:bookmarkEnd w:id="1960"/>
      <w:bookmarkEnd w:id="196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ins w:id="1962" w:author="Eric Boisvert" w:date="2016-01-10T11:30:00Z">
        <w:r w:rsidR="00F011FC">
          <w:t xml:space="preserve"> (NADM, 2004</w:t>
        </w:r>
        <w:proofErr w:type="gramStart"/>
        <w:r w:rsidR="00F011FC">
          <w:t xml:space="preserve">) </w:t>
        </w:r>
      </w:ins>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FD3D73"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963" w:author="Eric Boisvert" w:date="2016-01-11T17:35:00Z">
        <w:r w:rsidR="00DE367C">
          <w:rPr>
            <w:noProof/>
          </w:rPr>
          <w:t>25</w:t>
        </w:r>
      </w:ins>
      <w:del w:id="1964" w:author="Eric Boisvert" w:date="2015-10-30T04:23:00Z">
        <w:r w:rsidR="00090DCF" w:rsidDel="007D2867">
          <w:rPr>
            <w:noProof/>
          </w:rPr>
          <w:delText>25</w:delText>
        </w:r>
      </w:del>
      <w:r w:rsidR="00673E83">
        <w:rPr>
          <w:noProof/>
        </w:rPr>
        <w:fldChar w:fldCharType="end"/>
      </w:r>
      <w:r>
        <w:t>: Foliation</w:t>
      </w:r>
    </w:p>
    <w:p w14:paraId="2F639981" w14:textId="4E6D1442" w:rsidR="00415CBF" w:rsidRDefault="00F011FC">
      <w:pPr>
        <w:pStyle w:val="Heading5"/>
        <w:rPr>
          <w:ins w:id="1965" w:author="Eric Boisvert" w:date="2016-01-10T11:32:00Z"/>
          <w:lang w:val="en-CA"/>
        </w:rPr>
        <w:pPrChange w:id="1966" w:author="Eric Boisvert" w:date="2016-01-10T11:33:00Z">
          <w:pPr>
            <w:autoSpaceDE w:val="0"/>
            <w:autoSpaceDN w:val="0"/>
            <w:adjustRightInd w:val="0"/>
            <w:spacing w:after="0"/>
          </w:pPr>
        </w:pPrChange>
      </w:pPr>
      <w:bookmarkStart w:id="1967" w:name="BKM_22F72D69_6FF6_4012_89A7_3FFAC0091563"/>
      <w:bookmarkEnd w:id="1967"/>
      <w:proofErr w:type="gramStart"/>
      <w:ins w:id="1968" w:author="Eric Boisvert" w:date="2016-01-10T11:32:00Z">
        <w:r w:rsidRPr="00F011FC">
          <w:rPr>
            <w:lang w:val="en-CA"/>
          </w:rPr>
          <w:lastRenderedPageBreak/>
          <w:t>foliationType</w:t>
        </w:r>
        <w:proofErr w:type="gramEnd"/>
      </w:ins>
    </w:p>
    <w:p w14:paraId="44B4B6C7" w14:textId="77777777" w:rsidR="00F011FC" w:rsidRDefault="00F011FC" w:rsidP="00415CBF">
      <w:pPr>
        <w:autoSpaceDE w:val="0"/>
        <w:autoSpaceDN w:val="0"/>
        <w:adjustRightInd w:val="0"/>
        <w:spacing w:after="0"/>
        <w:rPr>
          <w:ins w:id="1969" w:author="Eric Boisvert" w:date="2016-01-10T11:32:00Z"/>
          <w:color w:val="000000"/>
          <w:sz w:val="20"/>
          <w:szCs w:val="20"/>
          <w:lang w:val="en-CA"/>
        </w:rPr>
      </w:pPr>
    </w:p>
    <w:p w14:paraId="63D4DB37" w14:textId="35FC9EF0" w:rsidR="00F011FC" w:rsidRDefault="00F011FC">
      <w:pPr>
        <w:rPr>
          <w:ins w:id="1970" w:author="Eric Boisvert" w:date="2016-01-10T11:32:00Z"/>
          <w:lang w:val="en-CA"/>
        </w:rPr>
        <w:pPrChange w:id="1971" w:author="Eric Boisvert" w:date="2016-01-10T11:33:00Z">
          <w:pPr>
            <w:autoSpaceDE w:val="0"/>
            <w:autoSpaceDN w:val="0"/>
            <w:adjustRightInd w:val="0"/>
            <w:spacing w:after="0"/>
          </w:pPr>
        </w:pPrChange>
      </w:pPr>
      <w:ins w:id="1972" w:author="Eric Boisvert" w:date="2016-01-10T11:32:00Z">
        <w:r>
          <w:rPr>
            <w:lang w:val="en-CA"/>
          </w:rPr>
          <w:t>The foliationType</w:t>
        </w:r>
        <w:proofErr w:type="gramStart"/>
        <w:r>
          <w:rPr>
            <w:lang w:val="en-CA"/>
          </w:rPr>
          <w:t>:FoliationTypeTerm</w:t>
        </w:r>
        <w:proofErr w:type="gramEnd"/>
        <w:r>
          <w:rPr>
            <w:lang w:val="en-CA"/>
          </w:rPr>
          <w:t xml:space="preserve"> property shall specif</w:t>
        </w:r>
      </w:ins>
      <w:ins w:id="1973" w:author="Eric Boisvert" w:date="2016-01-10T11:33:00Z">
        <w:r>
          <w:rPr>
            <w:lang w:val="en-CA"/>
          </w:rPr>
          <w:t>y</w:t>
        </w:r>
      </w:ins>
      <w:ins w:id="1974" w:author="Eric Boisvert" w:date="2016-01-10T11:32:00Z">
        <w:r w:rsidRPr="00F011FC">
          <w:rPr>
            <w:lang w:val="en-CA"/>
          </w:rPr>
          <w:t xml:space="preserve"> the type of foliation</w:t>
        </w:r>
      </w:ins>
      <w:ins w:id="1975" w:author="Eric Boisvert" w:date="2016-01-10T11:33:00Z">
        <w:r w:rsidR="00624F7C">
          <w:rPr>
            <w:lang w:val="en-CA"/>
          </w:rPr>
          <w:t xml:space="preserve"> from a controlled vocabulary</w:t>
        </w:r>
      </w:ins>
      <w:ins w:id="1976" w:author="Eric Boisvert" w:date="2016-01-10T11:32:00Z">
        <w:r w:rsidRPr="00F011FC">
          <w:rPr>
            <w:lang w:val="en-CA"/>
          </w:rPr>
          <w:t>.  Examples include crenulation clea</w:t>
        </w:r>
        <w:r w:rsidR="00624F7C">
          <w:rPr>
            <w:lang w:val="en-CA"/>
          </w:rPr>
          <w:t>vage, slaty cleavage</w:t>
        </w:r>
      </w:ins>
      <w:ins w:id="1977" w:author="Eric Boisvert" w:date="2016-01-10T11:33:00Z">
        <w:r w:rsidR="00624F7C">
          <w:rPr>
            <w:lang w:val="en-CA"/>
          </w:rPr>
          <w:t xml:space="preserve"> and</w:t>
        </w:r>
      </w:ins>
      <w:ins w:id="1978" w:author="Eric Boisvert" w:date="2016-01-10T11:32:00Z">
        <w:r w:rsidRPr="00F011FC">
          <w:rPr>
            <w:lang w:val="en-CA"/>
          </w:rPr>
          <w:t xml:space="preserve"> schistosity</w:t>
        </w:r>
      </w:ins>
    </w:p>
    <w:p w14:paraId="6D6B6AB2" w14:textId="2896B8C9" w:rsidR="00F011FC" w:rsidRDefault="00624F7C">
      <w:pPr>
        <w:pStyle w:val="Heading5"/>
        <w:rPr>
          <w:ins w:id="1979" w:author="Eric Boisvert" w:date="2016-01-10T11:34:00Z"/>
          <w:lang w:val="en-CA"/>
        </w:rPr>
        <w:pPrChange w:id="1980" w:author="Eric Boisvert" w:date="2016-01-10T11:34:00Z">
          <w:pPr>
            <w:autoSpaceDE w:val="0"/>
            <w:autoSpaceDN w:val="0"/>
            <w:adjustRightInd w:val="0"/>
            <w:spacing w:after="0"/>
          </w:pPr>
        </w:pPrChange>
      </w:pPr>
      <w:proofErr w:type="gramStart"/>
      <w:ins w:id="1981" w:author="Eric Boisvert" w:date="2016-01-10T11:33:00Z">
        <w:r w:rsidRPr="00624F7C">
          <w:rPr>
            <w:lang w:val="en-CA"/>
          </w:rPr>
          <w:t>stFoliationDescription</w:t>
        </w:r>
      </w:ins>
      <w:proofErr w:type="gramEnd"/>
      <w:ins w:id="1982" w:author="Eric Boisvert" w:date="2016-01-10T12:22:00Z">
        <w:r w:rsidR="00174A58">
          <w:rPr>
            <w:lang w:val="en-CA"/>
          </w:rPr>
          <w:t xml:space="preserve"> (stub property)</w:t>
        </w:r>
      </w:ins>
    </w:p>
    <w:p w14:paraId="2E85BD48" w14:textId="77777777" w:rsidR="00624F7C" w:rsidRDefault="00624F7C" w:rsidP="00415CBF">
      <w:pPr>
        <w:autoSpaceDE w:val="0"/>
        <w:autoSpaceDN w:val="0"/>
        <w:adjustRightInd w:val="0"/>
        <w:spacing w:after="0"/>
        <w:rPr>
          <w:ins w:id="1983" w:author="Eric Boisvert" w:date="2016-01-10T11:34:00Z"/>
          <w:color w:val="000000"/>
          <w:sz w:val="20"/>
          <w:szCs w:val="20"/>
          <w:lang w:val="en-CA"/>
        </w:rPr>
      </w:pPr>
    </w:p>
    <w:p w14:paraId="693A1DDA" w14:textId="42F3B4D0" w:rsidR="00624F7C" w:rsidRDefault="00624F7C" w:rsidP="00624F7C">
      <w:pPr>
        <w:rPr>
          <w:ins w:id="1984" w:author="Eric Boisvert" w:date="2016-01-10T11:34:00Z"/>
          <w:lang w:val="en-CA"/>
        </w:rPr>
      </w:pPr>
      <w:ins w:id="1985" w:author="Eric Boisvert" w:date="2016-01-10T11:34:00Z">
        <w:r>
          <w:rPr>
            <w:lang w:val="en-CA"/>
          </w:rPr>
          <w:t xml:space="preserve">The property </w:t>
        </w:r>
        <w:r w:rsidRPr="00624F7C">
          <w:rPr>
            <w:lang w:val="en-CA"/>
          </w:rPr>
          <w:t>stFoliationDescription</w:t>
        </w:r>
        <w:proofErr w:type="gramStart"/>
        <w:r>
          <w:rPr>
            <w:lang w:val="en-CA"/>
          </w:rPr>
          <w:t>:</w:t>
        </w:r>
        <w:r w:rsidRPr="00624F7C">
          <w:rPr>
            <w:lang w:val="en-CA"/>
          </w:rPr>
          <w:t>Foliation</w:t>
        </w:r>
      </w:ins>
      <w:ins w:id="1986" w:author="Eric Boisvert" w:date="2016-01-10T12:07:00Z">
        <w:r w:rsidR="000427E6">
          <w:rPr>
            <w:lang w:val="en-CA"/>
          </w:rPr>
          <w:t>AbstractDescription</w:t>
        </w:r>
      </w:ins>
      <w:proofErr w:type="gramEnd"/>
      <w:ins w:id="1987" w:author="Eric Boisvert" w:date="2016-01-10T11:34:00Z">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ins>
      <w:ins w:id="1988" w:author="Eric Boisvert" w:date="2016-01-10T12:07:00Z">
        <w:r w:rsidR="000427E6" w:rsidRPr="000427E6">
          <w:rPr>
            <w:lang w:val="en-CA"/>
          </w:rPr>
          <w:t xml:space="preserve">FoliationAbstractDescription </w:t>
        </w:r>
      </w:ins>
      <w:ins w:id="1989" w:author="Eric Boisvert" w:date="2016-01-10T11:34:00Z">
        <w:r>
          <w:rPr>
            <w:lang w:val="en-CA"/>
          </w:rPr>
          <w:t>is an abstract class with no concrete subtype in GeoSciML Basic.</w:t>
        </w:r>
      </w:ins>
    </w:p>
    <w:p w14:paraId="5BBB3EAF" w14:textId="77777777" w:rsidR="00624F7C" w:rsidRDefault="00624F7C" w:rsidP="00415CBF">
      <w:pPr>
        <w:autoSpaceDE w:val="0"/>
        <w:autoSpaceDN w:val="0"/>
        <w:adjustRightInd w:val="0"/>
        <w:spacing w:after="0"/>
        <w:rPr>
          <w:ins w:id="1990" w:author="Eric Boisvert" w:date="2016-01-10T11:32:00Z"/>
          <w:color w:val="000000"/>
          <w:sz w:val="20"/>
          <w:szCs w:val="20"/>
          <w:lang w:val="en-CA"/>
        </w:rPr>
      </w:pPr>
    </w:p>
    <w:p w14:paraId="4428B379" w14:textId="230A3945" w:rsidR="00415CBF" w:rsidRDefault="00415CBF" w:rsidP="00415CBF">
      <w:pPr>
        <w:pStyle w:val="Heading4"/>
      </w:pPr>
      <w:bookmarkStart w:id="1991" w:name="BKM_D602E51F_1A69_4732_803D_A550C06800AD"/>
      <w:bookmarkEnd w:id="1991"/>
      <w:r>
        <w:t>ShearDisplacementStructure</w:t>
      </w:r>
    </w:p>
    <w:p w14:paraId="22DD68CD" w14:textId="77777777" w:rsidR="00415CBF" w:rsidRDefault="00415CBF" w:rsidP="00415CBF"/>
    <w:p w14:paraId="18F972D4" w14:textId="605133C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del w:id="1992" w:author="Eric Boisvert" w:date="2016-01-10T11:36:00Z">
        <w:r w:rsidRPr="00415CBF" w:rsidDel="00624F7C">
          <w:delText xml:space="preserve">10's </w:delText>
        </w:r>
      </w:del>
      <w:ins w:id="1993" w:author="Eric Boisvert" w:date="2016-01-10T11:36:00Z">
        <w:r w:rsidR="00624F7C">
          <w:t>ten</w:t>
        </w:r>
        <w:r w:rsidR="00624F7C" w:rsidRPr="00415CBF">
          <w:t xml:space="preserve">s </w:t>
        </w:r>
      </w:ins>
      <w:r w:rsidRPr="00415CBF">
        <w:t xml:space="preserve">of strands of both brittle and ductile nature. This structure may have some significant thickness (a deformation zone) and have an associated body of deformed rock that may be considered a </w:t>
      </w:r>
      <w:r>
        <w:t>deformation unit (</w:t>
      </w:r>
      <w:ins w:id="1994" w:author="Eric Boisvert" w:date="2016-01-10T11:44:00Z">
        <w:r w:rsidR="004631F8">
          <w:t xml:space="preserve">which </w:t>
        </w:r>
      </w:ins>
      <w:r>
        <w:t xml:space="preserve">geologicUnitType </w:t>
      </w:r>
      <w:ins w:id="1995" w:author="Eric Boisvert" w:date="2016-01-10T11:45:00Z">
        <w:r w:rsidR="004631F8">
          <w:t xml:space="preserve">is </w:t>
        </w:r>
      </w:ins>
      <w:del w:id="1996" w:author="Eric Boisvert" w:date="2016-01-10T11:45:00Z">
        <w:r w:rsidDel="004631F8">
          <w:delText>=</w:delText>
        </w:r>
      </w:del>
      <w:r>
        <w:t xml:space="preserve"> ‘</w:t>
      </w:r>
      <w:r w:rsidRPr="00415CBF">
        <w:t>DeformationUnit</w:t>
      </w:r>
      <w:r>
        <w:t>’)</w:t>
      </w:r>
      <w:ins w:id="1997" w:author="Eric Boisvert" w:date="2016-01-10T11:40:00Z">
        <w:r w:rsidR="00624F7C">
          <w:t xml:space="preserve"> which can be associated to the ShearDisplacementStructure </w:t>
        </w:r>
      </w:ins>
      <w:ins w:id="1998" w:author="Eric Boisvert" w:date="2016-01-10T11:41:00Z">
        <w:r w:rsidR="00624F7C">
          <w:t>using GeologicFeatureRelation from the Extension package</w:t>
        </w:r>
      </w:ins>
      <w:ins w:id="1999" w:author="Eric Boisvert" w:date="2016-01-10T11:44:00Z">
        <w:r w:rsidR="004631F8">
          <w:t xml:space="preserve"> (</w:t>
        </w:r>
        <w:r w:rsidR="004631F8">
          <w:fldChar w:fldCharType="begin"/>
        </w:r>
        <w:r w:rsidR="004631F8">
          <w:instrText xml:space="preserve"> REF _Ref440189613 \r \h </w:instrText>
        </w:r>
      </w:ins>
      <w:r w:rsidR="004631F8">
        <w:fldChar w:fldCharType="separate"/>
      </w:r>
      <w:ins w:id="2000" w:author="Eric Boisvert" w:date="2016-01-10T11:44:00Z">
        <w:r w:rsidR="004631F8">
          <w:t>8.5.1.1</w:t>
        </w:r>
        <w:r w:rsidR="004631F8">
          <w:fldChar w:fldCharType="end"/>
        </w:r>
        <w:r w:rsidR="004631F8">
          <w:t>)</w:t>
        </w:r>
      </w:ins>
      <w:ins w:id="2001" w:author="Eric Boisvert" w:date="2016-01-10T11:41:00Z">
        <w:r w:rsidR="00624F7C">
          <w:t>.</w:t>
        </w:r>
      </w:ins>
    </w:p>
    <w:p w14:paraId="6E425B04" w14:textId="0FAC8E1A" w:rsidR="00415CBF" w:rsidRDefault="00FD3D73"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02" w:author="Eric Boisvert" w:date="2016-01-11T17:35:00Z">
        <w:r w:rsidR="00DE367C">
          <w:rPr>
            <w:noProof/>
          </w:rPr>
          <w:t>26</w:t>
        </w:r>
      </w:ins>
      <w:del w:id="2003"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ins w:id="2004" w:author="Eric Boisvert" w:date="2016-01-10T12:04:00Z"/>
          <w:color w:val="000000"/>
          <w:sz w:val="20"/>
          <w:szCs w:val="20"/>
          <w:lang w:val="en-CA"/>
        </w:rPr>
      </w:pPr>
      <w:bookmarkStart w:id="2005" w:name="BKM_2C0BAC72_25F4_4403_B6F3_8CD29CC45162"/>
      <w:bookmarkEnd w:id="2005"/>
    </w:p>
    <w:p w14:paraId="2DF78B31" w14:textId="7F6BAD5C" w:rsidR="000427E6" w:rsidRDefault="000427E6">
      <w:pPr>
        <w:pStyle w:val="Heading5"/>
        <w:rPr>
          <w:ins w:id="2006" w:author="Eric Boisvert" w:date="2016-01-10T12:04:00Z"/>
          <w:lang w:val="en-CA"/>
        </w:rPr>
        <w:pPrChange w:id="2007" w:author="Eric Boisvert" w:date="2016-01-10T12:05:00Z">
          <w:pPr>
            <w:autoSpaceDE w:val="0"/>
            <w:autoSpaceDN w:val="0"/>
            <w:adjustRightInd w:val="0"/>
            <w:spacing w:after="0"/>
          </w:pPr>
        </w:pPrChange>
      </w:pPr>
      <w:proofErr w:type="gramStart"/>
      <w:ins w:id="2008" w:author="Eric Boisvert" w:date="2016-01-10T12:04:00Z">
        <w:r>
          <w:rPr>
            <w:lang w:val="en-CA"/>
          </w:rPr>
          <w:t>faultType</w:t>
        </w:r>
        <w:proofErr w:type="gramEnd"/>
      </w:ins>
    </w:p>
    <w:p w14:paraId="0D826869" w14:textId="77777777" w:rsidR="000427E6" w:rsidRDefault="000427E6" w:rsidP="00415CBF">
      <w:pPr>
        <w:autoSpaceDE w:val="0"/>
        <w:autoSpaceDN w:val="0"/>
        <w:adjustRightInd w:val="0"/>
        <w:spacing w:after="0"/>
        <w:rPr>
          <w:ins w:id="2009" w:author="Eric Boisvert" w:date="2016-01-10T12:04:00Z"/>
          <w:color w:val="000000"/>
          <w:sz w:val="20"/>
          <w:szCs w:val="20"/>
          <w:lang w:val="en-CA"/>
        </w:rPr>
      </w:pPr>
    </w:p>
    <w:p w14:paraId="0CA3B537" w14:textId="3E195C46" w:rsidR="000427E6" w:rsidRDefault="000427E6">
      <w:pPr>
        <w:rPr>
          <w:ins w:id="2010" w:author="Eric Boisvert" w:date="2016-01-10T12:04:00Z"/>
          <w:lang w:val="en-CA"/>
        </w:rPr>
        <w:pPrChange w:id="2011" w:author="Eric Boisvert" w:date="2016-01-10T12:05:00Z">
          <w:pPr>
            <w:autoSpaceDE w:val="0"/>
            <w:autoSpaceDN w:val="0"/>
            <w:adjustRightInd w:val="0"/>
            <w:spacing w:after="0"/>
          </w:pPr>
        </w:pPrChange>
      </w:pPr>
      <w:ins w:id="2012" w:author="Eric Boisvert" w:date="2016-01-10T12:04:00Z">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ins>
    </w:p>
    <w:p w14:paraId="28E291D7" w14:textId="11517889" w:rsidR="000427E6" w:rsidRDefault="000427E6">
      <w:pPr>
        <w:pStyle w:val="Heading5"/>
        <w:rPr>
          <w:ins w:id="2013" w:author="Eric Boisvert" w:date="2016-01-10T12:05:00Z"/>
          <w:lang w:val="en-CA"/>
        </w:rPr>
        <w:pPrChange w:id="2014" w:author="Eric Boisvert" w:date="2016-01-10T12:06:00Z">
          <w:pPr>
            <w:autoSpaceDE w:val="0"/>
            <w:autoSpaceDN w:val="0"/>
            <w:adjustRightInd w:val="0"/>
            <w:spacing w:after="0"/>
          </w:pPr>
        </w:pPrChange>
      </w:pPr>
      <w:proofErr w:type="gramStart"/>
      <w:ins w:id="2015" w:author="Eric Boisvert" w:date="2016-01-10T12:05:00Z">
        <w:r w:rsidRPr="000427E6">
          <w:rPr>
            <w:lang w:val="en-CA"/>
          </w:rPr>
          <w:t>stStructureDescription</w:t>
        </w:r>
        <w:proofErr w:type="gramEnd"/>
      </w:ins>
    </w:p>
    <w:p w14:paraId="3CE72375" w14:textId="77777777" w:rsidR="000427E6" w:rsidRDefault="000427E6" w:rsidP="00415CBF">
      <w:pPr>
        <w:autoSpaceDE w:val="0"/>
        <w:autoSpaceDN w:val="0"/>
        <w:adjustRightInd w:val="0"/>
        <w:spacing w:after="0"/>
        <w:rPr>
          <w:ins w:id="2016" w:author="Eric Boisvert" w:date="2016-01-10T12:05:00Z"/>
          <w:color w:val="000000"/>
          <w:sz w:val="20"/>
          <w:szCs w:val="20"/>
          <w:lang w:val="en-CA"/>
        </w:rPr>
      </w:pPr>
    </w:p>
    <w:p w14:paraId="0AF59729" w14:textId="5BC6E17F" w:rsidR="000427E6" w:rsidRDefault="000427E6" w:rsidP="000427E6">
      <w:pPr>
        <w:rPr>
          <w:ins w:id="2017" w:author="Eric Boisvert" w:date="2016-01-10T12:05:00Z"/>
          <w:lang w:val="en-CA"/>
        </w:rPr>
      </w:pPr>
      <w:ins w:id="2018" w:author="Eric Boisvert" w:date="2016-01-10T12:05:00Z">
        <w:r>
          <w:rPr>
            <w:lang w:val="en-CA"/>
          </w:rPr>
          <w:t xml:space="preserve">The property </w:t>
        </w:r>
        <w:r w:rsidRPr="000427E6">
          <w:rPr>
            <w:lang w:val="en-CA"/>
          </w:rPr>
          <w:t>stStructureDescription</w:t>
        </w:r>
        <w:proofErr w:type="gramStart"/>
        <w:r>
          <w:rPr>
            <w:lang w:val="en-CA"/>
          </w:rPr>
          <w:t>:</w:t>
        </w:r>
      </w:ins>
      <w:ins w:id="2019" w:author="Eric Boisvert" w:date="2016-01-10T12:06:00Z">
        <w:r w:rsidRPr="000427E6">
          <w:rPr>
            <w:lang w:val="en-CA"/>
          </w:rPr>
          <w:t>ShearDisplacementStructureAbstractDescription</w:t>
        </w:r>
        <w:proofErr w:type="gramEnd"/>
        <w:r w:rsidRPr="000427E6">
          <w:rPr>
            <w:lang w:val="en-CA"/>
          </w:rPr>
          <w:t xml:space="preserve"> </w:t>
        </w:r>
      </w:ins>
      <w:ins w:id="2020" w:author="Eric Boisvert" w:date="2016-01-10T12:05:00Z">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ins>
      <w:ins w:id="2021" w:author="Eric Boisvert" w:date="2016-01-10T12:06:00Z">
        <w:r w:rsidRPr="000427E6">
          <w:rPr>
            <w:lang w:val="en-CA"/>
          </w:rPr>
          <w:t xml:space="preserve">ShearDisplacementStructureAbstractDescription </w:t>
        </w:r>
      </w:ins>
      <w:ins w:id="2022" w:author="Eric Boisvert" w:date="2016-01-10T12:05:00Z">
        <w:r>
          <w:rPr>
            <w:lang w:val="en-CA"/>
          </w:rPr>
          <w:t>is an abstract class with no concrete subtype in GeoSciML Basic.</w:t>
        </w:r>
      </w:ins>
    </w:p>
    <w:p w14:paraId="0A48190C" w14:textId="77777777" w:rsidR="000427E6" w:rsidRDefault="000427E6" w:rsidP="00415CBF">
      <w:pPr>
        <w:autoSpaceDE w:val="0"/>
        <w:autoSpaceDN w:val="0"/>
        <w:adjustRightInd w:val="0"/>
        <w:spacing w:after="0"/>
        <w:rPr>
          <w:ins w:id="2023" w:author="Eric Boisvert" w:date="2016-01-10T12:05:00Z"/>
          <w:color w:val="000000"/>
          <w:sz w:val="20"/>
          <w:szCs w:val="20"/>
          <w:lang w:val="en-CA"/>
        </w:rPr>
      </w:pPr>
    </w:p>
    <w:p w14:paraId="37C47BAE" w14:textId="5BF03658" w:rsidR="008E711C" w:rsidRDefault="008E711C" w:rsidP="005A7580">
      <w:pPr>
        <w:pStyle w:val="Heading3"/>
      </w:pPr>
      <w:bookmarkStart w:id="2024" w:name="BKM_6D164D9B_00C6_4467_A49F_201E1DB05D3E"/>
      <w:bookmarkStart w:id="2025" w:name="_Toc439943466"/>
      <w:bookmarkEnd w:id="2024"/>
      <w:r>
        <w:t>Geomorphology</w:t>
      </w:r>
      <w:bookmarkEnd w:id="2025"/>
    </w:p>
    <w:p w14:paraId="54B0C7D1" w14:textId="77777777" w:rsidR="00FB057B" w:rsidRDefault="00FB057B" w:rsidP="00415CBF"/>
    <w:p w14:paraId="07C9989B" w14:textId="3FB7A363" w:rsidR="008E711C" w:rsidRDefault="00FB057B" w:rsidP="00415CBF">
      <w:r w:rsidRPr="00FB057B">
        <w:lastRenderedPageBreak/>
        <w:t xml:space="preserve">The Geomorphology </w:t>
      </w:r>
      <w:ins w:id="2026" w:author="Eric Boisvert" w:date="2016-01-10T12:14:00Z">
        <w:r w:rsidR="00174A58">
          <w:t>sub-</w:t>
        </w:r>
      </w:ins>
      <w:r w:rsidRPr="00FB057B">
        <w:t>package describes features that comprise the shape and nature of the Earth's land surface (ie, landforms).  These landforms may be created by natural Earth processes (eg, river channel, beach, moraine</w:t>
      </w:r>
      <w:ins w:id="2027" w:author="Eric Boisvert" w:date="2016-01-10T12:14:00Z">
        <w:r w:rsidR="00174A58">
          <w:t xml:space="preserve"> or</w:t>
        </w:r>
      </w:ins>
      <w:del w:id="2028" w:author="Eric Boisvert" w:date="2016-01-10T12:14:00Z">
        <w:r w:rsidRPr="00FB057B" w:rsidDel="00174A58">
          <w:delText>,</w:delText>
        </w:r>
      </w:del>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FD3D73"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46725FB8"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029" w:author="Eric Boisvert" w:date="2016-01-11T17:35:00Z">
        <w:r w:rsidR="00DE367C">
          <w:rPr>
            <w:noProof/>
          </w:rPr>
          <w:t>27</w:t>
        </w:r>
      </w:ins>
      <w:del w:id="2030" w:author="Eric Boisvert" w:date="2015-10-30T04:23:00Z">
        <w:r w:rsidR="00090DCF" w:rsidDel="007D2867">
          <w:rPr>
            <w:noProof/>
          </w:rPr>
          <w:delText>27</w:delText>
        </w:r>
      </w:del>
      <w:r w:rsidR="00673E83">
        <w:rPr>
          <w:noProof/>
        </w:rPr>
        <w:fldChar w:fldCharType="end"/>
      </w:r>
      <w:r>
        <w:t xml:space="preserve"> : Geomorphologic feature</w:t>
      </w:r>
      <w:ins w:id="2031" w:author="Eric Boisvert" w:date="2016-01-10T12:15:00Z">
        <w:r w:rsidR="00174A58">
          <w:t xml:space="preserve"> summary diagram</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2C825636" w:rsidR="00FB057B" w:rsidRDefault="00FB057B" w:rsidP="00FB057B">
      <w:pPr>
        <w:rPr>
          <w:ins w:id="2032" w:author="Eric Boisvert" w:date="2016-01-10T12:25:00Z"/>
        </w:rPr>
      </w:pPr>
      <w:r>
        <w:t>A geomorphologic feature is a</w:t>
      </w:r>
      <w:r w:rsidRPr="00FB057B">
        <w:t xml:space="preserve"> feature describing the shape and nature of the Earth's land surface (ie, a landform).  These landforms may be created by natural Earth processes (eg, river channel, beach, moraine</w:t>
      </w:r>
      <w:ins w:id="2033" w:author="Eric Boisvert" w:date="2016-01-10T12:25:00Z">
        <w:r w:rsidR="00ED4EA5">
          <w:t xml:space="preserve"> or</w:t>
        </w:r>
      </w:ins>
      <w:del w:id="2034" w:author="Eric Boisvert" w:date="2016-01-10T12:25:00Z">
        <w:r w:rsidRPr="00FB057B" w:rsidDel="00ED4EA5">
          <w:delText>,</w:delText>
        </w:r>
      </w:del>
      <w:r w:rsidRPr="00FB057B">
        <w:t xml:space="preserve"> mountain) or through human (anthropogenic) activity (eg, dredged channel, reclaimed land, mine waste dumps).</w:t>
      </w:r>
      <w:ins w:id="2035" w:author="Eric Boisvert" w:date="2016-01-10T12:17:00Z">
        <w:r w:rsidR="00174A58">
          <w:t xml:space="preserve">  In GeoSciML, the geomorphologic feature is modelled as a feature related</w:t>
        </w:r>
      </w:ins>
      <w:ins w:id="2036" w:author="Eric Boisvert" w:date="2016-01-10T12:18:00Z">
        <w:r w:rsidR="00174A58">
          <w:t xml:space="preserve"> (through unitDescription property)</w:t>
        </w:r>
      </w:ins>
      <w:ins w:id="2037" w:author="Eric Boisvert" w:date="2016-01-10T12:17:00Z">
        <w:r w:rsidR="00174A58">
          <w:t xml:space="preserve"> to a GeologicUnit that </w:t>
        </w:r>
      </w:ins>
      <w:ins w:id="2038" w:author="Eric Boisvert" w:date="2016-01-10T12:19:00Z">
        <w:r w:rsidR="00174A58">
          <w:t>composes the form.</w:t>
        </w:r>
      </w:ins>
    </w:p>
    <w:p w14:paraId="1F321A67" w14:textId="77777777" w:rsidR="00ED4EA5" w:rsidRDefault="00ED4EA5" w:rsidP="00FB057B">
      <w:pPr>
        <w:rPr>
          <w:ins w:id="2039" w:author="Eric Boisvert" w:date="2016-01-10T12:25:00Z"/>
        </w:rPr>
      </w:pPr>
    </w:p>
    <w:p w14:paraId="602BB184" w14:textId="3143DE42" w:rsidR="00ED4EA5" w:rsidRDefault="00ED4EA5" w:rsidP="00FB057B">
      <w:pPr>
        <w:rPr>
          <w:ins w:id="2040" w:author="Eric Boisvert" w:date="2016-01-10T12:25:00Z"/>
        </w:rPr>
      </w:pPr>
      <w:ins w:id="2041" w:author="Eric Boisvert" w:date="2016-01-10T12:25:00Z">
        <w:r>
          <w:t xml:space="preserve">Example describing </w:t>
        </w:r>
      </w:ins>
      <w:ins w:id="2042" w:author="Eric Boisvert" w:date="2016-01-10T12:58:00Z">
        <w:r w:rsidR="00C01850">
          <w:t>Etna volcano</w:t>
        </w:r>
      </w:ins>
    </w:p>
    <w:p w14:paraId="4464C7AB" w14:textId="77777777" w:rsidR="00C01850" w:rsidRDefault="00FD3D73">
      <w:pPr>
        <w:keepNext/>
        <w:rPr>
          <w:ins w:id="2043" w:author="Eric Boisvert" w:date="2016-01-10T13:00:00Z"/>
        </w:rPr>
        <w:pPrChange w:id="2044" w:author="Eric Boisvert" w:date="2016-01-10T13:00:00Z">
          <w:pPr/>
        </w:pPrChange>
      </w:pPr>
      <w:ins w:id="2045" w:author="Eric Boisvert" w:date="2016-01-10T12:59:00Z">
        <w:r>
          <w:lastRenderedPageBreak/>
          <w:pict w14:anchorId="10AA5741">
            <v:shape id="_x0000_i1051" type="#_x0000_t75" style="width:424.5pt;height:318.1pt">
              <v:imagedata r:id="rId39" o:title=""/>
            </v:shape>
          </w:pict>
        </w:r>
      </w:ins>
    </w:p>
    <w:p w14:paraId="0745F577" w14:textId="3B4848E9" w:rsidR="00ED4EA5" w:rsidRDefault="00C01850">
      <w:pPr>
        <w:pStyle w:val="Caption"/>
        <w:rPr>
          <w:ins w:id="2046" w:author="Eric Boisvert" w:date="2016-01-10T13:06:00Z"/>
        </w:rPr>
        <w:pPrChange w:id="2047" w:author="Eric Boisvert" w:date="2016-01-10T13:00:00Z">
          <w:pPr/>
        </w:pPrChange>
      </w:pPr>
      <w:bookmarkStart w:id="2048" w:name="_Ref440194521"/>
      <w:ins w:id="2049" w:author="Eric Boisvert" w:date="2016-01-10T13:00:00Z">
        <w:r>
          <w:t xml:space="preserve">Figure </w:t>
        </w:r>
        <w:r>
          <w:fldChar w:fldCharType="begin"/>
        </w:r>
        <w:r>
          <w:instrText xml:space="preserve"> SEQ Figure \* ARABIC </w:instrText>
        </w:r>
      </w:ins>
      <w:r>
        <w:fldChar w:fldCharType="separate"/>
      </w:r>
      <w:ins w:id="2050" w:author="Eric Boisvert" w:date="2016-01-11T17:35:00Z">
        <w:r w:rsidR="00DE367C">
          <w:rPr>
            <w:noProof/>
          </w:rPr>
          <w:t>28</w:t>
        </w:r>
      </w:ins>
      <w:ins w:id="2051" w:author="Eric Boisvert" w:date="2016-01-10T13:00:00Z">
        <w:r>
          <w:fldChar w:fldCharType="end"/>
        </w:r>
        <w:bookmarkEnd w:id="2048"/>
        <w:r>
          <w:t xml:space="preserve"> </w:t>
        </w:r>
        <w:proofErr w:type="gramStart"/>
        <w:r>
          <w:t>Partial</w:t>
        </w:r>
        <w:proofErr w:type="gramEnd"/>
        <w:r>
          <w:t xml:space="preserve"> encoding of Etna volcano geomorphological unit (from Branca et al, 2011)</w:t>
        </w:r>
      </w:ins>
    </w:p>
    <w:p w14:paraId="56DFE2E4" w14:textId="7CCA65C8" w:rsidR="0070194D" w:rsidRPr="0070194D" w:rsidRDefault="0070194D">
      <w:pPr>
        <w:rPr>
          <w:ins w:id="2052" w:author="Eric Boisvert" w:date="2016-01-10T12:19:00Z"/>
        </w:rPr>
      </w:pPr>
      <w:ins w:id="2053" w:author="Eric Boisvert" w:date="2016-01-10T13:06:00Z">
        <w:r>
          <w:fldChar w:fldCharType="begin"/>
        </w:r>
        <w:r>
          <w:instrText xml:space="preserve"> REF _Ref440194521 \h </w:instrText>
        </w:r>
      </w:ins>
      <w:r>
        <w:fldChar w:fldCharType="separate"/>
      </w:r>
      <w:ins w:id="2054" w:author="Eric Boisvert" w:date="2016-01-10T13:06:00Z">
        <w:r>
          <w:t xml:space="preserve">Figure </w:t>
        </w:r>
        <w:r>
          <w:rPr>
            <w:noProof/>
          </w:rPr>
          <w:t>28</w:t>
        </w:r>
        <w:r>
          <w:fldChar w:fldCharType="end"/>
        </w:r>
        <w:r>
          <w:t xml:space="preserve"> shows an example of GeoSciML encoding of Etna volcano geomorphologic unit (From B</w:t>
        </w:r>
      </w:ins>
      <w:ins w:id="2055" w:author="Eric Boisvert" w:date="2016-01-10T13:07:00Z">
        <w:r>
          <w:t>r</w:t>
        </w:r>
      </w:ins>
      <w:ins w:id="2056" w:author="Eric Boisvert" w:date="2016-01-10T13:06:00Z">
        <w:r>
          <w:t>anca et al, 2011)</w:t>
        </w:r>
      </w:ins>
      <w:ins w:id="2057" w:author="Eric Boisvert" w:date="2016-01-10T15:22:00Z">
        <w:r w:rsidR="00F829B5">
          <w:t xml:space="preserve"> showing how the geomorphologic feature is separated from the geologic units it is made of.</w:t>
        </w:r>
      </w:ins>
    </w:p>
    <w:p w14:paraId="5523A843" w14:textId="2D74B903" w:rsidR="00174A58" w:rsidRDefault="00174A58">
      <w:pPr>
        <w:pStyle w:val="Heading5"/>
        <w:rPr>
          <w:ins w:id="2058" w:author="Eric Boisvert" w:date="2016-01-10T12:21:00Z"/>
        </w:rPr>
        <w:pPrChange w:id="2059" w:author="Eric Boisvert" w:date="2016-01-10T12:21:00Z">
          <w:pPr/>
        </w:pPrChange>
      </w:pPr>
      <w:proofErr w:type="gramStart"/>
      <w:ins w:id="2060" w:author="Eric Boisvert" w:date="2016-01-10T12:19:00Z">
        <w:r w:rsidRPr="00174A58">
          <w:t>unitDescription</w:t>
        </w:r>
      </w:ins>
      <w:proofErr w:type="gramEnd"/>
    </w:p>
    <w:p w14:paraId="1CDEFE6F" w14:textId="77777777" w:rsidR="00174A58" w:rsidRPr="00174A58" w:rsidRDefault="00174A58">
      <w:pPr>
        <w:rPr>
          <w:ins w:id="2061" w:author="Eric Boisvert" w:date="2016-01-10T12:19:00Z"/>
        </w:rPr>
      </w:pPr>
    </w:p>
    <w:p w14:paraId="612BBE8C" w14:textId="097B4C8B" w:rsidR="00174A58" w:rsidRDefault="00174A58" w:rsidP="00FB057B">
      <w:pPr>
        <w:rPr>
          <w:ins w:id="2062" w:author="Eric Boisvert" w:date="2016-01-10T12:20:00Z"/>
        </w:rPr>
      </w:pPr>
      <w:ins w:id="2063" w:author="Eric Boisvert" w:date="2016-01-10T12:19:00Z">
        <w:r>
          <w:t xml:space="preserve">The unitDescrition property is an association that shall link the </w:t>
        </w:r>
      </w:ins>
      <w:ins w:id="2064" w:author="Eric Boisvert" w:date="2016-01-10T12:20:00Z">
        <w:r>
          <w:t>geomorphologic feature to a g</w:t>
        </w:r>
      </w:ins>
      <w:ins w:id="2065" w:author="Eric Boisvert" w:date="2016-01-10T12:19:00Z">
        <w:r w:rsidRPr="00174A58">
          <w:t>eologic description (eg, related stratigraphic units and earth materials</w:t>
        </w:r>
      </w:ins>
      <w:ins w:id="2066" w:author="Eric Boisvert" w:date="2016-01-10T12:20:00Z">
        <w:r>
          <w:t>)</w:t>
        </w:r>
      </w:ins>
    </w:p>
    <w:p w14:paraId="5A3420E6" w14:textId="4D1E0836" w:rsidR="00174A58" w:rsidRDefault="00174A58">
      <w:pPr>
        <w:pStyle w:val="Heading5"/>
        <w:rPr>
          <w:ins w:id="2067" w:author="Eric Boisvert" w:date="2016-01-10T12:19:00Z"/>
        </w:rPr>
        <w:pPrChange w:id="2068" w:author="Eric Boisvert" w:date="2016-01-10T12:21:00Z">
          <w:pPr/>
        </w:pPrChange>
      </w:pPr>
      <w:proofErr w:type="gramStart"/>
      <w:ins w:id="2069" w:author="Eric Boisvert" w:date="2016-01-10T12:21:00Z">
        <w:r w:rsidRPr="00D970E9">
          <w:rPr>
            <w:lang w:val="en-CA"/>
          </w:rPr>
          <w:t>gmFeatureDescription</w:t>
        </w:r>
      </w:ins>
      <w:proofErr w:type="gramEnd"/>
      <w:ins w:id="2070" w:author="Eric Boisvert" w:date="2016-01-10T12:22:00Z">
        <w:r>
          <w:rPr>
            <w:lang w:val="en-CA"/>
          </w:rPr>
          <w:t xml:space="preserve"> (stub property)</w:t>
        </w:r>
      </w:ins>
    </w:p>
    <w:p w14:paraId="4E8843D9" w14:textId="77777777" w:rsidR="00ED4EA5" w:rsidRDefault="00ED4EA5" w:rsidP="00174A58">
      <w:pPr>
        <w:rPr>
          <w:ins w:id="2071" w:author="Eric Boisvert" w:date="2016-01-10T12:23:00Z"/>
          <w:lang w:val="en-CA"/>
        </w:rPr>
      </w:pPr>
    </w:p>
    <w:p w14:paraId="6C52269B" w14:textId="6181C7F6" w:rsidR="00174A58" w:rsidRDefault="00174A58" w:rsidP="00174A58">
      <w:pPr>
        <w:rPr>
          <w:ins w:id="2072" w:author="Eric Boisvert" w:date="2016-01-10T12:21:00Z"/>
          <w:lang w:val="en-CA"/>
        </w:rPr>
      </w:pPr>
      <w:ins w:id="2073" w:author="Eric Boisvert" w:date="2016-01-10T12:21:00Z">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ins>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1E1F295B" w:rsidR="00E1402F" w:rsidRDefault="00E1402F" w:rsidP="00FB057B">
      <w:pPr>
        <w:rPr>
          <w:ins w:id="2074" w:author="Eric Boisvert" w:date="2016-01-10T13:23:00Z"/>
        </w:rPr>
      </w:pPr>
      <w:r w:rsidRPr="00E1402F">
        <w:lastRenderedPageBreak/>
        <w:t xml:space="preserve">A </w:t>
      </w:r>
      <w:ins w:id="2075" w:author="Eric Boisvert" w:date="2016-01-10T12:23:00Z">
        <w:r w:rsidR="00ED4EA5">
          <w:t xml:space="preserve">natural geomorphologic feature is a </w:t>
        </w:r>
      </w:ins>
      <w:r w:rsidRPr="00E1402F">
        <w:t>geomorphologic feature (ie, landform) that has been created by natural Earth processes. For example, river channel, beach ridge, caldera, canyon, moraine</w:t>
      </w:r>
      <w:del w:id="2076" w:author="Eric Boisvert" w:date="2016-01-10T12:23:00Z">
        <w:r w:rsidRPr="00E1402F" w:rsidDel="00ED4EA5">
          <w:delText>,</w:delText>
        </w:r>
      </w:del>
      <w:ins w:id="2077" w:author="Eric Boisvert" w:date="2016-01-10T12:23:00Z">
        <w:r w:rsidR="00ED4EA5">
          <w:t xml:space="preserve"> or</w:t>
        </w:r>
      </w:ins>
      <w:r w:rsidRPr="00E1402F">
        <w:t xml:space="preserve"> mud flat.</w:t>
      </w:r>
    </w:p>
    <w:p w14:paraId="33961CF1" w14:textId="13F89D98" w:rsidR="003D6337" w:rsidRDefault="003D6337">
      <w:pPr>
        <w:pStyle w:val="Heading5"/>
        <w:rPr>
          <w:ins w:id="2078" w:author="Eric Boisvert" w:date="2016-01-10T13:25:00Z"/>
        </w:rPr>
        <w:pPrChange w:id="2079" w:author="Eric Boisvert" w:date="2016-01-10T13:25:00Z">
          <w:pPr/>
        </w:pPrChange>
      </w:pPr>
      <w:proofErr w:type="gramStart"/>
      <w:ins w:id="2080" w:author="Eric Boisvert" w:date="2016-01-10T13:23:00Z">
        <w:r w:rsidRPr="003D6337">
          <w:t>naturalGeomorphologicFeatureType</w:t>
        </w:r>
      </w:ins>
      <w:proofErr w:type="gramEnd"/>
    </w:p>
    <w:p w14:paraId="1C2A3388" w14:textId="77777777" w:rsidR="003D6337" w:rsidRPr="003D6337" w:rsidRDefault="003D6337">
      <w:pPr>
        <w:rPr>
          <w:ins w:id="2081" w:author="Eric Boisvert" w:date="2016-01-10T13:23:00Z"/>
        </w:rPr>
      </w:pPr>
    </w:p>
    <w:p w14:paraId="19689FAF" w14:textId="30432D36" w:rsidR="003D6337" w:rsidRDefault="003D6337" w:rsidP="00FB057B">
      <w:ins w:id="2082" w:author="Eric Boisvert" w:date="2016-01-10T13:23:00Z">
        <w:r>
          <w:t>The property naturalGeomorphologicFeatureType:</w:t>
        </w:r>
      </w:ins>
      <w:ins w:id="2083" w:author="Eric Boisvert" w:date="2016-01-10T13:24:00Z">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p>
    <w:p w14:paraId="7A5651AC" w14:textId="378AA02B" w:rsidR="00E1402F" w:rsidRDefault="00E1402F" w:rsidP="00E1402F">
      <w:pPr>
        <w:autoSpaceDE w:val="0"/>
        <w:autoSpaceDN w:val="0"/>
        <w:adjustRightInd w:val="0"/>
        <w:spacing w:after="0"/>
        <w:rPr>
          <w:ins w:id="2084" w:author="Eric Boisvert" w:date="2016-01-10T13:25:00Z"/>
          <w:color w:val="000000"/>
          <w:sz w:val="20"/>
          <w:szCs w:val="20"/>
          <w:lang w:val="en-CA"/>
        </w:rPr>
      </w:pPr>
      <w:bookmarkStart w:id="2085" w:name="BKM_4E3AD03A_F983_4BE7_BAD7_D46FA41454DA"/>
      <w:bookmarkEnd w:id="2085"/>
    </w:p>
    <w:p w14:paraId="566339D6" w14:textId="7525B188" w:rsidR="003D6337" w:rsidRDefault="003D6337">
      <w:pPr>
        <w:pStyle w:val="Heading5"/>
        <w:rPr>
          <w:ins w:id="2086" w:author="Eric Boisvert" w:date="2016-01-10T13:25:00Z"/>
          <w:lang w:val="en-CA"/>
        </w:rPr>
        <w:pPrChange w:id="2087" w:author="Eric Boisvert" w:date="2016-01-10T13:25:00Z">
          <w:pPr>
            <w:autoSpaceDE w:val="0"/>
            <w:autoSpaceDN w:val="0"/>
            <w:adjustRightInd w:val="0"/>
            <w:spacing w:after="0"/>
          </w:pPr>
        </w:pPrChange>
      </w:pPr>
      <w:ins w:id="2088" w:author="Eric Boisvert" w:date="2016-01-10T13:25:00Z">
        <w:r w:rsidRPr="00D970E9">
          <w:rPr>
            <w:lang w:val="en-CA"/>
          </w:rPr>
          <w:t>Activity</w:t>
        </w:r>
      </w:ins>
    </w:p>
    <w:p w14:paraId="4D045EDB" w14:textId="77777777" w:rsidR="003D6337" w:rsidRDefault="003D6337" w:rsidP="00E1402F">
      <w:pPr>
        <w:autoSpaceDE w:val="0"/>
        <w:autoSpaceDN w:val="0"/>
        <w:adjustRightInd w:val="0"/>
        <w:spacing w:after="0"/>
        <w:rPr>
          <w:ins w:id="2089" w:author="Eric Boisvert" w:date="2016-01-10T13:25:00Z"/>
          <w:color w:val="000000"/>
          <w:sz w:val="20"/>
          <w:szCs w:val="20"/>
          <w:lang w:val="en-CA"/>
        </w:rPr>
      </w:pPr>
    </w:p>
    <w:p w14:paraId="457AD5F3" w14:textId="00BB3379" w:rsidR="003D6337" w:rsidRDefault="003D6337">
      <w:pPr>
        <w:rPr>
          <w:ins w:id="2090" w:author="Eric Boisvert" w:date="2016-01-10T13:25:00Z"/>
          <w:lang w:val="en-CA"/>
        </w:rPr>
        <w:pPrChange w:id="2091" w:author="Eric Boisvert" w:date="2016-01-10T13:27:00Z">
          <w:pPr>
            <w:autoSpaceDE w:val="0"/>
            <w:autoSpaceDN w:val="0"/>
            <w:adjustRightInd w:val="0"/>
            <w:spacing w:after="0"/>
          </w:pPr>
        </w:pPrChange>
      </w:pPr>
      <w:ins w:id="2092" w:author="Eric Boisvert" w:date="2016-01-10T13:25:00Z">
        <w:r>
          <w:rPr>
            <w:lang w:val="en-CA"/>
          </w:rPr>
          <w:t>The activity</w:t>
        </w:r>
      </w:ins>
      <w:ins w:id="2093" w:author="Eric Boisvert" w:date="2016-01-10T13:26:00Z">
        <w:r>
          <w:rPr>
            <w:lang w:val="en-CA"/>
          </w:rPr>
          <w:t xml:space="preserve"> property (swe</w:t>
        </w:r>
        <w:proofErr w:type="gramStart"/>
        <w:r>
          <w:rPr>
            <w:lang w:val="en-CA"/>
          </w:rPr>
          <w:t>:</w:t>
        </w:r>
        <w:r w:rsidRPr="003D6337">
          <w:rPr>
            <w:lang w:val="en-CA"/>
          </w:rPr>
          <w:t>Category</w:t>
        </w:r>
        <w:proofErr w:type="gramEnd"/>
        <w:r>
          <w:rPr>
            <w:lang w:val="en-CA"/>
          </w:rPr>
          <w:t>) shall contain a category term from a controlled vocabulary d</w:t>
        </w:r>
      </w:ins>
      <w:ins w:id="2094" w:author="Eric Boisvert" w:date="2016-01-10T13:25:00Z">
        <w:r>
          <w:rPr>
            <w:lang w:val="en-CA"/>
          </w:rPr>
          <w:t>escrib</w:t>
        </w:r>
      </w:ins>
      <w:ins w:id="2095" w:author="Eric Boisvert" w:date="2016-01-10T13:27:00Z">
        <w:r>
          <w:rPr>
            <w:lang w:val="en-CA"/>
          </w:rPr>
          <w:t>ing</w:t>
        </w:r>
      </w:ins>
      <w:ins w:id="2096" w:author="Eric Boisvert" w:date="2016-01-10T13:25:00Z">
        <w:r w:rsidRPr="003D6337">
          <w:rPr>
            <w:lang w:val="en-CA"/>
          </w:rPr>
          <w:t xml:space="preserve"> the current activity status of the geomorphologic feature (eg, currently active, dormant, inactive, reactivated, etc)</w:t>
        </w:r>
      </w:ins>
    </w:p>
    <w:p w14:paraId="7601DBAC" w14:textId="22D988BA" w:rsidR="00E1402F" w:rsidRDefault="00E1402F" w:rsidP="00E1402F">
      <w:pPr>
        <w:pStyle w:val="Heading4"/>
      </w:pPr>
      <w:bookmarkStart w:id="2097" w:name="BKM_D58E407D_6BD7_451C_AC84_ED75498146C5"/>
      <w:bookmarkStart w:id="2098" w:name="BKM_60D7A041_DA67_4836_A9CF_067E59A5AD76"/>
      <w:bookmarkEnd w:id="2097"/>
      <w:bookmarkEnd w:id="2098"/>
      <w:r w:rsidRPr="00E1402F">
        <w:t>AnthropogenicGeomorphologicFeature</w:t>
      </w:r>
    </w:p>
    <w:p w14:paraId="003D96E3" w14:textId="77777777" w:rsidR="00E1402F" w:rsidRPr="00E1402F" w:rsidRDefault="00E1402F" w:rsidP="00E1402F"/>
    <w:p w14:paraId="0E5F08C3" w14:textId="02D3E7A3" w:rsidR="00E1402F" w:rsidRDefault="00E1402F" w:rsidP="00FB057B">
      <w:pPr>
        <w:rPr>
          <w:ins w:id="2099" w:author="Eric Boisvert" w:date="2016-01-10T15:25:00Z"/>
        </w:rPr>
      </w:pPr>
      <w:r w:rsidRPr="00E1402F">
        <w:t>A</w:t>
      </w:r>
      <w:ins w:id="2100" w:author="Eric Boisvert" w:date="2016-01-10T15:24:00Z">
        <w:r w:rsidR="00F829B5">
          <w:t>n antropogenic</w:t>
        </w:r>
      </w:ins>
      <w:del w:id="2101" w:author="Eric Boisvert" w:date="2016-01-10T15:24:00Z">
        <w:r w:rsidRPr="00E1402F" w:rsidDel="00F829B5">
          <w:delText xml:space="preserve"> </w:delText>
        </w:r>
      </w:del>
      <w:r w:rsidRPr="00E1402F">
        <w:t xml:space="preserve">geomorphologic feature </w:t>
      </w:r>
      <w:del w:id="2102" w:author="Eric Boisvert" w:date="2016-01-10T15:24:00Z">
        <w:r w:rsidRPr="00E1402F" w:rsidDel="00F829B5">
          <w:delText xml:space="preserve">(ie, landform) </w:delText>
        </w:r>
      </w:del>
      <w:ins w:id="2103" w:author="Eric Boisvert" w:date="2016-01-10T15:24:00Z">
        <w:r w:rsidR="00F829B5">
          <w:t xml:space="preserve">is a geomorphologic feature </w:t>
        </w:r>
        <w:r w:rsidR="00F829B5" w:rsidRPr="00E1402F">
          <w:t xml:space="preserve">(ie, landform) </w:t>
        </w:r>
      </w:ins>
      <w:r w:rsidRPr="00E1402F">
        <w:t xml:space="preserve">which has been created by human activity. </w:t>
      </w:r>
      <w:r w:rsidR="001A53ED">
        <w:t xml:space="preserve"> </w:t>
      </w:r>
      <w:proofErr w:type="gramStart"/>
      <w:r w:rsidRPr="00E1402F">
        <w:t>For example, dredged channel, midden, open pit</w:t>
      </w:r>
      <w:ins w:id="2104" w:author="Eric Boisvert" w:date="2016-01-10T15:25:00Z">
        <w:r w:rsidR="00F829B5">
          <w:t xml:space="preserve"> or</w:t>
        </w:r>
      </w:ins>
      <w:del w:id="2105" w:author="Eric Boisvert" w:date="2016-01-10T15:25:00Z">
        <w:r w:rsidRPr="00E1402F" w:rsidDel="00F829B5">
          <w:delText>,</w:delText>
        </w:r>
      </w:del>
      <w:r w:rsidRPr="00E1402F">
        <w:t xml:space="preserve"> reclaimed land.</w:t>
      </w:r>
      <w:proofErr w:type="gramEnd"/>
    </w:p>
    <w:p w14:paraId="166A1728" w14:textId="32D0A4F7" w:rsidR="00F829B5" w:rsidRDefault="00F829B5">
      <w:pPr>
        <w:pStyle w:val="Heading5"/>
        <w:rPr>
          <w:ins w:id="2106" w:author="Eric Boisvert" w:date="2016-01-10T15:25:00Z"/>
          <w:lang w:val="en-CA"/>
        </w:rPr>
        <w:pPrChange w:id="2107" w:author="Eric Boisvert" w:date="2016-01-10T15:26:00Z">
          <w:pPr/>
        </w:pPrChange>
      </w:pPr>
      <w:proofErr w:type="gramStart"/>
      <w:ins w:id="2108" w:author="Eric Boisvert" w:date="2016-01-10T15:25:00Z">
        <w:r w:rsidRPr="00D970E9">
          <w:rPr>
            <w:lang w:val="en-CA"/>
          </w:rPr>
          <w:t>anthropogenicGeomorphologicFeatureType</w:t>
        </w:r>
        <w:proofErr w:type="gramEnd"/>
      </w:ins>
    </w:p>
    <w:p w14:paraId="095558B2" w14:textId="447AE1FB" w:rsidR="00F829B5" w:rsidRDefault="00F829B5" w:rsidP="00F829B5">
      <w:ins w:id="2109" w:author="Eric Boisvert" w:date="2016-01-10T15:25:00Z">
        <w:r>
          <w:t xml:space="preserve">The </w:t>
        </w:r>
        <w:r w:rsidRPr="00F829B5">
          <w:t>anthropogenicGeomorphologicFeatureType</w:t>
        </w:r>
        <w:r>
          <w:t>:</w:t>
        </w:r>
      </w:ins>
      <w:ins w:id="2110" w:author="Eric Boisvert" w:date="2016-01-10T15:26:00Z">
        <w:r>
          <w:t xml:space="preserve"> </w:t>
        </w:r>
      </w:ins>
      <w:ins w:id="2111" w:author="Eric Boisvert" w:date="2016-01-10T15:25:00Z">
        <w:r>
          <w:t>AnthropogenicGeomorphologicFeatureTypeTerm shall be a</w:t>
        </w:r>
        <w:r w:rsidRPr="00F829B5">
          <w:t xml:space="preserve"> reference </w:t>
        </w:r>
        <w:r>
          <w:t>from a controlled vocabulary</w:t>
        </w:r>
      </w:ins>
      <w:ins w:id="2112" w:author="Eric Boisvert" w:date="2016-01-10T15:26:00Z">
        <w:r>
          <w:t xml:space="preserve"> </w:t>
        </w:r>
      </w:ins>
      <w:ins w:id="2113" w:author="Eric Boisvert" w:date="2016-01-10T15:25:00Z">
        <w:r w:rsidRPr="00F829B5">
          <w:t>describing the type of geomorphologic feature</w:t>
        </w:r>
      </w:ins>
      <w:ins w:id="2114" w:author="Eric Boisvert" w:date="2016-01-10T15:26:00Z">
        <w:r>
          <w:t>.</w:t>
        </w:r>
      </w:ins>
    </w:p>
    <w:p w14:paraId="5E8855AE" w14:textId="77777777" w:rsidR="00390DF7" w:rsidRDefault="00390DF7" w:rsidP="00DB2D3A">
      <w:pPr>
        <w:pStyle w:val="Heading3"/>
        <w:rPr>
          <w:lang w:val="en-CA"/>
        </w:rPr>
      </w:pPr>
      <w:bookmarkStart w:id="2115" w:name="BKM_226E2406_CB91_4741_B565_53E336A2E054"/>
      <w:bookmarkStart w:id="2116" w:name="BKM_FB2680F3_627E_464F_82B9_677F1AC277D7"/>
      <w:bookmarkStart w:id="2117" w:name="_Toc439943467"/>
      <w:bookmarkEnd w:id="2115"/>
      <w:bookmarkEnd w:id="2116"/>
      <w:r>
        <w:rPr>
          <w:lang w:val="en-CA"/>
        </w:rPr>
        <w:t>Collection</w:t>
      </w:r>
      <w:bookmarkEnd w:id="2117"/>
    </w:p>
    <w:p w14:paraId="43EFB6DB" w14:textId="45D7F0C9" w:rsidR="00390DF7" w:rsidRDefault="00F829B5" w:rsidP="00390DF7">
      <w:ins w:id="2118" w:author="Eric Boisvert" w:date="2016-01-10T15:26:00Z">
        <w:r>
          <w:t>A GeoSciML collection is a convenience class to manager sets of feature</w:t>
        </w:r>
      </w:ins>
      <w:ins w:id="2119" w:author="Eric Boisvert" w:date="2016-01-10T15:36:00Z">
        <w:r w:rsidR="00241C7C">
          <w:t xml:space="preserve"> </w:t>
        </w:r>
      </w:ins>
      <w:ins w:id="2120" w:author="Eric Boisvert" w:date="2016-01-10T15:29:00Z">
        <w:r>
          <w:t>or type instance</w:t>
        </w:r>
      </w:ins>
      <w:ins w:id="2121" w:author="Eric Boisvert" w:date="2016-01-10T15:36:00Z">
        <w:r w:rsidR="00241C7C">
          <w:t>s</w:t>
        </w:r>
      </w:ins>
      <w:ins w:id="2122" w:author="Eric Boisvert" w:date="2016-01-10T15:26:00Z">
        <w:r>
          <w:t xml:space="preserve">.  A </w:t>
        </w:r>
      </w:ins>
      <w:ins w:id="2123" w:author="Eric Boisvert" w:date="2016-01-10T15:27:00Z">
        <w:r>
          <w:t>c</w:t>
        </w:r>
      </w:ins>
      <w:del w:id="2124" w:author="Eric Boisvert" w:date="2016-01-10T15:27:00Z">
        <w:r w:rsidR="00390DF7" w:rsidDel="00F829B5">
          <w:delText>C</w:delText>
        </w:r>
      </w:del>
      <w:r w:rsidR="00390DF7">
        <w:t xml:space="preserve">ollection contains facade classes that facilitate the structuring of WFS response documents and other application uses.   </w:t>
      </w:r>
    </w:p>
    <w:p w14:paraId="709CBDB4" w14:textId="5206F2B4" w:rsidR="00390DF7" w:rsidRDefault="00FD3D73" w:rsidP="00390DF7">
      <w:pPr>
        <w:keepNext/>
      </w:pPr>
      <w:r>
        <w:rPr>
          <w:noProof/>
          <w:lang w:val="en-CA" w:eastAsia="en-CA"/>
        </w:rPr>
        <w:lastRenderedPageBreak/>
        <w:pict w14:anchorId="2908CF57">
          <v:shape id="Picture 494" o:spid="_x0000_i1052" type="#_x0000_t75" style="width:6in;height:386.35pt;visibility:visible;mso-wrap-style:square">
            <v:imagedata r:id="rId40" o:title=""/>
          </v:shape>
        </w:pict>
      </w:r>
    </w:p>
    <w:p w14:paraId="16086824" w14:textId="626C7EBC" w:rsidR="00390DF7" w:rsidRDefault="00390DF7" w:rsidP="00390DF7">
      <w:pPr>
        <w:pStyle w:val="Caption"/>
      </w:pPr>
      <w:bookmarkStart w:id="2125" w:name="_Ref432749513"/>
      <w:r>
        <w:t xml:space="preserve">Figure </w:t>
      </w:r>
      <w:r w:rsidR="00673E83">
        <w:fldChar w:fldCharType="begin"/>
      </w:r>
      <w:r w:rsidR="00673E83">
        <w:instrText xml:space="preserve"> SEQ Figure \* ARABIC </w:instrText>
      </w:r>
      <w:r w:rsidR="00673E83">
        <w:fldChar w:fldCharType="separate"/>
      </w:r>
      <w:r w:rsidR="00DE367C">
        <w:rPr>
          <w:noProof/>
        </w:rPr>
        <w:t>29</w:t>
      </w:r>
      <w:r w:rsidR="00673E83">
        <w:rPr>
          <w:noProof/>
        </w:rPr>
        <w:fldChar w:fldCharType="end"/>
      </w:r>
      <w:bookmarkEnd w:id="2125"/>
      <w:r>
        <w:t>: GSML collection diagram</w:t>
      </w:r>
    </w:p>
    <w:p w14:paraId="30502326" w14:textId="66CAEB2C" w:rsidR="00C800D0" w:rsidRDefault="00C800D0">
      <w:pPr>
        <w:pStyle w:val="Heading4"/>
        <w:rPr>
          <w:ins w:id="2126" w:author="Eric Boisvert" w:date="2016-01-10T15:37:00Z"/>
        </w:rPr>
        <w:pPrChange w:id="2127" w:author="Eric Boisvert" w:date="2016-01-10T15:40:00Z">
          <w:pPr/>
        </w:pPrChange>
      </w:pPr>
      <w:ins w:id="2128" w:author="Eric Boisvert" w:date="2016-01-10T15:37:00Z">
        <w:r>
          <w:t>GSML</w:t>
        </w:r>
      </w:ins>
    </w:p>
    <w:p w14:paraId="0D613F6D" w14:textId="307EF9F6" w:rsidR="00C800D0" w:rsidRDefault="00C800D0" w:rsidP="00390DF7">
      <w:pPr>
        <w:rPr>
          <w:ins w:id="2129" w:author="Eric Boisvert" w:date="2016-01-10T15:38:00Z"/>
        </w:rPr>
      </w:pPr>
      <w:ins w:id="2130" w:author="Eric Boisvert" w:date="2016-01-10T15:37:00Z">
        <w:r>
          <w:t>GSML is a collection class</w:t>
        </w:r>
      </w:ins>
      <w:ins w:id="2131" w:author="Eric Boisvert" w:date="2016-01-10T15:38:00Z">
        <w:r>
          <w:t xml:space="preserve"> with two properties; member and collectionType.  </w:t>
        </w:r>
      </w:ins>
    </w:p>
    <w:p w14:paraId="6FB553B7" w14:textId="1AD3E5C2" w:rsidR="00C800D0" w:rsidRDefault="00C800D0">
      <w:pPr>
        <w:pStyle w:val="Heading5"/>
        <w:rPr>
          <w:ins w:id="2132" w:author="Eric Boisvert" w:date="2016-01-10T15:40:00Z"/>
        </w:rPr>
        <w:pPrChange w:id="2133" w:author="Eric Boisvert" w:date="2016-01-10T15:40:00Z">
          <w:pPr/>
        </w:pPrChange>
      </w:pPr>
      <w:ins w:id="2134" w:author="Eric Boisvert" w:date="2016-01-10T15:38:00Z">
        <w:r>
          <w:t>Member</w:t>
        </w:r>
      </w:ins>
    </w:p>
    <w:p w14:paraId="04F35559" w14:textId="77777777" w:rsidR="00C800D0" w:rsidRPr="00C800D0" w:rsidRDefault="00C800D0">
      <w:pPr>
        <w:rPr>
          <w:ins w:id="2135" w:author="Eric Boisvert" w:date="2016-01-10T15:38:00Z"/>
        </w:rPr>
      </w:pPr>
    </w:p>
    <w:p w14:paraId="76339AA8" w14:textId="77777777" w:rsidR="00C800D0" w:rsidRDefault="00C800D0" w:rsidP="00C800D0">
      <w:pPr>
        <w:rPr>
          <w:ins w:id="2136" w:author="Eric Boisvert" w:date="2016-01-10T15:40:00Z"/>
        </w:rPr>
      </w:pPr>
      <w:ins w:id="2137" w:author="Eric Boisvert" w:date="2016-01-10T15:39:00Z">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 xml:space="preserve">s to be included as members </w:t>
        </w:r>
      </w:ins>
      <w:ins w:id="2138" w:author="Eric Boisvert" w:date="2016-01-10T15:40:00Z">
        <w:r>
          <w:t>of the collection</w:t>
        </w:r>
      </w:ins>
      <w:ins w:id="2139" w:author="Eric Boisvert" w:date="2016-01-10T15:39:00Z">
        <w:r w:rsidRPr="00C800D0">
          <w:t>.</w:t>
        </w:r>
      </w:ins>
      <w:ins w:id="2140" w:author="Eric Boisvert" w:date="2016-01-10T15:40:00Z">
        <w:r>
          <w:t xml:space="preserve">  A collection can be made of heterogenous items.</w:t>
        </w:r>
      </w:ins>
    </w:p>
    <w:p w14:paraId="061DFC7F" w14:textId="1E075A9A" w:rsidR="00C800D0" w:rsidRDefault="00C800D0">
      <w:pPr>
        <w:pStyle w:val="Heading5"/>
        <w:rPr>
          <w:ins w:id="2141" w:author="Eric Boisvert" w:date="2016-01-10T15:47:00Z"/>
        </w:rPr>
        <w:pPrChange w:id="2142" w:author="Eric Boisvert" w:date="2016-01-10T15:47:00Z">
          <w:pPr/>
        </w:pPrChange>
      </w:pPr>
      <w:proofErr w:type="gramStart"/>
      <w:ins w:id="2143" w:author="Eric Boisvert" w:date="2016-01-10T15:40:00Z">
        <w:r>
          <w:t>collectionType</w:t>
        </w:r>
      </w:ins>
      <w:proofErr w:type="gramEnd"/>
    </w:p>
    <w:p w14:paraId="69DA2835" w14:textId="77777777" w:rsidR="003B49DD" w:rsidRPr="003B49DD" w:rsidRDefault="003B49DD">
      <w:pPr>
        <w:rPr>
          <w:ins w:id="2144" w:author="Eric Boisvert" w:date="2016-01-10T15:41:00Z"/>
        </w:rPr>
      </w:pPr>
    </w:p>
    <w:p w14:paraId="56D37AFB" w14:textId="6E258CDE" w:rsidR="00C800D0" w:rsidRDefault="00C800D0" w:rsidP="00390DF7">
      <w:pPr>
        <w:rPr>
          <w:ins w:id="2145" w:author="Eric Boisvert" w:date="2016-01-10T15:40:00Z"/>
        </w:rPr>
      </w:pPr>
      <w:commentRangeStart w:id="2146"/>
      <w:ins w:id="2147" w:author="Eric Boisvert" w:date="2016-01-10T15:41:00Z">
        <w:r>
          <w:t>The collectionType</w:t>
        </w:r>
        <w:proofErr w:type="gramStart"/>
        <w:r>
          <w:t>:CollectionTypeTerm</w:t>
        </w:r>
        <w:proofErr w:type="gramEnd"/>
        <w:r>
          <w:t xml:space="preserve"> property shall be a term </w:t>
        </w:r>
      </w:ins>
      <w:ins w:id="2148" w:author="Eric Boisvert" w:date="2016-01-10T15:42:00Z">
        <w:r>
          <w:t xml:space="preserve">from a controlled vocabulary </w:t>
        </w:r>
      </w:ins>
      <w:ins w:id="2149" w:author="Eric Boisvert" w:date="2016-01-10T15:41:00Z">
        <w:r>
          <w:t>describing th</w:t>
        </w:r>
      </w:ins>
      <w:ins w:id="2150" w:author="Eric Boisvert" w:date="2016-01-10T15:47:00Z">
        <w:r w:rsidR="003B49DD">
          <w:t>e type of collection.</w:t>
        </w:r>
        <w:commentRangeEnd w:id="2146"/>
        <w:r w:rsidR="003B49DD">
          <w:rPr>
            <w:rStyle w:val="CommentReference"/>
          </w:rPr>
          <w:commentReference w:id="2146"/>
        </w:r>
      </w:ins>
    </w:p>
    <w:p w14:paraId="476C3A5A" w14:textId="6DE0D5C6" w:rsidR="00C800D0" w:rsidRDefault="00C800D0">
      <w:pPr>
        <w:pStyle w:val="Heading4"/>
        <w:rPr>
          <w:ins w:id="2151" w:author="Eric Boisvert" w:date="2016-01-10T15:40:00Z"/>
        </w:rPr>
        <w:pPrChange w:id="2152" w:author="Eric Boisvert" w:date="2016-01-10T15:41:00Z">
          <w:pPr/>
        </w:pPrChange>
      </w:pPr>
      <w:ins w:id="2153" w:author="Eric Boisvert" w:date="2016-01-10T15:40:00Z">
        <w:r>
          <w:lastRenderedPageBreak/>
          <w:t>GSMLItem</w:t>
        </w:r>
      </w:ins>
    </w:p>
    <w:p w14:paraId="77334CF6" w14:textId="77777777" w:rsidR="00C800D0" w:rsidRDefault="00C800D0" w:rsidP="00390DF7">
      <w:pPr>
        <w:rPr>
          <w:ins w:id="2154" w:author="Eric Boisvert" w:date="2016-01-10T15:37:00Z"/>
        </w:rPr>
      </w:pPr>
    </w:p>
    <w:p w14:paraId="0A1E3B0B" w14:textId="30A7ED8A" w:rsidR="00390DF7" w:rsidRDefault="00390DF7" w:rsidP="00390DF7">
      <w:r>
        <w:t>GSML</w:t>
      </w:r>
      <w:ins w:id="2155" w:author="Eric Boisvert" w:date="2016-01-10T15:38:00Z">
        <w:r w:rsidR="00C800D0">
          <w:t>Item</w:t>
        </w:r>
      </w:ins>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ins w:id="2156" w:author="Eric Boisvert" w:date="2016-01-10T16:07:00Z">
        <w:r w:rsidR="00FD3D73">
          <w:rPr>
            <w:noProof/>
            <w:lang w:val="en-CA" w:eastAsia="en-CA"/>
          </w:rPr>
          <w:pict w14:anchorId="469BCCD1">
            <v:shape id="_x0000_i1053" type="#_x0000_t75" style="width:332.6pt;height:48.35pt;visibility:visible;mso-wrap-style:square">
              <v:imagedata r:id="rId41" o:title=""/>
            </v:shape>
          </w:pict>
        </w:r>
      </w:ins>
      <w:r>
        <w:br/>
      </w:r>
    </w:p>
    <w:p w14:paraId="5BDBD8D7" w14:textId="09BF6F2C"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157"/>
      <w:r>
        <w:t xml:space="preserve">(as prescribed by </w:t>
      </w:r>
      <w:del w:id="2158" w:author="Eric Boisvert" w:date="2016-01-10T15:35:00Z">
        <w:r w:rsidDel="00241C7C">
          <w:delText xml:space="preserve">iso19136 2007 INSPIRE </w:delText>
        </w:r>
        <w:r w:rsidRPr="00390DF7" w:rsidDel="00241C7C">
          <w:delText>Extensions</w:delText>
        </w:r>
      </w:del>
      <w:ins w:id="2159" w:author="Eric Boisvert" w:date="2016-01-10T15:35:00Z">
        <w:r w:rsidR="00241C7C">
          <w:t>GML 3.3</w:t>
        </w:r>
      </w:ins>
      <w:r>
        <w:t xml:space="preserve">) </w:t>
      </w:r>
      <w:r>
        <w:br/>
      </w:r>
      <w:commentRangeEnd w:id="2157"/>
      <w:r>
        <w:rPr>
          <w:rStyle w:val="CommentReference"/>
        </w:rPr>
        <w:commentReference w:id="2157"/>
      </w:r>
      <w:r>
        <w:br/>
      </w:r>
      <w:ins w:id="2160" w:author="Eric Boisvert" w:date="2016-01-10T15:58:00Z">
        <w:r w:rsidR="00FD3D73">
          <w:rPr>
            <w:rFonts w:ascii="Courier New" w:hAnsi="Courier New" w:cs="Courier New"/>
            <w:noProof/>
            <w:lang w:val="en-CA" w:eastAsia="en-CA"/>
          </w:rPr>
          <w:pict w14:anchorId="7623DFC3">
            <v:shape id="_x0000_i1054" type="#_x0000_t75" style="width:207.95pt;height:57.5pt;visibility:visible;mso-wrap-style:square">
              <v:imagedata r:id="rId42" o:title=""/>
            </v:shape>
          </w:pict>
        </w:r>
      </w:ins>
    </w:p>
    <w:p w14:paraId="1C1A8D78" w14:textId="5F2F4F6D" w:rsidR="00390DF7" w:rsidRDefault="00390DF7" w:rsidP="00390DF7">
      <w:pPr>
        <w:rPr>
          <w:ins w:id="2161" w:author="Eric Boisvert" w:date="2016-01-10T15:37:00Z"/>
          <w:lang w:val="en-CA"/>
        </w:rPr>
      </w:pPr>
      <w:r>
        <w:rPr>
          <w:lang w:val="en-CA"/>
        </w:rPr>
        <w:t xml:space="preserve">This requirements class does not impose any encoding style for Union stereotype, although </w:t>
      </w:r>
      <w:ins w:id="2162" w:author="Eric Boisvert" w:date="2016-01-10T15:35:00Z">
        <w:r w:rsidR="00241C7C">
          <w:rPr>
            <w:lang w:val="en-CA"/>
          </w:rPr>
          <w:t xml:space="preserve">in </w:t>
        </w:r>
      </w:ins>
      <w:r>
        <w:rPr>
          <w:lang w:val="en-CA"/>
        </w:rPr>
        <w:t xml:space="preserve">XML encoding requirements class </w:t>
      </w:r>
      <w:ins w:id="2163" w:author="Eric Boisvert" w:date="2016-01-10T15:35:00Z">
        <w:r w:rsidR="00241C7C">
          <w:rPr>
            <w:lang w:val="en-CA"/>
          </w:rPr>
          <w:t xml:space="preserve">we </w:t>
        </w:r>
      </w:ins>
      <w:r>
        <w:rPr>
          <w:lang w:val="en-CA"/>
        </w:rPr>
        <w:t xml:space="preserve">chose the second </w:t>
      </w:r>
      <w:r w:rsidR="00856F51">
        <w:rPr>
          <w:lang w:val="en-CA"/>
        </w:rPr>
        <w:t>option</w:t>
      </w:r>
      <w:r>
        <w:rPr>
          <w:lang w:val="en-CA"/>
        </w:rPr>
        <w:t>.</w:t>
      </w:r>
    </w:p>
    <w:p w14:paraId="0BED7938" w14:textId="5DFA751C" w:rsidR="00C800D0" w:rsidRDefault="002D131D" w:rsidP="00390DF7">
      <w:pPr>
        <w:rPr>
          <w:ins w:id="2164" w:author="Eric Boisvert" w:date="2016-01-10T15:59:00Z"/>
          <w:lang w:val="en-CA"/>
        </w:rPr>
      </w:pPr>
      <w:ins w:id="2165" w:author="Eric Boisvert" w:date="2016-01-10T15:59:00Z">
        <w:r>
          <w:rPr>
            <w:lang w:val="en-CA"/>
          </w:rPr>
          <w:t>When using the first type of encoding, GSMLItem shall have only one property materialised for each instance of GeoSciML instance.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ins w:id="2166" w:author="Eric Boisvert" w:date="2016-01-10T16:03:00Z"/>
        </w:trPr>
        <w:tc>
          <w:tcPr>
            <w:tcW w:w="4219" w:type="dxa"/>
            <w:tcBorders>
              <w:right w:val="nil"/>
            </w:tcBorders>
            <w:shd w:val="clear" w:color="auto" w:fill="auto"/>
          </w:tcPr>
          <w:p w14:paraId="7C682608" w14:textId="62A402B4" w:rsidR="002D131D" w:rsidRPr="00D12552" w:rsidRDefault="002D131D" w:rsidP="002D131D">
            <w:pPr>
              <w:pStyle w:val="Tabletext10"/>
              <w:rPr>
                <w:ins w:id="2167" w:author="Eric Boisvert" w:date="2016-01-10T16:03:00Z"/>
                <w:rStyle w:val="requri"/>
                <w:lang w:val="en-CA"/>
              </w:rPr>
            </w:pPr>
            <w:ins w:id="2168" w:author="Eric Boisvert" w:date="2016-01-10T16:03:00Z">
              <w:r>
                <w:rPr>
                  <w:rStyle w:val="requri"/>
                  <w:lang w:val="en-CA"/>
                </w:rPr>
                <w:t>/req/gsml4-basic</w:t>
              </w:r>
              <w:r w:rsidRPr="00D12552">
                <w:rPr>
                  <w:rStyle w:val="requri"/>
                  <w:lang w:val="en-CA"/>
                </w:rPr>
                <w:t>/</w:t>
              </w:r>
              <w:r>
                <w:rPr>
                  <w:rStyle w:val="requri"/>
                  <w:lang w:val="en-CA"/>
                </w:rPr>
                <w:t>collection-single-item</w:t>
              </w:r>
            </w:ins>
          </w:p>
        </w:tc>
        <w:tc>
          <w:tcPr>
            <w:tcW w:w="4678" w:type="dxa"/>
            <w:tcBorders>
              <w:left w:val="nil"/>
            </w:tcBorders>
            <w:shd w:val="clear" w:color="auto" w:fill="auto"/>
          </w:tcPr>
          <w:p w14:paraId="42880142" w14:textId="038CCC0B" w:rsidR="002D131D" w:rsidRPr="00D12552" w:rsidRDefault="002D131D" w:rsidP="002570EB">
            <w:pPr>
              <w:pStyle w:val="Tabletext10"/>
              <w:jc w:val="left"/>
              <w:rPr>
                <w:ins w:id="2169" w:author="Eric Boisvert" w:date="2016-01-10T16:03:00Z"/>
                <w:rStyle w:val="reqtext"/>
                <w:lang w:val="en-CA"/>
              </w:rPr>
            </w:pPr>
            <w:ins w:id="2170" w:author="Eric Boisvert" w:date="2016-01-10T16:03:00Z">
              <w:r>
                <w:rPr>
                  <w:rStyle w:val="reqtext"/>
                  <w:lang w:val="en-CA"/>
                </w:rPr>
                <w:t>GSMLItem instance SHALL have one and only one instance of a property.</w:t>
              </w:r>
            </w:ins>
          </w:p>
        </w:tc>
      </w:tr>
    </w:tbl>
    <w:p w14:paraId="3DED91AD" w14:textId="77777777" w:rsidR="002D131D" w:rsidRDefault="002D131D" w:rsidP="00390DF7">
      <w:pPr>
        <w:rPr>
          <w:ins w:id="2171" w:author="Eric Boisvert" w:date="2016-01-10T16:04:00Z"/>
          <w:lang w:val="en-CA"/>
        </w:rPr>
      </w:pPr>
    </w:p>
    <w:p w14:paraId="4B7C6D4E" w14:textId="19BC659F" w:rsidR="002D131D" w:rsidRDefault="002D131D" w:rsidP="00390DF7">
      <w:pPr>
        <w:rPr>
          <w:ins w:id="2172" w:author="Eric Boisvert" w:date="2016-01-10T16:04:00Z"/>
          <w:lang w:val="en-CA"/>
        </w:rPr>
      </w:pPr>
      <w:ins w:id="2173" w:author="Eric Boisvert" w:date="2016-01-10T16:04:00Z">
        <w:r>
          <w:rPr>
            <w:lang w:val="en-CA"/>
          </w:rPr>
          <w:t>Therefore, this example is</w:t>
        </w:r>
      </w:ins>
      <w:ins w:id="2174" w:author="Eric Boisvert" w:date="2016-01-10T16:11:00Z">
        <w:r w:rsidR="00292781">
          <w:rPr>
            <w:lang w:val="en-CA"/>
          </w:rPr>
          <w:t xml:space="preserve"> an</w:t>
        </w:r>
      </w:ins>
      <w:ins w:id="2175" w:author="Eric Boisvert" w:date="2016-01-10T16:04:00Z">
        <w:r>
          <w:rPr>
            <w:lang w:val="en-CA"/>
          </w:rPr>
          <w:t xml:space="preserve"> </w:t>
        </w:r>
        <w:r w:rsidRPr="00292781">
          <w:rPr>
            <w:b/>
            <w:lang w:val="en-CA"/>
            <w:rPrChange w:id="2176" w:author="Eric Boisvert" w:date="2016-01-10T16:08:00Z">
              <w:rPr>
                <w:lang w:val="en-CA"/>
              </w:rPr>
            </w:rPrChange>
          </w:rPr>
          <w:t>invalid</w:t>
        </w:r>
      </w:ins>
      <w:ins w:id="2177" w:author="Eric Boisvert" w:date="2016-01-10T16:11:00Z">
        <w:r w:rsidR="00292781" w:rsidRPr="00292781">
          <w:rPr>
            <w:lang w:val="en-CA"/>
            <w:rPrChange w:id="2178" w:author="Eric Boisvert" w:date="2016-01-10T16:12:00Z">
              <w:rPr>
                <w:b/>
                <w:lang w:val="en-CA"/>
              </w:rPr>
            </w:rPrChange>
          </w:rPr>
          <w:t xml:space="preserve"> encoding of </w:t>
        </w:r>
      </w:ins>
      <w:ins w:id="2179" w:author="Eric Boisvert" w:date="2016-01-10T16:12:00Z">
        <w:r w:rsidR="00292781" w:rsidRPr="00292781">
          <w:rPr>
            <w:lang w:val="en-CA"/>
            <w:rPrChange w:id="2180" w:author="Eric Boisvert" w:date="2016-01-10T16:12:00Z">
              <w:rPr>
                <w:b/>
                <w:lang w:val="en-CA"/>
              </w:rPr>
            </w:rPrChange>
          </w:rPr>
          <w:t>the first type.</w:t>
        </w:r>
      </w:ins>
    </w:p>
    <w:p w14:paraId="3671EED9" w14:textId="77777777" w:rsidR="00292781" w:rsidRDefault="00FD3D73">
      <w:pPr>
        <w:keepNext/>
        <w:rPr>
          <w:ins w:id="2181" w:author="Eric Boisvert" w:date="2016-01-10T16:10:00Z"/>
        </w:rPr>
        <w:pPrChange w:id="2182" w:author="Eric Boisvert" w:date="2016-01-10T16:10:00Z">
          <w:pPr/>
        </w:pPrChange>
      </w:pPr>
      <w:ins w:id="2183" w:author="Eric Boisvert" w:date="2016-01-10T16:08:00Z">
        <w:r>
          <w:rPr>
            <w:noProof/>
            <w:lang w:val="en-CA" w:eastAsia="en-CA"/>
          </w:rPr>
          <w:pict w14:anchorId="3020419B">
            <v:shape id="_x0000_i1055" type="#_x0000_t75" style="width:370.75pt;height:116.05pt;visibility:visible;mso-wrap-style:square">
              <v:imagedata r:id="rId43" o:title=""/>
            </v:shape>
          </w:pict>
        </w:r>
      </w:ins>
    </w:p>
    <w:p w14:paraId="7F7A22B9" w14:textId="7631B9CF" w:rsidR="002D131D" w:rsidRDefault="00292781">
      <w:pPr>
        <w:pStyle w:val="Caption"/>
        <w:rPr>
          <w:lang w:val="en-CA"/>
        </w:rPr>
        <w:pPrChange w:id="2184" w:author="Eric Boisvert" w:date="2016-01-10T16:10:00Z">
          <w:pPr/>
        </w:pPrChange>
      </w:pPr>
      <w:ins w:id="2185" w:author="Eric Boisvert" w:date="2016-01-10T16:10:00Z">
        <w:r>
          <w:t xml:space="preserve">Figure </w:t>
        </w:r>
        <w:r>
          <w:fldChar w:fldCharType="begin"/>
        </w:r>
        <w:r>
          <w:instrText xml:space="preserve"> SEQ Figure \* ARABIC </w:instrText>
        </w:r>
      </w:ins>
      <w:r>
        <w:fldChar w:fldCharType="separate"/>
      </w:r>
      <w:ins w:id="2186" w:author="Eric Boisvert" w:date="2016-01-11T17:35:00Z">
        <w:r w:rsidR="00DE367C">
          <w:rPr>
            <w:noProof/>
          </w:rPr>
          <w:t>30</w:t>
        </w:r>
      </w:ins>
      <w:ins w:id="2187" w:author="Eric Boisvert" w:date="2016-01-10T16:10:00Z">
        <w:r>
          <w:fldChar w:fldCharType="end"/>
        </w:r>
        <w:r>
          <w:t xml:space="preserve"> Incorrect encoding of a collection of a RockMaterial and a GeologicUnit by instanciating more that one property of GSMLItem</w:t>
        </w:r>
      </w:ins>
    </w:p>
    <w:p w14:paraId="7C4A91FB" w14:textId="6A4EC3AF" w:rsidR="00657E64" w:rsidRDefault="00292781" w:rsidP="00241C7C">
      <w:pPr>
        <w:spacing w:after="0"/>
        <w:rPr>
          <w:ins w:id="2188" w:author="Eric Boisvert" w:date="2016-01-10T16:08:00Z"/>
          <w:lang w:val="en-CA"/>
        </w:rPr>
      </w:pPr>
      <w:ins w:id="2189" w:author="Eric Boisvert" w:date="2016-01-10T16:08:00Z">
        <w:r>
          <w:rPr>
            <w:lang w:val="en-CA"/>
          </w:rPr>
          <w:lastRenderedPageBreak/>
          <w:t>The correct encoding is</w:t>
        </w:r>
      </w:ins>
    </w:p>
    <w:p w14:paraId="49EB7E08" w14:textId="77777777" w:rsidR="00292781" w:rsidRDefault="00292781" w:rsidP="00241C7C">
      <w:pPr>
        <w:spacing w:after="0"/>
        <w:rPr>
          <w:ins w:id="2190" w:author="Eric Boisvert" w:date="2016-01-10T16:10:00Z"/>
          <w:lang w:val="en-CA"/>
        </w:rPr>
      </w:pPr>
    </w:p>
    <w:p w14:paraId="2C9DCA87" w14:textId="77777777" w:rsidR="00292781" w:rsidRDefault="00FD3D73">
      <w:pPr>
        <w:keepNext/>
        <w:spacing w:after="0"/>
        <w:rPr>
          <w:ins w:id="2191" w:author="Eric Boisvert" w:date="2016-01-10T16:11:00Z"/>
        </w:rPr>
        <w:pPrChange w:id="2192" w:author="Eric Boisvert" w:date="2016-01-10T16:11:00Z">
          <w:pPr>
            <w:spacing w:after="0"/>
          </w:pPr>
        </w:pPrChange>
      </w:pPr>
      <w:ins w:id="2193" w:author="Eric Boisvert" w:date="2016-01-10T16:10:00Z">
        <w:r>
          <w:rPr>
            <w:noProof/>
            <w:lang w:val="en-CA" w:eastAsia="en-CA"/>
          </w:rPr>
          <w:pict w14:anchorId="08443CB8">
            <v:shape id="_x0000_i1056" type="#_x0000_t75" style="width:378.8pt;height:135.4pt;visibility:visible;mso-wrap-style:square">
              <v:imagedata r:id="rId44" o:title=""/>
            </v:shape>
          </w:pict>
        </w:r>
      </w:ins>
    </w:p>
    <w:p w14:paraId="6AB5F50D" w14:textId="74C5409B" w:rsidR="00292781" w:rsidRDefault="00292781">
      <w:pPr>
        <w:pStyle w:val="Caption"/>
        <w:rPr>
          <w:ins w:id="2194" w:author="Eric Boisvert" w:date="2016-01-10T16:12:00Z"/>
        </w:rPr>
        <w:pPrChange w:id="2195" w:author="Eric Boisvert" w:date="2016-01-10T16:11:00Z">
          <w:pPr>
            <w:spacing w:after="0"/>
          </w:pPr>
        </w:pPrChange>
      </w:pPr>
      <w:ins w:id="2196" w:author="Eric Boisvert" w:date="2016-01-10T16:11:00Z">
        <w:r>
          <w:t xml:space="preserve">Figure </w:t>
        </w:r>
        <w:r>
          <w:fldChar w:fldCharType="begin"/>
        </w:r>
        <w:r>
          <w:instrText xml:space="preserve"> SEQ Figure \* ARABIC </w:instrText>
        </w:r>
      </w:ins>
      <w:r>
        <w:fldChar w:fldCharType="separate"/>
      </w:r>
      <w:ins w:id="2197" w:author="Eric Boisvert" w:date="2016-01-11T17:35:00Z">
        <w:r w:rsidR="00DE367C">
          <w:rPr>
            <w:noProof/>
          </w:rPr>
          <w:t>31</w:t>
        </w:r>
      </w:ins>
      <w:ins w:id="2198" w:author="Eric Boisvert" w:date="2016-01-10T16:11:00Z">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ins>
    </w:p>
    <w:p w14:paraId="6B933B62" w14:textId="7C21AA32" w:rsidR="00292781" w:rsidRDefault="00292781">
      <w:pPr>
        <w:rPr>
          <w:ins w:id="2199" w:author="Eric Boisvert" w:date="2016-01-10T16:12:00Z"/>
        </w:rPr>
        <w:pPrChange w:id="2200" w:author="Eric Boisvert" w:date="2016-01-10T16:12:00Z">
          <w:pPr>
            <w:spacing w:after="0"/>
          </w:pPr>
        </w:pPrChange>
      </w:pPr>
      <w:ins w:id="2201" w:author="Eric Boisvert" w:date="2016-01-10T16:17:00Z">
        <w:r>
          <w:fldChar w:fldCharType="begin"/>
        </w:r>
        <w:r>
          <w:instrText xml:space="preserve"> REF _Ref440205961 \h </w:instrText>
        </w:r>
      </w:ins>
      <w:r>
        <w:fldChar w:fldCharType="separate"/>
      </w:r>
      <w:ins w:id="2202" w:author="Eric Boisvert" w:date="2016-01-10T16:17:00Z">
        <w:r>
          <w:t xml:space="preserve">Table </w:t>
        </w:r>
        <w:r>
          <w:rPr>
            <w:noProof/>
          </w:rPr>
          <w:t>3</w:t>
        </w:r>
        <w:r>
          <w:t xml:space="preserve"> GSMLItem property</w:t>
        </w:r>
        <w:r>
          <w:fldChar w:fldCharType="end"/>
        </w:r>
        <w:r>
          <w:t xml:space="preserve"> </w:t>
        </w:r>
      </w:ins>
      <w:ins w:id="2203" w:author="Eric Boisvert" w:date="2016-01-10T16:12:00Z">
        <w:r>
          <w:t>describes the each of the GSMLItem properties</w:t>
        </w:r>
      </w:ins>
    </w:p>
    <w:p w14:paraId="0ACFC2A5" w14:textId="177D40CD" w:rsidR="00292781" w:rsidRDefault="00292781">
      <w:pPr>
        <w:pStyle w:val="Caption"/>
        <w:keepNext/>
        <w:rPr>
          <w:ins w:id="2204" w:author="Eric Boisvert" w:date="2016-01-10T16:17:00Z"/>
        </w:rPr>
        <w:pPrChange w:id="2205" w:author="Eric Boisvert" w:date="2016-01-10T16:17:00Z">
          <w:pPr/>
        </w:pPrChange>
      </w:pPr>
      <w:bookmarkStart w:id="2206" w:name="_Ref440205961"/>
      <w:ins w:id="2207" w:author="Eric Boisvert" w:date="2016-01-10T16:17:00Z">
        <w:r>
          <w:t xml:space="preserve">Table </w:t>
        </w:r>
        <w:r>
          <w:fldChar w:fldCharType="begin"/>
        </w:r>
        <w:r>
          <w:instrText xml:space="preserve"> SEQ Table \* ARABIC </w:instrText>
        </w:r>
      </w:ins>
      <w:r>
        <w:fldChar w:fldCharType="separate"/>
      </w:r>
      <w:ins w:id="2208" w:author="Eric Boisvert" w:date="2016-01-10T16:17:00Z">
        <w:r>
          <w:rPr>
            <w:noProof/>
          </w:rPr>
          <w:t>3</w:t>
        </w:r>
        <w:r>
          <w:fldChar w:fldCharType="end"/>
        </w:r>
        <w:r>
          <w:t xml:space="preserve"> GSMLItem property</w:t>
        </w:r>
        <w:bookmarkEnd w:id="2206"/>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rPr>
          <w:ins w:id="2209" w:author="Eric Boisvert" w:date="2016-01-10T16:13:00Z"/>
        </w:trPr>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ins w:id="2210" w:author="Eric Boisvert" w:date="2016-01-10T16:13:00Z"/>
                <w:rFonts w:ascii="Calibri" w:hAnsi="Calibri"/>
                <w:b/>
                <w:bCs/>
                <w:color w:val="365F91"/>
                <w:sz w:val="20"/>
                <w:szCs w:val="20"/>
              </w:rPr>
            </w:pPr>
            <w:ins w:id="2211" w:author="Eric Boisvert" w:date="2016-01-10T16:13:00Z">
              <w:r w:rsidRPr="002E6CBA">
                <w:rPr>
                  <w:rFonts w:ascii="Calibri" w:hAnsi="Calibri"/>
                  <w:b/>
                  <w:bCs/>
                  <w:color w:val="365F91"/>
                  <w:sz w:val="20"/>
                  <w:szCs w:val="20"/>
                </w:rPr>
                <w:t>Property</w:t>
              </w:r>
            </w:ins>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ins w:id="2212" w:author="Eric Boisvert" w:date="2016-01-10T16:13:00Z"/>
                <w:rFonts w:ascii="Calibri" w:hAnsi="Calibri"/>
                <w:b/>
                <w:bCs/>
                <w:color w:val="365F91"/>
                <w:sz w:val="20"/>
                <w:szCs w:val="20"/>
              </w:rPr>
            </w:pPr>
            <w:ins w:id="2213" w:author="Eric Boisvert" w:date="2016-01-10T16:16:00Z">
              <w:r w:rsidRPr="002E6CBA">
                <w:rPr>
                  <w:rFonts w:ascii="Calibri" w:hAnsi="Calibri"/>
                  <w:b/>
                  <w:bCs/>
                  <w:color w:val="365F91"/>
                  <w:sz w:val="20"/>
                  <w:szCs w:val="20"/>
                </w:rPr>
                <w:t>D</w:t>
              </w:r>
            </w:ins>
            <w:ins w:id="2214" w:author="Eric Boisvert" w:date="2016-01-10T16:13:00Z">
              <w:r w:rsidRPr="002E6CBA">
                <w:rPr>
                  <w:rFonts w:ascii="Calibri" w:hAnsi="Calibri"/>
                  <w:b/>
                  <w:bCs/>
                  <w:color w:val="365F91"/>
                  <w:sz w:val="20"/>
                  <w:szCs w:val="20"/>
                </w:rPr>
                <w:t>escription</w:t>
              </w:r>
            </w:ins>
          </w:p>
        </w:tc>
      </w:tr>
      <w:tr w:rsidR="002E6CBA" w:rsidRPr="002E6CBA" w14:paraId="3945A133" w14:textId="77777777" w:rsidTr="002E6CBA">
        <w:trPr>
          <w:ins w:id="2215" w:author="Eric Boisvert" w:date="2016-01-10T16:13:00Z"/>
        </w:trPr>
        <w:tc>
          <w:tcPr>
            <w:tcW w:w="2256" w:type="dxa"/>
            <w:tcBorders>
              <w:left w:val="nil"/>
              <w:right w:val="nil"/>
            </w:tcBorders>
            <w:shd w:val="clear" w:color="auto" w:fill="D3DFEE"/>
          </w:tcPr>
          <w:p w14:paraId="7DF32CFA" w14:textId="651253D8" w:rsidR="00292781" w:rsidRPr="002E6CBA" w:rsidRDefault="00292781" w:rsidP="00292781">
            <w:pPr>
              <w:rPr>
                <w:ins w:id="2216" w:author="Eric Boisvert" w:date="2016-01-10T16:13:00Z"/>
                <w:rFonts w:ascii="Calibri" w:hAnsi="Calibri"/>
                <w:b/>
                <w:bCs/>
                <w:color w:val="365F91"/>
                <w:sz w:val="20"/>
                <w:szCs w:val="20"/>
              </w:rPr>
            </w:pPr>
            <w:ins w:id="2217" w:author="Eric Boisvert" w:date="2016-01-10T16:14:00Z">
              <w:r w:rsidRPr="002E6CBA">
                <w:rPr>
                  <w:rFonts w:ascii="Calibri" w:hAnsi="Calibri"/>
                  <w:b/>
                  <w:bCs/>
                  <w:color w:val="365F91"/>
                  <w:sz w:val="20"/>
                  <w:szCs w:val="20"/>
                </w:rPr>
                <w:t>earthMaterialItem</w:t>
              </w:r>
            </w:ins>
          </w:p>
        </w:tc>
        <w:tc>
          <w:tcPr>
            <w:tcW w:w="6600" w:type="dxa"/>
            <w:tcBorders>
              <w:left w:val="nil"/>
              <w:right w:val="nil"/>
            </w:tcBorders>
            <w:shd w:val="clear" w:color="auto" w:fill="D3DFEE"/>
          </w:tcPr>
          <w:p w14:paraId="751171BF" w14:textId="7BDF28F9" w:rsidR="00292781" w:rsidRPr="002E6CBA" w:rsidRDefault="00292781" w:rsidP="00292781">
            <w:pPr>
              <w:rPr>
                <w:ins w:id="2218" w:author="Eric Boisvert" w:date="2016-01-10T16:13:00Z"/>
                <w:rFonts w:ascii="Calibri" w:hAnsi="Calibri"/>
                <w:color w:val="365F91"/>
                <w:sz w:val="20"/>
                <w:szCs w:val="20"/>
              </w:rPr>
            </w:pPr>
            <w:ins w:id="2219" w:author="Eric Boisvert" w:date="2016-01-10T16:15:00Z">
              <w:r w:rsidRPr="002E6CBA">
                <w:rPr>
                  <w:rFonts w:ascii="Calibri" w:hAnsi="Calibri"/>
                  <w:color w:val="365F91"/>
                  <w:sz w:val="20"/>
                  <w:szCs w:val="20"/>
                </w:rPr>
                <w:t>The earthMaterialItem attribute is a placeholder for the EarthMaterial class that is included as a member of a GSML Collection.</w:t>
              </w:r>
            </w:ins>
          </w:p>
        </w:tc>
      </w:tr>
      <w:tr w:rsidR="002E6CBA" w:rsidRPr="002E6CBA" w14:paraId="30CB5D9F" w14:textId="77777777" w:rsidTr="002E6CBA">
        <w:trPr>
          <w:ins w:id="2220" w:author="Eric Boisvert" w:date="2016-01-10T16:13:00Z"/>
        </w:trPr>
        <w:tc>
          <w:tcPr>
            <w:tcW w:w="2256" w:type="dxa"/>
            <w:shd w:val="clear" w:color="auto" w:fill="auto"/>
          </w:tcPr>
          <w:p w14:paraId="3F460243" w14:textId="0B275F16" w:rsidR="00292781" w:rsidRPr="002E6CBA" w:rsidRDefault="00292781" w:rsidP="00292781">
            <w:pPr>
              <w:rPr>
                <w:ins w:id="2221" w:author="Eric Boisvert" w:date="2016-01-10T16:13:00Z"/>
                <w:rFonts w:ascii="Calibri" w:hAnsi="Calibri"/>
                <w:b/>
                <w:bCs/>
                <w:color w:val="365F91"/>
                <w:sz w:val="20"/>
                <w:szCs w:val="20"/>
              </w:rPr>
            </w:pPr>
            <w:ins w:id="2222" w:author="Eric Boisvert" w:date="2016-01-10T16:14:00Z">
              <w:r w:rsidRPr="002E6CBA">
                <w:rPr>
                  <w:rFonts w:ascii="Calibri" w:hAnsi="Calibri"/>
                  <w:b/>
                  <w:bCs/>
                  <w:color w:val="365F91"/>
                  <w:sz w:val="20"/>
                  <w:szCs w:val="20"/>
                </w:rPr>
                <w:t>featureItem</w:t>
              </w:r>
            </w:ins>
          </w:p>
        </w:tc>
        <w:tc>
          <w:tcPr>
            <w:tcW w:w="6600" w:type="dxa"/>
            <w:shd w:val="clear" w:color="auto" w:fill="auto"/>
          </w:tcPr>
          <w:p w14:paraId="7BD18AEB" w14:textId="753654B9" w:rsidR="00292781" w:rsidRPr="002E6CBA" w:rsidRDefault="00292781" w:rsidP="00292781">
            <w:pPr>
              <w:rPr>
                <w:ins w:id="2223" w:author="Eric Boisvert" w:date="2016-01-10T16:13:00Z"/>
                <w:rFonts w:ascii="Calibri" w:hAnsi="Calibri"/>
                <w:color w:val="365F91"/>
                <w:sz w:val="20"/>
                <w:szCs w:val="20"/>
              </w:rPr>
            </w:pPr>
            <w:ins w:id="2224" w:author="Eric Boisvert" w:date="2016-01-10T16:15:00Z">
              <w:r w:rsidRPr="002E6CBA">
                <w:rPr>
                  <w:rFonts w:ascii="Calibri" w:hAnsi="Calibri"/>
                  <w:color w:val="365F91"/>
                  <w:sz w:val="20"/>
                  <w:szCs w:val="20"/>
                </w:rPr>
                <w:t>The featureItem attribute is a placeholder for the GeologicFeature class that is included as a member of a GSML Collection.</w:t>
              </w:r>
            </w:ins>
          </w:p>
        </w:tc>
      </w:tr>
      <w:tr w:rsidR="002E6CBA" w:rsidRPr="002E6CBA" w14:paraId="00A92851" w14:textId="77777777" w:rsidTr="002E6CBA">
        <w:trPr>
          <w:ins w:id="2225" w:author="Eric Boisvert" w:date="2016-01-10T16:13:00Z"/>
        </w:trPr>
        <w:tc>
          <w:tcPr>
            <w:tcW w:w="2256" w:type="dxa"/>
            <w:tcBorders>
              <w:left w:val="nil"/>
              <w:right w:val="nil"/>
            </w:tcBorders>
            <w:shd w:val="clear" w:color="auto" w:fill="D3DFEE"/>
          </w:tcPr>
          <w:p w14:paraId="04D3672B" w14:textId="00778BC3" w:rsidR="00292781" w:rsidRPr="002E6CBA" w:rsidRDefault="00292781" w:rsidP="00292781">
            <w:pPr>
              <w:rPr>
                <w:ins w:id="2226" w:author="Eric Boisvert" w:date="2016-01-10T16:13:00Z"/>
                <w:rFonts w:ascii="Calibri" w:hAnsi="Calibri"/>
                <w:b/>
                <w:bCs/>
                <w:color w:val="365F91"/>
                <w:sz w:val="20"/>
                <w:szCs w:val="20"/>
              </w:rPr>
            </w:pPr>
            <w:ins w:id="2227" w:author="Eric Boisvert" w:date="2016-01-10T16:14:00Z">
              <w:r w:rsidRPr="002E6CBA">
                <w:rPr>
                  <w:rFonts w:ascii="Calibri" w:hAnsi="Calibri"/>
                  <w:b/>
                  <w:bCs/>
                  <w:color w:val="365F91"/>
                  <w:sz w:val="20"/>
                  <w:szCs w:val="20"/>
                </w:rPr>
                <w:t>geometryItem</w:t>
              </w:r>
            </w:ins>
          </w:p>
        </w:tc>
        <w:tc>
          <w:tcPr>
            <w:tcW w:w="6600" w:type="dxa"/>
            <w:tcBorders>
              <w:left w:val="nil"/>
              <w:right w:val="nil"/>
            </w:tcBorders>
            <w:shd w:val="clear" w:color="auto" w:fill="D3DFEE"/>
          </w:tcPr>
          <w:p w14:paraId="3D299E42" w14:textId="2373C99A" w:rsidR="00292781" w:rsidRPr="002E6CBA" w:rsidRDefault="00292781" w:rsidP="00292781">
            <w:pPr>
              <w:rPr>
                <w:ins w:id="2228" w:author="Eric Boisvert" w:date="2016-01-10T16:13:00Z"/>
                <w:rFonts w:ascii="Calibri" w:hAnsi="Calibri"/>
                <w:color w:val="365F91"/>
                <w:sz w:val="20"/>
                <w:szCs w:val="20"/>
              </w:rPr>
            </w:pPr>
            <w:ins w:id="2229" w:author="Eric Boisvert" w:date="2016-01-10T16:15:00Z">
              <w:r w:rsidRPr="002E6CBA">
                <w:rPr>
                  <w:rFonts w:ascii="Calibri" w:hAnsi="Calibri"/>
                  <w:color w:val="365F91"/>
                  <w:sz w:val="20"/>
                  <w:szCs w:val="20"/>
                </w:rPr>
                <w:t>The geometryItem attribute is a placeholder for the AbstractGeometry class that is included as a member of a GSML Collection.</w:t>
              </w:r>
            </w:ins>
          </w:p>
        </w:tc>
      </w:tr>
      <w:tr w:rsidR="002E6CBA" w:rsidRPr="002E6CBA" w14:paraId="149C0E77" w14:textId="77777777" w:rsidTr="002E6CBA">
        <w:trPr>
          <w:ins w:id="2230" w:author="Eric Boisvert" w:date="2016-01-10T16:13:00Z"/>
        </w:trPr>
        <w:tc>
          <w:tcPr>
            <w:tcW w:w="2256" w:type="dxa"/>
            <w:shd w:val="clear" w:color="auto" w:fill="auto"/>
          </w:tcPr>
          <w:p w14:paraId="747C52D6" w14:textId="0539773C" w:rsidR="00292781" w:rsidRPr="002E6CBA" w:rsidRDefault="00292781" w:rsidP="00292781">
            <w:pPr>
              <w:rPr>
                <w:ins w:id="2231" w:author="Eric Boisvert" w:date="2016-01-10T16:13:00Z"/>
                <w:rFonts w:ascii="Calibri" w:hAnsi="Calibri"/>
                <w:b/>
                <w:bCs/>
                <w:color w:val="365F91"/>
                <w:sz w:val="20"/>
                <w:szCs w:val="20"/>
              </w:rPr>
            </w:pPr>
            <w:ins w:id="2232" w:author="Eric Boisvert" w:date="2016-01-10T16:14:00Z">
              <w:r w:rsidRPr="002E6CBA">
                <w:rPr>
                  <w:rFonts w:ascii="Calibri" w:hAnsi="Calibri"/>
                  <w:b/>
                  <w:bCs/>
                  <w:color w:val="365F91"/>
                  <w:sz w:val="20"/>
                  <w:szCs w:val="20"/>
                </w:rPr>
                <w:t>mappedItem</w:t>
              </w:r>
            </w:ins>
          </w:p>
        </w:tc>
        <w:tc>
          <w:tcPr>
            <w:tcW w:w="6600" w:type="dxa"/>
            <w:shd w:val="clear" w:color="auto" w:fill="auto"/>
          </w:tcPr>
          <w:p w14:paraId="6082CA69" w14:textId="10EEFC6E" w:rsidR="00292781" w:rsidRPr="002E6CBA" w:rsidRDefault="00292781" w:rsidP="00292781">
            <w:pPr>
              <w:rPr>
                <w:ins w:id="2233" w:author="Eric Boisvert" w:date="2016-01-10T16:13:00Z"/>
                <w:rFonts w:ascii="Calibri" w:hAnsi="Calibri"/>
                <w:color w:val="365F91"/>
                <w:sz w:val="20"/>
                <w:szCs w:val="20"/>
              </w:rPr>
            </w:pPr>
            <w:ins w:id="2234" w:author="Eric Boisvert" w:date="2016-01-10T16:15:00Z">
              <w:r w:rsidRPr="002E6CBA">
                <w:rPr>
                  <w:rFonts w:ascii="Calibri" w:hAnsi="Calibri"/>
                  <w:color w:val="365F91"/>
                  <w:sz w:val="20"/>
                  <w:szCs w:val="20"/>
                </w:rPr>
                <w:t>The mappedItem attribute is a placeholder for the MappedFeature class that is included as a member of a GSML Collection.</w:t>
              </w:r>
            </w:ins>
          </w:p>
        </w:tc>
      </w:tr>
      <w:tr w:rsidR="002E6CBA" w:rsidRPr="002E6CBA" w14:paraId="2917F05B" w14:textId="77777777" w:rsidTr="002E6CBA">
        <w:trPr>
          <w:ins w:id="2235" w:author="Eric Boisvert" w:date="2016-01-10T16:13:00Z"/>
        </w:trPr>
        <w:tc>
          <w:tcPr>
            <w:tcW w:w="2256" w:type="dxa"/>
            <w:tcBorders>
              <w:left w:val="nil"/>
              <w:right w:val="nil"/>
            </w:tcBorders>
            <w:shd w:val="clear" w:color="auto" w:fill="D3DFEE"/>
          </w:tcPr>
          <w:p w14:paraId="41E3A96C" w14:textId="089FDF8A" w:rsidR="00292781" w:rsidRPr="002E6CBA" w:rsidRDefault="00292781" w:rsidP="00292781">
            <w:pPr>
              <w:rPr>
                <w:ins w:id="2236" w:author="Eric Boisvert" w:date="2016-01-10T16:13:00Z"/>
                <w:rFonts w:ascii="Calibri" w:hAnsi="Calibri"/>
                <w:b/>
                <w:bCs/>
                <w:color w:val="365F91"/>
                <w:sz w:val="20"/>
                <w:szCs w:val="20"/>
              </w:rPr>
            </w:pPr>
            <w:ins w:id="2237" w:author="Eric Boisvert" w:date="2016-01-10T16:14:00Z">
              <w:r w:rsidRPr="002E6CBA">
                <w:rPr>
                  <w:rFonts w:ascii="Calibri" w:hAnsi="Calibri"/>
                  <w:b/>
                  <w:bCs/>
                  <w:color w:val="365F91"/>
                  <w:sz w:val="20"/>
                  <w:szCs w:val="20"/>
                </w:rPr>
                <w:t>relationItem</w:t>
              </w:r>
            </w:ins>
          </w:p>
        </w:tc>
        <w:tc>
          <w:tcPr>
            <w:tcW w:w="6600" w:type="dxa"/>
            <w:tcBorders>
              <w:left w:val="nil"/>
              <w:right w:val="nil"/>
            </w:tcBorders>
            <w:shd w:val="clear" w:color="auto" w:fill="D3DFEE"/>
          </w:tcPr>
          <w:p w14:paraId="55E764EE" w14:textId="2F001B9C" w:rsidR="00292781" w:rsidRPr="002E6CBA" w:rsidRDefault="00292781" w:rsidP="00292781">
            <w:pPr>
              <w:rPr>
                <w:ins w:id="2238" w:author="Eric Boisvert" w:date="2016-01-10T16:13:00Z"/>
                <w:rFonts w:ascii="Calibri" w:hAnsi="Calibri"/>
                <w:color w:val="365F91"/>
                <w:sz w:val="20"/>
                <w:szCs w:val="20"/>
              </w:rPr>
            </w:pPr>
            <w:ins w:id="2239" w:author="Eric Boisvert" w:date="2016-01-10T16:15:00Z">
              <w:r w:rsidRPr="002E6CBA">
                <w:rPr>
                  <w:rFonts w:ascii="Calibri" w:hAnsi="Calibri"/>
                  <w:color w:val="365F91"/>
                  <w:sz w:val="20"/>
                  <w:szCs w:val="20"/>
                </w:rPr>
                <w:t>The relationItem attribute is a placeholder for the GeologicRelation class that is included as a member of a GSML Collection.</w:t>
              </w:r>
            </w:ins>
          </w:p>
        </w:tc>
      </w:tr>
      <w:tr w:rsidR="002E6CBA" w:rsidRPr="002E6CBA" w14:paraId="4AC82E31" w14:textId="77777777" w:rsidTr="002E6CBA">
        <w:trPr>
          <w:trHeight w:val="497"/>
          <w:ins w:id="2240" w:author="Eric Boisvert" w:date="2016-01-10T16:13:00Z"/>
        </w:trPr>
        <w:tc>
          <w:tcPr>
            <w:tcW w:w="2256" w:type="dxa"/>
            <w:shd w:val="clear" w:color="auto" w:fill="auto"/>
          </w:tcPr>
          <w:p w14:paraId="166C8A22" w14:textId="784F6C95" w:rsidR="00292781" w:rsidRPr="002E6CBA" w:rsidRDefault="00292781" w:rsidP="00292781">
            <w:pPr>
              <w:rPr>
                <w:ins w:id="2241" w:author="Eric Boisvert" w:date="2016-01-10T16:13:00Z"/>
                <w:rFonts w:ascii="Calibri" w:hAnsi="Calibri"/>
                <w:b/>
                <w:bCs/>
                <w:color w:val="365F91"/>
                <w:sz w:val="20"/>
                <w:szCs w:val="20"/>
              </w:rPr>
            </w:pPr>
            <w:ins w:id="2242" w:author="Eric Boisvert" w:date="2016-01-10T16:14:00Z">
              <w:r w:rsidRPr="002E6CBA">
                <w:rPr>
                  <w:rFonts w:ascii="Calibri" w:hAnsi="Calibri"/>
                  <w:b/>
                  <w:bCs/>
                  <w:color w:val="365F91"/>
                  <w:sz w:val="20"/>
                  <w:szCs w:val="20"/>
                </w:rPr>
                <w:t>samplingFeatureItem</w:t>
              </w:r>
            </w:ins>
          </w:p>
        </w:tc>
        <w:tc>
          <w:tcPr>
            <w:tcW w:w="6600" w:type="dxa"/>
            <w:shd w:val="clear" w:color="auto" w:fill="auto"/>
          </w:tcPr>
          <w:p w14:paraId="5CFC013B" w14:textId="6A73344C" w:rsidR="00292781" w:rsidRPr="002E6CBA" w:rsidRDefault="00BE13EB" w:rsidP="00292781">
            <w:pPr>
              <w:rPr>
                <w:ins w:id="2243" w:author="Eric Boisvert" w:date="2016-01-10T16:13:00Z"/>
                <w:rFonts w:ascii="Calibri" w:hAnsi="Calibri"/>
                <w:color w:val="365F91"/>
                <w:sz w:val="20"/>
                <w:szCs w:val="20"/>
              </w:rPr>
            </w:pPr>
            <w:ins w:id="2244" w:author="Eric Boisvert" w:date="2016-01-10T16:15:00Z">
              <w:r w:rsidRPr="002E6CBA">
                <w:rPr>
                  <w:rFonts w:ascii="Calibri" w:hAnsi="Calibri"/>
                  <w:color w:val="365F91"/>
                  <w:sz w:val="20"/>
                  <w:szCs w:val="20"/>
                </w:rPr>
                <w:t xml:space="preserve">The </w:t>
              </w:r>
            </w:ins>
            <w:ins w:id="2245" w:author="Eric Boisvert" w:date="2016-01-10T16:18:00Z">
              <w:r w:rsidRPr="002E6CBA">
                <w:rPr>
                  <w:rFonts w:ascii="Calibri" w:hAnsi="Calibri"/>
                  <w:color w:val="365F91"/>
                  <w:sz w:val="20"/>
                  <w:szCs w:val="20"/>
                </w:rPr>
                <w:t>s</w:t>
              </w:r>
            </w:ins>
            <w:ins w:id="2246" w:author="Eric Boisvert" w:date="2016-01-10T16:15:00Z">
              <w:r w:rsidR="00292781" w:rsidRPr="002E6CBA">
                <w:rPr>
                  <w:rFonts w:ascii="Calibri" w:hAnsi="Calibri"/>
                  <w:color w:val="365F91"/>
                  <w:sz w:val="20"/>
                  <w:szCs w:val="20"/>
                </w:rPr>
                <w:t>amplingFeatureItem attribute is a placeholder for the SamplingFeature class that is included as a member of a GSML Collection.</w:t>
              </w:r>
            </w:ins>
          </w:p>
        </w:tc>
      </w:tr>
    </w:tbl>
    <w:p w14:paraId="34C9254F" w14:textId="77777777" w:rsidR="00292781" w:rsidRPr="00292781" w:rsidRDefault="00292781">
      <w:pPr>
        <w:rPr>
          <w:rPrChange w:id="2247" w:author="Eric Boisvert" w:date="2016-01-10T16:12:00Z">
            <w:rPr>
              <w:lang w:val="en-CA"/>
            </w:rPr>
          </w:rPrChange>
        </w:rPr>
        <w:pPrChange w:id="2248" w:author="Eric Boisvert" w:date="2016-01-10T16:12:00Z">
          <w:pPr>
            <w:spacing w:after="0"/>
          </w:pPr>
        </w:pPrChange>
      </w:pPr>
    </w:p>
    <w:p w14:paraId="53CF4537" w14:textId="77777777" w:rsidR="00657E64" w:rsidRDefault="00657E64" w:rsidP="00657E64">
      <w:pPr>
        <w:pStyle w:val="Heading3"/>
        <w:rPr>
          <w:ins w:id="2249" w:author="Eric Boisvert" w:date="2016-01-06T11:10:00Z"/>
          <w:lang w:val="en-CA"/>
        </w:rPr>
      </w:pPr>
      <w:bookmarkStart w:id="2250" w:name="_Toc439943468"/>
      <w:ins w:id="2251" w:author="Eric Boisvert" w:date="2016-01-06T11:10:00Z">
        <w:r>
          <w:rPr>
            <w:lang w:val="en-CA"/>
          </w:rPr>
          <w:t>GeoSciML Data Types</w:t>
        </w:r>
        <w:bookmarkEnd w:id="2250"/>
      </w:ins>
    </w:p>
    <w:p w14:paraId="519F32B6" w14:textId="77777777" w:rsidR="00657E64" w:rsidRDefault="00657E64" w:rsidP="00657E64">
      <w:pPr>
        <w:rPr>
          <w:ins w:id="2252" w:author="Eric Boisvert" w:date="2016-01-06T11:10:00Z"/>
          <w:lang w:val="en-CA"/>
        </w:rPr>
      </w:pPr>
    </w:p>
    <w:p w14:paraId="636940E3" w14:textId="2A99852C" w:rsidR="00657E64" w:rsidRDefault="00657E64" w:rsidP="00657E64">
      <w:pPr>
        <w:rPr>
          <w:ins w:id="2253" w:author="Eric Boisvert" w:date="2016-01-06T11:10:00Z"/>
          <w:lang w:val="en-CA"/>
        </w:rPr>
      </w:pPr>
      <w:ins w:id="2254"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5E96BA22" w:rsidR="00657E64" w:rsidRDefault="00657E64" w:rsidP="00657E64">
      <w:pPr>
        <w:rPr>
          <w:ins w:id="2255" w:author="Eric Boisvert" w:date="2016-01-06T11:10:00Z"/>
          <w:lang w:val="en-CA"/>
        </w:rPr>
      </w:pPr>
      <w:ins w:id="2256" w:author="Eric Boisvert" w:date="2016-01-06T11:10:00Z">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ins>
      <w:ins w:id="2257" w:author="Eric Boisvert" w:date="2016-01-11T12:22:00Z">
        <w:r w:rsidR="002570EB">
          <w:rPr>
            <w:lang w:val="en-CA"/>
          </w:rPr>
          <w:t xml:space="preserve"> otherwise</w:t>
        </w:r>
      </w:ins>
      <w:ins w:id="2258" w:author="Eric Boisvert" w:date="2016-01-06T11:10:00Z">
        <w:r>
          <w:rPr>
            <w:lang w:val="en-CA"/>
          </w:rPr>
          <w:t xml:space="preserve"> encoded as anonymous members of an array in SWE common).</w:t>
        </w:r>
      </w:ins>
    </w:p>
    <w:p w14:paraId="769C7277" w14:textId="77777777" w:rsidR="00657E64" w:rsidRDefault="00FD3D73" w:rsidP="00657E64">
      <w:pPr>
        <w:keepNext/>
        <w:rPr>
          <w:ins w:id="2259" w:author="Eric Boisvert" w:date="2016-01-06T11:10:00Z"/>
        </w:rPr>
      </w:pPr>
      <w:ins w:id="2260" w:author="Eric Boisvert" w:date="2016-01-06T11:10:00Z">
        <w:r>
          <w:rPr>
            <w:noProof/>
            <w:lang w:val="en-CA" w:eastAsia="en-CA"/>
          </w:rPr>
          <w:pict w14:anchorId="74C7BFF3">
            <v:shape id="Image 19" o:spid="_x0000_i1057" type="#_x0000_t75" style="width:6in;height:493.25pt;visibility:visible;mso-wrap-style:square">
              <v:imagedata r:id="rId45" o:title=""/>
            </v:shape>
          </w:pict>
        </w:r>
      </w:ins>
    </w:p>
    <w:p w14:paraId="6AE02CD9" w14:textId="77777777" w:rsidR="00657E64" w:rsidRDefault="00657E64" w:rsidP="00657E64">
      <w:pPr>
        <w:pStyle w:val="Caption"/>
        <w:rPr>
          <w:ins w:id="2261" w:author="Eric Boisvert" w:date="2016-01-06T11:10:00Z"/>
        </w:rPr>
      </w:pPr>
      <w:ins w:id="2262" w:author="Eric Boisvert" w:date="2016-01-06T11:10:00Z">
        <w:r>
          <w:t xml:space="preserve">Figure </w:t>
        </w:r>
        <w:r>
          <w:fldChar w:fldCharType="begin"/>
        </w:r>
        <w:r>
          <w:instrText xml:space="preserve"> SEQ Figure \* ARABIC </w:instrText>
        </w:r>
        <w:r>
          <w:fldChar w:fldCharType="separate"/>
        </w:r>
      </w:ins>
      <w:ins w:id="2263" w:author="Eric Boisvert" w:date="2016-01-11T17:35:00Z">
        <w:r w:rsidR="00DE367C">
          <w:rPr>
            <w:noProof/>
          </w:rPr>
          <w:t>32</w:t>
        </w:r>
      </w:ins>
      <w:ins w:id="2264"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2265" w:author="Eric Boisvert" w:date="2016-01-06T11:10:00Z"/>
        </w:rPr>
      </w:pPr>
      <w:ins w:id="2266" w:author="Eric Boisvert" w:date="2016-01-06T11:10:00Z">
        <w:r>
          <w:t>GSML_GeometricDescriptionValue</w:t>
        </w:r>
      </w:ins>
    </w:p>
    <w:p w14:paraId="79589916" w14:textId="77777777" w:rsidR="00657E64" w:rsidRDefault="00657E64" w:rsidP="00657E64">
      <w:pPr>
        <w:rPr>
          <w:ins w:id="2267" w:author="Eric Boisvert" w:date="2016-01-06T11:10:00Z"/>
        </w:rPr>
      </w:pPr>
    </w:p>
    <w:p w14:paraId="56F5C83E" w14:textId="77777777" w:rsidR="00657E64" w:rsidRDefault="00657E64" w:rsidP="00657E64">
      <w:pPr>
        <w:rPr>
          <w:ins w:id="2268" w:author="Eric Boisvert" w:date="2016-01-06T11:10:00Z"/>
        </w:rPr>
      </w:pPr>
      <w:ins w:id="2269" w:author="Eric Boisvert" w:date="2016-01-06T11:10:00Z">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56B7D24D" w:rsidR="00657E64" w:rsidRDefault="002570EB">
      <w:pPr>
        <w:pStyle w:val="Heading5"/>
        <w:rPr>
          <w:ins w:id="2270" w:author="Eric Boisvert" w:date="2016-01-11T12:22:00Z"/>
          <w:lang w:val="en-CA"/>
        </w:rPr>
        <w:pPrChange w:id="2271" w:author="Eric Boisvert" w:date="2016-01-11T12:25:00Z">
          <w:pPr>
            <w:autoSpaceDE w:val="0"/>
            <w:autoSpaceDN w:val="0"/>
            <w:adjustRightInd w:val="0"/>
            <w:spacing w:after="0" w:line="240" w:lineRule="atLeast"/>
          </w:pPr>
        </w:pPrChange>
      </w:pPr>
      <w:proofErr w:type="gramStart"/>
      <w:ins w:id="2272" w:author="Eric Boisvert" w:date="2016-01-11T12:22:00Z">
        <w:r w:rsidRPr="00D970E9">
          <w:rPr>
            <w:lang w:val="en-CA"/>
          </w:rPr>
          <w:t>determinationMethod</w:t>
        </w:r>
        <w:proofErr w:type="gramEnd"/>
      </w:ins>
    </w:p>
    <w:p w14:paraId="650BB035" w14:textId="77777777" w:rsidR="002570EB" w:rsidRDefault="002570EB" w:rsidP="00657E64">
      <w:pPr>
        <w:autoSpaceDE w:val="0"/>
        <w:autoSpaceDN w:val="0"/>
        <w:adjustRightInd w:val="0"/>
        <w:spacing w:after="0" w:line="240" w:lineRule="atLeast"/>
        <w:rPr>
          <w:ins w:id="2273" w:author="Eric Boisvert" w:date="2016-01-11T12:23:00Z"/>
          <w:rFonts w:cs="Arial"/>
          <w:color w:val="000000"/>
          <w:sz w:val="20"/>
          <w:lang w:val="en-CA"/>
        </w:rPr>
      </w:pPr>
    </w:p>
    <w:p w14:paraId="5B2C2726" w14:textId="34B96188" w:rsidR="002570EB" w:rsidRDefault="002570EB">
      <w:pPr>
        <w:rPr>
          <w:ins w:id="2274" w:author="Eric Boisvert" w:date="2016-01-11T12:25:00Z"/>
          <w:lang w:val="en-CA"/>
        </w:rPr>
        <w:pPrChange w:id="2275" w:author="Eric Boisvert" w:date="2016-01-11T12:25:00Z">
          <w:pPr>
            <w:autoSpaceDE w:val="0"/>
            <w:autoSpaceDN w:val="0"/>
            <w:adjustRightInd w:val="0"/>
            <w:spacing w:after="0" w:line="240" w:lineRule="atLeast"/>
          </w:pPr>
        </w:pPrChange>
      </w:pPr>
      <w:ins w:id="2276" w:author="Eric Boisvert" w:date="2016-01-11T12:24:00Z">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w:t>
        </w:r>
      </w:ins>
      <w:ins w:id="2277" w:author="Eric Boisvert" w:date="2016-01-11T12:25:00Z">
        <w:r>
          <w:rPr>
            <w:lang w:val="en-CA"/>
          </w:rPr>
          <w:t xml:space="preserve">proeperty </w:t>
        </w:r>
      </w:ins>
      <w:ins w:id="2278" w:author="Eric Boisvert" w:date="2016-01-11T12:24:00Z">
        <w:r>
          <w:rPr>
            <w:lang w:val="en-CA"/>
          </w:rPr>
          <w:t>shall d</w:t>
        </w:r>
      </w:ins>
      <w:ins w:id="2279" w:author="Eric Boisvert" w:date="2016-01-11T12:23:00Z">
        <w:r w:rsidRPr="002570EB">
          <w:rPr>
            <w:lang w:val="en-CA"/>
          </w:rPr>
          <w:t>escribes the way the orientation value was determined (eg measured, inferred from dip slope, etc)</w:t>
        </w:r>
      </w:ins>
      <w:ins w:id="2280" w:author="Eric Boisvert" w:date="2016-01-11T12:25:00Z">
        <w:r>
          <w:rPr>
            <w:lang w:val="en-CA"/>
          </w:rPr>
          <w:t xml:space="preserve"> using a term from a controlled vocabulary.</w:t>
        </w:r>
      </w:ins>
    </w:p>
    <w:p w14:paraId="1AE73B5D" w14:textId="20F32E8A" w:rsidR="002570EB" w:rsidRDefault="002570EB">
      <w:pPr>
        <w:pStyle w:val="Heading5"/>
        <w:rPr>
          <w:ins w:id="2281" w:author="Eric Boisvert" w:date="2016-01-11T12:25:00Z"/>
          <w:lang w:val="en-CA"/>
        </w:rPr>
        <w:pPrChange w:id="2282" w:author="Eric Boisvert" w:date="2016-01-11T12:26:00Z">
          <w:pPr>
            <w:autoSpaceDE w:val="0"/>
            <w:autoSpaceDN w:val="0"/>
            <w:adjustRightInd w:val="0"/>
            <w:spacing w:after="0" w:line="240" w:lineRule="atLeast"/>
          </w:pPr>
        </w:pPrChange>
      </w:pPr>
      <w:proofErr w:type="gramStart"/>
      <w:ins w:id="2283" w:author="Eric Boisvert" w:date="2016-01-11T12:25:00Z">
        <w:r w:rsidRPr="00D970E9">
          <w:rPr>
            <w:lang w:val="en-CA"/>
          </w:rPr>
          <w:t>descriptiveOrientation</w:t>
        </w:r>
        <w:proofErr w:type="gramEnd"/>
      </w:ins>
    </w:p>
    <w:p w14:paraId="2C4D3043" w14:textId="77777777" w:rsidR="002570EB" w:rsidRDefault="002570EB">
      <w:pPr>
        <w:rPr>
          <w:ins w:id="2284" w:author="Eric Boisvert" w:date="2016-01-11T12:25:00Z"/>
          <w:lang w:val="en-CA"/>
        </w:rPr>
        <w:pPrChange w:id="2285" w:author="Eric Boisvert" w:date="2016-01-11T12:26:00Z">
          <w:pPr>
            <w:autoSpaceDE w:val="0"/>
            <w:autoSpaceDN w:val="0"/>
            <w:adjustRightInd w:val="0"/>
            <w:spacing w:after="0" w:line="240" w:lineRule="atLeast"/>
          </w:pPr>
        </w:pPrChange>
      </w:pPr>
    </w:p>
    <w:p w14:paraId="284142CC" w14:textId="7CE54C48" w:rsidR="002570EB" w:rsidRDefault="002570EB">
      <w:pPr>
        <w:rPr>
          <w:ins w:id="2286" w:author="Eric Boisvert" w:date="2016-01-11T12:26:00Z"/>
          <w:lang w:val="en-CA"/>
        </w:rPr>
        <w:pPrChange w:id="2287" w:author="Eric Boisvert" w:date="2016-01-11T12:26:00Z">
          <w:pPr>
            <w:autoSpaceDE w:val="0"/>
            <w:autoSpaceDN w:val="0"/>
            <w:adjustRightInd w:val="0"/>
            <w:spacing w:after="0" w:line="240" w:lineRule="atLeast"/>
          </w:pPr>
        </w:pPrChange>
      </w:pPr>
      <w:ins w:id="2288" w:author="Eric Boisvert" w:date="2016-01-11T12:25:00Z">
        <w:r>
          <w:rPr>
            <w:lang w:val="en-CA"/>
          </w:rPr>
          <w:t>The descriptionOrientation</w:t>
        </w:r>
      </w:ins>
      <w:proofErr w:type="gramStart"/>
      <w:ins w:id="2289" w:author="Eric Boisvert" w:date="2016-01-11T12:26:00Z">
        <w:r>
          <w:rPr>
            <w:lang w:val="en-CA"/>
          </w:rPr>
          <w:t>:CharacterString</w:t>
        </w:r>
        <w:proofErr w:type="gramEnd"/>
        <w:r>
          <w:rPr>
            <w:lang w:val="en-CA"/>
          </w:rPr>
          <w:t xml:space="preserve"> shall contain a t</w:t>
        </w:r>
      </w:ins>
      <w:ins w:id="2290" w:author="Eric Boisvert" w:date="2016-01-11T12:25:00Z">
        <w:r w:rsidRPr="002570EB">
          <w:rPr>
            <w:lang w:val="en-CA"/>
          </w:rPr>
          <w:t>extual specification of orientation, possibly referencing some local geography</w:t>
        </w:r>
      </w:ins>
    </w:p>
    <w:p w14:paraId="79CAF32E" w14:textId="77777777" w:rsidR="00657E64" w:rsidRDefault="00657E64" w:rsidP="00657E64">
      <w:pPr>
        <w:pStyle w:val="Heading4"/>
        <w:rPr>
          <w:ins w:id="2291" w:author="Eric Boisvert" w:date="2016-01-06T11:10:00Z"/>
          <w:lang w:val="en-CA"/>
        </w:rPr>
      </w:pPr>
      <w:ins w:id="2292" w:author="Eric Boisvert" w:date="2016-01-06T11:10:00Z">
        <w:r>
          <w:rPr>
            <w:lang w:val="en-CA"/>
          </w:rPr>
          <w:t>GSML_PlanarOrientation</w:t>
        </w:r>
      </w:ins>
    </w:p>
    <w:p w14:paraId="79E02371" w14:textId="77777777" w:rsidR="00657E64" w:rsidRPr="000C4224" w:rsidRDefault="00657E64" w:rsidP="00657E64">
      <w:pPr>
        <w:rPr>
          <w:ins w:id="2293" w:author="Eric Boisvert" w:date="2016-01-06T11:10:00Z"/>
          <w:lang w:val="en-CA"/>
        </w:rPr>
      </w:pPr>
    </w:p>
    <w:p w14:paraId="26BCB072" w14:textId="77777777" w:rsidR="00657E64" w:rsidRDefault="00657E64" w:rsidP="00657E64">
      <w:pPr>
        <w:rPr>
          <w:ins w:id="2294" w:author="Eric Boisvert" w:date="2016-01-11T12:32:00Z"/>
          <w:lang w:val="en-CA"/>
        </w:rPr>
      </w:pPr>
      <w:ins w:id="2295"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29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296"/>
        <w:r>
          <w:rPr>
            <w:rStyle w:val="CommentReference"/>
          </w:rPr>
          <w:commentReference w:id="2296"/>
        </w:r>
      </w:ins>
    </w:p>
    <w:p w14:paraId="4AE3F870" w14:textId="77777777" w:rsidR="00245451" w:rsidRDefault="00245451" w:rsidP="00245451">
      <w:pPr>
        <w:rPr>
          <w:ins w:id="2297" w:author="Eric Boisvert" w:date="2016-01-11T12:3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ins w:id="2298" w:author="Eric Boisvert" w:date="2016-01-11T12:32:00Z"/>
        </w:trPr>
        <w:tc>
          <w:tcPr>
            <w:tcW w:w="4219" w:type="dxa"/>
            <w:tcBorders>
              <w:right w:val="nil"/>
            </w:tcBorders>
            <w:shd w:val="clear" w:color="auto" w:fill="auto"/>
          </w:tcPr>
          <w:p w14:paraId="26BECB3D" w14:textId="77777777" w:rsidR="00245451" w:rsidRPr="00D12552" w:rsidRDefault="00245451" w:rsidP="00DE367C">
            <w:pPr>
              <w:pStyle w:val="Tabletext10"/>
              <w:rPr>
                <w:ins w:id="2299" w:author="Eric Boisvert" w:date="2016-01-11T12:32:00Z"/>
                <w:rStyle w:val="requri"/>
                <w:lang w:val="en-CA"/>
              </w:rPr>
            </w:pPr>
            <w:ins w:id="2300" w:author="Eric Boisvert" w:date="2016-01-11T12:32: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0087A1E1" w14:textId="77777777" w:rsidR="00245451" w:rsidRPr="00D12552" w:rsidRDefault="00245451" w:rsidP="00DE367C">
            <w:pPr>
              <w:pStyle w:val="Tabletext10"/>
              <w:jc w:val="left"/>
              <w:rPr>
                <w:ins w:id="2301" w:author="Eric Boisvert" w:date="2016-01-11T12:32:00Z"/>
                <w:rStyle w:val="reqtext"/>
                <w:lang w:val="en-CA"/>
              </w:rPr>
            </w:pPr>
            <w:ins w:id="2302" w:author="Eric Boisvert" w:date="2016-01-11T12:32:00Z">
              <w:r>
                <w:t>At least one of polarity, azimuth or dip SHALL not be nil</w:t>
              </w:r>
            </w:ins>
          </w:p>
        </w:tc>
      </w:tr>
    </w:tbl>
    <w:p w14:paraId="0A5F3575" w14:textId="77777777" w:rsidR="00245451" w:rsidRDefault="00245451" w:rsidP="00245451">
      <w:pPr>
        <w:rPr>
          <w:ins w:id="2303" w:author="Eric Boisvert" w:date="2016-01-11T12:32:00Z"/>
        </w:rPr>
      </w:pPr>
    </w:p>
    <w:p w14:paraId="1827D35B" w14:textId="01928ED1" w:rsidR="00245451" w:rsidRDefault="00245451" w:rsidP="00245451">
      <w:pPr>
        <w:rPr>
          <w:ins w:id="2304" w:author="Eric Boisvert" w:date="2016-01-11T12:27:00Z"/>
          <w:lang w:val="en-CA"/>
        </w:rPr>
      </w:pPr>
      <w:ins w:id="2305" w:author="Eric Boisvert" w:date="2016-01-11T12:32: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p w14:paraId="6ACF1A83" w14:textId="5A61EC2B" w:rsidR="002570EB" w:rsidRDefault="002570EB">
      <w:pPr>
        <w:pStyle w:val="Heading5"/>
        <w:rPr>
          <w:ins w:id="2306" w:author="Eric Boisvert" w:date="2016-01-11T12:27:00Z"/>
          <w:lang w:val="en-CA"/>
        </w:rPr>
        <w:pPrChange w:id="2307" w:author="Eric Boisvert" w:date="2016-01-11T12:28:00Z">
          <w:pPr/>
        </w:pPrChange>
      </w:pPr>
      <w:bookmarkStart w:id="2308" w:name="_Ref440279067"/>
      <w:proofErr w:type="gramStart"/>
      <w:ins w:id="2309" w:author="Eric Boisvert" w:date="2016-01-11T12:28:00Z">
        <w:r>
          <w:rPr>
            <w:lang w:val="en-CA"/>
          </w:rPr>
          <w:t>c</w:t>
        </w:r>
      </w:ins>
      <w:ins w:id="2310" w:author="Eric Boisvert" w:date="2016-01-11T12:27:00Z">
        <w:r w:rsidRPr="00D970E9">
          <w:rPr>
            <w:lang w:val="en-CA"/>
          </w:rPr>
          <w:t>onvention</w:t>
        </w:r>
        <w:bookmarkEnd w:id="2308"/>
        <w:proofErr w:type="gramEnd"/>
      </w:ins>
    </w:p>
    <w:p w14:paraId="6736304F" w14:textId="77777777" w:rsidR="002570EB" w:rsidRDefault="002570EB">
      <w:pPr>
        <w:rPr>
          <w:ins w:id="2311" w:author="Eric Boisvert" w:date="2016-01-11T12:28:00Z"/>
          <w:lang w:val="en-CA"/>
        </w:rPr>
      </w:pPr>
    </w:p>
    <w:p w14:paraId="21A12EF1" w14:textId="36672762" w:rsidR="002570EB" w:rsidRDefault="002570EB">
      <w:pPr>
        <w:rPr>
          <w:ins w:id="2312" w:author="Eric Boisvert" w:date="2016-01-11T12:34:00Z"/>
          <w:lang w:val="en-CA"/>
        </w:rPr>
      </w:pPr>
      <w:ins w:id="2313" w:author="Eric Boisvert" w:date="2016-01-11T12:27:00Z">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ins>
      <w:ins w:id="2314" w:author="Eric Boisvert" w:date="2016-01-11T12:28:00Z">
        <w:r>
          <w:rPr>
            <w:lang w:val="en-CA"/>
          </w:rPr>
          <w:t xml:space="preserve"> from a controlled vocabulary.</w:t>
        </w:r>
      </w:ins>
    </w:p>
    <w:p w14:paraId="2D659CF8" w14:textId="61603AE3" w:rsidR="00245451" w:rsidRDefault="00245451">
      <w:pPr>
        <w:pStyle w:val="Heading5"/>
        <w:rPr>
          <w:ins w:id="2315" w:author="Eric Boisvert" w:date="2016-01-11T12:35:00Z"/>
          <w:lang w:val="en-CA"/>
        </w:rPr>
        <w:pPrChange w:id="2316" w:author="Eric Boisvert" w:date="2016-01-11T12:35:00Z">
          <w:pPr/>
        </w:pPrChange>
      </w:pPr>
      <w:proofErr w:type="gramStart"/>
      <w:ins w:id="2317" w:author="Eric Boisvert" w:date="2016-01-11T12:35:00Z">
        <w:r>
          <w:rPr>
            <w:lang w:val="en-CA"/>
          </w:rPr>
          <w:t>a</w:t>
        </w:r>
      </w:ins>
      <w:ins w:id="2318" w:author="Eric Boisvert" w:date="2016-01-11T12:34:00Z">
        <w:r>
          <w:rPr>
            <w:lang w:val="en-CA"/>
          </w:rPr>
          <w:t>zimuth</w:t>
        </w:r>
      </w:ins>
      <w:proofErr w:type="gramEnd"/>
    </w:p>
    <w:p w14:paraId="0ECA6EC5" w14:textId="77777777" w:rsidR="00245451" w:rsidRPr="00245451" w:rsidRDefault="00245451">
      <w:pPr>
        <w:rPr>
          <w:ins w:id="2319" w:author="Eric Boisvert" w:date="2016-01-11T12:34:00Z"/>
          <w:lang w:val="en-CA"/>
        </w:rPr>
      </w:pPr>
    </w:p>
    <w:p w14:paraId="2E43A43F" w14:textId="5E732329" w:rsidR="00245451" w:rsidRDefault="00245451">
      <w:pPr>
        <w:rPr>
          <w:ins w:id="2320" w:author="Eric Boisvert" w:date="2016-01-11T12:36:00Z"/>
          <w:lang w:val="en-CA"/>
        </w:rPr>
      </w:pPr>
      <w:ins w:id="2321" w:author="Eric Boisvert" w:date="2016-01-11T12:34:00Z">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ins>
      <w:ins w:id="2322" w:author="Eric Boisvert" w:date="2016-01-11T12:35:00Z">
        <w:r>
          <w:rPr>
            <w:lang w:val="en-CA"/>
          </w:rPr>
          <w:fldChar w:fldCharType="begin"/>
        </w:r>
        <w:r>
          <w:rPr>
            <w:lang w:val="en-CA"/>
          </w:rPr>
          <w:instrText xml:space="preserve"> REF _Ref440279067 \r \h </w:instrText>
        </w:r>
      </w:ins>
      <w:r>
        <w:rPr>
          <w:lang w:val="en-CA"/>
        </w:rPr>
      </w:r>
      <w:r>
        <w:rPr>
          <w:lang w:val="en-CA"/>
        </w:rPr>
        <w:fldChar w:fldCharType="separate"/>
      </w:r>
      <w:ins w:id="2323" w:author="Eric Boisvert" w:date="2016-01-11T12:35:00Z">
        <w:r>
          <w:rPr>
            <w:lang w:val="en-CA"/>
          </w:rPr>
          <w:t>8.4.6.2.1</w:t>
        </w:r>
        <w:r>
          <w:rPr>
            <w:lang w:val="en-CA"/>
          </w:rPr>
          <w:fldChar w:fldCharType="end"/>
        </w:r>
      </w:ins>
      <w:ins w:id="2324" w:author="Eric Boisvert" w:date="2016-01-11T12:34:00Z">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ins w:id="2325" w:author="Eric Boisvert" w:date="2016-01-11T12:36:00Z"/>
        </w:trPr>
        <w:tc>
          <w:tcPr>
            <w:tcW w:w="4219" w:type="dxa"/>
            <w:tcBorders>
              <w:right w:val="nil"/>
            </w:tcBorders>
            <w:shd w:val="clear" w:color="auto" w:fill="auto"/>
          </w:tcPr>
          <w:p w14:paraId="51A43DD7" w14:textId="77777777" w:rsidR="00245451" w:rsidRPr="00D12552" w:rsidRDefault="00245451" w:rsidP="00DE367C">
            <w:pPr>
              <w:pStyle w:val="Tabletext10"/>
              <w:rPr>
                <w:ins w:id="2326" w:author="Eric Boisvert" w:date="2016-01-11T12:36:00Z"/>
                <w:rStyle w:val="requri"/>
                <w:lang w:val="en-CA"/>
              </w:rPr>
            </w:pPr>
            <w:ins w:id="2327" w:author="Eric Boisvert" w:date="2016-01-11T12:36: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4E53DF2" w14:textId="77777777" w:rsidR="00245451" w:rsidRPr="00D12552" w:rsidRDefault="00245451" w:rsidP="00DE367C">
            <w:pPr>
              <w:pStyle w:val="Tabletext10"/>
              <w:jc w:val="left"/>
              <w:rPr>
                <w:ins w:id="2328" w:author="Eric Boisvert" w:date="2016-01-11T12:36:00Z"/>
                <w:rStyle w:val="reqtext"/>
                <w:lang w:val="en-CA"/>
              </w:rPr>
            </w:pPr>
            <w:ins w:id="2329" w:author="Eric Boisvert" w:date="2016-01-11T12:36:00Z">
              <w:r>
                <w:t>Azimuth SHALL be values in range [0,360[</w:t>
              </w:r>
            </w:ins>
          </w:p>
        </w:tc>
      </w:tr>
    </w:tbl>
    <w:p w14:paraId="79E30A81" w14:textId="77777777" w:rsidR="00245451" w:rsidRDefault="00245451" w:rsidP="00245451">
      <w:pPr>
        <w:rPr>
          <w:ins w:id="2330" w:author="Eric Boisvert" w:date="2016-01-11T12:36:00Z"/>
          <w:lang w:val="en-CA"/>
        </w:rPr>
      </w:pPr>
    </w:p>
    <w:p w14:paraId="0A3919D0" w14:textId="05FC0684" w:rsidR="00245451" w:rsidRDefault="00245451" w:rsidP="00245451">
      <w:pPr>
        <w:rPr>
          <w:ins w:id="2331" w:author="Eric Boisvert" w:date="2016-01-11T12:28:00Z"/>
          <w:lang w:val="en-CA"/>
        </w:rPr>
      </w:pPr>
      <w:ins w:id="2332" w:author="Eric Boisvert" w:date="2016-01-11T12:36:00Z">
        <w:r>
          <w:rPr>
            <w:lang w:val="en-CA"/>
          </w:rPr>
          <w:t>The azimuth values shall be a value &gt;= 0 and &lt; 360.</w:t>
        </w:r>
      </w:ins>
    </w:p>
    <w:p w14:paraId="55CAFC19" w14:textId="0B5DBCB2" w:rsidR="002570EB" w:rsidRDefault="002570EB">
      <w:pPr>
        <w:pStyle w:val="Heading5"/>
        <w:rPr>
          <w:ins w:id="2333" w:author="Eric Boisvert" w:date="2016-01-11T12:29:00Z"/>
          <w:lang w:val="en-CA"/>
        </w:rPr>
        <w:pPrChange w:id="2334" w:author="Eric Boisvert" w:date="2016-01-11T12:29:00Z">
          <w:pPr/>
        </w:pPrChange>
      </w:pPr>
      <w:proofErr w:type="gramStart"/>
      <w:ins w:id="2335" w:author="Eric Boisvert" w:date="2016-01-11T12:29:00Z">
        <w:r>
          <w:rPr>
            <w:lang w:val="en-CA"/>
          </w:rPr>
          <w:t>d</w:t>
        </w:r>
      </w:ins>
      <w:ins w:id="2336" w:author="Eric Boisvert" w:date="2016-01-11T12:28:00Z">
        <w:r w:rsidRPr="002570EB">
          <w:rPr>
            <w:lang w:val="en-CA"/>
          </w:rPr>
          <w:t>ip</w:t>
        </w:r>
      </w:ins>
      <w:proofErr w:type="gramEnd"/>
    </w:p>
    <w:p w14:paraId="5DC1C1F7" w14:textId="77777777" w:rsidR="002570EB" w:rsidRPr="002570EB" w:rsidRDefault="002570EB">
      <w:pPr>
        <w:rPr>
          <w:ins w:id="2337" w:author="Eric Boisvert" w:date="2016-01-11T12:28:00Z"/>
          <w:lang w:val="en-CA"/>
        </w:rPr>
      </w:pPr>
    </w:p>
    <w:p w14:paraId="5AA5120F" w14:textId="1C49C9A9" w:rsidR="00245451" w:rsidRDefault="002570EB" w:rsidP="00245451">
      <w:pPr>
        <w:rPr>
          <w:ins w:id="2338" w:author="Eric Boisvert" w:date="2016-01-11T12:36:00Z"/>
          <w:lang w:val="en-CA"/>
        </w:rPr>
      </w:pPr>
      <w:ins w:id="2339" w:author="Eric Boisvert" w:date="2016-01-11T12:28:00Z">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ins w:id="2340" w:author="Eric Boisvert" w:date="2016-01-11T12:36:00Z"/>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ins w:id="2341" w:author="Eric Boisvert" w:date="2016-01-11T12:36:00Z"/>
                <w:rStyle w:val="requri"/>
                <w:lang w:val="en-CA"/>
              </w:rPr>
            </w:pPr>
            <w:ins w:id="2342" w:author="Eric Boisvert" w:date="2016-01-11T12:36: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ins w:id="2343" w:author="Eric Boisvert" w:date="2016-01-11T12:36:00Z"/>
                <w:rStyle w:val="reqtext"/>
                <w:rFonts w:cs="Times New Roman"/>
                <w:sz w:val="20"/>
              </w:rPr>
            </w:pPr>
            <w:ins w:id="2344" w:author="Eric Boisvert" w:date="2016-01-11T12:36:00Z">
              <w:r>
                <w:t xml:space="preserve">Dips SHALL be expressed in degree downward from the horizontal.   </w:t>
              </w:r>
            </w:ins>
          </w:p>
        </w:tc>
      </w:tr>
    </w:tbl>
    <w:p w14:paraId="55CA2C63" w14:textId="77777777" w:rsidR="00245451" w:rsidRDefault="00245451" w:rsidP="00245451">
      <w:pPr>
        <w:rPr>
          <w:ins w:id="2345" w:author="Eric Boisvert" w:date="2016-01-11T12:36:00Z"/>
        </w:rPr>
      </w:pPr>
    </w:p>
    <w:p w14:paraId="2D4FB9C1" w14:textId="16AB6FDF" w:rsidR="00245451" w:rsidRDefault="00245451" w:rsidP="00245451">
      <w:pPr>
        <w:rPr>
          <w:ins w:id="2346" w:author="Eric Boisvert" w:date="2016-01-11T12:37:00Z"/>
        </w:rPr>
      </w:pPr>
      <w:ins w:id="2347" w:author="Eric Boisvert" w:date="2016-01-11T12:36:00Z">
        <w:r>
          <w:t>Dips are always downward. Depending of the convention, “upward” dips are just equivalent of downward for the azimuth flipped 180 degrees.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ins w:id="2348" w:author="Eric Boisvert" w:date="2016-01-11T12:37:00Z"/>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ins w:id="2349" w:author="Eric Boisvert" w:date="2016-01-11T12:37:00Z"/>
                <w:rStyle w:val="requri"/>
                <w:lang w:val="en-CA"/>
              </w:rPr>
            </w:pPr>
            <w:ins w:id="2350" w:author="Eric Boisvert" w:date="2016-01-11T12:37: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ins w:id="2351" w:author="Eric Boisvert" w:date="2016-01-11T12:37:00Z"/>
                <w:rStyle w:val="reqtext"/>
                <w:rFonts w:cs="Times New Roman"/>
                <w:sz w:val="20"/>
              </w:rPr>
            </w:pPr>
            <w:ins w:id="2352" w:author="Eric Boisvert" w:date="2016-01-11T12:37:00Z">
              <w:r>
                <w:t xml:space="preserve">Dips SHALL be values in range [0,90]   </w:t>
              </w:r>
            </w:ins>
          </w:p>
        </w:tc>
      </w:tr>
    </w:tbl>
    <w:p w14:paraId="722FF61F" w14:textId="77777777" w:rsidR="00245451" w:rsidRDefault="00245451" w:rsidP="00245451">
      <w:pPr>
        <w:rPr>
          <w:ins w:id="2353" w:author="Eric Boisvert" w:date="2016-01-11T12:37:00Z"/>
        </w:rPr>
      </w:pPr>
    </w:p>
    <w:p w14:paraId="77F705C3" w14:textId="03CA441A" w:rsidR="00245451" w:rsidRPr="00245451" w:rsidRDefault="00245451" w:rsidP="00245451">
      <w:pPr>
        <w:rPr>
          <w:ins w:id="2354" w:author="Eric Boisvert" w:date="2016-01-11T12:29:00Z"/>
          <w:rPrChange w:id="2355" w:author="Eric Boisvert" w:date="2016-01-11T12:37:00Z">
            <w:rPr>
              <w:ins w:id="2356" w:author="Eric Boisvert" w:date="2016-01-11T12:29:00Z"/>
              <w:lang w:val="en-CA"/>
            </w:rPr>
          </w:rPrChange>
        </w:rPr>
      </w:pPr>
      <w:ins w:id="2357" w:author="Eric Boisvert" w:date="2016-01-11T12:37:00Z">
        <w:r>
          <w:t>Dip values shall be between 0 (horizontal) and 90 (vertical downward).</w:t>
        </w:r>
      </w:ins>
    </w:p>
    <w:p w14:paraId="261CB8BB" w14:textId="34081D3A" w:rsidR="002570EB" w:rsidRDefault="002570EB">
      <w:pPr>
        <w:pStyle w:val="Heading5"/>
        <w:rPr>
          <w:ins w:id="2358" w:author="Eric Boisvert" w:date="2016-01-11T12:30:00Z"/>
          <w:lang w:val="en-CA"/>
        </w:rPr>
        <w:pPrChange w:id="2359" w:author="Eric Boisvert" w:date="2016-01-11T12:30:00Z">
          <w:pPr/>
        </w:pPrChange>
      </w:pPr>
      <w:proofErr w:type="gramStart"/>
      <w:ins w:id="2360" w:author="Eric Boisvert" w:date="2016-01-11T12:30:00Z">
        <w:r>
          <w:rPr>
            <w:lang w:val="en-CA"/>
          </w:rPr>
          <w:t>p</w:t>
        </w:r>
      </w:ins>
      <w:ins w:id="2361" w:author="Eric Boisvert" w:date="2016-01-11T12:29:00Z">
        <w:r w:rsidRPr="002570EB">
          <w:rPr>
            <w:lang w:val="en-CA"/>
          </w:rPr>
          <w:t>olarity</w:t>
        </w:r>
      </w:ins>
      <w:proofErr w:type="gramEnd"/>
    </w:p>
    <w:p w14:paraId="36561269" w14:textId="77777777" w:rsidR="002570EB" w:rsidRPr="002570EB" w:rsidRDefault="002570EB">
      <w:pPr>
        <w:rPr>
          <w:ins w:id="2362" w:author="Eric Boisvert" w:date="2016-01-11T12:29:00Z"/>
          <w:lang w:val="en-CA"/>
        </w:rPr>
      </w:pPr>
    </w:p>
    <w:p w14:paraId="60E15A81" w14:textId="0B15CBE5" w:rsidR="002570EB" w:rsidRDefault="002570EB">
      <w:pPr>
        <w:rPr>
          <w:ins w:id="2363" w:author="Eric Boisvert" w:date="2016-01-11T12:37:00Z"/>
          <w:lang w:val="en-CA"/>
        </w:rPr>
      </w:pPr>
      <w:ins w:id="2364" w:author="Eric Boisvert" w:date="2016-01-11T12:29:00Z">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ins>
    </w:p>
    <w:p w14:paraId="01A3426F" w14:textId="77777777" w:rsidR="00245451" w:rsidRDefault="00245451">
      <w:pPr>
        <w:rPr>
          <w:ins w:id="2365" w:author="Eric Boisvert" w:date="2016-01-11T12:29:00Z"/>
          <w:lang w:val="en-CA"/>
        </w:rPr>
      </w:pPr>
    </w:p>
    <w:p w14:paraId="18517CBC" w14:textId="77777777" w:rsidR="00657E64" w:rsidRDefault="00657E64" w:rsidP="00657E64">
      <w:pPr>
        <w:pStyle w:val="Heading4"/>
        <w:rPr>
          <w:ins w:id="2366" w:author="Eric Boisvert" w:date="2016-01-06T11:10:00Z"/>
        </w:rPr>
      </w:pPr>
      <w:ins w:id="2367" w:author="Eric Boisvert" w:date="2016-01-06T11:10:00Z">
        <w:r>
          <w:t>GSML_LinearOrientation</w:t>
        </w:r>
      </w:ins>
    </w:p>
    <w:p w14:paraId="092AF12C" w14:textId="77777777" w:rsidR="00657E64" w:rsidRDefault="00657E64" w:rsidP="00657E64">
      <w:pPr>
        <w:rPr>
          <w:ins w:id="2368" w:author="Eric Boisvert" w:date="2016-01-06T11:10:00Z"/>
        </w:rPr>
      </w:pPr>
    </w:p>
    <w:p w14:paraId="04F40CC3" w14:textId="77777777" w:rsidR="00185884" w:rsidRPr="00C034E3" w:rsidRDefault="00657E64" w:rsidP="00185884">
      <w:pPr>
        <w:rPr>
          <w:ins w:id="2369" w:author="Eric Boisvert" w:date="2016-01-11T12:42:00Z"/>
        </w:rPr>
      </w:pPr>
      <w:ins w:id="2370" w:author="Eric Boisvert" w:date="2016-01-06T11:10:00Z">
        <w:r>
          <w:t>Linear orientation is composed of a trend (the compass orientation of the line) and a plunge (the angle from the horizontal).  This vector can be oriented (pointing in a specific direction) or not.</w:t>
        </w:r>
      </w:ins>
      <w:ins w:id="2371" w:author="Eric Boisvert" w:date="2016-01-11T12:42:00Z">
        <w:r w:rsidR="00185884">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ins w:id="2372" w:author="Eric Boisvert" w:date="2016-01-11T12:42:00Z"/>
        </w:trPr>
        <w:tc>
          <w:tcPr>
            <w:tcW w:w="4219" w:type="dxa"/>
            <w:tcBorders>
              <w:right w:val="nil"/>
            </w:tcBorders>
            <w:shd w:val="clear" w:color="auto" w:fill="auto"/>
          </w:tcPr>
          <w:p w14:paraId="219A54C2" w14:textId="77777777" w:rsidR="00185884" w:rsidRPr="00D12552" w:rsidRDefault="00185884" w:rsidP="00DE367C">
            <w:pPr>
              <w:pStyle w:val="Tabletext10"/>
              <w:rPr>
                <w:ins w:id="2373" w:author="Eric Boisvert" w:date="2016-01-11T12:42:00Z"/>
                <w:rStyle w:val="requri"/>
                <w:lang w:val="en-CA"/>
              </w:rPr>
            </w:pPr>
            <w:ins w:id="2374" w:author="Eric Boisvert" w:date="2016-01-11T12:42: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ins w:id="2375" w:author="Eric Boisvert" w:date="2016-01-11T12:42:00Z"/>
                <w:rFonts w:ascii="Segoe UI" w:hAnsi="Segoe UI" w:cs="Segoe UI"/>
                <w:sz w:val="18"/>
                <w:szCs w:val="18"/>
                <w:lang w:val="en-CA"/>
              </w:rPr>
            </w:pPr>
            <w:ins w:id="2376" w:author="Eric Boisvert" w:date="2016-01-11T12:42: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2A72CB53" w14:textId="77777777" w:rsidR="00185884" w:rsidRPr="00D12552" w:rsidRDefault="00185884" w:rsidP="00DE367C">
            <w:pPr>
              <w:pStyle w:val="Tabletext10"/>
              <w:jc w:val="left"/>
              <w:rPr>
                <w:ins w:id="2377" w:author="Eric Boisvert" w:date="2016-01-11T12:42:00Z"/>
                <w:rStyle w:val="reqtext"/>
                <w:lang w:val="en-CA"/>
              </w:rPr>
            </w:pPr>
          </w:p>
        </w:tc>
      </w:tr>
    </w:tbl>
    <w:p w14:paraId="394D9715" w14:textId="77777777" w:rsidR="00185884" w:rsidRDefault="00185884" w:rsidP="00185884">
      <w:pPr>
        <w:spacing w:after="0"/>
        <w:rPr>
          <w:ins w:id="2378" w:author="Eric Boisvert" w:date="2016-01-11T12:42:00Z"/>
          <w:lang w:val="en-CA"/>
        </w:rPr>
      </w:pPr>
    </w:p>
    <w:p w14:paraId="70A9C676" w14:textId="77777777" w:rsidR="00185884" w:rsidRDefault="00185884" w:rsidP="00185884">
      <w:pPr>
        <w:spacing w:after="0"/>
        <w:rPr>
          <w:ins w:id="2379" w:author="Eric Boisvert" w:date="2016-01-11T12:42:00Z"/>
          <w:lang w:val="en-CA"/>
        </w:rPr>
      </w:pPr>
      <w:ins w:id="2380" w:author="Eric Boisvert" w:date="2016-01-11T12:42:00Z">
        <w:r>
          <w:t>An instance of Linear Orientation shall at least have a trend or a plunge value.</w:t>
        </w:r>
      </w:ins>
    </w:p>
    <w:p w14:paraId="4F72D34A" w14:textId="28D16A9F" w:rsidR="00657E64" w:rsidRDefault="00657E64" w:rsidP="00657E64">
      <w:pPr>
        <w:rPr>
          <w:ins w:id="2381" w:author="Eric Boisvert" w:date="2016-01-11T12:39:00Z"/>
        </w:rPr>
      </w:pPr>
    </w:p>
    <w:p w14:paraId="6F385D82" w14:textId="0512F997" w:rsidR="00245451" w:rsidRDefault="00245451">
      <w:pPr>
        <w:pStyle w:val="Heading5"/>
        <w:rPr>
          <w:ins w:id="2382" w:author="Eric Boisvert" w:date="2016-01-11T12:40:00Z"/>
        </w:rPr>
        <w:pPrChange w:id="2383" w:author="Eric Boisvert" w:date="2016-01-11T12:40:00Z">
          <w:pPr/>
        </w:pPrChange>
      </w:pPr>
      <w:proofErr w:type="gramStart"/>
      <w:ins w:id="2384" w:author="Eric Boisvert" w:date="2016-01-11T12:40:00Z">
        <w:r>
          <w:t>d</w:t>
        </w:r>
      </w:ins>
      <w:ins w:id="2385" w:author="Eric Boisvert" w:date="2016-01-11T12:39:00Z">
        <w:r>
          <w:t>irected</w:t>
        </w:r>
      </w:ins>
      <w:proofErr w:type="gramEnd"/>
    </w:p>
    <w:p w14:paraId="10C30DC1" w14:textId="77777777" w:rsidR="00245451" w:rsidRPr="00245451" w:rsidRDefault="00245451">
      <w:pPr>
        <w:rPr>
          <w:ins w:id="2386" w:author="Eric Boisvert" w:date="2016-01-11T12:39:00Z"/>
        </w:rPr>
      </w:pPr>
    </w:p>
    <w:p w14:paraId="3FE0D3AA" w14:textId="144AB309" w:rsidR="00245451" w:rsidRDefault="00245451" w:rsidP="00657E64">
      <w:pPr>
        <w:rPr>
          <w:ins w:id="2387" w:author="Eric Boisvert" w:date="2016-01-11T12:40:00Z"/>
        </w:rPr>
      </w:pPr>
      <w:ins w:id="2388" w:author="Eric Boisvert" w:date="2016-01-11T12:39:00Z">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ins>
      <w:proofErr w:type="gramEnd"/>
      <w:ins w:id="2389" w:author="Eric Boisvert" w:date="2016-01-11T12:40:00Z">
        <w:r>
          <w:t>.  The value of the property shall come from a controlled vocabulary.</w:t>
        </w:r>
      </w:ins>
    </w:p>
    <w:p w14:paraId="6F529850" w14:textId="77777777" w:rsidR="00245451" w:rsidRDefault="00245451" w:rsidP="00657E64">
      <w:pPr>
        <w:rPr>
          <w:ins w:id="2390" w:author="Eric Boisvert" w:date="2016-01-11T12:40:00Z"/>
        </w:rPr>
      </w:pPr>
    </w:p>
    <w:p w14:paraId="4EAA19B1" w14:textId="647ECF6A" w:rsidR="00245451" w:rsidRPr="00245451" w:rsidRDefault="00245451">
      <w:pPr>
        <w:pStyle w:val="Heading5"/>
        <w:rPr>
          <w:ins w:id="2391" w:author="Eric Boisvert" w:date="2016-01-11T12:41:00Z"/>
          <w:rPrChange w:id="2392" w:author="Eric Boisvert" w:date="2016-01-11T12:41:00Z">
            <w:rPr>
              <w:ins w:id="2393" w:author="Eric Boisvert" w:date="2016-01-11T12:41:00Z"/>
              <w:lang w:val="en-CA"/>
            </w:rPr>
          </w:rPrChange>
        </w:rPr>
        <w:pPrChange w:id="2394" w:author="Eric Boisvert" w:date="2016-01-11T12:41:00Z">
          <w:pPr/>
        </w:pPrChange>
      </w:pPr>
      <w:proofErr w:type="gramStart"/>
      <w:ins w:id="2395" w:author="Eric Boisvert" w:date="2016-01-11T12:41:00Z">
        <w:r w:rsidRPr="00245451">
          <w:rPr>
            <w:rPrChange w:id="2396" w:author="Eric Boisvert" w:date="2016-01-11T12:41:00Z">
              <w:rPr>
                <w:lang w:val="en-CA"/>
              </w:rPr>
            </w:rPrChange>
          </w:rPr>
          <w:t>p</w:t>
        </w:r>
      </w:ins>
      <w:ins w:id="2397" w:author="Eric Boisvert" w:date="2016-01-11T12:40:00Z">
        <w:r w:rsidRPr="00245451">
          <w:rPr>
            <w:rPrChange w:id="2398" w:author="Eric Boisvert" w:date="2016-01-11T12:41:00Z">
              <w:rPr>
                <w:b/>
                <w:bCs/>
                <w:lang w:val="en-CA"/>
              </w:rPr>
            </w:rPrChange>
          </w:rPr>
          <w:t>lunge</w:t>
        </w:r>
      </w:ins>
      <w:proofErr w:type="gramEnd"/>
    </w:p>
    <w:p w14:paraId="1F457156" w14:textId="77777777" w:rsidR="00245451" w:rsidRPr="00245451" w:rsidRDefault="00245451">
      <w:pPr>
        <w:rPr>
          <w:ins w:id="2399" w:author="Eric Boisvert" w:date="2016-01-11T12:40:00Z"/>
          <w:lang w:val="en-CA"/>
          <w:rPrChange w:id="2400" w:author="Eric Boisvert" w:date="2016-01-11T12:41:00Z">
            <w:rPr>
              <w:ins w:id="2401" w:author="Eric Boisvert" w:date="2016-01-11T12:40:00Z"/>
              <w:b/>
              <w:bCs/>
              <w:lang w:val="en-CA"/>
            </w:rPr>
          </w:rPrChange>
        </w:rPr>
      </w:pPr>
    </w:p>
    <w:p w14:paraId="24CAD536" w14:textId="68390958" w:rsidR="00185884" w:rsidRDefault="00245451" w:rsidP="00185884">
      <w:pPr>
        <w:rPr>
          <w:ins w:id="2402" w:author="Eric Boisvert" w:date="2016-01-11T12:42:00Z"/>
        </w:rPr>
      </w:pPr>
      <w:ins w:id="2403" w:author="Eric Boisvert" w:date="2016-01-11T12:40:00Z">
        <w:r>
          <w:t>The property plunge (swe</w:t>
        </w:r>
        <w:proofErr w:type="gramStart"/>
        <w:r>
          <w:t>:QuantityRange</w:t>
        </w:r>
        <w:proofErr w:type="gramEnd"/>
        <w:r>
          <w:t xml:space="preserve">) shall report the </w:t>
        </w:r>
      </w:ins>
      <w:ins w:id="2404" w:author="Eric Boisvert" w:date="2016-01-11T12:41:00Z">
        <w:r>
          <w:t>m</w:t>
        </w:r>
      </w:ins>
      <w:ins w:id="2405" w:author="Eric Boisvert" w:date="2016-01-11T12:40:00Z">
        <w:r w:rsidRPr="00245451">
          <w:t>agnitude of the plunge.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ins w:id="2406" w:author="Eric Boisvert" w:date="2016-01-11T12:42:00Z"/>
        </w:trPr>
        <w:tc>
          <w:tcPr>
            <w:tcW w:w="4219" w:type="dxa"/>
            <w:tcBorders>
              <w:right w:val="nil"/>
            </w:tcBorders>
            <w:shd w:val="clear" w:color="auto" w:fill="auto"/>
          </w:tcPr>
          <w:p w14:paraId="14624546" w14:textId="77777777" w:rsidR="00185884" w:rsidRPr="00D12552" w:rsidRDefault="00185884" w:rsidP="00DE367C">
            <w:pPr>
              <w:pStyle w:val="Tabletext10"/>
              <w:rPr>
                <w:ins w:id="2407" w:author="Eric Boisvert" w:date="2016-01-11T12:42:00Z"/>
                <w:rStyle w:val="requri"/>
                <w:lang w:val="en-CA"/>
              </w:rPr>
            </w:pPr>
            <w:ins w:id="2408" w:author="Eric Boisvert" w:date="2016-01-11T12:42: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19083AF1" w14:textId="77777777" w:rsidR="00185884" w:rsidRPr="00D12552" w:rsidRDefault="00185884" w:rsidP="00DE367C">
            <w:pPr>
              <w:pStyle w:val="Tabletext10"/>
              <w:jc w:val="left"/>
              <w:rPr>
                <w:ins w:id="2409" w:author="Eric Boisvert" w:date="2016-01-11T12:42:00Z"/>
                <w:rStyle w:val="reqtext"/>
                <w:lang w:val="en-CA"/>
              </w:rPr>
            </w:pPr>
            <w:ins w:id="2410" w:author="Eric Boisvert" w:date="2016-01-11T12:42:00Z">
              <w:r>
                <w:t xml:space="preserve">Plunge SHALL be a value in range [0 and 90]   </w:t>
              </w:r>
            </w:ins>
          </w:p>
        </w:tc>
      </w:tr>
    </w:tbl>
    <w:p w14:paraId="3A7C1C33" w14:textId="77777777" w:rsidR="00185884" w:rsidRDefault="00185884" w:rsidP="00185884">
      <w:pPr>
        <w:rPr>
          <w:ins w:id="2411" w:author="Eric Boisvert" w:date="2016-01-11T12:42:00Z"/>
        </w:rPr>
      </w:pPr>
    </w:p>
    <w:p w14:paraId="6FE7FD0E" w14:textId="5033397A" w:rsidR="00245451" w:rsidRDefault="00185884" w:rsidP="00657E64">
      <w:pPr>
        <w:rPr>
          <w:ins w:id="2412" w:author="Eric Boisvert" w:date="2016-01-11T12:41:00Z"/>
        </w:rPr>
      </w:pPr>
      <w:ins w:id="2413" w:author="Eric Boisvert" w:date="2016-01-11T12:42:00Z">
        <w:r>
          <w:t>Plunges shall be a value between 0 and 90 (pointing up or down, depe</w:t>
        </w:r>
        <w:r w:rsidR="00D97666">
          <w:t>nding of the directed property)</w:t>
        </w:r>
      </w:ins>
    </w:p>
    <w:p w14:paraId="31E40357" w14:textId="2B224764" w:rsidR="00245451" w:rsidRDefault="00185884">
      <w:pPr>
        <w:pStyle w:val="Heading5"/>
        <w:rPr>
          <w:ins w:id="2414" w:author="Eric Boisvert" w:date="2016-01-11T12:42:00Z"/>
        </w:rPr>
        <w:pPrChange w:id="2415" w:author="Eric Boisvert" w:date="2016-01-11T12:41:00Z">
          <w:pPr/>
        </w:pPrChange>
      </w:pPr>
      <w:proofErr w:type="gramStart"/>
      <w:ins w:id="2416" w:author="Eric Boisvert" w:date="2016-01-11T12:42:00Z">
        <w:r>
          <w:t>t</w:t>
        </w:r>
      </w:ins>
      <w:ins w:id="2417" w:author="Eric Boisvert" w:date="2016-01-11T12:41:00Z">
        <w:r w:rsidR="00245451">
          <w:t>rend</w:t>
        </w:r>
      </w:ins>
      <w:proofErr w:type="gramEnd"/>
    </w:p>
    <w:p w14:paraId="5D199B40" w14:textId="77777777" w:rsidR="00185884" w:rsidRPr="00185884" w:rsidRDefault="00185884">
      <w:pPr>
        <w:rPr>
          <w:ins w:id="2418" w:author="Eric Boisvert" w:date="2016-01-11T12:41:00Z"/>
        </w:rPr>
      </w:pPr>
    </w:p>
    <w:p w14:paraId="4B96871B" w14:textId="5830EE76" w:rsidR="00657E64" w:rsidRDefault="00245451" w:rsidP="00657E64">
      <w:pPr>
        <w:rPr>
          <w:ins w:id="2419" w:author="Eric Boisvert" w:date="2016-01-06T11:10:00Z"/>
        </w:rPr>
      </w:pPr>
      <w:ins w:id="2420" w:author="Eric Boisvert" w:date="2016-01-11T12:41:00Z">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2421"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2422" w:author="Eric Boisvert" w:date="2016-01-06T11:10:00Z"/>
                <w:rStyle w:val="requri"/>
                <w:lang w:val="en-CA"/>
              </w:rPr>
            </w:pPr>
            <w:commentRangeStart w:id="2423"/>
            <w:ins w:id="2424"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2425" w:author="Eric Boisvert" w:date="2016-01-06T11:10:00Z"/>
                <w:rStyle w:val="reqtext"/>
                <w:lang w:val="en-CA"/>
              </w:rPr>
            </w:pPr>
            <w:ins w:id="2426" w:author="Eric Boisvert" w:date="2016-01-06T11:10:00Z">
              <w:r>
                <w:t>Trend SHALL be expressed in clockwise degree from geographic north</w:t>
              </w:r>
              <w:commentRangeEnd w:id="2423"/>
              <w:r>
                <w:rPr>
                  <w:rStyle w:val="CommentReference"/>
                  <w:rFonts w:ascii="Times New Roman" w:eastAsia="Times New Roman" w:hAnsi="Times New Roman"/>
                  <w:lang w:val="en-US" w:eastAsia="en-US"/>
                </w:rPr>
                <w:commentReference w:id="2423"/>
              </w:r>
            </w:ins>
          </w:p>
        </w:tc>
      </w:tr>
    </w:tbl>
    <w:p w14:paraId="4D8B3F3F" w14:textId="77777777" w:rsidR="00657E64" w:rsidRDefault="00657E64" w:rsidP="00657E64">
      <w:pPr>
        <w:rPr>
          <w:ins w:id="2427" w:author="Eric Boisvert" w:date="2016-01-06T11:10:00Z"/>
        </w:rPr>
      </w:pPr>
    </w:p>
    <w:p w14:paraId="74AA2C7F" w14:textId="7BB9E675" w:rsidR="00657E64" w:rsidRDefault="00657E64" w:rsidP="00657E64">
      <w:pPr>
        <w:rPr>
          <w:ins w:id="2428" w:author="Eric Boisvert" w:date="2016-01-06T11:10:00Z"/>
        </w:rPr>
      </w:pPr>
      <w:ins w:id="2429" w:author="Eric Boisvert" w:date="2016-01-06T11:10:00Z">
        <w:r>
          <w:t>The bearing shall be expressed as clockwise angle in degree from the geographic north (90</w:t>
        </w:r>
        <w:r w:rsidRPr="00B21787">
          <w:rPr>
            <w:rFonts w:hint="cs"/>
          </w:rPr>
          <w:t>°</w:t>
        </w:r>
        <w:r w:rsidR="00D97666">
          <w:t xml:space="preserve"> is pointing east)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2430"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2431" w:author="Eric Boisvert" w:date="2016-01-06T11:10:00Z"/>
                <w:rStyle w:val="requri"/>
                <w:lang w:val="en-CA"/>
              </w:rPr>
            </w:pPr>
            <w:ins w:id="2432"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2433" w:author="Eric Boisvert" w:date="2016-01-06T11:10:00Z"/>
                <w:rStyle w:val="reqtext"/>
                <w:lang w:val="en-CA"/>
              </w:rPr>
            </w:pPr>
            <w:ins w:id="2434" w:author="Eric Boisvert" w:date="2016-01-06T11:10:00Z">
              <w:r>
                <w:t>Trend SHALL be a value between [0,360[</w:t>
              </w:r>
            </w:ins>
          </w:p>
        </w:tc>
      </w:tr>
    </w:tbl>
    <w:p w14:paraId="3F3B6893" w14:textId="77777777" w:rsidR="00657E64" w:rsidRDefault="00657E64" w:rsidP="00657E64">
      <w:pPr>
        <w:rPr>
          <w:ins w:id="2435" w:author="Eric Boisvert" w:date="2016-01-06T11:10:00Z"/>
        </w:rPr>
      </w:pPr>
    </w:p>
    <w:p w14:paraId="65279323" w14:textId="5DB9F9C5" w:rsidR="00657E64" w:rsidRDefault="00D97666" w:rsidP="00657E64">
      <w:pPr>
        <w:rPr>
          <w:ins w:id="2436" w:author="Eric Boisvert" w:date="2016-01-06T11:10:00Z"/>
        </w:rPr>
      </w:pPr>
      <w:ins w:id="2437" w:author="Eric Boisvert" w:date="2016-01-11T12:43:00Z">
        <w:r>
          <w:t>The trend values</w:t>
        </w:r>
      </w:ins>
      <w:ins w:id="2438" w:author="Eric Boisvert" w:date="2016-01-06T11:10:00Z">
        <w:r w:rsidR="00657E64">
          <w:t xml:space="preserve"> shall be normalised to a value &gt;=0 and &lt; 360. </w:t>
        </w:r>
      </w:ins>
    </w:p>
    <w:p w14:paraId="74A73D73" w14:textId="77777777" w:rsidR="00657E64" w:rsidRDefault="00657E64" w:rsidP="00657E64">
      <w:pPr>
        <w:pStyle w:val="Heading4"/>
        <w:rPr>
          <w:ins w:id="2439" w:author="Eric Boisvert" w:date="2016-01-11T17:16:00Z"/>
          <w:lang w:val="en-CA"/>
        </w:rPr>
      </w:pPr>
      <w:ins w:id="2440" w:author="Eric Boisvert" w:date="2016-01-06T11:10:00Z">
        <w:r w:rsidRPr="00996BEA">
          <w:rPr>
            <w:lang w:val="en-CA"/>
          </w:rPr>
          <w:t>GSML_Vector</w:t>
        </w:r>
      </w:ins>
    </w:p>
    <w:p w14:paraId="1A15C03A" w14:textId="77777777" w:rsidR="00476D1D" w:rsidRPr="00476D1D" w:rsidRDefault="00476D1D">
      <w:pPr>
        <w:rPr>
          <w:ins w:id="2441" w:author="Eric Boisvert" w:date="2016-01-06T11:10:00Z"/>
          <w:lang w:val="en-CA"/>
        </w:rPr>
        <w:pPrChange w:id="2442" w:author="Eric Boisvert" w:date="2016-01-11T17:16:00Z">
          <w:pPr>
            <w:pStyle w:val="Heading4"/>
          </w:pPr>
        </w:pPrChange>
      </w:pPr>
    </w:p>
    <w:p w14:paraId="3003BA7B" w14:textId="77777777" w:rsidR="00476D1D" w:rsidRDefault="00476D1D" w:rsidP="00476D1D">
      <w:pPr>
        <w:rPr>
          <w:ins w:id="2443" w:author="Eric Boisvert" w:date="2016-01-11T17:16:00Z"/>
        </w:rPr>
      </w:pPr>
      <w:ins w:id="2444" w:author="Eric Boisvert" w:date="2016-01-11T17:16:00Z">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4EED6D4C" w14:textId="0AAC5C64" w:rsidR="00657E64" w:rsidRDefault="00476D1D">
      <w:pPr>
        <w:pStyle w:val="Heading5"/>
        <w:rPr>
          <w:ins w:id="2445" w:author="Eric Boisvert" w:date="2016-01-11T17:17:00Z"/>
          <w:lang w:val="en-CA"/>
        </w:rPr>
        <w:pPrChange w:id="2446" w:author="Eric Boisvert" w:date="2016-01-11T17:17:00Z">
          <w:pPr/>
        </w:pPrChange>
      </w:pPr>
      <w:proofErr w:type="gramStart"/>
      <w:ins w:id="2447" w:author="Eric Boisvert" w:date="2016-01-11T17:17:00Z">
        <w:r>
          <w:rPr>
            <w:lang w:val="en-CA"/>
          </w:rPr>
          <w:t>m</w:t>
        </w:r>
      </w:ins>
      <w:ins w:id="2448" w:author="Eric Boisvert" w:date="2016-01-11T17:16:00Z">
        <w:r>
          <w:rPr>
            <w:lang w:val="en-CA"/>
          </w:rPr>
          <w:t>agnitude</w:t>
        </w:r>
      </w:ins>
      <w:proofErr w:type="gramEnd"/>
    </w:p>
    <w:p w14:paraId="11612FAA" w14:textId="77777777" w:rsidR="00476D1D" w:rsidRPr="00476D1D" w:rsidRDefault="00476D1D">
      <w:pPr>
        <w:rPr>
          <w:ins w:id="2449" w:author="Eric Boisvert" w:date="2016-01-11T17:16:00Z"/>
          <w:lang w:val="en-CA"/>
        </w:rPr>
      </w:pPr>
    </w:p>
    <w:p w14:paraId="4F7C25BF" w14:textId="58EFEEE6" w:rsidR="00476D1D" w:rsidRDefault="00476D1D" w:rsidP="00657E64">
      <w:pPr>
        <w:rPr>
          <w:ins w:id="2450" w:author="Eric Boisvert" w:date="2016-01-11T17:16:00Z"/>
          <w:lang w:val="en-CA"/>
        </w:rPr>
      </w:pPr>
      <w:ins w:id="2451" w:author="Eric Boisvert" w:date="2016-01-11T17:16:00Z">
        <w:r>
          <w:rPr>
            <w:lang w:val="en-CA"/>
          </w:rPr>
          <w:t>The magnitude property (swe</w:t>
        </w:r>
        <w:proofErr w:type="gramStart"/>
        <w:r>
          <w:rPr>
            <w:lang w:val="en-CA"/>
          </w:rPr>
          <w:t>:QuantityRange</w:t>
        </w:r>
        <w:proofErr w:type="gramEnd"/>
        <w:r>
          <w:rPr>
            <w:lang w:val="en-CA"/>
          </w:rPr>
          <w:t>) shall report the magnitude of the vector.</w:t>
        </w:r>
      </w:ins>
    </w:p>
    <w:p w14:paraId="19AB8B5C" w14:textId="77777777" w:rsidR="00657E64" w:rsidRDefault="00657E64" w:rsidP="00657E64">
      <w:pPr>
        <w:rPr>
          <w:ins w:id="2452" w:author="Eric Boisvert" w:date="2016-01-06T11:10:00Z"/>
        </w:rPr>
      </w:pPr>
    </w:p>
    <w:p w14:paraId="650E0E2E" w14:textId="77777777" w:rsidR="00657E64" w:rsidRDefault="00657E64" w:rsidP="00657E64">
      <w:pPr>
        <w:pStyle w:val="Heading4"/>
        <w:rPr>
          <w:ins w:id="2453" w:author="Eric Boisvert" w:date="2016-01-06T11:10:00Z"/>
        </w:rPr>
      </w:pPr>
      <w:ins w:id="2454" w:author="Eric Boisvert" w:date="2016-01-06T11:10:00Z">
        <w:r>
          <w:t>GSML_QuantityRange</w:t>
        </w:r>
      </w:ins>
    </w:p>
    <w:p w14:paraId="6742D8AB" w14:textId="77777777" w:rsidR="00657E64" w:rsidRDefault="00657E64" w:rsidP="00657E64">
      <w:pPr>
        <w:rPr>
          <w:ins w:id="2455" w:author="Eric Boisvert" w:date="2016-01-06T11:10:00Z"/>
        </w:rPr>
      </w:pPr>
    </w:p>
    <w:p w14:paraId="0A7F0FC9" w14:textId="09F43654" w:rsidR="00657E64" w:rsidRPr="000D2673" w:rsidRDefault="00657E64" w:rsidP="00657E64">
      <w:pPr>
        <w:rPr>
          <w:ins w:id="2456" w:author="Eric Boisvert" w:date="2016-01-06T11:10:00Z"/>
        </w:rPr>
      </w:pPr>
      <w:ins w:id="2457" w:author="Eric Boisvert" w:date="2016-01-06T11:10:00Z">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ins>
      <w:ins w:id="2458" w:author="Eric Boisvert" w:date="2016-01-11T17:18:00Z">
        <w:r w:rsidR="00476D1D">
          <w:t>s</w:t>
        </w:r>
      </w:ins>
      <w:ins w:id="2459" w:author="Eric Boisvert" w:date="2016-01-06T11:10:00Z">
        <w:r>
          <w:t xml:space="preserve"> that do no support encoding of arrays </w:t>
        </w:r>
      </w:ins>
      <w:ins w:id="2460" w:author="Eric Boisvert" w:date="2016-01-11T17:18:00Z">
        <w:r w:rsidR="00476D1D">
          <w:t xml:space="preserve">in a single field </w:t>
        </w:r>
      </w:ins>
      <w:ins w:id="2461" w:author="Eric Boisvert" w:date="2016-01-06T11:10:00Z">
        <w:r>
          <w:t>(eg.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FD3D73" w:rsidP="00657E64">
      <w:pPr>
        <w:keepNext/>
        <w:spacing w:after="0"/>
        <w:rPr>
          <w:ins w:id="2466" w:author="Eric Boisvert" w:date="2016-01-06T11:10:00Z"/>
        </w:rPr>
      </w:pPr>
      <w:ins w:id="2467" w:author="Eric Boisvert" w:date="2016-01-06T11:10:00Z">
        <w:r>
          <w:rPr>
            <w:rFonts w:cs="Arial"/>
            <w:b/>
            <w:noProof/>
            <w:szCs w:val="26"/>
            <w:lang w:val="en-CA" w:eastAsia="en-CA"/>
          </w:rPr>
          <w:lastRenderedPageBreak/>
          <w:pict w14:anchorId="2E1BD1C1">
            <v:shape id="Picture 21" o:spid="_x0000_i1058" type="#_x0000_t75" style="width:158.5pt;height:392.25pt;visibility:visible;mso-wrap-style:square">
              <v:imagedata r:id="rId46" o:title=""/>
            </v:shape>
          </w:pict>
        </w:r>
      </w:ins>
    </w:p>
    <w:p w14:paraId="1225C582" w14:textId="77777777" w:rsidR="00657E64" w:rsidRDefault="00657E64" w:rsidP="00657E64">
      <w:pPr>
        <w:pStyle w:val="Caption"/>
        <w:rPr>
          <w:ins w:id="2468" w:author="Eric Boisvert" w:date="2016-01-11T17:26:00Z"/>
        </w:rPr>
      </w:pPr>
      <w:ins w:id="2469" w:author="Eric Boisvert" w:date="2016-01-06T11:10:00Z">
        <w:r>
          <w:t xml:space="preserve">Figure </w:t>
        </w:r>
        <w:r>
          <w:fldChar w:fldCharType="begin"/>
        </w:r>
        <w:r>
          <w:instrText xml:space="preserve"> SEQ Figure \* ARABIC </w:instrText>
        </w:r>
        <w:r>
          <w:fldChar w:fldCharType="separate"/>
        </w:r>
      </w:ins>
      <w:ins w:id="2470" w:author="Eric Boisvert" w:date="2016-01-11T17:35:00Z">
        <w:r w:rsidR="00DE367C">
          <w:rPr>
            <w:noProof/>
          </w:rPr>
          <w:t>33</w:t>
        </w:r>
      </w:ins>
      <w:ins w:id="2471" w:author="Eric Boisvert" w:date="2016-01-06T11:10:00Z">
        <w:r>
          <w:rPr>
            <w:noProof/>
          </w:rPr>
          <w:fldChar w:fldCharType="end"/>
        </w:r>
        <w:r>
          <w:t xml:space="preserve"> : QuantityRange making lower and upper values explicit</w:t>
        </w:r>
      </w:ins>
    </w:p>
    <w:p w14:paraId="26984151" w14:textId="429824CB" w:rsidR="00806192" w:rsidRPr="007F0841" w:rsidRDefault="00806192" w:rsidP="00806192">
      <w:pPr>
        <w:rPr>
          <w:ins w:id="2472" w:author="Eric Boisvert" w:date="2016-01-11T17:26:00Z"/>
        </w:rPr>
      </w:pPr>
      <w:ins w:id="2473" w:author="Eric Boisvert" w:date="2016-01-11T17:26:00Z">
        <w:r>
          <w:t>The lowerValue shall be less or equal to 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ins w:id="2474" w:author="Eric Boisvert" w:date="2016-01-11T17:26:00Z"/>
        </w:trPr>
        <w:tc>
          <w:tcPr>
            <w:tcW w:w="4219" w:type="dxa"/>
            <w:tcBorders>
              <w:right w:val="nil"/>
            </w:tcBorders>
            <w:shd w:val="clear" w:color="auto" w:fill="auto"/>
          </w:tcPr>
          <w:p w14:paraId="3A0E9758" w14:textId="77777777" w:rsidR="00806192" w:rsidRPr="00D12552" w:rsidRDefault="00806192" w:rsidP="00DE367C">
            <w:pPr>
              <w:pStyle w:val="Tabletext10"/>
              <w:rPr>
                <w:ins w:id="2475" w:author="Eric Boisvert" w:date="2016-01-11T17:26:00Z"/>
                <w:rStyle w:val="requri"/>
                <w:lang w:val="en-CA"/>
              </w:rPr>
            </w:pPr>
            <w:ins w:id="2476" w:author="Eric Boisvert" w:date="2016-01-11T17:26:00Z">
              <w:r>
                <w:rPr>
                  <w:rStyle w:val="requri"/>
                  <w:lang w:val="en-CA"/>
                </w:rPr>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5CD0F06C" w14:textId="77777777" w:rsidR="00806192" w:rsidRPr="00D12552" w:rsidRDefault="00806192" w:rsidP="00DE367C">
            <w:pPr>
              <w:pStyle w:val="Tabletext10"/>
              <w:jc w:val="left"/>
              <w:rPr>
                <w:ins w:id="2477" w:author="Eric Boisvert" w:date="2016-01-11T17:26:00Z"/>
                <w:rStyle w:val="reqtext"/>
                <w:lang w:val="en-CA"/>
              </w:rPr>
            </w:pPr>
            <w:ins w:id="2478" w:author="Eric Boisvert" w:date="2016-01-11T17:26:00Z">
              <w:r>
                <w:t xml:space="preserve">lowerValue SHALL be less of equals to upperValue   </w:t>
              </w:r>
            </w:ins>
          </w:p>
        </w:tc>
      </w:tr>
    </w:tbl>
    <w:p w14:paraId="02703B1C" w14:textId="77777777" w:rsidR="00806192" w:rsidRDefault="00806192">
      <w:pPr>
        <w:rPr>
          <w:ins w:id="2479" w:author="Eric Boisvert" w:date="2016-01-11T17:27:00Z"/>
        </w:rPr>
        <w:pPrChange w:id="2480" w:author="Eric Boisvert" w:date="2016-01-11T17:26:00Z">
          <w:pPr>
            <w:pStyle w:val="Caption"/>
          </w:pPr>
        </w:pPrChange>
      </w:pPr>
    </w:p>
    <w:p w14:paraId="61C84521" w14:textId="1F54A42D" w:rsidR="00806192" w:rsidRDefault="00806192">
      <w:pPr>
        <w:rPr>
          <w:ins w:id="2481" w:author="Eric Boisvert" w:date="2016-01-11T17:27:00Z"/>
        </w:rPr>
        <w:pPrChange w:id="2482" w:author="Eric Boisvert" w:date="2016-01-11T17:26:00Z">
          <w:pPr>
            <w:pStyle w:val="Caption"/>
          </w:pPr>
        </w:pPrChange>
      </w:pPr>
      <w:ins w:id="2483" w:author="Eric Boisvert" w:date="2016-01-11T17:27:00Z">
        <w:r>
          <w:t>The values reported in lowerValue and upperValue shall be the same as the pair of values in inherited values property.</w:t>
        </w:r>
      </w:ins>
    </w:p>
    <w:p w14:paraId="5118EA5F" w14:textId="77777777" w:rsidR="00806192" w:rsidRDefault="00806192" w:rsidP="00806192">
      <w:pPr>
        <w:rPr>
          <w:ins w:id="2484" w:author="Eric Boisvert" w:date="2016-01-11T17: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ins w:id="2485" w:author="Eric Boisvert" w:date="2016-01-11T17:27:00Z"/>
        </w:trPr>
        <w:tc>
          <w:tcPr>
            <w:tcW w:w="4219" w:type="dxa"/>
            <w:tcBorders>
              <w:right w:val="nil"/>
            </w:tcBorders>
            <w:shd w:val="clear" w:color="auto" w:fill="auto"/>
          </w:tcPr>
          <w:p w14:paraId="43E427C9" w14:textId="77777777" w:rsidR="00806192" w:rsidRPr="00D12552" w:rsidRDefault="00806192" w:rsidP="00DE367C">
            <w:pPr>
              <w:pStyle w:val="Tabletext10"/>
              <w:rPr>
                <w:ins w:id="2486" w:author="Eric Boisvert" w:date="2016-01-11T17:27:00Z"/>
                <w:rStyle w:val="requri"/>
                <w:lang w:val="en-CA"/>
              </w:rPr>
            </w:pPr>
            <w:ins w:id="2487" w:author="Eric Boisvert" w:date="2016-01-11T17:27: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22D72BBA" w14:textId="77777777" w:rsidR="00806192" w:rsidRPr="00D12552" w:rsidRDefault="00806192" w:rsidP="00DE367C">
            <w:pPr>
              <w:pStyle w:val="Tabletext10"/>
              <w:jc w:val="left"/>
              <w:rPr>
                <w:ins w:id="2488" w:author="Eric Boisvert" w:date="2016-01-11T17:27:00Z"/>
                <w:rStyle w:val="reqtext"/>
                <w:lang w:val="en-CA"/>
              </w:rPr>
            </w:pPr>
            <w:proofErr w:type="gramStart"/>
            <w:ins w:id="2489" w:author="Eric Boisvert" w:date="2016-01-11T17:27:00Z">
              <w:r>
                <w:t>Value[</w:t>
              </w:r>
              <w:proofErr w:type="gramEnd"/>
              <w:r>
                <w:t>0] should provide the same value as lowerValue and value[1]  the same as upperValue.</w:t>
              </w:r>
            </w:ins>
          </w:p>
        </w:tc>
      </w:tr>
    </w:tbl>
    <w:p w14:paraId="4E3E8F21" w14:textId="77777777" w:rsidR="00806192" w:rsidRDefault="00806192" w:rsidP="00806192">
      <w:pPr>
        <w:rPr>
          <w:ins w:id="2490" w:author="Eric Boisvert" w:date="2016-01-11T17:27:00Z"/>
        </w:rPr>
      </w:pPr>
    </w:p>
    <w:p w14:paraId="3219B57F" w14:textId="77777777" w:rsidR="00806192" w:rsidRPr="00806192" w:rsidRDefault="00806192">
      <w:pPr>
        <w:rPr>
          <w:ins w:id="2491" w:author="Eric Boisvert" w:date="2016-01-11T17:22:00Z"/>
        </w:rPr>
        <w:pPrChange w:id="2492" w:author="Eric Boisvert" w:date="2016-01-11T17:26:00Z">
          <w:pPr>
            <w:pStyle w:val="Caption"/>
          </w:pPr>
        </w:pPrChange>
      </w:pPr>
    </w:p>
    <w:p w14:paraId="1C58DB7D" w14:textId="632F5ECE" w:rsidR="00476D1D" w:rsidRDefault="00476D1D">
      <w:pPr>
        <w:pStyle w:val="Heading5"/>
        <w:rPr>
          <w:ins w:id="2493" w:author="Eric Boisvert" w:date="2016-01-11T17:23:00Z"/>
          <w:lang w:val="en-CA"/>
        </w:rPr>
        <w:pPrChange w:id="2494" w:author="Eric Boisvert" w:date="2016-01-11T17:23:00Z">
          <w:pPr>
            <w:pStyle w:val="Caption"/>
          </w:pPr>
        </w:pPrChange>
      </w:pPr>
      <w:proofErr w:type="gramStart"/>
      <w:ins w:id="2495" w:author="Eric Boisvert" w:date="2016-01-11T17:22:00Z">
        <w:r w:rsidRPr="00D970E9">
          <w:rPr>
            <w:lang w:val="en-CA"/>
          </w:rPr>
          <w:lastRenderedPageBreak/>
          <w:t>lowerValue</w:t>
        </w:r>
      </w:ins>
      <w:proofErr w:type="gramEnd"/>
    </w:p>
    <w:p w14:paraId="153558E3" w14:textId="77777777" w:rsidR="00476D1D" w:rsidRPr="00476D1D" w:rsidRDefault="00476D1D">
      <w:pPr>
        <w:rPr>
          <w:ins w:id="2496" w:author="Eric Boisvert" w:date="2016-01-11T17:22:00Z"/>
          <w:lang w:val="en-CA"/>
        </w:rPr>
        <w:pPrChange w:id="2497" w:author="Eric Boisvert" w:date="2016-01-11T17:23:00Z">
          <w:pPr>
            <w:pStyle w:val="Caption"/>
          </w:pPr>
        </w:pPrChange>
      </w:pPr>
    </w:p>
    <w:p w14:paraId="2B54E3C6" w14:textId="317002C1" w:rsidR="00476D1D" w:rsidRDefault="00476D1D">
      <w:pPr>
        <w:rPr>
          <w:ins w:id="2498" w:author="Eric Boisvert" w:date="2016-01-11T17:25:00Z"/>
        </w:rPr>
        <w:pPrChange w:id="2499" w:author="Eric Boisvert" w:date="2016-01-11T17:22:00Z">
          <w:pPr>
            <w:pStyle w:val="Caption"/>
          </w:pPr>
        </w:pPrChange>
      </w:pPr>
      <w:ins w:id="2500" w:author="Eric Boisvert" w:date="2016-01-11T17:22:00Z">
        <w:r>
          <w:t>The property lowerValue</w:t>
        </w:r>
        <w:proofErr w:type="gramStart"/>
        <w:r>
          <w:t>:Real</w:t>
        </w:r>
        <w:proofErr w:type="gramEnd"/>
        <w:r>
          <w:t xml:space="preserve"> shall contain the l</w:t>
        </w:r>
        <w:r w:rsidRPr="00476D1D">
          <w:t xml:space="preserve">ower bound of the range. </w:t>
        </w:r>
        <w:r>
          <w:t xml:space="preserve">It </w:t>
        </w:r>
      </w:ins>
      <w:ins w:id="2501" w:author="Eric Boisvert" w:date="2016-01-11T17:25:00Z">
        <w:r>
          <w:t>shall</w:t>
        </w:r>
      </w:ins>
      <w:ins w:id="2502" w:author="Eric Boisvert" w:date="2016-01-11T17:22:00Z">
        <w:r>
          <w:t xml:space="preserve"> be a copy of</w:t>
        </w:r>
        <w:r w:rsidRPr="00476D1D">
          <w:t xml:space="preserve"> </w:t>
        </w:r>
        <w:proofErr w:type="gramStart"/>
        <w:r w:rsidRPr="00476D1D">
          <w:t>value[</w:t>
        </w:r>
        <w:proofErr w:type="gramEnd"/>
        <w:r w:rsidRPr="00476D1D">
          <w:t>0].</w:t>
        </w:r>
      </w:ins>
    </w:p>
    <w:p w14:paraId="09FEF623" w14:textId="1A5BABAB" w:rsidR="00476D1D" w:rsidRDefault="00476D1D">
      <w:pPr>
        <w:pStyle w:val="Heading5"/>
        <w:rPr>
          <w:ins w:id="2503" w:author="Eric Boisvert" w:date="2016-01-11T17:24:00Z"/>
        </w:rPr>
        <w:pPrChange w:id="2504" w:author="Eric Boisvert" w:date="2016-01-11T17:24:00Z">
          <w:pPr>
            <w:pStyle w:val="Caption"/>
          </w:pPr>
        </w:pPrChange>
      </w:pPr>
      <w:proofErr w:type="gramStart"/>
      <w:ins w:id="2505" w:author="Eric Boisvert" w:date="2016-01-11T17:23:00Z">
        <w:r>
          <w:t>upperValue</w:t>
        </w:r>
      </w:ins>
      <w:proofErr w:type="gramEnd"/>
    </w:p>
    <w:p w14:paraId="7DB40154" w14:textId="77777777" w:rsidR="00476D1D" w:rsidRPr="00476D1D" w:rsidRDefault="00476D1D">
      <w:pPr>
        <w:rPr>
          <w:ins w:id="2506" w:author="Eric Boisvert" w:date="2016-01-11T17:23:00Z"/>
        </w:rPr>
        <w:pPrChange w:id="2507" w:author="Eric Boisvert" w:date="2016-01-11T17:24:00Z">
          <w:pPr>
            <w:pStyle w:val="Caption"/>
          </w:pPr>
        </w:pPrChange>
      </w:pPr>
    </w:p>
    <w:p w14:paraId="2E46812A" w14:textId="0185A8D8" w:rsidR="00657E64" w:rsidRDefault="00476D1D" w:rsidP="00657E64">
      <w:pPr>
        <w:rPr>
          <w:ins w:id="2508" w:author="Eric Boisvert" w:date="2016-01-11T17:26:00Z"/>
        </w:rPr>
      </w:pPr>
      <w:ins w:id="2509" w:author="Eric Boisvert" w:date="2016-01-11T17:23:00Z">
        <w:r>
          <w:t>The property upperValue</w:t>
        </w:r>
        <w:proofErr w:type="gramStart"/>
        <w:r>
          <w:t>:Real</w:t>
        </w:r>
        <w:proofErr w:type="gramEnd"/>
        <w:r>
          <w:t xml:space="preserve"> shall contain the u</w:t>
        </w:r>
        <w:r w:rsidRPr="00476D1D">
          <w:t xml:space="preserve">pper bound of the range. </w:t>
        </w:r>
        <w:r>
          <w:t xml:space="preserve">It </w:t>
        </w:r>
      </w:ins>
      <w:ins w:id="2510" w:author="Eric Boisvert" w:date="2016-01-11T17:24:00Z">
        <w:r>
          <w:t>should</w:t>
        </w:r>
      </w:ins>
      <w:ins w:id="2511" w:author="Eric Boisvert" w:date="2016-01-11T17:23:00Z">
        <w:r>
          <w:t xml:space="preserve"> be a copy of</w:t>
        </w:r>
        <w:r w:rsidRPr="00476D1D">
          <w:t xml:space="preserve"> the </w:t>
        </w:r>
        <w:proofErr w:type="gramStart"/>
        <w:r w:rsidRPr="00476D1D">
          <w:t>value[</w:t>
        </w:r>
        <w:proofErr w:type="gramEnd"/>
        <w:r w:rsidRPr="00476D1D">
          <w:t>1].</w:t>
        </w:r>
      </w:ins>
    </w:p>
    <w:p w14:paraId="692EC08D" w14:textId="7E58DAAA" w:rsidR="00806192" w:rsidRDefault="00DE367C" w:rsidP="00657E64">
      <w:pPr>
        <w:rPr>
          <w:ins w:id="2512" w:author="Eric Boisvert" w:date="2016-01-11T17:34:00Z"/>
        </w:rPr>
      </w:pPr>
      <w:ins w:id="2513" w:author="Eric Boisvert" w:date="2016-01-11T17:34:00Z">
        <w:r>
          <w:t>Example</w:t>
        </w:r>
      </w:ins>
    </w:p>
    <w:p w14:paraId="1CD77FBE" w14:textId="77777777" w:rsidR="00DE367C" w:rsidRDefault="00FD3D73">
      <w:pPr>
        <w:keepNext/>
        <w:rPr>
          <w:ins w:id="2514" w:author="Eric Boisvert" w:date="2016-01-11T17:35:00Z"/>
        </w:rPr>
        <w:pPrChange w:id="2515" w:author="Eric Boisvert" w:date="2016-01-11T17:35:00Z">
          <w:pPr/>
        </w:pPrChange>
      </w:pPr>
      <w:ins w:id="2516" w:author="Eric Boisvert" w:date="2016-01-11T17:34:00Z">
        <w:r>
          <w:rPr>
            <w:noProof/>
            <w:lang w:val="en-CA" w:eastAsia="en-CA"/>
          </w:rPr>
          <w:pict w14:anchorId="5F85BE3D">
            <v:shape id="_x0000_i1059" type="#_x0000_t75" style="width:117.15pt;height:92.4pt;visibility:visible;mso-wrap-style:square">
              <v:imagedata r:id="rId47" o:title=""/>
            </v:shape>
          </w:pict>
        </w:r>
      </w:ins>
    </w:p>
    <w:p w14:paraId="7A252712" w14:textId="303B6072" w:rsidR="00DE367C" w:rsidRDefault="00DE367C">
      <w:pPr>
        <w:pStyle w:val="Caption"/>
        <w:rPr>
          <w:ins w:id="2517" w:author="Eric Boisvert" w:date="2016-01-06T11:10:00Z"/>
        </w:rPr>
        <w:pPrChange w:id="2518" w:author="Eric Boisvert" w:date="2016-01-11T17:35:00Z">
          <w:pPr/>
        </w:pPrChange>
      </w:pPr>
      <w:ins w:id="2519" w:author="Eric Boisvert" w:date="2016-01-11T17:35:00Z">
        <w:r>
          <w:t xml:space="preserve">Figure </w:t>
        </w:r>
        <w:r>
          <w:fldChar w:fldCharType="begin"/>
        </w:r>
        <w:r>
          <w:instrText xml:space="preserve"> SEQ Figure \* ARABIC </w:instrText>
        </w:r>
      </w:ins>
      <w:r>
        <w:fldChar w:fldCharType="separate"/>
      </w:r>
      <w:ins w:id="2520" w:author="Eric Boisvert" w:date="2016-01-11T17:35:00Z">
        <w:r>
          <w:rPr>
            <w:noProof/>
          </w:rPr>
          <w:t>34</w:t>
        </w:r>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521" w:name="_Toc439943469"/>
      <w:r>
        <w:rPr>
          <w:lang w:val="en-CA"/>
        </w:rPr>
        <w:t>GeoSciML basic vocabularies</w:t>
      </w:r>
      <w:bookmarkEnd w:id="2521"/>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2522"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2522"/>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2523"/>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2523"/>
            <w:r>
              <w:rPr>
                <w:rStyle w:val="CommentReference"/>
              </w:rPr>
              <w:commentReference w:id="2523"/>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2524" w:author="Eric Boisvert" w:date="2015-11-11T12:35:00Z">
              <w:r w:rsidRPr="00D970E9">
                <w:rPr>
                  <w:rFonts w:ascii="Calibri" w:hAnsi="Calibri"/>
                  <w:color w:val="000000"/>
                  <w:sz w:val="20"/>
                  <w:szCs w:val="20"/>
                  <w:lang w:val="en-CA"/>
                </w:rPr>
                <w:t>Types of collections of geological and geophysical objects.</w:t>
              </w:r>
            </w:ins>
            <w:del w:id="2525"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2526" w:author="Eric Boisvert" w:date="2015-11-11T12:44:00Z">
              <w:r w:rsidRPr="00D970E9" w:rsidDel="00004AA5">
                <w:rPr>
                  <w:rFonts w:ascii="Calibri" w:hAnsi="Calibri"/>
                  <w:color w:val="000000"/>
                  <w:sz w:val="20"/>
                  <w:szCs w:val="20"/>
                  <w:lang w:val="en-CA"/>
                </w:rPr>
                <w:delText xml:space="preserve">Geological </w:delText>
              </w:r>
            </w:del>
            <w:ins w:id="2527" w:author="Eric Boisvert" w:date="2015-11-11T12:44:00Z">
              <w:r w:rsidR="00004AA5" w:rsidRPr="00D970E9">
                <w:rPr>
                  <w:rFonts w:ascii="Calibri" w:hAnsi="Calibri"/>
                  <w:color w:val="000000"/>
                  <w:sz w:val="20"/>
                  <w:szCs w:val="20"/>
                  <w:lang w:val="en-CA"/>
                </w:rPr>
                <w:t xml:space="preserve">Geochronological </w:t>
              </w:r>
            </w:ins>
            <w:del w:id="2528" w:author="Eric Boisvert" w:date="2015-11-11T12:44:00Z">
              <w:r w:rsidRPr="00D970E9" w:rsidDel="00004AA5">
                <w:rPr>
                  <w:rFonts w:ascii="Calibri" w:hAnsi="Calibri"/>
                  <w:color w:val="000000"/>
                  <w:sz w:val="20"/>
                  <w:szCs w:val="20"/>
                  <w:lang w:val="en-CA"/>
                </w:rPr>
                <w:delText>Time Scale</w:delText>
              </w:r>
            </w:del>
            <w:ins w:id="2529"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2530" w:author="Eric Boisvert" w:date="2016-01-08T20:06:00Z"/>
          <w:lang w:val="en-CA"/>
        </w:rPr>
      </w:pPr>
    </w:p>
    <w:p w14:paraId="2C10175D" w14:textId="0FB4C6EA" w:rsidR="001A44F0" w:rsidRDefault="001A44F0">
      <w:pPr>
        <w:pStyle w:val="Heading3"/>
        <w:rPr>
          <w:ins w:id="2531" w:author="Eric Boisvert" w:date="2016-01-08T20:06:00Z"/>
          <w:lang w:val="en-CA"/>
        </w:rPr>
        <w:pPrChange w:id="2532" w:author="Eric Boisvert" w:date="2016-01-08T20:06:00Z">
          <w:pPr/>
        </w:pPrChange>
      </w:pPr>
      <w:ins w:id="2533" w:author="Eric Boisvert" w:date="2016-01-08T20:06:00Z">
        <w:r>
          <w:rPr>
            <w:lang w:val="en-CA"/>
          </w:rPr>
          <w:lastRenderedPageBreak/>
          <w:t>Instance example</w:t>
        </w:r>
      </w:ins>
    </w:p>
    <w:p w14:paraId="005D2082" w14:textId="77777777" w:rsidR="001A44F0" w:rsidRDefault="001A44F0" w:rsidP="00ED2525">
      <w:pPr>
        <w:rPr>
          <w:ins w:id="2534" w:author="Eric Boisvert" w:date="2016-01-08T20:06:00Z"/>
          <w:lang w:val="en-CA"/>
        </w:rPr>
      </w:pPr>
    </w:p>
    <w:p w14:paraId="6C5300BA" w14:textId="6CCF859B" w:rsidR="001A44F0" w:rsidRDefault="00A05D5D" w:rsidP="00ED2525">
      <w:pPr>
        <w:rPr>
          <w:ins w:id="2535" w:author="Eric Boisvert" w:date="2016-01-08T20:07:00Z"/>
          <w:lang w:val="en-CA"/>
        </w:rPr>
      </w:pPr>
      <w:ins w:id="2536" w:author="Eric Boisvert" w:date="2016-01-08T20:06:00Z">
        <w:r>
          <w:rPr>
            <w:lang w:val="en-CA"/>
          </w:rPr>
          <w:t>The following figure shows a</w:t>
        </w:r>
      </w:ins>
      <w:ins w:id="2537" w:author="Eric Boisvert" w:date="2016-01-11T17:44:00Z">
        <w:r>
          <w:rPr>
            <w:lang w:val="en-CA"/>
          </w:rPr>
          <w:t xml:space="preserve"> partial</w:t>
        </w:r>
      </w:ins>
      <w:ins w:id="2538" w:author="Eric Boisvert" w:date="2016-01-08T20:06:00Z">
        <w:r w:rsidR="001A44F0">
          <w:rPr>
            <w:lang w:val="en-CA"/>
          </w:rPr>
          <w:t xml:space="preserve"> encodin</w:t>
        </w:r>
        <w:r w:rsidR="006F2329">
          <w:rPr>
            <w:lang w:val="en-CA"/>
          </w:rPr>
          <w:t>g of an existing map from Drewe</w:t>
        </w:r>
      </w:ins>
      <w:ins w:id="2539" w:author="Eric Boisvert" w:date="2016-01-08T20:13:00Z">
        <w:r w:rsidR="006F2329">
          <w:rPr>
            <w:lang w:val="en-CA"/>
          </w:rPr>
          <w:t xml:space="preserve">s (Drewes, </w:t>
        </w:r>
      </w:ins>
      <w:ins w:id="2540" w:author="Eric Boisvert" w:date="2016-01-08T20:14:00Z">
        <w:r w:rsidR="006F2329">
          <w:rPr>
            <w:lang w:val="en-CA"/>
          </w:rPr>
          <w:t>1998)</w:t>
        </w:r>
      </w:ins>
      <w:ins w:id="2541" w:author="Eric Boisvert" w:date="2016-01-11T17:45:00Z">
        <w:r>
          <w:rPr>
            <w:lang w:val="en-CA"/>
          </w:rPr>
          <w:t xml:space="preserve">.  </w:t>
        </w:r>
        <w:r>
          <w:rPr>
            <w:lang w:val="en-CA"/>
          </w:rPr>
          <w:fldChar w:fldCharType="begin"/>
        </w:r>
        <w:r>
          <w:rPr>
            <w:lang w:val="en-CA"/>
          </w:rPr>
          <w:instrText xml:space="preserve"> REF _Ref440297651 \h </w:instrText>
        </w:r>
      </w:ins>
      <w:r>
        <w:rPr>
          <w:lang w:val="en-CA"/>
        </w:rPr>
      </w:r>
      <w:r>
        <w:rPr>
          <w:lang w:val="en-CA"/>
        </w:rPr>
        <w:fldChar w:fldCharType="separate"/>
      </w:r>
      <w:ins w:id="2542" w:author="Eric Boisvert" w:date="2016-01-11T17:45:00Z">
        <w:r>
          <w:t xml:space="preserve">Figure </w:t>
        </w:r>
        <w:r>
          <w:rPr>
            <w:noProof/>
          </w:rPr>
          <w:t>35</w:t>
        </w:r>
        <w:r>
          <w:rPr>
            <w:lang w:val="en-CA"/>
          </w:rPr>
          <w:fldChar w:fldCharType="end"/>
        </w:r>
        <w:r>
          <w:rPr>
            <w:lang w:val="en-CA"/>
          </w:rPr>
          <w:t xml:space="preserve"> show a small section of a map showing unit Ttv (Dacitic vent breccia) from a quadrangle in Arizona, USA.</w:t>
        </w:r>
      </w:ins>
      <w:ins w:id="2543" w:author="Eric Boisvert" w:date="2016-01-11T17:46:00Z">
        <w:r>
          <w:rPr>
            <w:lang w:val="en-CA"/>
          </w:rPr>
          <w:t xml:space="preserve">  The original legend description is shown in </w:t>
        </w:r>
        <w:r>
          <w:rPr>
            <w:lang w:val="en-CA"/>
          </w:rPr>
          <w:fldChar w:fldCharType="begin"/>
        </w:r>
        <w:r>
          <w:rPr>
            <w:lang w:val="en-CA"/>
          </w:rPr>
          <w:instrText xml:space="preserve"> REF _Ref440297725 \h </w:instrText>
        </w:r>
      </w:ins>
      <w:r>
        <w:rPr>
          <w:lang w:val="en-CA"/>
        </w:rPr>
      </w:r>
      <w:r>
        <w:rPr>
          <w:lang w:val="en-CA"/>
        </w:rPr>
        <w:fldChar w:fldCharType="separate"/>
      </w:r>
      <w:ins w:id="2544" w:author="Eric Boisvert" w:date="2016-01-11T17:46:00Z">
        <w:r>
          <w:t xml:space="preserve">Figure </w:t>
        </w:r>
        <w:r>
          <w:rPr>
            <w:noProof/>
          </w:rPr>
          <w:t>36</w:t>
        </w:r>
        <w:r>
          <w:rPr>
            <w:lang w:val="en-CA"/>
          </w:rPr>
          <w:fldChar w:fldCharType="end"/>
        </w:r>
        <w:r>
          <w:rPr>
            <w:lang w:val="en-CA"/>
          </w:rPr>
          <w:t>.</w:t>
        </w:r>
      </w:ins>
    </w:p>
    <w:p w14:paraId="48F69C95" w14:textId="77777777" w:rsidR="006F2329" w:rsidRDefault="00FD3D73">
      <w:pPr>
        <w:keepNext/>
        <w:rPr>
          <w:ins w:id="2545" w:author="Eric Boisvert" w:date="2016-01-08T20:10:00Z"/>
        </w:rPr>
        <w:pPrChange w:id="2546" w:author="Eric Boisvert" w:date="2016-01-08T20:10:00Z">
          <w:pPr/>
        </w:pPrChange>
      </w:pPr>
      <w:ins w:id="2547" w:author="Eric Boisvert" w:date="2016-01-08T20:10:00Z">
        <w:r>
          <w:rPr>
            <w:noProof/>
            <w:lang w:val="en-CA" w:eastAsia="en-CA"/>
          </w:rPr>
          <w:pict w14:anchorId="2BB35D0D">
            <v:shape id="_x0000_i1060" type="#_x0000_t75" style="width:379.35pt;height:248.8pt;visibility:visible;mso-wrap-style:square">
              <v:imagedata r:id="rId48" o:title=""/>
            </v:shape>
          </w:pict>
        </w:r>
      </w:ins>
    </w:p>
    <w:p w14:paraId="223D74AC" w14:textId="6803FF91" w:rsidR="006F2329" w:rsidRDefault="006F2329">
      <w:pPr>
        <w:pStyle w:val="Caption"/>
        <w:rPr>
          <w:ins w:id="2548" w:author="Eric Boisvert" w:date="2016-01-08T20:10:00Z"/>
        </w:rPr>
        <w:pPrChange w:id="2549" w:author="Eric Boisvert" w:date="2016-01-08T20:10:00Z">
          <w:pPr/>
        </w:pPrChange>
      </w:pPr>
      <w:bookmarkStart w:id="2550" w:name="_Ref440297651"/>
      <w:ins w:id="2551" w:author="Eric Boisvert" w:date="2016-01-08T20:10:00Z">
        <w:r>
          <w:t xml:space="preserve">Figure </w:t>
        </w:r>
        <w:r>
          <w:fldChar w:fldCharType="begin"/>
        </w:r>
        <w:r>
          <w:instrText xml:space="preserve"> SEQ Figure \* ARABIC </w:instrText>
        </w:r>
      </w:ins>
      <w:r>
        <w:fldChar w:fldCharType="separate"/>
      </w:r>
      <w:ins w:id="2552" w:author="Eric Boisvert" w:date="2016-01-11T17:35:00Z">
        <w:r w:rsidR="00DE367C">
          <w:rPr>
            <w:noProof/>
          </w:rPr>
          <w:t>35</w:t>
        </w:r>
      </w:ins>
      <w:ins w:id="2553" w:author="Eric Boisvert" w:date="2016-01-08T20:10:00Z">
        <w:r>
          <w:fldChar w:fldCharType="end"/>
        </w:r>
        <w:bookmarkEnd w:id="2550"/>
        <w:r w:rsidR="00A05D5D">
          <w:t xml:space="preserve"> : Excerp from Drewe</w:t>
        </w:r>
      </w:ins>
      <w:ins w:id="2554" w:author="Eric Boisvert" w:date="2016-01-11T17:45:00Z">
        <w:r w:rsidR="00A05D5D">
          <w:t>s</w:t>
        </w:r>
      </w:ins>
      <w:ins w:id="2555" w:author="Eric Boisvert" w:date="2016-01-08T20:10:00Z">
        <w:r>
          <w:t xml:space="preserve"> map with Dacitic vent highlighted (Ttv)</w:t>
        </w:r>
      </w:ins>
    </w:p>
    <w:p w14:paraId="6B28618A" w14:textId="77777777" w:rsidR="006F2329" w:rsidRDefault="00FD3D73">
      <w:pPr>
        <w:keepNext/>
        <w:rPr>
          <w:ins w:id="2556" w:author="Eric Boisvert" w:date="2016-01-08T20:12:00Z"/>
        </w:rPr>
        <w:pPrChange w:id="2557" w:author="Eric Boisvert" w:date="2016-01-08T20:12:00Z">
          <w:pPr/>
        </w:pPrChange>
      </w:pPr>
      <w:ins w:id="2558" w:author="Eric Boisvert" w:date="2016-01-08T20:11:00Z">
        <w:r>
          <w:rPr>
            <w:noProof/>
            <w:lang w:val="en-CA" w:eastAsia="en-CA"/>
          </w:rPr>
          <w:pict w14:anchorId="3774E021">
            <v:shape id="_x0000_i1061" type="#_x0000_t75" style="width:263.8pt;height:111.75pt;visibility:visible;mso-wrap-style:square">
              <v:imagedata r:id="rId49" o:title=""/>
            </v:shape>
          </w:pict>
        </w:r>
      </w:ins>
    </w:p>
    <w:p w14:paraId="0A3BF8D1" w14:textId="723A82D9" w:rsidR="006F2329" w:rsidRDefault="006F2329">
      <w:pPr>
        <w:pStyle w:val="Caption"/>
        <w:rPr>
          <w:ins w:id="2559" w:author="Eric Boisvert" w:date="2016-01-08T20:12:00Z"/>
        </w:rPr>
        <w:pPrChange w:id="2560" w:author="Eric Boisvert" w:date="2016-01-08T20:12:00Z">
          <w:pPr/>
        </w:pPrChange>
      </w:pPr>
      <w:bookmarkStart w:id="2561" w:name="_Ref440297725"/>
      <w:ins w:id="2562" w:author="Eric Boisvert" w:date="2016-01-08T20:12:00Z">
        <w:r>
          <w:t xml:space="preserve">Figure </w:t>
        </w:r>
        <w:r>
          <w:fldChar w:fldCharType="begin"/>
        </w:r>
        <w:r>
          <w:instrText xml:space="preserve"> SEQ Figure \* ARABIC </w:instrText>
        </w:r>
      </w:ins>
      <w:r>
        <w:fldChar w:fldCharType="separate"/>
      </w:r>
      <w:ins w:id="2563" w:author="Eric Boisvert" w:date="2016-01-11T17:35:00Z">
        <w:r w:rsidR="00DE367C">
          <w:rPr>
            <w:noProof/>
          </w:rPr>
          <w:t>36</w:t>
        </w:r>
      </w:ins>
      <w:ins w:id="2564" w:author="Eric Boisvert" w:date="2016-01-08T20:12:00Z">
        <w:r>
          <w:fldChar w:fldCharType="end"/>
        </w:r>
        <w:bookmarkEnd w:id="2561"/>
        <w:r>
          <w:t xml:space="preserve"> : Original description from map legend.  This legend item is represented as a GeologicFeature (specifically, a GeologicUnit)</w:t>
        </w:r>
      </w:ins>
    </w:p>
    <w:p w14:paraId="49BAA496" w14:textId="606A8DB9" w:rsidR="006F2329" w:rsidRDefault="00A05D5D">
      <w:pPr>
        <w:rPr>
          <w:ins w:id="2565" w:author="Eric Boisvert" w:date="2016-01-08T20:12:00Z"/>
        </w:rPr>
      </w:pPr>
      <w:ins w:id="2566" w:author="Eric Boisvert" w:date="2016-01-11T17:46:00Z">
        <w:r>
          <w:t>The map also has a cross section through the same Ttv unit (</w:t>
        </w:r>
      </w:ins>
      <w:ins w:id="2567" w:author="Eric Boisvert" w:date="2016-01-11T17:47:00Z">
        <w:r>
          <w:fldChar w:fldCharType="begin"/>
        </w:r>
        <w:r>
          <w:instrText xml:space="preserve"> REF _Ref440297766 \h </w:instrText>
        </w:r>
      </w:ins>
      <w:r>
        <w:fldChar w:fldCharType="separate"/>
      </w:r>
      <w:ins w:id="2568" w:author="Eric Boisvert" w:date="2016-01-11T17:47:00Z">
        <w:r>
          <w:t xml:space="preserve">Figure </w:t>
        </w:r>
        <w:r>
          <w:rPr>
            <w:noProof/>
          </w:rPr>
          <w:t>37</w:t>
        </w:r>
        <w:r>
          <w:fldChar w:fldCharType="end"/>
        </w:r>
        <w:r>
          <w:t>) showing an example of a non-map mapping frame.</w:t>
        </w:r>
      </w:ins>
    </w:p>
    <w:p w14:paraId="471F9977" w14:textId="77777777" w:rsidR="006F2329" w:rsidRDefault="00FD3D73">
      <w:pPr>
        <w:keepNext/>
        <w:rPr>
          <w:ins w:id="2569" w:author="Eric Boisvert" w:date="2016-01-08T20:12:00Z"/>
        </w:rPr>
        <w:pPrChange w:id="2570" w:author="Eric Boisvert" w:date="2016-01-08T20:12:00Z">
          <w:pPr/>
        </w:pPrChange>
      </w:pPr>
      <w:ins w:id="2571" w:author="Eric Boisvert" w:date="2016-01-08T20:12:00Z">
        <w:r>
          <w:rPr>
            <w:noProof/>
            <w:lang w:val="en-CA" w:eastAsia="en-CA"/>
          </w:rPr>
          <w:lastRenderedPageBreak/>
          <w:pict w14:anchorId="0F292D58">
            <v:shape id="_x0000_i1062" type="#_x0000_t75" style="width:199.35pt;height:86.5pt;visibility:visible;mso-wrap-style:square">
              <v:imagedata r:id="rId50" o:title=""/>
            </v:shape>
          </w:pict>
        </w:r>
      </w:ins>
    </w:p>
    <w:p w14:paraId="1848DBBF" w14:textId="2D22F5DB" w:rsidR="006F2329" w:rsidRDefault="006F2329">
      <w:pPr>
        <w:pStyle w:val="Caption"/>
        <w:rPr>
          <w:ins w:id="2572" w:author="Eric Boisvert" w:date="2016-01-08T20:12:00Z"/>
        </w:rPr>
        <w:pPrChange w:id="2573" w:author="Eric Boisvert" w:date="2016-01-08T20:12:00Z">
          <w:pPr/>
        </w:pPrChange>
      </w:pPr>
      <w:bookmarkStart w:id="2574" w:name="_Ref440297766"/>
      <w:ins w:id="2575" w:author="Eric Boisvert" w:date="2016-01-08T20:12:00Z">
        <w:r>
          <w:t xml:space="preserve">Figure </w:t>
        </w:r>
        <w:r>
          <w:fldChar w:fldCharType="begin"/>
        </w:r>
        <w:r>
          <w:instrText xml:space="preserve"> SEQ Figure \* ARABIC </w:instrText>
        </w:r>
      </w:ins>
      <w:r>
        <w:fldChar w:fldCharType="separate"/>
      </w:r>
      <w:ins w:id="2576" w:author="Eric Boisvert" w:date="2016-01-11T17:35:00Z">
        <w:r w:rsidR="00DE367C">
          <w:rPr>
            <w:noProof/>
          </w:rPr>
          <w:t>37</w:t>
        </w:r>
      </w:ins>
      <w:ins w:id="2577" w:author="Eric Boisvert" w:date="2016-01-08T20:12:00Z">
        <w:r>
          <w:fldChar w:fldCharType="end"/>
        </w:r>
        <w:bookmarkEnd w:id="2574"/>
        <w:r>
          <w:t xml:space="preserve"> : The same unit, shown in a cross section (a different MappingFrame)</w:t>
        </w:r>
      </w:ins>
    </w:p>
    <w:p w14:paraId="313E970B" w14:textId="77777777" w:rsidR="006F2329" w:rsidRDefault="006F2329">
      <w:pPr>
        <w:rPr>
          <w:ins w:id="2578" w:author="Eric Boisvert" w:date="2016-01-08T20:12:00Z"/>
        </w:rPr>
      </w:pPr>
    </w:p>
    <w:p w14:paraId="49355B96" w14:textId="77777777" w:rsidR="006F2329" w:rsidRPr="006F2329" w:rsidRDefault="006F2329">
      <w:pPr>
        <w:rPr>
          <w:ins w:id="2579" w:author="Eric Boisvert" w:date="2016-01-08T20:06:00Z"/>
          <w:rPrChange w:id="2580" w:author="Eric Boisvert" w:date="2016-01-08T20:12:00Z">
            <w:rPr>
              <w:ins w:id="2581" w:author="Eric Boisvert" w:date="2016-01-08T20:06:00Z"/>
              <w:lang w:val="en-CA"/>
            </w:rPr>
          </w:rPrChange>
        </w:rPr>
      </w:pPr>
    </w:p>
    <w:p w14:paraId="7477FB3F" w14:textId="77777777" w:rsidR="006F2329" w:rsidRDefault="00FD3D73">
      <w:pPr>
        <w:keepNext/>
        <w:rPr>
          <w:ins w:id="2582" w:author="Eric Boisvert" w:date="2016-01-08T20:13:00Z"/>
        </w:rPr>
        <w:pPrChange w:id="2583" w:author="Eric Boisvert" w:date="2016-01-08T20:13:00Z">
          <w:pPr/>
        </w:pPrChange>
      </w:pPr>
      <w:ins w:id="2584" w:author="Eric Boisvert" w:date="2016-01-08T20:07:00Z">
        <w:r>
          <w:rPr>
            <w:lang w:val="en-CA"/>
          </w:rPr>
          <w:pict w14:anchorId="696916B7">
            <v:shape id="_x0000_i1063" type="#_x0000_t75" style="width:431.45pt;height:344.4pt">
              <v:imagedata r:id="rId51" o:title=""/>
            </v:shape>
          </w:pict>
        </w:r>
      </w:ins>
    </w:p>
    <w:p w14:paraId="474FCCD1" w14:textId="2E832C28" w:rsidR="001A44F0" w:rsidRDefault="006F2329">
      <w:pPr>
        <w:pStyle w:val="Caption"/>
        <w:rPr>
          <w:ins w:id="2585" w:author="Eric Boisvert" w:date="2016-01-08T20:07:00Z"/>
          <w:lang w:val="en-CA"/>
        </w:rPr>
        <w:pPrChange w:id="2586" w:author="Eric Boisvert" w:date="2016-01-08T20:13:00Z">
          <w:pPr/>
        </w:pPrChange>
      </w:pPr>
      <w:ins w:id="2587" w:author="Eric Boisvert" w:date="2016-01-08T20:13:00Z">
        <w:r>
          <w:t xml:space="preserve">Figure </w:t>
        </w:r>
        <w:r>
          <w:fldChar w:fldCharType="begin"/>
        </w:r>
        <w:r>
          <w:instrText xml:space="preserve"> SEQ Figure \* ARABIC </w:instrText>
        </w:r>
      </w:ins>
      <w:r>
        <w:fldChar w:fldCharType="separate"/>
      </w:r>
      <w:ins w:id="2588" w:author="Eric Boisvert" w:date="2016-01-11T17:35:00Z">
        <w:r w:rsidR="00DE367C">
          <w:rPr>
            <w:noProof/>
          </w:rPr>
          <w:t>38</w:t>
        </w:r>
      </w:ins>
      <w:ins w:id="2589" w:author="Eric Boisvert" w:date="2016-01-08T20:13:00Z">
        <w:r>
          <w:fldChar w:fldCharType="end"/>
        </w:r>
        <w:r>
          <w:t xml:space="preserve"> : Partia</w:t>
        </w:r>
        <w:r w:rsidR="00A05D5D">
          <w:t>l encoding of Drewe</w:t>
        </w:r>
        <w:r>
          <w:t>s partionned into GeoSciML instances.</w:t>
        </w:r>
      </w:ins>
    </w:p>
    <w:p w14:paraId="22E986BE" w14:textId="77777777" w:rsidR="001A44F0" w:rsidRPr="00390DF7" w:rsidRDefault="001A44F0" w:rsidP="00ED2525">
      <w:pPr>
        <w:rPr>
          <w:lang w:val="en-CA"/>
        </w:rPr>
      </w:pPr>
    </w:p>
    <w:p w14:paraId="160AFAA2" w14:textId="176FD094" w:rsidR="009B3BBD" w:rsidRDefault="009B3BBD" w:rsidP="009B3BBD">
      <w:pPr>
        <w:pStyle w:val="Heading2"/>
        <w:rPr>
          <w:lang w:val="en-CA"/>
        </w:rPr>
      </w:pPr>
      <w:bookmarkStart w:id="2590" w:name="_Toc439943470"/>
      <w:bookmarkStart w:id="2591" w:name="_Ref440187941"/>
      <w:r w:rsidRPr="00D12552">
        <w:rPr>
          <w:lang w:val="en-CA"/>
        </w:rPr>
        <w:t xml:space="preserve">GeoSciML </w:t>
      </w:r>
      <w:r>
        <w:rPr>
          <w:lang w:val="en-CA"/>
        </w:rPr>
        <w:t>Extension</w:t>
      </w:r>
      <w:r w:rsidRPr="00D12552">
        <w:rPr>
          <w:lang w:val="en-CA"/>
        </w:rPr>
        <w:t xml:space="preserve"> </w:t>
      </w:r>
      <w:ins w:id="2592" w:author="Eric Boisvert" w:date="2015-11-03T05:14:00Z">
        <w:r w:rsidR="004F0DC1">
          <w:rPr>
            <w:lang w:val="en-CA"/>
          </w:rPr>
          <w:t xml:space="preserve">Abstract </w:t>
        </w:r>
      </w:ins>
      <w:r w:rsidRPr="00D12552">
        <w:rPr>
          <w:lang w:val="en-CA"/>
        </w:rPr>
        <w:t>Requirements Class</w:t>
      </w:r>
      <w:bookmarkEnd w:id="2590"/>
      <w:bookmarkEnd w:id="2591"/>
    </w:p>
    <w:p w14:paraId="43B21534" w14:textId="77777777" w:rsidR="00FD3D73" w:rsidRDefault="00FD3D73" w:rsidP="00355CAB">
      <w:pPr>
        <w:rPr>
          <w:ins w:id="2593" w:author="Eric Boisvert" w:date="2016-01-13T05:19:00Z"/>
          <w:lang w:val="en-CA"/>
        </w:rPr>
      </w:pPr>
    </w:p>
    <w:p w14:paraId="3E3DC50F" w14:textId="15243789" w:rsidR="00355CAB" w:rsidRDefault="00355CAB" w:rsidP="00355CAB">
      <w:pPr>
        <w:rPr>
          <w:lang w:val="en-CA"/>
        </w:rPr>
      </w:pPr>
      <w:r>
        <w:rPr>
          <w:lang w:val="en-CA"/>
        </w:rPr>
        <w:lastRenderedPageBreak/>
        <w:t>The extension package provides classes to further the descriptions of basic</w:t>
      </w:r>
      <w:r w:rsidR="00CD7325">
        <w:rPr>
          <w:lang w:val="en-CA"/>
        </w:rPr>
        <w:t xml:space="preserve"> classes by adding more properties and supplemental relation</w:t>
      </w:r>
      <w:ins w:id="2594" w:author="Eric Boisvert" w:date="2016-01-13T05:19:00Z">
        <w:r w:rsidR="00FD3D73">
          <w:rPr>
            <w:lang w:val="en-CA"/>
          </w:rPr>
          <w:t>s</w:t>
        </w:r>
      </w:ins>
      <w:del w:id="2595" w:author="Eric Boisvert" w:date="2016-01-13T05:19:00Z">
        <w:r w:rsidR="00CD7325" w:rsidDel="00FD3D73">
          <w:rPr>
            <w:lang w:val="en-CA"/>
          </w:rPr>
          <w:delText xml:space="preserve"> between basic classes</w:delText>
        </w:r>
      </w:del>
      <w:r w:rsidR="00CD7325">
        <w:rPr>
          <w:lang w:val="en-CA"/>
        </w:rPr>
        <w:t xml:space="preserve">.  It extends </w:t>
      </w:r>
      <w:del w:id="2596" w:author="Eric Boisvert" w:date="2016-01-13T05:21:00Z">
        <w:r w:rsidR="00CD7325" w:rsidDel="00FD3D73">
          <w:rPr>
            <w:lang w:val="en-CA"/>
          </w:rPr>
          <w:delText xml:space="preserve">AbstractDescription </w:delText>
        </w:r>
      </w:del>
      <w:ins w:id="2597" w:author="Eric Boisvert" w:date="2016-01-13T05:21:00Z">
        <w:r w:rsidR="00FD3D73">
          <w:rPr>
            <w:lang w:val="en-CA"/>
          </w:rPr>
          <w:t xml:space="preserve">abstract description </w:t>
        </w:r>
      </w:ins>
      <w:r w:rsidR="00CD7325">
        <w:rPr>
          <w:lang w:val="en-CA"/>
        </w:rPr>
        <w:t>stubs declared in basic package</w:t>
      </w:r>
      <w:del w:id="2598" w:author="Eric Boisvert" w:date="2016-01-13T05:22:00Z">
        <w:r w:rsidR="00CD7325" w:rsidDel="00FD3D73">
          <w:rPr>
            <w:lang w:val="en-CA"/>
          </w:rPr>
          <w:delText>.</w:delText>
        </w:r>
        <w:r w:rsidR="003E1755" w:rsidDel="00FD3D73">
          <w:rPr>
            <w:lang w:val="en-CA"/>
          </w:rPr>
          <w:delText xml:space="preserve">  It also</w:delText>
        </w:r>
      </w:del>
      <w:ins w:id="2599"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FD3D73" w:rsidP="00364200">
      <w:pPr>
        <w:keepNext/>
      </w:pPr>
      <w:r>
        <w:rPr>
          <w:noProof/>
          <w:lang w:val="en-CA" w:eastAsia="en-CA"/>
        </w:rPr>
        <w:pict w14:anchorId="6A9CCE55">
          <v:shape id="Image 496" o:spid="_x0000_i1064" type="#_x0000_t75" style="width:6in;height:327.75pt;visibility:visible;mso-wrap-style:square">
            <v:imagedata r:id="rId52"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00" w:author="Eric Boisvert" w:date="2016-01-11T17:35:00Z">
        <w:r w:rsidR="00DE367C">
          <w:rPr>
            <w:noProof/>
          </w:rPr>
          <w:t>39</w:t>
        </w:r>
      </w:ins>
      <w:del w:id="2601"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602"/>
            <w:r>
              <w:rPr>
                <w:rFonts w:eastAsia="MS Mincho"/>
                <w:b/>
                <w:color w:val="FF0000"/>
                <w:sz w:val="22"/>
                <w:lang w:val="en-CA"/>
              </w:rPr>
              <w:t>/req/gsml4-basic</w:t>
            </w:r>
            <w:commentRangeEnd w:id="2602"/>
            <w:r w:rsidR="00C61E47">
              <w:rPr>
                <w:rStyle w:val="CommentReference"/>
              </w:rPr>
              <w:commentReference w:id="2602"/>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603" w:name="_Toc439943471"/>
      <w:r>
        <w:rPr>
          <w:lang w:val="en-CA"/>
        </w:rPr>
        <w:lastRenderedPageBreak/>
        <w:t>Geologic Relations</w:t>
      </w:r>
      <w:bookmarkEnd w:id="2603"/>
    </w:p>
    <w:p w14:paraId="05E3DBF0" w14:textId="77777777" w:rsidR="000D4260" w:rsidRPr="000D4260" w:rsidRDefault="000D4260" w:rsidP="000D4260">
      <w:pPr>
        <w:rPr>
          <w:lang w:val="en-CA"/>
        </w:rPr>
      </w:pPr>
    </w:p>
    <w:p w14:paraId="11E3941A" w14:textId="54A04291" w:rsidR="009C64B2" w:rsidRDefault="00FD3D73" w:rsidP="009C64B2">
      <w:pPr>
        <w:keepNext/>
      </w:pPr>
      <w:r>
        <w:rPr>
          <w:noProof/>
          <w:lang w:val="en-CA" w:eastAsia="en-CA"/>
        </w:rPr>
        <w:pict w14:anchorId="0C19CB7D">
          <v:shape id="Picture 477" o:spid="_x0000_i1065" type="#_x0000_t75" style="width:6in;height:467.45pt;visibility:visible;mso-wrap-style:square">
            <v:imagedata r:id="rId53"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604" w:author="Eric Boisvert" w:date="2016-01-11T17:35:00Z">
        <w:r w:rsidR="00DE367C">
          <w:rPr>
            <w:noProof/>
          </w:rPr>
          <w:t>40</w:t>
        </w:r>
      </w:ins>
      <w:del w:id="2605"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606" w:author="Eric Boisvert" w:date="2016-01-13T05:30:00Z"/>
          <w:lang w:val="en-CA"/>
        </w:rPr>
      </w:pPr>
    </w:p>
    <w:p w14:paraId="39D9E0D7" w14:textId="769373BD" w:rsidR="009D650C" w:rsidRDefault="009D650C" w:rsidP="00355CAB">
      <w:pPr>
        <w:rPr>
          <w:lang w:val="en-CA"/>
        </w:rPr>
      </w:pPr>
      <w:commentRangeStart w:id="2607"/>
      <w:ins w:id="2608" w:author="Eric Boisvert" w:date="2016-01-13T05:30:00Z">
        <w:r>
          <w:rPr>
            <w:lang w:val="en-CA"/>
          </w:rPr>
          <w:t>GeologicHistory</w:t>
        </w:r>
      </w:ins>
      <w:commentRangeEnd w:id="2607"/>
      <w:ins w:id="2609" w:author="Eric Boisvert" w:date="2016-01-13T05:56:00Z">
        <w:r w:rsidR="000944A6">
          <w:rPr>
            <w:rStyle w:val="CommentReference"/>
          </w:rPr>
          <w:commentReference w:id="2607"/>
        </w:r>
      </w:ins>
    </w:p>
    <w:p w14:paraId="4B693FF2" w14:textId="43A20F39" w:rsidR="00894DAA" w:rsidRDefault="00894DAA" w:rsidP="00894DAA">
      <w:r>
        <w:t>GeoSciML uses the generic relatedFeature/Geologic</w:t>
      </w:r>
      <w:ins w:id="2610"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w:t>
      </w:r>
      <w:r>
        <w:lastRenderedPageBreak/>
        <w:t xml:space="preserve">required for Basic.  </w:t>
      </w:r>
      <w:del w:id="2611"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2612" w:author="Eric Boisvert" w:date="2016-01-13T05:36:00Z">
        <w:r w:rsidDel="009D650C">
          <w:delText>To avoid extra complexity</w:delText>
        </w:r>
      </w:del>
      <w:ins w:id="2613" w:author="Eric Boisvert" w:date="2016-01-13T05:36:00Z">
        <w:r w:rsidR="009D650C">
          <w:t xml:space="preserve">To allow geologic age description in GeoSciML Basic without GeologicFeatureRelation, </w:t>
        </w:r>
      </w:ins>
      <w:ins w:id="2614" w:author="Eric Boisvert" w:date="2016-01-13T05:37:00Z">
        <w:r w:rsidR="009D650C">
          <w:t>GeologicFeature</w:t>
        </w:r>
      </w:ins>
      <w:del w:id="2615" w:author="Eric Boisvert" w:date="2016-01-13T05:37:00Z">
        <w:r w:rsidDel="009D650C">
          <w:delText>, Basic</w:delText>
        </w:r>
      </w:del>
      <w:r>
        <w:t xml:space="preserve"> </w:t>
      </w:r>
      <w:del w:id="2616" w:author="Eric Boisvert" w:date="2016-01-13T05:37:00Z">
        <w:r w:rsidDel="009D650C">
          <w:delText>provides</w:delText>
        </w:r>
      </w:del>
      <w:ins w:id="2617" w:author="Eric Boisvert" w:date="2016-01-13T05:37:00Z">
        <w:r w:rsidR="009D650C">
          <w:t>has</w:t>
        </w:r>
      </w:ins>
      <w:r>
        <w:t xml:space="preserve"> an explicit geologicHistory property to associate GeologicFeature with a</w:t>
      </w:r>
      <w:ins w:id="2618" w:author="Eric Boisvert" w:date="2016-01-13T05:38:00Z">
        <w:r w:rsidR="009D650C">
          <w:t xml:space="preserve"> GeologicEvent. </w:t>
        </w:r>
      </w:ins>
      <w:del w:id="2619" w:author="Eric Boisvert" w:date="2016-01-13T05:23:00Z">
        <w:r w:rsidDel="00FD3D73">
          <w:delText>n</w:delText>
        </w:r>
      </w:del>
      <w:del w:id="2620" w:author="Eric Boisvert" w:date="2016-01-13T05:37:00Z">
        <w:r w:rsidDel="009D650C">
          <w:delText xml:space="preserve"> GeologicEvent without using a GeologicRelation</w:delText>
        </w:r>
      </w:del>
      <w:r>
        <w:t xml:space="preserve">.  The consequence for someone using Extension is that </w:t>
      </w:r>
      <w:del w:id="2621" w:author="Eric Boisvert" w:date="2016-01-13T05:38:00Z">
        <w:r w:rsidDel="009D650C">
          <w:delText>he/she is now offered</w:delText>
        </w:r>
      </w:del>
      <w:ins w:id="2622" w:author="Eric Boisvert" w:date="2016-01-13T05:38:00Z">
        <w:r w:rsidR="009D650C">
          <w:t>there are</w:t>
        </w:r>
      </w:ins>
      <w:r>
        <w:t xml:space="preserve"> two </w:t>
      </w:r>
      <w:ins w:id="2623" w:author="Eric Boisvert" w:date="2016-01-13T05:38:00Z">
        <w:r w:rsidR="009D650C">
          <w:t xml:space="preserve">different </w:t>
        </w:r>
      </w:ins>
      <w:r>
        <w:t>ways to link a GeologicFeature and GeologicEvent: through geologicHistory and through a generic Geologic</w:t>
      </w:r>
      <w:ins w:id="2624"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2625"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2626" w:author="Eric Boisvert" w:date="2016-01-13T05:42:00Z">
              <w:r w:rsidDel="00DD6CCE">
                <w:rPr>
                  <w:rStyle w:val="reqtext"/>
                  <w:lang w:val="en-CA"/>
                </w:rPr>
                <w:delText>Association between GeologicFeature and GeologicEvent SHALL not use GeologicRelation</w:delText>
              </w:r>
            </w:del>
            <w:ins w:id="2627"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2628" w:author="Eric Boisvert" w:date="2016-01-13T05:49:00Z">
              <w:r w:rsidR="00DD6CCE">
                <w:rPr>
                  <w:rStyle w:val="reqtext"/>
                  <w:lang w:val="en-CA"/>
                </w:rPr>
                <w:t>fulfill</w:t>
              </w:r>
            </w:ins>
            <w:ins w:id="2629" w:author="Eric Boisvert" w:date="2016-01-13T05:47:00Z">
              <w:r w:rsidR="00DD6CCE">
                <w:rPr>
                  <w:rStyle w:val="reqtext"/>
                  <w:lang w:val="en-CA"/>
                </w:rPr>
                <w:t xml:space="preserve"> </w:t>
              </w:r>
            </w:ins>
            <w:ins w:id="2630"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2631" w:name="_Ref440189613"/>
      <w:r>
        <w:rPr>
          <w:lang w:val="en-CA"/>
        </w:rPr>
        <w:t>GeologicFeatureRelation</w:t>
      </w:r>
      <w:bookmarkEnd w:id="2631"/>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632" w:author="Eric Boisvert" w:date="2016-01-13T05:50:00Z">
        <w:r w:rsidR="000944A6">
          <w:rPr>
            <w:lang w:val="en-CA"/>
          </w:rPr>
          <w:t>Feature</w:t>
        </w:r>
      </w:ins>
      <w:r w:rsidRPr="000D4260">
        <w:rPr>
          <w:lang w:val="en-CA"/>
        </w:rPr>
        <w:t xml:space="preserve">Relation class </w:t>
      </w:r>
      <w:del w:id="2633"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634" w:author="Eric Boisvert" w:date="2016-01-13T05:50:00Z">
        <w:r w:rsidR="000944A6" w:rsidRPr="000D4260">
          <w:rPr>
            <w:lang w:val="en-CA"/>
          </w:rPr>
          <w:t>GeoSciML</w:t>
        </w:r>
        <w:r w:rsidR="000944A6" w:rsidRPr="000D4260">
          <w:rPr>
            <w:lang w:val="en-CA"/>
          </w:rPr>
          <w:t xml:space="preserve"> </w:t>
        </w:r>
      </w:ins>
      <w:r w:rsidRPr="000D4260">
        <w:rPr>
          <w:lang w:val="en-CA"/>
        </w:rPr>
        <w:t>feature type</w:t>
      </w:r>
      <w:ins w:id="2635" w:author="Eric Boisvert" w:date="2016-01-13T05:50:00Z">
        <w:r w:rsidR="000944A6">
          <w:rPr>
            <w:lang w:val="en-CA"/>
          </w:rPr>
          <w:t>s</w:t>
        </w:r>
      </w:ins>
      <w:del w:id="2636"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637"/>
      <w:del w:id="2638" w:author="Eric Boisvert" w:date="2016-01-13T05:52:00Z">
        <w:r w:rsidRPr="000D4260" w:rsidDel="000944A6">
          <w:rPr>
            <w:lang w:val="en-CA"/>
          </w:rPr>
          <w:delText xml:space="preserve">between spatial objects </w:delText>
        </w:r>
      </w:del>
      <w:commentRangeEnd w:id="2637"/>
      <w:r w:rsidR="000944A6">
        <w:rPr>
          <w:rStyle w:val="CommentReference"/>
        </w:rPr>
        <w:commentReference w:id="2637"/>
      </w:r>
      <w:r w:rsidRPr="000D4260">
        <w:rPr>
          <w:lang w:val="en-CA"/>
        </w:rPr>
        <w:t>could be described where they are scientifically significant.</w:t>
      </w:r>
    </w:p>
    <w:p w14:paraId="2E642AFC" w14:textId="48E63A77" w:rsidR="000D4260" w:rsidRDefault="00FD3D73" w:rsidP="000D4260">
      <w:pPr>
        <w:keepNext/>
      </w:pPr>
      <w:r>
        <w:rPr>
          <w:noProof/>
          <w:lang w:val="en-CA" w:eastAsia="en-CA"/>
        </w:rPr>
        <w:lastRenderedPageBreak/>
        <w:pict w14:anchorId="7FED2D0D">
          <v:shape id="Picture 478" o:spid="_x0000_i1066" type="#_x0000_t75" style="width:382.55pt;height:270.25pt;visibility:visible;mso-wrap-style:square">
            <v:imagedata r:id="rId54"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39" w:author="Eric Boisvert" w:date="2016-01-11T17:35:00Z">
        <w:r w:rsidR="00DE367C">
          <w:rPr>
            <w:noProof/>
          </w:rPr>
          <w:t>41</w:t>
        </w:r>
      </w:ins>
      <w:del w:id="2640"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0944A6">
      <w:pPr>
        <w:pStyle w:val="Heading5"/>
        <w:rPr>
          <w:lang w:val="en-CA"/>
        </w:rPr>
        <w:pPrChange w:id="2641" w:author="Eric Boisvert" w:date="2016-01-13T05:57:00Z">
          <w:pPr/>
        </w:pPrChange>
      </w:pPr>
      <w:proofErr w:type="gramStart"/>
      <w:ins w:id="2642"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2643" w:author="Eric Boisvert" w:date="2016-01-13T05:57:00Z"/>
          <w:color w:val="000000"/>
          <w:sz w:val="20"/>
          <w:szCs w:val="20"/>
          <w:lang w:val="en-CA"/>
        </w:rPr>
      </w:pPr>
      <w:bookmarkStart w:id="2644" w:name="BKM_D050A55A_5C1C_4F4B_986C_7C31687F2ED2"/>
      <w:bookmarkEnd w:id="2644"/>
    </w:p>
    <w:p w14:paraId="29C61658" w14:textId="73E2DC20" w:rsidR="000D4260" w:rsidRDefault="000944A6" w:rsidP="000944A6">
      <w:pPr>
        <w:rPr>
          <w:ins w:id="2645" w:author="Eric Boisvert" w:date="2016-01-13T05:57:00Z"/>
          <w:lang w:val="en-CA"/>
        </w:rPr>
        <w:pPrChange w:id="2646" w:author="Eric Boisvert" w:date="2016-01-13T05:57:00Z">
          <w:pPr>
            <w:autoSpaceDE w:val="0"/>
            <w:autoSpaceDN w:val="0"/>
            <w:adjustRightInd w:val="0"/>
            <w:spacing w:after="0"/>
          </w:pPr>
        </w:pPrChange>
      </w:pPr>
      <w:ins w:id="2647"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rsidP="000944A6">
      <w:pPr>
        <w:pStyle w:val="Heading5"/>
        <w:rPr>
          <w:ins w:id="2648" w:author="Eric Boisvert" w:date="2016-01-13T05:57:00Z"/>
          <w:lang w:val="en-CA"/>
        </w:rPr>
        <w:pPrChange w:id="2649" w:author="Eric Boisvert" w:date="2016-01-13T05:58:00Z">
          <w:pPr>
            <w:autoSpaceDE w:val="0"/>
            <w:autoSpaceDN w:val="0"/>
            <w:adjustRightInd w:val="0"/>
            <w:spacing w:after="0"/>
          </w:pPr>
        </w:pPrChange>
      </w:pPr>
      <w:proofErr w:type="gramStart"/>
      <w:ins w:id="2650"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2651" w:author="Eric Boisvert" w:date="2016-01-13T05:57:00Z"/>
          <w:color w:val="000000"/>
          <w:sz w:val="20"/>
          <w:szCs w:val="20"/>
          <w:lang w:val="en-CA"/>
        </w:rPr>
      </w:pPr>
    </w:p>
    <w:p w14:paraId="1CB1BEA1" w14:textId="731D56E7" w:rsidR="000944A6" w:rsidRDefault="000944A6" w:rsidP="000944A6">
      <w:pPr>
        <w:rPr>
          <w:ins w:id="2652" w:author="Eric Boisvert" w:date="2016-01-13T05:57:00Z"/>
          <w:lang w:val="en-CA"/>
        </w:rPr>
        <w:pPrChange w:id="2653" w:author="Eric Boisvert" w:date="2016-01-13T05:58:00Z">
          <w:pPr>
            <w:autoSpaceDE w:val="0"/>
            <w:autoSpaceDN w:val="0"/>
            <w:adjustRightInd w:val="0"/>
            <w:spacing w:after="0"/>
          </w:pPr>
        </w:pPrChange>
      </w:pPr>
      <w:ins w:id="2654"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2655" w:author="Eric Boisvert" w:date="2016-01-13T05:58:00Z">
        <w:r>
          <w:rPr>
            <w:lang w:val="en-CA"/>
          </w:rPr>
          <w:t>a term from a controlled vocabulary describing t</w:t>
        </w:r>
      </w:ins>
      <w:ins w:id="2656" w:author="Eric Boisvert" w:date="2016-01-13T05:57:00Z">
        <w:r w:rsidRPr="000944A6">
          <w:rPr>
            <w:lang w:val="en-CA"/>
          </w:rPr>
          <w:t>he role played by the source geologic feature or object (eg, overlying unit, underlying unit)</w:t>
        </w:r>
      </w:ins>
      <w:ins w:id="2657"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2658" w:author="Eric Boisvert" w:date="2016-01-13T05:58:00Z"/>
          <w:color w:val="000000"/>
          <w:sz w:val="20"/>
          <w:szCs w:val="20"/>
          <w:lang w:val="en-CA"/>
        </w:rPr>
      </w:pPr>
    </w:p>
    <w:p w14:paraId="68F947D3" w14:textId="055466C1" w:rsidR="000944A6" w:rsidRDefault="000944A6" w:rsidP="000944A6">
      <w:pPr>
        <w:pStyle w:val="Heading5"/>
        <w:rPr>
          <w:ins w:id="2659" w:author="Eric Boisvert" w:date="2016-01-13T05:58:00Z"/>
          <w:lang w:val="en-CA"/>
        </w:rPr>
        <w:pPrChange w:id="2660" w:author="Eric Boisvert" w:date="2016-01-13T05:59:00Z">
          <w:pPr>
            <w:autoSpaceDE w:val="0"/>
            <w:autoSpaceDN w:val="0"/>
            <w:adjustRightInd w:val="0"/>
            <w:spacing w:after="0"/>
          </w:pPr>
        </w:pPrChange>
      </w:pPr>
      <w:proofErr w:type="gramStart"/>
      <w:ins w:id="2661"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2662" w:author="Eric Boisvert" w:date="2016-01-13T05:58:00Z"/>
          <w:rFonts w:ascii="Calibri" w:hAnsi="Calibri"/>
          <w:b/>
          <w:bCs/>
          <w:color w:val="000000"/>
          <w:sz w:val="20"/>
          <w:szCs w:val="20"/>
          <w:lang w:val="en-CA"/>
        </w:rPr>
      </w:pPr>
    </w:p>
    <w:p w14:paraId="41627506" w14:textId="466C4E1F" w:rsidR="000944A6" w:rsidRDefault="000944A6" w:rsidP="000944A6">
      <w:pPr>
        <w:rPr>
          <w:ins w:id="2663" w:author="Eric Boisvert" w:date="2016-01-13T05:59:00Z"/>
          <w:lang w:val="en-CA"/>
        </w:rPr>
        <w:pPrChange w:id="2664" w:author="Eric Boisvert" w:date="2016-01-13T05:59:00Z">
          <w:pPr>
            <w:autoSpaceDE w:val="0"/>
            <w:autoSpaceDN w:val="0"/>
            <w:adjustRightInd w:val="0"/>
            <w:spacing w:after="0"/>
          </w:pPr>
        </w:pPrChange>
      </w:pPr>
      <w:ins w:id="2665"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2666" w:author="Eric Boisvert" w:date="2016-01-13T05:59:00Z">
        <w:r>
          <w:rPr>
            <w:lang w:val="en-CA"/>
          </w:rPr>
          <w:t>t</w:t>
        </w:r>
      </w:ins>
      <w:ins w:id="2667"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2668" w:name="BKM_18C9D12A_7280_4CA8_9066_431A68398F08"/>
      <w:bookmarkStart w:id="2669" w:name="BKM_B740241F_3BC0_40B4_9972_D590F470452B"/>
      <w:bookmarkStart w:id="2670" w:name="BKM_38727CDD_F0E8_4D00_A48C_555F0912BF41"/>
      <w:bookmarkStart w:id="2671" w:name="_GoBack"/>
      <w:bookmarkEnd w:id="2668"/>
      <w:bookmarkEnd w:id="2669"/>
      <w:bookmarkEnd w:id="2670"/>
      <w:bookmarkEnd w:id="267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FD3D73" w:rsidP="000D4260">
      <w:pPr>
        <w:keepNext/>
      </w:pPr>
      <w:r>
        <w:rPr>
          <w:noProof/>
          <w:lang w:val="en-CA" w:eastAsia="en-CA"/>
        </w:rPr>
        <w:pict w14:anchorId="34D80D6D">
          <v:shape id="Picture 479" o:spid="_x0000_i1067" type="#_x0000_t75" style="width:371.8pt;height:379.9pt;visibility:visible;mso-wrap-style:square">
            <v:imagedata r:id="rId55"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72" w:author="Eric Boisvert" w:date="2016-01-11T17:35:00Z">
        <w:r w:rsidR="00DE367C">
          <w:rPr>
            <w:noProof/>
          </w:rPr>
          <w:t>42</w:t>
        </w:r>
      </w:ins>
      <w:del w:id="2673"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2674" w:name="BKM_C0695B09_DC02_4BDD_AE59_38E8AE1F4632"/>
      <w:bookmarkEnd w:id="267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75" w:name="BKM_F11CCC02_4943_439C_97BD_3878F0BA0970"/>
            <w:bookmarkEnd w:id="267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76" w:name="BKM_8ABBD347_C257_4419_A3F6_0485375DCF7F"/>
            <w:bookmarkEnd w:id="2676"/>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77" w:name="BKM_40919ABF_3C16_41E1_8906_0D3CE189EB1B"/>
            <w:bookmarkEnd w:id="2677"/>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role played by the target earth material part (eg, matrix, clast, </w:t>
            </w:r>
            <w:r w:rsidRPr="00D970E9">
              <w:rPr>
                <w:rFonts w:ascii="Calibri" w:hAnsi="Calibri"/>
                <w:color w:val="000000"/>
                <w:sz w:val="20"/>
                <w:szCs w:val="20"/>
                <w:lang w:val="en-CA"/>
              </w:rPr>
              <w:lastRenderedPageBreak/>
              <w:t>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678" w:name="_Toc439943472"/>
      <w:r>
        <w:rPr>
          <w:lang w:val="en-CA"/>
        </w:rPr>
        <w:t xml:space="preserve">Earth material </w:t>
      </w:r>
      <w:r w:rsidR="00481AF6">
        <w:rPr>
          <w:lang w:val="en-CA"/>
        </w:rPr>
        <w:t>details</w:t>
      </w:r>
      <w:bookmarkEnd w:id="2678"/>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FD3D73" w:rsidP="00AE357E">
      <w:pPr>
        <w:keepNext/>
      </w:pPr>
      <w:r>
        <w:rPr>
          <w:noProof/>
          <w:lang w:val="en-CA" w:eastAsia="en-CA"/>
        </w:rPr>
        <w:pict w14:anchorId="78508E6C">
          <v:shape id="Picture 480" o:spid="_x0000_i1068" type="#_x0000_t75" style="width:432.55pt;height:260.05pt;visibility:visible;mso-wrap-style:square">
            <v:imagedata r:id="rId56"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679" w:author="Eric Boisvert" w:date="2016-01-11T17:35:00Z">
        <w:r w:rsidR="00DE367C">
          <w:rPr>
            <w:noProof/>
          </w:rPr>
          <w:t>43</w:t>
        </w:r>
      </w:ins>
      <w:del w:id="2680"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FD3D73" w:rsidP="00AE357E">
      <w:r>
        <w:rPr>
          <w:noProof/>
          <w:lang w:val="en-CA" w:eastAsia="en-CA"/>
        </w:rPr>
        <w:lastRenderedPageBreak/>
        <w:pict w14:anchorId="379383D8">
          <v:shape id="Picture 481" o:spid="_x0000_i1069" type="#_x0000_t75" style="width:6in;height:462.65pt;visibility:visible;mso-wrap-style:square">
            <v:imagedata r:id="rId57"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2681" w:name="BKM_8201810A_8593_4A0C_A4FE_B4A134FDF11D"/>
      <w:bookmarkEnd w:id="268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82" w:name="BKM_7C508FBF_33D9_484F_911B_6377C69AD667"/>
            <w:bookmarkEnd w:id="2682"/>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83" w:name="BKM_ED5D19E5_9BBB_4493_91D3_D708625FA37A"/>
            <w:bookmarkEnd w:id="2683"/>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84" w:name="BKM_E45C3931_F3F9_4BB2_B916_F57604E1D027"/>
            <w:bookmarkEnd w:id="2684"/>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85" w:name="BKM_26449531_DA00_4286_BEAD_53641C8C6B18"/>
            <w:bookmarkEnd w:id="2685"/>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FD3D73" w:rsidP="00604E1E">
      <w:pPr>
        <w:keepNext/>
      </w:pPr>
      <w:r>
        <w:rPr>
          <w:noProof/>
          <w:lang w:val="en-CA" w:eastAsia="en-CA"/>
        </w:rPr>
        <w:pict w14:anchorId="30B53D03">
          <v:shape id="Picture 482" o:spid="_x0000_i1070" type="#_x0000_t75" style="width:367pt;height:239.1pt;visibility:visible;mso-wrap-style:square">
            <v:imagedata r:id="rId58"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686" w:author="Eric Boisvert" w:date="2016-01-11T17:35:00Z">
        <w:r w:rsidR="00DE367C">
          <w:rPr>
            <w:noProof/>
          </w:rPr>
          <w:t>44</w:t>
        </w:r>
      </w:ins>
      <w:del w:id="2687"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2688" w:name="BKM_D4FBCA43_958A_4AEF_8332_5F96792672DF"/>
      <w:bookmarkEnd w:id="26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89" w:name="BKM_7DA6E39E_93F3_43B7_9C51_9F05A691932A"/>
            <w:bookmarkEnd w:id="2689"/>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FD3D73" w:rsidP="00604E1E">
      <w:pPr>
        <w:keepNext/>
      </w:pPr>
      <w:r>
        <w:rPr>
          <w:noProof/>
          <w:lang w:val="en-CA" w:eastAsia="en-CA"/>
        </w:rPr>
        <w:lastRenderedPageBreak/>
        <w:pict w14:anchorId="28B167D3">
          <v:shape id="Picture 483" o:spid="_x0000_i1071" type="#_x0000_t75" style="width:6in;height:382.55pt;visibility:visible;mso-wrap-style:square">
            <v:imagedata r:id="rId59"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690" w:author="Eric Boisvert" w:date="2016-01-11T17:35:00Z">
        <w:r w:rsidR="00DE367C">
          <w:rPr>
            <w:noProof/>
          </w:rPr>
          <w:t>45</w:t>
        </w:r>
      </w:ins>
      <w:del w:id="2691"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2692" w:name="BKM_0126A46B_77F6_4F3D_8366_99D7292A119E"/>
      <w:bookmarkEnd w:id="269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93" w:name="BKM_68F68CA6_F7FB_411D_8560_851B7315C00E"/>
            <w:bookmarkEnd w:id="2693"/>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94" w:name="BKM_F5243BEF_0ABC_4433_AFCB_2FCD01906472"/>
            <w:bookmarkEnd w:id="2694"/>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2695"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FD3D73">
      <w:pPr>
        <w:keepNext/>
        <w:rPr>
          <w:ins w:id="2696" w:author="Eric Boisvert" w:date="2015-11-11T13:13:00Z"/>
        </w:rPr>
        <w:pPrChange w:id="2697" w:author="Eric Boisvert" w:date="2015-11-11T13:13:00Z">
          <w:pPr/>
        </w:pPrChange>
      </w:pPr>
      <w:ins w:id="2698" w:author="Eric Boisvert" w:date="2015-11-11T13:12:00Z">
        <w:r>
          <w:rPr>
            <w:noProof/>
            <w:lang w:val="en-CA" w:eastAsia="en-CA"/>
          </w:rPr>
          <w:pict w14:anchorId="7928CF19">
            <v:shape id="Picture 14" o:spid="_x0000_i1072" type="#_x0000_t75" style="width:190.2pt;height:317pt;visibility:visible;mso-wrap-style:square">
              <v:imagedata r:id="rId60" o:title=""/>
            </v:shape>
          </w:pict>
        </w:r>
      </w:ins>
    </w:p>
    <w:p w14:paraId="516FE13B" w14:textId="36826489" w:rsidR="00DE657E" w:rsidRDefault="00DE657E">
      <w:pPr>
        <w:pStyle w:val="Caption"/>
        <w:rPr>
          <w:ins w:id="2699" w:author="Eric Boisvert" w:date="2015-11-11T13:12:00Z"/>
        </w:rPr>
        <w:pPrChange w:id="2700" w:author="Eric Boisvert" w:date="2015-11-11T13:13:00Z">
          <w:pPr/>
        </w:pPrChange>
      </w:pPr>
      <w:ins w:id="2701" w:author="Eric Boisvert" w:date="2015-11-11T13:13:00Z">
        <w:r>
          <w:t xml:space="preserve">Figure </w:t>
        </w:r>
        <w:r>
          <w:fldChar w:fldCharType="begin"/>
        </w:r>
        <w:r>
          <w:instrText xml:space="preserve"> SEQ Figure \* ARABIC </w:instrText>
        </w:r>
      </w:ins>
      <w:r>
        <w:fldChar w:fldCharType="separate"/>
      </w:r>
      <w:ins w:id="2702" w:author="Eric Boisvert" w:date="2016-01-11T17:35:00Z">
        <w:r w:rsidR="00DE367C">
          <w:rPr>
            <w:noProof/>
          </w:rPr>
          <w:t>46</w:t>
        </w:r>
      </w:ins>
      <w:ins w:id="2703"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2704" w:name="BKM_D2D5D1B2_3FF4_4650_95E3_DA08EE4A7DFF"/>
      <w:bookmarkEnd w:id="270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705" w:name="BKM_7D2E3FD4_C90D_40DB_8BA1_3E5458C981C0"/>
            <w:bookmarkEnd w:id="270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706" w:name="BKM_13EF909A_AB70_4901_8CA1_C3BA3F992378"/>
            <w:bookmarkEnd w:id="2706"/>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707" w:name="BKM_A7128990_6B6B_49DD_9D88_9E8D7207A879"/>
            <w:bookmarkEnd w:id="2707"/>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708" w:name="BKM_92F07FBA_BBCD_4C39_9112_B2569C6076C8"/>
            <w:bookmarkEnd w:id="2708"/>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709" w:name="BKM_02F24C6F_6A70_4304_88F6_978891E8D391"/>
            <w:bookmarkEnd w:id="2709"/>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2710"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2711" w:author="Eric Boisvert" w:date="2015-11-11T13:13:00Z"/>
                <w:rFonts w:ascii="Calibri" w:hAnsi="Calibri"/>
                <w:b/>
                <w:bCs/>
                <w:color w:val="000000"/>
                <w:sz w:val="20"/>
                <w:szCs w:val="20"/>
                <w:lang w:val="en-CA"/>
              </w:rPr>
            </w:pPr>
            <w:ins w:id="2712"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713" w:author="Eric Boisvert" w:date="2015-11-11T13:13:00Z"/>
                <w:rFonts w:ascii="Calibri" w:hAnsi="Calibri"/>
                <w:color w:val="000000"/>
                <w:sz w:val="20"/>
                <w:szCs w:val="20"/>
                <w:lang w:val="en-CA"/>
              </w:rPr>
            </w:pPr>
            <w:ins w:id="2714"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715" w:author="Eric Boisvert" w:date="2015-11-11T13:13:00Z"/>
                <w:rFonts w:ascii="Calibri" w:hAnsi="Calibri"/>
                <w:color w:val="000000"/>
                <w:sz w:val="20"/>
                <w:szCs w:val="20"/>
                <w:lang w:val="en-CA"/>
              </w:rPr>
            </w:pPr>
            <w:ins w:id="2716"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717" w:name="BKM_D2385579_8CEC_41FC_ACD0_1242C0AEF96E"/>
      <w:bookmarkEnd w:id="271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718" w:name="BKM_C5A88E79_2FB3_4893_8914_60419C00F2D2"/>
            <w:bookmarkEnd w:id="2718"/>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719" w:name="BKM_A4F3FCE3_772C_4588_A2A4_96535416D1B6"/>
            <w:bookmarkEnd w:id="2719"/>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720"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721" w:author="Eric Boisvert" w:date="2015-11-11T13:20:00Z"/>
                <w:rFonts w:ascii="Calibri" w:hAnsi="Calibri"/>
                <w:b/>
                <w:bCs/>
                <w:color w:val="000000"/>
                <w:sz w:val="20"/>
                <w:szCs w:val="20"/>
                <w:lang w:val="en-CA"/>
              </w:rPr>
            </w:pPr>
            <w:ins w:id="2722"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723" w:author="Eric Boisvert" w:date="2015-11-11T13:20:00Z"/>
                <w:rFonts w:ascii="Calibri" w:hAnsi="Calibri"/>
                <w:color w:val="000000"/>
                <w:sz w:val="20"/>
                <w:szCs w:val="20"/>
                <w:lang w:val="en-CA"/>
              </w:rPr>
            </w:pPr>
            <w:ins w:id="2724"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725" w:author="Eric Boisvert" w:date="2015-11-11T13:20:00Z"/>
                <w:rFonts w:ascii="Calibri" w:hAnsi="Calibri"/>
                <w:color w:val="000000"/>
                <w:sz w:val="20"/>
                <w:szCs w:val="20"/>
                <w:lang w:val="en-CA"/>
              </w:rPr>
            </w:pPr>
            <w:ins w:id="2726"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FD3D73" w:rsidP="003A479F">
      <w:pPr>
        <w:keepNext/>
      </w:pPr>
      <w:r>
        <w:rPr>
          <w:noProof/>
          <w:lang w:val="en-CA" w:eastAsia="en-CA"/>
        </w:rPr>
        <w:pict w14:anchorId="06368E1E">
          <v:shape id="Picture 484" o:spid="_x0000_i1073" type="#_x0000_t75" style="width:319.7pt;height:243.4pt;visibility:visible;mso-wrap-style:square">
            <v:imagedata r:id="rId61"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727" w:author="Eric Boisvert" w:date="2016-01-11T17:35:00Z">
        <w:r w:rsidR="00DE367C">
          <w:rPr>
            <w:noProof/>
          </w:rPr>
          <w:t>47</w:t>
        </w:r>
      </w:ins>
      <w:del w:id="2728"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729" w:name="BKM_CEE739CE_1DAA_46F5_B493_438C458DE763"/>
      <w:bookmarkEnd w:id="27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730" w:name="BKM_F9869380_E0FA_4E99_89A5_99DF9CC6BB40"/>
            <w:bookmarkEnd w:id="273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FD3D73" w:rsidP="003A479F">
      <w:pPr>
        <w:keepNext/>
      </w:pPr>
      <w:r>
        <w:rPr>
          <w:noProof/>
          <w:lang w:val="en-CA" w:eastAsia="en-CA"/>
        </w:rPr>
        <w:pict w14:anchorId="1F88541F">
          <v:shape id="Picture 485" o:spid="_x0000_i1074" type="#_x0000_t75" style="width:3in;height:252.55pt;visibility:visible;mso-wrap-style:square">
            <v:imagedata r:id="rId62"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731" w:author="Eric Boisvert" w:date="2016-01-11T17:35:00Z">
        <w:r w:rsidR="00DE367C">
          <w:rPr>
            <w:noProof/>
          </w:rPr>
          <w:t>48</w:t>
        </w:r>
      </w:ins>
      <w:del w:id="2732"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FD3D73" w:rsidP="003A479F">
      <w:pPr>
        <w:keepNext/>
      </w:pPr>
      <w:r>
        <w:rPr>
          <w:noProof/>
          <w:lang w:val="en-CA" w:eastAsia="en-CA"/>
        </w:rPr>
        <w:lastRenderedPageBreak/>
        <w:pict w14:anchorId="56A8AB7E">
          <v:shape id="Picture 486" o:spid="_x0000_i1075" type="#_x0000_t75" style="width:6in;height:458.85pt;visibility:visible;mso-wrap-style:square">
            <v:imagedata r:id="rId63"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733" w:author="Eric Boisvert" w:date="2016-01-11T17:35:00Z">
        <w:r w:rsidR="00DE367C">
          <w:rPr>
            <w:noProof/>
          </w:rPr>
          <w:t>49</w:t>
        </w:r>
      </w:ins>
      <w:del w:id="2734"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735" w:name="BKM_593C69E3_0EC2_4CB1_8B2B_D0FE22B7C017"/>
      <w:bookmarkEnd w:id="273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36" w:name="BKM_0ACE92C1_088C_42CF_93C8_D003E3CC8FC3"/>
            <w:bookmarkEnd w:id="2736"/>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37" w:name="BKM_14E0F14F_4532_4342_B7F1_67313964C676"/>
            <w:bookmarkEnd w:id="2737"/>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38" w:name="BKM_80AE61D4_C509_4CAA_B004_0231DB42B137"/>
            <w:bookmarkEnd w:id="2738"/>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39" w:name="BKM_5F5D6549_09AD_4BCF_806A_9B95D5D4E734"/>
            <w:bookmarkEnd w:id="2739"/>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40" w:name="BKM_80BAF21E_2C4E_40CD_B42E_41BCEA94DECC"/>
            <w:bookmarkEnd w:id="2740"/>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FD3D73" w:rsidP="009021BE">
      <w:r>
        <w:rPr>
          <w:noProof/>
          <w:lang w:val="en-CA" w:eastAsia="en-CA"/>
        </w:rPr>
        <w:pict w14:anchorId="7EC5C33A">
          <v:shape id="Picture 489" o:spid="_x0000_i1076" type="#_x0000_t75" style="width:3in;height:243.95pt;visibility:visible;mso-wrap-style:square">
            <v:imagedata r:id="rId64"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FD3D73" w:rsidP="00267D2C">
      <w:pPr>
        <w:keepNext/>
      </w:pPr>
      <w:r>
        <w:rPr>
          <w:noProof/>
          <w:lang w:val="en-CA" w:eastAsia="en-CA"/>
        </w:rPr>
        <w:pict w14:anchorId="05D40C6C">
          <v:shape id="Picture 490" o:spid="_x0000_i1077" type="#_x0000_t75" style="width:190.2pt;height:317pt;visibility:visible;mso-wrap-style:square">
            <v:imagedata r:id="rId65"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741" w:author="Eric Boisvert" w:date="2016-01-11T17:35:00Z">
        <w:r w:rsidR="00DE367C">
          <w:rPr>
            <w:noProof/>
          </w:rPr>
          <w:t>50</w:t>
        </w:r>
      </w:ins>
      <w:del w:id="2742"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FD3D73" w:rsidP="00267D2C">
      <w:pPr>
        <w:keepNext/>
      </w:pPr>
      <w:r>
        <w:rPr>
          <w:noProof/>
          <w:lang w:val="en-CA" w:eastAsia="en-CA"/>
        </w:rPr>
        <w:lastRenderedPageBreak/>
        <w:pict w14:anchorId="52F1C7ED">
          <v:shape id="Picture 491" o:spid="_x0000_i1078" type="#_x0000_t75" style="width:383.65pt;height:375.05pt;visibility:visible;mso-wrap-style:square">
            <v:imagedata r:id="rId66"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743" w:author="Eric Boisvert" w:date="2016-01-11T17:35:00Z">
        <w:r w:rsidR="00DE367C">
          <w:rPr>
            <w:noProof/>
          </w:rPr>
          <w:t>51</w:t>
        </w:r>
      </w:ins>
      <w:del w:id="2744"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745" w:name="BKM_DF21AB41_C085_4AC9_B6F6_DFFDFCF925FF"/>
      <w:bookmarkEnd w:id="274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746" w:name="BKM_41B8BC40_9B55_499E_B59B_A3F4FD630754"/>
            <w:bookmarkEnd w:id="2746"/>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747" w:name="BKM_1184394F_75EC_44D4_8904_2EB2061759E4"/>
            <w:bookmarkEnd w:id="2747"/>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FD3D73" w:rsidP="00267D2C">
      <w:pPr>
        <w:keepNext/>
      </w:pPr>
      <w:r>
        <w:rPr>
          <w:noProof/>
          <w:lang w:val="en-CA" w:eastAsia="en-CA"/>
        </w:rPr>
        <w:pict w14:anchorId="61D2979C">
          <v:shape id="Picture 492" o:spid="_x0000_i1079" type="#_x0000_t75" style="width:187pt;height:520.65pt;visibility:visible;mso-wrap-style:square">
            <v:imagedata r:id="rId67"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748" w:author="Eric Boisvert" w:date="2016-01-11T17:35:00Z">
        <w:r w:rsidR="00DE367C">
          <w:rPr>
            <w:noProof/>
          </w:rPr>
          <w:t>52</w:t>
        </w:r>
      </w:ins>
      <w:del w:id="2749"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750" w:name="BKM_54B0933A_5E39_4E6A_A950_9E63F5E10F0B"/>
      <w:bookmarkEnd w:id="275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751" w:name="BKM_CE58381D_F747_4812_83C3_00C6282DB05A"/>
            <w:bookmarkEnd w:id="2751"/>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752" w:name="_Toc439943473"/>
      <w:r>
        <w:t>GeologicAgeDetails</w:t>
      </w:r>
      <w:bookmarkEnd w:id="2752"/>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75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753"/>
      <w:r w:rsidR="00AB10FC">
        <w:rPr>
          <w:rStyle w:val="CommentReference"/>
        </w:rPr>
        <w:commentReference w:id="2753"/>
      </w:r>
    </w:p>
    <w:p w14:paraId="32597B25" w14:textId="164046D8" w:rsidR="00AB10FC" w:rsidRDefault="00FD3D73" w:rsidP="00AB10FC">
      <w:pPr>
        <w:keepNext/>
      </w:pPr>
      <w:r>
        <w:rPr>
          <w:noProof/>
          <w:lang w:val="en-CA" w:eastAsia="en-CA"/>
        </w:rPr>
        <w:lastRenderedPageBreak/>
        <w:pict w14:anchorId="19F2E4CD">
          <v:shape id="Picture 12" o:spid="_x0000_i1080" type="#_x0000_t75" style="width:6in;height:571.7pt;visibility:visible;mso-wrap-style:square">
            <v:imagedata r:id="rId68"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754" w:author="Eric Boisvert" w:date="2016-01-11T17:35:00Z">
        <w:r w:rsidR="00DE367C">
          <w:rPr>
            <w:noProof/>
          </w:rPr>
          <w:t>53</w:t>
        </w:r>
      </w:ins>
      <w:del w:id="2755"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756" w:name="BKM_D8A9D87B_FAA3_4CC2_BC9F_D27B111A2980"/>
            <w:bookmarkEnd w:id="2756"/>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757" w:name="BKM_C843AC0B_80BB_4AD8_B2F6_459B6FFBBEB7"/>
            <w:bookmarkEnd w:id="2757"/>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758" w:name="_Toc439943474"/>
      <w:r>
        <w:t>Geologic Structure Details</w:t>
      </w:r>
      <w:bookmarkEnd w:id="2758"/>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FD3D73" w:rsidP="00AB10FC">
      <w:pPr>
        <w:keepNext/>
      </w:pPr>
      <w:r>
        <w:rPr>
          <w:noProof/>
          <w:lang w:val="en-CA" w:eastAsia="en-CA"/>
        </w:rPr>
        <w:pict w14:anchorId="23DAA132">
          <v:shape id="Picture 22" o:spid="_x0000_i1081" type="#_x0000_t75" style="width:432.55pt;height:335.3pt;visibility:visible;mso-wrap-style:square">
            <v:imagedata r:id="rId69"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759" w:author="Eric Boisvert" w:date="2016-01-11T17:35:00Z">
        <w:r w:rsidR="00DE367C">
          <w:rPr>
            <w:noProof/>
          </w:rPr>
          <w:t>54</w:t>
        </w:r>
      </w:ins>
      <w:del w:id="2760"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FD3D73" w:rsidP="00FC626E">
      <w:pPr>
        <w:keepNext/>
      </w:pPr>
      <w:r>
        <w:rPr>
          <w:noProof/>
          <w:lang w:val="en-CA" w:eastAsia="en-CA"/>
        </w:rPr>
        <w:lastRenderedPageBreak/>
        <w:pict w14:anchorId="140F70E5">
          <v:shape id="Picture 29" o:spid="_x0000_i1082" type="#_x0000_t75" style="width:6in;height:390.1pt;visibility:visible;mso-wrap-style:square">
            <v:imagedata r:id="rId70"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761" w:author="Eric Boisvert" w:date="2016-01-11T17:35:00Z">
        <w:r w:rsidR="00DE367C">
          <w:rPr>
            <w:noProof/>
          </w:rPr>
          <w:t>55</w:t>
        </w:r>
      </w:ins>
      <w:del w:id="2762"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763" w:name="BKM_E2CFECC1_AAB5_40F6_ABD4_D77907DA9990"/>
      <w:bookmarkEnd w:id="276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764" w:name="BKM_C1076615_3AE6_4988_8393_E66493CD8FB0"/>
            <w:bookmarkEnd w:id="2764"/>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765" w:name="BKM_A9BDB16E_7011_463E_B96E_FB003E3472AA"/>
            <w:bookmarkEnd w:id="2765"/>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766" w:author="Eric Boisvert" w:date="2015-10-29T11:11:00Z"/>
        </w:rPr>
      </w:pPr>
    </w:p>
    <w:p w14:paraId="4D1E2A9F" w14:textId="6CE69B92" w:rsidR="00D33E64" w:rsidRDefault="00D33E64" w:rsidP="00AB10FC">
      <w:ins w:id="2767"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FD3D73" w:rsidP="00FC626E">
      <w:pPr>
        <w:keepNext/>
      </w:pPr>
      <w:r>
        <w:rPr>
          <w:noProof/>
          <w:lang w:val="en-CA" w:eastAsia="en-CA"/>
        </w:rPr>
        <w:pict w14:anchorId="34B470B1">
          <v:shape id="Picture 30" o:spid="_x0000_i1083" type="#_x0000_t75" style="width:308.95pt;height:453.5pt;visibility:visible;mso-wrap-style:square">
            <v:imagedata r:id="rId71"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768" w:author="Eric Boisvert" w:date="2016-01-11T17:35:00Z">
        <w:r w:rsidR="00DE367C">
          <w:rPr>
            <w:noProof/>
          </w:rPr>
          <w:t>56</w:t>
        </w:r>
      </w:ins>
      <w:del w:id="2769"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770"/>
            <w:r w:rsidRPr="00D970E9">
              <w:rPr>
                <w:rFonts w:ascii="Calibri" w:hAnsi="Calibri"/>
                <w:color w:val="000000"/>
                <w:sz w:val="20"/>
                <w:szCs w:val="20"/>
                <w:lang w:val="en-CA"/>
              </w:rPr>
              <w:t>Description of the parameters of the displacement</w:t>
            </w:r>
            <w:commentRangeEnd w:id="2770"/>
            <w:r>
              <w:rPr>
                <w:rStyle w:val="CommentReference"/>
              </w:rPr>
              <w:commentReference w:id="2770"/>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771" w:author="Eric Boisvert" w:date="2015-11-11T13:42:00Z"/>
        </w:rPr>
      </w:pPr>
      <w:del w:id="2772" w:author="Eric Boisvert" w:date="2015-11-11T13:42:00Z">
        <w:r w:rsidDel="009A0D4B">
          <w:delText>DisplacementValue</w:delText>
        </w:r>
      </w:del>
      <w:ins w:id="2773" w:author="Eric Boisvert" w:date="2015-11-11T13:42:00Z">
        <w:r w:rsidR="009A0D4B">
          <w:t>Layering</w:t>
        </w:r>
      </w:ins>
    </w:p>
    <w:p w14:paraId="4697C042" w14:textId="77777777" w:rsidR="009A0D4B" w:rsidRDefault="009A0D4B">
      <w:pPr>
        <w:rPr>
          <w:ins w:id="2774" w:author="Eric Boisvert" w:date="2015-11-11T13:43:00Z"/>
        </w:rPr>
        <w:pPrChange w:id="2775" w:author="Eric Boisvert" w:date="2015-11-11T13:43:00Z">
          <w:pPr>
            <w:pStyle w:val="Heading4"/>
          </w:pPr>
        </w:pPrChange>
      </w:pPr>
    </w:p>
    <w:p w14:paraId="68EF5A3E" w14:textId="583161EF" w:rsidR="009A0D4B" w:rsidRDefault="009A0D4B">
      <w:pPr>
        <w:rPr>
          <w:ins w:id="2776" w:author="Eric Boisvert" w:date="2015-11-11T13:43:00Z"/>
        </w:rPr>
        <w:pPrChange w:id="2777" w:author="Eric Boisvert" w:date="2015-11-11T13:43:00Z">
          <w:pPr>
            <w:pStyle w:val="Heading4"/>
          </w:pPr>
        </w:pPrChange>
      </w:pPr>
      <w:ins w:id="2778"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FD3D73">
      <w:pPr>
        <w:keepNext/>
        <w:rPr>
          <w:ins w:id="2779" w:author="Eric Boisvert" w:date="2015-11-11T13:44:00Z"/>
        </w:rPr>
        <w:pPrChange w:id="2780" w:author="Eric Boisvert" w:date="2015-11-11T13:44:00Z">
          <w:pPr/>
        </w:pPrChange>
      </w:pPr>
      <w:ins w:id="2781" w:author="Eric Boisvert" w:date="2015-11-11T13:43:00Z">
        <w:r>
          <w:rPr>
            <w:noProof/>
            <w:lang w:val="en-CA" w:eastAsia="en-CA"/>
          </w:rPr>
          <w:pict w14:anchorId="67477FD4">
            <v:shape id="Picture 501" o:spid="_x0000_i1084" type="#_x0000_t75" style="width:385.8pt;height:295.5pt;visibility:visible;mso-wrap-style:square">
              <v:imagedata r:id="rId72" o:title=""/>
            </v:shape>
          </w:pict>
        </w:r>
      </w:ins>
    </w:p>
    <w:p w14:paraId="46B783CF" w14:textId="2E5F0B06" w:rsidR="009A0D4B" w:rsidRDefault="009A0D4B">
      <w:pPr>
        <w:pStyle w:val="Caption"/>
        <w:rPr>
          <w:ins w:id="2782" w:author="Eric Boisvert" w:date="2015-11-11T13:43:00Z"/>
        </w:rPr>
        <w:pPrChange w:id="2783" w:author="Eric Boisvert" w:date="2015-11-11T13:44:00Z">
          <w:pPr>
            <w:pStyle w:val="Heading4"/>
          </w:pPr>
        </w:pPrChange>
      </w:pPr>
      <w:ins w:id="2784" w:author="Eric Boisvert" w:date="2015-11-11T13:44:00Z">
        <w:r>
          <w:t xml:space="preserve">Figure </w:t>
        </w:r>
        <w:r>
          <w:fldChar w:fldCharType="begin"/>
        </w:r>
        <w:r>
          <w:instrText xml:space="preserve"> SEQ Figure \* ARABIC </w:instrText>
        </w:r>
      </w:ins>
      <w:r>
        <w:fldChar w:fldCharType="separate"/>
      </w:r>
      <w:ins w:id="2785" w:author="Eric Boisvert" w:date="2016-01-11T17:35:00Z">
        <w:r w:rsidR="00DE367C">
          <w:rPr>
            <w:noProof/>
          </w:rPr>
          <w:t>57</w:t>
        </w:r>
      </w:ins>
      <w:ins w:id="2786" w:author="Eric Boisvert" w:date="2015-11-11T13:44:00Z">
        <w:r>
          <w:fldChar w:fldCharType="end"/>
        </w:r>
        <w:r>
          <w:t>: Layering</w:t>
        </w:r>
      </w:ins>
    </w:p>
    <w:p w14:paraId="72B8C7C9" w14:textId="77777777" w:rsidR="009A0D4B" w:rsidRDefault="009A0D4B">
      <w:pPr>
        <w:rPr>
          <w:ins w:id="2787" w:author="Eric Boisvert" w:date="2015-11-11T13:44:00Z"/>
        </w:rPr>
        <w:pPrChange w:id="2788"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789"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790" w:author="Eric Boisvert" w:date="2015-11-11T13:44:00Z"/>
                <w:rFonts w:ascii="Calibri" w:hAnsi="Calibri"/>
                <w:b/>
                <w:bCs/>
                <w:color w:val="000000"/>
                <w:sz w:val="20"/>
                <w:szCs w:val="20"/>
                <w:lang w:val="en-CA"/>
              </w:rPr>
            </w:pPr>
            <w:ins w:id="2791"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792" w:author="Eric Boisvert" w:date="2015-11-11T13:44:00Z"/>
                <w:rFonts w:ascii="Calibri" w:hAnsi="Calibri"/>
                <w:b/>
                <w:bCs/>
                <w:color w:val="000000"/>
                <w:sz w:val="20"/>
                <w:szCs w:val="20"/>
                <w:lang w:val="en-CA"/>
              </w:rPr>
            </w:pPr>
            <w:ins w:id="2793"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794" w:author="Eric Boisvert" w:date="2015-11-11T13:44:00Z"/>
                <w:rFonts w:ascii="Calibri" w:hAnsi="Calibri"/>
                <w:b/>
                <w:bCs/>
                <w:color w:val="000000"/>
                <w:sz w:val="20"/>
                <w:szCs w:val="20"/>
                <w:lang w:val="en-CA"/>
              </w:rPr>
            </w:pPr>
            <w:ins w:id="2795"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796"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797" w:author="Eric Boisvert" w:date="2015-11-11T13:44:00Z"/>
                <w:rFonts w:ascii="Calibri" w:hAnsi="Calibri"/>
                <w:b/>
                <w:bCs/>
                <w:color w:val="000000"/>
                <w:sz w:val="20"/>
                <w:szCs w:val="20"/>
                <w:lang w:val="en-CA"/>
              </w:rPr>
            </w:pPr>
            <w:ins w:id="2798"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799" w:author="Eric Boisvert" w:date="2015-11-11T13:44:00Z"/>
                <w:rFonts w:ascii="Calibri" w:hAnsi="Calibri"/>
                <w:color w:val="000000"/>
                <w:sz w:val="20"/>
                <w:szCs w:val="20"/>
                <w:lang w:val="en-CA"/>
              </w:rPr>
            </w:pPr>
            <w:ins w:id="2800"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801" w:author="Eric Boisvert" w:date="2015-11-11T13:44:00Z"/>
                <w:rFonts w:ascii="Calibri" w:hAnsi="Calibri"/>
                <w:color w:val="000000"/>
                <w:sz w:val="20"/>
                <w:szCs w:val="20"/>
                <w:lang w:val="en-CA"/>
              </w:rPr>
            </w:pPr>
            <w:ins w:id="2802"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803" w:author="Eric Boisvert" w:date="2015-11-11T13:42:00Z"/>
        </w:rPr>
        <w:pPrChange w:id="2804" w:author="Eric Boisvert" w:date="2015-11-11T13:43:00Z">
          <w:pPr>
            <w:pStyle w:val="Heading4"/>
          </w:pPr>
        </w:pPrChange>
      </w:pPr>
    </w:p>
    <w:p w14:paraId="4FF3F9A9" w14:textId="77777777" w:rsidR="009A0D4B" w:rsidRDefault="009A0D4B" w:rsidP="009A0D4B">
      <w:pPr>
        <w:pStyle w:val="Heading4"/>
        <w:rPr>
          <w:ins w:id="2805" w:author="Eric Boisvert" w:date="2015-11-11T13:42:00Z"/>
        </w:rPr>
      </w:pPr>
      <w:ins w:id="2806" w:author="Eric Boisvert" w:date="2015-11-11T13:42:00Z">
        <w:r>
          <w:t>DisplacementValue</w:t>
        </w:r>
      </w:ins>
    </w:p>
    <w:p w14:paraId="1C7EF173" w14:textId="77777777" w:rsidR="009A0D4B" w:rsidRPr="009A0D4B" w:rsidRDefault="009A0D4B">
      <w:pPr>
        <w:pPrChange w:id="2807"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FD3D73" w:rsidP="00386910">
      <w:pPr>
        <w:keepNext/>
      </w:pPr>
      <w:r>
        <w:rPr>
          <w:noProof/>
          <w:lang w:val="en-CA" w:eastAsia="en-CA"/>
        </w:rPr>
        <w:pict w14:anchorId="637CFD41">
          <v:shape id="Picture 451" o:spid="_x0000_i1085" type="#_x0000_t75" style="width:6in;height:365.35pt;visibility:visible;mso-wrap-style:square">
            <v:imagedata r:id="rId73"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808" w:author="Eric Boisvert" w:date="2016-01-11T17:35:00Z">
        <w:r w:rsidR="00DE367C">
          <w:rPr>
            <w:noProof/>
          </w:rPr>
          <w:t>58</w:t>
        </w:r>
      </w:ins>
      <w:del w:id="2809"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810" w:name="BKM_0148DBC7_BEFE_411F_BDA0_ED2509780C45"/>
      <w:bookmarkEnd w:id="281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811" w:name="BKM_3201DCDD_D133_49AE_90CB_9F86F5B18ACE"/>
            <w:bookmarkEnd w:id="2811"/>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812" w:name="BKM_5AEA7724_2100_40A1_BA99_6516E4CE2A3E"/>
            <w:bookmarkEnd w:id="2812"/>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813" w:name="BKM_65E9638C_341E_4069_9C8F_D8BC2F8B7601"/>
            <w:bookmarkEnd w:id="2813"/>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814" w:name="BKM_08A92A70_F1F3_4B2A_9DC3_7E931F02BD38"/>
      <w:bookmarkEnd w:id="281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815" w:name="BKM_3F7EC057_E707_4A06_A6E3_17A0DD602106"/>
            <w:bookmarkEnd w:id="281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816" w:name="BKM_5D7D3A73_2BA5_4999_B2D9_B2638FD2E3F3"/>
      <w:bookmarkEnd w:id="28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817" w:name="BKM_7025CFD1_5818_4184_A744_DEA2C7504840"/>
            <w:bookmarkEnd w:id="281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818" w:name="BKM_D8F0C163_8545_458E_90CD_CA5151787B07"/>
      <w:bookmarkEnd w:id="281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19" w:name="BKM_C37626AA_696F_429A_B16D_4833F8339B50"/>
            <w:bookmarkEnd w:id="2819"/>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20" w:name="BKM_8E0A8CD6_1952_49E4_ACE7_469172BABBA7"/>
            <w:bookmarkEnd w:id="2820"/>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21" w:name="BKM_498C83DB_DFDB_4234_B978_7C656FD73043"/>
            <w:bookmarkEnd w:id="2821"/>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FD3D73" w:rsidP="00FE753A">
      <w:pPr>
        <w:keepNext/>
      </w:pPr>
      <w:r>
        <w:rPr>
          <w:noProof/>
          <w:lang w:val="en-CA" w:eastAsia="en-CA"/>
        </w:rPr>
        <w:lastRenderedPageBreak/>
        <w:pict w14:anchorId="5EDF135B">
          <v:shape id="Picture 448" o:spid="_x0000_i1086" type="#_x0000_t75" style="width:6in;height:400.85pt;visibility:visible;mso-wrap-style:square">
            <v:imagedata r:id="rId74"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822" w:author="Eric Boisvert" w:date="2016-01-11T17:35:00Z">
        <w:r w:rsidR="00DE367C">
          <w:rPr>
            <w:noProof/>
          </w:rPr>
          <w:t>59</w:t>
        </w:r>
      </w:ins>
      <w:del w:id="2823"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824" w:name="BKM_D8139323_6092_443C_A360_3F3BE3361CC0"/>
      <w:bookmarkEnd w:id="28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25" w:name="BKM_9F55EEFA_C0E3_452C_8F3E_4601CB5BDD65"/>
            <w:bookmarkEnd w:id="282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26" w:name="BKM_B6CF2C95_A27D_49AD_BB55_36897A8B9A93"/>
            <w:bookmarkEnd w:id="2826"/>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27" w:name="BKM_C47055C6_23E4_4FE1_89C3_7EA3E53F016F"/>
            <w:bookmarkEnd w:id="2827"/>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28" w:name="BKM_BE3EB69A_2E9F_4015_9A53_7E29585ADF99"/>
            <w:bookmarkEnd w:id="2828"/>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29" w:name="BKM_D49811C3_C3B3_4361_989B_69411D4795BC"/>
            <w:bookmarkEnd w:id="2829"/>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30" w:name="BKM_6411C0D6_8DBF_4DB6_A7B6_ADED17047AE5"/>
            <w:bookmarkEnd w:id="2830"/>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31" w:name="BKM_2C450E0F_0DB6_4DEB_964F_DE2661303D3A"/>
            <w:bookmarkEnd w:id="2831"/>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32" w:name="BKM_5CAB0B26_2CE6_42AB_B2CE_2FA413E9F025"/>
            <w:bookmarkEnd w:id="2832"/>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33" w:name="BKM_FA6FE08B_7A03_4337_979E_0DF7D1B98F33"/>
            <w:bookmarkEnd w:id="2833"/>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34" w:name="BKM_922E2E10_A22B_488C_B866_3D68572C1248"/>
            <w:bookmarkEnd w:id="2834"/>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FD3D73" w:rsidP="00FE753A">
      <w:pPr>
        <w:keepNext/>
      </w:pPr>
      <w:r>
        <w:rPr>
          <w:noProof/>
          <w:lang w:val="en-CA" w:eastAsia="en-CA"/>
        </w:rPr>
        <w:lastRenderedPageBreak/>
        <w:pict w14:anchorId="66F3638C">
          <v:shape id="Picture 449" o:spid="_x0000_i1087" type="#_x0000_t75" style="width:6in;height:450.8pt;visibility:visible;mso-wrap-style:square">
            <v:imagedata r:id="rId75"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835" w:author="Eric Boisvert" w:date="2016-01-11T17:35:00Z">
        <w:r w:rsidR="00DE367C">
          <w:rPr>
            <w:noProof/>
          </w:rPr>
          <w:t>60</w:t>
        </w:r>
      </w:ins>
      <w:del w:id="2836"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837" w:name="BKM_60CC5835_79D2_4A13_B4A8_D7D9DBF215A3"/>
      <w:bookmarkEnd w:id="283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38" w:name="BKM_50AAAF20_CB99_4ABC_9FAE_60AD6D1987FD"/>
            <w:bookmarkEnd w:id="2838"/>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39" w:name="BKM_15CC129A_078F_4F7E_80FD_248D1D0D33F2"/>
            <w:bookmarkEnd w:id="2839"/>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FD3D73" w:rsidP="003804FE">
      <w:pPr>
        <w:keepNext/>
      </w:pPr>
      <w:r>
        <w:rPr>
          <w:noProof/>
          <w:lang w:val="en-CA" w:eastAsia="en-CA"/>
        </w:rPr>
        <w:pict w14:anchorId="0A454231">
          <v:shape id="Picture 450" o:spid="_x0000_i1088" type="#_x0000_t75" style="width:6in;height:461.55pt;visibility:visible;mso-wrap-style:square">
            <v:imagedata r:id="rId76"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840" w:author="Eric Boisvert" w:date="2016-01-11T17:35:00Z">
        <w:r w:rsidR="00DE367C">
          <w:rPr>
            <w:noProof/>
          </w:rPr>
          <w:t>61</w:t>
        </w:r>
      </w:ins>
      <w:del w:id="2841"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842" w:name="BKM_FDDB3C9C_445F_40FB_AB70_ED1438E267DC"/>
      <w:bookmarkEnd w:id="284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43" w:name="BKM_19D968ED_E9E9_4696_A463_9B8A89B9A29C"/>
            <w:bookmarkEnd w:id="2843"/>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44" w:name="BKM_A9E84D60_87E8_4274_B497_38C594525434"/>
            <w:bookmarkEnd w:id="2844"/>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45" w:name="BKM_F7EC3986_4D93_479D_BDAB_FDA23552D58F"/>
            <w:bookmarkEnd w:id="2845"/>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46" w:name="BKM_3788366B_341E_49F9_A366_57B90FBEF589"/>
            <w:bookmarkEnd w:id="2846"/>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47" w:name="BKM_472C9381_9698_46F2_8E04_2E603A1474CC"/>
            <w:bookmarkEnd w:id="2847"/>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48" w:name="BKM_33E4A038_4438_4CEF_A4A6_6E8349B6FDCC"/>
            <w:bookmarkEnd w:id="2848"/>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FD3D73" w:rsidP="00617E36">
      <w:pPr>
        <w:keepNext/>
      </w:pPr>
      <w:r>
        <w:rPr>
          <w:noProof/>
          <w:lang w:val="en-CA" w:eastAsia="en-CA"/>
        </w:rPr>
        <w:pict w14:anchorId="61B1CC6B">
          <v:shape id="Picture 452" o:spid="_x0000_i1089" type="#_x0000_t75" style="width:430.95pt;height:319.15pt;visibility:visible;mso-wrap-style:square">
            <v:imagedata r:id="rId77"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849" w:author="Eric Boisvert" w:date="2016-01-11T17:35:00Z">
        <w:r w:rsidR="00DE367C">
          <w:rPr>
            <w:noProof/>
          </w:rPr>
          <w:t>62</w:t>
        </w:r>
      </w:ins>
      <w:del w:id="2850"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851" w:name="BKM_E32F3F79_7117_4294_86FD_A68126B03F62"/>
      <w:bookmarkEnd w:id="285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852" w:name="BKM_76F0AF36_F011_4216_B99A_7C75820C7A2C"/>
            <w:bookmarkEnd w:id="2852"/>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853" w:name="BKM_B13360B8_167E_4DA8_A7B7_EA7DCABE7993"/>
            <w:bookmarkEnd w:id="2853"/>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854" w:name="_Toc439943475"/>
      <w:r>
        <w:t>Geologic Unit Details</w:t>
      </w:r>
      <w:bookmarkEnd w:id="2854"/>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FD3D73" w:rsidP="00CB339F">
      <w:pPr>
        <w:keepNext/>
      </w:pPr>
      <w:r>
        <w:rPr>
          <w:noProof/>
          <w:lang w:val="en-CA" w:eastAsia="en-CA"/>
        </w:rPr>
        <w:lastRenderedPageBreak/>
        <w:pict w14:anchorId="30A076C3">
          <v:shape id="Picture 453" o:spid="_x0000_i1090" type="#_x0000_t75" style="width:253.05pt;height:554.5pt;visibility:visible;mso-wrap-style:square">
            <v:imagedata r:id="rId78"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855" w:author="Eric Boisvert" w:date="2016-01-11T17:35:00Z">
        <w:r w:rsidR="00DE367C">
          <w:rPr>
            <w:noProof/>
          </w:rPr>
          <w:t>63</w:t>
        </w:r>
      </w:ins>
      <w:del w:id="2856"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857" w:name="BKM_E8CC2926_B007_4DFB_997F_F78EC469DF9A"/>
      <w:bookmarkEnd w:id="285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858" w:name="BKM_BB58E692_A1AE_4D52_B50D_8A8583AB1BE4"/>
            <w:bookmarkEnd w:id="2858"/>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859" w:name="BKM_31BF4296_6E8D_413D_AA94_37BAA601A4E2"/>
            <w:bookmarkEnd w:id="2859"/>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860" w:name="BKM_0CE007A8_3CE4_4605_997D_014E0E71F898"/>
            <w:bookmarkEnd w:id="2860"/>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861" w:name="BKM_4ACCDAB5_D34A_4312_AB32_2B6F03610F7A"/>
            <w:bookmarkEnd w:id="2861"/>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862" w:name="BKM_19472229_5BF0_45F8_BED6_B86B706423A9"/>
      <w:bookmarkEnd w:id="286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863" w:name="BKM_B8E145AE_8356_455D_8AF6_DD01E80B774C"/>
            <w:bookmarkEnd w:id="2863"/>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864" w:name="BKM_8FB90A67_2503_406F_8326_44811B80D96C"/>
            <w:bookmarkEnd w:id="2864"/>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865" w:name="BKM_32D036C1_ECEB_4E0E_8D49_567109DB3963"/>
            <w:bookmarkEnd w:id="2865"/>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866" w:name="_Toc439943476"/>
      <w:r>
        <w:t>GeoSciML extension vocabularies</w:t>
      </w:r>
      <w:bookmarkEnd w:id="2866"/>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867" w:name="_Ref433004816"/>
      <w:r>
        <w:t xml:space="preserve">Table </w:t>
      </w:r>
      <w:r w:rsidR="00673E83">
        <w:fldChar w:fldCharType="begin"/>
      </w:r>
      <w:r w:rsidR="00673E83">
        <w:instrText xml:space="preserve"> SEQ Table \* ARABIC </w:instrText>
      </w:r>
      <w:r w:rsidR="00673E83">
        <w:fldChar w:fldCharType="separate"/>
      </w:r>
      <w:ins w:id="2868" w:author="Eric Boisvert" w:date="2016-01-10T16:17:00Z">
        <w:r w:rsidR="00292781">
          <w:rPr>
            <w:noProof/>
          </w:rPr>
          <w:t>5</w:t>
        </w:r>
      </w:ins>
      <w:del w:id="2869" w:author="Eric Boisvert" w:date="2016-01-08T19:00:00Z">
        <w:r w:rsidR="004D3EF3" w:rsidDel="0016408B">
          <w:rPr>
            <w:noProof/>
          </w:rPr>
          <w:delText>15</w:delText>
        </w:r>
      </w:del>
      <w:r w:rsidR="00673E83">
        <w:rPr>
          <w:noProof/>
        </w:rPr>
        <w:fldChar w:fldCharType="end"/>
      </w:r>
      <w:bookmarkEnd w:id="2867"/>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870" w:name="_Ref432948522"/>
      <w:bookmarkStart w:id="2871" w:name="_Toc439943477"/>
      <w:r w:rsidRPr="00D12552">
        <w:rPr>
          <w:lang w:val="en-CA"/>
        </w:rPr>
        <w:t xml:space="preserve">GeoSciML </w:t>
      </w:r>
      <w:r>
        <w:rPr>
          <w:lang w:val="en-CA"/>
        </w:rPr>
        <w:t>GeologicTime</w:t>
      </w:r>
      <w:r w:rsidRPr="00D12552">
        <w:rPr>
          <w:lang w:val="en-CA"/>
        </w:rPr>
        <w:t xml:space="preserve"> </w:t>
      </w:r>
      <w:ins w:id="2872" w:author="Eric Boisvert" w:date="2015-11-03T05:15:00Z">
        <w:r w:rsidR="004F0DC1">
          <w:rPr>
            <w:lang w:val="en-CA"/>
          </w:rPr>
          <w:t xml:space="preserve">Abstract </w:t>
        </w:r>
      </w:ins>
      <w:r w:rsidRPr="00D12552">
        <w:rPr>
          <w:lang w:val="en-CA"/>
        </w:rPr>
        <w:t>Requirements Class</w:t>
      </w:r>
      <w:bookmarkEnd w:id="2870"/>
      <w:bookmarkEnd w:id="287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FD3D73" w:rsidP="000B1244">
      <w:pPr>
        <w:keepNext/>
      </w:pPr>
      <w:r>
        <w:rPr>
          <w:noProof/>
          <w:lang w:val="en-CA" w:eastAsia="en-CA"/>
        </w:rPr>
        <w:lastRenderedPageBreak/>
        <w:pict w14:anchorId="45B11095">
          <v:shape id="Image 497" o:spid="_x0000_i1091" type="#_x0000_t75" style="width:6in;height:484.65pt;visibility:visible;mso-wrap-style:square">
            <v:imagedata r:id="rId79"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73" w:author="Eric Boisvert" w:date="2016-01-11T17:35:00Z">
        <w:r w:rsidR="00DE367C">
          <w:rPr>
            <w:noProof/>
          </w:rPr>
          <w:t>64</w:t>
        </w:r>
      </w:ins>
      <w:del w:id="287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FD3D73" w:rsidP="008F4E9C">
      <w:pPr>
        <w:keepNext/>
      </w:pPr>
      <w:r>
        <w:rPr>
          <w:noProof/>
          <w:lang w:val="en-CA" w:eastAsia="en-CA"/>
        </w:rPr>
        <w:pict w14:anchorId="1784F587">
          <v:shape id="Picture 31" o:spid="_x0000_i1092" type="#_x0000_t75" style="width:6in;height:373.45pt;visibility:visible;mso-wrap-style:square">
            <v:imagedata r:id="rId80"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875" w:author="Eric Boisvert" w:date="2016-01-11T17:35:00Z">
        <w:r w:rsidR="00DE367C">
          <w:rPr>
            <w:noProof/>
          </w:rPr>
          <w:t>65</w:t>
        </w:r>
      </w:ins>
      <w:del w:id="287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877" w:name="_Toc439943478"/>
      <w:r w:rsidRPr="008F4E9C">
        <w:t>Global Boundary Stratotype Sections and Points</w:t>
      </w:r>
      <w:bookmarkEnd w:id="287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FD3D73" w:rsidP="00821F1F">
      <w:pPr>
        <w:keepNext/>
      </w:pPr>
      <w:r>
        <w:rPr>
          <w:noProof/>
          <w:lang w:val="en-CA" w:eastAsia="en-CA"/>
        </w:rPr>
        <w:lastRenderedPageBreak/>
        <w:pict w14:anchorId="4B5A3431">
          <v:shape id="Picture 454" o:spid="_x0000_i1093" type="#_x0000_t75" style="width:6in;height:326.7pt;visibility:visible;mso-wrap-style:square">
            <v:imagedata r:id="rId81"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878" w:author="Eric Boisvert" w:date="2016-01-11T17:35:00Z">
        <w:r w:rsidR="00DE367C">
          <w:rPr>
            <w:noProof/>
          </w:rPr>
          <w:t>66</w:t>
        </w:r>
      </w:ins>
      <w:del w:id="2879"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FD3D73" w:rsidP="00821F1F">
      <w:pPr>
        <w:keepNext/>
      </w:pPr>
      <w:r>
        <w:rPr>
          <w:noProof/>
          <w:lang w:val="en-CA" w:eastAsia="en-CA"/>
        </w:rPr>
        <w:lastRenderedPageBreak/>
        <w:pict w14:anchorId="7C6C9DB9">
          <v:shape id="Picture 455" o:spid="_x0000_i1094" type="#_x0000_t75" style="width:241.8pt;height:365.9pt;visibility:visible;mso-wrap-style:square">
            <v:imagedata r:id="rId82"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880" w:author="Eric Boisvert" w:date="2016-01-11T17:35:00Z">
        <w:r w:rsidR="00DE367C">
          <w:rPr>
            <w:noProof/>
          </w:rPr>
          <w:t>67</w:t>
        </w:r>
      </w:ins>
      <w:del w:id="2881"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882" w:name="BKM_58D632CF_BB56_4A60_B802_C78FC42B4B0D"/>
      <w:bookmarkEnd w:id="288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83" w:name="BKM_B8B6E400_425B_496D_997B_63F3369FC8C6"/>
            <w:bookmarkEnd w:id="2883"/>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84" w:name="BKM_0A8B18AD_F79E_4E63_8D17_DE2C48F3AF42"/>
            <w:bookmarkEnd w:id="2884"/>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85" w:name="BKM_F023F8DE_07B5_4FF5_8335_917836DF40EC"/>
            <w:bookmarkEnd w:id="2885"/>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FD3D73" w:rsidP="00024B9A">
      <w:pPr>
        <w:keepNext/>
      </w:pPr>
      <w:r>
        <w:rPr>
          <w:noProof/>
          <w:lang w:val="en-CA" w:eastAsia="en-CA"/>
        </w:rPr>
        <w:pict w14:anchorId="7DEA392A">
          <v:shape id="Picture 456" o:spid="_x0000_i1095" type="#_x0000_t75" style="width:372.35pt;height:400.3pt;visibility:visible;mso-wrap-style:square">
            <v:imagedata r:id="rId83"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886" w:author="Eric Boisvert" w:date="2016-01-11T17:35:00Z">
        <w:r w:rsidR="00DE367C">
          <w:rPr>
            <w:noProof/>
          </w:rPr>
          <w:t>68</w:t>
        </w:r>
      </w:ins>
      <w:del w:id="2887"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888" w:name="BKM_1C0FB01B_F4A6_4733_BA06_87BA9B2415C9"/>
      <w:bookmarkEnd w:id="28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89" w:name="BKM_FF29DAEB_3E4E_4D00_B3A1_D0E4D913A1D2"/>
            <w:bookmarkEnd w:id="2889"/>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90" w:name="BKM_2769F637_48D7_42F4_B567_915886458F2C"/>
            <w:bookmarkEnd w:id="2890"/>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91" w:name="BKM_DAEF393B_8D05_4043_87C1_9038BA957915"/>
            <w:bookmarkEnd w:id="2891"/>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92" w:name="BKM_45E678ED_7B83_4A86_A4BD_BC55352F39D9"/>
            <w:bookmarkEnd w:id="2892"/>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893" w:name="_Toc439943479"/>
      <w:r>
        <w:t>Temporal Reference System</w:t>
      </w:r>
      <w:bookmarkEnd w:id="2893"/>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FD3D73" w:rsidP="009C2973">
      <w:pPr>
        <w:keepNext/>
      </w:pPr>
      <w:r>
        <w:rPr>
          <w:noProof/>
          <w:lang w:val="en-CA" w:eastAsia="en-CA"/>
        </w:rPr>
        <w:lastRenderedPageBreak/>
        <w:pict w14:anchorId="7E6628A8">
          <v:shape id="Picture 493" o:spid="_x0000_i1096" type="#_x0000_t75" style="width:6in;height:508.85pt;visibility:visible;mso-wrap-style:square">
            <v:imagedata r:id="rId84"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894" w:author="Eric Boisvert" w:date="2016-01-11T17:35:00Z">
        <w:r w:rsidR="00DE367C">
          <w:rPr>
            <w:noProof/>
          </w:rPr>
          <w:t>69</w:t>
        </w:r>
      </w:ins>
      <w:del w:id="2895"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896" w:author="Eric Boisvert" w:date="2015-11-11T12:12:00Z">
              <w:r w:rsidRPr="00D970E9">
                <w:rPr>
                  <w:rFonts w:ascii="Calibri" w:hAnsi="Calibri"/>
                  <w:color w:val="000000"/>
                  <w:sz w:val="20"/>
                  <w:szCs w:val="20"/>
                  <w:lang w:val="en-CA"/>
                </w:rPr>
                <w:t>TimeOrdinalEra composing the TimeOrdinalReferenceSystem</w:t>
              </w:r>
            </w:ins>
            <w:del w:id="2897"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898" w:author="Eric Boisvert" w:date="2015-11-11T12:10:00Z"/>
                <w:rFonts w:ascii="Calibri" w:hAnsi="Calibri"/>
                <w:color w:val="000000"/>
                <w:sz w:val="20"/>
                <w:szCs w:val="20"/>
                <w:lang w:val="en-CA"/>
              </w:rPr>
            </w:pPr>
            <w:ins w:id="2899" w:author="Eric Boisvert" w:date="2015-11-11T12:10:00Z">
              <w:r w:rsidRPr="00D970E9">
                <w:rPr>
                  <w:rFonts w:ascii="Calibri" w:hAnsi="Calibri"/>
                  <w:color w:val="000000"/>
                  <w:sz w:val="20"/>
                  <w:szCs w:val="20"/>
                  <w:lang w:val="en-CA"/>
                </w:rPr>
                <w:t>Subdivisions of TimeOrdinalEra</w:t>
              </w:r>
            </w:ins>
            <w:del w:id="2900"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901" w:name="BKM_63ECF066_EE03_4253_8744_0F86D06238D4"/>
      <w:bookmarkEnd w:id="29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902" w:name="BKM_87370C48_A777_490F_8AD5_7B430EEB4CC8"/>
            <w:bookmarkEnd w:id="290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903" w:name="BKM_229122EC_1DA3_4235_81D3_26787B18C5E7"/>
            <w:bookmarkEnd w:id="2903"/>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904" w:name="_Toc439943480"/>
      <w:r>
        <w:t>Time scale</w:t>
      </w:r>
      <w:bookmarkEnd w:id="2904"/>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FD3D73" w:rsidP="00935ECA">
      <w:pPr>
        <w:keepNext/>
      </w:pPr>
      <w:r>
        <w:rPr>
          <w:noProof/>
          <w:lang w:val="en-CA" w:eastAsia="en-CA"/>
        </w:rPr>
        <w:lastRenderedPageBreak/>
        <w:pict w14:anchorId="61396997">
          <v:shape id="Picture 458" o:spid="_x0000_i1097" type="#_x0000_t75" style="width:6in;height:379.35pt;visibility:visible;mso-wrap-style:square">
            <v:imagedata r:id="rId85"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905" w:author="Eric Boisvert" w:date="2016-01-11T17:35:00Z">
        <w:r w:rsidR="00DE367C">
          <w:rPr>
            <w:noProof/>
          </w:rPr>
          <w:t>70</w:t>
        </w:r>
      </w:ins>
      <w:del w:id="2906"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FD3D73" w:rsidP="00606F7E">
      <w:pPr>
        <w:keepNext/>
      </w:pPr>
      <w:r>
        <w:rPr>
          <w:noProof/>
          <w:lang w:val="en-CA" w:eastAsia="en-CA"/>
        </w:rPr>
        <w:pict w14:anchorId="4C779ED5">
          <v:shape id="Picture 459" o:spid="_x0000_i1098" type="#_x0000_t75" style="width:6in;height:391.15pt;visibility:visible;mso-wrap-style:square">
            <v:imagedata r:id="rId86"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907" w:author="Eric Boisvert" w:date="2016-01-11T17:35:00Z">
        <w:r w:rsidR="00DE367C">
          <w:rPr>
            <w:noProof/>
          </w:rPr>
          <w:t>71</w:t>
        </w:r>
      </w:ins>
      <w:del w:id="2908"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909" w:name="BKM_87E807D4_B547_4527_95DA_3886362CC5FC"/>
      <w:bookmarkEnd w:id="290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910" w:name="BKM_84F1004A_AA50_459B_B70A_65E13CA8B294"/>
            <w:bookmarkEnd w:id="2910"/>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FD3D73" w:rsidP="00C343CA">
      <w:pPr>
        <w:keepNext/>
      </w:pPr>
      <w:r>
        <w:rPr>
          <w:noProof/>
          <w:lang w:val="en-CA" w:eastAsia="en-CA"/>
        </w:rPr>
        <w:pict w14:anchorId="1938F27F">
          <v:shape id="Picture 460" o:spid="_x0000_i1099" type="#_x0000_t75" style="width:6in;height:472.3pt;visibility:visible;mso-wrap-style:square">
            <v:imagedata r:id="rId87"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911" w:author="Eric Boisvert" w:date="2016-01-11T17:35:00Z">
        <w:r w:rsidR="00DE367C">
          <w:rPr>
            <w:noProof/>
          </w:rPr>
          <w:t>72</w:t>
        </w:r>
      </w:ins>
      <w:del w:id="2912"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FD3D73" w:rsidP="00C343CA">
      <w:r>
        <w:rPr>
          <w:noProof/>
          <w:lang w:val="en-CA" w:eastAsia="en-CA"/>
        </w:rPr>
        <w:pict w14:anchorId="344623C1">
          <v:shape id="Image 461" o:spid="_x0000_i1100" type="#_x0000_t75" style="width:279.95pt;height:326.15pt;visibility:visible;mso-wrap-style:square">
            <v:imagedata r:id="rId88"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913" w:name="_Toc439943481"/>
      <w:r>
        <w:lastRenderedPageBreak/>
        <w:t>Geologic time</w:t>
      </w:r>
      <w:r w:rsidR="00B42641">
        <w:t xml:space="preserve"> vocabularies</w:t>
      </w:r>
      <w:bookmarkEnd w:id="2913"/>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914" w:name="_Ref433005219"/>
      <w:r>
        <w:t xml:space="preserve">Table </w:t>
      </w:r>
      <w:r w:rsidR="00673E83">
        <w:fldChar w:fldCharType="begin"/>
      </w:r>
      <w:r w:rsidR="00673E83">
        <w:instrText xml:space="preserve"> SEQ Table \* ARABIC </w:instrText>
      </w:r>
      <w:r w:rsidR="00673E83">
        <w:fldChar w:fldCharType="separate"/>
      </w:r>
      <w:ins w:id="2915" w:author="Eric Boisvert" w:date="2016-01-10T16:17:00Z">
        <w:r w:rsidR="00292781">
          <w:rPr>
            <w:noProof/>
          </w:rPr>
          <w:t>6</w:t>
        </w:r>
      </w:ins>
      <w:del w:id="2916" w:author="Eric Boisvert" w:date="2016-01-08T19:00:00Z">
        <w:r w:rsidR="004D3EF3" w:rsidDel="0016408B">
          <w:rPr>
            <w:noProof/>
          </w:rPr>
          <w:delText>16</w:delText>
        </w:r>
      </w:del>
      <w:r w:rsidR="00673E83">
        <w:rPr>
          <w:noProof/>
        </w:rPr>
        <w:fldChar w:fldCharType="end"/>
      </w:r>
      <w:bookmarkEnd w:id="2914"/>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917" w:name="_Toc439943482"/>
      <w:r w:rsidRPr="00D12552">
        <w:rPr>
          <w:lang w:val="en-CA"/>
        </w:rPr>
        <w:t xml:space="preserve">GeoSciML </w:t>
      </w:r>
      <w:r>
        <w:rPr>
          <w:lang w:val="en-CA"/>
        </w:rPr>
        <w:t>Borehole</w:t>
      </w:r>
      <w:r w:rsidRPr="00D12552">
        <w:rPr>
          <w:lang w:val="en-CA"/>
        </w:rPr>
        <w:t xml:space="preserve"> </w:t>
      </w:r>
      <w:ins w:id="2918" w:author="Eric Boisvert" w:date="2015-11-03T05:15:00Z">
        <w:r w:rsidR="004F0DC1">
          <w:rPr>
            <w:lang w:val="en-CA"/>
          </w:rPr>
          <w:t xml:space="preserve">Abstract </w:t>
        </w:r>
      </w:ins>
      <w:r w:rsidRPr="00D12552">
        <w:rPr>
          <w:lang w:val="en-CA"/>
        </w:rPr>
        <w:t>Requirements Class</w:t>
      </w:r>
      <w:bookmarkEnd w:id="2917"/>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FD3D73" w:rsidP="000B1244">
      <w:pPr>
        <w:keepNext/>
      </w:pPr>
      <w:r>
        <w:rPr>
          <w:noProof/>
          <w:lang w:val="en-CA" w:eastAsia="en-CA"/>
        </w:rPr>
        <w:lastRenderedPageBreak/>
        <w:pict w14:anchorId="05DF672F">
          <v:shape id="Image 498" o:spid="_x0000_i1101" type="#_x0000_t75" style="width:6in;height:316.5pt;visibility:visible;mso-wrap-style:square">
            <v:imagedata r:id="rId89"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919" w:author="Eric Boisvert" w:date="2016-01-11T17:35:00Z">
        <w:r w:rsidR="00DE367C">
          <w:rPr>
            <w:noProof/>
          </w:rPr>
          <w:t>73</w:t>
        </w:r>
      </w:ins>
      <w:del w:id="2920"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FD3D73" w:rsidP="00F46BB7">
      <w:pPr>
        <w:keepNext/>
      </w:pPr>
      <w:r>
        <w:rPr>
          <w:noProof/>
          <w:lang w:val="en-CA" w:eastAsia="en-CA"/>
        </w:rPr>
        <w:lastRenderedPageBreak/>
        <w:pict w14:anchorId="7FDE0D21">
          <v:shape id="Image 462" o:spid="_x0000_i1102" type="#_x0000_t75" style="width:6in;height:334.75pt;visibility:visible;mso-wrap-style:square">
            <v:imagedata r:id="rId90"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21" w:author="Eric Boisvert" w:date="2016-01-11T17:35:00Z">
        <w:r w:rsidR="00DE367C">
          <w:rPr>
            <w:noProof/>
          </w:rPr>
          <w:t>74</w:t>
        </w:r>
      </w:ins>
      <w:del w:id="2922"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923" w:name="_Toc439943483"/>
      <w:r>
        <w:rPr>
          <w:lang w:val="en-CA"/>
        </w:rPr>
        <w:t>Borehole</w:t>
      </w:r>
      <w:bookmarkEnd w:id="2923"/>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FD3D73" w:rsidP="00F46BB7">
      <w:pPr>
        <w:keepNext/>
      </w:pPr>
      <w:r>
        <w:rPr>
          <w:noProof/>
          <w:lang w:val="en-CA" w:eastAsia="en-CA"/>
        </w:rPr>
        <w:lastRenderedPageBreak/>
        <w:pict w14:anchorId="6B5502F1">
          <v:shape id="Image 463" o:spid="_x0000_i1103" type="#_x0000_t75" style="width:6in;height:243.95pt;visibility:visible;mso-wrap-style:square">
            <v:imagedata r:id="rId91"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24" w:author="Eric Boisvert" w:date="2016-01-11T17:35:00Z">
        <w:r w:rsidR="00DE367C">
          <w:rPr>
            <w:noProof/>
          </w:rPr>
          <w:t>75</w:t>
        </w:r>
      </w:ins>
      <w:del w:id="2925"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FD3D73" w:rsidP="008B1DC6">
      <w:pPr>
        <w:keepNext/>
      </w:pPr>
      <w:r>
        <w:rPr>
          <w:noProof/>
          <w:lang w:val="en-CA" w:eastAsia="en-CA"/>
        </w:rPr>
        <w:lastRenderedPageBreak/>
        <w:pict w14:anchorId="32F97049">
          <v:shape id="Image 464" o:spid="_x0000_i1104" type="#_x0000_t75" style="width:394.95pt;height:311.65pt;visibility:visible;mso-wrap-style:square">
            <v:imagedata r:id="rId92"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926" w:author="Eric Boisvert" w:date="2016-01-11T17:35:00Z">
        <w:r w:rsidR="00DE367C">
          <w:rPr>
            <w:noProof/>
          </w:rPr>
          <w:t>76</w:t>
        </w:r>
      </w:ins>
      <w:del w:id="2927"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928" w:name="BKM_A12417ED_F0A6_4403_85AA_20F080BAB4D5"/>
      <w:bookmarkEnd w:id="292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29" w:name="BKM_25F49F60_E3B5_4649_859A_CB23C16B4FDD"/>
            <w:bookmarkEnd w:id="2929"/>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30" w:name="BKM_D18D7519_9180_4B84_84F3_D595F9367FF9"/>
            <w:bookmarkEnd w:id="2930"/>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31" w:name="BKM_E2471C2A_7288_4681_B62D_57416C5AAFFF"/>
            <w:bookmarkEnd w:id="2931"/>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32" w:name="BKM_C67677C2_A392_4DF9_BEE3_2543E744EE8A"/>
            <w:bookmarkEnd w:id="2932"/>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933"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934" w:author="Eric Boisvert" w:date="2015-11-11T14:04:00Z"/>
                <w:rFonts w:ascii="Calibri" w:hAnsi="Calibri" w:cs="Arial"/>
                <w:b/>
                <w:bCs/>
                <w:color w:val="000000"/>
                <w:sz w:val="20"/>
                <w:lang w:val="en-CA"/>
              </w:rPr>
            </w:pPr>
            <w:commentRangeStart w:id="2935"/>
            <w:ins w:id="2936"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937" w:author="Eric Boisvert" w:date="2015-11-11T14:04:00Z"/>
                <w:rFonts w:ascii="Calibri" w:hAnsi="Calibri" w:cs="Arial"/>
                <w:color w:val="000000"/>
                <w:sz w:val="20"/>
                <w:lang w:val="en-CA"/>
              </w:rPr>
            </w:pPr>
            <w:ins w:id="2938"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939" w:author="Eric Boisvert" w:date="2015-11-11T14:04:00Z"/>
                <w:rFonts w:ascii="Calibri" w:hAnsi="Calibri" w:cs="Arial"/>
                <w:color w:val="000000"/>
                <w:sz w:val="20"/>
                <w:lang w:val="en-CA"/>
              </w:rPr>
            </w:pPr>
            <w:ins w:id="2940"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935"/>
              <w:r>
                <w:rPr>
                  <w:rStyle w:val="CommentReference"/>
                </w:rPr>
                <w:commentReference w:id="2935"/>
              </w:r>
            </w:ins>
          </w:p>
        </w:tc>
      </w:tr>
      <w:tr w:rsidR="00B3403C" w:rsidRPr="008B1DC6" w:rsidDel="001A50D4" w14:paraId="5BE3E872" w14:textId="460EBD1F" w:rsidTr="00D970E9">
        <w:trPr>
          <w:del w:id="2941"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942" w:author="Eric Boisvert" w:date="2015-11-11T14:04:00Z"/>
                <w:rFonts w:ascii="Calibri" w:hAnsi="Calibri" w:cs="Arial"/>
                <w:b/>
                <w:bCs/>
                <w:color w:val="000000"/>
                <w:sz w:val="20"/>
                <w:lang w:val="en-CA"/>
              </w:rPr>
            </w:pPr>
            <w:del w:id="2943"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944" w:author="Eric Boisvert" w:date="2015-11-11T14:04:00Z"/>
                <w:rFonts w:ascii="Calibri" w:hAnsi="Calibri" w:cs="Arial"/>
                <w:color w:val="000000"/>
                <w:sz w:val="20"/>
                <w:lang w:val="en-CA"/>
              </w:rPr>
            </w:pPr>
            <w:del w:id="2945"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946" w:author="Eric Boisvert" w:date="2015-11-11T14:04:00Z"/>
                <w:rFonts w:ascii="Calibri" w:hAnsi="Calibri" w:cs="Arial"/>
                <w:color w:val="000000"/>
                <w:sz w:val="20"/>
                <w:lang w:val="en-CA"/>
              </w:rPr>
            </w:pPr>
            <w:del w:id="2947"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FD3D73" w:rsidP="008B1DC6">
      <w:pPr>
        <w:keepNext/>
      </w:pPr>
      <w:r>
        <w:rPr>
          <w:noProof/>
          <w:lang w:val="en-CA" w:eastAsia="en-CA"/>
        </w:rPr>
        <w:lastRenderedPageBreak/>
        <w:pict w14:anchorId="5FBA6BAB">
          <v:shape id="Image 465" o:spid="_x0000_i1105" type="#_x0000_t75" style="width:377.2pt;height:414.25pt;visibility:visible;mso-wrap-style:square">
            <v:imagedata r:id="rId93"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948" w:author="Eric Boisvert" w:date="2016-01-11T17:35:00Z">
        <w:r w:rsidR="00DE367C">
          <w:rPr>
            <w:noProof/>
          </w:rPr>
          <w:t>77</w:t>
        </w:r>
      </w:ins>
      <w:del w:id="2949"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950" w:name="BKM_73DD4A6D_1BCE_421F_B6B6_00A34E56B7BC"/>
      <w:bookmarkEnd w:id="295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1" w:name="BKM_C7D17ABA_A07A_45C4_8096_F592A2DCBF59"/>
            <w:bookmarkEnd w:id="2951"/>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2" w:name="BKM_7AC10AA1_3FE2_4E49_AD1F_C27423759ACA"/>
            <w:bookmarkEnd w:id="2952"/>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3" w:name="BKM_E1DEAC71_7DFE_439E_9E4B_2C2A15DE8E14"/>
            <w:bookmarkEnd w:id="2953"/>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4" w:name="BKM_DEBFAE1D_DC46_4CB5_8920_4391F9626B7A"/>
            <w:bookmarkEnd w:id="2954"/>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5" w:name="BKM_EB3A6321_4939_429E_A4B6_C36556700F0A"/>
            <w:bookmarkEnd w:id="2955"/>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956"/>
            <w:r>
              <w:rPr>
                <w:rStyle w:val="reqtext"/>
                <w:lang w:val="en-CA"/>
              </w:rPr>
              <w:t>Coordinate Reference System of interval geometries SHALL use an appropriate 1D CRS</w:t>
            </w:r>
            <w:commentRangeEnd w:id="2956"/>
            <w:r>
              <w:rPr>
                <w:rStyle w:val="CommentReference"/>
                <w:rFonts w:ascii="Times New Roman" w:eastAsia="Times New Roman" w:hAnsi="Times New Roman"/>
                <w:lang w:val="en-US" w:eastAsia="en-US"/>
              </w:rPr>
              <w:commentReference w:id="2956"/>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FD3D73" w:rsidP="00D30B51">
      <w:pPr>
        <w:keepNext/>
      </w:pPr>
      <w:r>
        <w:rPr>
          <w:noProof/>
          <w:lang w:val="en-CA" w:eastAsia="en-CA"/>
        </w:rPr>
        <w:lastRenderedPageBreak/>
        <w:pict w14:anchorId="519B4BD7">
          <v:shape id="Image 466" o:spid="_x0000_i1106" type="#_x0000_t75" style="width:429.3pt;height:409.95pt;visibility:visible;mso-wrap-style:square">
            <v:imagedata r:id="rId94"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957" w:author="Eric Boisvert" w:date="2016-01-11T17:35:00Z">
        <w:r w:rsidR="00DE367C">
          <w:rPr>
            <w:noProof/>
          </w:rPr>
          <w:t>78</w:t>
        </w:r>
      </w:ins>
      <w:del w:id="2958"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959" w:name="BKM_DD9713AD_C742_4E77_9937_E79AF8E3F761"/>
      <w:bookmarkEnd w:id="29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0" w:name="BKM_138D3390_B811_48AF_8A06_0C7EE945A325"/>
            <w:bookmarkEnd w:id="2960"/>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1" w:name="BKM_7C64B668_6255_4F21_934B_ED8983B04D0C"/>
            <w:bookmarkEnd w:id="2961"/>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2" w:name="BKM_0C4AECF7_73FF_44BA_9AA0_74A2155E1FB1"/>
            <w:bookmarkEnd w:id="2962"/>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3" w:name="BKM_405E5965_47DE_4F32_A8CF_BBB50354D56F"/>
            <w:bookmarkEnd w:id="2963"/>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4" w:name="BKM_8793A391_7A4C_4EEB_B8CF_F9D3F0D2716E"/>
            <w:bookmarkEnd w:id="2964"/>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5" w:name="BKM_3186C02E_BB7D_4207_BBD4_E76B02D0C894"/>
            <w:bookmarkEnd w:id="2965"/>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6" w:name="BKM_88BD49B2_8659_4CF8_BF4A_6EB59EB7D01A"/>
            <w:bookmarkEnd w:id="2966"/>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7" w:name="BKM_EDF197A9_47A0_4D71_AC33_859957294ED6"/>
            <w:bookmarkEnd w:id="2967"/>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8" w:name="BKM_F8F0AC0D_621F_42A5_92B3_5F5CC6F39AD8"/>
            <w:bookmarkEnd w:id="2968"/>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FD3D73" w:rsidP="00B3403C">
      <w:pPr>
        <w:keepNext/>
      </w:pPr>
      <w:r>
        <w:rPr>
          <w:noProof/>
          <w:lang w:val="en-CA" w:eastAsia="en-CA"/>
        </w:rPr>
        <w:lastRenderedPageBreak/>
        <w:pict w14:anchorId="45010DFF">
          <v:shape id="Image 467" o:spid="_x0000_i1107" type="#_x0000_t75" style="width:362.15pt;height:317.55pt;visibility:visible;mso-wrap-style:square">
            <v:imagedata r:id="rId95"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969" w:author="Eric Boisvert" w:date="2016-01-11T17:35:00Z">
        <w:r w:rsidR="00DE367C">
          <w:rPr>
            <w:noProof/>
          </w:rPr>
          <w:t>79</w:t>
        </w:r>
      </w:ins>
      <w:del w:id="2970"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971" w:name="_Ref433007016"/>
      <w:r>
        <w:t xml:space="preserve">Table </w:t>
      </w:r>
      <w:r w:rsidR="00673E83">
        <w:fldChar w:fldCharType="begin"/>
      </w:r>
      <w:r w:rsidR="00673E83">
        <w:instrText xml:space="preserve"> SEQ Table \* ARABIC </w:instrText>
      </w:r>
      <w:r w:rsidR="00673E83">
        <w:fldChar w:fldCharType="separate"/>
      </w:r>
      <w:ins w:id="2972" w:author="Eric Boisvert" w:date="2016-01-10T16:17:00Z">
        <w:r w:rsidR="00292781">
          <w:rPr>
            <w:noProof/>
          </w:rPr>
          <w:t>7</w:t>
        </w:r>
      </w:ins>
      <w:del w:id="2973" w:author="Eric Boisvert" w:date="2016-01-08T19:00:00Z">
        <w:r w:rsidR="004D3EF3" w:rsidDel="0016408B">
          <w:rPr>
            <w:noProof/>
          </w:rPr>
          <w:delText>17</w:delText>
        </w:r>
      </w:del>
      <w:r w:rsidR="00673E83">
        <w:rPr>
          <w:noProof/>
        </w:rPr>
        <w:fldChar w:fldCharType="end"/>
      </w:r>
      <w:bookmarkEnd w:id="2971"/>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974" w:name="_Toc439943484"/>
      <w:r w:rsidRPr="00D12552">
        <w:rPr>
          <w:lang w:val="en-CA"/>
        </w:rPr>
        <w:t xml:space="preserve">GeoSciML </w:t>
      </w:r>
      <w:r>
        <w:rPr>
          <w:lang w:val="en-CA"/>
        </w:rPr>
        <w:t xml:space="preserve">Laboratory </w:t>
      </w:r>
      <w:ins w:id="2975" w:author="Eric Boisvert" w:date="2015-11-03T05:15:00Z">
        <w:r w:rsidR="004F0DC1">
          <w:rPr>
            <w:lang w:val="en-CA"/>
          </w:rPr>
          <w:t xml:space="preserve">Abstract </w:t>
        </w:r>
      </w:ins>
      <w:r>
        <w:rPr>
          <w:lang w:val="en-CA"/>
        </w:rPr>
        <w:t>Analysis</w:t>
      </w:r>
      <w:r w:rsidRPr="00D12552">
        <w:rPr>
          <w:lang w:val="en-CA"/>
        </w:rPr>
        <w:t xml:space="preserve"> Requirements Class</w:t>
      </w:r>
      <w:bookmarkEnd w:id="2974"/>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FD3D73" w:rsidP="00090DCF">
      <w:pPr>
        <w:keepNext/>
      </w:pPr>
      <w:r>
        <w:rPr>
          <w:noProof/>
          <w:lang w:val="en-CA" w:eastAsia="en-CA"/>
        </w:rPr>
        <w:lastRenderedPageBreak/>
        <w:pict w14:anchorId="540C09FE">
          <v:shape id="Image 499" o:spid="_x0000_i1108" type="#_x0000_t75" style="width:431.45pt;height:398.15pt;visibility:visible;mso-wrap-style:square">
            <v:imagedata r:id="rId96" o:title=""/>
          </v:shape>
        </w:pict>
      </w:r>
      <w:r w:rsidR="00043E8E">
        <w:rPr>
          <w:rStyle w:val="CommentReference"/>
        </w:rPr>
        <w:commentReference w:id="2976"/>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977" w:author="Eric Boisvert" w:date="2016-01-11T17:35:00Z">
        <w:r w:rsidR="00DE367C">
          <w:rPr>
            <w:noProof/>
          </w:rPr>
          <w:t>80</w:t>
        </w:r>
      </w:ins>
      <w:del w:id="2978"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97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979"/>
            <w:r>
              <w:rPr>
                <w:rStyle w:val="CommentReference"/>
              </w:rPr>
              <w:commentReference w:id="2979"/>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980" w:name="_Toc439943485"/>
      <w:r>
        <w:rPr>
          <w:lang w:val="en-CA"/>
        </w:rPr>
        <w:t>Laboratory Analysis</w:t>
      </w:r>
      <w:bookmarkEnd w:id="2980"/>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FD3D73" w:rsidP="00775DD7">
      <w:pPr>
        <w:keepNext/>
      </w:pPr>
      <w:r>
        <w:rPr>
          <w:noProof/>
          <w:lang w:val="en-CA" w:eastAsia="en-CA"/>
        </w:rPr>
        <w:lastRenderedPageBreak/>
        <w:pict w14:anchorId="7C6C8F97">
          <v:shape id="Image 468" o:spid="_x0000_i1109" type="#_x0000_t75" style="width:432.55pt;height:253.6pt;visibility:visible;mso-wrap-style:square">
            <v:imagedata r:id="rId97"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81" w:author="Eric Boisvert" w:date="2016-01-11T17:35:00Z">
        <w:r w:rsidR="00DE367C">
          <w:rPr>
            <w:noProof/>
          </w:rPr>
          <w:t>81</w:t>
        </w:r>
      </w:ins>
      <w:del w:id="2982"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FD3D73" w:rsidP="00775DD7">
      <w:pPr>
        <w:keepNext/>
      </w:pPr>
      <w:r>
        <w:rPr>
          <w:noProof/>
          <w:lang w:val="en-CA" w:eastAsia="en-CA"/>
        </w:rPr>
        <w:pict w14:anchorId="4548520E">
          <v:shape id="Image 469" o:spid="_x0000_i1110" type="#_x0000_t75" style="width:6in;height:229.45pt;visibility:visible;mso-wrap-style:square">
            <v:imagedata r:id="rId98"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83" w:author="Eric Boisvert" w:date="2016-01-11T17:35:00Z">
        <w:r w:rsidR="00DE367C">
          <w:rPr>
            <w:noProof/>
          </w:rPr>
          <w:t>82</w:t>
        </w:r>
      </w:ins>
      <w:del w:id="2984"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985" w:name="BKM_4320F660_2F6E_4F45_98F8_50B996AF05CA"/>
      <w:bookmarkEnd w:id="29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86" w:name="BKM_C47BB20E_AB3E_41B0_BEAF_8545314C826D"/>
            <w:bookmarkEnd w:id="2986"/>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87" w:name="BKM_5A9940B3_320D_4C85_8B41_0199FF52327B"/>
            <w:bookmarkEnd w:id="2987"/>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88" w:name="BKM_692BBE92_2CD8_471D_9014_13E6919FFDA7"/>
            <w:bookmarkEnd w:id="2988"/>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89" w:name="BKM_E14379F1_C7A7_42A6_B412_F1E01671E46F"/>
            <w:bookmarkEnd w:id="2989"/>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0" w:name="BKM_40997390_B407_46AF_928A_15F7B52273ED"/>
            <w:bookmarkEnd w:id="2990"/>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FD3D73" w:rsidP="00775DD7">
      <w:pPr>
        <w:keepNext/>
      </w:pPr>
      <w:r>
        <w:rPr>
          <w:noProof/>
          <w:lang w:val="en-CA" w:eastAsia="en-CA"/>
        </w:rPr>
        <w:lastRenderedPageBreak/>
        <w:pict w14:anchorId="787888AA">
          <v:shape id="Image 470" o:spid="_x0000_i1111" type="#_x0000_t75" style="width:6in;height:341.2pt;visibility:visible;mso-wrap-style:square">
            <v:imagedata r:id="rId99"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91" w:author="Eric Boisvert" w:date="2016-01-11T17:35:00Z">
        <w:r w:rsidR="00DE367C">
          <w:rPr>
            <w:noProof/>
          </w:rPr>
          <w:t>83</w:t>
        </w:r>
      </w:ins>
      <w:del w:id="2992"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993" w:name="BKM_BF1C223A_F0A6_4FC2_9EEF_88DC486F7DB4"/>
      <w:bookmarkEnd w:id="29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4" w:name="BKM_FCC3B9BB_23CF_4B5C_A83B_A898D191B651"/>
            <w:bookmarkEnd w:id="2994"/>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5" w:name="BKM_D9B59F94_645D_4A43_B06F_F3308DA82998"/>
            <w:bookmarkEnd w:id="2995"/>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6" w:name="BKM_963C6EE0_1269_4609_B11A_C2CBF9678C56"/>
            <w:bookmarkEnd w:id="2996"/>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997" w:author="Eric Boisvert" w:date="2015-11-11T14:10:00Z"/>
          <w:lang w:val="en-CA"/>
        </w:rPr>
      </w:pPr>
    </w:p>
    <w:p w14:paraId="0A9F4FF6" w14:textId="381FCBD2" w:rsidR="00B51AB4" w:rsidRDefault="00B51AB4" w:rsidP="00B51AB4">
      <w:pPr>
        <w:keepNext/>
      </w:pPr>
    </w:p>
    <w:p w14:paraId="74801BF7" w14:textId="6B812793" w:rsidR="00D01D0C" w:rsidRDefault="00FD3D73" w:rsidP="00D01D0C">
      <w:pPr>
        <w:keepNext/>
      </w:pPr>
      <w:r>
        <w:rPr>
          <w:noProof/>
          <w:lang w:val="en-CA" w:eastAsia="en-CA"/>
        </w:rPr>
        <w:pict w14:anchorId="01F9E98B">
          <v:shape id="Picture 502" o:spid="_x0000_i1112" type="#_x0000_t75" style="width:6in;height:401.9pt;visibility:visible;mso-wrap-style:square">
            <v:imagedata r:id="rId100"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998" w:author="Eric Boisvert" w:date="2016-01-11T17:35:00Z">
        <w:r w:rsidR="00DE367C">
          <w:rPr>
            <w:noProof/>
          </w:rPr>
          <w:t>84</w:t>
        </w:r>
      </w:ins>
      <w:del w:id="2999"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3000"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3001" w:author="Eric Boisvert" w:date="2015-11-11T14:07:00Z"/>
                <w:rFonts w:ascii="Calibri" w:hAnsi="Calibri" w:cs="Arial"/>
                <w:b/>
                <w:bCs/>
                <w:color w:val="000000"/>
                <w:sz w:val="20"/>
                <w:lang w:val="en-CA"/>
              </w:rPr>
            </w:pPr>
            <w:ins w:id="3002"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3003" w:author="Eric Boisvert" w:date="2015-11-11T14:07:00Z"/>
                <w:rFonts w:ascii="Calibri" w:hAnsi="Calibri" w:cs="Arial"/>
                <w:color w:val="000000"/>
                <w:sz w:val="20"/>
                <w:lang w:val="en-CA"/>
              </w:rPr>
            </w:pPr>
            <w:ins w:id="3004"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3005" w:author="Eric Boisvert" w:date="2015-11-11T14:07:00Z"/>
                <w:rFonts w:ascii="Calibri" w:hAnsi="Calibri" w:cs="Arial"/>
                <w:color w:val="000000"/>
                <w:sz w:val="20"/>
                <w:lang w:val="en-CA"/>
              </w:rPr>
            </w:pPr>
            <w:ins w:id="3006"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FD3D73" w:rsidP="00E966AA">
      <w:pPr>
        <w:keepNext/>
      </w:pPr>
      <w:r>
        <w:rPr>
          <w:noProof/>
          <w:lang w:val="en-CA" w:eastAsia="en-CA"/>
        </w:rPr>
        <w:pict w14:anchorId="0B91289A">
          <v:shape id="Image 472" o:spid="_x0000_i1113" type="#_x0000_t75" style="width:366.45pt;height:244.5pt;visibility:visible;mso-wrap-style:square">
            <v:imagedata r:id="rId101"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007" w:author="Eric Boisvert" w:date="2016-01-11T17:35:00Z">
        <w:r w:rsidR="00DE367C">
          <w:rPr>
            <w:noProof/>
          </w:rPr>
          <w:t>85</w:t>
        </w:r>
      </w:ins>
      <w:del w:id="3008"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3009" w:name="BKM_79050478_59B4_46CF_B3EE_2B3B979B34B2"/>
      <w:bookmarkEnd w:id="300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010" w:name="BKM_49851DB0_5102_456A_B25E_E5E16C13E2EB"/>
            <w:bookmarkEnd w:id="3010"/>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011" w:name="BKM_B16CD918_4034_47F7_9393_204D6BE54C10"/>
            <w:bookmarkEnd w:id="3011"/>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FD3D73" w:rsidP="00E966AA">
      <w:pPr>
        <w:keepNext/>
      </w:pPr>
      <w:r>
        <w:rPr>
          <w:noProof/>
          <w:lang w:val="en-CA" w:eastAsia="en-CA"/>
        </w:rPr>
        <w:lastRenderedPageBreak/>
        <w:pict w14:anchorId="40102AE1">
          <v:shape id="Image 473" o:spid="_x0000_i1114" type="#_x0000_t75" style="width:213.3pt;height:247.15pt;visibility:visible;mso-wrap-style:square">
            <v:imagedata r:id="rId102"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012" w:author="Eric Boisvert" w:date="2016-01-11T17:35:00Z">
        <w:r w:rsidR="00DE367C">
          <w:rPr>
            <w:noProof/>
          </w:rPr>
          <w:t>86</w:t>
        </w:r>
      </w:ins>
      <w:del w:id="3013"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3014"/>
      <w:r>
        <w:t xml:space="preserve">When the image is available online, </w:t>
      </w:r>
      <w:r w:rsidR="00F67178">
        <w:t>the description field should provide a link to it.</w:t>
      </w:r>
      <w:commentRangeEnd w:id="3014"/>
      <w:r w:rsidR="00F67178">
        <w:rPr>
          <w:rStyle w:val="CommentReference"/>
        </w:rPr>
        <w:commentReference w:id="301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3015" w:name="_Toc439943486"/>
      <w:r>
        <w:t>Geochronology</w:t>
      </w:r>
      <w:bookmarkEnd w:id="3015"/>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FD3D73" w:rsidP="007F7DE0">
      <w:pPr>
        <w:keepNext/>
      </w:pPr>
      <w:r>
        <w:rPr>
          <w:noProof/>
          <w:lang w:val="en-CA" w:eastAsia="en-CA"/>
        </w:rPr>
        <w:lastRenderedPageBreak/>
        <w:pict w14:anchorId="3C78E219">
          <v:shape id="Image 474" o:spid="_x0000_i1115" type="#_x0000_t75" style="width:431.45pt;height:261.65pt;visibility:visible;mso-wrap-style:square">
            <v:imagedata r:id="rId103"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016" w:author="Eric Boisvert" w:date="2016-01-11T17:35:00Z">
        <w:r w:rsidR="00DE367C">
          <w:rPr>
            <w:noProof/>
          </w:rPr>
          <w:t>87</w:t>
        </w:r>
      </w:ins>
      <w:del w:id="3017"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018" w:name="BKM_A1B6B909_67BC_419F_AEF9_8696BB63F29E"/>
      <w:bookmarkEnd w:id="3018"/>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FD3D73" w:rsidP="007F7DE0">
      <w:pPr>
        <w:keepNext/>
      </w:pPr>
      <w:r>
        <w:rPr>
          <w:noProof/>
          <w:lang w:val="en-CA" w:eastAsia="en-CA"/>
        </w:rPr>
        <w:lastRenderedPageBreak/>
        <w:pict w14:anchorId="2A5AD7C5">
          <v:shape id="Image 475" o:spid="_x0000_i1116" type="#_x0000_t75" style="width:6in;height:402.45pt;visibility:visible;mso-wrap-style:square">
            <v:imagedata r:id="rId104"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019" w:author="Eric Boisvert" w:date="2016-01-11T17:35:00Z">
        <w:r w:rsidR="00DE367C">
          <w:rPr>
            <w:noProof/>
          </w:rPr>
          <w:t>88</w:t>
        </w:r>
      </w:ins>
      <w:del w:id="3020"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1" w:name="BKM_0B1CA329_7FCB_4838_9738_F600EF3A8B04"/>
            <w:bookmarkEnd w:id="3021"/>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2" w:name="BKM_1D244EC3_ED85_479D_9C71_0F691EEBA5EA"/>
            <w:bookmarkEnd w:id="3022"/>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3" w:name="BKM_9712572B_F199_4830_ACFD_E9764FB58028"/>
            <w:bookmarkEnd w:id="3023"/>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4" w:name="BKM_95947C71_177C_4EA6_8B4C_94C513E8FE7E"/>
            <w:bookmarkEnd w:id="3024"/>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5" w:name="BKM_F00B629C_EDB4_449B_8603_CDBBEFBA3576"/>
            <w:bookmarkEnd w:id="3025"/>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6" w:name="BKM_B465F0F6_D0B5_40C2_8492_D188CFF84ACF"/>
            <w:bookmarkEnd w:id="3026"/>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7" w:name="BKM_84CD8D11_428B_401E_A711_B019F6D0913D"/>
            <w:bookmarkEnd w:id="3027"/>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3028" w:name="_Toc439943487"/>
      <w:r>
        <w:rPr>
          <w:lang w:val="en-CA"/>
        </w:rPr>
        <w:t>Geologic Specimen</w:t>
      </w:r>
      <w:bookmarkEnd w:id="3028"/>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FD3D73" w:rsidP="00672D0D">
      <w:pPr>
        <w:keepNext/>
      </w:pPr>
      <w:r>
        <w:rPr>
          <w:noProof/>
          <w:lang w:val="en-CA" w:eastAsia="en-CA"/>
        </w:rPr>
        <w:lastRenderedPageBreak/>
        <w:pict w14:anchorId="2C9B2F6F">
          <v:shape id="Image 487" o:spid="_x0000_i1117" type="#_x0000_t75" style="width:431.45pt;height:383.65pt;visibility:visible;mso-wrap-style:square">
            <v:imagedata r:id="rId105"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029" w:author="Eric Boisvert" w:date="2016-01-11T17:35:00Z">
        <w:r w:rsidR="00DE367C">
          <w:rPr>
            <w:noProof/>
          </w:rPr>
          <w:t>89</w:t>
        </w:r>
      </w:ins>
      <w:del w:id="3030"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031" w:author="Eric Boisvert" w:date="2015-10-30T09:04:00Z"/>
        </w:rPr>
      </w:pPr>
    </w:p>
    <w:p w14:paraId="1E73370E" w14:textId="35931A19" w:rsidR="00DD569C" w:rsidDel="004D3EF3" w:rsidRDefault="00DD569C" w:rsidP="00672D0D">
      <w:pPr>
        <w:rPr>
          <w:del w:id="3032"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FD3D73" w:rsidP="00672D0D">
      <w:pPr>
        <w:keepNext/>
      </w:pPr>
      <w:r>
        <w:rPr>
          <w:noProof/>
          <w:lang w:val="en-CA" w:eastAsia="en-CA"/>
        </w:rPr>
        <w:lastRenderedPageBreak/>
        <w:pict w14:anchorId="5B91989F">
          <v:shape id="Image 488" o:spid="_x0000_i1118" type="#_x0000_t75" style="width:227.3pt;height:346.05pt;visibility:visible;mso-wrap-style:square">
            <v:imagedata r:id="rId106"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033" w:author="Eric Boisvert" w:date="2016-01-11T17:35:00Z">
        <w:r w:rsidR="00DE367C">
          <w:rPr>
            <w:noProof/>
          </w:rPr>
          <w:t>90</w:t>
        </w:r>
      </w:ins>
      <w:del w:id="3034"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3035" w:name="BKM_A953E1E0_629C_4E85_A72E_737CDDDCFAE9"/>
      <w:bookmarkEnd w:id="303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3036" w:name="BKM_01360702_0FF9_4329_8A24_6080B84F3852"/>
            <w:bookmarkEnd w:id="3036"/>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FD3D73">
      <w:pPr>
        <w:keepNext/>
        <w:rPr>
          <w:ins w:id="3037" w:author="Eric Boisvert" w:date="2015-11-28T15:54:00Z"/>
        </w:rPr>
        <w:pPrChange w:id="3038" w:author="Eric Boisvert" w:date="2015-11-28T15:54:00Z">
          <w:pPr/>
        </w:pPrChange>
      </w:pPr>
      <w:ins w:id="3039" w:author="Eric Boisvert" w:date="2015-11-28T15:54:00Z">
        <w:r>
          <w:rPr>
            <w:noProof/>
            <w:lang w:val="en-CA" w:eastAsia="en-CA"/>
          </w:rPr>
          <w:lastRenderedPageBreak/>
          <w:pict w14:anchorId="35800F7D">
            <v:shape id="Picture 503" o:spid="_x0000_i1119" type="#_x0000_t75" style="width:6in;height:355.15pt;visibility:visible;mso-wrap-style:square">
              <v:imagedata r:id="rId107" o:title=""/>
            </v:shape>
          </w:pict>
        </w:r>
      </w:ins>
    </w:p>
    <w:p w14:paraId="21DA6829" w14:textId="33AC7CA7" w:rsidR="00DD288D" w:rsidRDefault="00180077">
      <w:pPr>
        <w:pStyle w:val="Caption"/>
        <w:rPr>
          <w:lang w:val="en-CA"/>
        </w:rPr>
        <w:pPrChange w:id="3040" w:author="Eric Boisvert" w:date="2015-11-28T15:54:00Z">
          <w:pPr/>
        </w:pPrChange>
      </w:pPr>
      <w:ins w:id="3041" w:author="Eric Boisvert" w:date="2015-11-28T15:54:00Z">
        <w:r>
          <w:t xml:space="preserve">Figure </w:t>
        </w:r>
        <w:r>
          <w:fldChar w:fldCharType="begin"/>
        </w:r>
        <w:r>
          <w:instrText xml:space="preserve"> SEQ Figure \* ARABIC </w:instrText>
        </w:r>
      </w:ins>
      <w:r>
        <w:fldChar w:fldCharType="separate"/>
      </w:r>
      <w:ins w:id="3042" w:author="Eric Boisvert" w:date="2016-01-11T17:35:00Z">
        <w:r w:rsidR="00DE367C">
          <w:rPr>
            <w:noProof/>
          </w:rPr>
          <w:t>91</w:t>
        </w:r>
      </w:ins>
      <w:ins w:id="3043"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3044" w:name="BKM_99DC7785_B09A_4EA4_AE4E_BDEDC4CCA382"/>
      <w:bookmarkEnd w:id="30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45" w:name="BKM_2563A400_6C3B_4942_8487_10D45BA1555F"/>
            <w:bookmarkEnd w:id="3045"/>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46" w:name="BKM_F3DE8415_7817_43D1_B72D_75E85103B0DD"/>
            <w:bookmarkEnd w:id="3046"/>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FD3D73">
      <w:pPr>
        <w:keepNext/>
        <w:rPr>
          <w:ins w:id="3047" w:author="Eric Boisvert" w:date="2015-11-28T15:52:00Z"/>
        </w:rPr>
        <w:pPrChange w:id="3048" w:author="Eric Boisvert" w:date="2015-11-28T15:52:00Z">
          <w:pPr/>
        </w:pPrChange>
      </w:pPr>
      <w:ins w:id="3049" w:author="Eric Boisvert" w:date="2015-11-28T15:52:00Z">
        <w:r>
          <w:rPr>
            <w:noProof/>
            <w:lang w:val="en-CA" w:eastAsia="en-CA"/>
          </w:rPr>
          <w:pict w14:anchorId="14B5059D">
            <v:shape id="Picture 471" o:spid="_x0000_i1120" type="#_x0000_t75" style="width:367.5pt;height:338.5pt;visibility:visible;mso-wrap-style:square">
              <v:imagedata r:id="rId108" o:title=""/>
            </v:shape>
          </w:pict>
        </w:r>
      </w:ins>
    </w:p>
    <w:p w14:paraId="0AA98F0B" w14:textId="53DD3FEB" w:rsidR="00DD288D" w:rsidRDefault="00180077">
      <w:pPr>
        <w:pStyle w:val="Caption"/>
        <w:rPr>
          <w:lang w:val="en-CA"/>
        </w:rPr>
        <w:pPrChange w:id="3050" w:author="Eric Boisvert" w:date="2015-11-28T15:52:00Z">
          <w:pPr/>
        </w:pPrChange>
      </w:pPr>
      <w:ins w:id="3051" w:author="Eric Boisvert" w:date="2015-11-28T15:52:00Z">
        <w:r>
          <w:t xml:space="preserve">Figure </w:t>
        </w:r>
        <w:r>
          <w:fldChar w:fldCharType="begin"/>
        </w:r>
        <w:r>
          <w:instrText xml:space="preserve"> SEQ Figure \* ARABIC </w:instrText>
        </w:r>
      </w:ins>
      <w:r>
        <w:fldChar w:fldCharType="separate"/>
      </w:r>
      <w:ins w:id="3052" w:author="Eric Boisvert" w:date="2016-01-11T17:35:00Z">
        <w:r w:rsidR="00DE367C">
          <w:rPr>
            <w:noProof/>
          </w:rPr>
          <w:t>92</w:t>
        </w:r>
      </w:ins>
      <w:ins w:id="3053"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054"/>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3054"/>
            <w:r>
              <w:rPr>
                <w:rStyle w:val="CommentReference"/>
                <w:rFonts w:ascii="Times New Roman" w:eastAsia="Times New Roman" w:hAnsi="Times New Roman"/>
                <w:lang w:val="en-US" w:eastAsia="en-US"/>
              </w:rPr>
              <w:commentReference w:id="3054"/>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3055" w:name="BKM_7694DED9_A4F1_4913_BBD8_F553EF63B4A9"/>
      <w:bookmarkEnd w:id="305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56" w:name="BKM_D4F19968_4426_4517_BA14_BAB7917AB647"/>
            <w:bookmarkEnd w:id="3056"/>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57" w:name="BKM_04EA1B0A_66CA_4B08_B485_94449A53A44A"/>
            <w:bookmarkEnd w:id="3057"/>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3058" w:name="_Toc439943488"/>
      <w:r>
        <w:rPr>
          <w:lang w:val="en-CA"/>
        </w:rPr>
        <w:t>GeoSciML Laboratory analysis and specimen vocabularies</w:t>
      </w:r>
      <w:bookmarkEnd w:id="305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059" w:name="_Ref433015177"/>
      <w:bookmarkStart w:id="3060" w:name="_Toc439943489"/>
      <w:r>
        <w:rPr>
          <w:lang w:val="en-CA"/>
        </w:rPr>
        <w:t>Outcrop encoding pattern</w:t>
      </w:r>
      <w:r w:rsidR="00DD288D">
        <w:rPr>
          <w:lang w:val="en-CA"/>
        </w:rPr>
        <w:t xml:space="preserve"> (</w:t>
      </w:r>
      <w:commentRangeStart w:id="3061"/>
      <w:r w:rsidR="00DD288D">
        <w:rPr>
          <w:lang w:val="en-CA"/>
        </w:rPr>
        <w:t>Informative</w:t>
      </w:r>
      <w:commentRangeEnd w:id="3061"/>
      <w:r w:rsidR="00DD288D">
        <w:rPr>
          <w:rStyle w:val="CommentReference"/>
          <w:b w:val="0"/>
          <w:bCs w:val="0"/>
        </w:rPr>
        <w:commentReference w:id="3061"/>
      </w:r>
      <w:r w:rsidR="00DD288D">
        <w:rPr>
          <w:lang w:val="en-CA"/>
        </w:rPr>
        <w:t>)</w:t>
      </w:r>
      <w:bookmarkEnd w:id="3059"/>
      <w:bookmarkEnd w:id="306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FD3D73" w:rsidP="00672D0D">
      <w:pPr>
        <w:keepNext/>
      </w:pPr>
      <w:r>
        <w:rPr>
          <w:noProof/>
          <w:lang w:val="en-CA" w:eastAsia="en-CA"/>
        </w:rPr>
        <w:pict w14:anchorId="6AAC71D2">
          <v:shape id="Image 476" o:spid="_x0000_i1121" type="#_x0000_t75" style="width:431.45pt;height:243.95pt;visibility:visible;mso-wrap-style:square">
            <v:imagedata r:id="rId10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062" w:author="Eric Boisvert" w:date="2016-01-11T17:35:00Z">
        <w:r w:rsidR="00DE367C">
          <w:rPr>
            <w:noProof/>
          </w:rPr>
          <w:t>93</w:t>
        </w:r>
      </w:ins>
      <w:del w:id="3063"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3064" w:name="_Toc439943490"/>
      <w:r>
        <w:rPr>
          <w:lang w:val="en-CA"/>
        </w:rPr>
        <w:lastRenderedPageBreak/>
        <w:t>GML Encoding Requirements classes</w:t>
      </w:r>
      <w:bookmarkEnd w:id="3064"/>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065" w:author="Eric Boisvert" w:date="2016-01-04T09:19:00Z">
        <w:r w:rsidR="0064023A">
          <w:rPr>
            <w:lang w:val="en-CA"/>
          </w:rPr>
          <w:t xml:space="preserve">extends and </w:t>
        </w:r>
      </w:ins>
      <w:r w:rsidR="00156903">
        <w:rPr>
          <w:lang w:val="en-CA"/>
        </w:rPr>
        <w:t xml:space="preserve">superceeds some of </w:t>
      </w:r>
      <w:del w:id="3066" w:author="Eric Boisvert" w:date="2016-01-04T09:20:00Z">
        <w:r w:rsidR="00156903" w:rsidDel="0064023A">
          <w:rPr>
            <w:lang w:val="en-CA"/>
          </w:rPr>
          <w:delText xml:space="preserve">the </w:delText>
        </w:r>
      </w:del>
      <w:r w:rsidR="00156903">
        <w:rPr>
          <w:lang w:val="en-CA"/>
        </w:rPr>
        <w:t>ISO 19136-2007</w:t>
      </w:r>
      <w:del w:id="3067" w:author="Eric Boisvert" w:date="2016-01-04T09:20:00Z">
        <w:r w:rsidR="00156903" w:rsidDel="0064023A">
          <w:rPr>
            <w:lang w:val="en-CA"/>
          </w:rPr>
          <w:delText xml:space="preserve"> rules </w:delText>
        </w:r>
      </w:del>
      <w:ins w:id="3068" w:author="Eric Boisvert" w:date="2015-11-03T05:22:00Z">
        <w:r w:rsidR="004F0DC1">
          <w:rPr>
            <w:lang w:val="en-CA"/>
          </w:rPr>
          <w:t xml:space="preserve">, specifically regarding clauses 11 (CodeType encoding) and </w:t>
        </w:r>
      </w:ins>
      <w:ins w:id="3069" w:author="Eric Boisvert" w:date="2015-11-03T05:23:00Z">
        <w:r w:rsidR="004F0DC1">
          <w:rPr>
            <w:lang w:val="en-CA"/>
          </w:rPr>
          <w:t xml:space="preserve">12.3 (Association encoding) </w:t>
        </w:r>
      </w:ins>
      <w:del w:id="3070" w:author="Eric Boisvert" w:date="2015-11-03T05:15:00Z">
        <w:r w:rsidR="00156903" w:rsidDel="004F0DC1">
          <w:rPr>
            <w:lang w:val="en-CA"/>
          </w:rPr>
          <w:delText>(</w:delText>
        </w:r>
      </w:del>
      <w:del w:id="3071" w:author="Eric Boisvert" w:date="2015-11-03T05:24:00Z">
        <w:r w:rsidR="00156903" w:rsidDel="007C49F8">
          <w:rPr>
            <w:lang w:val="en-CA"/>
          </w:rPr>
          <w:delText>more specifically CodeType encoding)</w:delText>
        </w:r>
      </w:del>
      <w:del w:id="3072" w:author="Eric Boisvert" w:date="2015-10-30T05:10:00Z">
        <w:r w:rsidDel="00156903">
          <w:rPr>
            <w:lang w:val="en-CA"/>
          </w:rPr>
          <w:delText xml:space="preserve"> </w:delText>
        </w:r>
      </w:del>
      <w:del w:id="3073" w:author="Eric Boisvert" w:date="2015-11-03T05:24:00Z">
        <w:r w:rsidDel="007C49F8">
          <w:rPr>
            <w:lang w:val="en-CA"/>
          </w:rPr>
          <w:delText xml:space="preserve">.  </w:delText>
        </w:r>
      </w:del>
    </w:p>
    <w:p w14:paraId="0B58FD66" w14:textId="590684E9" w:rsidR="00C648D4" w:rsidRDefault="009B3BBD" w:rsidP="009B3BBD">
      <w:pPr>
        <w:rPr>
          <w:ins w:id="3074"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075" w:author="Eric Boisvert" w:date="2015-10-30T05:36:00Z">
          <w:pPr/>
        </w:pPrChange>
      </w:pPr>
      <w:bookmarkStart w:id="3076" w:name="_Toc439943491"/>
      <w:ins w:id="3077" w:author="Eric Boisvert" w:date="2015-10-30T05:35:00Z">
        <w:r>
          <w:rPr>
            <w:lang w:val="en-CA"/>
          </w:rPr>
          <w:t>Prefixes used in examples</w:t>
        </w:r>
      </w:ins>
      <w:bookmarkEnd w:id="3076"/>
    </w:p>
    <w:p w14:paraId="0C2A7DBC" w14:textId="77777777" w:rsidR="00E97666" w:rsidRDefault="00E97666" w:rsidP="009B3BBD">
      <w:pPr>
        <w:rPr>
          <w:ins w:id="3078"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079" w:author="Eric Boisvert" w:date="2015-10-30T05:36:00Z">
        <w:r w:rsidDel="00E97666">
          <w:rPr>
            <w:lang w:val="en-CA"/>
          </w:rPr>
          <w:delText xml:space="preserve">prefixes </w:delText>
        </w:r>
      </w:del>
      <w:ins w:id="3080" w:author="Eric Boisvert" w:date="2015-10-30T05:36:00Z">
        <w:r w:rsidR="00E97666">
          <w:rPr>
            <w:lang w:val="en-CA"/>
          </w:rPr>
          <w:t xml:space="preserve">namespaces mapping </w:t>
        </w:r>
      </w:ins>
      <w:r>
        <w:rPr>
          <w:lang w:val="en-CA"/>
        </w:rPr>
        <w:t xml:space="preserve">will be </w:t>
      </w:r>
      <w:del w:id="3081" w:author="Eric Boisvert" w:date="2015-10-30T05:36:00Z">
        <w:r w:rsidDel="00E97666">
          <w:rPr>
            <w:lang w:val="en-CA"/>
          </w:rPr>
          <w:delText>used</w:delText>
        </w:r>
      </w:del>
      <w:ins w:id="3082" w:author="Eric Boisvert" w:date="2015-10-30T05:36:00Z">
        <w:r w:rsidR="00E97666">
          <w:rPr>
            <w:lang w:val="en-CA"/>
          </w:rPr>
          <w:t>assumed.</w:t>
        </w:r>
      </w:ins>
    </w:p>
    <w:p w14:paraId="2127A182" w14:textId="2267FDE5" w:rsidR="001517B8" w:rsidRDefault="00380908" w:rsidP="00380908">
      <w:del w:id="3083"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FD3D73" w:rsidP="001517B8">
            <w:pPr>
              <w:rPr>
                <w:rFonts w:ascii="Consolas" w:hAnsi="Consolas" w:cs="Consolas"/>
                <w:color w:val="000000"/>
                <w:sz w:val="20"/>
                <w:szCs w:val="20"/>
                <w:lang w:val="en-CA" w:eastAsia="en-CA"/>
              </w:rPr>
            </w:pPr>
            <w:hyperlink r:id="rId110"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FD3D73" w:rsidP="001517B8">
            <w:pPr>
              <w:rPr>
                <w:rFonts w:ascii="Consolas" w:hAnsi="Consolas" w:cs="Consolas"/>
                <w:color w:val="0000FF"/>
                <w:sz w:val="20"/>
                <w:szCs w:val="20"/>
                <w:u w:val="single"/>
                <w:lang w:val="en-CA" w:eastAsia="en-CA"/>
              </w:rPr>
            </w:pPr>
            <w:hyperlink r:id="rId111"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FD3D73" w:rsidP="001517B8">
            <w:pPr>
              <w:rPr>
                <w:rFonts w:ascii="Consolas" w:hAnsi="Consolas" w:cs="Consolas"/>
                <w:color w:val="0000FF"/>
                <w:sz w:val="20"/>
                <w:szCs w:val="20"/>
                <w:u w:val="single"/>
                <w:lang w:val="en-CA" w:eastAsia="en-CA"/>
              </w:rPr>
            </w:pPr>
            <w:hyperlink r:id="rId112"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FD3D73"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FD3D73"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FD3D73" w:rsidP="001517B8">
            <w:pPr>
              <w:rPr>
                <w:rFonts w:ascii="Consolas" w:hAnsi="Consolas" w:cs="Consolas"/>
                <w:color w:val="000000"/>
                <w:sz w:val="20"/>
                <w:szCs w:val="20"/>
                <w:lang w:val="en-CA" w:eastAsia="en-CA"/>
              </w:rPr>
            </w:pPr>
            <w:hyperlink r:id="rId115"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FD3D73" w:rsidP="001517B8">
            <w:pPr>
              <w:rPr>
                <w:rFonts w:ascii="Consolas" w:hAnsi="Consolas" w:cs="Consolas"/>
                <w:color w:val="000000"/>
                <w:sz w:val="20"/>
                <w:szCs w:val="20"/>
                <w:lang w:val="en-CA" w:eastAsia="en-CA"/>
              </w:rPr>
            </w:pPr>
            <w:hyperlink r:id="rId116"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FD3D73" w:rsidP="001517B8">
            <w:pPr>
              <w:rPr>
                <w:rFonts w:ascii="Consolas" w:hAnsi="Consolas" w:cs="Consolas"/>
                <w:color w:val="000000"/>
                <w:sz w:val="20"/>
                <w:szCs w:val="20"/>
                <w:lang w:val="en-CA" w:eastAsia="en-CA"/>
              </w:rPr>
            </w:pPr>
            <w:hyperlink r:id="rId117"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FD3D73" w:rsidP="001517B8">
            <w:pPr>
              <w:rPr>
                <w:rFonts w:ascii="Consolas" w:hAnsi="Consolas" w:cs="Consolas"/>
                <w:color w:val="000000"/>
                <w:sz w:val="20"/>
                <w:szCs w:val="20"/>
                <w:lang w:val="en-CA" w:eastAsia="en-CA"/>
              </w:rPr>
            </w:pPr>
            <w:hyperlink r:id="rId118"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FD3D73"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FD3D73"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FD3D73"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FD3D73"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FD3D73" w:rsidP="001517B8">
            <w:pPr>
              <w:rPr>
                <w:rFonts w:ascii="Consolas" w:hAnsi="Consolas" w:cs="Consolas"/>
                <w:color w:val="0000FF"/>
                <w:sz w:val="20"/>
                <w:szCs w:val="20"/>
                <w:u w:val="single"/>
                <w:lang w:val="en-CA" w:eastAsia="en-CA"/>
              </w:rPr>
            </w:pPr>
            <w:hyperlink r:id="rId123"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FD3D73" w:rsidP="001517B8">
            <w:pPr>
              <w:rPr>
                <w:rFonts w:ascii="Consolas" w:hAnsi="Consolas" w:cs="Consolas"/>
                <w:color w:val="0000FF"/>
                <w:sz w:val="20"/>
                <w:szCs w:val="20"/>
                <w:u w:val="single"/>
                <w:lang w:val="en-CA" w:eastAsia="en-CA"/>
              </w:rPr>
            </w:pPr>
            <w:hyperlink r:id="rId124"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FD3D73" w:rsidP="001517B8">
            <w:pPr>
              <w:rPr>
                <w:rFonts w:ascii="Consolas" w:hAnsi="Consolas" w:cs="Consolas"/>
                <w:color w:val="0000FF"/>
                <w:sz w:val="20"/>
                <w:szCs w:val="20"/>
                <w:u w:val="single"/>
                <w:lang w:val="en-CA" w:eastAsia="en-CA"/>
              </w:rPr>
            </w:pPr>
            <w:hyperlink r:id="rId125"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FD3D73" w:rsidP="001517B8">
            <w:pPr>
              <w:rPr>
                <w:rFonts w:ascii="Consolas" w:hAnsi="Consolas" w:cs="Consolas"/>
                <w:color w:val="0000FF"/>
                <w:sz w:val="20"/>
                <w:szCs w:val="20"/>
                <w:u w:val="single"/>
                <w:lang w:val="en-CA" w:eastAsia="en-CA"/>
              </w:rPr>
            </w:pPr>
            <w:hyperlink r:id="rId126"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FD3D73"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FD3D73"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FD3D73"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084" w:name="_Toc439943492"/>
      <w:r w:rsidRPr="00D12552">
        <w:rPr>
          <w:lang w:val="en-CA"/>
        </w:rPr>
        <w:t xml:space="preserve">GeoSciML </w:t>
      </w:r>
      <w:r>
        <w:rPr>
          <w:lang w:val="en-CA"/>
        </w:rPr>
        <w:t>Core XML</w:t>
      </w:r>
      <w:r w:rsidRPr="00D12552">
        <w:rPr>
          <w:lang w:val="en-CA"/>
        </w:rPr>
        <w:t xml:space="preserve"> Requirements Class</w:t>
      </w:r>
      <w:bookmarkEnd w:id="3084"/>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085"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086" w:author="Eric Boisvert" w:date="2015-10-30T05:55:00Z"/>
                <w:rFonts w:eastAsia="MS Mincho"/>
                <w:lang w:val="en-CA"/>
              </w:rPr>
            </w:pPr>
            <w:ins w:id="3087"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088" w:author="Eric Boisvert" w:date="2015-10-30T05:55:00Z"/>
                <w:rFonts w:eastAsia="MS Mincho"/>
                <w:b/>
                <w:color w:val="0000FF"/>
                <w:sz w:val="22"/>
                <w:lang w:val="en-CA"/>
              </w:rPr>
            </w:pPr>
            <w:ins w:id="3089"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9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090"/>
            <w:r w:rsidR="00106124">
              <w:rPr>
                <w:rStyle w:val="CommentReference"/>
              </w:rPr>
              <w:commentReference w:id="3090"/>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9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091"/>
            <w:r w:rsidR="00106124">
              <w:rPr>
                <w:rStyle w:val="CommentReference"/>
              </w:rPr>
              <w:commentReference w:id="3091"/>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092" w:name="_Toc439943493"/>
      <w:r>
        <w:rPr>
          <w:lang w:val="en-CA"/>
        </w:rPr>
        <w:lastRenderedPageBreak/>
        <w:t>XML document validation</w:t>
      </w:r>
      <w:bookmarkEnd w:id="3092"/>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093"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094"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095"/>
      <w:r>
        <w:rPr>
          <w:lang w:val="en-CA"/>
        </w:rPr>
        <w:t>Some core rules are implemented in .sch that apply to all instances</w:t>
      </w:r>
      <w:commentRangeEnd w:id="3095"/>
      <w:r>
        <w:rPr>
          <w:rStyle w:val="CommentReference"/>
        </w:rPr>
        <w:commentReference w:id="3095"/>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096" w:author="Eric Boisvert" w:date="2015-10-30T06:47:00Z"/>
          <w:lang w:val="en-CA"/>
        </w:rPr>
      </w:pPr>
      <w:bookmarkStart w:id="3097" w:name="_Toc439943494"/>
      <w:del w:id="3098" w:author="Eric Boisvert" w:date="2015-10-30T06:47:00Z">
        <w:r w:rsidDel="00652E95">
          <w:rPr>
            <w:lang w:val="en-CA"/>
          </w:rPr>
          <w:delText>CodeList</w:delText>
        </w:r>
      </w:del>
      <w:ins w:id="3099" w:author="Eric Boisvert" w:date="2015-10-30T06:48:00Z">
        <w:r w:rsidR="00652E95">
          <w:rPr>
            <w:lang w:val="en-CA"/>
          </w:rPr>
          <w:t xml:space="preserve"> Reference</w:t>
        </w:r>
      </w:ins>
      <w:bookmarkEnd w:id="3097"/>
    </w:p>
    <w:p w14:paraId="5FF0D917" w14:textId="5FAE90EC" w:rsidR="00E97666" w:rsidDel="00160943" w:rsidRDefault="00E97666" w:rsidP="00AD7649">
      <w:pPr>
        <w:rPr>
          <w:del w:id="310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101"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102" w:author="Eric Boisvert" w:date="2015-10-30T06:48:00Z"/>
                <w:rStyle w:val="requri"/>
                <w:lang w:val="en-CA"/>
              </w:rPr>
            </w:pPr>
            <w:del w:id="3103"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104" w:author="Eric Boisvert" w:date="2015-10-30T06:48:00Z"/>
                <w:rStyle w:val="reqtext"/>
                <w:lang w:val="en-CA"/>
              </w:rPr>
            </w:pPr>
            <w:del w:id="3105"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106" w:author="Eric Boisvert" w:date="2015-10-30T06:12:00Z"/>
          <w:lang w:val="en-CA"/>
        </w:rPr>
      </w:pPr>
      <w:ins w:id="3107" w:author="Eric Boisvert" w:date="2015-10-30T05:58:00Z">
        <w:r>
          <w:rPr>
            <w:lang w:val="en-CA"/>
          </w:rPr>
          <w:t xml:space="preserve">XML document forbids the serialization </w:t>
        </w:r>
      </w:ins>
      <w:ins w:id="3108"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109" w:author="Eric Boisvert" w:date="2015-10-30T06:05:00Z">
        <w:r>
          <w:rPr>
            <w:lang w:val="en-CA"/>
          </w:rPr>
          <w:t>&lt;&lt;</w:t>
        </w:r>
      </w:ins>
      <w:ins w:id="3110" w:author="Eric Boisvert" w:date="2015-10-30T06:03:00Z">
        <w:r>
          <w:rPr>
            <w:lang w:val="en-CA"/>
          </w:rPr>
          <w:t>Type</w:t>
        </w:r>
      </w:ins>
      <w:ins w:id="3111" w:author="Eric Boisvert" w:date="2015-10-30T06:05:00Z">
        <w:r>
          <w:rPr>
            <w:lang w:val="en-CA"/>
          </w:rPr>
          <w:t>&gt;&gt;</w:t>
        </w:r>
      </w:ins>
      <w:ins w:id="3112" w:author="Eric Boisvert" w:date="2015-10-30T06:03:00Z">
        <w:r>
          <w:rPr>
            <w:lang w:val="en-CA"/>
          </w:rPr>
          <w:t>, an entity cannot be repeate</w:t>
        </w:r>
      </w:ins>
      <w:ins w:id="3113" w:author="Eric Boisvert" w:date="2015-10-30T06:05:00Z">
        <w:r>
          <w:rPr>
            <w:lang w:val="en-CA"/>
          </w:rPr>
          <w:t>d.  Property must therefore use a reference to the already serialized entity</w:t>
        </w:r>
      </w:ins>
      <w:ins w:id="3114" w:author="Eric Boisvert" w:date="2015-10-30T06:12:00Z">
        <w:r w:rsidR="00793B54">
          <w:rPr>
            <w:lang w:val="en-CA"/>
          </w:rPr>
          <w:t>.</w:t>
        </w:r>
      </w:ins>
    </w:p>
    <w:p w14:paraId="5F752F2C" w14:textId="77777777" w:rsidR="00174304" w:rsidRPr="00174304" w:rsidRDefault="00174304">
      <w:pPr>
        <w:contextualSpacing/>
        <w:rPr>
          <w:ins w:id="3115" w:author="Eric Boisvert" w:date="2015-10-30T06:30:00Z"/>
          <w:rFonts w:ascii="Courier New" w:hAnsi="Courier New" w:cs="Courier New"/>
          <w:sz w:val="20"/>
          <w:szCs w:val="20"/>
          <w:lang w:val="en-CA"/>
          <w:rPrChange w:id="3116" w:author="Eric Boisvert" w:date="2015-10-30T06:31:00Z">
            <w:rPr>
              <w:ins w:id="3117" w:author="Eric Boisvert" w:date="2015-10-30T06:30:00Z"/>
              <w:lang w:val="en-CA"/>
            </w:rPr>
          </w:rPrChange>
        </w:rPr>
        <w:pPrChange w:id="3118" w:author="Eric Boisvert" w:date="2015-10-30T06:31:00Z">
          <w:pPr/>
        </w:pPrChange>
      </w:pPr>
      <w:ins w:id="3119" w:author="Eric Boisvert" w:date="2015-10-30T06:30:00Z">
        <w:r w:rsidRPr="00174304">
          <w:rPr>
            <w:rFonts w:ascii="Courier New" w:hAnsi="Courier New" w:cs="Courier New"/>
            <w:sz w:val="20"/>
            <w:szCs w:val="20"/>
            <w:lang w:val="en-CA"/>
            <w:rPrChange w:id="3120" w:author="Eric Boisvert" w:date="2015-10-30T06:31:00Z">
              <w:rPr>
                <w:lang w:val="en-CA"/>
              </w:rPr>
            </w:rPrChange>
          </w:rPr>
          <w:t>&lt;</w:t>
        </w:r>
        <w:proofErr w:type="gramStart"/>
        <w:r w:rsidRPr="00174304">
          <w:rPr>
            <w:rFonts w:ascii="Courier New" w:hAnsi="Courier New" w:cs="Courier New"/>
            <w:sz w:val="20"/>
            <w:szCs w:val="20"/>
            <w:lang w:val="en-CA"/>
            <w:rPrChange w:id="3121" w:author="Eric Boisvert" w:date="2015-10-30T06:31:00Z">
              <w:rPr>
                <w:lang w:val="en-CA"/>
              </w:rPr>
            </w:rPrChange>
          </w:rPr>
          <w:t>gsmlb:</w:t>
        </w:r>
        <w:proofErr w:type="gramEnd"/>
        <w:r w:rsidRPr="00174304">
          <w:rPr>
            <w:rFonts w:ascii="Courier New" w:hAnsi="Courier New" w:cs="Courier New"/>
            <w:sz w:val="20"/>
            <w:szCs w:val="20"/>
            <w:lang w:val="en-CA"/>
            <w:rPrChange w:id="3122" w:author="Eric Boisvert" w:date="2015-10-30T06:31:00Z">
              <w:rPr>
                <w:lang w:val="en-CA"/>
              </w:rPr>
            </w:rPrChange>
          </w:rPr>
          <w:t>GSML&gt;</w:t>
        </w:r>
      </w:ins>
    </w:p>
    <w:p w14:paraId="2D9F9469" w14:textId="77777777" w:rsidR="00174304" w:rsidRPr="00174304" w:rsidRDefault="00174304">
      <w:pPr>
        <w:contextualSpacing/>
        <w:rPr>
          <w:ins w:id="3123" w:author="Eric Boisvert" w:date="2015-10-30T06:30:00Z"/>
          <w:rFonts w:ascii="Courier New" w:hAnsi="Courier New" w:cs="Courier New"/>
          <w:sz w:val="20"/>
          <w:szCs w:val="20"/>
          <w:lang w:val="en-CA"/>
          <w:rPrChange w:id="3124" w:author="Eric Boisvert" w:date="2015-10-30T06:31:00Z">
            <w:rPr>
              <w:ins w:id="3125" w:author="Eric Boisvert" w:date="2015-10-30T06:30:00Z"/>
              <w:lang w:val="en-CA"/>
            </w:rPr>
          </w:rPrChange>
        </w:rPr>
        <w:pPrChange w:id="3126" w:author="Eric Boisvert" w:date="2015-10-30T06:31:00Z">
          <w:pPr/>
        </w:pPrChange>
      </w:pPr>
      <w:ins w:id="3127" w:author="Eric Boisvert" w:date="2015-10-30T06:30:00Z">
        <w:r w:rsidRPr="00174304">
          <w:rPr>
            <w:rFonts w:ascii="Courier New" w:hAnsi="Courier New" w:cs="Courier New"/>
            <w:sz w:val="20"/>
            <w:szCs w:val="20"/>
            <w:lang w:val="en-CA"/>
            <w:rPrChange w:id="3128" w:author="Eric Boisvert" w:date="2015-10-30T06:31:00Z">
              <w:rPr>
                <w:lang w:val="en-CA"/>
              </w:rPr>
            </w:rPrChange>
          </w:rPr>
          <w:t>&lt;</w:t>
        </w:r>
        <w:proofErr w:type="gramStart"/>
        <w:r w:rsidRPr="00174304">
          <w:rPr>
            <w:rFonts w:ascii="Courier New" w:hAnsi="Courier New" w:cs="Courier New"/>
            <w:sz w:val="20"/>
            <w:szCs w:val="20"/>
            <w:lang w:val="en-CA"/>
            <w:rPrChange w:id="3129" w:author="Eric Boisvert" w:date="2015-10-30T06:31:00Z">
              <w:rPr>
                <w:lang w:val="en-CA"/>
              </w:rPr>
            </w:rPrChange>
          </w:rPr>
          <w:t>gsmlb:</w:t>
        </w:r>
        <w:proofErr w:type="gramEnd"/>
        <w:r w:rsidRPr="00174304">
          <w:rPr>
            <w:rFonts w:ascii="Courier New" w:hAnsi="Courier New" w:cs="Courier New"/>
            <w:sz w:val="20"/>
            <w:szCs w:val="20"/>
            <w:lang w:val="en-CA"/>
            <w:rPrChange w:id="3130" w:author="Eric Boisvert" w:date="2015-10-30T06:31:00Z">
              <w:rPr>
                <w:lang w:val="en-CA"/>
              </w:rPr>
            </w:rPrChange>
          </w:rPr>
          <w:t>mappedItem&gt;</w:t>
        </w:r>
      </w:ins>
    </w:p>
    <w:p w14:paraId="5E0D496C" w14:textId="77777777" w:rsidR="00174304" w:rsidRPr="00174304" w:rsidRDefault="00174304">
      <w:pPr>
        <w:contextualSpacing/>
        <w:rPr>
          <w:ins w:id="3131" w:author="Eric Boisvert" w:date="2015-10-30T06:30:00Z"/>
          <w:rFonts w:ascii="Courier New" w:hAnsi="Courier New" w:cs="Courier New"/>
          <w:sz w:val="20"/>
          <w:szCs w:val="20"/>
          <w:lang w:val="en-CA"/>
          <w:rPrChange w:id="3132" w:author="Eric Boisvert" w:date="2015-10-30T06:31:00Z">
            <w:rPr>
              <w:ins w:id="3133" w:author="Eric Boisvert" w:date="2015-10-30T06:30:00Z"/>
              <w:lang w:val="en-CA"/>
            </w:rPr>
          </w:rPrChange>
        </w:rPr>
        <w:pPrChange w:id="3134" w:author="Eric Boisvert" w:date="2015-10-30T06:31:00Z">
          <w:pPr/>
        </w:pPrChange>
      </w:pPr>
      <w:ins w:id="3135" w:author="Eric Boisvert" w:date="2015-10-30T06:30:00Z">
        <w:r w:rsidRPr="00174304">
          <w:rPr>
            <w:rFonts w:ascii="Courier New" w:hAnsi="Courier New" w:cs="Courier New"/>
            <w:sz w:val="20"/>
            <w:szCs w:val="20"/>
            <w:lang w:val="en-CA"/>
            <w:rPrChange w:id="3136" w:author="Eric Boisvert" w:date="2015-10-30T06:31:00Z">
              <w:rPr>
                <w:lang w:val="en-CA"/>
              </w:rPr>
            </w:rPrChange>
          </w:rPr>
          <w:tab/>
          <w:t>&lt;gsmlb</w:t>
        </w:r>
        <w:proofErr w:type="gramStart"/>
        <w:r w:rsidRPr="00174304">
          <w:rPr>
            <w:rFonts w:ascii="Courier New" w:hAnsi="Courier New" w:cs="Courier New"/>
            <w:sz w:val="20"/>
            <w:szCs w:val="20"/>
            <w:lang w:val="en-CA"/>
            <w:rPrChange w:id="3137" w:author="Eric Boisvert" w:date="2015-10-30T06:31:00Z">
              <w:rPr>
                <w:lang w:val="en-CA"/>
              </w:rPr>
            </w:rPrChange>
          </w:rPr>
          <w:t>:MappedFeature</w:t>
        </w:r>
        <w:proofErr w:type="gramEnd"/>
        <w:r w:rsidRPr="00174304">
          <w:rPr>
            <w:rFonts w:ascii="Courier New" w:hAnsi="Courier New" w:cs="Courier New"/>
            <w:sz w:val="20"/>
            <w:szCs w:val="20"/>
            <w:lang w:val="en-CA"/>
            <w:rPrChange w:id="3138" w:author="Eric Boisvert" w:date="2015-10-30T06:31:00Z">
              <w:rPr>
                <w:lang w:val="en-CA"/>
              </w:rPr>
            </w:rPrChange>
          </w:rPr>
          <w:t xml:space="preserve"> gml:id="m1"&gt;</w:t>
        </w:r>
      </w:ins>
    </w:p>
    <w:p w14:paraId="3EC6A6CD" w14:textId="77777777" w:rsidR="00174304" w:rsidRPr="00174304" w:rsidRDefault="00174304">
      <w:pPr>
        <w:contextualSpacing/>
        <w:rPr>
          <w:ins w:id="3139" w:author="Eric Boisvert" w:date="2015-10-30T06:30:00Z"/>
          <w:rFonts w:ascii="Courier New" w:hAnsi="Courier New" w:cs="Courier New"/>
          <w:sz w:val="20"/>
          <w:szCs w:val="20"/>
          <w:lang w:val="en-CA"/>
          <w:rPrChange w:id="3140" w:author="Eric Boisvert" w:date="2015-10-30T06:31:00Z">
            <w:rPr>
              <w:ins w:id="3141" w:author="Eric Boisvert" w:date="2015-10-30T06:30:00Z"/>
              <w:lang w:val="en-CA"/>
            </w:rPr>
          </w:rPrChange>
        </w:rPr>
        <w:pPrChange w:id="3142" w:author="Eric Boisvert" w:date="2015-10-30T06:31:00Z">
          <w:pPr/>
        </w:pPrChange>
      </w:pPr>
      <w:ins w:id="3143" w:author="Eric Boisvert" w:date="2015-10-30T06:30:00Z">
        <w:r w:rsidRPr="00174304">
          <w:rPr>
            <w:rFonts w:ascii="Courier New" w:hAnsi="Courier New" w:cs="Courier New"/>
            <w:sz w:val="20"/>
            <w:szCs w:val="20"/>
            <w:lang w:val="en-CA"/>
            <w:rPrChange w:id="3144" w:author="Eric Boisvert" w:date="2015-10-30T06:31:00Z">
              <w:rPr>
                <w:lang w:val="en-CA"/>
              </w:rPr>
            </w:rPrChange>
          </w:rPr>
          <w:tab/>
        </w:r>
        <w:r w:rsidRPr="00174304">
          <w:rPr>
            <w:rFonts w:ascii="Courier New" w:hAnsi="Courier New" w:cs="Courier New"/>
            <w:sz w:val="20"/>
            <w:szCs w:val="20"/>
            <w:lang w:val="en-CA"/>
            <w:rPrChange w:id="3145" w:author="Eric Boisvert" w:date="2015-10-30T06:31:00Z">
              <w:rPr>
                <w:lang w:val="en-CA"/>
              </w:rPr>
            </w:rPrChange>
          </w:rPr>
          <w:tab/>
          <w:t>&lt;</w:t>
        </w:r>
        <w:proofErr w:type="gramStart"/>
        <w:r w:rsidRPr="00174304">
          <w:rPr>
            <w:rFonts w:ascii="Courier New" w:hAnsi="Courier New" w:cs="Courier New"/>
            <w:sz w:val="20"/>
            <w:szCs w:val="20"/>
            <w:lang w:val="en-CA"/>
            <w:rPrChange w:id="3146" w:author="Eric Boisvert" w:date="2015-10-30T06:31:00Z">
              <w:rPr>
                <w:lang w:val="en-CA"/>
              </w:rPr>
            </w:rPrChange>
          </w:rPr>
          <w:t>gsmlb:</w:t>
        </w:r>
        <w:proofErr w:type="gramEnd"/>
        <w:r w:rsidRPr="00174304">
          <w:rPr>
            <w:rFonts w:ascii="Courier New" w:hAnsi="Courier New" w:cs="Courier New"/>
            <w:sz w:val="20"/>
            <w:szCs w:val="20"/>
            <w:lang w:val="en-CA"/>
            <w:rPrChange w:id="3147" w:author="Eric Boisvert" w:date="2015-10-30T06:31:00Z">
              <w:rPr>
                <w:lang w:val="en-CA"/>
              </w:rPr>
            </w:rPrChange>
          </w:rPr>
          <w:t>specification&gt;</w:t>
        </w:r>
      </w:ins>
    </w:p>
    <w:p w14:paraId="65F9D5E5" w14:textId="77777777" w:rsidR="00174304" w:rsidRPr="00174304" w:rsidRDefault="00174304">
      <w:pPr>
        <w:contextualSpacing/>
        <w:rPr>
          <w:ins w:id="3148" w:author="Eric Boisvert" w:date="2015-10-30T06:30:00Z"/>
          <w:rFonts w:ascii="Courier New" w:hAnsi="Courier New" w:cs="Courier New"/>
          <w:sz w:val="20"/>
          <w:szCs w:val="20"/>
          <w:lang w:val="en-CA"/>
          <w:rPrChange w:id="3149" w:author="Eric Boisvert" w:date="2015-10-30T06:31:00Z">
            <w:rPr>
              <w:ins w:id="3150" w:author="Eric Boisvert" w:date="2015-10-30T06:30:00Z"/>
              <w:lang w:val="en-CA"/>
            </w:rPr>
          </w:rPrChange>
        </w:rPr>
        <w:pPrChange w:id="3151" w:author="Eric Boisvert" w:date="2015-10-30T06:31:00Z">
          <w:pPr/>
        </w:pPrChange>
      </w:pPr>
      <w:ins w:id="3152" w:author="Eric Boisvert" w:date="2015-10-30T06:30:00Z">
        <w:r w:rsidRPr="00174304">
          <w:rPr>
            <w:rFonts w:ascii="Courier New" w:hAnsi="Courier New" w:cs="Courier New"/>
            <w:sz w:val="20"/>
            <w:szCs w:val="20"/>
            <w:lang w:val="en-CA"/>
            <w:rPrChange w:id="3153" w:author="Eric Boisvert" w:date="2015-10-30T06:31:00Z">
              <w:rPr>
                <w:lang w:val="en-CA"/>
              </w:rPr>
            </w:rPrChange>
          </w:rPr>
          <w:tab/>
        </w:r>
        <w:r w:rsidRPr="00174304">
          <w:rPr>
            <w:rFonts w:ascii="Courier New" w:hAnsi="Courier New" w:cs="Courier New"/>
            <w:sz w:val="20"/>
            <w:szCs w:val="20"/>
            <w:lang w:val="en-CA"/>
            <w:rPrChange w:id="3154" w:author="Eric Boisvert" w:date="2015-10-30T06:31:00Z">
              <w:rPr>
                <w:lang w:val="en-CA"/>
              </w:rPr>
            </w:rPrChange>
          </w:rPr>
          <w:tab/>
        </w:r>
        <w:r w:rsidRPr="00174304">
          <w:rPr>
            <w:rFonts w:ascii="Courier New" w:hAnsi="Courier New" w:cs="Courier New"/>
            <w:sz w:val="20"/>
            <w:szCs w:val="20"/>
            <w:lang w:val="en-CA"/>
            <w:rPrChange w:id="3155" w:author="Eric Boisvert" w:date="2015-10-30T06:31:00Z">
              <w:rPr>
                <w:lang w:val="en-CA"/>
              </w:rPr>
            </w:rPrChange>
          </w:rPr>
          <w:tab/>
          <w:t>&lt;gsmlb</w:t>
        </w:r>
        <w:proofErr w:type="gramStart"/>
        <w:r w:rsidRPr="00174304">
          <w:rPr>
            <w:rFonts w:ascii="Courier New" w:hAnsi="Courier New" w:cs="Courier New"/>
            <w:sz w:val="20"/>
            <w:szCs w:val="20"/>
            <w:lang w:val="en-CA"/>
            <w:rPrChange w:id="3156" w:author="Eric Boisvert" w:date="2015-10-30T06:31:00Z">
              <w:rPr>
                <w:lang w:val="en-CA"/>
              </w:rPr>
            </w:rPrChange>
          </w:rPr>
          <w:t>:GeologicUnit</w:t>
        </w:r>
        <w:proofErr w:type="gramEnd"/>
        <w:r w:rsidRPr="00174304">
          <w:rPr>
            <w:rFonts w:ascii="Courier New" w:hAnsi="Courier New" w:cs="Courier New"/>
            <w:sz w:val="20"/>
            <w:szCs w:val="20"/>
            <w:lang w:val="en-CA"/>
            <w:rPrChange w:id="3157" w:author="Eric Boisvert" w:date="2015-10-30T06:31:00Z">
              <w:rPr>
                <w:lang w:val="en-CA"/>
              </w:rPr>
            </w:rPrChange>
          </w:rPr>
          <w:t xml:space="preserve"> gml:id="G1"&gt;</w:t>
        </w:r>
      </w:ins>
    </w:p>
    <w:p w14:paraId="3C8FA0B6" w14:textId="77777777" w:rsidR="00174304" w:rsidRPr="00174304" w:rsidRDefault="00174304">
      <w:pPr>
        <w:contextualSpacing/>
        <w:rPr>
          <w:ins w:id="3158" w:author="Eric Boisvert" w:date="2015-10-30T06:30:00Z"/>
          <w:rFonts w:ascii="Courier New" w:hAnsi="Courier New" w:cs="Courier New"/>
          <w:sz w:val="20"/>
          <w:szCs w:val="20"/>
          <w:lang w:val="en-CA"/>
          <w:rPrChange w:id="3159" w:author="Eric Boisvert" w:date="2015-10-30T06:31:00Z">
            <w:rPr>
              <w:ins w:id="3160" w:author="Eric Boisvert" w:date="2015-10-30T06:30:00Z"/>
              <w:lang w:val="en-CA"/>
            </w:rPr>
          </w:rPrChange>
        </w:rPr>
        <w:pPrChange w:id="3161" w:author="Eric Boisvert" w:date="2015-10-30T06:31:00Z">
          <w:pPr/>
        </w:pPrChange>
      </w:pPr>
      <w:ins w:id="3162" w:author="Eric Boisvert" w:date="2015-10-30T06:30:00Z">
        <w:r w:rsidRPr="00174304">
          <w:rPr>
            <w:rFonts w:ascii="Courier New" w:hAnsi="Courier New" w:cs="Courier New"/>
            <w:sz w:val="20"/>
            <w:szCs w:val="20"/>
            <w:lang w:val="en-CA"/>
            <w:rPrChange w:id="3163" w:author="Eric Boisvert" w:date="2015-10-30T06:31:00Z">
              <w:rPr>
                <w:lang w:val="en-CA"/>
              </w:rPr>
            </w:rPrChange>
          </w:rPr>
          <w:tab/>
        </w:r>
        <w:r w:rsidRPr="00174304">
          <w:rPr>
            <w:rFonts w:ascii="Courier New" w:hAnsi="Courier New" w:cs="Courier New"/>
            <w:sz w:val="20"/>
            <w:szCs w:val="20"/>
            <w:lang w:val="en-CA"/>
            <w:rPrChange w:id="3164" w:author="Eric Boisvert" w:date="2015-10-30T06:31:00Z">
              <w:rPr>
                <w:lang w:val="en-CA"/>
              </w:rPr>
            </w:rPrChange>
          </w:rPr>
          <w:tab/>
        </w:r>
        <w:r w:rsidRPr="00174304">
          <w:rPr>
            <w:rFonts w:ascii="Courier New" w:hAnsi="Courier New" w:cs="Courier New"/>
            <w:sz w:val="20"/>
            <w:szCs w:val="20"/>
            <w:lang w:val="en-CA"/>
            <w:rPrChange w:id="3165" w:author="Eric Boisvert" w:date="2015-10-30T06:31:00Z">
              <w:rPr>
                <w:lang w:val="en-CA"/>
              </w:rPr>
            </w:rPrChange>
          </w:rPr>
          <w:tab/>
          <w:t>...</w:t>
        </w:r>
      </w:ins>
    </w:p>
    <w:p w14:paraId="6D153CE2" w14:textId="77777777" w:rsidR="00174304" w:rsidRPr="00174304" w:rsidRDefault="00174304">
      <w:pPr>
        <w:contextualSpacing/>
        <w:rPr>
          <w:ins w:id="3166" w:author="Eric Boisvert" w:date="2015-10-30T06:30:00Z"/>
          <w:rFonts w:ascii="Courier New" w:hAnsi="Courier New" w:cs="Courier New"/>
          <w:sz w:val="20"/>
          <w:szCs w:val="20"/>
          <w:lang w:val="en-CA"/>
          <w:rPrChange w:id="3167" w:author="Eric Boisvert" w:date="2015-10-30T06:31:00Z">
            <w:rPr>
              <w:ins w:id="3168" w:author="Eric Boisvert" w:date="2015-10-30T06:30:00Z"/>
              <w:lang w:val="en-CA"/>
            </w:rPr>
          </w:rPrChange>
        </w:rPr>
        <w:pPrChange w:id="3169" w:author="Eric Boisvert" w:date="2015-10-30T06:31:00Z">
          <w:pPr/>
        </w:pPrChange>
      </w:pPr>
      <w:ins w:id="3170" w:author="Eric Boisvert" w:date="2015-10-30T06:30:00Z">
        <w:r w:rsidRPr="00174304">
          <w:rPr>
            <w:rFonts w:ascii="Courier New" w:hAnsi="Courier New" w:cs="Courier New"/>
            <w:sz w:val="20"/>
            <w:szCs w:val="20"/>
            <w:lang w:val="en-CA"/>
            <w:rPrChange w:id="3171" w:author="Eric Boisvert" w:date="2015-10-30T06:31:00Z">
              <w:rPr>
                <w:lang w:val="en-CA"/>
              </w:rPr>
            </w:rPrChange>
          </w:rPr>
          <w:tab/>
        </w:r>
        <w:r w:rsidRPr="00174304">
          <w:rPr>
            <w:rFonts w:ascii="Courier New" w:hAnsi="Courier New" w:cs="Courier New"/>
            <w:sz w:val="20"/>
            <w:szCs w:val="20"/>
            <w:lang w:val="en-CA"/>
            <w:rPrChange w:id="3172" w:author="Eric Boisvert" w:date="2015-10-30T06:31:00Z">
              <w:rPr>
                <w:lang w:val="en-CA"/>
              </w:rPr>
            </w:rPrChange>
          </w:rPr>
          <w:tab/>
        </w:r>
        <w:r w:rsidRPr="00174304">
          <w:rPr>
            <w:rFonts w:ascii="Courier New" w:hAnsi="Courier New" w:cs="Courier New"/>
            <w:sz w:val="20"/>
            <w:szCs w:val="20"/>
            <w:lang w:val="en-CA"/>
            <w:rPrChange w:id="3173" w:author="Eric Boisvert" w:date="2015-10-30T06:31:00Z">
              <w:rPr>
                <w:lang w:val="en-CA"/>
              </w:rPr>
            </w:rPrChange>
          </w:rPr>
          <w:tab/>
          <w:t>&lt;/gsmlb</w:t>
        </w:r>
        <w:proofErr w:type="gramStart"/>
        <w:r w:rsidRPr="00174304">
          <w:rPr>
            <w:rFonts w:ascii="Courier New" w:hAnsi="Courier New" w:cs="Courier New"/>
            <w:sz w:val="20"/>
            <w:szCs w:val="20"/>
            <w:lang w:val="en-CA"/>
            <w:rPrChange w:id="3174" w:author="Eric Boisvert" w:date="2015-10-30T06:31:00Z">
              <w:rPr>
                <w:lang w:val="en-CA"/>
              </w:rPr>
            </w:rPrChange>
          </w:rPr>
          <w:t>:GeologicUnit</w:t>
        </w:r>
        <w:proofErr w:type="gramEnd"/>
        <w:r w:rsidRPr="00174304">
          <w:rPr>
            <w:rFonts w:ascii="Courier New" w:hAnsi="Courier New" w:cs="Courier New"/>
            <w:sz w:val="20"/>
            <w:szCs w:val="20"/>
            <w:lang w:val="en-CA"/>
            <w:rPrChange w:id="3175" w:author="Eric Boisvert" w:date="2015-10-30T06:31:00Z">
              <w:rPr>
                <w:lang w:val="en-CA"/>
              </w:rPr>
            </w:rPrChange>
          </w:rPr>
          <w:t>&gt;</w:t>
        </w:r>
      </w:ins>
    </w:p>
    <w:p w14:paraId="62CD90FA" w14:textId="77777777" w:rsidR="00174304" w:rsidRPr="00174304" w:rsidRDefault="00174304">
      <w:pPr>
        <w:contextualSpacing/>
        <w:rPr>
          <w:ins w:id="3176" w:author="Eric Boisvert" w:date="2015-10-30T06:30:00Z"/>
          <w:rFonts w:ascii="Courier New" w:hAnsi="Courier New" w:cs="Courier New"/>
          <w:sz w:val="20"/>
          <w:szCs w:val="20"/>
          <w:lang w:val="en-CA"/>
          <w:rPrChange w:id="3177" w:author="Eric Boisvert" w:date="2015-10-30T06:31:00Z">
            <w:rPr>
              <w:ins w:id="3178" w:author="Eric Boisvert" w:date="2015-10-30T06:30:00Z"/>
              <w:lang w:val="en-CA"/>
            </w:rPr>
          </w:rPrChange>
        </w:rPr>
        <w:pPrChange w:id="3179" w:author="Eric Boisvert" w:date="2015-10-30T06:31:00Z">
          <w:pPr/>
        </w:pPrChange>
      </w:pPr>
      <w:ins w:id="3180" w:author="Eric Boisvert" w:date="2015-10-30T06:30:00Z">
        <w:r w:rsidRPr="00174304">
          <w:rPr>
            <w:rFonts w:ascii="Courier New" w:hAnsi="Courier New" w:cs="Courier New"/>
            <w:sz w:val="20"/>
            <w:szCs w:val="20"/>
            <w:lang w:val="en-CA"/>
            <w:rPrChange w:id="3181" w:author="Eric Boisvert" w:date="2015-10-30T06:31:00Z">
              <w:rPr>
                <w:lang w:val="en-CA"/>
              </w:rPr>
            </w:rPrChange>
          </w:rPr>
          <w:tab/>
        </w:r>
        <w:r w:rsidRPr="00174304">
          <w:rPr>
            <w:rFonts w:ascii="Courier New" w:hAnsi="Courier New" w:cs="Courier New"/>
            <w:sz w:val="20"/>
            <w:szCs w:val="20"/>
            <w:lang w:val="en-CA"/>
            <w:rPrChange w:id="3182" w:author="Eric Boisvert" w:date="2015-10-30T06:31:00Z">
              <w:rPr>
                <w:lang w:val="en-CA"/>
              </w:rPr>
            </w:rPrChange>
          </w:rPr>
          <w:tab/>
          <w:t>&lt;/gsmlb</w:t>
        </w:r>
        <w:proofErr w:type="gramStart"/>
        <w:r w:rsidRPr="00174304">
          <w:rPr>
            <w:rFonts w:ascii="Courier New" w:hAnsi="Courier New" w:cs="Courier New"/>
            <w:sz w:val="20"/>
            <w:szCs w:val="20"/>
            <w:lang w:val="en-CA"/>
            <w:rPrChange w:id="3183" w:author="Eric Boisvert" w:date="2015-10-30T06:31:00Z">
              <w:rPr>
                <w:lang w:val="en-CA"/>
              </w:rPr>
            </w:rPrChange>
          </w:rPr>
          <w:t>:specification</w:t>
        </w:r>
        <w:proofErr w:type="gramEnd"/>
        <w:r w:rsidRPr="00174304">
          <w:rPr>
            <w:rFonts w:ascii="Courier New" w:hAnsi="Courier New" w:cs="Courier New"/>
            <w:sz w:val="20"/>
            <w:szCs w:val="20"/>
            <w:lang w:val="en-CA"/>
            <w:rPrChange w:id="3184" w:author="Eric Boisvert" w:date="2015-10-30T06:31:00Z">
              <w:rPr>
                <w:lang w:val="en-CA"/>
              </w:rPr>
            </w:rPrChange>
          </w:rPr>
          <w:t>&gt;</w:t>
        </w:r>
      </w:ins>
    </w:p>
    <w:p w14:paraId="033FAFCD" w14:textId="77777777" w:rsidR="00174304" w:rsidRPr="00174304" w:rsidRDefault="00174304">
      <w:pPr>
        <w:contextualSpacing/>
        <w:rPr>
          <w:ins w:id="3185" w:author="Eric Boisvert" w:date="2015-10-30T06:30:00Z"/>
          <w:rFonts w:ascii="Courier New" w:hAnsi="Courier New" w:cs="Courier New"/>
          <w:sz w:val="20"/>
          <w:szCs w:val="20"/>
          <w:lang w:val="en-CA"/>
          <w:rPrChange w:id="3186" w:author="Eric Boisvert" w:date="2015-10-30T06:31:00Z">
            <w:rPr>
              <w:ins w:id="3187" w:author="Eric Boisvert" w:date="2015-10-30T06:30:00Z"/>
              <w:lang w:val="en-CA"/>
            </w:rPr>
          </w:rPrChange>
        </w:rPr>
        <w:pPrChange w:id="3188" w:author="Eric Boisvert" w:date="2015-10-30T06:31:00Z">
          <w:pPr/>
        </w:pPrChange>
      </w:pPr>
      <w:ins w:id="3189" w:author="Eric Boisvert" w:date="2015-10-30T06:30:00Z">
        <w:r w:rsidRPr="00174304">
          <w:rPr>
            <w:rFonts w:ascii="Courier New" w:hAnsi="Courier New" w:cs="Courier New"/>
            <w:sz w:val="20"/>
            <w:szCs w:val="20"/>
            <w:lang w:val="en-CA"/>
            <w:rPrChange w:id="3190" w:author="Eric Boisvert" w:date="2015-10-30T06:31:00Z">
              <w:rPr>
                <w:lang w:val="en-CA"/>
              </w:rPr>
            </w:rPrChange>
          </w:rPr>
          <w:tab/>
          <w:t>&lt;/gsmlb</w:t>
        </w:r>
        <w:proofErr w:type="gramStart"/>
        <w:r w:rsidRPr="00174304">
          <w:rPr>
            <w:rFonts w:ascii="Courier New" w:hAnsi="Courier New" w:cs="Courier New"/>
            <w:sz w:val="20"/>
            <w:szCs w:val="20"/>
            <w:lang w:val="en-CA"/>
            <w:rPrChange w:id="3191" w:author="Eric Boisvert" w:date="2015-10-30T06:31:00Z">
              <w:rPr>
                <w:lang w:val="en-CA"/>
              </w:rPr>
            </w:rPrChange>
          </w:rPr>
          <w:t>:MappedFeature</w:t>
        </w:r>
        <w:proofErr w:type="gramEnd"/>
        <w:r w:rsidRPr="00174304">
          <w:rPr>
            <w:rFonts w:ascii="Courier New" w:hAnsi="Courier New" w:cs="Courier New"/>
            <w:sz w:val="20"/>
            <w:szCs w:val="20"/>
            <w:lang w:val="en-CA"/>
            <w:rPrChange w:id="3192" w:author="Eric Boisvert" w:date="2015-10-30T06:31:00Z">
              <w:rPr>
                <w:lang w:val="en-CA"/>
              </w:rPr>
            </w:rPrChange>
          </w:rPr>
          <w:t>&gt;</w:t>
        </w:r>
      </w:ins>
    </w:p>
    <w:p w14:paraId="3D47EAF1" w14:textId="77777777" w:rsidR="00174304" w:rsidRPr="00174304" w:rsidRDefault="00174304">
      <w:pPr>
        <w:contextualSpacing/>
        <w:rPr>
          <w:ins w:id="3193" w:author="Eric Boisvert" w:date="2015-10-30T06:30:00Z"/>
          <w:rFonts w:ascii="Courier New" w:hAnsi="Courier New" w:cs="Courier New"/>
          <w:sz w:val="20"/>
          <w:szCs w:val="20"/>
          <w:lang w:val="en-CA"/>
          <w:rPrChange w:id="3194" w:author="Eric Boisvert" w:date="2015-10-30T06:31:00Z">
            <w:rPr>
              <w:ins w:id="3195" w:author="Eric Boisvert" w:date="2015-10-30T06:30:00Z"/>
              <w:lang w:val="en-CA"/>
            </w:rPr>
          </w:rPrChange>
        </w:rPr>
        <w:pPrChange w:id="3196" w:author="Eric Boisvert" w:date="2015-10-30T06:31:00Z">
          <w:pPr/>
        </w:pPrChange>
      </w:pPr>
      <w:ins w:id="3197" w:author="Eric Boisvert" w:date="2015-10-30T06:30:00Z">
        <w:r w:rsidRPr="00174304">
          <w:rPr>
            <w:rFonts w:ascii="Courier New" w:hAnsi="Courier New" w:cs="Courier New"/>
            <w:sz w:val="20"/>
            <w:szCs w:val="20"/>
            <w:lang w:val="en-CA"/>
            <w:rPrChange w:id="3198" w:author="Eric Boisvert" w:date="2015-10-30T06:31:00Z">
              <w:rPr>
                <w:lang w:val="en-CA"/>
              </w:rPr>
            </w:rPrChange>
          </w:rPr>
          <w:t>&lt;/gsmlb</w:t>
        </w:r>
        <w:proofErr w:type="gramStart"/>
        <w:r w:rsidRPr="00174304">
          <w:rPr>
            <w:rFonts w:ascii="Courier New" w:hAnsi="Courier New" w:cs="Courier New"/>
            <w:sz w:val="20"/>
            <w:szCs w:val="20"/>
            <w:lang w:val="en-CA"/>
            <w:rPrChange w:id="3199" w:author="Eric Boisvert" w:date="2015-10-30T06:31:00Z">
              <w:rPr>
                <w:lang w:val="en-CA"/>
              </w:rPr>
            </w:rPrChange>
          </w:rPr>
          <w:t>:mappedItem</w:t>
        </w:r>
        <w:proofErr w:type="gramEnd"/>
        <w:r w:rsidRPr="00174304">
          <w:rPr>
            <w:rFonts w:ascii="Courier New" w:hAnsi="Courier New" w:cs="Courier New"/>
            <w:sz w:val="20"/>
            <w:szCs w:val="20"/>
            <w:lang w:val="en-CA"/>
            <w:rPrChange w:id="3200" w:author="Eric Boisvert" w:date="2015-10-30T06:31:00Z">
              <w:rPr>
                <w:lang w:val="en-CA"/>
              </w:rPr>
            </w:rPrChange>
          </w:rPr>
          <w:t>&gt;</w:t>
        </w:r>
      </w:ins>
    </w:p>
    <w:p w14:paraId="0B0D047C" w14:textId="77777777" w:rsidR="00174304" w:rsidRPr="00174304" w:rsidRDefault="00174304">
      <w:pPr>
        <w:contextualSpacing/>
        <w:rPr>
          <w:ins w:id="3201" w:author="Eric Boisvert" w:date="2015-10-30T06:30:00Z"/>
          <w:rFonts w:ascii="Courier New" w:hAnsi="Courier New" w:cs="Courier New"/>
          <w:sz w:val="20"/>
          <w:szCs w:val="20"/>
          <w:lang w:val="en-CA"/>
          <w:rPrChange w:id="3202" w:author="Eric Boisvert" w:date="2015-10-30T06:31:00Z">
            <w:rPr>
              <w:ins w:id="3203" w:author="Eric Boisvert" w:date="2015-10-30T06:30:00Z"/>
              <w:lang w:val="en-CA"/>
            </w:rPr>
          </w:rPrChange>
        </w:rPr>
        <w:pPrChange w:id="3204" w:author="Eric Boisvert" w:date="2015-10-30T06:31:00Z">
          <w:pPr/>
        </w:pPrChange>
      </w:pPr>
      <w:ins w:id="3205" w:author="Eric Boisvert" w:date="2015-10-30T06:30:00Z">
        <w:r w:rsidRPr="00174304">
          <w:rPr>
            <w:rFonts w:ascii="Courier New" w:hAnsi="Courier New" w:cs="Courier New"/>
            <w:sz w:val="20"/>
            <w:szCs w:val="20"/>
            <w:lang w:val="en-CA"/>
            <w:rPrChange w:id="3206" w:author="Eric Boisvert" w:date="2015-10-30T06:31:00Z">
              <w:rPr>
                <w:lang w:val="en-CA"/>
              </w:rPr>
            </w:rPrChange>
          </w:rPr>
          <w:t>&lt;</w:t>
        </w:r>
        <w:proofErr w:type="gramStart"/>
        <w:r w:rsidRPr="00174304">
          <w:rPr>
            <w:rFonts w:ascii="Courier New" w:hAnsi="Courier New" w:cs="Courier New"/>
            <w:sz w:val="20"/>
            <w:szCs w:val="20"/>
            <w:lang w:val="en-CA"/>
            <w:rPrChange w:id="3207" w:author="Eric Boisvert" w:date="2015-10-30T06:31:00Z">
              <w:rPr>
                <w:lang w:val="en-CA"/>
              </w:rPr>
            </w:rPrChange>
          </w:rPr>
          <w:t>gsmlb:</w:t>
        </w:r>
        <w:proofErr w:type="gramEnd"/>
        <w:r w:rsidRPr="00174304">
          <w:rPr>
            <w:rFonts w:ascii="Courier New" w:hAnsi="Courier New" w:cs="Courier New"/>
            <w:sz w:val="20"/>
            <w:szCs w:val="20"/>
            <w:lang w:val="en-CA"/>
            <w:rPrChange w:id="3208" w:author="Eric Boisvert" w:date="2015-10-30T06:31:00Z">
              <w:rPr>
                <w:lang w:val="en-CA"/>
              </w:rPr>
            </w:rPrChange>
          </w:rPr>
          <w:t>mappedItem&gt;</w:t>
        </w:r>
      </w:ins>
    </w:p>
    <w:p w14:paraId="0D71C6DE" w14:textId="77777777" w:rsidR="00174304" w:rsidRPr="00174304" w:rsidRDefault="00174304">
      <w:pPr>
        <w:contextualSpacing/>
        <w:rPr>
          <w:ins w:id="3209" w:author="Eric Boisvert" w:date="2015-10-30T06:30:00Z"/>
          <w:rFonts w:ascii="Courier New" w:hAnsi="Courier New" w:cs="Courier New"/>
          <w:sz w:val="20"/>
          <w:szCs w:val="20"/>
          <w:lang w:val="en-CA"/>
          <w:rPrChange w:id="3210" w:author="Eric Boisvert" w:date="2015-10-30T06:31:00Z">
            <w:rPr>
              <w:ins w:id="3211" w:author="Eric Boisvert" w:date="2015-10-30T06:30:00Z"/>
              <w:lang w:val="en-CA"/>
            </w:rPr>
          </w:rPrChange>
        </w:rPr>
        <w:pPrChange w:id="3212" w:author="Eric Boisvert" w:date="2015-10-30T06:31:00Z">
          <w:pPr/>
        </w:pPrChange>
      </w:pPr>
      <w:ins w:id="3213" w:author="Eric Boisvert" w:date="2015-10-30T06:30:00Z">
        <w:r w:rsidRPr="00174304">
          <w:rPr>
            <w:rFonts w:ascii="Courier New" w:hAnsi="Courier New" w:cs="Courier New"/>
            <w:sz w:val="20"/>
            <w:szCs w:val="20"/>
            <w:lang w:val="en-CA"/>
            <w:rPrChange w:id="3214" w:author="Eric Boisvert" w:date="2015-10-30T06:31:00Z">
              <w:rPr>
                <w:lang w:val="en-CA"/>
              </w:rPr>
            </w:rPrChange>
          </w:rPr>
          <w:tab/>
          <w:t>&lt;gsmlb</w:t>
        </w:r>
        <w:proofErr w:type="gramStart"/>
        <w:r w:rsidRPr="00174304">
          <w:rPr>
            <w:rFonts w:ascii="Courier New" w:hAnsi="Courier New" w:cs="Courier New"/>
            <w:sz w:val="20"/>
            <w:szCs w:val="20"/>
            <w:lang w:val="en-CA"/>
            <w:rPrChange w:id="3215" w:author="Eric Boisvert" w:date="2015-10-30T06:31:00Z">
              <w:rPr>
                <w:lang w:val="en-CA"/>
              </w:rPr>
            </w:rPrChange>
          </w:rPr>
          <w:t>:MappedFeature</w:t>
        </w:r>
        <w:proofErr w:type="gramEnd"/>
        <w:r w:rsidRPr="00174304">
          <w:rPr>
            <w:rFonts w:ascii="Courier New" w:hAnsi="Courier New" w:cs="Courier New"/>
            <w:sz w:val="20"/>
            <w:szCs w:val="20"/>
            <w:lang w:val="en-CA"/>
            <w:rPrChange w:id="3216" w:author="Eric Boisvert" w:date="2015-10-30T06:31:00Z">
              <w:rPr>
                <w:lang w:val="en-CA"/>
              </w:rPr>
            </w:rPrChange>
          </w:rPr>
          <w:t xml:space="preserve"> gml:id="m2"&gt;</w:t>
        </w:r>
      </w:ins>
    </w:p>
    <w:p w14:paraId="60E6E081" w14:textId="77777777" w:rsidR="00174304" w:rsidRPr="00174304" w:rsidRDefault="00174304">
      <w:pPr>
        <w:contextualSpacing/>
        <w:rPr>
          <w:ins w:id="3217" w:author="Eric Boisvert" w:date="2015-10-30T06:30:00Z"/>
          <w:rFonts w:ascii="Courier New" w:hAnsi="Courier New" w:cs="Courier New"/>
          <w:b/>
          <w:sz w:val="20"/>
          <w:szCs w:val="20"/>
          <w:lang w:val="en-CA"/>
          <w:rPrChange w:id="3218" w:author="Eric Boisvert" w:date="2015-10-30T06:32:00Z">
            <w:rPr>
              <w:ins w:id="3219" w:author="Eric Boisvert" w:date="2015-10-30T06:30:00Z"/>
              <w:lang w:val="en-CA"/>
            </w:rPr>
          </w:rPrChange>
        </w:rPr>
        <w:pPrChange w:id="3220" w:author="Eric Boisvert" w:date="2015-10-30T06:31:00Z">
          <w:pPr/>
        </w:pPrChange>
      </w:pPr>
      <w:ins w:id="3221" w:author="Eric Boisvert" w:date="2015-10-30T06:30:00Z">
        <w:r w:rsidRPr="00174304">
          <w:rPr>
            <w:rFonts w:ascii="Courier New" w:hAnsi="Courier New" w:cs="Courier New"/>
            <w:b/>
            <w:sz w:val="20"/>
            <w:szCs w:val="20"/>
            <w:lang w:val="en-CA"/>
            <w:rPrChange w:id="3222" w:author="Eric Boisvert" w:date="2015-10-30T06:32:00Z">
              <w:rPr>
                <w:lang w:val="en-CA"/>
              </w:rPr>
            </w:rPrChange>
          </w:rPr>
          <w:tab/>
        </w:r>
        <w:r w:rsidRPr="00174304">
          <w:rPr>
            <w:rFonts w:ascii="Courier New" w:hAnsi="Courier New" w:cs="Courier New"/>
            <w:b/>
            <w:sz w:val="20"/>
            <w:szCs w:val="20"/>
            <w:lang w:val="en-CA"/>
            <w:rPrChange w:id="3223" w:author="Eric Boisvert" w:date="2015-10-30T06:32:00Z">
              <w:rPr>
                <w:lang w:val="en-CA"/>
              </w:rPr>
            </w:rPrChange>
          </w:rPr>
          <w:tab/>
          <w:t>&lt;gsmlb</w:t>
        </w:r>
        <w:proofErr w:type="gramStart"/>
        <w:r w:rsidRPr="00174304">
          <w:rPr>
            <w:rFonts w:ascii="Courier New" w:hAnsi="Courier New" w:cs="Courier New"/>
            <w:b/>
            <w:sz w:val="20"/>
            <w:szCs w:val="20"/>
            <w:lang w:val="en-CA"/>
            <w:rPrChange w:id="3224" w:author="Eric Boisvert" w:date="2015-10-30T06:32:00Z">
              <w:rPr>
                <w:lang w:val="en-CA"/>
              </w:rPr>
            </w:rPrChange>
          </w:rPr>
          <w:t>:specification</w:t>
        </w:r>
        <w:proofErr w:type="gramEnd"/>
        <w:r w:rsidRPr="00174304">
          <w:rPr>
            <w:rFonts w:ascii="Courier New" w:hAnsi="Courier New" w:cs="Courier New"/>
            <w:b/>
            <w:sz w:val="20"/>
            <w:szCs w:val="20"/>
            <w:lang w:val="en-CA"/>
            <w:rPrChange w:id="3225" w:author="Eric Boisvert" w:date="2015-10-30T06:32:00Z">
              <w:rPr>
                <w:lang w:val="en-CA"/>
              </w:rPr>
            </w:rPrChange>
          </w:rPr>
          <w:t xml:space="preserve"> xlink:href="#G1"</w:t>
        </w:r>
      </w:ins>
      <w:ins w:id="3226"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227" w:author="Eric Boisvert" w:date="2015-10-30T06:30:00Z">
        <w:r w:rsidRPr="00174304">
          <w:rPr>
            <w:rFonts w:ascii="Courier New" w:hAnsi="Courier New" w:cs="Courier New"/>
            <w:b/>
            <w:sz w:val="20"/>
            <w:szCs w:val="20"/>
            <w:lang w:val="en-CA"/>
            <w:rPrChange w:id="3228" w:author="Eric Boisvert" w:date="2015-10-30T06:32:00Z">
              <w:rPr>
                <w:lang w:val="en-CA"/>
              </w:rPr>
            </w:rPrChange>
          </w:rPr>
          <w:t>/&gt;</w:t>
        </w:r>
      </w:ins>
    </w:p>
    <w:p w14:paraId="143F9500" w14:textId="77777777" w:rsidR="00174304" w:rsidRPr="00174304" w:rsidRDefault="00174304">
      <w:pPr>
        <w:contextualSpacing/>
        <w:rPr>
          <w:ins w:id="3229" w:author="Eric Boisvert" w:date="2015-10-30T06:30:00Z"/>
          <w:rFonts w:ascii="Courier New" w:hAnsi="Courier New" w:cs="Courier New"/>
          <w:sz w:val="20"/>
          <w:szCs w:val="20"/>
          <w:lang w:val="en-CA"/>
          <w:rPrChange w:id="3230" w:author="Eric Boisvert" w:date="2015-10-30T06:31:00Z">
            <w:rPr>
              <w:ins w:id="3231" w:author="Eric Boisvert" w:date="2015-10-30T06:30:00Z"/>
              <w:lang w:val="en-CA"/>
            </w:rPr>
          </w:rPrChange>
        </w:rPr>
        <w:pPrChange w:id="3232" w:author="Eric Boisvert" w:date="2015-10-30T06:31:00Z">
          <w:pPr/>
        </w:pPrChange>
      </w:pPr>
      <w:ins w:id="3233" w:author="Eric Boisvert" w:date="2015-10-30T06:30:00Z">
        <w:r w:rsidRPr="00174304">
          <w:rPr>
            <w:rFonts w:ascii="Courier New" w:hAnsi="Courier New" w:cs="Courier New"/>
            <w:sz w:val="20"/>
            <w:szCs w:val="20"/>
            <w:lang w:val="en-CA"/>
            <w:rPrChange w:id="3234" w:author="Eric Boisvert" w:date="2015-10-30T06:31:00Z">
              <w:rPr>
                <w:lang w:val="en-CA"/>
              </w:rPr>
            </w:rPrChange>
          </w:rPr>
          <w:tab/>
          <w:t>&lt;/gsmlb</w:t>
        </w:r>
        <w:proofErr w:type="gramStart"/>
        <w:r w:rsidRPr="00174304">
          <w:rPr>
            <w:rFonts w:ascii="Courier New" w:hAnsi="Courier New" w:cs="Courier New"/>
            <w:sz w:val="20"/>
            <w:szCs w:val="20"/>
            <w:lang w:val="en-CA"/>
            <w:rPrChange w:id="3235" w:author="Eric Boisvert" w:date="2015-10-30T06:31:00Z">
              <w:rPr>
                <w:lang w:val="en-CA"/>
              </w:rPr>
            </w:rPrChange>
          </w:rPr>
          <w:t>:MappedFeature</w:t>
        </w:r>
        <w:proofErr w:type="gramEnd"/>
        <w:r w:rsidRPr="00174304">
          <w:rPr>
            <w:rFonts w:ascii="Courier New" w:hAnsi="Courier New" w:cs="Courier New"/>
            <w:sz w:val="20"/>
            <w:szCs w:val="20"/>
            <w:lang w:val="en-CA"/>
            <w:rPrChange w:id="3236" w:author="Eric Boisvert" w:date="2015-10-30T06:31:00Z">
              <w:rPr>
                <w:lang w:val="en-CA"/>
              </w:rPr>
            </w:rPrChange>
          </w:rPr>
          <w:t>&gt;</w:t>
        </w:r>
      </w:ins>
    </w:p>
    <w:p w14:paraId="6643D632" w14:textId="77777777" w:rsidR="00174304" w:rsidRDefault="00174304">
      <w:pPr>
        <w:contextualSpacing/>
        <w:rPr>
          <w:ins w:id="3237" w:author="Eric Boisvert" w:date="2015-10-30T06:32:00Z"/>
          <w:rFonts w:ascii="Courier New" w:hAnsi="Courier New" w:cs="Courier New"/>
          <w:sz w:val="20"/>
          <w:szCs w:val="20"/>
          <w:lang w:val="en-CA"/>
        </w:rPr>
        <w:pPrChange w:id="3238" w:author="Eric Boisvert" w:date="2015-10-30T06:31:00Z">
          <w:pPr/>
        </w:pPrChange>
      </w:pPr>
      <w:ins w:id="3239" w:author="Eric Boisvert" w:date="2015-10-30T06:30:00Z">
        <w:r w:rsidRPr="00174304">
          <w:rPr>
            <w:rFonts w:ascii="Courier New" w:hAnsi="Courier New" w:cs="Courier New"/>
            <w:sz w:val="20"/>
            <w:szCs w:val="20"/>
            <w:lang w:val="en-CA"/>
            <w:rPrChange w:id="3240" w:author="Eric Boisvert" w:date="2015-10-30T06:31:00Z">
              <w:rPr>
                <w:lang w:val="en-CA"/>
              </w:rPr>
            </w:rPrChange>
          </w:rPr>
          <w:t>&lt;/gsmlb</w:t>
        </w:r>
        <w:proofErr w:type="gramStart"/>
        <w:r w:rsidRPr="00174304">
          <w:rPr>
            <w:rFonts w:ascii="Courier New" w:hAnsi="Courier New" w:cs="Courier New"/>
            <w:sz w:val="20"/>
            <w:szCs w:val="20"/>
            <w:lang w:val="en-CA"/>
            <w:rPrChange w:id="3241" w:author="Eric Boisvert" w:date="2015-10-30T06:31:00Z">
              <w:rPr>
                <w:lang w:val="en-CA"/>
              </w:rPr>
            </w:rPrChange>
          </w:rPr>
          <w:t>:mappedItem</w:t>
        </w:r>
        <w:proofErr w:type="gramEnd"/>
        <w:r w:rsidRPr="00174304">
          <w:rPr>
            <w:rFonts w:ascii="Courier New" w:hAnsi="Courier New" w:cs="Courier New"/>
            <w:sz w:val="20"/>
            <w:szCs w:val="20"/>
            <w:lang w:val="en-CA"/>
            <w:rPrChange w:id="3242" w:author="Eric Boisvert" w:date="2015-10-30T06:31:00Z">
              <w:rPr>
                <w:lang w:val="en-CA"/>
              </w:rPr>
            </w:rPrChange>
          </w:rPr>
          <w:t>&gt;</w:t>
        </w:r>
      </w:ins>
    </w:p>
    <w:p w14:paraId="5B616B54" w14:textId="77777777" w:rsidR="00174304" w:rsidRPr="00A0434E" w:rsidRDefault="00174304" w:rsidP="00174304">
      <w:pPr>
        <w:contextualSpacing/>
        <w:rPr>
          <w:ins w:id="3243" w:author="Eric Boisvert" w:date="2015-10-30T06:32:00Z"/>
          <w:rFonts w:ascii="Courier New" w:hAnsi="Courier New" w:cs="Courier New"/>
          <w:sz w:val="20"/>
          <w:szCs w:val="20"/>
          <w:lang w:val="en-CA"/>
        </w:rPr>
      </w:pPr>
      <w:ins w:id="3244"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245" w:author="Eric Boisvert" w:date="2015-10-30T06:32:00Z"/>
          <w:rFonts w:ascii="Courier New" w:hAnsi="Courier New" w:cs="Courier New"/>
          <w:sz w:val="20"/>
          <w:szCs w:val="20"/>
          <w:lang w:val="en-CA"/>
        </w:rPr>
      </w:pPr>
      <w:ins w:id="3246"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247" w:author="Eric Boisvert" w:date="2015-10-30T06:33:00Z">
        <w:r>
          <w:rPr>
            <w:rFonts w:ascii="Courier New" w:hAnsi="Courier New" w:cs="Courier New"/>
            <w:sz w:val="20"/>
            <w:szCs w:val="20"/>
            <w:lang w:val="en-CA"/>
          </w:rPr>
          <w:t>3</w:t>
        </w:r>
      </w:ins>
      <w:ins w:id="3248"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249" w:author="Eric Boisvert" w:date="2015-10-30T06:32:00Z"/>
          <w:rFonts w:ascii="Courier New" w:hAnsi="Courier New" w:cs="Courier New"/>
          <w:b/>
          <w:sz w:val="20"/>
          <w:szCs w:val="20"/>
          <w:lang w:val="en-CA"/>
        </w:rPr>
      </w:pPr>
      <w:ins w:id="3250"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251" w:author="Eric Boisvert" w:date="2015-10-30T06:33:00Z">
        <w:r>
          <w:rPr>
            <w:rFonts w:ascii="Courier New" w:hAnsi="Courier New" w:cs="Courier New"/>
            <w:b/>
            <w:sz w:val="20"/>
            <w:szCs w:val="20"/>
            <w:lang w:val="en-CA"/>
          </w:rPr>
          <w:t>host.org/resources/geologicUnit/G1</w:t>
        </w:r>
      </w:ins>
      <w:ins w:id="3252" w:author="Eric Boisvert" w:date="2015-10-30T06:32:00Z">
        <w:r w:rsidRPr="00A0434E">
          <w:rPr>
            <w:rFonts w:ascii="Courier New" w:hAnsi="Courier New" w:cs="Courier New"/>
            <w:b/>
            <w:sz w:val="20"/>
            <w:szCs w:val="20"/>
            <w:lang w:val="en-CA"/>
          </w:rPr>
          <w:t>"</w:t>
        </w:r>
      </w:ins>
      <w:ins w:id="3253"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254"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255" w:author="Eric Boisvert" w:date="2015-10-30T06:32:00Z"/>
          <w:rFonts w:ascii="Courier New" w:hAnsi="Courier New" w:cs="Courier New"/>
          <w:sz w:val="20"/>
          <w:szCs w:val="20"/>
          <w:lang w:val="en-CA"/>
        </w:rPr>
      </w:pPr>
      <w:ins w:id="3256"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257" w:author="Eric Boisvert" w:date="2015-10-30T06:32:00Z"/>
          <w:rFonts w:ascii="Courier New" w:hAnsi="Courier New" w:cs="Courier New"/>
          <w:sz w:val="20"/>
          <w:szCs w:val="20"/>
          <w:lang w:val="en-CA"/>
        </w:rPr>
      </w:pPr>
      <w:ins w:id="3258"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259" w:author="Eric Boisvert" w:date="2015-10-30T06:30:00Z"/>
          <w:rFonts w:ascii="Courier New" w:hAnsi="Courier New" w:cs="Courier New"/>
          <w:sz w:val="20"/>
          <w:szCs w:val="20"/>
          <w:lang w:val="en-CA"/>
          <w:rPrChange w:id="3260" w:author="Eric Boisvert" w:date="2015-10-30T06:31:00Z">
            <w:rPr>
              <w:ins w:id="3261" w:author="Eric Boisvert" w:date="2015-10-30T06:30:00Z"/>
              <w:lang w:val="en-CA"/>
            </w:rPr>
          </w:rPrChange>
        </w:rPr>
        <w:pPrChange w:id="3262" w:author="Eric Boisvert" w:date="2015-10-30T06:31:00Z">
          <w:pPr/>
        </w:pPrChange>
      </w:pPr>
    </w:p>
    <w:p w14:paraId="467FA132" w14:textId="537D3B04" w:rsidR="00793B54" w:rsidRPr="00174304" w:rsidRDefault="00174304">
      <w:pPr>
        <w:contextualSpacing/>
        <w:rPr>
          <w:ins w:id="3263" w:author="Eric Boisvert" w:date="2015-10-30T05:38:00Z"/>
          <w:rFonts w:ascii="Courier New" w:hAnsi="Courier New" w:cs="Courier New"/>
          <w:sz w:val="20"/>
          <w:szCs w:val="20"/>
          <w:lang w:val="en-CA"/>
          <w:rPrChange w:id="3264" w:author="Eric Boisvert" w:date="2015-10-30T06:31:00Z">
            <w:rPr>
              <w:ins w:id="3265" w:author="Eric Boisvert" w:date="2015-10-30T05:38:00Z"/>
              <w:lang w:val="en-CA"/>
            </w:rPr>
          </w:rPrChange>
        </w:rPr>
        <w:pPrChange w:id="3266" w:author="Eric Boisvert" w:date="2015-10-30T06:31:00Z">
          <w:pPr/>
        </w:pPrChange>
      </w:pPr>
      <w:ins w:id="3267" w:author="Eric Boisvert" w:date="2015-10-30T06:30:00Z">
        <w:r w:rsidRPr="00174304">
          <w:rPr>
            <w:rFonts w:ascii="Courier New" w:hAnsi="Courier New" w:cs="Courier New"/>
            <w:sz w:val="20"/>
            <w:szCs w:val="20"/>
            <w:lang w:val="en-CA"/>
            <w:rPrChange w:id="3268" w:author="Eric Boisvert" w:date="2015-10-30T06:31:00Z">
              <w:rPr>
                <w:lang w:val="en-CA"/>
              </w:rPr>
            </w:rPrChange>
          </w:rPr>
          <w:t>&lt;/gsmlb</w:t>
        </w:r>
        <w:proofErr w:type="gramStart"/>
        <w:r w:rsidRPr="00174304">
          <w:rPr>
            <w:rFonts w:ascii="Courier New" w:hAnsi="Courier New" w:cs="Courier New"/>
            <w:sz w:val="20"/>
            <w:szCs w:val="20"/>
            <w:lang w:val="en-CA"/>
            <w:rPrChange w:id="3269" w:author="Eric Boisvert" w:date="2015-10-30T06:31:00Z">
              <w:rPr>
                <w:lang w:val="en-CA"/>
              </w:rPr>
            </w:rPrChange>
          </w:rPr>
          <w:t>:GSML</w:t>
        </w:r>
        <w:proofErr w:type="gramEnd"/>
        <w:r w:rsidRPr="00174304">
          <w:rPr>
            <w:rFonts w:ascii="Courier New" w:hAnsi="Courier New" w:cs="Courier New"/>
            <w:sz w:val="20"/>
            <w:szCs w:val="20"/>
            <w:lang w:val="en-CA"/>
            <w:rPrChange w:id="3270" w:author="Eric Boisvert" w:date="2015-10-30T06:31:00Z">
              <w:rPr>
                <w:lang w:val="en-CA"/>
              </w:rPr>
            </w:rPrChange>
          </w:rPr>
          <w:t>&gt;</w:t>
        </w:r>
        <w:r w:rsidRPr="00174304">
          <w:rPr>
            <w:rFonts w:ascii="Courier New" w:hAnsi="Courier New" w:cs="Courier New"/>
            <w:sz w:val="20"/>
            <w:szCs w:val="20"/>
            <w:lang w:val="en-CA"/>
            <w:rPrChange w:id="3271" w:author="Eric Boisvert" w:date="2015-10-30T06:31:00Z">
              <w:rPr>
                <w:lang w:val="en-CA"/>
              </w:rPr>
            </w:rPrChange>
          </w:rPr>
          <w:tab/>
        </w:r>
      </w:ins>
    </w:p>
    <w:p w14:paraId="0AD1A072" w14:textId="77777777" w:rsidR="00174304" w:rsidRDefault="00174304" w:rsidP="00A8510C">
      <w:pPr>
        <w:rPr>
          <w:ins w:id="3272" w:author="Eric Boisvert" w:date="2015-10-30T06:34:00Z"/>
          <w:lang w:val="en-CA"/>
        </w:rPr>
      </w:pPr>
    </w:p>
    <w:p w14:paraId="749A0137" w14:textId="721B1842" w:rsidR="003E6590" w:rsidRDefault="003E6590" w:rsidP="00A8510C">
      <w:pPr>
        <w:rPr>
          <w:ins w:id="3273" w:author="Eric Boisvert" w:date="2015-10-30T06:37:00Z"/>
          <w:lang w:val="en-CA"/>
        </w:rPr>
      </w:pPr>
      <w:ins w:id="3274"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275"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276" w:author="Eric Boisvert" w:date="2015-10-30T06:42:00Z">
        <w:r>
          <w:rPr>
            <w:lang w:val="en-CA"/>
          </w:rPr>
          <w:t xml:space="preserve"> </w:t>
        </w:r>
      </w:ins>
    </w:p>
    <w:p w14:paraId="5B553F68" w14:textId="605216FD" w:rsidR="00D44162" w:rsidRDefault="00D44162" w:rsidP="003E6590">
      <w:pPr>
        <w:contextualSpacing/>
        <w:rPr>
          <w:ins w:id="3277" w:author="Eric Boisvert" w:date="2015-10-30T06:45:00Z"/>
          <w:rFonts w:ascii="Courier New" w:hAnsi="Courier New" w:cs="Courier New"/>
          <w:sz w:val="20"/>
          <w:szCs w:val="20"/>
          <w:lang w:val="en-CA"/>
        </w:rPr>
      </w:pPr>
      <w:ins w:id="3278"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279" w:author="Eric Boisvert" w:date="2015-10-30T06:37:00Z"/>
          <w:rFonts w:ascii="Courier New" w:hAnsi="Courier New" w:cs="Courier New"/>
          <w:sz w:val="20"/>
          <w:szCs w:val="20"/>
          <w:lang w:val="en-CA"/>
        </w:rPr>
      </w:pPr>
      <w:ins w:id="3280"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281" w:author="Eric Boisvert" w:date="2015-10-30T06:37:00Z"/>
          <w:rFonts w:ascii="Courier New" w:hAnsi="Courier New" w:cs="Courier New"/>
          <w:sz w:val="20"/>
          <w:szCs w:val="20"/>
          <w:lang w:val="en-CA"/>
        </w:rPr>
      </w:pPr>
      <w:ins w:id="3282"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283" w:author="Eric Boisvert" w:date="2015-10-30T06:37:00Z"/>
          <w:rFonts w:ascii="Courier New" w:hAnsi="Courier New" w:cs="Courier New"/>
          <w:b/>
          <w:sz w:val="20"/>
          <w:szCs w:val="20"/>
          <w:lang w:val="en-CA"/>
        </w:rPr>
      </w:pPr>
      <w:ins w:id="3284"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285" w:author="Eric Boisvert" w:date="2015-10-30T06:37:00Z"/>
          <w:rFonts w:ascii="Courier New" w:hAnsi="Courier New" w:cs="Courier New"/>
          <w:sz w:val="20"/>
          <w:szCs w:val="20"/>
          <w:lang w:val="en-CA"/>
        </w:rPr>
      </w:pPr>
      <w:ins w:id="3286"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287" w:author="Eric Boisvert" w:date="2015-10-30T06:42:00Z"/>
          <w:rFonts w:ascii="Courier New" w:hAnsi="Courier New" w:cs="Courier New"/>
          <w:sz w:val="20"/>
          <w:szCs w:val="20"/>
          <w:lang w:val="en-CA"/>
          <w:rPrChange w:id="3288" w:author="Eric Boisvert" w:date="2015-10-30T06:45:00Z">
            <w:rPr>
              <w:ins w:id="3289" w:author="Eric Boisvert" w:date="2015-10-30T06:42:00Z"/>
              <w:lang w:val="en-CA"/>
            </w:rPr>
          </w:rPrChange>
        </w:rPr>
      </w:pPr>
      <w:ins w:id="3290"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291" w:author="Eric Boisvert" w:date="2015-10-30T06:42:00Z"/>
          <w:rFonts w:ascii="Courier New" w:hAnsi="Courier New" w:cs="Courier New"/>
          <w:sz w:val="20"/>
          <w:szCs w:val="20"/>
          <w:lang w:val="en-CA"/>
        </w:rPr>
      </w:pPr>
      <w:ins w:id="3292"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293" w:author="Eric Boisvert" w:date="2015-10-30T06:42:00Z"/>
          <w:rFonts w:ascii="Courier New" w:hAnsi="Courier New" w:cs="Courier New"/>
          <w:sz w:val="20"/>
          <w:szCs w:val="20"/>
          <w:lang w:val="en-CA"/>
        </w:rPr>
      </w:pPr>
      <w:ins w:id="3294"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295" w:author="Eric Boisvert" w:date="2015-10-30T06:42:00Z"/>
          <w:rFonts w:ascii="Courier New" w:hAnsi="Courier New" w:cs="Courier New"/>
          <w:b/>
          <w:sz w:val="20"/>
          <w:szCs w:val="20"/>
          <w:lang w:val="en-CA"/>
        </w:rPr>
      </w:pPr>
      <w:ins w:id="3296"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297"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298"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299" w:author="Eric Boisvert" w:date="2015-10-30T06:42:00Z"/>
          <w:rFonts w:ascii="Courier New" w:hAnsi="Courier New" w:cs="Courier New"/>
          <w:sz w:val="20"/>
          <w:szCs w:val="20"/>
          <w:lang w:val="en-CA"/>
        </w:rPr>
      </w:pPr>
      <w:ins w:id="3300"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301" w:author="Eric Boisvert" w:date="2015-10-30T06:42:00Z"/>
          <w:rFonts w:ascii="Courier New" w:hAnsi="Courier New" w:cs="Courier New"/>
          <w:sz w:val="20"/>
          <w:szCs w:val="20"/>
          <w:lang w:val="en-CA"/>
        </w:rPr>
      </w:pPr>
      <w:ins w:id="3302"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303" w:author="Eric Boisvert" w:date="2015-10-30T06:45:00Z"/>
          <w:rFonts w:ascii="Courier New" w:hAnsi="Courier New" w:cs="Courier New"/>
          <w:sz w:val="20"/>
          <w:szCs w:val="20"/>
          <w:lang w:val="en-CA"/>
        </w:rPr>
      </w:pPr>
      <w:ins w:id="3304"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305" w:author="Eric Boisvert" w:date="2015-10-30T06:37:00Z"/>
          <w:lang w:val="en-CA"/>
        </w:rPr>
      </w:pPr>
    </w:p>
    <w:p w14:paraId="49FAEAD9" w14:textId="77777777" w:rsidR="00E13215" w:rsidRDefault="00D44162" w:rsidP="00A8510C">
      <w:pPr>
        <w:rPr>
          <w:ins w:id="3306" w:author="Eric Boisvert" w:date="2015-10-30T06:46:00Z"/>
          <w:lang w:val="en-CA"/>
        </w:rPr>
      </w:pPr>
      <w:ins w:id="3307" w:author="Eric Boisvert" w:date="2015-10-30T06:37:00Z">
        <w:r>
          <w:rPr>
            <w:lang w:val="en-CA"/>
          </w:rPr>
          <w:t>Th</w:t>
        </w:r>
      </w:ins>
      <w:ins w:id="3308" w:author="Eric Boisvert" w:date="2015-10-30T06:44:00Z">
        <w:r>
          <w:rPr>
            <w:lang w:val="en-CA"/>
          </w:rPr>
          <w:t xml:space="preserve">e next </w:t>
        </w:r>
      </w:ins>
      <w:proofErr w:type="gramStart"/>
      <w:ins w:id="3309" w:author="Eric Boisvert" w:date="2015-10-30T06:37:00Z">
        <w:r w:rsidR="003E6590">
          <w:rPr>
            <w:lang w:val="en-CA"/>
          </w:rPr>
          <w:t>exampl</w:t>
        </w:r>
      </w:ins>
      <w:ins w:id="3310" w:author="Eric Boisvert" w:date="2015-10-30T06:38:00Z">
        <w:r w:rsidR="003E6590">
          <w:rPr>
            <w:lang w:val="en-CA"/>
          </w:rPr>
          <w:t>e</w:t>
        </w:r>
      </w:ins>
      <w:ins w:id="3311" w:author="Eric Boisvert" w:date="2015-10-30T06:44:00Z">
        <w:r>
          <w:rPr>
            <w:lang w:val="en-CA"/>
          </w:rPr>
          <w:t>s</w:t>
        </w:r>
      </w:ins>
      <w:ins w:id="3312"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313" w:author="Eric Boisvert" w:date="2015-10-30T06:45:00Z">
        <w:r w:rsidR="00E13215">
          <w:rPr>
            <w:lang w:val="en-CA"/>
          </w:rPr>
          <w:t xml:space="preserve"> and using a WFS 2.0 request</w:t>
        </w:r>
      </w:ins>
      <w:ins w:id="3314" w:author="Eric Boisvert" w:date="2015-10-30T06:38:00Z">
        <w:r w:rsidR="003E6590">
          <w:rPr>
            <w:lang w:val="en-CA"/>
          </w:rPr>
          <w:t>.</w:t>
        </w:r>
      </w:ins>
      <w:ins w:id="3315" w:author="Eric Boisvert" w:date="2015-10-30T06:39:00Z">
        <w:r w:rsidR="003E6590">
          <w:rPr>
            <w:lang w:val="en-CA"/>
          </w:rPr>
          <w:t xml:space="preserve">  While </w:t>
        </w:r>
      </w:ins>
      <w:ins w:id="3316" w:author="Eric Boisvert" w:date="2015-10-30T06:46:00Z">
        <w:r w:rsidR="00E13215">
          <w:rPr>
            <w:lang w:val="en-CA"/>
          </w:rPr>
          <w:t>they are</w:t>
        </w:r>
      </w:ins>
      <w:ins w:id="3317" w:author="Eric Boisvert" w:date="2015-10-30T06:39:00Z">
        <w:r w:rsidR="003E6590">
          <w:rPr>
            <w:lang w:val="en-CA"/>
          </w:rPr>
          <w:t xml:space="preserve"> valid encoding</w:t>
        </w:r>
      </w:ins>
      <w:ins w:id="3318" w:author="Eric Boisvert" w:date="2015-10-30T06:46:00Z">
        <w:r w:rsidR="00E13215">
          <w:rPr>
            <w:lang w:val="en-CA"/>
          </w:rPr>
          <w:t>s</w:t>
        </w:r>
      </w:ins>
      <w:ins w:id="3319" w:author="Eric Boisvert" w:date="2015-10-30T06:39:00Z">
        <w:r w:rsidR="003E6590">
          <w:rPr>
            <w:lang w:val="en-CA"/>
          </w:rPr>
          <w:t>, the link</w:t>
        </w:r>
      </w:ins>
      <w:ins w:id="3320" w:author="Eric Boisvert" w:date="2015-10-30T06:46:00Z">
        <w:r w:rsidR="00E13215">
          <w:rPr>
            <w:lang w:val="en-CA"/>
          </w:rPr>
          <w:t>s</w:t>
        </w:r>
      </w:ins>
      <w:ins w:id="3321" w:author="Eric Boisvert" w:date="2015-10-30T06:39:00Z">
        <w:r w:rsidR="003E6590">
          <w:rPr>
            <w:lang w:val="en-CA"/>
          </w:rPr>
          <w:t xml:space="preserve"> </w:t>
        </w:r>
      </w:ins>
      <w:ins w:id="3322" w:author="Eric Boisvert" w:date="2015-10-30T06:46:00Z">
        <w:r w:rsidR="00E13215">
          <w:rPr>
            <w:lang w:val="en-CA"/>
          </w:rPr>
          <w:t>are</w:t>
        </w:r>
      </w:ins>
      <w:ins w:id="3323" w:author="Eric Boisvert" w:date="2015-10-30T06:39:00Z">
        <w:r w:rsidR="003E6590">
          <w:rPr>
            <w:lang w:val="en-CA"/>
          </w:rPr>
          <w:t xml:space="preserve"> not identifier </w:t>
        </w:r>
      </w:ins>
      <w:ins w:id="3324" w:author="Eric Boisvert" w:date="2015-10-30T06:46:00Z">
        <w:r w:rsidR="00E13215">
          <w:rPr>
            <w:lang w:val="en-CA"/>
          </w:rPr>
          <w:t xml:space="preserve">(although the information is hidden in the link).  </w:t>
        </w:r>
      </w:ins>
    </w:p>
    <w:p w14:paraId="308DAA23" w14:textId="1B663291" w:rsidR="003E6590" w:rsidRDefault="003E6590" w:rsidP="00A8510C">
      <w:pPr>
        <w:rPr>
          <w:ins w:id="3325" w:author="Eric Boisvert" w:date="2015-10-30T06:32:00Z"/>
          <w:lang w:val="en-CA"/>
        </w:rPr>
      </w:pPr>
      <w:ins w:id="3326" w:author="Eric Boisvert" w:date="2015-10-30T06:39:00Z">
        <w:r>
          <w:rPr>
            <w:lang w:val="en-CA"/>
          </w:rPr>
          <w:t>LOD</w:t>
        </w:r>
      </w:ins>
      <w:ins w:id="3327" w:author="Eric Boisvert" w:date="2015-10-30T06:47:00Z">
        <w:r w:rsidR="00E13215">
          <w:rPr>
            <w:lang w:val="en-CA"/>
          </w:rPr>
          <w:t xml:space="preserve"> HTTP URIs </w:t>
        </w:r>
        <w:proofErr w:type="gramStart"/>
        <w:r w:rsidR="00E13215">
          <w:rPr>
            <w:lang w:val="en-CA"/>
          </w:rPr>
          <w:t>have</w:t>
        </w:r>
      </w:ins>
      <w:proofErr w:type="gramEnd"/>
      <w:ins w:id="3328" w:author="Eric Boisvert" w:date="2015-10-30T06:39:00Z">
        <w:r>
          <w:rPr>
            <w:lang w:val="en-CA"/>
          </w:rPr>
          <w:t xml:space="preserve"> the dual role</w:t>
        </w:r>
      </w:ins>
      <w:ins w:id="3329" w:author="Eric Boisvert" w:date="2015-10-30T06:47:00Z">
        <w:r w:rsidR="00E13215">
          <w:rPr>
            <w:lang w:val="en-CA"/>
          </w:rPr>
          <w:t>s</w:t>
        </w:r>
      </w:ins>
      <w:ins w:id="3330" w:author="Eric Boisvert" w:date="2015-10-30T06:39:00Z">
        <w:r w:rsidR="00E13215">
          <w:rPr>
            <w:lang w:val="en-CA"/>
          </w:rPr>
          <w:t xml:space="preserve"> of being </w:t>
        </w:r>
      </w:ins>
      <w:ins w:id="3331" w:author="Eric Boisvert" w:date="2015-10-30T06:47:00Z">
        <w:r w:rsidR="00E13215">
          <w:rPr>
            <w:lang w:val="en-CA"/>
          </w:rPr>
          <w:t>both an</w:t>
        </w:r>
      </w:ins>
      <w:ins w:id="3332" w:author="Eric Boisvert" w:date="2015-10-30T06:39:00Z">
        <w:r>
          <w:rPr>
            <w:lang w:val="en-CA"/>
          </w:rPr>
          <w:t xml:space="preserve"> identifier </w:t>
        </w:r>
        <w:r w:rsidRPr="003E6590">
          <w:rPr>
            <w:b/>
            <w:lang w:val="en-CA"/>
            <w:rPrChange w:id="3333" w:author="Eric Boisvert" w:date="2015-10-30T06:40:00Z">
              <w:rPr>
                <w:lang w:val="en-CA"/>
              </w:rPr>
            </w:rPrChange>
          </w:rPr>
          <w:t>and</w:t>
        </w:r>
        <w:r>
          <w:rPr>
            <w:lang w:val="en-CA"/>
          </w:rPr>
          <w:t xml:space="preserve"> a location.</w:t>
        </w:r>
      </w:ins>
      <w:ins w:id="3334" w:author="Eric Boisvert" w:date="2015-10-30T06:40:00Z">
        <w:r>
          <w:rPr>
            <w:lang w:val="en-CA"/>
          </w:rPr>
          <w:t xml:space="preserve">  </w:t>
        </w:r>
      </w:ins>
      <w:ins w:id="3335"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336"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337" w:author="Eric Boisvert" w:date="2015-10-30T06:47:00Z"/>
          <w:lang w:val="en-CA"/>
        </w:rPr>
      </w:pPr>
      <w:r>
        <w:rPr>
          <w:lang w:val="en-CA"/>
        </w:rPr>
        <w:t xml:space="preserve"> </w:t>
      </w:r>
    </w:p>
    <w:p w14:paraId="00A2CAF8" w14:textId="77777777" w:rsidR="00652E95" w:rsidRDefault="00652E95" w:rsidP="00652E95">
      <w:pPr>
        <w:pStyle w:val="Heading3"/>
        <w:rPr>
          <w:ins w:id="3338" w:author="Eric Boisvert" w:date="2015-10-30T06:47:00Z"/>
          <w:lang w:val="en-CA"/>
        </w:rPr>
      </w:pPr>
      <w:bookmarkStart w:id="3339" w:name="_Toc439943495"/>
      <w:ins w:id="3340" w:author="Eric Boisvert" w:date="2015-10-30T06:47:00Z">
        <w:r>
          <w:rPr>
            <w:lang w:val="en-CA"/>
          </w:rPr>
          <w:t>CodeList</w:t>
        </w:r>
        <w:bookmarkEnd w:id="3339"/>
      </w:ins>
    </w:p>
    <w:p w14:paraId="00512E31" w14:textId="77777777" w:rsidR="00652E95" w:rsidRDefault="00652E95" w:rsidP="00652E95">
      <w:pPr>
        <w:rPr>
          <w:ins w:id="3341" w:author="Eric Boisvert" w:date="2015-10-30T06:47:00Z"/>
          <w:lang w:val="en-CA"/>
        </w:rPr>
      </w:pPr>
    </w:p>
    <w:p w14:paraId="4565B3B7" w14:textId="77777777" w:rsidR="00652E95" w:rsidRDefault="00652E95" w:rsidP="00652E95">
      <w:pPr>
        <w:rPr>
          <w:ins w:id="3342" w:author="Eric Boisvert" w:date="2015-10-30T06:47:00Z"/>
          <w:lang w:val="en-CA"/>
        </w:rPr>
      </w:pPr>
      <w:ins w:id="3343"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344" w:author="Eric Boisvert" w:date="2015-10-30T06:47:00Z"/>
          <w:rFonts w:ascii="Consolas" w:hAnsi="Consolas" w:cs="Consolas"/>
          <w:sz w:val="20"/>
          <w:szCs w:val="20"/>
          <w:lang w:val="en-CA"/>
        </w:rPr>
      </w:pPr>
      <w:ins w:id="3345"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346"/>
        <w:r w:rsidRPr="008D2309">
          <w:rPr>
            <w:rFonts w:ascii="Consolas" w:hAnsi="Consolas" w:cs="Consolas"/>
            <w:sz w:val="20"/>
            <w:szCs w:val="20"/>
            <w:lang w:val="en-CA"/>
          </w:rPr>
          <w:t>http://resource.geosciml.org/classifier/cgi/simplelithology/mudstone</w:t>
        </w:r>
        <w:commentRangeEnd w:id="3346"/>
        <w:r>
          <w:rPr>
            <w:rStyle w:val="CommentReference"/>
          </w:rPr>
          <w:commentReference w:id="3346"/>
        </w:r>
        <w:r w:rsidRPr="008D2309">
          <w:rPr>
            <w:rFonts w:ascii="Consolas" w:hAnsi="Consolas" w:cs="Consolas"/>
            <w:sz w:val="20"/>
            <w:szCs w:val="20"/>
            <w:lang w:val="en-CA"/>
          </w:rPr>
          <w:t>" xlink:title="mudstone"/&gt;</w:t>
        </w:r>
      </w:ins>
    </w:p>
    <w:p w14:paraId="13540271" w14:textId="77777777" w:rsidR="00652E95" w:rsidRDefault="00652E95" w:rsidP="00652E95">
      <w:pPr>
        <w:rPr>
          <w:ins w:id="3347" w:author="Eric Boisvert" w:date="2015-10-30T06:47:00Z"/>
          <w:lang w:val="en-CA"/>
        </w:rPr>
      </w:pPr>
      <w:ins w:id="3348"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34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350"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351" w:author="Eric Boisvert" w:date="2015-10-30T06:48:00Z"/>
                <w:rStyle w:val="requri"/>
                <w:lang w:val="en-CA"/>
              </w:rPr>
            </w:pPr>
            <w:ins w:id="3352"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353" w:author="Eric Boisvert" w:date="2015-10-30T06:48:00Z"/>
                <w:rStyle w:val="reqtext"/>
                <w:lang w:val="en-CA"/>
              </w:rPr>
            </w:pPr>
            <w:ins w:id="3354"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355"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356" w:author="Eric Boisvert" w:date="2015-10-30T05:38:00Z"/>
          <w:lang w:val="en-CA"/>
        </w:rPr>
      </w:pPr>
      <w:del w:id="3357"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358" w:author="Eric Boisvert" w:date="2015-10-30T05:38:00Z"/>
          <w:rFonts w:ascii="Consolas" w:hAnsi="Consolas" w:cs="Consolas"/>
          <w:sz w:val="20"/>
          <w:szCs w:val="20"/>
          <w:lang w:val="en-CA"/>
        </w:rPr>
      </w:pPr>
      <w:del w:id="3359" w:author="Eric Boisvert" w:date="2015-10-30T05:38:00Z">
        <w:r w:rsidRPr="008D2309" w:rsidDel="00E97666">
          <w:rPr>
            <w:rFonts w:ascii="Consolas" w:hAnsi="Consolas" w:cs="Consolas"/>
            <w:sz w:val="20"/>
            <w:szCs w:val="20"/>
            <w:lang w:val="en-CA"/>
          </w:rPr>
          <w:delText>&lt;gsmlb:lithology xlink:href="</w:delText>
        </w:r>
        <w:commentRangeStart w:id="3360"/>
        <w:r w:rsidRPr="008D2309" w:rsidDel="00E97666">
          <w:rPr>
            <w:rFonts w:ascii="Consolas" w:hAnsi="Consolas" w:cs="Consolas"/>
            <w:sz w:val="20"/>
            <w:szCs w:val="20"/>
            <w:lang w:val="en-CA"/>
          </w:rPr>
          <w:delText>http://resource.geosciml.org/classifier/cgi/simplelithology/mudstone</w:delText>
        </w:r>
        <w:commentRangeEnd w:id="3360"/>
        <w:r w:rsidR="008D1584" w:rsidDel="00E97666">
          <w:rPr>
            <w:rStyle w:val="CommentReference"/>
          </w:rPr>
          <w:commentReference w:id="3360"/>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361" w:author="Eric Boisvert" w:date="2015-10-30T05:38:00Z"/>
          <w:lang w:val="en-CA"/>
        </w:rPr>
      </w:pPr>
      <w:del w:id="3362"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363" w:name="_Toc439943496"/>
      <w:r>
        <w:rPr>
          <w:lang w:val="en-CA"/>
        </w:rPr>
        <w:t>Identifiers</w:t>
      </w:r>
      <w:bookmarkEnd w:id="3363"/>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364"/>
      <w:r>
        <w:rPr>
          <w:lang w:val="en-CA"/>
        </w:rPr>
        <w:t>a Linked Open Data resource identifier</w:t>
      </w:r>
      <w:commentRangeEnd w:id="3364"/>
      <w:r w:rsidR="0068411B">
        <w:rPr>
          <w:rStyle w:val="CommentReference"/>
        </w:rPr>
        <w:commentReference w:id="336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365"/>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365"/>
            <w:r>
              <w:rPr>
                <w:rStyle w:val="CommentReference"/>
                <w:rFonts w:ascii="Times New Roman" w:eastAsia="Times New Roman" w:hAnsi="Times New Roman"/>
                <w:lang w:val="en-US" w:eastAsia="en-US"/>
              </w:rPr>
              <w:commentReference w:id="3365"/>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366" w:name="_Toc439943497"/>
      <w:r>
        <w:rPr>
          <w:lang w:val="en-CA"/>
        </w:rPr>
        <w:t>Nillables or Voidables</w:t>
      </w:r>
      <w:bookmarkEnd w:id="3366"/>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367" w:name="_Toc439943498"/>
      <w:r>
        <w:rPr>
          <w:lang w:val="en-CA"/>
        </w:rPr>
        <w:t>Date encoding</w:t>
      </w:r>
      <w:bookmarkEnd w:id="3367"/>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368" w:name="_Toc439943499"/>
      <w:r>
        <w:t>Units of Measure</w:t>
      </w:r>
      <w:bookmarkEnd w:id="3368"/>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369" w:name="_Toc439943500"/>
      <w:del w:id="3370"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369"/>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371" w:author="Eric Boisvert" w:date="2015-10-29T03:56:00Z"/>
        </w:rPr>
      </w:pPr>
    </w:p>
    <w:p w14:paraId="6378C5AC" w14:textId="06412674" w:rsidR="007A1979" w:rsidRDefault="007A1979" w:rsidP="00225333">
      <w:commentRangeStart w:id="3372"/>
      <w:ins w:id="3373" w:author="Eric Boisvert" w:date="2015-10-29T03:56:00Z">
        <w:r>
          <w:t>Because of the limited availability of WFS 2.0 compliant server</w:t>
        </w:r>
      </w:ins>
      <w:ins w:id="3374" w:author="Eric Boisvert" w:date="2015-10-29T03:57:00Z">
        <w:r>
          <w:t>s</w:t>
        </w:r>
      </w:ins>
      <w:ins w:id="3375" w:author="Eric Boisvert" w:date="2015-10-29T03:56:00Z">
        <w:r>
          <w:t xml:space="preserve"> and clients, </w:t>
        </w:r>
      </w:ins>
      <w:ins w:id="3376" w:author="Eric Boisvert" w:date="2015-10-29T03:57:00Z">
        <w:r>
          <w:t xml:space="preserve">GeoSciML </w:t>
        </w:r>
      </w:ins>
      <w:ins w:id="3377" w:author="Eric Boisvert" w:date="2015-10-29T03:56:00Z">
        <w:r>
          <w:t xml:space="preserve">Portrayal </w:t>
        </w:r>
      </w:ins>
      <w:ins w:id="3378" w:author="Eric Boisvert" w:date="2015-10-29T03:58:00Z">
        <w:r>
          <w:t xml:space="preserve">targets WFS 1.1.0 and GML 3.1.1. </w:t>
        </w:r>
        <w:commentRangeEnd w:id="3372"/>
        <w:r>
          <w:rPr>
            <w:rStyle w:val="CommentReference"/>
          </w:rPr>
          <w:commentReference w:id="3372"/>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379" w:name="_Toc439943501"/>
      <w:r>
        <w:t>GeoSciML Portrayal GML 3.2 profile</w:t>
      </w:r>
      <w:bookmarkEnd w:id="3379"/>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380" w:name="_Ref439836832"/>
      <w:bookmarkStart w:id="3381" w:name="_Toc439943502"/>
      <w:r>
        <w:t>GeoSciML Portrayal GML 3.1 profile</w:t>
      </w:r>
      <w:bookmarkEnd w:id="3380"/>
      <w:bookmarkEnd w:id="3381"/>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382" w:name="_Toc439943503"/>
      <w:r w:rsidRPr="00D12552">
        <w:rPr>
          <w:lang w:val="en-CA"/>
        </w:rPr>
        <w:t xml:space="preserve">GeoSciML </w:t>
      </w:r>
      <w:r>
        <w:rPr>
          <w:lang w:val="en-CA"/>
        </w:rPr>
        <w:t>Basic XML</w:t>
      </w:r>
      <w:r w:rsidRPr="00D12552">
        <w:rPr>
          <w:lang w:val="en-CA"/>
        </w:rPr>
        <w:t xml:space="preserve"> Requirements Class</w:t>
      </w:r>
      <w:bookmarkEnd w:id="338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3"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383"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383"/>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384"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384"/>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4"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385"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385"/>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386" w:name="_Toc439943507"/>
      <w:r w:rsidRPr="00D12552">
        <w:rPr>
          <w:lang w:val="en-CA"/>
        </w:rPr>
        <w:t xml:space="preserve">GeoSciML </w:t>
      </w:r>
      <w:r>
        <w:rPr>
          <w:lang w:val="en-CA"/>
        </w:rPr>
        <w:t>Laboratory XML Analysis</w:t>
      </w:r>
      <w:r w:rsidRPr="00D12552">
        <w:rPr>
          <w:lang w:val="en-CA"/>
        </w:rPr>
        <w:t xml:space="preserve"> Requirements Class</w:t>
      </w:r>
      <w:bookmarkEnd w:id="3386"/>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387" w:author="Eric Boisvert" w:date="2015-11-22T17:06:00Z">
          <w:pPr/>
        </w:pPrChange>
      </w:pPr>
      <w:bookmarkStart w:id="3388" w:name="_Toc439943508"/>
      <w:r>
        <w:t>GeologicSpecimen located along a borehole</w:t>
      </w:r>
      <w:bookmarkEnd w:id="3388"/>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389" w:name="_Ref433960138"/>
      <w:r>
        <w:t xml:space="preserve">Table </w:t>
      </w:r>
      <w:r w:rsidR="00673E83">
        <w:fldChar w:fldCharType="begin"/>
      </w:r>
      <w:r w:rsidR="00673E83">
        <w:instrText xml:space="preserve"> SEQ Table \* ARABIC </w:instrText>
      </w:r>
      <w:r w:rsidR="00673E83">
        <w:fldChar w:fldCharType="separate"/>
      </w:r>
      <w:ins w:id="3390" w:author="Eric Boisvert" w:date="2016-01-10T16:17:00Z">
        <w:r w:rsidR="00292781">
          <w:rPr>
            <w:noProof/>
          </w:rPr>
          <w:t>8</w:t>
        </w:r>
      </w:ins>
      <w:del w:id="3391" w:author="Eric Boisvert" w:date="2016-01-08T19:00:00Z">
        <w:r w:rsidDel="0016408B">
          <w:rPr>
            <w:noProof/>
          </w:rPr>
          <w:delText>18</w:delText>
        </w:r>
      </w:del>
      <w:r w:rsidR="00673E83">
        <w:rPr>
          <w:noProof/>
        </w:rPr>
        <w:fldChar w:fldCharType="end"/>
      </w:r>
      <w:bookmarkEnd w:id="3389"/>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392"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FD3D73" w:rsidP="004F0DC1">
            <w:pPr>
              <w:rPr>
                <w:rFonts w:ascii="Calibri" w:hAnsi="Calibri"/>
                <w:b/>
                <w:bCs/>
                <w:color w:val="000000"/>
                <w:sz w:val="20"/>
                <w:szCs w:val="20"/>
              </w:rPr>
            </w:pPr>
            <w:hyperlink r:id="rId135"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393"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394" w:author="Eric Boisvert" w:date="2015-10-30T10:03:00Z">
              <w:r w:rsidRPr="00D970E9" w:rsidDel="00481976">
                <w:rPr>
                  <w:rFonts w:ascii="Calibri" w:hAnsi="Calibri"/>
                  <w:color w:val="000000"/>
                  <w:sz w:val="20"/>
                  <w:szCs w:val="20"/>
                </w:rPr>
                <w:delText xml:space="preserve">start </w:delText>
              </w:r>
            </w:del>
            <w:ins w:id="3395"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FD3D73" w:rsidP="004F0DC1">
            <w:pPr>
              <w:rPr>
                <w:rFonts w:ascii="Calibri" w:hAnsi="Calibri"/>
                <w:b/>
                <w:bCs/>
                <w:color w:val="000000"/>
                <w:sz w:val="20"/>
                <w:szCs w:val="20"/>
              </w:rPr>
            </w:pPr>
            <w:hyperlink r:id="rId136"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396" w:author="Eric Boisvert" w:date="2015-10-30T10:04:00Z">
              <w:r w:rsidRPr="00D970E9" w:rsidDel="00481976">
                <w:rPr>
                  <w:rFonts w:ascii="Calibri" w:hAnsi="Calibri"/>
                  <w:color w:val="000000"/>
                  <w:sz w:val="20"/>
                  <w:szCs w:val="20"/>
                </w:rPr>
                <w:delText xml:space="preserve">start </w:delText>
              </w:r>
            </w:del>
            <w:ins w:id="3397"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398"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399" w:author="Eric Boisvert" w:date="2015-10-30T09:44:00Z"/>
          <w:rFonts w:ascii="Courier New" w:hAnsi="Courier New" w:cs="Courier New"/>
          <w:sz w:val="20"/>
          <w:szCs w:val="20"/>
          <w:rPrChange w:id="3400" w:author="Eric Boisvert" w:date="2015-10-30T09:40:00Z">
            <w:rPr>
              <w:ins w:id="3401" w:author="Eric Boisvert" w:date="2015-10-30T09:44:00Z"/>
            </w:rPr>
          </w:rPrChange>
        </w:rPr>
        <w:pPrChange w:id="3402" w:author="Eric Boisvert" w:date="2015-10-30T09:40:00Z">
          <w:pPr/>
        </w:pPrChange>
      </w:pPr>
    </w:p>
    <w:p w14:paraId="088EA9DF" w14:textId="77777777" w:rsidR="00AE59F3" w:rsidRDefault="00AE59F3" w:rsidP="00C648D4">
      <w:pPr>
        <w:pStyle w:val="Heading1"/>
        <w:rPr>
          <w:ins w:id="3403" w:author="Eric Boisvert" w:date="2015-11-22T12:16:00Z"/>
          <w:lang w:val="en-CA"/>
        </w:rPr>
      </w:pPr>
      <w:bookmarkStart w:id="3404" w:name="_Toc439943509"/>
      <w:ins w:id="3405" w:author="Eric Boisvert" w:date="2015-11-22T12:16:00Z">
        <w:r>
          <w:rPr>
            <w:lang w:val="en-CA"/>
          </w:rPr>
          <w:t>GeoSciML relative position profile</w:t>
        </w:r>
        <w:bookmarkEnd w:id="3404"/>
      </w:ins>
    </w:p>
    <w:p w14:paraId="53507688" w14:textId="77777777" w:rsidR="00A43288" w:rsidRDefault="00AE59F3">
      <w:pPr>
        <w:rPr>
          <w:ins w:id="3406" w:author="Eric Boisvert" w:date="2015-11-22T12:26:00Z"/>
          <w:lang w:val="en-CA"/>
        </w:rPr>
        <w:pPrChange w:id="3407" w:author="Eric Boisvert" w:date="2015-11-22T12:16:00Z">
          <w:pPr>
            <w:pStyle w:val="Heading1"/>
          </w:pPr>
        </w:pPrChange>
      </w:pPr>
      <w:ins w:id="3408" w:author="Eric Boisvert" w:date="2015-11-22T12:16:00Z">
        <w:r>
          <w:rPr>
            <w:lang w:val="en-CA"/>
          </w:rPr>
          <w:t>This profile describe</w:t>
        </w:r>
      </w:ins>
      <w:ins w:id="3409" w:author="Eric Boisvert" w:date="2015-11-22T12:19:00Z">
        <w:r>
          <w:rPr>
            <w:lang w:val="en-CA"/>
          </w:rPr>
          <w:t>s</w:t>
        </w:r>
      </w:ins>
      <w:ins w:id="3410" w:author="Eric Boisvert" w:date="2015-11-22T12:16:00Z">
        <w:r>
          <w:rPr>
            <w:lang w:val="en-CA"/>
          </w:rPr>
          <w:t xml:space="preserve"> how </w:t>
        </w:r>
      </w:ins>
      <w:ins w:id="3411" w:author="Eric Boisvert" w:date="2015-11-22T12:18:00Z">
        <w:r>
          <w:rPr>
            <w:lang w:val="en-CA"/>
          </w:rPr>
          <w:t xml:space="preserve">to </w:t>
        </w:r>
      </w:ins>
      <w:ins w:id="3412" w:author="Eric Boisvert" w:date="2015-11-22T12:19:00Z">
        <w:r>
          <w:rPr>
            <w:lang w:val="en-CA"/>
          </w:rPr>
          <w:t xml:space="preserve">encode </w:t>
        </w:r>
      </w:ins>
      <w:ins w:id="3413" w:author="Eric Boisvert" w:date="2015-11-22T12:23:00Z">
        <w:r>
          <w:rPr>
            <w:lang w:val="en-CA"/>
          </w:rPr>
          <w:t>a</w:t>
        </w:r>
      </w:ins>
      <w:ins w:id="3414" w:author="Eric Boisvert" w:date="2015-11-22T12:20:00Z">
        <w:r>
          <w:rPr>
            <w:lang w:val="en-CA"/>
          </w:rPr>
          <w:t xml:space="preserve"> </w:t>
        </w:r>
      </w:ins>
      <w:ins w:id="3415" w:author="Eric Boisvert" w:date="2015-11-22T12:19:00Z">
        <w:r>
          <w:rPr>
            <w:lang w:val="en-CA"/>
          </w:rPr>
          <w:t xml:space="preserve">relative position of a SF_SamplingFeature or OM_Observation. </w:t>
        </w:r>
      </w:ins>
      <w:ins w:id="3416" w:author="Eric Boisvert" w:date="2015-11-22T12:20:00Z">
        <w:r>
          <w:rPr>
            <w:lang w:val="en-CA"/>
          </w:rPr>
          <w:t xml:space="preserve">  This profile is designed to support the common </w:t>
        </w:r>
      </w:ins>
      <w:ins w:id="3417" w:author="Eric Boisvert" w:date="2015-11-22T12:21:00Z">
        <w:r>
          <w:rPr>
            <w:lang w:val="en-CA"/>
          </w:rPr>
          <w:t xml:space="preserve">use </w:t>
        </w:r>
      </w:ins>
      <w:ins w:id="3418" w:author="Eric Boisvert" w:date="2015-11-22T12:20:00Z">
        <w:r>
          <w:rPr>
            <w:lang w:val="en-CA"/>
          </w:rPr>
          <w:t>case of sampling</w:t>
        </w:r>
      </w:ins>
      <w:ins w:id="3419" w:author="Eric Boisvert" w:date="2015-11-22T12:21:00Z">
        <w:r>
          <w:rPr>
            <w:lang w:val="en-CA"/>
          </w:rPr>
          <w:t xml:space="preserve"> (or observing in situ)</w:t>
        </w:r>
      </w:ins>
      <w:ins w:id="3420" w:author="Eric Boisvert" w:date="2015-11-22T12:20:00Z">
        <w:r>
          <w:rPr>
            <w:lang w:val="en-CA"/>
          </w:rPr>
          <w:t xml:space="preserve"> along a borehole path</w:t>
        </w:r>
      </w:ins>
      <w:ins w:id="3421" w:author="Eric Boisvert" w:date="2015-11-22T12:21:00Z">
        <w:r>
          <w:rPr>
            <w:lang w:val="en-CA"/>
          </w:rPr>
          <w:t xml:space="preserve"> where the sample location </w:t>
        </w:r>
      </w:ins>
      <w:ins w:id="3422" w:author="Eric Boisvert" w:date="2015-11-22T12:23:00Z">
        <w:r>
          <w:rPr>
            <w:lang w:val="en-CA"/>
          </w:rPr>
          <w:t xml:space="preserve">is </w:t>
        </w:r>
      </w:ins>
      <w:ins w:id="3423"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424" w:author="Eric Boisvert" w:date="2015-11-22T12:26:00Z"/>
          <w:lang w:val="en-CA"/>
        </w:rPr>
        <w:pPrChange w:id="3425" w:author="Eric Boisvert" w:date="2015-11-22T12:16:00Z">
          <w:pPr>
            <w:pStyle w:val="Heading1"/>
          </w:pPr>
        </w:pPrChange>
      </w:pPr>
      <w:ins w:id="3426" w:author="Eric Boisvert" w:date="2015-11-22T12:26:00Z">
        <w:r>
          <w:rPr>
            <w:lang w:val="en-CA"/>
          </w:rPr>
          <w:t xml:space="preserve">This profile provides encoding rules </w:t>
        </w:r>
      </w:ins>
      <w:ins w:id="3427" w:author="Eric Boisvert" w:date="2015-11-22T12:28:00Z">
        <w:r>
          <w:rPr>
            <w:lang w:val="en-CA"/>
          </w:rPr>
          <w:t>to</w:t>
        </w:r>
      </w:ins>
    </w:p>
    <w:p w14:paraId="7497EA07" w14:textId="33763A36" w:rsidR="00AE59F3" w:rsidRDefault="00A43288">
      <w:pPr>
        <w:pStyle w:val="ListParagraph"/>
        <w:numPr>
          <w:ilvl w:val="0"/>
          <w:numId w:val="27"/>
        </w:numPr>
        <w:rPr>
          <w:ins w:id="3428" w:author="Eric Boisvert" w:date="2015-11-22T12:27:00Z"/>
          <w:lang w:val="en-CA"/>
        </w:rPr>
        <w:pPrChange w:id="3429" w:author="Eric Boisvert" w:date="2015-11-22T12:26:00Z">
          <w:pPr>
            <w:pStyle w:val="Heading1"/>
          </w:pPr>
        </w:pPrChange>
      </w:pPr>
      <w:ins w:id="3430"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431" w:author="Eric Boisvert" w:date="2015-11-22T12:29:00Z"/>
          <w:lang w:val="en-CA"/>
        </w:rPr>
        <w:pPrChange w:id="3432" w:author="Eric Boisvert" w:date="2015-11-22T12:26:00Z">
          <w:pPr>
            <w:pStyle w:val="Heading1"/>
          </w:pPr>
        </w:pPrChange>
      </w:pPr>
      <w:ins w:id="3433" w:author="Eric Boisvert" w:date="2015-11-22T12:29:00Z">
        <w:r>
          <w:rPr>
            <w:lang w:val="en-CA"/>
          </w:rPr>
          <w:t xml:space="preserve">A encoding pattern for </w:t>
        </w:r>
        <w:r w:rsidRPr="00A43288">
          <w:rPr>
            <w:i/>
            <w:lang w:val="en-CA"/>
            <w:rPrChange w:id="3434"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435" w:author="Eric Boisvert" w:date="2015-11-22T12:30:00Z"/>
          <w:lang w:val="en-CA"/>
        </w:rPr>
        <w:pPrChange w:id="3436" w:author="Eric Boisvert" w:date="2015-11-22T12:26:00Z">
          <w:pPr>
            <w:pStyle w:val="Heading1"/>
          </w:pPr>
        </w:pPrChange>
      </w:pPr>
      <w:ins w:id="3437" w:author="Eric Boisvert" w:date="2015-11-22T12:30:00Z">
        <w:r>
          <w:rPr>
            <w:lang w:val="en-CA"/>
          </w:rPr>
          <w:t>An linear spatial encoding</w:t>
        </w:r>
      </w:ins>
    </w:p>
    <w:p w14:paraId="36D1F2F7" w14:textId="03193EEE" w:rsidR="00A43288" w:rsidRPr="00A43288" w:rsidRDefault="009F0ABE">
      <w:pPr>
        <w:rPr>
          <w:ins w:id="3438" w:author="Eric Boisvert" w:date="2015-11-22T12:16:00Z"/>
          <w:lang w:val="en-CA"/>
        </w:rPr>
        <w:pPrChange w:id="3439" w:author="Eric Boisvert" w:date="2015-11-22T12:30:00Z">
          <w:pPr>
            <w:pStyle w:val="Heading1"/>
          </w:pPr>
        </w:pPrChange>
      </w:pPr>
      <w:ins w:id="3440" w:author="Eric Boisvert" w:date="2015-11-22T12:40:00Z">
        <w:r>
          <w:rPr>
            <w:lang w:val="en-CA"/>
          </w:rPr>
          <w:t xml:space="preserve">There are two relative position encoding options. </w:t>
        </w:r>
        <w:proofErr w:type="gramStart"/>
        <w:r>
          <w:rPr>
            <w:lang w:val="en-CA"/>
          </w:rPr>
          <w:t xml:space="preserve">Using GML 3.3 Linear referencing or using </w:t>
        </w:r>
      </w:ins>
      <w:ins w:id="3441" w:author="Eric Boisvert" w:date="2015-11-22T12:41:00Z">
        <w:r>
          <w:rPr>
            <w:lang w:val="en-CA"/>
          </w:rPr>
          <w:t>“GeoSciML” encoding.</w:t>
        </w:r>
      </w:ins>
      <w:proofErr w:type="gramEnd"/>
      <w:ins w:id="3442"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443" w:name="_Toc439943510"/>
      <w:r>
        <w:rPr>
          <w:lang w:val="en-CA"/>
        </w:rPr>
        <w:t>GeoSciML CGI-IUGS Profile</w:t>
      </w:r>
      <w:bookmarkEnd w:id="3443"/>
    </w:p>
    <w:p w14:paraId="2513607A" w14:textId="541D7228" w:rsidR="009B3BBD" w:rsidRDefault="00C648D4" w:rsidP="00B31486">
      <w:pPr>
        <w:rPr>
          <w:color w:val="FF0000"/>
          <w:lang w:val="en-CA"/>
        </w:rPr>
      </w:pPr>
      <w:commentRangeStart w:id="3444"/>
      <w:r>
        <w:rPr>
          <w:color w:val="FF0000"/>
          <w:lang w:val="en-CA"/>
        </w:rPr>
        <w:t xml:space="preserve">This profile is the “international” version of GeoSciML, which essentially imposes a set of controlled vocabularies.  The profile simply states that vocabularies must come from </w:t>
      </w:r>
      <w:hyperlink r:id="rId137" w:history="1">
        <w:r w:rsidRPr="009A13E8">
          <w:rPr>
            <w:rStyle w:val="Hyperlink"/>
            <w:lang w:val="en-CA"/>
          </w:rPr>
          <w:t>http://resource.geosciml.org/</w:t>
        </w:r>
      </w:hyperlink>
      <w:r>
        <w:rPr>
          <w:color w:val="FF0000"/>
          <w:lang w:val="en-CA"/>
        </w:rPr>
        <w:t xml:space="preserve"> </w:t>
      </w:r>
      <w:commentRangeEnd w:id="3444"/>
      <w:r>
        <w:rPr>
          <w:rStyle w:val="CommentReference"/>
        </w:rPr>
        <w:commentReference w:id="344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445" w:name="_Toc439943511"/>
      <w:r w:rsidRPr="00D12552">
        <w:rPr>
          <w:lang w:val="en-CA"/>
        </w:rPr>
        <w:t>Media Types for any data encoding(s)</w:t>
      </w:r>
      <w:bookmarkEnd w:id="3445"/>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446" w:name="_Toc254961261"/>
      <w:bookmarkStart w:id="3447" w:name="_Ref259545760"/>
      <w:bookmarkStart w:id="3448" w:name="_Toc276720685"/>
      <w:bookmarkStart w:id="3449" w:name="_Toc279341984"/>
      <w:bookmarkStart w:id="3450" w:name="_Toc439943512"/>
      <w:bookmarkStart w:id="3451" w:name="_Toc443461105"/>
      <w:bookmarkStart w:id="3452" w:name="_Toc9996974"/>
      <w:bookmarkStart w:id="3453" w:name="_Ref207532276"/>
      <w:bookmarkStart w:id="3454" w:name="_Ref207532302"/>
      <w:bookmarkStart w:id="3455" w:name="_Ref207532345"/>
      <w:bookmarkStart w:id="3456" w:name="_Toc219622068"/>
      <w:r w:rsidRPr="00D12552">
        <w:rPr>
          <w:lang w:val="en-CA"/>
        </w:rPr>
        <w:t xml:space="preserve">Conformance class: </w:t>
      </w:r>
      <w:bookmarkEnd w:id="3446"/>
      <w:bookmarkEnd w:id="3447"/>
      <w:bookmarkEnd w:id="3448"/>
      <w:r w:rsidRPr="00D12552">
        <w:rPr>
          <w:lang w:val="en-CA"/>
        </w:rPr>
        <w:t xml:space="preserve">AAAA </w:t>
      </w:r>
      <w:r w:rsidRPr="00D12552">
        <w:rPr>
          <w:color w:val="FF0000"/>
          <w:lang w:val="en-CA"/>
        </w:rPr>
        <w:t>(repeat as necessary)</w:t>
      </w:r>
      <w:bookmarkEnd w:id="3449"/>
      <w:bookmarkEnd w:id="3450"/>
    </w:p>
    <w:p w14:paraId="61AC9702" w14:textId="77777777" w:rsidR="004A5507" w:rsidRPr="00D12552" w:rsidRDefault="004A5507" w:rsidP="004A5507">
      <w:pPr>
        <w:pStyle w:val="AnnexLevel2"/>
        <w:numPr>
          <w:ilvl w:val="0"/>
          <w:numId w:val="0"/>
        </w:numPr>
        <w:rPr>
          <w:lang w:val="en-CA"/>
        </w:rPr>
      </w:pPr>
    </w:p>
    <w:bookmarkEnd w:id="3451"/>
    <w:bookmarkEnd w:id="3452"/>
    <w:bookmarkEnd w:id="3453"/>
    <w:bookmarkEnd w:id="3454"/>
    <w:bookmarkEnd w:id="3455"/>
    <w:bookmarkEnd w:id="3456"/>
    <w:p w14:paraId="551E32D9" w14:textId="77777777" w:rsidR="00816648" w:rsidRDefault="00195C7D">
      <w:pPr>
        <w:rPr>
          <w:ins w:id="3457" w:author="Eric Boisvert" w:date="2016-01-05T08:47:00Z"/>
          <w:lang w:val="en-CA"/>
        </w:rPr>
        <w:pPrChange w:id="3458" w:author="Eric Boisvert" w:date="2016-01-05T08:47:00Z">
          <w:pPr>
            <w:pStyle w:val="Annex"/>
          </w:pPr>
        </w:pPrChange>
      </w:pPr>
      <w:ins w:id="3459" w:author="Eric Boisvert" w:date="2016-01-05T08:46:00Z">
        <w:r>
          <w:rPr>
            <w:lang w:val="en-CA"/>
          </w:rPr>
          <w:t>To consider for date time validation in portrayal (dat</w:t>
        </w:r>
      </w:ins>
      <w:ins w:id="3460"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461" w:author="Eric Boisvert" w:date="2016-01-05T08:47:00Z"/>
          <w:rStyle w:val="reqtext"/>
          <w:rPrChange w:id="3462" w:author="Eric Boisvert" w:date="2016-01-05T08:48:00Z">
            <w:rPr>
              <w:ins w:id="3463" w:author="Eric Boisvert" w:date="2016-01-05T08:47:00Z"/>
              <w:lang w:val="en-CA"/>
            </w:rPr>
          </w:rPrChange>
        </w:rPr>
        <w:pPrChange w:id="3464" w:author="Eric Boisvert" w:date="2016-01-05T08:47:00Z">
          <w:pPr>
            <w:pStyle w:val="Annex"/>
          </w:pPr>
        </w:pPrChange>
      </w:pPr>
      <w:ins w:id="3465" w:author="Eric Boisvert" w:date="2016-01-05T08:47:00Z">
        <w:r w:rsidRPr="00816648">
          <w:rPr>
            <w:rStyle w:val="reqtext"/>
            <w:rPrChange w:id="3466" w:author="Eric Boisvert" w:date="2016-01-05T08:48:00Z">
              <w:rPr>
                <w:b w:val="0"/>
                <w:lang w:val="en-CA"/>
              </w:rPr>
            </w:rPrChange>
          </w:rPr>
          <w:t xml:space="preserve"> </w:t>
        </w:r>
        <w:proofErr w:type="gramStart"/>
        <w:r w:rsidRPr="00816648">
          <w:rPr>
            <w:rStyle w:val="reqtext"/>
            <w:rPrChange w:id="3467" w:author="Eric Boisvert" w:date="2016-01-05T08:48:00Z">
              <w:rPr>
                <w:b w:val="0"/>
                <w:lang w:val="en-CA"/>
              </w:rPr>
            </w:rPrChange>
          </w:rPr>
          <w:t>^(</w:t>
        </w:r>
        <w:proofErr w:type="gramEnd"/>
        <w:r w:rsidRPr="00816648">
          <w:rPr>
            <w:rStyle w:val="reqtext"/>
            <w:rPrChange w:id="3468" w:author="Eric Boisvert" w:date="2016-01-05T08:48:00Z">
              <w:rPr>
                <w:b w:val="0"/>
                <w:lang w:val="en-CA"/>
              </w:rPr>
            </w:rPrChange>
          </w:rPr>
          <w:t>[\+-]?\d{4}(?!\</w:t>
        </w:r>
        <w:proofErr w:type="gramStart"/>
        <w:r w:rsidRPr="00816648">
          <w:rPr>
            <w:rStyle w:val="reqtext"/>
            <w:rPrChange w:id="3469" w:author="Eric Boisvert" w:date="2016-01-05T08:48:00Z">
              <w:rPr>
                <w:b w:val="0"/>
                <w:lang w:val="en-CA"/>
              </w:rPr>
            </w:rPrChange>
          </w:rPr>
          <w:t>d{</w:t>
        </w:r>
        <w:proofErr w:type="gramEnd"/>
        <w:r w:rsidRPr="00816648">
          <w:rPr>
            <w:rStyle w:val="reqtext"/>
            <w:rPrChange w:id="3470" w:author="Eric Boisvert" w:date="2016-01-05T08:48:00Z">
              <w:rPr>
                <w:b w:val="0"/>
                <w:lang w:val="en-CA"/>
              </w:rPr>
            </w:rPrChange>
          </w:rPr>
          <w:t>2}\b))((-?)((0[1-9]|1[0-2])(\3([12]\d|0[1-9]|3[01]))?|W([0-4]\d|5[0-2])(-?[1-7])?|(00[1-9]|0[1-9]\d|[12]\d{2}|3([0-5]\d|6[1-6])))([T\s</w:t>
        </w:r>
        <w:proofErr w:type="gramStart"/>
        <w:r w:rsidRPr="00816648">
          <w:rPr>
            <w:rStyle w:val="reqtext"/>
            <w:rPrChange w:id="3471" w:author="Eric Boisvert" w:date="2016-01-05T08:48:00Z">
              <w:rPr>
                <w:b w:val="0"/>
                <w:lang w:val="en-CA"/>
              </w:rPr>
            </w:rPrChange>
          </w:rPr>
          <w:t>](</w:t>
        </w:r>
        <w:proofErr w:type="gramEnd"/>
        <w:r w:rsidRPr="00816648">
          <w:rPr>
            <w:rStyle w:val="reqtext"/>
            <w:rPrChange w:id="3472" w:author="Eric Boisvert" w:date="2016-01-05T08:48:00Z">
              <w:rPr>
                <w:b w:val="0"/>
                <w:lang w:val="en-CA"/>
              </w:rPr>
            </w:rPrChange>
          </w:rPr>
          <w:t>(([01]\d|2[0-3])((:?)[0-5]\d)</w:t>
        </w:r>
        <w:proofErr w:type="gramStart"/>
        <w:r w:rsidRPr="00816648">
          <w:rPr>
            <w:rStyle w:val="reqtext"/>
            <w:rPrChange w:id="3473" w:author="Eric Boisvert" w:date="2016-01-05T08:48:00Z">
              <w:rPr>
                <w:b w:val="0"/>
                <w:lang w:val="en-CA"/>
              </w:rPr>
            </w:rPrChange>
          </w:rPr>
          <w:t>?|</w:t>
        </w:r>
        <w:proofErr w:type="gramEnd"/>
        <w:r w:rsidRPr="00816648">
          <w:rPr>
            <w:rStyle w:val="reqtext"/>
            <w:rPrChange w:id="3474" w:author="Eric Boisvert" w:date="2016-01-05T08:48:00Z">
              <w:rPr>
                <w:b w:val="0"/>
                <w:lang w:val="en-CA"/>
              </w:rPr>
            </w:rPrChange>
          </w:rPr>
          <w:t>24\:?00)([\.,]\d+(?!:))?)?(\</w:t>
        </w:r>
        <w:proofErr w:type="gramStart"/>
        <w:r w:rsidRPr="00816648">
          <w:rPr>
            <w:rStyle w:val="reqtext"/>
            <w:rPrChange w:id="3475" w:author="Eric Boisvert" w:date="2016-01-05T08:48:00Z">
              <w:rPr>
                <w:b w:val="0"/>
                <w:lang w:val="en-CA"/>
              </w:rPr>
            </w:rPrChange>
          </w:rPr>
          <w:t>17[</w:t>
        </w:r>
        <w:proofErr w:type="gramEnd"/>
        <w:r w:rsidRPr="00816648">
          <w:rPr>
            <w:rStyle w:val="reqtext"/>
            <w:rPrChange w:id="3476" w:author="Eric Boisvert" w:date="2016-01-05T08:48:00Z">
              <w:rPr>
                <w:b w:val="0"/>
                <w:lang w:val="en-CA"/>
              </w:rPr>
            </w:rPrChange>
          </w:rPr>
          <w:t>0-5]\d([\.,]\d+)?)?([zZ]</w:t>
        </w:r>
        <w:proofErr w:type="gramStart"/>
        <w:r w:rsidRPr="00816648">
          <w:rPr>
            <w:rStyle w:val="reqtext"/>
            <w:rPrChange w:id="3477" w:author="Eric Boisvert" w:date="2016-01-05T08:48:00Z">
              <w:rPr>
                <w:b w:val="0"/>
                <w:lang w:val="en-CA"/>
              </w:rPr>
            </w:rPrChange>
          </w:rPr>
          <w:t>|(</w:t>
        </w:r>
        <w:proofErr w:type="gramEnd"/>
        <w:r w:rsidRPr="00816648">
          <w:rPr>
            <w:rStyle w:val="reqtext"/>
            <w:rPrChange w:id="3478" w:author="Eric Boisvert" w:date="2016-01-05T08:48:00Z">
              <w:rPr>
                <w:b w:val="0"/>
                <w:lang w:val="en-CA"/>
              </w:rPr>
            </w:rPrChange>
          </w:rPr>
          <w:t>[\+-])([01]\d|2[0-3]):?([0-5]\d)?)?)?)?$</w:t>
        </w:r>
      </w:ins>
    </w:p>
    <w:p w14:paraId="082D716F" w14:textId="77777777" w:rsidR="00816648" w:rsidRDefault="00816648">
      <w:pPr>
        <w:rPr>
          <w:ins w:id="3479" w:author="Eric Boisvert" w:date="2016-01-05T08:47:00Z"/>
          <w:lang w:val="en-CA"/>
        </w:rPr>
        <w:pPrChange w:id="3480" w:author="Eric Boisvert" w:date="2016-01-05T08:47:00Z">
          <w:pPr>
            <w:pStyle w:val="Annex"/>
          </w:pPr>
        </w:pPrChange>
      </w:pPr>
    </w:p>
    <w:p w14:paraId="37A1A78B" w14:textId="7ABB8D6C" w:rsidR="00816648" w:rsidRDefault="00195C7D">
      <w:pPr>
        <w:rPr>
          <w:ins w:id="3481" w:author="Eric Boisvert" w:date="2016-01-05T08:47:00Z"/>
          <w:lang w:val="en-CA"/>
        </w:rPr>
        <w:pPrChange w:id="3482" w:author="Eric Boisvert" w:date="2016-01-05T08:47:00Z">
          <w:pPr>
            <w:pStyle w:val="Annex"/>
          </w:pPr>
        </w:pPrChange>
      </w:pPr>
      <w:ins w:id="3483"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484"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48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48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486" w:author="Eric Boisvert" w:date="2016-01-05T08:45:00Z"/>
                <w:lang w:val="en-CA"/>
              </w:rPr>
            </w:pPr>
            <w:ins w:id="348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488" w:author="Eric Boisvert" w:date="2016-01-05T08:45:00Z"/>
                <w:lang w:val="en-CA"/>
              </w:rPr>
            </w:pPr>
            <w:ins w:id="3489"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490" w:author="Eric Boisvert" w:date="2016-01-05T08:45:00Z"/>
                <w:lang w:val="en-CA"/>
              </w:rPr>
            </w:pPr>
            <w:ins w:id="349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492" w:author="Eric Boisvert" w:date="2016-01-05T08:45:00Z"/>
                <w:lang w:val="en-CA"/>
              </w:rPr>
            </w:pPr>
            <w:ins w:id="349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494" w:author="Eric Boisvert" w:date="2016-01-05T08:45:00Z"/>
                <w:lang w:val="en-CA"/>
              </w:rPr>
            </w:pPr>
            <w:ins w:id="3495" w:author="Eric Boisvert" w:date="2016-01-05T08:45:00Z">
              <w:r>
                <w:rPr>
                  <w:lang w:val="en-CA"/>
                </w:rPr>
                <w:t>Group review of some clauses</w:t>
              </w:r>
            </w:ins>
            <w:ins w:id="349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497" w:author="Eric Boisvert" w:date="2016-01-05T08:44:00Z">
              <w:r>
                <w:rPr>
                  <w:lang w:val="en-CA"/>
                </w:rPr>
                <w:t>201</w:t>
              </w:r>
            </w:ins>
            <w:ins w:id="3498" w:author="Eric Boisvert" w:date="2016-01-05T08:45:00Z">
              <w:r>
                <w:rPr>
                  <w:lang w:val="en-CA"/>
                </w:rPr>
                <w:t>6</w:t>
              </w:r>
            </w:ins>
            <w:ins w:id="349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500"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501"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502"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503" w:author="Eric Boisvert" w:date="2016-01-05T08:46:00Z">
              <w:r>
                <w:rPr>
                  <w:lang w:val="en-CA"/>
                </w:rPr>
                <w:t>Global review of text for first draft</w:t>
              </w:r>
            </w:ins>
            <w:ins w:id="3504"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3505" w:author="Eric Boisvert" w:date="2016-01-10T13:07:00Z"/>
          <w:lang w:val="en-CA"/>
        </w:rPr>
      </w:pPr>
      <w:ins w:id="3506" w:author="Eric Boisvert" w:date="2016-01-10T13:02:00Z">
        <w:r w:rsidRPr="00C01850">
          <w:rPr>
            <w:lang w:val="en-CA"/>
          </w:rPr>
          <w:t>BRANC</w:t>
        </w:r>
        <w:r>
          <w:rPr>
            <w:lang w:val="en-CA"/>
          </w:rPr>
          <w:t xml:space="preserve">A, Stefano, </w:t>
        </w:r>
      </w:ins>
      <w:ins w:id="3507"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3508" w:author="Eric Boisvert" w:date="2016-01-10T13:04:00Z">
        <w:r>
          <w:rPr>
            <w:lang w:val="en-CA"/>
          </w:rPr>
          <w:t>o</w:t>
        </w:r>
      </w:ins>
      <w:proofErr w:type="gramStart"/>
      <w:ins w:id="3509" w:author="Eric Boisvert" w:date="2016-01-10T13:03:00Z">
        <w:r>
          <w:rPr>
            <w:lang w:val="en-CA"/>
          </w:rPr>
          <w:t>,</w:t>
        </w:r>
      </w:ins>
      <w:ins w:id="3510" w:author="Eric Boisvert" w:date="2016-01-10T13:04:00Z">
        <w:r>
          <w:rPr>
            <w:lang w:val="en-CA"/>
          </w:rPr>
          <w:t xml:space="preserve"> </w:t>
        </w:r>
      </w:ins>
      <w:ins w:id="3511" w:author="Eric Boisvert" w:date="2016-01-10T13:03:00Z">
        <w:r>
          <w:rPr>
            <w:lang w:val="en-CA"/>
          </w:rPr>
          <w:t xml:space="preserve"> </w:t>
        </w:r>
      </w:ins>
      <w:ins w:id="3512"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3513"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3514" w:author="Eric Boisvert" w:date="2016-01-10T13:02:00Z"/>
          <w:lang w:val="en-CA"/>
        </w:rPr>
      </w:pPr>
    </w:p>
    <w:p w14:paraId="332106BB" w14:textId="7FF9A421" w:rsidR="00C01850" w:rsidRDefault="00C01850" w:rsidP="00C01850">
      <w:pPr>
        <w:pStyle w:val="OGCtableheader"/>
        <w:rPr>
          <w:ins w:id="3515" w:author="Eric Boisvert" w:date="2016-01-10T13:02:00Z"/>
          <w:lang w:val="en-CA"/>
        </w:rPr>
      </w:pPr>
      <w:ins w:id="3516" w:author="Eric Boisvert" w:date="2016-01-10T13:02:00Z">
        <w:r w:rsidRPr="00C01850">
          <w:rPr>
            <w:lang w:val="en-CA"/>
          </w:rPr>
          <w:t xml:space="preserve"> </w:t>
        </w:r>
      </w:ins>
    </w:p>
    <w:p w14:paraId="0DB00D36" w14:textId="225F9DF3" w:rsidR="004A5507" w:rsidRDefault="006F2329" w:rsidP="006F2329">
      <w:pPr>
        <w:pStyle w:val="OGCtableheader"/>
        <w:rPr>
          <w:ins w:id="3517" w:author="Eric Boisvert" w:date="2016-01-09T15:02:00Z"/>
          <w:lang w:val="en-CA"/>
        </w:rPr>
      </w:pPr>
      <w:ins w:id="3518"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3519"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3520" w:author="Eric Boisvert" w:date="2016-01-09T15:02:00Z"/>
          <w:lang w:val="en-CA"/>
        </w:rPr>
      </w:pPr>
    </w:p>
    <w:p w14:paraId="1E53A14D" w14:textId="086AEEAF" w:rsidR="00F20F81" w:rsidRDefault="00F20F81" w:rsidP="006F2329">
      <w:pPr>
        <w:pStyle w:val="OGCtableheader"/>
        <w:rPr>
          <w:ins w:id="3521" w:author="Eric Boisvert" w:date="2016-01-10T13:02:00Z"/>
          <w:lang w:val="en-CA"/>
        </w:rPr>
      </w:pPr>
      <w:ins w:id="3522"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3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3T05:59:00Z" w:initials="EB/L">
    <w:p w14:paraId="6655E12C" w14:textId="77777777" w:rsidR="00FD3D73" w:rsidRDefault="00FD3D73">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3T05:59:00Z" w:initials="EB/L">
    <w:p w14:paraId="07AC35A5" w14:textId="77777777" w:rsidR="00FD3D73" w:rsidRDefault="00FD3D73">
      <w:pPr>
        <w:pStyle w:val="CommentText"/>
      </w:pPr>
      <w:r>
        <w:rPr>
          <w:rStyle w:val="CommentReference"/>
        </w:rPr>
        <w:annotationRef/>
      </w:r>
      <w:r>
        <w:t>More. Must check the OGC affiliation rule</w:t>
      </w:r>
    </w:p>
  </w:comment>
  <w:comment w:id="572" w:author="Steve Richard" w:date="2016-01-13T05:59:00Z" w:initials="SR">
    <w:p w14:paraId="2928802D" w14:textId="77777777" w:rsidR="00FD3D73" w:rsidRDefault="00FD3D73">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13T05:59:00Z" w:initials="EB/L">
    <w:p w14:paraId="76D73394" w14:textId="14E5F3D1" w:rsidR="00FD3D73" w:rsidRDefault="00FD3D73">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13T05:59:00Z" w:initials="EB/L">
    <w:p w14:paraId="72D76448" w14:textId="0D6009B0" w:rsidR="00FD3D73" w:rsidRDefault="00FD3D73">
      <w:pPr>
        <w:pStyle w:val="CommentText"/>
      </w:pPr>
      <w:r>
        <w:rPr>
          <w:rStyle w:val="CommentReference"/>
        </w:rPr>
        <w:annotationRef/>
      </w:r>
      <w:r>
        <w:t xml:space="preserve">Which </w:t>
      </w:r>
      <w:proofErr w:type="gramStart"/>
      <w:r>
        <w:t>ones ?</w:t>
      </w:r>
      <w:proofErr w:type="gramEnd"/>
    </w:p>
  </w:comment>
  <w:comment w:id="783" w:author="Eric Boisvert" w:date="2016-01-13T05:59:00Z" w:initials="EB/L">
    <w:p w14:paraId="11C9FC8B" w14:textId="77777777" w:rsidR="00FD3D73" w:rsidRDefault="00FD3D73">
      <w:pPr>
        <w:pStyle w:val="CommentText"/>
      </w:pPr>
      <w:r>
        <w:rPr>
          <w:rStyle w:val="CommentReference"/>
        </w:rPr>
        <w:annotationRef/>
      </w:r>
      <w:r>
        <w:t>Adapt to GeoSciML</w:t>
      </w:r>
    </w:p>
  </w:comment>
  <w:comment w:id="788" w:author="Eric Boisvert" w:date="2016-01-13T05:59:00Z" w:initials="EB/L">
    <w:p w14:paraId="4A0AAB76" w14:textId="1C97EBE4" w:rsidR="00FD3D73" w:rsidRDefault="00FD3D73">
      <w:pPr>
        <w:pStyle w:val="CommentText"/>
      </w:pPr>
      <w:r>
        <w:rPr>
          <w:rStyle w:val="CommentReference"/>
        </w:rPr>
        <w:annotationRef/>
      </w:r>
      <w:r>
        <w:t>Will likely be removed</w:t>
      </w:r>
    </w:p>
  </w:comment>
  <w:comment w:id="856" w:author="Eric Boisvert" w:date="2016-01-13T05:59:00Z" w:initials="EB/L">
    <w:p w14:paraId="0CEA0AD6" w14:textId="77777777" w:rsidR="00FD3D73" w:rsidRDefault="00FD3D73">
      <w:pPr>
        <w:pStyle w:val="CommentText"/>
      </w:pPr>
      <w:r>
        <w:rPr>
          <w:rStyle w:val="CommentReference"/>
        </w:rPr>
        <w:annotationRef/>
      </w:r>
      <w:r>
        <w:t>My pet peeves</w:t>
      </w:r>
    </w:p>
  </w:comment>
  <w:comment w:id="858" w:author="Eric Boisvert" w:date="2016-01-13T05:59:00Z" w:initials="EB/L">
    <w:p w14:paraId="09AE58E9" w14:textId="77777777" w:rsidR="00FD3D73" w:rsidRDefault="00FD3D73">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13T05:59:00Z" w:initials="EB/L">
    <w:p w14:paraId="0E9B0D43" w14:textId="025D0DD1" w:rsidR="00FD3D73" w:rsidRDefault="00FD3D73">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13T05:59:00Z" w:initials="EB/L">
    <w:p w14:paraId="009599B9" w14:textId="77777777" w:rsidR="00FD3D73" w:rsidRDefault="00FD3D73">
      <w:pPr>
        <w:pStyle w:val="CommentText"/>
      </w:pPr>
      <w:r>
        <w:rPr>
          <w:rStyle w:val="CommentReference"/>
        </w:rPr>
        <w:annotationRef/>
      </w:r>
      <w:r>
        <w:t>The way to do this in GeoSciML is to have ConstituentPart/proportion = 0</w:t>
      </w:r>
    </w:p>
  </w:comment>
  <w:comment w:id="869" w:author="Eric Boisvert" w:date="2016-01-13T05:59:00Z" w:initials="EB/L">
    <w:p w14:paraId="285ACA1A" w14:textId="050EE93A" w:rsidR="00FD3D73" w:rsidRDefault="00FD3D73">
      <w:pPr>
        <w:pStyle w:val="CommentText"/>
      </w:pPr>
      <w:r>
        <w:rPr>
          <w:rStyle w:val="CommentReference"/>
        </w:rPr>
        <w:annotationRef/>
      </w:r>
      <w:r>
        <w:t>Move to own requirements class</w:t>
      </w:r>
    </w:p>
  </w:comment>
  <w:comment w:id="870" w:author="Eric Boisvert" w:date="2016-01-13T05:59:00Z" w:initials="EB/L">
    <w:p w14:paraId="20D344E6" w14:textId="4DC741AF" w:rsidR="00FD3D73" w:rsidRDefault="00FD3D73">
      <w:pPr>
        <w:pStyle w:val="CommentText"/>
      </w:pPr>
      <w:r>
        <w:rPr>
          <w:rStyle w:val="CommentReference"/>
        </w:rPr>
        <w:annotationRef/>
      </w:r>
      <w:r>
        <w:t>Double check for the right name</w:t>
      </w:r>
    </w:p>
  </w:comment>
  <w:comment w:id="970" w:author="Eric Boisvert" w:date="2016-01-13T05:59:00Z" w:initials="EB/L">
    <w:p w14:paraId="543EE89F" w14:textId="14D31BC3" w:rsidR="00FD3D73" w:rsidRDefault="00FD3D73">
      <w:pPr>
        <w:pStyle w:val="CommentText"/>
      </w:pPr>
      <w:r>
        <w:rPr>
          <w:rStyle w:val="CommentReference"/>
        </w:rPr>
        <w:annotationRef/>
      </w:r>
      <w:r>
        <w:t>The following two clauses should probably be in their own profile</w:t>
      </w:r>
    </w:p>
  </w:comment>
  <w:comment w:id="973" w:author="Eric Boisvert" w:date="2016-01-13T05:59:00Z" w:initials="EB/L">
    <w:p w14:paraId="61064CC3" w14:textId="0B759CA5" w:rsidR="00FD3D73" w:rsidRDefault="00FD3D73">
      <w:pPr>
        <w:pStyle w:val="CommentText"/>
      </w:pPr>
      <w:r>
        <w:rPr>
          <w:rStyle w:val="CommentReference"/>
        </w:rPr>
        <w:annotationRef/>
      </w:r>
      <w:r>
        <w:t>Move to LOD requirements class</w:t>
      </w:r>
    </w:p>
  </w:comment>
  <w:comment w:id="979" w:author="Eric Boisvert" w:date="2016-01-13T05:59:00Z" w:initials="EB/L">
    <w:p w14:paraId="1FAED83F" w14:textId="02425D3D" w:rsidR="00FD3D73" w:rsidRDefault="00FD3D73">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13T05:59:00Z" w:initials="EB/L">
    <w:p w14:paraId="54872106" w14:textId="6452D0FA" w:rsidR="00FD3D73" w:rsidRDefault="00FD3D73">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13T05:59:00Z" w:initials="EB/L">
    <w:p w14:paraId="23F0E68C" w14:textId="77656969" w:rsidR="00FD3D73" w:rsidRDefault="00FD3D73">
      <w:pPr>
        <w:pStyle w:val="CommentText"/>
      </w:pPr>
      <w:r>
        <w:rPr>
          <w:rStyle w:val="CommentReference"/>
        </w:rPr>
        <w:annotationRef/>
      </w:r>
      <w:r>
        <w:t>I don’t understand what this means</w:t>
      </w:r>
    </w:p>
  </w:comment>
  <w:comment w:id="987" w:author="Eric Boisvert" w:date="2016-01-13T05:59:00Z" w:initials="EB/L">
    <w:p w14:paraId="62949A4B" w14:textId="306C7013" w:rsidR="00FD3D73" w:rsidRDefault="00FD3D73">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13T05:59:00Z" w:initials="EB/L">
    <w:p w14:paraId="6D70419C" w14:textId="51DEC8C7" w:rsidR="00FD3D73" w:rsidRDefault="00FD3D73">
      <w:pPr>
        <w:pStyle w:val="CommentText"/>
      </w:pPr>
      <w:r>
        <w:rPr>
          <w:rStyle w:val="CommentReference"/>
        </w:rPr>
        <w:annotationRef/>
      </w:r>
      <w:r>
        <w:t xml:space="preserve">Check, eg. </w:t>
      </w:r>
    </w:p>
  </w:comment>
  <w:comment w:id="989" w:author="Eric Boisvert" w:date="2016-01-13T05:59:00Z" w:initials="EB/L">
    <w:p w14:paraId="7ED5E424" w14:textId="2BED472C" w:rsidR="00FD3D73" w:rsidRDefault="00FD3D73">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13T05:59:00Z" w:initials="EB/L">
    <w:p w14:paraId="65E74C2D" w14:textId="77777777" w:rsidR="00FD3D73" w:rsidRDefault="00FD3D73" w:rsidP="00D96958">
      <w:pPr>
        <w:pStyle w:val="CommentText"/>
      </w:pPr>
      <w:r>
        <w:rPr>
          <w:rStyle w:val="CommentReference"/>
        </w:rPr>
        <w:annotationRef/>
      </w:r>
      <w:r>
        <w:t xml:space="preserve">Check, eg. </w:t>
      </w:r>
    </w:p>
  </w:comment>
  <w:comment w:id="992" w:author="Eric Boisvert" w:date="2016-01-13T05:59:00Z" w:initials="EB/L">
    <w:p w14:paraId="1AAB0499" w14:textId="77777777" w:rsidR="00FD3D73" w:rsidRDefault="00FD3D73"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13T05:59:00Z" w:initials="EB/L">
    <w:p w14:paraId="2DDC24B9" w14:textId="77777777" w:rsidR="00FD3D73" w:rsidRDefault="00FD3D73"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13T05:59:00Z" w:initials="EB/L">
    <w:p w14:paraId="71798E18" w14:textId="77777777" w:rsidR="00FD3D73" w:rsidRDefault="00FD3D73"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13T05:59:00Z" w:initials="EB/L">
    <w:p w14:paraId="021DDEA1" w14:textId="77777777" w:rsidR="00FD3D73" w:rsidRDefault="00FD3D73" w:rsidP="00D96958">
      <w:pPr>
        <w:pStyle w:val="CommentText"/>
      </w:pPr>
      <w:r>
        <w:rPr>
          <w:rStyle w:val="CommentReference"/>
        </w:rPr>
        <w:annotationRef/>
      </w:r>
      <w:r>
        <w:t xml:space="preserve">Check, eg. </w:t>
      </w:r>
    </w:p>
  </w:comment>
  <w:comment w:id="998" w:author="Eric Boisvert" w:date="2016-01-13T05:59:00Z" w:initials="EB/L">
    <w:p w14:paraId="5396C471" w14:textId="77777777" w:rsidR="00FD3D73" w:rsidRDefault="00FD3D73"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13T05:59:00Z" w:initials="EB/L">
    <w:p w14:paraId="4F72F3C7" w14:textId="3369AAC6" w:rsidR="00FD3D73" w:rsidRDefault="00FD3D73">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13T05:59:00Z" w:initials="EB/L">
    <w:p w14:paraId="52CEAD5D" w14:textId="77777777" w:rsidR="00FD3D73" w:rsidRDefault="00FD3D73" w:rsidP="00D96958">
      <w:pPr>
        <w:pStyle w:val="CommentText"/>
      </w:pPr>
      <w:r>
        <w:rPr>
          <w:rStyle w:val="CommentReference"/>
        </w:rPr>
        <w:annotationRef/>
      </w:r>
      <w:r>
        <w:t xml:space="preserve">Check, eg. </w:t>
      </w:r>
    </w:p>
  </w:comment>
  <w:comment w:id="1042" w:author="Eric Boisvert" w:date="2016-01-13T05:59:00Z" w:initials="EB/L">
    <w:p w14:paraId="1AA086B4" w14:textId="77777777" w:rsidR="00FD3D73" w:rsidRDefault="00FD3D73" w:rsidP="00D96958">
      <w:pPr>
        <w:pStyle w:val="CommentText"/>
      </w:pPr>
      <w:r>
        <w:rPr>
          <w:rStyle w:val="CommentReference"/>
        </w:rPr>
        <w:annotationRef/>
      </w:r>
      <w:r>
        <w:t xml:space="preserve">Check, eg. </w:t>
      </w:r>
    </w:p>
  </w:comment>
  <w:comment w:id="1062" w:author="Eric Boisvert" w:date="2016-01-13T05:59:00Z" w:initials="EB/L">
    <w:p w14:paraId="58D17B83" w14:textId="77777777" w:rsidR="00FD3D73" w:rsidRDefault="00FD3D73" w:rsidP="00DF2985">
      <w:pPr>
        <w:pStyle w:val="CommentText"/>
      </w:pPr>
      <w:r>
        <w:rPr>
          <w:rStyle w:val="CommentReference"/>
        </w:rPr>
        <w:annotationRef/>
      </w:r>
      <w:r>
        <w:t xml:space="preserve">Check, eg. </w:t>
      </w:r>
    </w:p>
  </w:comment>
  <w:comment w:id="1087" w:author="Eric Boisvert" w:date="2016-01-13T05:59:00Z" w:initials="EB/L">
    <w:p w14:paraId="3F27E355" w14:textId="77777777" w:rsidR="00FD3D73" w:rsidRDefault="00FD3D73" w:rsidP="002E6F45">
      <w:pPr>
        <w:pStyle w:val="CommentText"/>
      </w:pPr>
      <w:r>
        <w:rPr>
          <w:rStyle w:val="CommentReference"/>
        </w:rPr>
        <w:annotationRef/>
      </w:r>
      <w:r>
        <w:t xml:space="preserve">Check, eg. </w:t>
      </w:r>
    </w:p>
  </w:comment>
  <w:comment w:id="1114" w:author="Eric Boisvert" w:date="2016-01-13T05:59:00Z" w:initials="EB/L">
    <w:p w14:paraId="3916DEFC" w14:textId="77777777" w:rsidR="00FD3D73" w:rsidRDefault="00FD3D73" w:rsidP="00006FB0">
      <w:pPr>
        <w:pStyle w:val="CommentText"/>
      </w:pPr>
      <w:r>
        <w:rPr>
          <w:rStyle w:val="CommentReference"/>
        </w:rPr>
        <w:annotationRef/>
      </w:r>
      <w:r>
        <w:t xml:space="preserve">Check, eg. </w:t>
      </w:r>
    </w:p>
  </w:comment>
  <w:comment w:id="1115" w:author="Eric Boisvert" w:date="2016-01-13T05:59:00Z" w:initials="EB/L">
    <w:p w14:paraId="246F852D" w14:textId="77777777" w:rsidR="00FD3D73" w:rsidRDefault="00FD3D73" w:rsidP="00637CC9">
      <w:pPr>
        <w:pStyle w:val="CommentText"/>
      </w:pPr>
      <w:r>
        <w:rPr>
          <w:rStyle w:val="CommentReference"/>
        </w:rPr>
        <w:annotationRef/>
      </w:r>
      <w:r>
        <w:t>Change in UML scope notes and remove observation_URI</w:t>
      </w:r>
    </w:p>
  </w:comment>
  <w:comment w:id="1116" w:author="Eric Boisvert" w:date="2016-01-13T05:59:00Z" w:initials="EB/L">
    <w:p w14:paraId="1361859C" w14:textId="0AA10B9F" w:rsidR="00FD3D73" w:rsidRDefault="00FD3D73">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44" w:author="Eric Boisvert" w:date="2016-01-13T05:59:00Z" w:initials="EB/L">
    <w:p w14:paraId="084DAD59" w14:textId="3EBA890B" w:rsidR="00FD3D73" w:rsidRDefault="00FD3D73">
      <w:pPr>
        <w:pStyle w:val="CommentText"/>
      </w:pPr>
      <w:r>
        <w:rPr>
          <w:rStyle w:val="CommentReference"/>
        </w:rPr>
        <w:annotationRef/>
      </w:r>
      <w:r>
        <w:t>Rephrase important use case = INSPIRE</w:t>
      </w:r>
    </w:p>
  </w:comment>
  <w:comment w:id="1153" w:author="Boisvert, Eric" w:date="2016-01-13T05:59:00Z" w:initials="BE">
    <w:p w14:paraId="13C9C105" w14:textId="1D2D8D7F" w:rsidR="00FD3D73" w:rsidRDefault="00FD3D73">
      <w:pPr>
        <w:pStyle w:val="CommentText"/>
      </w:pPr>
      <w:r>
        <w:rPr>
          <w:rStyle w:val="CommentReference"/>
        </w:rPr>
        <w:annotationRef/>
      </w:r>
      <w:r>
        <w:t xml:space="preserve">Isn’t it a dependency of 19136 to start </w:t>
      </w:r>
      <w:proofErr w:type="gramStart"/>
      <w:r>
        <w:t>with ?</w:t>
      </w:r>
      <w:proofErr w:type="gramEnd"/>
    </w:p>
  </w:comment>
  <w:comment w:id="1154" w:author="Boisvert, Eric" w:date="2016-01-13T05:59:00Z" w:initials="BE">
    <w:p w14:paraId="7AF7A7F2" w14:textId="0F17E6F0" w:rsidR="00FD3D73" w:rsidRDefault="00FD3D73">
      <w:pPr>
        <w:pStyle w:val="CommentText"/>
      </w:pPr>
      <w:r>
        <w:rPr>
          <w:rStyle w:val="CommentReference"/>
        </w:rPr>
        <w:annotationRef/>
      </w:r>
      <w:r>
        <w:t>Pretty sure it should not be here since it’s XML encoding.  We should remove this from Logical and have it in XML encoding</w:t>
      </w:r>
    </w:p>
  </w:comment>
  <w:comment w:id="1172" w:author="Eric Boisvert" w:date="2016-01-13T05:59:00Z" w:initials="EB/L">
    <w:p w14:paraId="4602724B" w14:textId="5CBFD59A" w:rsidR="00FD3D73" w:rsidRDefault="00FD3D73">
      <w:pPr>
        <w:pStyle w:val="CommentText"/>
      </w:pPr>
      <w:r>
        <w:rPr>
          <w:rStyle w:val="CommentReference"/>
        </w:rPr>
        <w:annotationRef/>
      </w:r>
      <w:r>
        <w:t>Not a package according to Modular spec rules, one package == one schema, yet all Basic is in the same schema (xsd)</w:t>
      </w:r>
    </w:p>
  </w:comment>
  <w:comment w:id="1244" w:author="Eric Boisvert" w:date="2016-01-13T05:59:00Z" w:initials="EB/L">
    <w:p w14:paraId="6B5921D4" w14:textId="5533ACFC" w:rsidR="00FD3D73" w:rsidRDefault="00FD3D73">
      <w:pPr>
        <w:pStyle w:val="CommentText"/>
      </w:pPr>
      <w:r>
        <w:rPr>
          <w:rStyle w:val="CommentReference"/>
        </w:rPr>
        <w:annotationRef/>
      </w:r>
      <w:r>
        <w:t>Not quite sure what to do of this.</w:t>
      </w:r>
    </w:p>
  </w:comment>
  <w:comment w:id="1270" w:author="Eric Boisvert" w:date="2016-01-13T05:59:00Z" w:initials="EB/L">
    <w:p w14:paraId="49D40484" w14:textId="5C78DA5F" w:rsidR="00FD3D73" w:rsidRDefault="00FD3D73">
      <w:pPr>
        <w:pStyle w:val="CommentText"/>
      </w:pPr>
      <w:r>
        <w:rPr>
          <w:rStyle w:val="CommentReference"/>
        </w:rPr>
        <w:annotationRef/>
      </w:r>
      <w:r>
        <w:t>I don’t understand</w:t>
      </w:r>
    </w:p>
  </w:comment>
  <w:comment w:id="1306" w:author="Eric Boisvert" w:date="2016-01-13T05:59:00Z" w:initials="EB/L">
    <w:p w14:paraId="18B6C9FA" w14:textId="77777777" w:rsidR="00FD3D73" w:rsidRDefault="00FD3D73" w:rsidP="0016408B">
      <w:pPr>
        <w:pStyle w:val="CommentText"/>
      </w:pPr>
      <w:r>
        <w:rPr>
          <w:rStyle w:val="CommentReference"/>
        </w:rPr>
        <w:annotationRef/>
      </w:r>
      <w:r>
        <w:t>Probably don’t need this because this is what the UML says, but this CodeType is different since it is not an external vocabulary</w:t>
      </w:r>
    </w:p>
  </w:comment>
  <w:comment w:id="1370" w:author="Eric Boisvert" w:date="2016-01-13T05:59:00Z" w:initials="EB/L">
    <w:p w14:paraId="2A96457B" w14:textId="5EA18721" w:rsidR="00FD3D73" w:rsidRDefault="00FD3D73">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378" w:author="Eric Boisvert" w:date="2016-01-13T05:59:00Z" w:initials="EB/L">
    <w:p w14:paraId="53080A5A" w14:textId="720EBE1D" w:rsidR="00FD3D73" w:rsidRDefault="00FD3D73">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392" w:author="Eric Boisvert" w:date="2016-01-13T05:59:00Z" w:initials="EB/L">
    <w:p w14:paraId="08690EA4" w14:textId="058794F9" w:rsidR="00FD3D73" w:rsidRDefault="00FD3D73">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397" w:author="Eric Boisvert" w:date="2016-01-13T05:59:00Z" w:initials="EB/L">
    <w:p w14:paraId="5C743AC9" w14:textId="77777777" w:rsidR="00FD3D73" w:rsidRDefault="00FD3D73">
      <w:pPr>
        <w:pStyle w:val="CommentText"/>
      </w:pPr>
      <w:r>
        <w:rPr>
          <w:rStyle w:val="CommentReference"/>
        </w:rPr>
        <w:annotationRef/>
      </w:r>
      <w:r>
        <w:t xml:space="preserve">This was in the scope note.  I don’t understand what this means.  Is the last item </w:t>
      </w:r>
    </w:p>
  </w:comment>
  <w:comment w:id="1398" w:author="Eric Boisvert" w:date="2016-01-13T05:59:00Z" w:initials="EB/L">
    <w:p w14:paraId="720006F6" w14:textId="77777777" w:rsidR="00FD3D73" w:rsidRDefault="00FD3D73">
      <w:pPr>
        <w:pStyle w:val="CommentText"/>
      </w:pPr>
      <w:r>
        <w:rPr>
          <w:rStyle w:val="CommentReference"/>
        </w:rPr>
        <w:annotationRef/>
      </w:r>
      <w:r>
        <w:t xml:space="preserve">This is a 3.2 thing, it has been replace with a “samplingFrame” term.  I honestly preferred the 3.2 </w:t>
      </w:r>
    </w:p>
  </w:comment>
  <w:comment w:id="1414" w:author="Eric Boisvert" w:date="2016-01-13T05:59:00Z" w:initials="EB/L">
    <w:p w14:paraId="5B19BE13" w14:textId="4C4EFE99" w:rsidR="00FD3D73" w:rsidRDefault="00FD3D73">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524" w:author="Eric Boisvert" w:date="2016-01-13T05:59:00Z" w:initials="EB/L">
    <w:p w14:paraId="7766A12B" w14:textId="74BF3C91" w:rsidR="00FD3D73" w:rsidRDefault="00FD3D73">
      <w:pPr>
        <w:pStyle w:val="CommentText"/>
      </w:pPr>
      <w:r>
        <w:rPr>
          <w:rStyle w:val="CommentReference"/>
        </w:rPr>
        <w:annotationRef/>
      </w:r>
      <w:r>
        <w:t>Not sure what this means</w:t>
      </w:r>
    </w:p>
  </w:comment>
  <w:comment w:id="1664" w:author="Eric Boisvert" w:date="2016-01-13T05:59:00Z" w:initials="EB/L">
    <w:p w14:paraId="49EC594F" w14:textId="2959065E" w:rsidR="00FD3D73" w:rsidRDefault="00FD3D73">
      <w:pPr>
        <w:pStyle w:val="CommentText"/>
      </w:pPr>
      <w:r>
        <w:rPr>
          <w:rStyle w:val="CommentReference"/>
        </w:rPr>
        <w:annotationRef/>
      </w:r>
      <w:r>
        <w:t>Note: I keep capitalization only when we refer to the class name, not the concept, EarthMaterial versus “Earth material”.</w:t>
      </w:r>
    </w:p>
  </w:comment>
  <w:comment w:id="1703" w:author="Eric Boisvert" w:date="2016-01-13T05:59:00Z" w:initials="EB/L">
    <w:p w14:paraId="07C6E8F7" w14:textId="19414C95" w:rsidR="00FD3D73" w:rsidRDefault="00FD3D73">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877" w:author="Eric Boisvert" w:date="2016-01-13T05:59:00Z" w:initials="EB/L">
    <w:p w14:paraId="141CBB56" w14:textId="78925F87" w:rsidR="00FD3D73" w:rsidRDefault="00FD3D73">
      <w:pPr>
        <w:pStyle w:val="CommentText"/>
      </w:pPr>
      <w:r>
        <w:rPr>
          <w:rStyle w:val="CommentReference"/>
        </w:rPr>
        <w:annotationRef/>
      </w:r>
      <w:proofErr w:type="gramStart"/>
      <w:r>
        <w:t>Heterogeneity ?</w:t>
      </w:r>
      <w:proofErr w:type="gramEnd"/>
    </w:p>
  </w:comment>
  <w:comment w:id="1903" w:author="Eric Boisvert" w:date="2016-01-13T05:59:00Z" w:initials="EB/L">
    <w:p w14:paraId="58301678" w14:textId="30B77D74" w:rsidR="00FD3D73" w:rsidRDefault="00FD3D73">
      <w:pPr>
        <w:pStyle w:val="CommentText"/>
      </w:pPr>
      <w:r>
        <w:rPr>
          <w:rStyle w:val="CommentReference"/>
        </w:rPr>
        <w:annotationRef/>
      </w:r>
      <w:r>
        <w:t>Not sure what this is for</w:t>
      </w:r>
    </w:p>
  </w:comment>
  <w:comment w:id="1926" w:author="Eric Boisvert" w:date="2016-01-13T05:59:00Z" w:initials="EB/L">
    <w:p w14:paraId="10B4786D" w14:textId="0F8925E1" w:rsidR="00FD3D73" w:rsidRDefault="00FD3D73">
      <w:pPr>
        <w:pStyle w:val="CommentText"/>
      </w:pPr>
      <w:r>
        <w:rPr>
          <w:rStyle w:val="CommentReference"/>
        </w:rPr>
        <w:annotationRef/>
      </w:r>
      <w:r>
        <w:t>Shouldn’t be “deformation of a GeologicUnit</w:t>
      </w:r>
      <w:proofErr w:type="gramStart"/>
      <w:r>
        <w:t>” ?</w:t>
      </w:r>
      <w:proofErr w:type="gramEnd"/>
    </w:p>
  </w:comment>
  <w:comment w:id="2146" w:author="Eric Boisvert" w:date="2016-01-13T05:59:00Z" w:initials="EB/L">
    <w:p w14:paraId="7145605A" w14:textId="12673CC8" w:rsidR="00FD3D73" w:rsidRDefault="00FD3D73">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157" w:author="Boisvert, Eric" w:date="2016-01-13T05:59:00Z" w:initials="BE">
    <w:p w14:paraId="41B1F482" w14:textId="77777777" w:rsidR="00FD3D73" w:rsidRDefault="00FD3D73" w:rsidP="00390DF7">
      <w:pPr>
        <w:pStyle w:val="CommentText"/>
      </w:pPr>
      <w:r>
        <w:rPr>
          <w:rStyle w:val="CommentReference"/>
        </w:rPr>
        <w:annotationRef/>
      </w:r>
      <w:r>
        <w:t>Check. Maybe it’s a GML 3.3 thing</w:t>
      </w:r>
    </w:p>
  </w:comment>
  <w:comment w:id="2296" w:author="Eric Boisvert" w:date="2016-01-13T05:59:00Z" w:initials="EB/L">
    <w:p w14:paraId="6ED4705C" w14:textId="77777777" w:rsidR="00FD3D73" w:rsidRDefault="00FD3D73" w:rsidP="00657E64">
      <w:pPr>
        <w:pStyle w:val="CommentText"/>
      </w:pPr>
      <w:r>
        <w:rPr>
          <w:rStyle w:val="CommentReference"/>
        </w:rPr>
        <w:annotationRef/>
      </w:r>
      <w:r>
        <w:t>Should we have a recommendation that community stick to a single convension (eg: OneGeology uses that convension)</w:t>
      </w:r>
    </w:p>
  </w:comment>
  <w:comment w:id="2423" w:author="Eric Boisvert" w:date="2016-01-13T05:59:00Z" w:initials="EB/L">
    <w:p w14:paraId="5485F6AC" w14:textId="77777777" w:rsidR="00FD3D73" w:rsidRDefault="00FD3D73" w:rsidP="00657E64">
      <w:pPr>
        <w:pStyle w:val="CommentText"/>
      </w:pPr>
      <w:r>
        <w:rPr>
          <w:rStyle w:val="CommentReference"/>
        </w:rPr>
        <w:annotationRef/>
      </w:r>
      <w:r>
        <w:t>Should we define a specific uom for this – or should we even bother and leave this for community.</w:t>
      </w:r>
    </w:p>
  </w:comment>
  <w:comment w:id="2523" w:author="Eric Boisvert" w:date="2016-01-13T05:59:00Z" w:initials="EB/L">
    <w:p w14:paraId="0B5605F6" w14:textId="6C87D3D6" w:rsidR="00FD3D73" w:rsidRDefault="00FD3D73">
      <w:pPr>
        <w:pStyle w:val="CommentText"/>
      </w:pPr>
      <w:r>
        <w:rPr>
          <w:rStyle w:val="CommentReference"/>
        </w:rPr>
        <w:annotationRef/>
      </w:r>
      <w:r>
        <w:t>This is one exception in the list.  It’s not externally managed, but actually enforced in the specification and the schema.</w:t>
      </w:r>
    </w:p>
  </w:comment>
  <w:comment w:id="2602" w:author="Boisvert, Eric" w:date="2016-01-13T05:59:00Z" w:initials="BE">
    <w:p w14:paraId="4C533D5C" w14:textId="30A4DA1A" w:rsidR="00FD3D73" w:rsidRDefault="00FD3D73">
      <w:pPr>
        <w:pStyle w:val="CommentText"/>
      </w:pPr>
      <w:r>
        <w:rPr>
          <w:rStyle w:val="CommentReference"/>
        </w:rPr>
        <w:annotationRef/>
      </w:r>
      <w:r>
        <w:t>Draws in schema language and spatial schema already</w:t>
      </w:r>
    </w:p>
  </w:comment>
  <w:comment w:id="2607" w:author="Eric Boisvert" w:date="2016-01-13T05:59:00Z" w:initials="EB/L">
    <w:p w14:paraId="3B2EDD2B" w14:textId="3ED32B99" w:rsidR="000944A6" w:rsidRDefault="000944A6">
      <w:pPr>
        <w:pStyle w:val="CommentText"/>
      </w:pPr>
      <w:r>
        <w:rPr>
          <w:rStyle w:val="CommentReference"/>
        </w:rPr>
        <w:annotationRef/>
      </w:r>
      <w:r>
        <w:t>Rework this, this should be under GeologicFeatureRelation below</w:t>
      </w:r>
    </w:p>
  </w:comment>
  <w:comment w:id="2637" w:author="Eric Boisvert" w:date="2016-01-13T05:59:00Z" w:initials="EB/L">
    <w:p w14:paraId="301A2117" w14:textId="7B08D6E4" w:rsidR="000944A6" w:rsidRDefault="000944A6">
      <w:pPr>
        <w:pStyle w:val="CommentText"/>
      </w:pPr>
      <w:r>
        <w:rPr>
          <w:rStyle w:val="CommentReference"/>
        </w:rPr>
        <w:annotationRef/>
      </w:r>
      <w:r>
        <w:t>I remove “spatial object” because GeologicFeatureRelation are between Features</w:t>
      </w:r>
    </w:p>
  </w:comment>
  <w:comment w:id="2753" w:author="Eric Boisvert" w:date="2016-01-13T05:59:00Z" w:initials="EB/L">
    <w:p w14:paraId="2825455C" w14:textId="17477529" w:rsidR="00FD3D73" w:rsidRDefault="00FD3D73">
      <w:pPr>
        <w:pStyle w:val="CommentText"/>
      </w:pPr>
      <w:r>
        <w:rPr>
          <w:rStyle w:val="CommentReference"/>
        </w:rPr>
        <w:annotationRef/>
      </w:r>
      <w:r>
        <w:t>Don’t forget to add a dependency to GeologicAge in the requirement class list</w:t>
      </w:r>
    </w:p>
  </w:comment>
  <w:comment w:id="2770" w:author="Eric Boisvert" w:date="2016-01-13T05:59:00Z" w:initials="EB/L">
    <w:p w14:paraId="550511C5" w14:textId="3A732223" w:rsidR="00FD3D73" w:rsidRDefault="00FD3D73">
      <w:pPr>
        <w:pStyle w:val="CommentText"/>
      </w:pPr>
      <w:r>
        <w:rPr>
          <w:rStyle w:val="CommentReference"/>
        </w:rPr>
        <w:annotationRef/>
      </w:r>
      <w:r>
        <w:t>No documentation for this one, not even in 3.2</w:t>
      </w:r>
    </w:p>
  </w:comment>
  <w:comment w:id="2935" w:author="Eric Boisvert" w:date="2016-01-13T05:59:00Z" w:initials="EB/L">
    <w:p w14:paraId="0D048318" w14:textId="77777777" w:rsidR="00FD3D73" w:rsidRDefault="00FD3D73" w:rsidP="00777507">
      <w:pPr>
        <w:pStyle w:val="CommentText"/>
      </w:pPr>
      <w:r>
        <w:rPr>
          <w:rStyle w:val="CommentReference"/>
        </w:rPr>
        <w:annotationRef/>
      </w:r>
      <w:r>
        <w:t xml:space="preserve">Not sure it’s supposed to be here, </w:t>
      </w:r>
    </w:p>
  </w:comment>
  <w:comment w:id="2956" w:author="Boisvert, Eric" w:date="2016-01-13T05:59:00Z" w:initials="BE">
    <w:p w14:paraId="14328BAF" w14:textId="1FF148EF" w:rsidR="00FD3D73" w:rsidRDefault="00FD3D73">
      <w:pPr>
        <w:pStyle w:val="CommentText"/>
      </w:pPr>
      <w:r>
        <w:rPr>
          <w:rStyle w:val="CommentReference"/>
        </w:rPr>
        <w:annotationRef/>
      </w:r>
      <w:r>
        <w:t>This means that interval are in absolute coordinate</w:t>
      </w:r>
    </w:p>
  </w:comment>
  <w:comment w:id="2976" w:author="Boisvert, Eric" w:date="2016-01-13T05:59:00Z" w:initials="BE">
    <w:p w14:paraId="1D73A3B9" w14:textId="3051C86B" w:rsidR="00FD3D73" w:rsidRDefault="00FD3D73">
      <w:pPr>
        <w:pStyle w:val="CommentText"/>
      </w:pPr>
      <w:r>
        <w:rPr>
          <w:rStyle w:val="CommentReference"/>
        </w:rPr>
        <w:annotationRef/>
      </w:r>
      <w:r>
        <w:t>This labAnalysis-&gt;samplgFeature is redundant since its already include with basic</w:t>
      </w:r>
    </w:p>
  </w:comment>
  <w:comment w:id="2979" w:author="Boisvert, Eric" w:date="2016-01-13T05:59:00Z" w:initials="BE">
    <w:p w14:paraId="5CE49A75" w14:textId="0AEC9407" w:rsidR="00FD3D73" w:rsidRDefault="00FD3D73">
      <w:pPr>
        <w:pStyle w:val="CommentText"/>
      </w:pPr>
      <w:r>
        <w:rPr>
          <w:rStyle w:val="CommentReference"/>
        </w:rPr>
        <w:annotationRef/>
      </w:r>
      <w:r>
        <w:t>I think it comes with basic / gml – no need to put it there</w:t>
      </w:r>
    </w:p>
  </w:comment>
  <w:comment w:id="3014" w:author="Boisvert, Eric" w:date="2016-01-13T05:59:00Z" w:initials="BE">
    <w:p w14:paraId="43C70FF7" w14:textId="50703D56" w:rsidR="00FD3D73" w:rsidRDefault="00FD3D73">
      <w:pPr>
        <w:pStyle w:val="CommentText"/>
      </w:pPr>
      <w:r>
        <w:rPr>
          <w:rStyle w:val="CommentReference"/>
        </w:rPr>
        <w:annotationRef/>
      </w:r>
      <w:r>
        <w:t xml:space="preserve">Doesn’t this defeat the purpose of using http URI as </w:t>
      </w:r>
      <w:proofErr w:type="gramStart"/>
      <w:r>
        <w:t>identifiers ?</w:t>
      </w:r>
      <w:proofErr w:type="gramEnd"/>
    </w:p>
  </w:comment>
  <w:comment w:id="3054" w:author="Boisvert, Eric" w:date="2016-01-13T05:59:00Z" w:initials="BE">
    <w:p w14:paraId="7B362452" w14:textId="07A1582E" w:rsidR="00FD3D73" w:rsidRDefault="00FD3D73">
      <w:pPr>
        <w:pStyle w:val="CommentText"/>
      </w:pPr>
      <w:r>
        <w:rPr>
          <w:rStyle w:val="CommentReference"/>
        </w:rPr>
        <w:annotationRef/>
      </w:r>
      <w:r>
        <w:t>I suppose we can’t really police what other domains do.</w:t>
      </w:r>
    </w:p>
  </w:comment>
  <w:comment w:id="3061" w:author="Boisvert, Eric" w:date="2016-01-13T05:59:00Z" w:initials="BE">
    <w:p w14:paraId="261F51AD" w14:textId="318CAC15" w:rsidR="00FD3D73" w:rsidRDefault="00FD3D73">
      <w:pPr>
        <w:pStyle w:val="CommentText"/>
      </w:pPr>
      <w:r>
        <w:rPr>
          <w:rStyle w:val="CommentReference"/>
        </w:rPr>
        <w:annotationRef/>
      </w:r>
      <w:r>
        <w:t xml:space="preserve">Or is it </w:t>
      </w:r>
      <w:proofErr w:type="gramStart"/>
      <w:r>
        <w:t>normative ?</w:t>
      </w:r>
      <w:proofErr w:type="gramEnd"/>
    </w:p>
  </w:comment>
  <w:comment w:id="3090" w:author="Eric Boisvert" w:date="2016-01-13T05:59:00Z" w:initials="EB/L">
    <w:p w14:paraId="3082C719" w14:textId="77777777" w:rsidR="00FD3D73" w:rsidRDefault="00FD3D73">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091" w:author="Eric Boisvert" w:date="2016-01-13T05:59:00Z" w:initials="EB/L">
    <w:p w14:paraId="241CC4E7" w14:textId="77777777" w:rsidR="00FD3D73" w:rsidRDefault="00FD3D73">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095" w:author="Eric Boisvert" w:date="2016-01-13T05:59:00Z" w:initials="EB/L">
    <w:p w14:paraId="23E499DD" w14:textId="089600E9" w:rsidR="00FD3D73" w:rsidRDefault="00FD3D73">
      <w:pPr>
        <w:pStyle w:val="CommentText"/>
      </w:pPr>
      <w:r>
        <w:rPr>
          <w:rStyle w:val="CommentReference"/>
        </w:rPr>
        <w:annotationRef/>
      </w:r>
      <w:r>
        <w:t>Now, the philosophical debate.  Is the .sch is a compliance tool or is it a requirement rule</w:t>
      </w:r>
    </w:p>
  </w:comment>
  <w:comment w:id="3346" w:author="Eric Boisvert" w:date="2016-01-13T05:59:00Z" w:initials="EB/L">
    <w:p w14:paraId="18EE763B" w14:textId="77777777" w:rsidR="00FD3D73" w:rsidRDefault="00FD3D73" w:rsidP="00652E95">
      <w:pPr>
        <w:pStyle w:val="CommentText"/>
      </w:pPr>
      <w:r>
        <w:rPr>
          <w:rStyle w:val="CommentReference"/>
        </w:rPr>
        <w:annotationRef/>
      </w:r>
      <w:r>
        <w:t>Great. This one 404s</w:t>
      </w:r>
    </w:p>
  </w:comment>
  <w:comment w:id="3360" w:author="Eric Boisvert" w:date="2016-01-13T05:59:00Z" w:initials="EB/L">
    <w:p w14:paraId="7EBA9BF2" w14:textId="77777777" w:rsidR="00FD3D73" w:rsidRDefault="00FD3D73">
      <w:pPr>
        <w:pStyle w:val="CommentText"/>
      </w:pPr>
      <w:r>
        <w:rPr>
          <w:rStyle w:val="CommentReference"/>
        </w:rPr>
        <w:annotationRef/>
      </w:r>
      <w:r>
        <w:t>Great. This one 404s</w:t>
      </w:r>
    </w:p>
  </w:comment>
  <w:comment w:id="3364" w:author="Boisvert, Eric" w:date="2016-01-13T05:59:00Z" w:initials="BE">
    <w:p w14:paraId="70C77D12" w14:textId="582AFCB0" w:rsidR="00FD3D73" w:rsidRDefault="00FD3D73">
      <w:pPr>
        <w:pStyle w:val="CommentText"/>
      </w:pPr>
      <w:r>
        <w:rPr>
          <w:rStyle w:val="CommentReference"/>
        </w:rPr>
        <w:annotationRef/>
      </w:r>
      <w:r>
        <w:t>Technically, this one should be testable by schematron</w:t>
      </w:r>
    </w:p>
  </w:comment>
  <w:comment w:id="3365" w:author="Boisvert, Eric" w:date="2016-01-13T05:59:00Z" w:initials="BE">
    <w:p w14:paraId="45CD9209" w14:textId="209DC396" w:rsidR="00FD3D73" w:rsidRDefault="00FD3D73">
      <w:pPr>
        <w:pStyle w:val="CommentText"/>
      </w:pPr>
      <w:r>
        <w:rPr>
          <w:rStyle w:val="CommentReference"/>
        </w:rPr>
        <w:annotationRef/>
      </w:r>
      <w:r>
        <w:t xml:space="preserve">Shall we enforce a specific </w:t>
      </w:r>
      <w:proofErr w:type="gramStart"/>
      <w:r>
        <w:t>codeSpace ?</w:t>
      </w:r>
      <w:proofErr w:type="gramEnd"/>
    </w:p>
  </w:comment>
  <w:comment w:id="3372" w:author="Eric Boisvert" w:date="2016-01-13T05:59:00Z" w:initials="EB/L">
    <w:p w14:paraId="0C6CDA8E" w14:textId="120FCF66" w:rsidR="00FD3D73" w:rsidRDefault="00FD3D73">
      <w:pPr>
        <w:pStyle w:val="CommentText"/>
      </w:pPr>
      <w:r>
        <w:rPr>
          <w:rStyle w:val="CommentReference"/>
        </w:rPr>
        <w:annotationRef/>
      </w:r>
      <w:r>
        <w:t>Should we keep the abstract portrayal for future 3.2 extension</w:t>
      </w:r>
    </w:p>
  </w:comment>
  <w:comment w:id="3444" w:author="Boisvert, Eric" w:date="2016-01-13T05:59:00Z" w:initials="BE">
    <w:p w14:paraId="11C239E8" w14:textId="43C8B7EE" w:rsidR="00FD3D73" w:rsidRDefault="00FD3D73">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6D660A" w14:textId="77777777" w:rsidR="00E64D6C" w:rsidRDefault="00E64D6C">
      <w:pPr>
        <w:spacing w:after="0"/>
      </w:pPr>
      <w:r>
        <w:separator/>
      </w:r>
    </w:p>
  </w:endnote>
  <w:endnote w:type="continuationSeparator" w:id="0">
    <w:p w14:paraId="6F731F75" w14:textId="77777777" w:rsidR="00E64D6C" w:rsidRDefault="00E64D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FD3D73" w:rsidRDefault="00FD3D73">
    <w:pPr>
      <w:pStyle w:val="Footer"/>
      <w:jc w:val="center"/>
    </w:pPr>
    <w:r>
      <w:fldChar w:fldCharType="begin"/>
    </w:r>
    <w:r>
      <w:instrText xml:space="preserve"> PAGE   \* MERGEFORMAT </w:instrText>
    </w:r>
    <w:r>
      <w:fldChar w:fldCharType="separate"/>
    </w:r>
    <w:r w:rsidR="000944A6">
      <w:rPr>
        <w:noProof/>
      </w:rPr>
      <w:t>201</w:t>
    </w:r>
    <w:r>
      <w:rPr>
        <w:noProof/>
      </w:rPr>
      <w:fldChar w:fldCharType="end"/>
    </w:r>
  </w:p>
  <w:p w14:paraId="5299F2EC" w14:textId="77777777" w:rsidR="00FD3D73" w:rsidRPr="0079517D" w:rsidRDefault="00FD3D73"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EA052" w14:textId="77777777" w:rsidR="00E64D6C" w:rsidRDefault="00E64D6C">
      <w:pPr>
        <w:spacing w:after="0"/>
      </w:pPr>
      <w:r>
        <w:separator/>
      </w:r>
    </w:p>
  </w:footnote>
  <w:footnote w:type="continuationSeparator" w:id="0">
    <w:p w14:paraId="7D8A3ED0" w14:textId="77777777" w:rsidR="00E64D6C" w:rsidRDefault="00E64D6C">
      <w:pPr>
        <w:spacing w:after="0"/>
      </w:pPr>
      <w:r>
        <w:continuationSeparator/>
      </w:r>
    </w:p>
  </w:footnote>
  <w:footnote w:id="1">
    <w:p w14:paraId="015C3D42" w14:textId="77777777" w:rsidR="00FD3D73" w:rsidRDefault="00FD3D73">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FD3D73" w:rsidRPr="006F2ACD" w:rsidRDefault="00FD3D73" w:rsidP="00657E64">
      <w:pPr>
        <w:pStyle w:val="FootnoteText"/>
        <w:rPr>
          <w:ins w:id="2462" w:author="Eric Boisvert" w:date="2016-01-06T11:10:00Z"/>
          <w:lang w:val="en-CA"/>
        </w:rPr>
      </w:pPr>
      <w:ins w:id="2463"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2464" w:author="Eric Boisvert" w:date="2016-01-11T17:21:00Z">
        <w:r>
          <w:rPr>
            <w:lang w:val="en-CA"/>
          </w:rPr>
          <w:t xml:space="preserve">by the </w:t>
        </w:r>
      </w:ins>
      <w:ins w:id="2465"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5A95"/>
    <w:rsid w:val="000427E6"/>
    <w:rsid w:val="00043E8E"/>
    <w:rsid w:val="00044F45"/>
    <w:rsid w:val="000466A0"/>
    <w:rsid w:val="000467D3"/>
    <w:rsid w:val="00053794"/>
    <w:rsid w:val="00057138"/>
    <w:rsid w:val="000578C2"/>
    <w:rsid w:val="00075F5E"/>
    <w:rsid w:val="000841A4"/>
    <w:rsid w:val="000843E1"/>
    <w:rsid w:val="00090DCF"/>
    <w:rsid w:val="000944A6"/>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0B1"/>
    <w:rsid w:val="00154114"/>
    <w:rsid w:val="00155303"/>
    <w:rsid w:val="00156903"/>
    <w:rsid w:val="001571AE"/>
    <w:rsid w:val="00157A85"/>
    <w:rsid w:val="00157E57"/>
    <w:rsid w:val="00160943"/>
    <w:rsid w:val="00160C8B"/>
    <w:rsid w:val="0016408B"/>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5333"/>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49DD"/>
    <w:rsid w:val="003B5D4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449FA"/>
    <w:rsid w:val="0044586A"/>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194D"/>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06192"/>
    <w:rsid w:val="00816648"/>
    <w:rsid w:val="00821F1F"/>
    <w:rsid w:val="008246C7"/>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13EB"/>
    <w:rsid w:val="00BE718C"/>
    <w:rsid w:val="00BF1341"/>
    <w:rsid w:val="00BF1958"/>
    <w:rsid w:val="00C00719"/>
    <w:rsid w:val="00C007EE"/>
    <w:rsid w:val="00C009EA"/>
    <w:rsid w:val="00C01850"/>
    <w:rsid w:val="00C02200"/>
    <w:rsid w:val="00C034E3"/>
    <w:rsid w:val="00C17A19"/>
    <w:rsid w:val="00C2184E"/>
    <w:rsid w:val="00C343CA"/>
    <w:rsid w:val="00C50276"/>
    <w:rsid w:val="00C61E47"/>
    <w:rsid w:val="00C648D4"/>
    <w:rsid w:val="00C71FFD"/>
    <w:rsid w:val="00C800D0"/>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97666"/>
    <w:rsid w:val="00DA0CE3"/>
    <w:rsid w:val="00DA2A5D"/>
    <w:rsid w:val="00DA2FDF"/>
    <w:rsid w:val="00DA45AF"/>
    <w:rsid w:val="00DA711E"/>
    <w:rsid w:val="00DA7E9A"/>
    <w:rsid w:val="00DB1F99"/>
    <w:rsid w:val="00DB2D3A"/>
    <w:rsid w:val="00DD288D"/>
    <w:rsid w:val="00DD569C"/>
    <w:rsid w:val="00DD6CCE"/>
    <w:rsid w:val="00DE0FD0"/>
    <w:rsid w:val="00DE367C"/>
    <w:rsid w:val="00DE3D18"/>
    <w:rsid w:val="00DE657E"/>
    <w:rsid w:val="00DE7A41"/>
    <w:rsid w:val="00DF2985"/>
    <w:rsid w:val="00DF5883"/>
    <w:rsid w:val="00E00E31"/>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3489"/>
    <w:rsid w:val="00F24B15"/>
    <w:rsid w:val="00F25A29"/>
    <w:rsid w:val="00F25F3B"/>
    <w:rsid w:val="00F27D5A"/>
    <w:rsid w:val="00F3223D"/>
    <w:rsid w:val="00F442B6"/>
    <w:rsid w:val="00F46BB7"/>
    <w:rsid w:val="00F4750B"/>
    <w:rsid w:val="00F526FC"/>
    <w:rsid w:val="00F6046E"/>
    <w:rsid w:val="00F60CB2"/>
    <w:rsid w:val="00F67178"/>
    <w:rsid w:val="00F829B5"/>
    <w:rsid w:val="00F85F80"/>
    <w:rsid w:val="00F91B65"/>
    <w:rsid w:val="00F92942"/>
    <w:rsid w:val="00F96D1E"/>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xmlns.geosciml.org/Borehole/4.0"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isotc211.org/2005/gco" TargetMode="External"/><Relationship Id="rId133" Type="http://schemas.openxmlformats.org/officeDocument/2006/relationships/hyperlink" Target="http://schemas.opengis.net/gsml/4.0/geoSciMLBasic.sch" TargetMode="External"/><Relationship Id="rId138" Type="http://schemas.openxmlformats.org/officeDocument/2006/relationships/footer" Target="footer1.xm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opengis.net/om/2.0" TargetMode="External"/><Relationship Id="rId128" Type="http://schemas.openxmlformats.org/officeDocument/2006/relationships/hyperlink" Target="http://www.opengis.net/wfs/2.0"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hyperlink" Target="http://www.isotc211.org/2005/gmd" TargetMode="External"/><Relationship Id="rId118" Type="http://schemas.openxmlformats.org/officeDocument/2006/relationships/hyperlink" Target="http://xmlns.geosciml.org/GeoSciML-Extension/4.0" TargetMode="External"/><Relationship Id="rId134" Type="http://schemas.openxmlformats.org/officeDocument/2006/relationships/hyperlink" Target="http://schemas.opengis.net/gsml/4.0/geologictime.sch" TargetMode="External"/><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xmlns.geosciml.org/geosciml-portrayal/4.0" TargetMode="External"/><Relationship Id="rId14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xmlns.geosciml.org/GeoSciML-Basic/4.0" TargetMode="External"/><Relationship Id="rId124" Type="http://schemas.openxmlformats.org/officeDocument/2006/relationships/hyperlink" Target="http://www.opengis.net/sampling/2.0" TargetMode="External"/><Relationship Id="rId129" Type="http://schemas.openxmlformats.org/officeDocument/2006/relationships/hyperlink" Target="http://www.w3.org/1999/xlink" TargetMode="External"/><Relationship Id="rId137" Type="http://schemas.openxmlformats.org/officeDocument/2006/relationships/hyperlink" Target="http://resource.geosciml.or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cv/0.2/gml32" TargetMode="External"/><Relationship Id="rId132" Type="http://schemas.openxmlformats.org/officeDocument/2006/relationships/hyperlink" Target="http://schemas.opengis.net/gsml/4.0/geosciml-portrayal.sch"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hyperlink" Target="http://www.opengis.net/gml/3.2" TargetMode="External"/><Relationship Id="rId119" Type="http://schemas.openxmlformats.org/officeDocument/2006/relationships/hyperlink" Target="http://xmlns.geosciml.org/GeologicTime/4.0" TargetMode="External"/><Relationship Id="rId127" Type="http://schemas.openxmlformats.org/officeDocument/2006/relationships/hyperlink" Target="http://www.opengis.net/swe/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standards.iso.org/iso/19115/-3/mrl/1.0" TargetMode="External"/><Relationship Id="rId130" Type="http://schemas.openxmlformats.org/officeDocument/2006/relationships/hyperlink" Target="http://data.geoscience.gov.xx/feature/asc/geologicunit/stratno/25947%3c/gml:identifier" TargetMode="External"/><Relationship Id="rId135" Type="http://schemas.openxmlformats.org/officeDocument/2006/relationships/hyperlink" Target="http://www.opengis.net/def/param-name/GSML/4.0/starts"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LaboratoryAnalysis-Specimen/4.0" TargetMode="External"/><Relationship Id="rId125" Type="http://schemas.openxmlformats.org/officeDocument/2006/relationships/hyperlink" Target="http://www.opengis.net/samplingSpatial/2.0" TargetMode="External"/><Relationship Id="rId141"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cit/1.0" TargetMode="External"/><Relationship Id="rId115" Type="http://schemas.openxmlformats.org/officeDocument/2006/relationships/hyperlink" Target="http://www.opengis.net/gml/3.3/exr" TargetMode="External"/><Relationship Id="rId131" Type="http://schemas.openxmlformats.org/officeDocument/2006/relationships/hyperlink" Target="http://schemas.opengis.net/gsml/4.0/geosciml-portrayal.sch" TargetMode="External"/><Relationship Id="rId136" Type="http://schemas.openxmlformats.org/officeDocument/2006/relationships/hyperlink" Target="http://www.opengis.net/def/param-name/GSML/4.0/ends"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www.opengis.net/samplingSpecimen/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00F43-48EB-4182-8D66-B43AC586E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2896</TotalTime>
  <Pages>201</Pages>
  <Words>35694</Words>
  <Characters>203457</Characters>
  <Application>Microsoft Office Word</Application>
  <DocSecurity>0</DocSecurity>
  <Lines>1695</Lines>
  <Paragraphs>477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238674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80</cp:revision>
  <dcterms:created xsi:type="dcterms:W3CDTF">2016-01-04T15:03:00Z</dcterms:created>
  <dcterms:modified xsi:type="dcterms:W3CDTF">2016-01-13T10:59:00Z</dcterms:modified>
</cp:coreProperties>
</file>