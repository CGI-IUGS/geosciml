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230CDE"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6T17:26:00Z">
        <w:r w:rsidR="00230CDE">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230CDE"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6T17:26:00Z">
        <w:r w:rsidR="00230CDE">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639F925B" w14:textId="77777777" w:rsidR="00230CDE" w:rsidRDefault="00681747" w:rsidP="00681747">
      <w:pPr>
        <w:rPr>
          <w:ins w:id="643" w:author="Eric Boisvert" w:date="2016-01-16T17:26:00Z"/>
          <w:lang w:val="en-CA"/>
        </w:rPr>
      </w:pPr>
      <w:r>
        <w:rPr>
          <w:lang w:val="en-CA"/>
        </w:rPr>
        <w:t xml:space="preserve">GeoSciML describes geological features </w:t>
      </w:r>
      <w:del w:id="644" w:author="Eric Boisvert" w:date="2016-01-06T10:02:00Z">
        <w:r w:rsidDel="00D318C0">
          <w:rPr>
            <w:lang w:val="en-CA"/>
          </w:rPr>
          <w:delText>in a</w:delText>
        </w:r>
      </w:del>
      <w:ins w:id="645"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6" w:author="Eric Boisvert" w:date="2016-01-06T10:02:00Z">
        <w:r w:rsidR="00D318C0">
          <w:rPr>
            <w:lang w:val="en-CA"/>
          </w:rPr>
          <w:t xml:space="preserve">geologic </w:t>
        </w:r>
      </w:ins>
      <w:r>
        <w:rPr>
          <w:lang w:val="en-CA"/>
        </w:rPr>
        <w:t>concepts that can be represented on a map are subtypes of GeologicalFeature</w:t>
      </w:r>
      <w:del w:id="647" w:author="Eric Boisvert" w:date="2016-01-06T10:02:00Z">
        <w:r w:rsidDel="00D318C0">
          <w:rPr>
            <w:lang w:val="en-CA"/>
          </w:rPr>
          <w:delText>s</w:delText>
        </w:r>
      </w:del>
      <w:del w:id="648" w:author="Eric Boisvert" w:date="2016-01-16T17:26:00Z">
        <w:r w:rsidDel="00230CDE">
          <w:rPr>
            <w:lang w:val="en-CA"/>
          </w:rPr>
          <w:delText xml:space="preserve">.   </w:delText>
        </w:r>
      </w:del>
      <w:ins w:id="649" w:author="Eric Boisvert" w:date="2016-01-16T17:26:00Z">
        <w:r w:rsidR="00230CDE">
          <w:rPr>
            <w:lang w:val="en-CA"/>
          </w:rPr>
          <w:t xml:space="preserve">.  </w:t>
        </w:r>
      </w:ins>
    </w:p>
    <w:p w14:paraId="56FEBB16" w14:textId="77777777" w:rsidR="00230CDE" w:rsidRDefault="00230CDE" w:rsidP="00230CDE">
      <w:pPr>
        <w:keepNext/>
        <w:rPr>
          <w:ins w:id="650" w:author="Eric Boisvert" w:date="2016-01-16T17:26:00Z"/>
        </w:rPr>
        <w:pPrChange w:id="651" w:author="Eric Boisvert" w:date="2016-01-16T17:26:00Z">
          <w:pPr/>
        </w:pPrChange>
      </w:pPr>
      <w:ins w:id="652" w:author="Eric Boisvert" w:date="2016-01-16T17:26:00Z">
        <w:r w:rsidRPr="00230CDE">
          <w:rPr>
            <w:lang w:val="en-CA"/>
          </w:rPr>
          <w:lastRenderedPageBreak/>
          <w:pict w14:anchorId="6602E8C6">
            <v:shape id="_x0000_i1124" type="#_x0000_t75" style="width:6in;height:244.5pt">
              <v:imagedata r:id="rId15" o:title=""/>
            </v:shape>
          </w:pict>
        </w:r>
      </w:ins>
    </w:p>
    <w:p w14:paraId="5BB3A466" w14:textId="60892EA3" w:rsidR="00230CDE" w:rsidRDefault="00230CDE" w:rsidP="00230CDE">
      <w:pPr>
        <w:pStyle w:val="Caption"/>
        <w:rPr>
          <w:ins w:id="653" w:author="Eric Boisvert" w:date="2016-01-16T17:26:00Z"/>
          <w:lang w:val="en-CA"/>
        </w:rPr>
        <w:pPrChange w:id="654" w:author="Eric Boisvert" w:date="2016-01-16T17:26:00Z">
          <w:pPr/>
        </w:pPrChange>
      </w:pPr>
      <w:ins w:id="655" w:author="Eric Boisvert" w:date="2016-01-16T17:26:00Z">
        <w:r>
          <w:t xml:space="preserve">Figure </w:t>
        </w:r>
        <w:r>
          <w:fldChar w:fldCharType="begin"/>
        </w:r>
        <w:r>
          <w:instrText xml:space="preserve"> SEQ Figure \* ARABIC </w:instrText>
        </w:r>
      </w:ins>
      <w:r>
        <w:fldChar w:fldCharType="separate"/>
      </w:r>
      <w:ins w:id="656" w:author="Eric Boisvert" w:date="2016-01-16T17:26:00Z">
        <w:r>
          <w:rPr>
            <w:noProof/>
          </w:rPr>
          <w:t>3</w:t>
        </w:r>
        <w:r>
          <w:fldChar w:fldCharType="end"/>
        </w:r>
        <w:r>
          <w:t xml:space="preserve"> : Conceptual model</w:t>
        </w:r>
      </w:ins>
    </w:p>
    <w:p w14:paraId="15B6D491" w14:textId="77777777" w:rsidR="00230CDE" w:rsidRDefault="00230CDE" w:rsidP="00681747">
      <w:pPr>
        <w:rPr>
          <w:ins w:id="657"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58" w:author="Eric Boisvert" w:date="2016-01-06T10:03:00Z">
        <w:r w:rsidDel="00D318C0">
          <w:rPr>
            <w:lang w:val="en-CA"/>
          </w:rPr>
          <w:delText>s</w:delText>
        </w:r>
      </w:del>
      <w:r>
        <w:rPr>
          <w:lang w:val="en-CA"/>
        </w:rPr>
        <w:t xml:space="preserve"> (O&amp;M) subtypes.</w:t>
      </w:r>
    </w:p>
    <w:p w14:paraId="057035A4" w14:textId="5137847E" w:rsidR="00681747" w:rsidRDefault="00230CDE" w:rsidP="00681747">
      <w:pPr>
        <w:keepNext/>
      </w:pPr>
      <w:r>
        <w:rPr>
          <w:noProof/>
          <w:lang w:val="en-CA" w:eastAsia="en-CA"/>
        </w:rPr>
        <w:lastRenderedPageBreak/>
        <w:pict w14:anchorId="19DD133B">
          <v:shape id="Picture 2" o:spid="_x0000_i1027" type="#_x0000_t75" style="width:6in;height:235.9pt;visibility:visible;mso-wrap-style:square">
            <v:imagedata r:id="rId16" o:title=""/>
          </v:shape>
        </w:pict>
      </w:r>
    </w:p>
    <w:p w14:paraId="3CC68821" w14:textId="77777777" w:rsidR="00681747" w:rsidRDefault="00681747" w:rsidP="00681747">
      <w:pPr>
        <w:pStyle w:val="Caption"/>
        <w:rPr>
          <w:lang w:val="en-CA"/>
        </w:rPr>
      </w:pPr>
      <w:bookmarkStart w:id="659" w:name="_Ref431724260"/>
      <w:r>
        <w:t xml:space="preserve">Figure </w:t>
      </w:r>
      <w:r w:rsidR="00673E83">
        <w:fldChar w:fldCharType="begin"/>
      </w:r>
      <w:r w:rsidR="00673E83">
        <w:instrText xml:space="preserve"> SEQ Figure \* ARABIC </w:instrText>
      </w:r>
      <w:r w:rsidR="00673E83">
        <w:fldChar w:fldCharType="separate"/>
      </w:r>
      <w:ins w:id="660" w:author="Eric Boisvert" w:date="2016-01-16T17:26:00Z">
        <w:r w:rsidR="00230CDE">
          <w:rPr>
            <w:noProof/>
          </w:rPr>
          <w:t>4</w:t>
        </w:r>
      </w:ins>
      <w:del w:id="661" w:author="Eric Boisvert" w:date="2015-10-30T04:23:00Z">
        <w:r w:rsidR="00090DCF" w:rsidDel="007D2867">
          <w:rPr>
            <w:noProof/>
          </w:rPr>
          <w:delText>3</w:delText>
        </w:r>
      </w:del>
      <w:r w:rsidR="00673E83">
        <w:rPr>
          <w:noProof/>
        </w:rPr>
        <w:fldChar w:fldCharType="end"/>
      </w:r>
      <w:bookmarkEnd w:id="659"/>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2" w:author="Eric Boisvert" w:date="2015-10-27T17:03:00Z">
        <w:r w:rsidDel="00B33100">
          <w:rPr>
            <w:lang w:val="en-CA"/>
          </w:rPr>
          <w:delText xml:space="preserve">Relation </w:delText>
        </w:r>
      </w:del>
      <w:ins w:id="663"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4"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5" w:author="Eric Boisvert" w:date="2016-01-09T01:16:00Z"/>
          <w:lang w:val="en-CA"/>
        </w:rPr>
        <w:pPrChange w:id="666" w:author="Eric Boisvert" w:date="2016-01-09T01:16:00Z">
          <w:pPr/>
        </w:pPrChange>
      </w:pPr>
      <w:bookmarkStart w:id="667" w:name="_Ref440065627"/>
      <w:ins w:id="668" w:author="Eric Boisvert" w:date="2016-01-09T01:15:00Z">
        <w:r>
          <w:rPr>
            <w:lang w:val="en-CA"/>
          </w:rPr>
          <w:t>AbstractDescription classes</w:t>
        </w:r>
      </w:ins>
      <w:bookmarkEnd w:id="667"/>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230CDE" w:rsidP="00EA50E7">
      <w:pPr>
        <w:keepNext/>
      </w:pPr>
      <w:r>
        <w:rPr>
          <w:noProof/>
          <w:lang w:val="en-CA" w:eastAsia="en-CA"/>
        </w:rPr>
        <w:lastRenderedPageBreak/>
        <w:pict w14:anchorId="4781C8BC">
          <v:shape id="Picture 15" o:spid="_x0000_i1028"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69" w:author="Eric Boisvert" w:date="2016-01-16T17:26:00Z">
        <w:r w:rsidR="00230CDE">
          <w:rPr>
            <w:noProof/>
          </w:rPr>
          <w:t>5</w:t>
        </w:r>
      </w:ins>
      <w:del w:id="670"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1" w:author="Boisvert, Eric" w:date="2015-10-16T08:01:00Z">
        <w:r w:rsidR="000077DC">
          <w:t>n</w:t>
        </w:r>
      </w:ins>
      <w:r w:rsidR="00861954">
        <w:t xml:space="preserve"> </w:t>
      </w:r>
      <w:ins w:id="672" w:author="Boisvert, Eric" w:date="2015-10-16T08:01:00Z">
        <w:r w:rsidR="000077DC">
          <w:t xml:space="preserve">extension </w:t>
        </w:r>
      </w:ins>
      <w:r w:rsidR="00861954">
        <w:t xml:space="preserve">pattern </w:t>
      </w:r>
      <w:del w:id="673" w:author="Boisvert, Eric" w:date="2015-10-16T08:01:00Z">
        <w:r w:rsidR="00861954" w:rsidDel="000077DC">
          <w:delText xml:space="preserve">extension </w:delText>
        </w:r>
      </w:del>
      <w:r w:rsidR="00861954">
        <w:t xml:space="preserve">by </w:t>
      </w:r>
      <w:ins w:id="674" w:author="Eric Boisvert" w:date="2016-01-09T01:16:00Z">
        <w:r w:rsidR="00895888">
          <w:t xml:space="preserve">abstract </w:t>
        </w:r>
      </w:ins>
      <w:r w:rsidR="00861954">
        <w:t>property blocks</w:t>
      </w:r>
      <w:ins w:id="675"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230CDE" w:rsidP="00DA2FDF">
      <w:pPr>
        <w:keepNext/>
      </w:pPr>
      <w:r>
        <w:rPr>
          <w:noProof/>
          <w:lang w:val="en-CA" w:eastAsia="en-CA"/>
        </w:rPr>
        <w:lastRenderedPageBreak/>
        <w:pict w14:anchorId="6E99B92B">
          <v:shape id="Picture 17" o:spid="_x0000_i1029" type="#_x0000_t75" style="width:6in;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76" w:author="Eric Boisvert" w:date="2016-01-16T17:26:00Z">
        <w:r w:rsidR="00230CDE">
          <w:rPr>
            <w:noProof/>
          </w:rPr>
          <w:t>6</w:t>
        </w:r>
      </w:ins>
      <w:del w:id="677" w:author="Eric Boisvert" w:date="2015-10-30T04:23:00Z">
        <w:r w:rsidR="00090DCF" w:rsidDel="007D2867">
          <w:rPr>
            <w:noProof/>
          </w:rPr>
          <w:delText>5</w:delText>
        </w:r>
      </w:del>
      <w:r w:rsidR="00673E83">
        <w:rPr>
          <w:noProof/>
        </w:rPr>
        <w:fldChar w:fldCharType="end"/>
      </w:r>
      <w:r>
        <w:t xml:space="preserve"> : Extension pattern using a property block (</w:t>
      </w:r>
      <w:ins w:id="678"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79" w:author="Boisvert, Eric" w:date="2015-10-16T08:08:00Z"/>
        </w:rPr>
      </w:pPr>
      <w:ins w:id="680" w:author="Boisvert, Eric" w:date="2015-10-16T08:00:00Z">
        <w:r>
          <w:t xml:space="preserve">GeoSciML Basic contains </w:t>
        </w:r>
      </w:ins>
      <w:ins w:id="681" w:author="Boisvert, Eric" w:date="2015-10-16T08:19:00Z">
        <w:r>
          <w:t>9</w:t>
        </w:r>
      </w:ins>
      <w:ins w:id="682" w:author="Boisvert, Eric" w:date="2015-10-16T08:00:00Z">
        <w:r>
          <w:t xml:space="preserve"> </w:t>
        </w:r>
      </w:ins>
      <w:ins w:id="683" w:author="Boisvert, Eric" w:date="2015-10-16T08:06:00Z">
        <w:r>
          <w:t>stu</w:t>
        </w:r>
      </w:ins>
      <w:ins w:id="684" w:author="Boisvert, Eric" w:date="2015-10-16T08:07:00Z">
        <w:r>
          <w:t>b</w:t>
        </w:r>
      </w:ins>
      <w:ins w:id="685" w:author="Boisvert, Eric" w:date="2015-10-16T08:06:00Z">
        <w:r>
          <w:t xml:space="preserve"> </w:t>
        </w:r>
      </w:ins>
      <w:ins w:id="686" w:author="Boisvert, Eric" w:date="2015-10-16T08:07:00Z">
        <w:r>
          <w:t xml:space="preserve">abstract </w:t>
        </w:r>
      </w:ins>
      <w:ins w:id="687" w:author="Boisvert, Eric" w:date="2015-10-16T08:06:00Z">
        <w:r>
          <w:t>classes</w:t>
        </w:r>
      </w:ins>
      <w:ins w:id="688" w:author="Boisvert, Eric" w:date="2015-10-16T08:19:00Z">
        <w:r>
          <w:t xml:space="preserve"> </w:t>
        </w:r>
      </w:ins>
      <w:del w:id="689" w:author="Eric Boisvert" w:date="2016-01-09T01:17:00Z">
        <w:r w:rsidR="00595C96" w:rsidDel="00895888">
          <w:delText>concretised</w:delText>
        </w:r>
      </w:del>
      <w:ins w:id="690" w:author="Boisvert, Eric" w:date="2015-10-16T08:19:00Z">
        <w:del w:id="691" w:author="Eric Boisvert" w:date="2016-01-09T01:17:00Z">
          <w:r w:rsidDel="00895888">
            <w:delText xml:space="preserve"> </w:delText>
          </w:r>
        </w:del>
      </w:ins>
      <w:ins w:id="692" w:author="Eric Boisvert" w:date="2016-01-09T01:17:00Z">
        <w:r w:rsidR="00895888">
          <w:t xml:space="preserve">materialised </w:t>
        </w:r>
      </w:ins>
      <w:ins w:id="693" w:author="Boisvert, Eric" w:date="2015-10-16T08:19:00Z">
        <w:r>
          <w:t>in GeoSciML extension</w:t>
        </w:r>
      </w:ins>
      <w:ins w:id="694" w:author="Boisvert, Eric" w:date="2015-10-16T08:20:00Z">
        <w:r>
          <w:t xml:space="preserve"> (</w:t>
        </w:r>
        <w:r>
          <w:fldChar w:fldCharType="begin"/>
        </w:r>
        <w:r>
          <w:instrText xml:space="preserve"> REF _Ref432746974 \h </w:instrText>
        </w:r>
      </w:ins>
      <w:r>
        <w:fldChar w:fldCharType="separate"/>
      </w:r>
      <w:ins w:id="695" w:author="Boisvert, Eric" w:date="2015-10-16T08:20:00Z">
        <w:r>
          <w:t xml:space="preserve">Table </w:t>
        </w:r>
        <w:r>
          <w:rPr>
            <w:noProof/>
          </w:rPr>
          <w:t>1</w:t>
        </w:r>
        <w:r>
          <w:fldChar w:fldCharType="end"/>
        </w:r>
        <w:r>
          <w:t>)</w:t>
        </w:r>
      </w:ins>
      <w:ins w:id="696" w:author="Boisvert, Eric" w:date="2015-10-16T08:19:00Z">
        <w:r>
          <w:t>.</w:t>
        </w:r>
      </w:ins>
    </w:p>
    <w:p w14:paraId="434C3884" w14:textId="50875018" w:rsidR="000077DC" w:rsidRDefault="000077DC" w:rsidP="004D3EF3">
      <w:pPr>
        <w:pStyle w:val="Caption"/>
        <w:keepNext/>
        <w:rPr>
          <w:ins w:id="697" w:author="Boisvert, Eric" w:date="2015-10-16T08:20:00Z"/>
        </w:rPr>
      </w:pPr>
      <w:bookmarkStart w:id="698" w:name="_Ref432746974"/>
      <w:ins w:id="699" w:author="Boisvert, Eric" w:date="2015-10-16T08:20:00Z">
        <w:r>
          <w:t xml:space="preserve">Table </w:t>
        </w:r>
        <w:r>
          <w:fldChar w:fldCharType="begin"/>
        </w:r>
        <w:r>
          <w:instrText xml:space="preserve"> SEQ Table \* ARABIC </w:instrText>
        </w:r>
      </w:ins>
      <w:r>
        <w:fldChar w:fldCharType="separate"/>
      </w:r>
      <w:r w:rsidR="00292781">
        <w:rPr>
          <w:noProof/>
        </w:rPr>
        <w:t>1</w:t>
      </w:r>
      <w:ins w:id="700" w:author="Boisvert, Eric" w:date="2015-10-16T08:20:00Z">
        <w:r>
          <w:fldChar w:fldCharType="end"/>
        </w:r>
        <w:bookmarkEnd w:id="698"/>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1"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02" w:author="Boisvert, Eric" w:date="2015-10-16T08:08:00Z"/>
                <w:rFonts w:ascii="Calibri" w:hAnsi="Calibri"/>
                <w:b/>
                <w:bCs/>
                <w:color w:val="000000"/>
                <w:sz w:val="20"/>
                <w:szCs w:val="20"/>
              </w:rPr>
            </w:pPr>
            <w:ins w:id="703"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04" w:author="Boisvert, Eric" w:date="2015-10-16T08:08:00Z"/>
                <w:rFonts w:ascii="Calibri" w:hAnsi="Calibri"/>
                <w:b/>
                <w:bCs/>
                <w:color w:val="000000"/>
                <w:sz w:val="20"/>
                <w:szCs w:val="20"/>
              </w:rPr>
            </w:pPr>
            <w:ins w:id="705"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06"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07" w:author="Boisvert, Eric" w:date="2015-10-16T08:08:00Z"/>
                <w:rFonts w:ascii="Calibri" w:hAnsi="Calibri"/>
                <w:b/>
                <w:bCs/>
                <w:color w:val="000000"/>
                <w:sz w:val="20"/>
                <w:szCs w:val="20"/>
              </w:rPr>
            </w:pPr>
            <w:ins w:id="708"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09" w:author="Boisvert, Eric" w:date="2015-10-16T08:08:00Z"/>
                <w:rFonts w:ascii="Calibri" w:hAnsi="Calibri"/>
                <w:color w:val="000000"/>
                <w:sz w:val="20"/>
                <w:szCs w:val="20"/>
              </w:rPr>
            </w:pPr>
            <w:ins w:id="710" w:author="Boisvert, Eric" w:date="2015-10-16T08:10:00Z">
              <w:r w:rsidRPr="00D970E9">
                <w:rPr>
                  <w:rFonts w:ascii="Calibri" w:hAnsi="Calibri"/>
                  <w:color w:val="000000"/>
                  <w:sz w:val="20"/>
                  <w:szCs w:val="20"/>
                </w:rPr>
                <w:t>Association class p</w:t>
              </w:r>
            </w:ins>
            <w:ins w:id="711"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12" w:author="Boisvert, Eric" w:date="2015-10-16T08:08:00Z"/>
        </w:trPr>
        <w:tc>
          <w:tcPr>
            <w:tcW w:w="4361" w:type="dxa"/>
            <w:shd w:val="clear" w:color="auto" w:fill="auto"/>
          </w:tcPr>
          <w:p w14:paraId="58414791" w14:textId="3AD58F04" w:rsidR="000077DC" w:rsidRPr="000A793F" w:rsidRDefault="000077DC" w:rsidP="00DA2FDF">
            <w:pPr>
              <w:rPr>
                <w:ins w:id="713" w:author="Boisvert, Eric" w:date="2015-10-16T08:08:00Z"/>
                <w:rFonts w:ascii="Calibri" w:hAnsi="Calibri"/>
                <w:b/>
                <w:bCs/>
                <w:color w:val="000000"/>
                <w:sz w:val="20"/>
                <w:szCs w:val="20"/>
              </w:rPr>
            </w:pPr>
            <w:ins w:id="714"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15" w:author="Boisvert, Eric" w:date="2015-10-16T08:08:00Z"/>
                <w:rFonts w:ascii="Calibri" w:hAnsi="Calibri"/>
                <w:color w:val="000000"/>
                <w:sz w:val="20"/>
                <w:szCs w:val="20"/>
              </w:rPr>
            </w:pPr>
            <w:ins w:id="716" w:author="Boisvert, Eric" w:date="2015-10-16T08:14:00Z">
              <w:r w:rsidRPr="00D970E9">
                <w:rPr>
                  <w:rFonts w:ascii="Calibri" w:hAnsi="Calibri"/>
                  <w:color w:val="000000"/>
                  <w:sz w:val="20"/>
                  <w:szCs w:val="20"/>
                </w:rPr>
                <w:t>Detailed</w:t>
              </w:r>
            </w:ins>
            <w:ins w:id="717" w:author="Boisvert, Eric" w:date="2015-10-16T08:11:00Z">
              <w:r w:rsidRPr="00D970E9">
                <w:rPr>
                  <w:rFonts w:ascii="Calibri" w:hAnsi="Calibri"/>
                  <w:color w:val="000000"/>
                  <w:sz w:val="20"/>
                  <w:szCs w:val="20"/>
                </w:rPr>
                <w:t xml:space="preserve"> earth material description </w:t>
              </w:r>
            </w:ins>
            <w:ins w:id="718" w:author="Boisvert, Eric" w:date="2015-10-16T08:14:00Z">
              <w:r w:rsidRPr="00D970E9">
                <w:rPr>
                  <w:rFonts w:ascii="Calibri" w:hAnsi="Calibri"/>
                  <w:color w:val="000000"/>
                  <w:sz w:val="20"/>
                  <w:szCs w:val="20"/>
                </w:rPr>
                <w:t xml:space="preserve">placeholder </w:t>
              </w:r>
            </w:ins>
            <w:ins w:id="719" w:author="Boisvert, Eric" w:date="2015-10-16T08:11:00Z">
              <w:r w:rsidRPr="00D970E9">
                <w:rPr>
                  <w:rFonts w:ascii="Calibri" w:hAnsi="Calibri"/>
                  <w:color w:val="000000"/>
                  <w:sz w:val="20"/>
                  <w:szCs w:val="20"/>
                </w:rPr>
                <w:t>for GeologicUnit and EarthM</w:t>
              </w:r>
            </w:ins>
            <w:ins w:id="720"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1"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22" w:author="Boisvert, Eric" w:date="2015-10-16T08:08:00Z"/>
                <w:rFonts w:ascii="Calibri" w:hAnsi="Calibri"/>
                <w:b/>
                <w:bCs/>
                <w:color w:val="000000"/>
                <w:sz w:val="20"/>
                <w:szCs w:val="20"/>
              </w:rPr>
            </w:pPr>
            <w:ins w:id="723"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24" w:author="Boisvert, Eric" w:date="2015-10-16T08:08:00Z"/>
                <w:rFonts w:ascii="Calibri" w:hAnsi="Calibri"/>
                <w:color w:val="000000"/>
                <w:sz w:val="20"/>
                <w:szCs w:val="20"/>
              </w:rPr>
            </w:pPr>
            <w:ins w:id="725" w:author="Boisvert, Eric" w:date="2015-10-16T08:14:00Z">
              <w:r w:rsidRPr="00D970E9">
                <w:rPr>
                  <w:rFonts w:ascii="Calibri" w:hAnsi="Calibri"/>
                  <w:color w:val="000000"/>
                  <w:sz w:val="20"/>
                  <w:szCs w:val="20"/>
                </w:rPr>
                <w:t>Detailed</w:t>
              </w:r>
            </w:ins>
            <w:ins w:id="726" w:author="Boisvert, Eric" w:date="2015-10-16T08:12:00Z">
              <w:r w:rsidRPr="00D970E9">
                <w:rPr>
                  <w:rFonts w:ascii="Calibri" w:hAnsi="Calibri"/>
                  <w:color w:val="000000"/>
                  <w:sz w:val="20"/>
                  <w:szCs w:val="20"/>
                </w:rPr>
                <w:t xml:space="preserve"> geologic unit description</w:t>
              </w:r>
            </w:ins>
            <w:ins w:id="727" w:author="Boisvert, Eric" w:date="2015-10-16T08:14:00Z">
              <w:r w:rsidRPr="00D970E9">
                <w:rPr>
                  <w:rFonts w:ascii="Calibri" w:hAnsi="Calibri"/>
                  <w:color w:val="000000"/>
                  <w:sz w:val="20"/>
                  <w:szCs w:val="20"/>
                </w:rPr>
                <w:t xml:space="preserve"> placeholder</w:t>
              </w:r>
            </w:ins>
            <w:ins w:id="728"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29" w:author="Boisvert, Eric" w:date="2015-10-16T08:13:00Z"/>
        </w:trPr>
        <w:tc>
          <w:tcPr>
            <w:tcW w:w="4361" w:type="dxa"/>
            <w:shd w:val="clear" w:color="auto" w:fill="auto"/>
          </w:tcPr>
          <w:p w14:paraId="744760CE" w14:textId="2D65AB9E"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32" w:author="Boisvert, Eric" w:date="2015-10-16T08:13:00Z"/>
                <w:rFonts w:ascii="Calibri" w:hAnsi="Calibri"/>
                <w:color w:val="000000"/>
                <w:sz w:val="20"/>
                <w:szCs w:val="20"/>
              </w:rPr>
            </w:pPr>
            <w:ins w:id="733" w:author="Boisvert, Eric" w:date="2015-10-16T08:14:00Z">
              <w:r w:rsidRPr="00D970E9">
                <w:rPr>
                  <w:rFonts w:ascii="Calibri" w:hAnsi="Calibri"/>
                  <w:color w:val="000000"/>
                  <w:sz w:val="20"/>
                  <w:szCs w:val="20"/>
                </w:rPr>
                <w:t>Detailed geologic event description placeholder for GeologicEvent</w:t>
              </w:r>
            </w:ins>
            <w:ins w:id="734"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35"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36" w:author="Boisvert, Eric" w:date="2015-10-16T08:13:00Z"/>
                <w:rFonts w:ascii="Calibri" w:hAnsi="Calibri"/>
                <w:b/>
                <w:bCs/>
                <w:color w:val="000000"/>
                <w:sz w:val="20"/>
                <w:szCs w:val="20"/>
              </w:rPr>
            </w:pPr>
            <w:ins w:id="737"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38" w:author="Boisvert, Eric" w:date="2015-10-16T08:13:00Z"/>
                <w:rFonts w:ascii="Calibri" w:hAnsi="Calibri"/>
                <w:color w:val="000000"/>
                <w:sz w:val="20"/>
                <w:szCs w:val="20"/>
              </w:rPr>
            </w:pPr>
            <w:ins w:id="739"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0" w:author="Boisvert, Eric" w:date="2015-10-16T08:13:00Z"/>
        </w:trPr>
        <w:tc>
          <w:tcPr>
            <w:tcW w:w="4361" w:type="dxa"/>
            <w:shd w:val="clear" w:color="auto" w:fill="auto"/>
          </w:tcPr>
          <w:p w14:paraId="2AAB0063" w14:textId="611519DF" w:rsidR="000077DC" w:rsidRPr="00D970E9" w:rsidRDefault="000077DC" w:rsidP="00DA2FDF">
            <w:pPr>
              <w:rPr>
                <w:ins w:id="741" w:author="Boisvert, Eric" w:date="2015-10-16T08:13:00Z"/>
                <w:rFonts w:ascii="Calibri" w:hAnsi="Calibri"/>
                <w:b/>
                <w:bCs/>
                <w:color w:val="000000"/>
                <w:sz w:val="20"/>
                <w:szCs w:val="20"/>
              </w:rPr>
            </w:pPr>
            <w:ins w:id="74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43" w:author="Boisvert, Eric" w:date="2015-10-16T08:13:00Z"/>
                <w:rFonts w:ascii="Calibri" w:hAnsi="Calibri"/>
                <w:color w:val="000000"/>
                <w:sz w:val="20"/>
                <w:szCs w:val="20"/>
              </w:rPr>
            </w:pPr>
            <w:ins w:id="744" w:author="Boisvert, Eric" w:date="2015-10-16T08:16:00Z">
              <w:r w:rsidRPr="00D970E9">
                <w:rPr>
                  <w:rFonts w:ascii="Calibri" w:hAnsi="Calibri"/>
                  <w:color w:val="000000"/>
                  <w:sz w:val="20"/>
                  <w:szCs w:val="20"/>
                </w:rPr>
                <w:t xml:space="preserve">Detailed foliation description placeholder for </w:t>
              </w:r>
            </w:ins>
            <w:ins w:id="745"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46"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47" w:author="Boisvert, Eric" w:date="2015-10-16T08:16:00Z"/>
                <w:rFonts w:ascii="Calibri" w:hAnsi="Calibri"/>
                <w:b/>
                <w:bCs/>
                <w:color w:val="000000"/>
                <w:sz w:val="20"/>
                <w:szCs w:val="20"/>
              </w:rPr>
            </w:pPr>
            <w:ins w:id="748"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49" w:author="Boisvert, Eric" w:date="2015-10-16T08:16:00Z"/>
                <w:rFonts w:ascii="Calibri" w:hAnsi="Calibri"/>
                <w:color w:val="000000"/>
                <w:sz w:val="20"/>
                <w:szCs w:val="20"/>
              </w:rPr>
            </w:pPr>
            <w:ins w:id="750"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1" w:author="Boisvert, Eric" w:date="2015-10-16T08:16:00Z"/>
        </w:trPr>
        <w:tc>
          <w:tcPr>
            <w:tcW w:w="4361" w:type="dxa"/>
            <w:shd w:val="clear" w:color="auto" w:fill="auto"/>
          </w:tcPr>
          <w:p w14:paraId="31DE7313" w14:textId="534D15EA" w:rsidR="000077DC" w:rsidRPr="00D970E9" w:rsidRDefault="000077DC" w:rsidP="00DA2FDF">
            <w:pPr>
              <w:rPr>
                <w:ins w:id="752" w:author="Boisvert, Eric" w:date="2015-10-16T08:16:00Z"/>
                <w:rFonts w:ascii="Calibri" w:hAnsi="Calibri"/>
                <w:b/>
                <w:bCs/>
                <w:color w:val="000000"/>
                <w:sz w:val="20"/>
                <w:szCs w:val="20"/>
              </w:rPr>
            </w:pPr>
            <w:ins w:id="75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54" w:author="Boisvert, Eric" w:date="2015-10-16T08:16:00Z"/>
                <w:rFonts w:ascii="Calibri" w:hAnsi="Calibri"/>
                <w:color w:val="000000"/>
                <w:sz w:val="20"/>
                <w:szCs w:val="20"/>
              </w:rPr>
            </w:pPr>
            <w:ins w:id="755"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56"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57" w:author="Boisvert, Eric" w:date="2015-10-16T08:16:00Z"/>
                <w:rFonts w:ascii="Calibri" w:hAnsi="Calibri"/>
                <w:b/>
                <w:bCs/>
                <w:color w:val="000000"/>
                <w:sz w:val="20"/>
                <w:szCs w:val="20"/>
              </w:rPr>
            </w:pPr>
            <w:ins w:id="758" w:author="Boisvert, Eric" w:date="2015-10-16T08:17:00Z">
              <w:r w:rsidRPr="00D970E9">
                <w:rPr>
                  <w:rFonts w:ascii="Calibri" w:hAnsi="Calibri"/>
                  <w:b/>
                  <w:bCs/>
                  <w:color w:val="000000"/>
                  <w:sz w:val="20"/>
                  <w:szCs w:val="20"/>
                </w:rPr>
                <w:t>Geomorphologic</w:t>
              </w:r>
            </w:ins>
            <w:ins w:id="759"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0" w:author="Boisvert, Eric" w:date="2015-10-16T08:16:00Z"/>
                <w:rFonts w:ascii="Calibri" w:hAnsi="Calibri"/>
                <w:color w:val="000000"/>
                <w:sz w:val="20"/>
                <w:szCs w:val="20"/>
              </w:rPr>
            </w:pPr>
            <w:ins w:id="761"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62"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63" w:author="Eric Boisvert" w:date="2016-01-09T14:36:00Z"/>
        </w:rPr>
      </w:pPr>
      <w:ins w:id="764" w:author="Eric Boisvert" w:date="2016-01-09T14:36:00Z">
        <w:r>
          <w:t xml:space="preserve">The GeoSciML SWG is aware that this pattern </w:t>
        </w:r>
      </w:ins>
      <w:ins w:id="765" w:author="Eric Boisvert" w:date="2016-01-09T14:37:00Z">
        <w:r>
          <w:t>contrevene</w:t>
        </w:r>
      </w:ins>
      <w:ins w:id="766" w:author="Eric Boisvert" w:date="2016-01-09T14:36:00Z">
        <w:r>
          <w:t xml:space="preserve"> </w:t>
        </w:r>
      </w:ins>
      <w:ins w:id="767" w:author="Eric Boisvert" w:date="2016-01-09T14:37:00Z">
        <w:r>
          <w:t>a basic rule of ISO 19109 (</w:t>
        </w:r>
      </w:ins>
      <w:ins w:id="768" w:author="Eric Boisvert" w:date="2016-01-09T14:38:00Z">
        <w:r>
          <w:t>/req/uml/structure</w:t>
        </w:r>
      </w:ins>
      <w:ins w:id="769" w:author="Eric Boisvert" w:date="2016-01-09T14:37:00Z">
        <w:r>
          <w:t>)</w:t>
        </w:r>
      </w:ins>
      <w:ins w:id="770" w:author="Eric Boisvert" w:date="2016-01-09T14:38:00Z">
        <w:r>
          <w:t xml:space="preserve"> that states “</w:t>
        </w:r>
        <w:r w:rsidRPr="00F05019">
          <w:rPr>
            <w:i/>
            <w:rPrChange w:id="771" w:author="Eric Boisvert" w:date="2016-01-09T14:38:00Z">
              <w:rPr/>
            </w:rPrChange>
          </w:rPr>
          <w:t>All CLASSES used within an application schema for data transfer shall be instantiable, or if abstract, shall have non-abstract specializations.</w:t>
        </w:r>
        <w:r>
          <w:t>”</w:t>
        </w:r>
      </w:ins>
      <w:ins w:id="772" w:author="Eric Boisvert" w:date="2016-01-09T14:39:00Z">
        <w:r w:rsidR="000466A0">
          <w:t xml:space="preserve"> (</w:t>
        </w:r>
        <w:commentRangeStart w:id="773"/>
        <w:proofErr w:type="gramStart"/>
        <w:r w:rsidR="000466A0">
          <w:t>clause</w:t>
        </w:r>
        <w:proofErr w:type="gramEnd"/>
        <w:r w:rsidR="000466A0">
          <w:t xml:space="preserve"> 8.2.6 of ISO 19109</w:t>
        </w:r>
      </w:ins>
      <w:ins w:id="774" w:author="Eric Boisvert" w:date="2016-01-09T14:40:00Z">
        <w:r w:rsidR="000466A0">
          <w:t>:2015</w:t>
        </w:r>
        <w:commentRangeEnd w:id="773"/>
        <w:r w:rsidR="000466A0">
          <w:rPr>
            <w:rStyle w:val="CommentReference"/>
          </w:rPr>
          <w:commentReference w:id="773"/>
        </w:r>
        <w:r w:rsidR="000466A0">
          <w:t>)</w:t>
        </w:r>
      </w:ins>
    </w:p>
    <w:p w14:paraId="166DC55F" w14:textId="38605A4A" w:rsidR="00F05019" w:rsidRPr="00DA2FDF" w:rsidRDefault="000466A0" w:rsidP="00DA2FDF">
      <w:ins w:id="775" w:author="Eric Boisvert" w:date="2016-01-09T14:42:00Z">
        <w:r>
          <w:t>Because of the restriction</w:t>
        </w:r>
      </w:ins>
      <w:ins w:id="776" w:author="Eric Boisvert" w:date="2016-01-09T14:43:00Z">
        <w:r>
          <w:t>s</w:t>
        </w:r>
      </w:ins>
      <w:ins w:id="777" w:author="Eric Boisvert" w:date="2016-01-09T14:42:00Z">
        <w:r>
          <w:t xml:space="preserve"> of UML and XSD,</w:t>
        </w:r>
      </w:ins>
      <w:ins w:id="778" w:author="Eric Boisvert" w:date="2016-01-09T14:43:00Z">
        <w:r>
          <w:t xml:space="preserve"> it is felt that this pattern is the only usable extension pattern available.  It should be noted that this pattern </w:t>
        </w:r>
        <w:commentRangeStart w:id="779"/>
        <w:r>
          <w:t>is used by other communities.</w:t>
        </w:r>
      </w:ins>
      <w:ins w:id="780" w:author="Eric Boisvert" w:date="2016-01-09T14:42:00Z">
        <w:r>
          <w:t xml:space="preserve"> </w:t>
        </w:r>
      </w:ins>
      <w:commentRangeEnd w:id="779"/>
      <w:ins w:id="781" w:author="Eric Boisvert" w:date="2016-01-09T14:44:00Z">
        <w:r>
          <w:rPr>
            <w:rStyle w:val="CommentReference"/>
          </w:rPr>
          <w:commentReference w:id="779"/>
        </w:r>
      </w:ins>
    </w:p>
    <w:p w14:paraId="79B93D23" w14:textId="77777777" w:rsidR="009459BF" w:rsidRPr="009459BF" w:rsidRDefault="009A7B37" w:rsidP="009459BF">
      <w:pPr>
        <w:pStyle w:val="Heading1"/>
        <w:rPr>
          <w:lang w:val="en-CA"/>
        </w:rPr>
      </w:pPr>
      <w:bookmarkStart w:id="782" w:name="_Toc439943434"/>
      <w:r w:rsidRPr="00D12552">
        <w:rPr>
          <w:lang w:val="en-CA"/>
        </w:rPr>
        <w:t>Conventions</w:t>
      </w:r>
      <w:bookmarkEnd w:id="782"/>
    </w:p>
    <w:p w14:paraId="526B5110" w14:textId="77777777" w:rsidR="00695378" w:rsidRPr="00D12552" w:rsidRDefault="00695378" w:rsidP="00695378">
      <w:pPr>
        <w:pStyle w:val="Heading2"/>
        <w:rPr>
          <w:lang w:val="en-CA"/>
        </w:rPr>
      </w:pPr>
      <w:bookmarkStart w:id="783" w:name="_Ref439663710"/>
      <w:bookmarkStart w:id="784" w:name="_Toc439943435"/>
      <w:r w:rsidRPr="00D12552">
        <w:rPr>
          <w:lang w:val="en-CA"/>
        </w:rPr>
        <w:t>Requirement classe</w:t>
      </w:r>
      <w:bookmarkEnd w:id="783"/>
      <w:bookmarkEnd w:id="784"/>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85" w:name="_Toc377112004"/>
      <w:bookmarkStart w:id="786" w:name="_Toc428885193"/>
      <w:bookmarkStart w:id="787" w:name="_Ref439663763"/>
      <w:bookmarkStart w:id="788" w:name="_Toc439943436"/>
      <w:r w:rsidRPr="00D12552">
        <w:rPr>
          <w:lang w:val="en-CA"/>
        </w:rPr>
        <w:t>Requirement</w:t>
      </w:r>
      <w:bookmarkEnd w:id="785"/>
      <w:bookmarkEnd w:id="786"/>
      <w:bookmarkEnd w:id="787"/>
      <w:bookmarkEnd w:id="788"/>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89" w:name="_Toc356480502"/>
      <w:bookmarkStart w:id="790" w:name="_Toc377112005"/>
      <w:bookmarkStart w:id="791" w:name="_Toc428885194"/>
      <w:bookmarkStart w:id="792" w:name="_Toc439943437"/>
      <w:bookmarkStart w:id="793" w:name="_Toc356480505"/>
      <w:r w:rsidRPr="00D12552">
        <w:rPr>
          <w:lang w:val="en-CA"/>
        </w:rPr>
        <w:t>Conformance class</w:t>
      </w:r>
      <w:bookmarkEnd w:id="789"/>
      <w:bookmarkEnd w:id="790"/>
      <w:bookmarkEnd w:id="791"/>
      <w:bookmarkEnd w:id="792"/>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94"/>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94"/>
      <w:r w:rsidR="00A17543" w:rsidRPr="00D12552">
        <w:rPr>
          <w:rStyle w:val="CommentReference"/>
          <w:lang w:val="en-CA"/>
        </w:rPr>
        <w:commentReference w:id="794"/>
      </w:r>
    </w:p>
    <w:p w14:paraId="7652C4D3" w14:textId="77777777" w:rsidR="00695378" w:rsidRPr="00D12552" w:rsidRDefault="00695378" w:rsidP="00695378">
      <w:pPr>
        <w:pStyle w:val="Heading2"/>
        <w:rPr>
          <w:lang w:val="en-CA"/>
        </w:rPr>
      </w:pPr>
      <w:bookmarkStart w:id="795" w:name="_Toc377112006"/>
      <w:bookmarkStart w:id="796" w:name="_Toc428885195"/>
      <w:bookmarkStart w:id="797" w:name="_Toc439943438"/>
      <w:r w:rsidRPr="00D12552">
        <w:rPr>
          <w:lang w:val="en-CA"/>
        </w:rPr>
        <w:t>Identifiers</w:t>
      </w:r>
      <w:bookmarkEnd w:id="793"/>
      <w:bookmarkEnd w:id="795"/>
      <w:bookmarkEnd w:id="796"/>
      <w:bookmarkEnd w:id="797"/>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98" w:name="_Toc439943439"/>
      <w:commentRangeStart w:id="799"/>
      <w:r w:rsidRPr="00D12552">
        <w:rPr>
          <w:lang w:val="en-CA"/>
        </w:rPr>
        <w:t>Clauses not Containing Normative Material</w:t>
      </w:r>
      <w:commentRangeEnd w:id="799"/>
      <w:r w:rsidR="00F85F80">
        <w:rPr>
          <w:rStyle w:val="CommentReference"/>
          <w:b w:val="0"/>
          <w:bCs w:val="0"/>
        </w:rPr>
        <w:commentReference w:id="799"/>
      </w:r>
      <w:bookmarkEnd w:id="798"/>
    </w:p>
    <w:p w14:paraId="1279C72D" w14:textId="1E4C75B1" w:rsidR="009A7B37" w:rsidRPr="00D12552" w:rsidRDefault="009A7B37">
      <w:pPr>
        <w:rPr>
          <w:lang w:val="en-CA"/>
        </w:rPr>
      </w:pPr>
      <w:r w:rsidRPr="00D12552">
        <w:rPr>
          <w:lang w:val="en-CA"/>
        </w:rPr>
        <w:t>Paragraph</w:t>
      </w:r>
      <w:ins w:id="800"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01" w:name="_Toc439943440"/>
      <w:r w:rsidRPr="00D12552">
        <w:rPr>
          <w:lang w:val="en-CA"/>
        </w:rPr>
        <w:t>Clauses not containing normative material sub-clause 1</w:t>
      </w:r>
      <w:bookmarkEnd w:id="8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02" w:name="_Toc439943441"/>
      <w:r w:rsidRPr="00233F14">
        <w:lastRenderedPageBreak/>
        <w:t>Clauses not containing normative material sub-clause 2</w:t>
      </w:r>
      <w:bookmarkEnd w:id="802"/>
    </w:p>
    <w:p w14:paraId="65E1EDE5" w14:textId="77777777" w:rsidR="009A7B37" w:rsidRPr="00D12552" w:rsidRDefault="00A6445A">
      <w:pPr>
        <w:pStyle w:val="Heading1"/>
        <w:rPr>
          <w:lang w:val="en-CA"/>
        </w:rPr>
      </w:pPr>
      <w:bookmarkStart w:id="803" w:name="_Toc439943442"/>
      <w:r>
        <w:rPr>
          <w:lang w:val="en-CA"/>
        </w:rPr>
        <w:t>Logical Model</w:t>
      </w:r>
      <w:bookmarkEnd w:id="803"/>
    </w:p>
    <w:p w14:paraId="277058B6" w14:textId="7A986FDB" w:rsidR="009A7B37" w:rsidRDefault="00A17543" w:rsidP="004A5507">
      <w:pPr>
        <w:rPr>
          <w:ins w:id="804"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805"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806" w:author="Eric Boisvert" w:date="2016-01-04T11:42:00Z">
        <w:r w:rsidR="00D404D2">
          <w:rPr>
            <w:lang w:val="en-CA"/>
          </w:rPr>
          <w:t>s</w:t>
        </w:r>
      </w:ins>
      <w:r w:rsidR="00753A5A" w:rsidRPr="00D12552">
        <w:rPr>
          <w:lang w:val="en-CA"/>
        </w:rPr>
        <w:t xml:space="preserve"> </w:t>
      </w:r>
      <w:proofErr w:type="gramEnd"/>
      <w:del w:id="807"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08" w:author="Eric Boisvert" w:date="2015-10-29T04:35:00Z">
        <w:r w:rsidRPr="00946727">
          <w:rPr>
            <w:highlight w:val="yellow"/>
            <w:lang w:val="en-CA"/>
            <w:rPrChange w:id="809"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10"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11" w:author="Eric Boisvert" w:date="2016-01-04T11:43:00Z">
        <w:r w:rsidR="00D404D2">
          <w:rPr>
            <w:color w:val="FF0000"/>
            <w:lang w:val="en-CA"/>
          </w:rPr>
          <w:t>.</w:t>
        </w:r>
      </w:ins>
      <w:r w:rsidRPr="00D12552">
        <w:rPr>
          <w:color w:val="FF0000"/>
          <w:lang w:val="en-CA"/>
        </w:rPr>
        <w:t xml:space="preserve"> </w:t>
      </w:r>
      <w:del w:id="812" w:author="Eric Boisvert" w:date="2016-01-04T11:43:00Z">
        <w:r w:rsidRPr="00D12552" w:rsidDel="00D404D2">
          <w:rPr>
            <w:color w:val="FF0000"/>
            <w:lang w:val="en-CA"/>
          </w:rPr>
          <w:delText xml:space="preserve">and </w:delText>
        </w:r>
      </w:del>
      <w:ins w:id="813" w:author="Eric Boisvert" w:date="2016-01-04T11:44:00Z">
        <w:r w:rsidR="00D404D2">
          <w:rPr>
            <w:color w:val="FF0000"/>
            <w:lang w:val="en-CA"/>
          </w:rPr>
          <w:t>S</w:t>
        </w:r>
      </w:ins>
      <w:del w:id="814"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15"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16" w:name="_Toc439943443"/>
      <w:r>
        <w:rPr>
          <w:lang w:val="en-CA"/>
        </w:rPr>
        <w:t>Property cardinality</w:t>
      </w:r>
      <w:bookmarkEnd w:id="816"/>
    </w:p>
    <w:p w14:paraId="39A34AE3" w14:textId="77777777" w:rsidR="00D404D2" w:rsidRDefault="00D404D2" w:rsidP="004A5507">
      <w:pPr>
        <w:rPr>
          <w:ins w:id="817"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18"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19" w:author="Eric Boisvert" w:date="2016-01-04T11:47:00Z">
        <w:r w:rsidDel="00D404D2">
          <w:rPr>
            <w:lang w:val="en-CA"/>
          </w:rPr>
          <w:delText>“nillables”</w:delText>
        </w:r>
      </w:del>
      <w:ins w:id="820" w:author="Eric Boisvert" w:date="2016-01-04T11:49:00Z">
        <w:r w:rsidR="00D404D2">
          <w:rPr>
            <w:lang w:val="en-CA"/>
          </w:rPr>
          <w:t>nillable properties</w:t>
        </w:r>
      </w:ins>
      <w:r>
        <w:rPr>
          <w:lang w:val="en-CA"/>
        </w:rPr>
        <w:t xml:space="preserve">.  This design attracted a lot of criticism (not </w:t>
      </w:r>
      <w:del w:id="821" w:author="Eric Boisvert" w:date="2016-01-04T11:50:00Z">
        <w:r w:rsidDel="00D404D2">
          <w:rPr>
            <w:lang w:val="en-CA"/>
          </w:rPr>
          <w:delText xml:space="preserve">necessary </w:delText>
        </w:r>
      </w:del>
      <w:ins w:id="822" w:author="Eric Boisvert" w:date="2016-01-04T11:50:00Z">
        <w:r w:rsidR="00D404D2">
          <w:rPr>
            <w:lang w:val="en-CA"/>
          </w:rPr>
          <w:t xml:space="preserve">only </w:t>
        </w:r>
      </w:ins>
      <w:r>
        <w:rPr>
          <w:lang w:val="en-CA"/>
        </w:rPr>
        <w:t xml:space="preserve">for GeoSciML but </w:t>
      </w:r>
      <w:ins w:id="823"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24" w:author="Eric Boisvert" w:date="2015-10-27T17:06:00Z">
        <w:r w:rsidDel="00773E1B">
          <w:rPr>
            <w:lang w:val="en-CA"/>
          </w:rPr>
          <w:delText xml:space="preserve">the </w:delText>
        </w:r>
      </w:del>
      <w:ins w:id="825" w:author="Eric Boisvert" w:date="2015-10-27T17:06:00Z">
        <w:r w:rsidR="00773E1B">
          <w:rPr>
            <w:lang w:val="en-CA"/>
          </w:rPr>
          <w:t xml:space="preserve"> </w:t>
        </w:r>
      </w:ins>
      <w:r>
        <w:rPr>
          <w:lang w:val="en-CA"/>
        </w:rPr>
        <w:t xml:space="preserve">filling the instance with nil properties </w:t>
      </w:r>
      <w:del w:id="826" w:author="Eric Boisvert" w:date="2015-10-27T17:06:00Z">
        <w:r w:rsidDel="00773E1B">
          <w:rPr>
            <w:lang w:val="en-CA"/>
          </w:rPr>
          <w:delText xml:space="preserve">as </w:delText>
        </w:r>
      </w:del>
      <w:ins w:id="827" w:author="Eric Boisvert" w:date="2015-10-27T17:06:00Z">
        <w:r w:rsidR="00773E1B">
          <w:rPr>
            <w:lang w:val="en-CA"/>
          </w:rPr>
          <w:t xml:space="preserve">is </w:t>
        </w:r>
      </w:ins>
      <w:r>
        <w:rPr>
          <w:lang w:val="en-CA"/>
        </w:rPr>
        <w:t>“unnecessa</w:t>
      </w:r>
      <w:ins w:id="828" w:author="Eric Boisvert" w:date="2015-10-27T17:06:00Z">
        <w:r w:rsidR="00773E1B">
          <w:rPr>
            <w:lang w:val="en-CA"/>
          </w:rPr>
          <w:t>re</w:t>
        </w:r>
      </w:ins>
      <w:del w:id="829" w:author="Eric Boisvert" w:date="2015-10-27T17:06:00Z">
        <w:r w:rsidDel="00773E1B">
          <w:rPr>
            <w:lang w:val="en-CA"/>
          </w:rPr>
          <w:delText>r</w:delText>
        </w:r>
      </w:del>
      <w:ins w:id="830" w:author="Eric Boisvert" w:date="2015-10-27T17:06:00Z">
        <w:r w:rsidR="00773E1B">
          <w:rPr>
            <w:lang w:val="en-CA"/>
          </w:rPr>
          <w:t>l</w:t>
        </w:r>
      </w:ins>
      <w:r>
        <w:rPr>
          <w:lang w:val="en-CA"/>
        </w:rPr>
        <w:t xml:space="preserve">y verbose” and a waste of bandwidth.  </w:t>
      </w:r>
      <w:ins w:id="831"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32" w:author="Eric Boisvert" w:date="2016-01-04T12:00:00Z"/>
          <w:lang w:val="en-CA"/>
        </w:rPr>
      </w:pPr>
      <w:del w:id="833" w:author="Eric Boisvert" w:date="2016-01-04T11:51:00Z">
        <w:r w:rsidDel="00EC644A">
          <w:rPr>
            <w:lang w:val="en-CA"/>
          </w:rPr>
          <w:lastRenderedPageBreak/>
          <w:delText>It has been argued that nillable properties are just a verbose absent value, but</w:delText>
        </w:r>
      </w:del>
      <w:r>
        <w:rPr>
          <w:lang w:val="en-CA"/>
        </w:rPr>
        <w:t xml:space="preserve"> </w:t>
      </w:r>
      <w:ins w:id="834" w:author="Eric Boisvert" w:date="2016-01-04T11:51:00Z">
        <w:r w:rsidR="00EC644A">
          <w:rPr>
            <w:lang w:val="en-CA"/>
          </w:rPr>
          <w:t>N</w:t>
        </w:r>
      </w:ins>
      <w:del w:id="835" w:author="Eric Boisvert" w:date="2016-01-04T11:51:00Z">
        <w:r w:rsidDel="00EC644A">
          <w:rPr>
            <w:lang w:val="en-CA"/>
          </w:rPr>
          <w:delText>n</w:delText>
        </w:r>
      </w:del>
      <w:r>
        <w:rPr>
          <w:lang w:val="en-CA"/>
        </w:rPr>
        <w:t xml:space="preserve">illable properties actually carry useful or even required </w:t>
      </w:r>
      <w:del w:id="836" w:author="Eric Boisvert" w:date="2016-01-04T11:54:00Z">
        <w:r w:rsidDel="00EC644A">
          <w:rPr>
            <w:lang w:val="en-CA"/>
          </w:rPr>
          <w:delText xml:space="preserve">information – through nilReason attribute in XML- </w:delText>
        </w:r>
      </w:del>
      <w:r>
        <w:rPr>
          <w:lang w:val="en-CA"/>
        </w:rPr>
        <w:t>in certain use cases, such a</w:t>
      </w:r>
      <w:ins w:id="837" w:author="Eric Boisvert" w:date="2016-01-04T11:41:00Z">
        <w:r w:rsidR="00D404D2">
          <w:rPr>
            <w:lang w:val="en-CA"/>
          </w:rPr>
          <w:t>s</w:t>
        </w:r>
      </w:ins>
      <w:r>
        <w:rPr>
          <w:lang w:val="en-CA"/>
        </w:rPr>
        <w:t xml:space="preserve"> legally bounded data exchange scenarios</w:t>
      </w:r>
      <w:del w:id="838" w:author="Eric Boisvert" w:date="2016-01-04T11:54:00Z">
        <w:r w:rsidDel="00EC644A">
          <w:rPr>
            <w:lang w:val="en-CA"/>
          </w:rPr>
          <w:delText xml:space="preserve">. </w:delText>
        </w:r>
      </w:del>
      <w:ins w:id="839" w:author="Eric Boisvert" w:date="2016-01-04T11:54:00Z">
        <w:r w:rsidR="00EC644A">
          <w:rPr>
            <w:lang w:val="en-CA"/>
          </w:rPr>
          <w:t xml:space="preserve">.  </w:t>
        </w:r>
      </w:ins>
      <w:ins w:id="840" w:author="Eric Boisvert" w:date="2016-01-04T11:56:00Z">
        <w:r w:rsidR="00EC644A">
          <w:rPr>
            <w:lang w:val="en-CA"/>
          </w:rPr>
          <w:t>Some</w:t>
        </w:r>
      </w:ins>
      <w:ins w:id="841" w:author="Eric Boisvert" w:date="2016-01-04T11:54:00Z">
        <w:r w:rsidR="00EC644A">
          <w:rPr>
            <w:lang w:val="en-CA"/>
          </w:rPr>
          <w:t xml:space="preserve"> communities using GeoSciML might still want to force usage of nilled properties </w:t>
        </w:r>
      </w:ins>
      <w:ins w:id="842" w:author="Eric Boisvert" w:date="2016-01-04T11:56:00Z">
        <w:r w:rsidR="00EC644A">
          <w:rPr>
            <w:lang w:val="en-CA"/>
          </w:rPr>
          <w:t>and the SWG recognised that different communit</w:t>
        </w:r>
      </w:ins>
      <w:ins w:id="843" w:author="Eric Boisvert" w:date="2016-01-04T11:57:00Z">
        <w:r w:rsidR="00EC644A">
          <w:rPr>
            <w:lang w:val="en-CA"/>
          </w:rPr>
          <w:t xml:space="preserve">ies might want to enforce different sets of properties.  </w:t>
        </w:r>
      </w:ins>
      <w:ins w:id="844" w:author="Eric Boisvert" w:date="2016-01-04T11:58:00Z">
        <w:r w:rsidR="00EC644A">
          <w:rPr>
            <w:lang w:val="en-CA"/>
          </w:rPr>
          <w:t>To</w:t>
        </w:r>
      </w:ins>
      <w:ins w:id="845" w:author="Eric Boisvert" w:date="2016-01-04T11:57:00Z">
        <w:r w:rsidR="00EC644A">
          <w:rPr>
            <w:lang w:val="en-CA"/>
          </w:rPr>
          <w:t xml:space="preserve"> meet this requirements and to offer flexibility to various communities want</w:t>
        </w:r>
      </w:ins>
      <w:ins w:id="846" w:author="Eric Boisvert" w:date="2016-01-04T11:58:00Z">
        <w:r w:rsidR="00EC644A">
          <w:rPr>
            <w:lang w:val="en-CA"/>
          </w:rPr>
          <w:t>ing</w:t>
        </w:r>
      </w:ins>
      <w:ins w:id="847" w:author="Eric Boisvert" w:date="2016-01-04T11:57:00Z">
        <w:r w:rsidR="00EC644A">
          <w:rPr>
            <w:lang w:val="en-CA"/>
          </w:rPr>
          <w:t xml:space="preserve"> to use (or extend) GeoSciML, </w:t>
        </w:r>
      </w:ins>
      <w:ins w:id="848" w:author="Eric Boisvert" w:date="2016-01-04T11:58:00Z">
        <w:r w:rsidR="00EC644A">
          <w:rPr>
            <w:lang w:val="en-CA"/>
          </w:rPr>
          <w:t>properties are optional, but can still be nilled.  A data provider is offered two options when a value is missin</w:t>
        </w:r>
      </w:ins>
      <w:ins w:id="849" w:author="Eric Boisvert" w:date="2016-01-04T12:00:00Z">
        <w:r w:rsidR="00EC644A">
          <w:rPr>
            <w:lang w:val="en-CA"/>
          </w:rPr>
          <w:t>g:</w:t>
        </w:r>
      </w:ins>
    </w:p>
    <w:p w14:paraId="5C6B93DB" w14:textId="6F5A4FB6" w:rsidR="00EC644A" w:rsidRDefault="00EC644A">
      <w:pPr>
        <w:numPr>
          <w:ilvl w:val="0"/>
          <w:numId w:val="30"/>
        </w:numPr>
        <w:rPr>
          <w:ins w:id="850" w:author="Eric Boisvert" w:date="2016-01-04T12:00:00Z"/>
          <w:lang w:val="en-CA"/>
        </w:rPr>
        <w:pPrChange w:id="851" w:author="Eric Boisvert" w:date="2016-01-04T12:00:00Z">
          <w:pPr/>
        </w:pPrChange>
      </w:pPr>
      <w:ins w:id="852" w:author="Eric Boisvert" w:date="2016-01-04T12:00:00Z">
        <w:r>
          <w:rPr>
            <w:lang w:val="en-CA"/>
          </w:rPr>
          <w:t>Omit the property</w:t>
        </w:r>
      </w:ins>
    </w:p>
    <w:p w14:paraId="7284E536" w14:textId="20570944" w:rsidR="00EC644A" w:rsidRDefault="00EC644A">
      <w:pPr>
        <w:numPr>
          <w:ilvl w:val="0"/>
          <w:numId w:val="30"/>
        </w:numPr>
        <w:rPr>
          <w:ins w:id="853" w:author="Eric Boisvert" w:date="2016-01-04T12:00:00Z"/>
          <w:lang w:val="en-CA"/>
        </w:rPr>
        <w:pPrChange w:id="854" w:author="Eric Boisvert" w:date="2016-01-04T12:00:00Z">
          <w:pPr/>
        </w:pPrChange>
      </w:pPr>
      <w:ins w:id="855"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56" w:author="Eric Boisvert" w:date="2016-01-04T11:52:00Z"/>
          <w:lang w:val="en-CA"/>
        </w:rPr>
      </w:pPr>
      <w:ins w:id="857" w:author="Eric Boisvert" w:date="2016-01-04T12:02:00Z">
        <w:r>
          <w:rPr>
            <w:lang w:val="en-CA"/>
          </w:rPr>
          <w:t>What option is useful for a community is left to that community that can enforce the rule</w:t>
        </w:r>
      </w:ins>
      <w:ins w:id="858" w:author="Eric Boisvert" w:date="2016-01-04T12:03:00Z">
        <w:r>
          <w:rPr>
            <w:lang w:val="en-CA"/>
          </w:rPr>
          <w:t>s</w:t>
        </w:r>
      </w:ins>
      <w:ins w:id="859" w:author="Eric Boisvert" w:date="2016-01-04T12:02:00Z">
        <w:r>
          <w:rPr>
            <w:lang w:val="en-CA"/>
          </w:rPr>
          <w:t xml:space="preserve"> using Schematron.  </w:t>
        </w:r>
      </w:ins>
      <w:ins w:id="860"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61" w:author="Eric Boisvert" w:date="2016-01-04T12:07:00Z">
        <w:r>
          <w:rPr>
            <w:lang w:val="en-CA"/>
          </w:rPr>
          <w:t>s</w:t>
        </w:r>
      </w:ins>
      <w:ins w:id="862" w:author="Eric Boisvert" w:date="2016-01-04T12:03:00Z">
        <w:r>
          <w:rPr>
            <w:lang w:val="en-CA"/>
          </w:rPr>
          <w:t xml:space="preserve"> into a set of common XSD and SCH to anyone claiming conformance to GeoSciML and community specific SCH to enforce specific use cases</w:t>
        </w:r>
      </w:ins>
      <w:ins w:id="863" w:author="Eric Boisvert" w:date="2016-01-04T12:08:00Z">
        <w:r>
          <w:rPr>
            <w:lang w:val="en-CA"/>
          </w:rPr>
          <w:t>, such as INSPIRE</w:t>
        </w:r>
      </w:ins>
      <w:ins w:id="864" w:author="Eric Boisvert" w:date="2016-01-04T12:03:00Z">
        <w:r>
          <w:rPr>
            <w:lang w:val="en-CA"/>
          </w:rPr>
          <w:t>.</w:t>
        </w:r>
      </w:ins>
    </w:p>
    <w:p w14:paraId="0AA94133" w14:textId="548DEFB9" w:rsidR="00EC644A" w:rsidDel="00EC644A" w:rsidRDefault="00EC644A" w:rsidP="004A5507">
      <w:pPr>
        <w:rPr>
          <w:del w:id="865" w:author="Eric Boisvert" w:date="2016-01-04T11:57:00Z"/>
          <w:lang w:val="en-CA"/>
        </w:rPr>
      </w:pPr>
    </w:p>
    <w:p w14:paraId="279757A9" w14:textId="77777777" w:rsidR="009B64F8" w:rsidRDefault="009B64F8" w:rsidP="00702EC2">
      <w:pPr>
        <w:pStyle w:val="Heading3"/>
        <w:rPr>
          <w:lang w:val="en-CA"/>
        </w:rPr>
      </w:pPr>
      <w:bookmarkStart w:id="866" w:name="_Toc439943444"/>
      <w:commentRangeStart w:id="867"/>
      <w:r>
        <w:rPr>
          <w:lang w:val="en-CA"/>
        </w:rPr>
        <w:t>Observed absence</w:t>
      </w:r>
      <w:commentRangeEnd w:id="867"/>
      <w:r w:rsidR="009D3533">
        <w:rPr>
          <w:rStyle w:val="CommentReference"/>
          <w:rFonts w:cs="Times New Roman"/>
          <w:b w:val="0"/>
          <w:bCs w:val="0"/>
        </w:rPr>
        <w:commentReference w:id="867"/>
      </w:r>
      <w:bookmarkEnd w:id="866"/>
    </w:p>
    <w:p w14:paraId="740AA8D6" w14:textId="77777777" w:rsidR="009B64F8" w:rsidRDefault="009B64F8" w:rsidP="004A5507">
      <w:pPr>
        <w:rPr>
          <w:lang w:val="en-CA"/>
        </w:rPr>
      </w:pPr>
      <w:commentRangeStart w:id="868"/>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69"/>
      <w:r w:rsidRPr="00D3219D">
        <w:rPr>
          <w:b/>
          <w:i/>
          <w:rPrChange w:id="870" w:author="Eric Boisvert" w:date="2016-01-04T12:08:00Z">
            <w:rPr>
              <w:i/>
            </w:rPr>
          </w:rPrChange>
        </w:rPr>
        <w:t>absence</w:t>
      </w:r>
      <w:r w:rsidRPr="009B64F8">
        <w:rPr>
          <w:i/>
        </w:rPr>
        <w:t xml:space="preserve"> of fossils</w:t>
      </w:r>
      <w:commentRangeEnd w:id="869"/>
      <w:r w:rsidR="009D3533">
        <w:rPr>
          <w:rStyle w:val="CommentReference"/>
        </w:rPr>
        <w:commentReference w:id="869"/>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868"/>
      <w:r w:rsidR="0020685A">
        <w:rPr>
          <w:rStyle w:val="CommentReference"/>
        </w:rPr>
        <w:commentReference w:id="868"/>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71"/>
      <w:r w:rsidR="009D3533">
        <w:rPr>
          <w:lang w:val="en-CA"/>
        </w:rPr>
        <w:t>There is a</w:t>
      </w:r>
      <w:del w:id="872" w:author="Eric Boisvert" w:date="2015-10-28T12:07:00Z">
        <w:r w:rsidR="009D3533" w:rsidDel="005A74B6">
          <w:rPr>
            <w:lang w:val="en-CA"/>
          </w:rPr>
          <w:delText xml:space="preserve">n obvious </w:delText>
        </w:r>
      </w:del>
      <w:r w:rsidR="009D3533">
        <w:rPr>
          <w:lang w:val="en-CA"/>
        </w:rPr>
        <w:t>difference between reporting conf</w:t>
      </w:r>
      <w:ins w:id="873" w:author="Eric Boisvert" w:date="2015-10-27T17:07:00Z">
        <w:r w:rsidR="00773E1B">
          <w:rPr>
            <w:lang w:val="en-CA"/>
          </w:rPr>
          <w:t>i</w:t>
        </w:r>
      </w:ins>
      <w:del w:id="874" w:author="Eric Boisvert" w:date="2015-10-27T17:07:00Z">
        <w:r w:rsidR="009D3533" w:rsidDel="00773E1B">
          <w:rPr>
            <w:lang w:val="en-CA"/>
          </w:rPr>
          <w:delText>o</w:delText>
        </w:r>
      </w:del>
      <w:r w:rsidR="009D3533">
        <w:rPr>
          <w:lang w:val="en-CA"/>
        </w:rPr>
        <w:t>rmed absence of kyanite and the presence of kyanite i</w:t>
      </w:r>
      <w:del w:id="875" w:author="Eric Boisvert" w:date="2016-01-04T12:09:00Z">
        <w:r w:rsidR="009D3533" w:rsidDel="00D3219D">
          <w:rPr>
            <w:lang w:val="en-CA"/>
          </w:rPr>
          <w:delText>f</w:delText>
        </w:r>
      </w:del>
      <w:ins w:id="876" w:author="Eric Boisvert" w:date="2016-01-04T12:09:00Z">
        <w:r w:rsidR="00D3219D">
          <w:rPr>
            <w:lang w:val="en-CA"/>
          </w:rPr>
          <w:t>s</w:t>
        </w:r>
      </w:ins>
      <w:r w:rsidR="009D3533">
        <w:rPr>
          <w:lang w:val="en-CA"/>
        </w:rPr>
        <w:t xml:space="preserve"> not known.</w:t>
      </w:r>
      <w:commentRangeEnd w:id="871"/>
      <w:r w:rsidR="00864A36">
        <w:rPr>
          <w:rStyle w:val="CommentReference"/>
        </w:rPr>
        <w:commentReference w:id="871"/>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77"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77"/>
    </w:p>
    <w:p w14:paraId="563904A3" w14:textId="77777777" w:rsidR="006A7DD0" w:rsidRDefault="006A7DD0">
      <w:pPr>
        <w:rPr>
          <w:color w:val="FF0000"/>
          <w:lang w:val="en-CA"/>
        </w:rPr>
      </w:pPr>
    </w:p>
    <w:p w14:paraId="0AF76069" w14:textId="6473C398" w:rsidR="009A7B37" w:rsidRDefault="00A6445A">
      <w:pPr>
        <w:rPr>
          <w:ins w:id="878"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79" w:name="_Toc439943446"/>
      <w:commentRangeStart w:id="880"/>
      <w:r w:rsidRPr="00D12552">
        <w:rPr>
          <w:lang w:val="en-CA"/>
        </w:rPr>
        <w:t>Naming of entities</w:t>
      </w:r>
      <w:commentRangeEnd w:id="880"/>
      <w:r w:rsidR="00FA21EA">
        <w:rPr>
          <w:rStyle w:val="CommentReference"/>
          <w:rFonts w:cs="Times New Roman"/>
          <w:b w:val="0"/>
          <w:bCs w:val="0"/>
        </w:rPr>
        <w:commentReference w:id="880"/>
      </w:r>
      <w:bookmarkEnd w:id="87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81"/>
            <w:del w:id="882" w:author="Eric Boisvert" w:date="2015-10-29T04:08:00Z">
              <w:r w:rsidRPr="00D12552" w:rsidDel="00FA21EA">
                <w:rPr>
                  <w:rStyle w:val="reqtext"/>
                  <w:lang w:val="en-CA"/>
                </w:rPr>
                <w:delText xml:space="preserve">classifier </w:delText>
              </w:r>
            </w:del>
            <w:ins w:id="883" w:author="Eric Boisvert" w:date="2015-10-29T04:10:00Z">
              <w:r w:rsidR="00FA21EA">
                <w:rPr>
                  <w:rStyle w:val="reqtext"/>
                  <w:lang w:val="en-CA"/>
                </w:rPr>
                <w:t>entity</w:t>
              </w:r>
            </w:ins>
            <w:ins w:id="884" w:author="Eric Boisvert" w:date="2015-10-29T04:08:00Z">
              <w:r w:rsidR="00FA21EA" w:rsidRPr="00D12552">
                <w:rPr>
                  <w:rStyle w:val="reqtext"/>
                  <w:lang w:val="en-CA"/>
                </w:rPr>
                <w:t xml:space="preserve"> </w:t>
              </w:r>
              <w:commentRangeEnd w:id="881"/>
              <w:r w:rsidR="00FA21EA">
                <w:rPr>
                  <w:rStyle w:val="CommentReference"/>
                  <w:rFonts w:ascii="Times New Roman" w:eastAsia="Times New Roman" w:hAnsi="Times New Roman"/>
                  <w:lang w:val="en-US" w:eastAsia="en-US"/>
                </w:rPr>
                <w:commentReference w:id="881"/>
              </w:r>
            </w:ins>
            <w:del w:id="885" w:author="Eric Boisvert" w:date="2015-10-29T04:07:00Z">
              <w:r w:rsidRPr="00D12552" w:rsidDel="00FA21EA">
                <w:rPr>
                  <w:rStyle w:val="reqtext"/>
                  <w:lang w:val="en-CA"/>
                </w:rPr>
                <w:delText xml:space="preserve">shall </w:delText>
              </w:r>
            </w:del>
            <w:ins w:id="886"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87"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88" w:name="_Toc439943447"/>
      <w:r w:rsidRPr="00D12552">
        <w:rPr>
          <w:lang w:val="en-CA"/>
        </w:rPr>
        <w:t>Cardinality</w:t>
      </w:r>
      <w:bookmarkEnd w:id="88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89" w:author="Eric Boisvert" w:date="2015-10-29T04:28:00Z">
              <w:r>
                <w:rPr>
                  <w:rStyle w:val="reqtext"/>
                  <w:lang w:val="en-CA"/>
                </w:rPr>
                <w:t xml:space="preserve">If the </w:t>
              </w:r>
            </w:ins>
            <w:r w:rsidR="00641AE8" w:rsidRPr="00D12552">
              <w:rPr>
                <w:rStyle w:val="reqtext"/>
                <w:lang w:val="en-CA"/>
              </w:rPr>
              <w:t>Target implementation</w:t>
            </w:r>
            <w:ins w:id="890" w:author="Eric Boisvert" w:date="2015-10-29T04:28:00Z">
              <w:r>
                <w:rPr>
                  <w:rStyle w:val="reqtext"/>
                  <w:lang w:val="en-CA"/>
                </w:rPr>
                <w:t xml:space="preserve"> allows it, it</w:t>
              </w:r>
            </w:ins>
            <w:r w:rsidR="00641AE8" w:rsidRPr="00D12552">
              <w:rPr>
                <w:rStyle w:val="reqtext"/>
                <w:lang w:val="en-CA"/>
              </w:rPr>
              <w:t xml:space="preserve"> </w:t>
            </w:r>
            <w:del w:id="891" w:author="Eric Boisvert" w:date="2015-10-29T04:27:00Z">
              <w:r w:rsidR="00641AE8" w:rsidRPr="00D12552" w:rsidDel="001571AE">
                <w:rPr>
                  <w:rStyle w:val="reqtext"/>
                  <w:lang w:val="en-CA"/>
                </w:rPr>
                <w:delText xml:space="preserve">shall </w:delText>
              </w:r>
            </w:del>
            <w:ins w:id="892" w:author="Eric Boisvert" w:date="2015-10-29T04:27:00Z">
              <w:r w:rsidR="001571AE">
                <w:rPr>
                  <w:rStyle w:val="reqtext"/>
                  <w:lang w:val="en-CA"/>
                </w:rPr>
                <w:t>SHALL</w:t>
              </w:r>
              <w:r w:rsidR="001571AE" w:rsidRPr="00D12552">
                <w:rPr>
                  <w:rStyle w:val="reqtext"/>
                  <w:lang w:val="en-CA"/>
                </w:rPr>
                <w:t xml:space="preserve"> </w:t>
              </w:r>
            </w:ins>
            <w:del w:id="893" w:author="Eric Boisvert" w:date="2015-10-29T04:26:00Z">
              <w:r w:rsidR="00641AE8" w:rsidRPr="00D12552" w:rsidDel="001571AE">
                <w:rPr>
                  <w:rStyle w:val="reqtext"/>
                  <w:lang w:val="en-CA"/>
                </w:rPr>
                <w:delText xml:space="preserve">constrain </w:delText>
              </w:r>
            </w:del>
            <w:ins w:id="894"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95" w:author="Eric Boisvert" w:date="2015-10-29T04:26:00Z">
              <w:r w:rsidR="001571AE">
                <w:rPr>
                  <w:rStyle w:val="reqtext"/>
                  <w:lang w:val="en-CA"/>
                </w:rPr>
                <w:t>s</w:t>
              </w:r>
            </w:ins>
            <w:r w:rsidR="00641AE8" w:rsidRPr="00D12552">
              <w:rPr>
                <w:rStyle w:val="reqtext"/>
                <w:lang w:val="en-CA"/>
              </w:rPr>
              <w:t xml:space="preserve"> </w:t>
            </w:r>
            <w:ins w:id="896" w:author="Eric Boisvert" w:date="2015-10-29T04:26:00Z">
              <w:r w:rsidR="001571AE">
                <w:rPr>
                  <w:rStyle w:val="reqtext"/>
                  <w:lang w:val="en-CA"/>
                </w:rPr>
                <w:t xml:space="preserve">as defined in the </w:t>
              </w:r>
            </w:ins>
            <w:del w:id="897"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98" w:author="Eric Boisvert" w:date="2015-10-29T04:29:00Z"/>
          <w:color w:val="FF0000"/>
          <w:lang w:val="en-CA"/>
        </w:rPr>
      </w:pPr>
    </w:p>
    <w:p w14:paraId="7C3E2A57" w14:textId="5335AD24" w:rsidR="00946727" w:rsidRPr="00D12552" w:rsidDel="00ED5267" w:rsidRDefault="00946727" w:rsidP="00DB1F99">
      <w:pPr>
        <w:rPr>
          <w:del w:id="899" w:author="Eric Boisvert" w:date="2016-01-04T12:14:00Z"/>
          <w:color w:val="FF0000"/>
          <w:lang w:val="en-CA"/>
        </w:rPr>
      </w:pPr>
      <w:ins w:id="900" w:author="Eric Boisvert" w:date="2015-10-29T04:29:00Z">
        <w:r w:rsidRPr="00946727">
          <w:rPr>
            <w:color w:val="FF0000"/>
            <w:lang w:val="en-CA"/>
          </w:rPr>
          <w:t>Cardinality shall be the same as defined in UML model.</w:t>
        </w:r>
      </w:ins>
      <w:ins w:id="901"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902" w:author="Eric Boisvert" w:date="2016-01-04T12:13:00Z">
        <w:r w:rsidR="00ED5267">
          <w:rPr>
            <w:color w:val="FF0000"/>
            <w:lang w:val="en-CA"/>
          </w:rPr>
          <w:t>“1”</w:t>
        </w:r>
      </w:ins>
      <w:ins w:id="903" w:author="Eric Boisvert" w:date="2016-01-04T12:11:00Z">
        <w:r w:rsidR="00ED5267">
          <w:rPr>
            <w:color w:val="FF0000"/>
            <w:lang w:val="en-CA"/>
          </w:rPr>
          <w:t xml:space="preserve"> or </w:t>
        </w:r>
      </w:ins>
      <w:ins w:id="904" w:author="Eric Boisvert" w:date="2016-01-04T12:13:00Z">
        <w:r w:rsidR="00ED5267">
          <w:rPr>
            <w:color w:val="FF0000"/>
            <w:lang w:val="en-CA"/>
          </w:rPr>
          <w:t>“</w:t>
        </w:r>
      </w:ins>
      <w:ins w:id="905" w:author="Eric Boisvert" w:date="2016-01-04T12:11:00Z">
        <w:r w:rsidR="00ED5267">
          <w:rPr>
            <w:color w:val="FF0000"/>
            <w:lang w:val="en-CA"/>
          </w:rPr>
          <w:t>many</w:t>
        </w:r>
      </w:ins>
      <w:ins w:id="906" w:author="Eric Boisvert" w:date="2016-01-04T12:13:00Z">
        <w:r w:rsidR="00ED5267">
          <w:rPr>
            <w:color w:val="FF0000"/>
            <w:lang w:val="en-CA"/>
          </w:rPr>
          <w:t>”</w:t>
        </w:r>
      </w:ins>
      <w:ins w:id="907" w:author="Eric Boisvert" w:date="2016-01-04T12:11:00Z">
        <w:r w:rsidR="00ED5267">
          <w:rPr>
            <w:color w:val="FF0000"/>
            <w:lang w:val="en-CA"/>
          </w:rPr>
          <w:t xml:space="preserve"> in almost all cases.</w:t>
        </w:r>
      </w:ins>
      <w:ins w:id="908" w:author="Eric Boisvert" w:date="2016-01-04T12:13:00Z">
        <w:r w:rsidR="00ED5267">
          <w:rPr>
            <w:color w:val="FF0000"/>
            <w:lang w:val="en-CA"/>
          </w:rPr>
          <w:t xml:space="preserve">   Therefore, if the UML limits a property to “1”, the target implementation can’t be “many</w:t>
        </w:r>
      </w:ins>
      <w:ins w:id="909" w:author="Eric Boisvert" w:date="2016-01-04T12:14:00Z">
        <w:r w:rsidR="00ED5267">
          <w:rPr>
            <w:color w:val="FF0000"/>
            <w:lang w:val="en-CA"/>
          </w:rPr>
          <w:t>”.</w:t>
        </w:r>
      </w:ins>
    </w:p>
    <w:p w14:paraId="67ABAA99" w14:textId="4D402926" w:rsidR="000F4D17" w:rsidRDefault="00641AE8" w:rsidP="000F4D17">
      <w:pPr>
        <w:pStyle w:val="Heading3"/>
        <w:rPr>
          <w:ins w:id="910" w:author="Eric Boisvert" w:date="2015-10-29T04:46:00Z"/>
          <w:lang w:val="en-CA"/>
        </w:rPr>
      </w:pPr>
      <w:bookmarkStart w:id="911" w:name="_Toc439943448"/>
      <w:del w:id="912" w:author="Eric Boisvert" w:date="2015-10-29T04:46:00Z">
        <w:r w:rsidRPr="00D12552" w:rsidDel="000F4D17">
          <w:rPr>
            <w:lang w:val="en-CA"/>
          </w:rPr>
          <w:delText>.</w:delText>
        </w:r>
      </w:del>
      <w:del w:id="913" w:author="Eric Boisvert" w:date="2016-01-04T12:14:00Z">
        <w:r w:rsidRPr="00D12552" w:rsidDel="00ED5267">
          <w:rPr>
            <w:lang w:val="en-CA"/>
          </w:rPr>
          <w:delText xml:space="preserve"> </w:delText>
        </w:r>
      </w:del>
      <w:ins w:id="914" w:author="Eric Boisvert" w:date="2015-10-29T04:46:00Z">
        <w:r w:rsidR="000F4D17">
          <w:rPr>
            <w:lang w:val="en-CA"/>
          </w:rPr>
          <w:t>Abstract classes</w:t>
        </w:r>
        <w:bookmarkEnd w:id="911"/>
      </w:ins>
    </w:p>
    <w:p w14:paraId="3FBC8B38" w14:textId="77777777" w:rsidR="000F4D17" w:rsidRPr="000F4D17" w:rsidRDefault="000F4D17" w:rsidP="000F4D17">
      <w:pPr>
        <w:rPr>
          <w:ins w:id="915"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16"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17" w:author="Eric Boisvert" w:date="2015-10-29T04:46:00Z"/>
                <w:rStyle w:val="requri"/>
                <w:lang w:val="en-CA"/>
              </w:rPr>
            </w:pPr>
            <w:ins w:id="91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19" w:author="Eric Boisvert" w:date="2015-10-29T04:46:00Z"/>
                <w:rStyle w:val="reqtext"/>
                <w:lang w:val="en-CA"/>
              </w:rPr>
            </w:pPr>
            <w:ins w:id="920" w:author="Eric Boisvert" w:date="2015-10-29T04:46:00Z">
              <w:r>
                <w:rPr>
                  <w:rStyle w:val="reqtext"/>
                  <w:lang w:val="en-CA"/>
                </w:rPr>
                <w:t>Abstract classes SHALL not be materialised</w:t>
              </w:r>
            </w:ins>
          </w:p>
        </w:tc>
      </w:tr>
    </w:tbl>
    <w:p w14:paraId="271F24BA" w14:textId="77777777" w:rsidR="000F4D17" w:rsidRDefault="000F4D17" w:rsidP="000F4D17">
      <w:pPr>
        <w:rPr>
          <w:ins w:id="921" w:author="Eric Boisvert" w:date="2016-01-04T12:14:00Z"/>
          <w:color w:val="FF0000"/>
          <w:lang w:val="en-CA"/>
        </w:rPr>
      </w:pPr>
    </w:p>
    <w:p w14:paraId="3177864D" w14:textId="303B0E70" w:rsidR="00ED5267" w:rsidRDefault="00396863" w:rsidP="000F4D17">
      <w:pPr>
        <w:rPr>
          <w:ins w:id="922" w:author="Eric Boisvert" w:date="2016-01-04T13:09:00Z"/>
          <w:color w:val="FF0000"/>
          <w:lang w:val="en-CA"/>
        </w:rPr>
      </w:pPr>
      <w:ins w:id="923" w:author="Eric Boisvert" w:date="2016-01-04T13:05:00Z">
        <w:r>
          <w:rPr>
            <w:color w:val="FF0000"/>
            <w:lang w:val="en-CA"/>
          </w:rPr>
          <w:t xml:space="preserve">Not all physical implementation support the concept of </w:t>
        </w:r>
      </w:ins>
      <w:ins w:id="924" w:author="Eric Boisvert" w:date="2016-01-04T13:06:00Z">
        <w:r>
          <w:rPr>
            <w:color w:val="FF0000"/>
            <w:lang w:val="en-CA"/>
          </w:rPr>
          <w:t>abstract class or even inheritance and polymorphism.  XSD does support that concept</w:t>
        </w:r>
      </w:ins>
      <w:ins w:id="925" w:author="Eric Boisvert" w:date="2016-01-04T13:08:00Z">
        <w:r>
          <w:rPr>
            <w:color w:val="FF0000"/>
            <w:lang w:val="en-CA"/>
          </w:rPr>
          <w:t xml:space="preserve"> and all its implications</w:t>
        </w:r>
      </w:ins>
      <w:ins w:id="926" w:author="Eric Boisvert" w:date="2016-01-04T13:06:00Z">
        <w:r>
          <w:rPr>
            <w:color w:val="FF0000"/>
            <w:lang w:val="en-CA"/>
          </w:rPr>
          <w:t>, but JSON does not.  This requirement specifies that the physical model shall not allow materialisation of a</w:t>
        </w:r>
      </w:ins>
      <w:ins w:id="927" w:author="Eric Boisvert" w:date="2016-01-04T13:08:00Z">
        <w:r>
          <w:rPr>
            <w:color w:val="FF0000"/>
            <w:lang w:val="en-CA"/>
          </w:rPr>
          <w:t>n</w:t>
        </w:r>
      </w:ins>
      <w:ins w:id="928" w:author="Eric Boisvert" w:date="2016-01-04T13:06:00Z">
        <w:r>
          <w:rPr>
            <w:color w:val="FF0000"/>
            <w:lang w:val="en-CA"/>
          </w:rPr>
          <w:t xml:space="preserve"> </w:t>
        </w:r>
      </w:ins>
      <w:ins w:id="929" w:author="Eric Boisvert" w:date="2016-01-04T13:07:00Z">
        <w:r>
          <w:rPr>
            <w:color w:val="FF0000"/>
            <w:lang w:val="en-CA"/>
          </w:rPr>
          <w:t xml:space="preserve">instace of a </w:t>
        </w:r>
      </w:ins>
      <w:ins w:id="930"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31"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32" w:author="Eric Boisvert" w:date="2016-01-04T13:09:00Z"/>
                <w:rStyle w:val="requri"/>
                <w:lang w:val="en-CA"/>
              </w:rPr>
            </w:pPr>
            <w:ins w:id="933"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34" w:author="Eric Boisvert" w:date="2016-01-04T13:09:00Z"/>
                <w:rStyle w:val="reqtext"/>
                <w:lang w:val="en-CA"/>
              </w:rPr>
            </w:pPr>
            <w:ins w:id="935" w:author="Eric Boisvert" w:date="2016-01-04T13:24:00Z">
              <w:r>
                <w:rPr>
                  <w:rStyle w:val="reqtext"/>
                  <w:lang w:val="en-CA"/>
                </w:rPr>
                <w:t>Target implementation</w:t>
              </w:r>
            </w:ins>
            <w:ins w:id="936" w:author="Eric Boisvert" w:date="2016-01-04T13:09:00Z">
              <w:r w:rsidR="00396863">
                <w:rPr>
                  <w:rStyle w:val="reqtext"/>
                  <w:lang w:val="en-CA"/>
                </w:rPr>
                <w:t xml:space="preserve"> </w:t>
              </w:r>
            </w:ins>
            <w:ins w:id="937" w:author="Eric Boisvert" w:date="2016-01-04T13:24:00Z">
              <w:r>
                <w:rPr>
                  <w:rStyle w:val="reqtext"/>
                  <w:lang w:val="en-CA"/>
                </w:rPr>
                <w:t>SHALL</w:t>
              </w:r>
            </w:ins>
            <w:ins w:id="938" w:author="Eric Boisvert" w:date="2016-01-04T13:09:00Z">
              <w:r w:rsidR="00396863">
                <w:rPr>
                  <w:rStyle w:val="reqtext"/>
                  <w:lang w:val="en-CA"/>
                </w:rPr>
                <w:t xml:space="preserve"> implements </w:t>
              </w:r>
            </w:ins>
            <w:ins w:id="939" w:author="Eric Boisvert" w:date="2016-01-04T13:24:00Z">
              <w:r>
                <w:rPr>
                  <w:rStyle w:val="reqtext"/>
                  <w:lang w:val="en-CA"/>
                </w:rPr>
                <w:t>type substitutions</w:t>
              </w:r>
            </w:ins>
            <w:ins w:id="940" w:author="Eric Boisvert" w:date="2016-01-04T13:09:00Z">
              <w:r w:rsidR="00396863">
                <w:rPr>
                  <w:rStyle w:val="reqtext"/>
                  <w:lang w:val="en-CA"/>
                </w:rPr>
                <w:t xml:space="preserve"> </w:t>
              </w:r>
            </w:ins>
            <w:ins w:id="941" w:author="Eric Boisvert" w:date="2016-01-04T13:10:00Z">
              <w:r w:rsidR="00396863">
                <w:rPr>
                  <w:rStyle w:val="reqtext"/>
                  <w:lang w:val="en-CA"/>
                </w:rPr>
                <w:t>inferred</w:t>
              </w:r>
            </w:ins>
            <w:ins w:id="942" w:author="Eric Boisvert" w:date="2016-01-04T13:09:00Z">
              <w:r w:rsidR="00396863">
                <w:rPr>
                  <w:rStyle w:val="reqtext"/>
                  <w:lang w:val="en-CA"/>
                </w:rPr>
                <w:t xml:space="preserve"> </w:t>
              </w:r>
            </w:ins>
            <w:ins w:id="943" w:author="Eric Boisvert" w:date="2016-01-04T13:10:00Z">
              <w:r w:rsidR="00396863">
                <w:rPr>
                  <w:rStyle w:val="reqtext"/>
                  <w:lang w:val="en-CA"/>
                </w:rPr>
                <w:t>from the UML model</w:t>
              </w:r>
            </w:ins>
          </w:p>
        </w:tc>
      </w:tr>
    </w:tbl>
    <w:p w14:paraId="64A5A5CB" w14:textId="77777777" w:rsidR="00396863" w:rsidRDefault="00396863" w:rsidP="000F4D17">
      <w:pPr>
        <w:rPr>
          <w:ins w:id="944" w:author="Eric Boisvert" w:date="2016-01-04T13:09:00Z"/>
          <w:color w:val="FF0000"/>
          <w:lang w:val="en-CA"/>
        </w:rPr>
      </w:pPr>
    </w:p>
    <w:p w14:paraId="41D6450C" w14:textId="093FEC3C" w:rsidR="00396863" w:rsidRDefault="00396863" w:rsidP="000F4D17">
      <w:pPr>
        <w:rPr>
          <w:ins w:id="945" w:author="Eric Boisvert" w:date="2016-01-04T13:26:00Z"/>
          <w:color w:val="FF0000"/>
          <w:lang w:val="en-CA"/>
        </w:rPr>
      </w:pPr>
      <w:ins w:id="946"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47" w:author="Eric Boisvert" w:date="2016-01-04T13:17:00Z">
        <w:r w:rsidR="00057138">
          <w:rPr>
            <w:color w:val="FF0000"/>
            <w:lang w:val="en-CA"/>
          </w:rPr>
          <w:t xml:space="preserve"> because DisplacementEvent is a sub type of GeologicEvent</w:t>
        </w:r>
      </w:ins>
      <w:ins w:id="948" w:author="Eric Boisvert" w:date="2016-01-04T13:23:00Z">
        <w:r w:rsidR="000578C2">
          <w:rPr>
            <w:color w:val="FF0000"/>
            <w:lang w:val="en-CA"/>
          </w:rPr>
          <w:t xml:space="preserve"> (</w:t>
        </w:r>
      </w:ins>
      <w:ins w:id="949"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50" w:author="Eric Boisvert" w:date="2016-01-04T13:24:00Z">
        <w:r w:rsidR="000578C2">
          <w:t xml:space="preserve">Figure </w:t>
        </w:r>
        <w:r w:rsidR="000578C2">
          <w:rPr>
            <w:noProof/>
          </w:rPr>
          <w:t>6</w:t>
        </w:r>
        <w:r w:rsidR="000578C2">
          <w:rPr>
            <w:color w:val="FF0000"/>
            <w:lang w:val="en-CA"/>
          </w:rPr>
          <w:fldChar w:fldCharType="end"/>
        </w:r>
      </w:ins>
      <w:ins w:id="951" w:author="Eric Boisvert" w:date="2016-01-04T13:23:00Z">
        <w:r w:rsidR="000578C2">
          <w:rPr>
            <w:color w:val="FF0000"/>
            <w:lang w:val="en-CA"/>
          </w:rPr>
          <w:t>)</w:t>
        </w:r>
      </w:ins>
      <w:ins w:id="952" w:author="Eric Boisvert" w:date="2016-01-04T13:24:00Z">
        <w:r w:rsidR="000578C2">
          <w:rPr>
            <w:color w:val="FF0000"/>
            <w:lang w:val="en-CA"/>
          </w:rPr>
          <w:t xml:space="preserve">. </w:t>
        </w:r>
      </w:ins>
      <w:ins w:id="953"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54"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55" w:author="Eric Boisvert" w:date="2016-01-04T13:25:00Z">
        <w:r w:rsidR="000578C2">
          <w:rPr>
            <w:color w:val="FF0000"/>
            <w:lang w:val="en-CA"/>
          </w:rPr>
          <w:t>)</w:t>
        </w:r>
      </w:ins>
      <w:ins w:id="956"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57" w:author="Eric Boisvert" w:date="2016-01-04T13:17:00Z"/>
          <w:color w:val="FF0000"/>
          <w:lang w:val="en-CA"/>
        </w:rPr>
      </w:pPr>
    </w:p>
    <w:p w14:paraId="75F96929" w14:textId="4BBFE99C" w:rsidR="00057138" w:rsidRDefault="00DE441D" w:rsidP="000F4D17">
      <w:pPr>
        <w:rPr>
          <w:ins w:id="958" w:author="Eric Boisvert" w:date="2015-10-29T04:46:00Z"/>
          <w:color w:val="FF0000"/>
          <w:lang w:val="en-CA"/>
        </w:rPr>
      </w:pPr>
      <w:ins w:id="959"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DE441D" w:rsidRPr="000150DE" w:rsidRDefault="00DE441D">
                    <w:pPr>
                      <w:pStyle w:val="Caption"/>
                      <w:rPr>
                        <w:color w:val="FF0000"/>
                      </w:rPr>
                      <w:pPrChange w:id="960" w:author="Eric Boisvert" w:date="2016-01-04T13:23:00Z">
                        <w:pPr/>
                      </w:pPrChange>
                    </w:pPr>
                    <w:bookmarkStart w:id="961" w:name="_Ref439677176"/>
                    <w:ins w:id="962" w:author="Eric Boisvert" w:date="2016-01-04T13:23:00Z">
                      <w:r>
                        <w:t xml:space="preserve">Figure </w:t>
                      </w:r>
                      <w:r>
                        <w:fldChar w:fldCharType="begin"/>
                      </w:r>
                      <w:r>
                        <w:instrText xml:space="preserve"> SEQ Figure \* ARABIC </w:instrText>
                      </w:r>
                    </w:ins>
                    <w:r>
                      <w:fldChar w:fldCharType="separate"/>
                    </w:r>
                    <w:ins w:id="963" w:author="Eric Boisvert" w:date="2016-01-16T17:26:00Z">
                      <w:r>
                        <w:rPr>
                          <w:noProof/>
                        </w:rPr>
                        <w:t>7</w:t>
                      </w:r>
                    </w:ins>
                    <w:ins w:id="964" w:author="Eric Boisvert" w:date="2016-01-04T13:23:00Z">
                      <w:r>
                        <w:fldChar w:fldCharType="end"/>
                      </w:r>
                      <w:bookmarkEnd w:id="961"/>
                      <w:r>
                        <w:t xml:space="preserve"> : DisplacementEvent as subtype of GeologicEvent</w:t>
                      </w:r>
                    </w:ins>
                  </w:p>
                </w:txbxContent>
              </v:textbox>
            </v:shape>
          </w:pict>
        </w:r>
      </w:ins>
      <w:del w:id="965"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66" w:author="Eric Boisvert" w:date="2015-10-29T04:28:00Z"/>
          <w:lang w:val="en-CA"/>
          <w:rPrChange w:id="967" w:author="Eric Boisvert" w:date="2015-10-29T04:28:00Z">
            <w:rPr>
              <w:ins w:id="968" w:author="Eric Boisvert" w:date="2015-10-29T04:28:00Z"/>
              <w:color w:val="FF0000"/>
              <w:lang w:val="en-CA"/>
            </w:rPr>
          </w:rPrChange>
        </w:rPr>
        <w:pPrChange w:id="969" w:author="Eric Boisvert" w:date="2015-10-29T04:28:00Z">
          <w:pPr>
            <w:pStyle w:val="Heading3"/>
          </w:pPr>
        </w:pPrChange>
      </w:pPr>
    </w:p>
    <w:p w14:paraId="691D93BA" w14:textId="6EA33D8E" w:rsidR="003D0B50" w:rsidRPr="00D12552" w:rsidRDefault="003D0B50" w:rsidP="001571AE">
      <w:pPr>
        <w:pStyle w:val="Heading3"/>
        <w:rPr>
          <w:lang w:val="en-CA"/>
        </w:rPr>
      </w:pPr>
      <w:bookmarkStart w:id="970" w:name="_Toc439943449"/>
      <w:r w:rsidRPr="00D12552">
        <w:rPr>
          <w:lang w:val="en-CA"/>
        </w:rPr>
        <w:t>Quantities</w:t>
      </w:r>
      <w:bookmarkEnd w:id="970"/>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71" w:author="Eric Boisvert" w:date="2015-10-29T04:29:00Z">
        <w:r w:rsidR="00946727">
          <w:rPr>
            <w:lang w:val="en-CA"/>
          </w:rPr>
          <w:t xml:space="preserve">, for </w:t>
        </w:r>
      </w:ins>
      <w:ins w:id="972" w:author="Eric Boisvert" w:date="2015-10-29T04:30:00Z">
        <w:r w:rsidR="00946727">
          <w:rPr>
            <w:lang w:val="en-CA"/>
          </w:rPr>
          <w:t>example</w:t>
        </w:r>
      </w:ins>
      <w:ins w:id="973" w:author="Eric Boisvert" w:date="2015-10-29T04:29:00Z">
        <w:r w:rsidR="00946727">
          <w:rPr>
            <w:lang w:val="en-CA"/>
          </w:rPr>
          <w:t xml:space="preserve"> UCUM.</w:t>
        </w:r>
      </w:ins>
      <w:del w:id="974"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75"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76"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77" w:name="_Ref432861816"/>
      <w:bookmarkStart w:id="978" w:name="_Toc439943450"/>
      <w:r w:rsidRPr="00D12552">
        <w:rPr>
          <w:lang w:val="en-CA"/>
        </w:rPr>
        <w:t>Code lists</w:t>
      </w:r>
      <w:bookmarkEnd w:id="977"/>
      <w:bookmarkEnd w:id="978"/>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79" w:name="_Ref432861735"/>
      <w:bookmarkStart w:id="980" w:name="_Toc439943451"/>
      <w:commentRangeStart w:id="981"/>
      <w:r w:rsidRPr="00D12552">
        <w:rPr>
          <w:lang w:val="en-CA"/>
        </w:rPr>
        <w:lastRenderedPageBreak/>
        <w:t>Code lists URI</w:t>
      </w:r>
      <w:bookmarkEnd w:id="979"/>
      <w:commentRangeEnd w:id="981"/>
      <w:r w:rsidR="00773E1B">
        <w:rPr>
          <w:rStyle w:val="CommentReference"/>
          <w:rFonts w:cs="Times New Roman"/>
          <w:b w:val="0"/>
          <w:bCs w:val="0"/>
        </w:rPr>
        <w:commentReference w:id="981"/>
      </w:r>
      <w:bookmarkEnd w:id="980"/>
    </w:p>
    <w:p w14:paraId="42F49A77" w14:textId="77777777" w:rsidR="00946727" w:rsidRDefault="00946727" w:rsidP="003D0B50">
      <w:pPr>
        <w:rPr>
          <w:ins w:id="982"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83" w:name="_Toc439943452"/>
      <w:commentRangeStart w:id="984"/>
      <w:r w:rsidRPr="00D12552">
        <w:rPr>
          <w:lang w:val="en-CA"/>
        </w:rPr>
        <w:t>Identifier</w:t>
      </w:r>
      <w:commentRangeEnd w:id="984"/>
      <w:r w:rsidR="000F4D17">
        <w:rPr>
          <w:rStyle w:val="CommentReference"/>
          <w:rFonts w:cs="Times New Roman"/>
          <w:b w:val="0"/>
          <w:bCs w:val="0"/>
        </w:rPr>
        <w:commentReference w:id="984"/>
      </w:r>
      <w:bookmarkEnd w:id="983"/>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85" w:author="Eric Boisvert" w:date="2016-01-04T13:34:00Z"/>
          <w:color w:val="FF0000"/>
          <w:lang w:val="en-CA"/>
        </w:rPr>
      </w:pPr>
    </w:p>
    <w:p w14:paraId="036CBE7B" w14:textId="435E9CB6" w:rsidR="0048717F" w:rsidRPr="00D12552" w:rsidRDefault="001A08DE" w:rsidP="00DB1F99">
      <w:pPr>
        <w:rPr>
          <w:color w:val="FF0000"/>
          <w:lang w:val="en-CA"/>
        </w:rPr>
      </w:pPr>
      <w:ins w:id="986" w:author="Eric Boisvert" w:date="2016-01-04T13:38:00Z">
        <w:r>
          <w:rPr>
            <w:color w:val="FF0000"/>
            <w:lang w:val="en-CA"/>
          </w:rPr>
          <w:t>The URI shall point to one or more representation</w:t>
        </w:r>
      </w:ins>
      <w:ins w:id="987" w:author="Eric Boisvert" w:date="2016-01-04T13:40:00Z">
        <w:r>
          <w:rPr>
            <w:color w:val="FF0000"/>
            <w:lang w:val="en-CA"/>
          </w:rPr>
          <w:t>s</w:t>
        </w:r>
      </w:ins>
      <w:ins w:id="988" w:author="Eric Boisvert" w:date="2016-01-04T13:38:00Z">
        <w:r>
          <w:rPr>
            <w:color w:val="FF0000"/>
            <w:lang w:val="en-CA"/>
          </w:rPr>
          <w:t xml:space="preserve"> of the feature it identifies</w:t>
        </w:r>
      </w:ins>
      <w:ins w:id="989" w:author="Eric Boisvert" w:date="2016-01-04T13:40:00Z">
        <w:r>
          <w:rPr>
            <w:color w:val="FF0000"/>
            <w:lang w:val="en-CA"/>
          </w:rPr>
          <w:t xml:space="preserve">.  </w:t>
        </w:r>
      </w:ins>
      <w:commentRangeStart w:id="990"/>
      <w:ins w:id="991"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90"/>
      <w:ins w:id="992" w:author="Eric Boisvert" w:date="2016-01-04T13:42:00Z">
        <w:r>
          <w:rPr>
            <w:rStyle w:val="CommentReference"/>
          </w:rPr>
          <w:commentReference w:id="990"/>
        </w:r>
      </w:ins>
    </w:p>
    <w:p w14:paraId="308241B4" w14:textId="4C94E93C" w:rsidR="009B3BBD" w:rsidRDefault="009B3BBD" w:rsidP="009B3BBD">
      <w:pPr>
        <w:pStyle w:val="Heading2"/>
        <w:rPr>
          <w:lang w:val="en-CA"/>
        </w:rPr>
      </w:pPr>
      <w:bookmarkStart w:id="993" w:name="_Toc439943453"/>
      <w:commentRangeStart w:id="994"/>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94"/>
      <w:r w:rsidR="00762332">
        <w:rPr>
          <w:rStyle w:val="CommentReference"/>
          <w:rFonts w:cs="Times New Roman"/>
          <w:b w:val="0"/>
          <w:bCs w:val="0"/>
          <w:iCs w:val="0"/>
        </w:rPr>
        <w:commentReference w:id="994"/>
      </w:r>
      <w:bookmarkEnd w:id="993"/>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995" w:author="Eric Boisvert" w:date="2016-01-16T17:26:00Z">
        <w:r w:rsidR="00230CDE">
          <w:rPr>
            <w:noProof/>
          </w:rPr>
          <w:t>8</w:t>
        </w:r>
      </w:ins>
      <w:del w:id="996"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97"/>
      <w:r w:rsidRPr="00B9320B">
        <w:rPr>
          <w:lang w:val="en-CA"/>
        </w:rPr>
        <w:t>In robust services</w:t>
      </w:r>
      <w:commentRangeEnd w:id="997"/>
      <w:r>
        <w:rPr>
          <w:rStyle w:val="CommentReference"/>
        </w:rPr>
        <w:commentReference w:id="997"/>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98" w:name="_Toc439943454"/>
      <w:r>
        <w:rPr>
          <w:lang w:val="en-CA"/>
        </w:rPr>
        <w:t>Portrayal views</w:t>
      </w:r>
      <w:bookmarkEnd w:id="998"/>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99" w:name="_Ref439853500"/>
      <w:r w:rsidRPr="00A12606">
        <w:t>Formal Syntax</w:t>
      </w:r>
      <w:bookmarkEnd w:id="999"/>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000"/>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000"/>
      <w:r>
        <w:rPr>
          <w:rStyle w:val="CommentReference"/>
        </w:rPr>
        <w:commentReference w:id="1000"/>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001"/>
      <w:r w:rsidR="00A10684">
        <w:rPr>
          <w:lang w:val="en-CA"/>
        </w:rPr>
        <w:t>3986</w:t>
      </w:r>
      <w:commentRangeEnd w:id="1001"/>
      <w:r w:rsidR="00A10684">
        <w:rPr>
          <w:rStyle w:val="CommentReference"/>
        </w:rPr>
        <w:commentReference w:id="100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002"/>
      <w:r>
        <w:rPr>
          <w:lang w:val="en-CA"/>
        </w:rPr>
        <w:t xml:space="preserve">Properties </w:t>
      </w:r>
      <w:r w:rsidR="00157E57">
        <w:rPr>
          <w:lang w:val="en-CA"/>
        </w:rPr>
        <w:t>containing a URI should resolve following Linked Open Data principles.</w:t>
      </w:r>
      <w:commentRangeEnd w:id="1002"/>
      <w:r w:rsidR="00157E57">
        <w:rPr>
          <w:rStyle w:val="CommentReference"/>
        </w:rPr>
        <w:commentReference w:id="100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230CDE" w:rsidP="009E28CA">
      <w:pPr>
        <w:keepNext/>
      </w:pPr>
      <w:r>
        <w:pict w14:anchorId="74E07398">
          <v:shape id="_x0000_i1031"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003" w:author="Eric Boisvert" w:date="2016-01-16T17:26:00Z">
        <w:r w:rsidR="00230CDE">
          <w:rPr>
            <w:noProof/>
          </w:rPr>
          <w:t>9</w:t>
        </w:r>
      </w:ins>
      <w:del w:id="1004"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005" w:name="_Toc439943455"/>
      <w:r w:rsidRPr="00D14AF0">
        <w:lastRenderedPageBreak/>
        <w:t>GeologicUnitView</w:t>
      </w:r>
      <w:bookmarkEnd w:id="1005"/>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230CDE" w:rsidP="00176E9E">
      <w:pPr>
        <w:keepNext/>
      </w:pPr>
      <w:r>
        <w:rPr>
          <w:noProof/>
          <w:lang w:val="en-CA" w:eastAsia="en-CA"/>
        </w:rPr>
        <w:pict w14:anchorId="7FAC9BB2">
          <v:shape id="Picture 1" o:spid="_x0000_i1032"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006" w:author="Eric Boisvert" w:date="2016-01-16T17:26:00Z">
        <w:r w:rsidR="00230CDE">
          <w:rPr>
            <w:noProof/>
          </w:rPr>
          <w:t>10</w:t>
        </w:r>
      </w:ins>
      <w:del w:id="1007"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08"/>
      <w:r w:rsidR="00D96958">
        <w:rPr>
          <w:lang w:val="en-CA"/>
        </w:rPr>
        <w:t>3986</w:t>
      </w:r>
      <w:commentRangeEnd w:id="1008"/>
      <w:r w:rsidR="00D96958">
        <w:rPr>
          <w:rStyle w:val="CommentReference"/>
        </w:rPr>
        <w:commentReference w:id="1008"/>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009"/>
            <w:r>
              <w:rPr>
                <w:rStyle w:val="reqtext"/>
                <w:lang w:val="en-CA"/>
              </w:rPr>
              <w:t>GeologicUnitView identifier SHOULD correspond to and instance of MappedFeature</w:t>
            </w:r>
            <w:commentRangeEnd w:id="1009"/>
            <w:r>
              <w:rPr>
                <w:rStyle w:val="CommentReference"/>
                <w:rFonts w:ascii="Times New Roman" w:eastAsia="Times New Roman" w:hAnsi="Times New Roman"/>
                <w:lang w:val="en-US" w:eastAsia="en-US"/>
              </w:rPr>
              <w:commentReference w:id="1009"/>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1010"/>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010"/>
      <w:r>
        <w:rPr>
          <w:rStyle w:val="CommentReference"/>
        </w:rPr>
        <w:commentReference w:id="1010"/>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011"/>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011"/>
            <w:r>
              <w:rPr>
                <w:rStyle w:val="CommentReference"/>
                <w:rFonts w:ascii="Times New Roman" w:eastAsia="Times New Roman" w:hAnsi="Times New Roman"/>
                <w:lang w:val="en-US" w:eastAsia="en-US"/>
              </w:rPr>
              <w:commentReference w:id="1011"/>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012" w:name="_Toc439943456"/>
      <w:r w:rsidRPr="00D14AF0">
        <w:rPr>
          <w:lang w:val="en-CA"/>
        </w:rPr>
        <w:t>B</w:t>
      </w:r>
      <w:bookmarkStart w:id="1013" w:name="BKM_03A20E93_D10C_455A_8888_4A83A8C62628"/>
      <w:bookmarkEnd w:id="1013"/>
      <w:r w:rsidRPr="00D14AF0">
        <w:rPr>
          <w:lang w:val="en-CA"/>
        </w:rPr>
        <w:t>oreholeView</w:t>
      </w:r>
      <w:bookmarkEnd w:id="1012"/>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230CDE"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014" w:author="Eric Boisvert" w:date="2016-01-16T17:26:00Z">
        <w:r w:rsidR="00230CDE">
          <w:rPr>
            <w:noProof/>
          </w:rPr>
          <w:t>11</w:t>
        </w:r>
      </w:ins>
      <w:del w:id="1015"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016"/>
      <w:r w:rsidR="00D96958">
        <w:rPr>
          <w:lang w:val="en-CA"/>
        </w:rPr>
        <w:t>3986</w:t>
      </w:r>
      <w:commentRangeEnd w:id="1016"/>
      <w:r w:rsidR="00D96958">
        <w:rPr>
          <w:rStyle w:val="CommentReference"/>
        </w:rPr>
        <w:commentReference w:id="1016"/>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017"/>
            <w:r>
              <w:rPr>
                <w:rStyle w:val="reqtext"/>
                <w:lang w:val="en-CA"/>
              </w:rPr>
              <w:t xml:space="preserve">resolve </w:t>
            </w:r>
            <w:commentRangeEnd w:id="1017"/>
            <w:r>
              <w:rPr>
                <w:rStyle w:val="CommentReference"/>
                <w:rFonts w:ascii="Times New Roman" w:eastAsia="Times New Roman" w:hAnsi="Times New Roman"/>
                <w:lang w:val="en-US" w:eastAsia="en-US"/>
              </w:rPr>
              <w:commentReference w:id="1017"/>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018"/>
      <w:r w:rsidRPr="00A12606">
        <w:rPr>
          <w:rStyle w:val="reqtext"/>
        </w:rPr>
        <w:t>http://spatialreference.org/ref/epsg/5711</w:t>
      </w:r>
      <w:commentRangeEnd w:id="1018"/>
      <w:r w:rsidR="00BE718C">
        <w:rPr>
          <w:rStyle w:val="CommentReference"/>
        </w:rPr>
        <w:commentReference w:id="1018"/>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19" w:name="BKM_82E84894_826F_4479_973A_CBC44C2E6336"/>
      <w:bookmarkStart w:id="1020" w:name="BKM_2AC44CB2_D8AD_4710_965F_8C3E8A778226"/>
      <w:bookmarkStart w:id="1021" w:name="BKM_1CCAFBF2_5AEE_4D8D_970F_45B148E97DED"/>
      <w:bookmarkStart w:id="1022" w:name="BKM_988B3B2F_E5F0_47AC_B40B_3E7EB1B7F6A8"/>
      <w:bookmarkStart w:id="1023" w:name="BKM_D4489C08_74CE_4704_A313_E3DE8D8C2C02"/>
      <w:bookmarkStart w:id="1024" w:name="BKM_3CED884F_4F1D_42D8_9256_BF8F325D7BF9"/>
      <w:bookmarkStart w:id="1025" w:name="BKM_4D00B287_AF58_4181_BBC5_8A25643F2ECB"/>
      <w:bookmarkStart w:id="1026" w:name="BKM_8130FE65_F0ED_41F2_ABFA_924F7CBE3C44"/>
      <w:bookmarkStart w:id="1027" w:name="BKM_44DAEF74_D7B7_4FE5_8CBB_636851476829"/>
      <w:bookmarkStart w:id="1028" w:name="BKM_3338A6EC_8A76_4151_9BBE_AF6AA6E7ABA5"/>
      <w:bookmarkStart w:id="1029" w:name="BKM_0695D395_0E6D_4C80_885E_54CD7307213E"/>
      <w:bookmarkStart w:id="1030" w:name="BKM_83AB4886_B40B_45D9_93A6_9A7A11A1DB22"/>
      <w:bookmarkStart w:id="1031" w:name="BKM_18DECF87_EACF_4237_B14D_5CBA397C8B9F"/>
      <w:bookmarkStart w:id="1032" w:name="BKM_A2513DE4_90C9_4111_97A5_8AB9734CC788"/>
      <w:bookmarkStart w:id="1033" w:name="BKM_C29B4A43_BD79_4426_A200_1B1C1E4E23DB"/>
      <w:bookmarkStart w:id="1034" w:name="BKM_D6389F0E_EB92_428D_B31C_62B7B2DE2191"/>
      <w:bookmarkStart w:id="1035" w:name="BKM_44662CA4_810A_46C1_8CCE_D899E8B34841"/>
      <w:bookmarkStart w:id="1036" w:name="BKM_A4ADBA47_2A66_4D31_B98E_429D2187557A"/>
      <w:bookmarkStart w:id="1037" w:name="BKM_6A453B7D_E05C_442A_9729_07602A0CE53F"/>
      <w:bookmarkStart w:id="1038" w:name="BKM_B674F95F_8259_4A18_BB9A_C7004F238C58"/>
      <w:bookmarkStart w:id="1039" w:name="BKM_99FA56C9_DF26_4FF5_AF2C_A1CA27033687"/>
      <w:bookmarkStart w:id="1040" w:name="BKM_10DBF70D_6106_40F3_9F20_6815C31BFF23"/>
      <w:bookmarkStart w:id="1041" w:name="BKM_156BACFD_61FB_4C7D_8E17_15915D5DC1EB"/>
      <w:bookmarkStart w:id="1042" w:name="BKM_660451F7_6344_4A08_8AF1_55EA34BAFC1E"/>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14:paraId="31B29BD6" w14:textId="77777777" w:rsidR="00D14AF0" w:rsidRDefault="00D14AF0" w:rsidP="00401D4D">
      <w:pPr>
        <w:pStyle w:val="Heading3"/>
        <w:rPr>
          <w:lang w:val="en-CA"/>
        </w:rPr>
      </w:pPr>
      <w:bookmarkStart w:id="1043" w:name="_Toc439943457"/>
      <w:r w:rsidRPr="00D14AF0">
        <w:rPr>
          <w:lang w:val="en-CA"/>
        </w:rPr>
        <w:t>C</w:t>
      </w:r>
      <w:bookmarkStart w:id="1044" w:name="BKM_6A5667C6_1461_4AA7_BA98_1583B82E247C"/>
      <w:bookmarkEnd w:id="1044"/>
      <w:r w:rsidRPr="00D14AF0">
        <w:rPr>
          <w:lang w:val="en-CA"/>
        </w:rPr>
        <w:t>ontactView</w:t>
      </w:r>
      <w:bookmarkEnd w:id="1043"/>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230CDE"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045" w:author="Eric Boisvert" w:date="2016-01-16T17:26:00Z">
        <w:r w:rsidR="00230CDE">
          <w:rPr>
            <w:noProof/>
          </w:rPr>
          <w:t>12</w:t>
        </w:r>
      </w:ins>
      <w:del w:id="1046"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47"/>
      <w:r w:rsidR="00D96958">
        <w:rPr>
          <w:lang w:val="en-CA"/>
        </w:rPr>
        <w:t>3986</w:t>
      </w:r>
      <w:commentRangeEnd w:id="1047"/>
      <w:r w:rsidR="00D96958">
        <w:rPr>
          <w:rStyle w:val="CommentReference"/>
        </w:rPr>
        <w:commentReference w:id="104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48" w:name="BKM_DAD0F5C5_7ECC_4F46_8F23_D5FDAEC9FFF1"/>
      <w:bookmarkStart w:id="1049" w:name="BKM_29C4138F_4CAD_4B96_B0DF_B91BA8041A62"/>
      <w:bookmarkStart w:id="1050" w:name="BKM_6AE23AB8_B6A5_4B32_A803_62E099830E93"/>
      <w:bookmarkStart w:id="1051" w:name="BKM_66D56F45_5196_424F_92CB_6CB6778933A2"/>
      <w:bookmarkStart w:id="1052" w:name="BKM_B569925A_5C18_4226_AFA5_D6C44B29D688"/>
      <w:bookmarkStart w:id="1053" w:name="BKM_20CF274F_94C7_43D3_9CCE_945071187259"/>
      <w:bookmarkStart w:id="1054" w:name="BKM_64FA9120_8C79_470F_A4AB_510E7868EC43"/>
      <w:bookmarkStart w:id="1055" w:name="BKM_2D4CA786_8199_42B1_BAEE_B9D15F83512C"/>
      <w:bookmarkStart w:id="1056" w:name="BKM_E1914A18_F58F_4042_930D_7562E211135B"/>
      <w:bookmarkStart w:id="1057" w:name="BKM_C97D1AD7_F437_45EE_9855_97FF220828AF"/>
      <w:bookmarkStart w:id="1058" w:name="BKM_66E2F147_939A_42E7_9DA7_BB7F5E616224"/>
      <w:bookmarkStart w:id="1059" w:name="BKM_7A6AD652_753B_433E_B947_78BAF8E8FFBB"/>
      <w:bookmarkStart w:id="1060" w:name="BKM_D64DC56C_F70A_4224_BA0C_96AAF9B173C3"/>
      <w:bookmarkStart w:id="1061" w:name="_Toc439943458"/>
      <w:bookmarkEnd w:id="1048"/>
      <w:bookmarkEnd w:id="1049"/>
      <w:bookmarkEnd w:id="1050"/>
      <w:bookmarkEnd w:id="1051"/>
      <w:bookmarkEnd w:id="1052"/>
      <w:bookmarkEnd w:id="1053"/>
      <w:bookmarkEnd w:id="1054"/>
      <w:bookmarkEnd w:id="1055"/>
      <w:bookmarkEnd w:id="1056"/>
      <w:bookmarkEnd w:id="1057"/>
      <w:bookmarkEnd w:id="1058"/>
      <w:bookmarkEnd w:id="1059"/>
      <w:bookmarkEnd w:id="1060"/>
      <w:r w:rsidRPr="00D14AF0">
        <w:rPr>
          <w:lang w:val="en-CA"/>
        </w:rPr>
        <w:t>G</w:t>
      </w:r>
      <w:bookmarkStart w:id="1062" w:name="BKM_F594CD9C_5617_46AE_9ABE_FE6C018DDEAF"/>
      <w:bookmarkEnd w:id="1062"/>
      <w:r w:rsidRPr="00D14AF0">
        <w:rPr>
          <w:lang w:val="en-CA"/>
        </w:rPr>
        <w:t>eologicSpecimenView</w:t>
      </w:r>
      <w:bookmarkEnd w:id="1061"/>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230CDE"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063" w:author="Eric Boisvert" w:date="2016-01-16T17:26:00Z">
        <w:r w:rsidR="00230CDE">
          <w:rPr>
            <w:noProof/>
          </w:rPr>
          <w:t>13</w:t>
        </w:r>
      </w:ins>
      <w:del w:id="1064"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5"/>
      <w:r>
        <w:rPr>
          <w:lang w:val="en-CA"/>
        </w:rPr>
        <w:t>3986</w:t>
      </w:r>
      <w:commentRangeEnd w:id="1065"/>
      <w:r>
        <w:rPr>
          <w:rStyle w:val="CommentReference"/>
        </w:rPr>
        <w:commentReference w:id="1065"/>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66" w:name="BKM_5A4D9120_600F_4C3C_8ECF_EE7CFDB01C45"/>
      <w:bookmarkStart w:id="1067" w:name="BKM_411869C6_5FE7_4B45_A018_FC87FC6F1504"/>
      <w:bookmarkStart w:id="1068" w:name="BKM_9EE66924_CD8E_4920_8D93_B7C8D67F28AF"/>
      <w:bookmarkStart w:id="1069" w:name="BKM_49C23F9C_9DFE_434E_9876_B253C73E5E08"/>
      <w:bookmarkStart w:id="1070" w:name="BKM_2D0F9355_1BA8_4B21_A211_5DBDE6101308"/>
      <w:bookmarkStart w:id="1071" w:name="BKM_025812DF_B2DB_4EF8_8BE9_FB08934C1BD4"/>
      <w:bookmarkStart w:id="1072" w:name="BKM_C09529C8_28D2_45E7_B66E_ADF87048EE54"/>
      <w:bookmarkStart w:id="1073" w:name="BKM_3857FAF2_09B8_4E47_AE1C_AD54C52DAF81"/>
      <w:bookmarkStart w:id="1074" w:name="BKM_35F2F785_32E6_4D58_9212_E4C493DD93AB"/>
      <w:bookmarkStart w:id="1075" w:name="BKM_8A8A8512_0518_43B4_8296_5C183491EEB7"/>
      <w:bookmarkStart w:id="1076" w:name="BKM_A37D3138_5144_4AAA_A9A8_F88DEC203EC5"/>
      <w:bookmarkStart w:id="1077" w:name="BKM_9BCC0C7E_CEE8_4167_9510_B24983CC44B9"/>
      <w:bookmarkStart w:id="1078" w:name="BKM_A818D66D_DB16_46C0_A0B3_E9039F2CD8CD"/>
      <w:bookmarkStart w:id="1079" w:name="BKM_AEAFFBCA_2559_4CDB_AFA9_8A341843B51F"/>
      <w:bookmarkStart w:id="1080" w:name="BKM_691007BD_4B41_46AF_9BC3_D27B06E1FB54"/>
      <w:bookmarkStart w:id="1081" w:name="BKM_98D7F43A_2FA6_489F_A1A5_B915D069258B"/>
      <w:bookmarkStart w:id="1082" w:name="BKM_B197BD01_D7EB_4B2D_B744_060A34418883"/>
      <w:bookmarkStart w:id="1083" w:name="_Toc439943459"/>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r w:rsidRPr="00D14AF0">
        <w:rPr>
          <w:lang w:val="en-CA"/>
        </w:rPr>
        <w:t>G</w:t>
      </w:r>
      <w:bookmarkStart w:id="1084" w:name="BKM_9A8B07A1_6F7C_49A9_AE39_CC80241F45D8"/>
      <w:bookmarkEnd w:id="1084"/>
      <w:r w:rsidRPr="00D14AF0">
        <w:rPr>
          <w:lang w:val="en-CA"/>
        </w:rPr>
        <w:t>eomorphologicUnitView</w:t>
      </w:r>
      <w:bookmarkEnd w:id="1083"/>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230CDE"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085" w:author="Eric Boisvert" w:date="2016-01-16T17:26:00Z">
        <w:r w:rsidR="00230CDE">
          <w:rPr>
            <w:noProof/>
          </w:rPr>
          <w:t>14</w:t>
        </w:r>
      </w:ins>
      <w:del w:id="1086"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88" w:name="BKM_75AF76F0_4AFF_4758_AA5C_4DD9A3A326DF"/>
      <w:bookmarkStart w:id="1089" w:name="BKM_AD80CBD8_BB55_4F42_B330_20E3957181FD"/>
      <w:bookmarkStart w:id="1090" w:name="BKM_B608D83A_BCB7_40BE_B5B4_7C18680327EF"/>
      <w:bookmarkStart w:id="1091" w:name="BKM_BB7DE53B_2076_4732_85CB_314A0C996CFE"/>
      <w:bookmarkStart w:id="1092" w:name="BKM_0F33C868_B8F6_4CD9_B1BE_D64AF7054352"/>
      <w:bookmarkStart w:id="1093" w:name="BKM_858F77A8_91BC_4E92_9873_3DE29220EA84"/>
      <w:bookmarkStart w:id="1094" w:name="BKM_6C47293B_9B00_4958_AE14_E2FF8C6503C9"/>
      <w:bookmarkStart w:id="1095" w:name="BKM_4798819D_722E_4089_880A_68AA29864E45"/>
      <w:bookmarkStart w:id="1096" w:name="BKM_FB28CC82_D6AA_481A_BA03_BB82515D05CD"/>
      <w:bookmarkStart w:id="1097" w:name="BKM_81066ECA_2108_4DF2_B25E_F440E68432B7"/>
      <w:bookmarkStart w:id="1098" w:name="BKM_E37CFBB1_57FD_4CA3_9961_34992E857685"/>
      <w:bookmarkStart w:id="1099" w:name="BKM_2EFAD6D8_0A90_47E6_A3AC_B0F503630287"/>
      <w:bookmarkStart w:id="1100" w:name="BKM_21524384_B208_4A32_A2E5_0FFB4D6E8D7C"/>
      <w:bookmarkStart w:id="1101" w:name="BKM_E5DB8674_7F07_4817_BA2B_997C684B521D"/>
      <w:bookmarkStart w:id="1102" w:name="BKM_B79C058B_F1A5_47C5_B3E2_CD87F62870F2"/>
      <w:bookmarkStart w:id="1103" w:name="BKM_A559EAAB_B89D_43D3_B221_4C6D46321258"/>
      <w:bookmarkStart w:id="1104" w:name="BKM_234AE185_16BA_4884_8974_68DBF37A4B28"/>
      <w:bookmarkStart w:id="1105" w:name="BKM_B342A581_116B_4A14_8384_0F4F6231BFC6"/>
      <w:bookmarkStart w:id="1106" w:name="BKM_CE5055FF_94D8_42AD_B46A_0041AB28334E"/>
      <w:bookmarkStart w:id="1107" w:name="BKM_F34DEFBD_2300_4BCD_9500_6FD1B9CE045E"/>
      <w:bookmarkStart w:id="1108" w:name="BKM_C0E26832_94FE_4E03_98DE_F2986912ECBC"/>
      <w:bookmarkStart w:id="1109" w:name="BKM_04EE2E72_5511_48AE_9048_CF9126C4A13D"/>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p>
    <w:p w14:paraId="7C9BAB4B" w14:textId="77777777" w:rsidR="00D14AF0" w:rsidRDefault="00D14AF0" w:rsidP="00D14AF0">
      <w:pPr>
        <w:pStyle w:val="Heading3"/>
        <w:rPr>
          <w:lang w:val="en-CA"/>
        </w:rPr>
      </w:pPr>
      <w:bookmarkStart w:id="1110" w:name="_Toc439943460"/>
      <w:r w:rsidRPr="00D14AF0">
        <w:rPr>
          <w:lang w:val="en-CA"/>
        </w:rPr>
        <w:t>S</w:t>
      </w:r>
      <w:bookmarkStart w:id="1111" w:name="BKM_CE5E700D_EBA4_44CA_83C8_617C916DF033"/>
      <w:bookmarkEnd w:id="1111"/>
      <w:r w:rsidRPr="00D14AF0">
        <w:rPr>
          <w:lang w:val="en-CA"/>
        </w:rPr>
        <w:t>hearDisplacementStructureView</w:t>
      </w:r>
      <w:bookmarkEnd w:id="1110"/>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230CDE"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112" w:author="Eric Boisvert" w:date="2016-01-16T17:26:00Z">
        <w:r w:rsidR="00230CDE">
          <w:rPr>
            <w:noProof/>
          </w:rPr>
          <w:t>15</w:t>
        </w:r>
      </w:ins>
      <w:del w:id="1113"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115" w:name="BKM_11E20CA8_2344_4418_A9F9_325A11426D44"/>
      <w:bookmarkStart w:id="1116" w:name="BKM_20A123B5_7607_4A2B_A3F4_2BA8EEA3BD6E"/>
      <w:bookmarkStart w:id="1117" w:name="BKM_62E65A70_EB75_497A_886F_BAAEBB60A5EC"/>
      <w:bookmarkStart w:id="1118" w:name="BKM_3F13203C_BEB3_44A2_B8B9_417C5D453C67"/>
      <w:bookmarkStart w:id="1119" w:name="BKM_D9E97001_975E_4E48_B383_84E3B817A9D6"/>
      <w:bookmarkStart w:id="1120" w:name="BKM_ABD8F88A_D6D5_49E8_B4C4_6E53A78AD465"/>
      <w:bookmarkStart w:id="1121" w:name="BKM_7660FDA3_AB42_45F9_86AB_19287D13C566"/>
      <w:bookmarkStart w:id="1122" w:name="BKM_28FFF6C1_C18B_4629_BB75_27AFBE7647AB"/>
      <w:bookmarkStart w:id="1123" w:name="BKM_DE525394_F288_4E7F_AF29_CF676A7FB892"/>
      <w:bookmarkStart w:id="1124" w:name="BKM_BDA40AB6_6C56_4E4F_9588_C051912996DC"/>
      <w:bookmarkStart w:id="1125" w:name="BKM_2209CF72_C0AB_47F3_BB22_4A2E8334027A"/>
      <w:bookmarkStart w:id="1126" w:name="BKM_BD7868DF_0409_467D_8844_EE4674C50774"/>
      <w:bookmarkStart w:id="1127" w:name="BKM_674A1294_59BE_4203_9B03_BC5D6023992F"/>
      <w:bookmarkStart w:id="1128" w:name="BKM_A1B86BC0_3316_46AB_8D32_7786DFA0771F"/>
      <w:bookmarkStart w:id="1129" w:name="BKM_5ED9FA7F_347C_499C_BF86_2B88071AD840"/>
      <w:bookmarkStart w:id="1130" w:name="BKM_EC7555C0_681D_45F5_BEFB_0F7BFDEF3CFB"/>
      <w:bookmarkStart w:id="1131" w:name="BKM_36C08EC9_BB32_4BDE_99FD_336AAA2512BB"/>
      <w:bookmarkStart w:id="1132" w:name="BKM_34B08950_B320_4DCA_B7B3_801822442BA1"/>
      <w:bookmarkStart w:id="1133" w:name="BKM_1D369827_5E0B_4F3B_99DE_498DE4F4D001"/>
      <w:bookmarkStart w:id="1134" w:name="BKM_42115B02_1C56_42D6_B0AA_D6174F756E65"/>
      <w:bookmarkStart w:id="1135" w:name="BKM_401A0B2C_FBFD_43E2_BC4F_F4876D6A55A5"/>
      <w:bookmarkStart w:id="1136" w:name="BKM_AA3C91BB_B0F8_4E56_A1E5_9C3530C146AE"/>
      <w:bookmarkStart w:id="1137" w:name="BKM_C202EED3_CA3B_4848_8F51_4E4216E311CB"/>
      <w:bookmarkStart w:id="1138" w:name="BKM_F61C54B5_53A3_4B3D_8747_890B595FF05F"/>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14:paraId="54D90096" w14:textId="77777777" w:rsidR="00D14AF0" w:rsidRDefault="00D14AF0" w:rsidP="00CA3AC5">
      <w:pPr>
        <w:pStyle w:val="Heading3"/>
        <w:rPr>
          <w:lang w:val="en-CA"/>
        </w:rPr>
      </w:pPr>
      <w:bookmarkStart w:id="1139" w:name="_Toc439943461"/>
      <w:r w:rsidRPr="00D14AF0">
        <w:rPr>
          <w:lang w:val="en-CA"/>
        </w:rPr>
        <w:t>S</w:t>
      </w:r>
      <w:bookmarkStart w:id="1140" w:name="BKM_A518DA4F_2CA4_4758_BC7A_4790DC092913"/>
      <w:bookmarkEnd w:id="1140"/>
      <w:r w:rsidRPr="00D14AF0">
        <w:rPr>
          <w:lang w:val="en-CA"/>
        </w:rPr>
        <w:t>iteObservationView</w:t>
      </w:r>
      <w:bookmarkEnd w:id="1139"/>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230CDE"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141" w:author="Eric Boisvert" w:date="2016-01-16T17:26:00Z">
        <w:r w:rsidR="00230CDE">
          <w:rPr>
            <w:noProof/>
          </w:rPr>
          <w:t>16</w:t>
        </w:r>
      </w:ins>
      <w:del w:id="1142"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43"/>
      <w:r>
        <w:rPr>
          <w:lang w:val="en-CA"/>
        </w:rPr>
        <w:t>3986</w:t>
      </w:r>
      <w:commentRangeEnd w:id="1143"/>
      <w:r>
        <w:rPr>
          <w:rStyle w:val="CommentReference"/>
        </w:rPr>
        <w:commentReference w:id="1143"/>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44"/>
            <w:r>
              <w:rPr>
                <w:rStyle w:val="reqtext"/>
                <w:lang w:val="en-CA"/>
              </w:rPr>
              <w:t xml:space="preserve">Identifier SHOULD correspond to a representation of OM_Observation </w:t>
            </w:r>
            <w:commentRangeEnd w:id="1144"/>
            <w:r>
              <w:rPr>
                <w:rStyle w:val="CommentReference"/>
                <w:rFonts w:ascii="Times New Roman" w:eastAsia="Times New Roman" w:hAnsi="Times New Roman"/>
                <w:lang w:val="en-US" w:eastAsia="en-US"/>
              </w:rPr>
              <w:commentReference w:id="1144"/>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45"/>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45"/>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45"/>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146" w:name="BKM_EC69FC11_247D_4B96_A882_7E9D1AD588E0"/>
      <w:bookmarkStart w:id="1147" w:name="BKM_ADCD2F69_DA9B_47AD_AAD9_CD10F85583D7"/>
      <w:bookmarkStart w:id="1148" w:name="BKM_07E8099B_7BEC_4F52_A9CB_2057EB65CA46"/>
      <w:bookmarkStart w:id="1149" w:name="BKM_803B49B5_5346_4ECB_84C0_E9285F22A260"/>
      <w:bookmarkStart w:id="1150" w:name="BKM_EF622FE6_F231_4466_80B5_7C9E00C1AF26"/>
      <w:bookmarkStart w:id="1151" w:name="BKM_314D3BAE_F7C9_4B36_ADB6_C72D030F3753"/>
      <w:bookmarkStart w:id="1152" w:name="BKM_39715309_7964_43D3_8714_66E5FE3F5A42"/>
      <w:bookmarkStart w:id="1153" w:name="BKM_154B13F8_8CD9_473E_98B5_93572A0EB3BB"/>
      <w:bookmarkStart w:id="1154" w:name="BKM_2C39BB23_51CD_4C07_BC3D_DFD062118A45"/>
      <w:bookmarkStart w:id="1155" w:name="BKM_60CAAB90_52E0_4214_AE69_D0060C7423ED"/>
      <w:bookmarkStart w:id="1156" w:name="BKM_E7AC1443_775C_4DF5_9107_5B1DF4E1D651"/>
      <w:bookmarkStart w:id="1157" w:name="BKM_EF3CAFA8_84A6_43F7_816F_7C74C3A3DFE7"/>
      <w:bookmarkStart w:id="1158" w:name="BKM_71BA9B79_BC0A_41B7_9630_0B047D9D4660"/>
      <w:bookmarkStart w:id="1159" w:name="BKM_9A13DBF6_70E2_469B_9B7C_F26D7AD812B4"/>
      <w:bookmarkStart w:id="1160" w:name="BKM_9A6DFACA_1D0A_423A_BF5D_1157B46A0AC1"/>
      <w:bookmarkStart w:id="1161" w:name="BKM_33E68653_BDB1_481F_9DFE_82E9A91DF147"/>
      <w:bookmarkStart w:id="1162" w:name="BKM_F3F9B426_BC9F_4BBA_B792_A96166218E9B"/>
      <w:bookmarkStart w:id="1163" w:name="BKM_86911221_5DFE_449B_9D0A_484F8F57F8F9"/>
      <w:bookmarkStart w:id="1164" w:name="BKM_07EEDF2F_1AA2_45F8_B145_4B7F189B0502"/>
      <w:bookmarkStart w:id="1165" w:name="BKM_4A997C54_C45D_4E40_AC91_CE1E1615770B"/>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ins w:id="1166" w:author="Eric Boisvert" w:date="2016-01-14T05:38:00Z">
        <w:r>
          <w:br w:type="page"/>
        </w:r>
      </w:ins>
    </w:p>
    <w:p w14:paraId="76CB06FE" w14:textId="07C47958" w:rsidR="009B3BBD" w:rsidRDefault="009B3BBD" w:rsidP="00BA6B31">
      <w:pPr>
        <w:pStyle w:val="Heading2"/>
        <w:rPr>
          <w:lang w:val="en-CA"/>
        </w:rPr>
      </w:pPr>
      <w:bookmarkStart w:id="1167"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16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16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68"/>
      <w:r w:rsidR="00DE3D18">
        <w:rPr>
          <w:rStyle w:val="CommentReference"/>
        </w:rPr>
        <w:commentReference w:id="1168"/>
      </w:r>
    </w:p>
    <w:p w14:paraId="40081889" w14:textId="18A467A8" w:rsidR="008A1AF4" w:rsidRDefault="008A1AF4" w:rsidP="008A1AF4">
      <w:pPr>
        <w:keepNext/>
        <w:rPr>
          <w:noProof/>
          <w:lang w:val="en-CA" w:eastAsia="en-CA"/>
        </w:rPr>
      </w:pPr>
    </w:p>
    <w:p w14:paraId="2A6A1094" w14:textId="77777777" w:rsidR="000E3D9B" w:rsidRDefault="00230CDE" w:rsidP="000E3D9B">
      <w:pPr>
        <w:keepNext/>
      </w:pPr>
      <w:r>
        <w:pict w14:anchorId="52378BCA">
          <v:shape id="_x0000_i1039" type="#_x0000_t75" style="width:431.45pt;height:327.75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169" w:author="Eric Boisvert" w:date="2016-01-16T17:26:00Z">
        <w:r w:rsidR="00230CDE">
          <w:rPr>
            <w:noProof/>
          </w:rPr>
          <w:t>17</w:t>
        </w:r>
      </w:ins>
      <w:del w:id="1170"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71"/>
            <w:r>
              <w:rPr>
                <w:rFonts w:eastAsia="MS Mincho"/>
                <w:b/>
                <w:color w:val="0000FF"/>
                <w:sz w:val="22"/>
                <w:lang w:val="en-CA"/>
              </w:rPr>
              <w:t>Spatial Schema ISO19107</w:t>
            </w:r>
            <w:commentRangeEnd w:id="1171"/>
            <w:r>
              <w:rPr>
                <w:rStyle w:val="CommentReference"/>
              </w:rPr>
              <w:commentReference w:id="1171"/>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7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72"/>
            <w:r>
              <w:rPr>
                <w:rStyle w:val="CommentReference"/>
              </w:rPr>
              <w:commentReference w:id="1172"/>
            </w:r>
          </w:p>
        </w:tc>
      </w:tr>
    </w:tbl>
    <w:p w14:paraId="4D25A90E" w14:textId="271A828B" w:rsidR="003E1755" w:rsidRDefault="00856F51" w:rsidP="00E71F84">
      <w:pPr>
        <w:pStyle w:val="Heading3"/>
        <w:rPr>
          <w:lang w:val="en-CA"/>
        </w:rPr>
      </w:pPr>
      <w:bookmarkStart w:id="1173" w:name="BKM_3984A24A_BE4B_45BE_838C_7F640CC5FF3F"/>
      <w:bookmarkStart w:id="1174" w:name="BKM_54F8D6E7_019E_4198_A5F7_8396FC39C316"/>
      <w:bookmarkStart w:id="1175" w:name="BKM_FF60F6A1_68A6_4CC7_A4D7_1484826F284D"/>
      <w:bookmarkStart w:id="1176" w:name="BKM_F6F26F14_293C_49D0_A8BA_E7C8B18052A4"/>
      <w:bookmarkStart w:id="1177" w:name="BKM_BFF13014_D294_4162_870D_8C389253B42F"/>
      <w:bookmarkStart w:id="1178" w:name="BKM_5E0576AE_899E_4630_AE79_247020186922"/>
      <w:bookmarkStart w:id="1179" w:name="BKM_F1BB51E9_D13E_42AE_BE59_3E8556BDCA72"/>
      <w:bookmarkStart w:id="1180" w:name="BKM_C0A3056D_FA18_4027_BE04_0AFA3C2B5BD7"/>
      <w:bookmarkStart w:id="1181" w:name="BKM_ADC178F9_ED86_418A_BFAF_BD9ADC797FBD"/>
      <w:bookmarkStart w:id="1182" w:name="BKM_8E1E3CAB_4A91_4093_A75E_AEF4FCA7FA5B"/>
      <w:bookmarkStart w:id="1183" w:name="BKM_64F0A908_3403_4D0B_88AD_EE7134C39157"/>
      <w:bookmarkStart w:id="1184" w:name="BKM_F047E096_3391_4C83_A31D_8616A9B842C5"/>
      <w:bookmarkStart w:id="1185" w:name="BKM_DA68D8E9_7B0C_48EF_8619_7221101DC5F1"/>
      <w:bookmarkStart w:id="1186" w:name="_Toc439943463"/>
      <w:bookmarkEnd w:id="1173"/>
      <w:bookmarkEnd w:id="1174"/>
      <w:bookmarkEnd w:id="1175"/>
      <w:bookmarkEnd w:id="1176"/>
      <w:bookmarkEnd w:id="1177"/>
      <w:bookmarkEnd w:id="1178"/>
      <w:bookmarkEnd w:id="1179"/>
      <w:bookmarkEnd w:id="1180"/>
      <w:bookmarkEnd w:id="1181"/>
      <w:bookmarkEnd w:id="1182"/>
      <w:bookmarkEnd w:id="1183"/>
      <w:bookmarkEnd w:id="1184"/>
      <w:bookmarkEnd w:id="1185"/>
      <w:r>
        <w:rPr>
          <w:lang w:val="en-CA"/>
        </w:rPr>
        <w:t>Geology basic</w:t>
      </w:r>
      <w:bookmarkEnd w:id="1186"/>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187"/>
      <w:r w:rsidR="00174A58">
        <w:rPr>
          <w:lang w:val="en-CA"/>
        </w:rPr>
        <w:t>sub-</w:t>
      </w:r>
      <w:r w:rsidRPr="00E3407C">
        <w:rPr>
          <w:lang w:val="en-CA"/>
        </w:rPr>
        <w:t xml:space="preserve">package </w:t>
      </w:r>
      <w:commentRangeEnd w:id="1187"/>
      <w:r w:rsidR="00174A58">
        <w:rPr>
          <w:rStyle w:val="CommentReference"/>
        </w:rPr>
        <w:commentReference w:id="1187"/>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230CDE" w:rsidP="00523B00">
      <w:pPr>
        <w:keepNext/>
      </w:pPr>
      <w:r>
        <w:pict w14:anchorId="3DDD8EA3">
          <v:shape id="_x0000_i1040" type="#_x0000_t75" style="width:431.45pt;height:262.2pt">
            <v:imagedata r:id="rId29" o:title=""/>
          </v:shape>
        </w:pict>
      </w:r>
    </w:p>
    <w:p w14:paraId="24FB8F26" w14:textId="52F9930E" w:rsidR="00523B00" w:rsidRDefault="00523B00" w:rsidP="007F03F0">
      <w:pPr>
        <w:pStyle w:val="Caption"/>
      </w:pPr>
      <w:bookmarkStart w:id="1188" w:name="_Ref439843623"/>
      <w:r>
        <w:t xml:space="preserve">Figure </w:t>
      </w:r>
      <w:r>
        <w:fldChar w:fldCharType="begin"/>
      </w:r>
      <w:r>
        <w:instrText xml:space="preserve"> SEQ Figure \* ARABIC </w:instrText>
      </w:r>
      <w:r>
        <w:fldChar w:fldCharType="separate"/>
      </w:r>
      <w:ins w:id="1189" w:author="Eric Boisvert" w:date="2016-01-16T17:26:00Z">
        <w:r w:rsidR="00230CDE">
          <w:rPr>
            <w:noProof/>
          </w:rPr>
          <w:t>18</w:t>
        </w:r>
      </w:ins>
      <w:del w:id="1190" w:author="Eric Boisvert" w:date="2016-01-16T17:26:00Z">
        <w:r w:rsidR="0043586C" w:rsidDel="00230CDE">
          <w:rPr>
            <w:noProof/>
          </w:rPr>
          <w:delText>17</w:delText>
        </w:r>
      </w:del>
      <w:r>
        <w:fldChar w:fldCharType="end"/>
      </w:r>
      <w:bookmarkEnd w:id="1188"/>
      <w:proofErr w:type="gramStart"/>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230CDE" w:rsidP="007F03F0">
      <w:pPr>
        <w:keepNext/>
      </w:pPr>
      <w:r>
        <w:pict w14:anchorId="2F1B3772">
          <v:shape id="_x0000_i1041"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191" w:author="Eric Boisvert" w:date="2016-01-16T17:26:00Z">
        <w:r w:rsidR="00230CDE">
          <w:rPr>
            <w:noProof/>
          </w:rPr>
          <w:t>19</w:t>
        </w:r>
      </w:ins>
      <w:del w:id="1192"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193" w:name="BKM_6A81087A_0778_4235_8F6A_3CADBB0E9016"/>
      <w:bookmarkEnd w:id="1193"/>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194"/>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194"/>
      <w:r>
        <w:rPr>
          <w:rStyle w:val="CommentReference"/>
        </w:rPr>
        <w:commentReference w:id="1194"/>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195" w:name="_Ref440112192"/>
      <w:proofErr w:type="gramStart"/>
      <w:r>
        <w:rPr>
          <w:lang w:val="en-CA"/>
        </w:rPr>
        <w:lastRenderedPageBreak/>
        <w:t>p</w:t>
      </w:r>
      <w:r w:rsidR="00C97318" w:rsidRPr="00C97318">
        <w:rPr>
          <w:lang w:val="en-CA"/>
        </w:rPr>
        <w:t>urpose</w:t>
      </w:r>
      <w:bookmarkEnd w:id="1195"/>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196"/>
      <w:proofErr w:type="gramStart"/>
      <w:r w:rsidRPr="00C97318">
        <w:rPr>
          <w:color w:val="000000"/>
          <w:sz w:val="20"/>
          <w:szCs w:val="20"/>
          <w:lang w:val="en-CA"/>
        </w:rPr>
        <w:t>Scoped name because intention is asserted by author of the data instance.</w:t>
      </w:r>
      <w:commentRangeEnd w:id="1196"/>
      <w:proofErr w:type="gramEnd"/>
      <w:r>
        <w:rPr>
          <w:rStyle w:val="CommentReference"/>
        </w:rPr>
        <w:commentReference w:id="119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3FC9846D" w:rsidR="0016408B" w:rsidRDefault="0016408B" w:rsidP="007F03F0">
      <w:pPr>
        <w:pStyle w:val="Caption"/>
        <w:keepNext/>
      </w:pPr>
      <w:bookmarkStart w:id="1197" w:name="_Ref440042995"/>
      <w:r>
        <w:t xml:space="preserve">Table </w:t>
      </w:r>
      <w:r>
        <w:fldChar w:fldCharType="begin"/>
      </w:r>
      <w:r>
        <w:instrText xml:space="preserve"> SEQ Table \* ARABIC </w:instrText>
      </w:r>
      <w:r>
        <w:fldChar w:fldCharType="separate"/>
      </w:r>
      <w:r w:rsidR="00292781">
        <w:rPr>
          <w:noProof/>
        </w:rPr>
        <w:t>2</w:t>
      </w:r>
      <w:r>
        <w:fldChar w:fldCharType="end"/>
      </w:r>
      <w:bookmarkEnd w:id="119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198"/>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198"/>
            <w:r>
              <w:rPr>
                <w:rStyle w:val="CommentReference"/>
                <w:rFonts w:ascii="Times New Roman" w:eastAsia="Times New Roman" w:hAnsi="Times New Roman"/>
                <w:lang w:val="en-US" w:eastAsia="en-US"/>
              </w:rPr>
              <w:commentReference w:id="1198"/>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199"/>
      <w:r w:rsidRPr="0016408B">
        <w:rPr>
          <w:lang w:val="en-CA"/>
        </w:rPr>
        <w:t xml:space="preserve">There is always a single source and a single target.  </w:t>
      </w:r>
      <w:commentRangeEnd w:id="1199"/>
      <w:r w:rsidR="00D24007">
        <w:rPr>
          <w:rStyle w:val="CommentReference"/>
        </w:rPr>
        <w:commentReference w:id="1199"/>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200"/>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200"/>
      <w:r w:rsidR="00F25A29">
        <w:rPr>
          <w:rStyle w:val="CommentReference"/>
        </w:rPr>
        <w:commentReference w:id="1200"/>
      </w:r>
    </w:p>
    <w:p w14:paraId="3E406639" w14:textId="77777777" w:rsidR="00D10719" w:rsidRDefault="00D10719" w:rsidP="00ED2525">
      <w:bookmarkStart w:id="1201" w:name="BKM_F1244213_660C_4D77_8475_08F73D4EC81C"/>
      <w:bookmarkStart w:id="1202" w:name="BKM_3B089F6A_116B_4A4A_91A0_17A52F7181FF"/>
      <w:bookmarkStart w:id="1203" w:name="BKM_26B10141_733E_4FC5_A8B6_E0EA8C9C1A8A"/>
      <w:bookmarkEnd w:id="1201"/>
      <w:bookmarkEnd w:id="1202"/>
      <w:bookmarkEnd w:id="1203"/>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204"/>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204"/>
      <w:r w:rsidR="00BA23FE">
        <w:rPr>
          <w:rStyle w:val="CommentReference"/>
        </w:rPr>
        <w:commentReference w:id="1204"/>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205"/>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205"/>
      <w:r w:rsidR="00EA3CAB">
        <w:rPr>
          <w:rStyle w:val="CommentReference"/>
        </w:rPr>
        <w:commentReference w:id="1205"/>
      </w:r>
    </w:p>
    <w:p w14:paraId="5AD2AC20" w14:textId="77777777" w:rsidR="001050D1" w:rsidRDefault="001050D1" w:rsidP="001050D1"/>
    <w:p w14:paraId="5F2228E1" w14:textId="77777777" w:rsidR="00ED2525" w:rsidRDefault="001050D1" w:rsidP="001050D1">
      <w:commentRangeStart w:id="1206"/>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206"/>
      <w:r w:rsidR="00E52A0E">
        <w:rPr>
          <w:rStyle w:val="CommentReference"/>
        </w:rPr>
        <w:commentReference w:id="1206"/>
      </w:r>
    </w:p>
    <w:p w14:paraId="3C873719" w14:textId="03E9908B" w:rsidR="002E694E" w:rsidRDefault="00507F3E" w:rsidP="007F03F0">
      <w:pPr>
        <w:pStyle w:val="Heading5"/>
        <w:rPr>
          <w:lang w:val="en-CA"/>
        </w:rPr>
      </w:pPr>
      <w:bookmarkStart w:id="1207" w:name="BKM_FD0714CD_89E3_4F6A_B187_CB7A50E6C5C0"/>
      <w:bookmarkEnd w:id="1207"/>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208"/>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208"/>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208"/>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DCFC450"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(swe</w:t>
      </w:r>
      <w:proofErr w:type="gramStart"/>
      <w:r>
        <w:rPr>
          <w:color w:val="000000"/>
          <w:sz w:val="20"/>
          <w:szCs w:val="20"/>
          <w:lang w:val="en-CA"/>
        </w:rPr>
        <w:t>:Quantity</w:t>
      </w:r>
      <w:proofErr w:type="gramEnd"/>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209" w:name="BKM_37DE5892_2942_443B_A8C3_8C1AB5CBE877"/>
      <w:bookmarkStart w:id="1210" w:name="BKM_6B3E10C1_3AAE_4196_94F0_B9A235705FCC"/>
      <w:bookmarkStart w:id="1211" w:name="BKM_1FCE659F_6DE4_40C1_996C_C1E6E981D3A0"/>
      <w:bookmarkStart w:id="1212" w:name="BKM_E9804216_8300_4609_B607_127F0178BAB6"/>
      <w:bookmarkStart w:id="1213" w:name="BKM_E3A6BA8A_712F_4182_95C4_285048E21544"/>
      <w:bookmarkStart w:id="1214" w:name="BKM_2EB23880_DDF1_4995_AB7F_3DC0E40E7A89"/>
      <w:bookmarkEnd w:id="1209"/>
      <w:bookmarkEnd w:id="1210"/>
      <w:bookmarkEnd w:id="1211"/>
      <w:bookmarkEnd w:id="1212"/>
      <w:bookmarkEnd w:id="1213"/>
      <w:bookmarkEnd w:id="1214"/>
    </w:p>
    <w:p w14:paraId="7D4ABF8F" w14:textId="77777777" w:rsidR="00884FA7" w:rsidRDefault="00F92942" w:rsidP="00856F51">
      <w:pPr>
        <w:pStyle w:val="Heading4"/>
      </w:pPr>
      <w:r>
        <w:t>GeologicUnit</w:t>
      </w:r>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230CDE" w:rsidP="007F03F0">
      <w:pPr>
        <w:keepNext/>
      </w:pPr>
      <w:r>
        <w:rPr>
          <w:noProof/>
          <w:lang w:val="en-CA" w:eastAsia="en-CA"/>
        </w:rPr>
        <w:pict w14:anchorId="75B7A484">
          <v:shape id="Picture 13" o:spid="_x0000_i1042" type="#_x0000_t75" style="width:6in;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215" w:author="Eric Boisvert" w:date="2016-01-16T17:26:00Z">
        <w:r w:rsidR="00230CDE">
          <w:rPr>
            <w:noProof/>
          </w:rPr>
          <w:t>20</w:t>
        </w:r>
      </w:ins>
      <w:del w:id="1216"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217"/>
      <w:proofErr w:type="gramStart"/>
      <w:r>
        <w:t>Scoped name because classification is asserted, not based on observational data.</w:t>
      </w:r>
      <w:commentRangeEnd w:id="1217"/>
      <w:proofErr w:type="gramEnd"/>
      <w:r>
        <w:rPr>
          <w:rStyle w:val="CommentReference"/>
        </w:rPr>
        <w:commentReference w:id="1217"/>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218" w:name="BKM_A1329A5F_042F_4AF8_BF84_0B471B65BC55"/>
      <w:bookmarkStart w:id="1219" w:name="BKM_7F4D7787_7293_418E_8B38_1A72EA1F4CC0"/>
      <w:bookmarkStart w:id="1220" w:name="_Ref440064217"/>
      <w:bookmarkEnd w:id="1218"/>
      <w:bookmarkEnd w:id="1219"/>
      <w:r>
        <w:t>GeologicUnitHierarchy</w:t>
      </w:r>
      <w:bookmarkEnd w:id="1220"/>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FA4E295" w:rsidR="00924939" w:rsidRDefault="00924939" w:rsidP="00ED2525">
      <w:r>
        <w:t>The proportion property (swe</w:t>
      </w:r>
      <w:proofErr w:type="gramStart"/>
      <w:r>
        <w:t>:QuantityRange</w:t>
      </w:r>
      <w:proofErr w:type="gramEnd"/>
      <w:r>
        <w:t>)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221" w:name="BKM_F1AE88A3_ADC1_4E05_8AA4_DF5F90DB4C60"/>
      <w:bookmarkStart w:id="1222" w:name="BKM_C5C77165_16DE_4DA6_948B_748CCB10594C"/>
      <w:bookmarkEnd w:id="1221"/>
      <w:bookmarkEnd w:id="1222"/>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7BEE7639" w:rsidR="00A56B9D" w:rsidRDefault="00A56B9D" w:rsidP="00ED2525">
      <w:r>
        <w:t>The proportion property (swe</w:t>
      </w:r>
      <w:proofErr w:type="gramStart"/>
      <w:r>
        <w:t>:QuantityRange</w:t>
      </w:r>
      <w:proofErr w:type="gramEnd"/>
      <w:r>
        <w:t xml:space="preserv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223" w:name="BKM_D0CF8372_E2E7_44FE_8452_567F1CFF1C66"/>
      <w:bookmarkStart w:id="1224" w:name="BKM_F115EB74_32B6_4EFC_8D26_C2D2AD40E6EB"/>
      <w:bookmarkEnd w:id="1223"/>
      <w:bookmarkEnd w:id="1224"/>
      <w:r>
        <w:t>EarthMaterial</w:t>
      </w:r>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225"/>
      <w:r w:rsidRPr="00856F51">
        <w:t xml:space="preserve">arth </w:t>
      </w:r>
      <w:r w:rsidR="00A47566">
        <w:t>m</w:t>
      </w:r>
      <w:r w:rsidRPr="00856F51">
        <w:t xml:space="preserve">aterials </w:t>
      </w:r>
      <w:commentRangeEnd w:id="1225"/>
      <w:r w:rsidR="005D6D19">
        <w:rPr>
          <w:rStyle w:val="CommentReference"/>
        </w:rPr>
        <w:commentReference w:id="1225"/>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230CDE" w:rsidP="00856F51">
      <w:pPr>
        <w:keepNext/>
      </w:pPr>
      <w:r>
        <w:rPr>
          <w:noProof/>
          <w:lang w:val="en-CA" w:eastAsia="en-CA"/>
        </w:rPr>
        <w:pict w14:anchorId="7395DB86">
          <v:shape id="Image 18" o:spid="_x0000_i1043"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226" w:author="Eric Boisvert" w:date="2016-01-16T17:26:00Z">
        <w:r w:rsidR="00230CDE">
          <w:rPr>
            <w:noProof/>
          </w:rPr>
          <w:t>21</w:t>
        </w:r>
      </w:ins>
      <w:del w:id="1227"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228"/>
      <w:r>
        <w:t>and it shares the same vocabulary (instance, typicalNorm, identifyingNorm)</w:t>
      </w:r>
      <w:commentRangeEnd w:id="1228"/>
      <w:r>
        <w:rPr>
          <w:rStyle w:val="CommentReference"/>
        </w:rPr>
        <w:commentReference w:id="1228"/>
      </w:r>
    </w:p>
    <w:p w14:paraId="3E150316" w14:textId="3E5A0882" w:rsidR="00A47566" w:rsidRPr="00D970E9" w:rsidRDefault="00A47566" w:rsidP="007F03F0">
      <w:pPr>
        <w:pStyle w:val="Heading5"/>
        <w:rPr>
          <w:lang w:val="en-CA"/>
        </w:rPr>
      </w:pPr>
      <w:bookmarkStart w:id="1229" w:name="BKM_BD5C03BF_666A_4A06_9108_21CA3469AFBC"/>
      <w:bookmarkEnd w:id="1229"/>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230" w:name="BKM_18D25AC3_6FC0_4C65_A8A5_F0142E2E6CE0"/>
      <w:bookmarkStart w:id="1231" w:name="BKM_18EC1705_589B_4DEF_A044_9A1610E567B6"/>
      <w:bookmarkStart w:id="1232" w:name="BKM_69643EA7_2142_46B5_9F91_BA2962E773C2"/>
      <w:bookmarkEnd w:id="1230"/>
      <w:bookmarkEnd w:id="1231"/>
      <w:bookmarkEnd w:id="123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233" w:name="BKM_0198932B_28DD_424D_8B50_FABE0D235C84"/>
      <w:bookmarkStart w:id="1234" w:name="BKM_7A5570E9_5272_4DAD_BC83_4E0D06E5C57A"/>
      <w:bookmarkStart w:id="1235" w:name="_Toc439943464"/>
      <w:bookmarkEnd w:id="1233"/>
      <w:bookmarkEnd w:id="1234"/>
      <w:r>
        <w:t>Geologic Event</w:t>
      </w:r>
      <w:bookmarkEnd w:id="1235"/>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230CDE" w:rsidP="00B537EA">
      <w:pPr>
        <w:keepNext/>
      </w:pPr>
      <w:r>
        <w:rPr>
          <w:noProof/>
          <w:lang w:val="en-CA" w:eastAsia="en-CA"/>
        </w:rPr>
        <w:lastRenderedPageBreak/>
        <w:pict w14:anchorId="5D71EB40">
          <v:shape id="Picture 20" o:spid="_x0000_i1044" type="#_x0000_t75" style="width:6in;height:365.3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236" w:author="Eric Boisvert" w:date="2016-01-16T17:26:00Z">
        <w:r w:rsidR="00230CDE">
          <w:rPr>
            <w:noProof/>
          </w:rPr>
          <w:t>22</w:t>
        </w:r>
      </w:ins>
      <w:del w:id="1237"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238" w:name="BKM_0E4402F5_70D7_41B4_8F46_2909F6D349A5"/>
      <w:bookmarkEnd w:id="1238"/>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239" w:name="BKM_E578F2B2_741C_4353_B7F8_02F0AE878A52"/>
      <w:bookmarkStart w:id="1240" w:name="BKM_B4649898_DB40_445B_BA02_FB50DB166B1F"/>
      <w:bookmarkStart w:id="1241" w:name="BKM_97F5720D_724D_44A6_8C82_6D7A6D6B5F0E"/>
      <w:bookmarkStart w:id="1242" w:name="BKM_94B4A111_399A_4144_8BC6_D1BBA5249175"/>
      <w:bookmarkStart w:id="1243" w:name="BKM_23198178_9024_4323_9F34_11F193914E4D"/>
      <w:bookmarkStart w:id="1244" w:name="BKM_669B19C2_AABA_42AD_8B76_978659231695"/>
      <w:bookmarkEnd w:id="1239"/>
      <w:bookmarkEnd w:id="1240"/>
      <w:bookmarkEnd w:id="1241"/>
      <w:bookmarkEnd w:id="1242"/>
      <w:bookmarkEnd w:id="1243"/>
      <w:bookmarkEnd w:id="1244"/>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2F6B3E3F" w:rsidR="00B43D07" w:rsidRDefault="00B43D07" w:rsidP="007F03F0">
      <w:pPr>
        <w:rPr>
          <w:lang w:val="en-CA"/>
        </w:rPr>
      </w:pPr>
      <w:r>
        <w:rPr>
          <w:lang w:val="en-CA"/>
        </w:rPr>
        <w:t>The reportingDate (swe</w:t>
      </w:r>
      <w:proofErr w:type="gramStart"/>
      <w:r>
        <w:rPr>
          <w:lang w:val="en-CA"/>
        </w:rPr>
        <w:t>:Quantity</w:t>
      </w:r>
      <w:proofErr w:type="gramEnd"/>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7322BEBD" w:rsidR="000841A4" w:rsidRDefault="000841A4" w:rsidP="007F03F0">
      <w:pPr>
        <w:rPr>
          <w:lang w:val="en-CA"/>
        </w:rPr>
      </w:pPr>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15E3713B" w:rsidR="000841A4" w:rsidRDefault="000841A4" w:rsidP="007F03F0">
      <w:pPr>
        <w:rPr>
          <w:lang w:val="en-CA"/>
        </w:rPr>
      </w:pPr>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245" w:name="BKM_6B9E4BC3_EF2C_43B8_97EF_B6AD57F690A4"/>
      <w:bookmarkStart w:id="1246" w:name="BKM_2ED006FF_62EF_4E32_BE1A_054C3322F7C1"/>
      <w:bookmarkStart w:id="1247" w:name="BKM_BE4D4818_8828_40DD_8E59_5906619F59A7"/>
      <w:bookmarkStart w:id="1248" w:name="_Toc439943465"/>
      <w:bookmarkEnd w:id="1245"/>
      <w:bookmarkEnd w:id="1246"/>
      <w:bookmarkEnd w:id="1247"/>
      <w:r>
        <w:t>Geologic Structure</w:t>
      </w:r>
      <w:bookmarkEnd w:id="124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249"/>
      <w:r w:rsidRPr="00CF6174">
        <w:t xml:space="preserve">inhomogeneities </w:t>
      </w:r>
      <w:commentRangeEnd w:id="1249"/>
      <w:r>
        <w:rPr>
          <w:rStyle w:val="CommentReference"/>
        </w:rPr>
        <w:commentReference w:id="124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230CDE" w:rsidP="00415CBF">
      <w:pPr>
        <w:keepNext/>
      </w:pPr>
      <w:r>
        <w:rPr>
          <w:noProof/>
          <w:lang w:val="en-CA" w:eastAsia="en-CA"/>
        </w:rPr>
        <w:lastRenderedPageBreak/>
        <w:pict w14:anchorId="102324F8">
          <v:shape id="Picture 26" o:spid="_x0000_i1045" type="#_x0000_t75" style="width:432.5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50" w:author="Eric Boisvert" w:date="2016-01-16T17:26:00Z">
        <w:r w:rsidR="00230CDE">
          <w:rPr>
            <w:noProof/>
          </w:rPr>
          <w:t>23</w:t>
        </w:r>
      </w:ins>
      <w:del w:id="1251"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252"/>
      <w:r>
        <w:t>Bedding measured as discrete surfaces in the case that those are the feature of interest (e.g. individual cross set surfaces for paleocurrent analysis) should be represented here.</w:t>
      </w:r>
      <w:commentRangeEnd w:id="1252"/>
      <w:r w:rsidR="005D6D19">
        <w:rPr>
          <w:rStyle w:val="CommentReference"/>
        </w:rPr>
        <w:commentReference w:id="1252"/>
      </w:r>
    </w:p>
    <w:p w14:paraId="0051FF29" w14:textId="702F013C" w:rsidR="008B7091" w:rsidRDefault="00230CDE" w:rsidP="008B7091">
      <w:pPr>
        <w:keepNext/>
      </w:pPr>
      <w:r>
        <w:rPr>
          <w:noProof/>
          <w:lang w:val="en-CA" w:eastAsia="en-CA"/>
        </w:rPr>
        <w:lastRenderedPageBreak/>
        <w:pict w14:anchorId="7B25B21D">
          <v:shape id="Picture 23" o:spid="_x0000_i1046"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53" w:author="Eric Boisvert" w:date="2016-01-16T17:26:00Z">
        <w:r w:rsidR="00230CDE">
          <w:rPr>
            <w:noProof/>
          </w:rPr>
          <w:t>24</w:t>
        </w:r>
      </w:ins>
      <w:del w:id="1254"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255" w:name="BKM_1A59C48F_A7B9_4BDC_B008_53504A772FCF"/>
      <w:bookmarkEnd w:id="1255"/>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256" w:name="BKM_F722D1E4_88A1_4807_BB66_32AB9BD44381"/>
      <w:bookmarkEnd w:id="1256"/>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257"/>
      <w:r w:rsidRPr="008B7091">
        <w:t xml:space="preserve">GeologicStructure </w:t>
      </w:r>
      <w:commentRangeEnd w:id="1257"/>
      <w:r w:rsidR="005D6D19">
        <w:rPr>
          <w:rStyle w:val="CommentReference"/>
        </w:rPr>
        <w:commentReference w:id="1257"/>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230CDE" w:rsidP="008B7091">
      <w:pPr>
        <w:keepNext/>
      </w:pPr>
      <w:r>
        <w:rPr>
          <w:noProof/>
          <w:lang w:val="en-CA" w:eastAsia="en-CA"/>
        </w:rPr>
        <w:pict w14:anchorId="14420536">
          <v:shape id="Picture 24" o:spid="_x0000_i1047"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58" w:author="Eric Boisvert" w:date="2016-01-16T17:26:00Z">
        <w:r w:rsidR="00230CDE">
          <w:rPr>
            <w:noProof/>
          </w:rPr>
          <w:t>25</w:t>
        </w:r>
      </w:ins>
      <w:del w:id="1259"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260" w:name="BKM_1562D6E5_754D_41F1_8BCA_821E81C1C77B"/>
      <w:bookmarkStart w:id="1261" w:name="BKM_2577AA17_B965_493F_8575_D32112AD8348"/>
      <w:bookmarkEnd w:id="1260"/>
      <w:bookmarkEnd w:id="126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230CDE" w:rsidP="00415CBF">
      <w:pPr>
        <w:keepNext/>
      </w:pPr>
      <w:r>
        <w:rPr>
          <w:noProof/>
          <w:lang w:val="en-CA" w:eastAsia="en-CA"/>
        </w:rPr>
        <w:pict w14:anchorId="063E3F96">
          <v:shape id="Picture 25" o:spid="_x0000_i1048"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62" w:author="Eric Boisvert" w:date="2016-01-16T17:26:00Z">
        <w:r w:rsidR="00230CDE">
          <w:rPr>
            <w:noProof/>
          </w:rPr>
          <w:t>26</w:t>
        </w:r>
      </w:ins>
      <w:del w:id="1263"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264" w:name="BKM_22F72D69_6FF6_4012_89A7_3FFAC0091563"/>
      <w:bookmarkEnd w:id="1264"/>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265" w:name="BKM_D602E51F_1A69_4732_803D_A550C06800AD"/>
      <w:bookmarkEnd w:id="1265"/>
      <w:r>
        <w:t>ShearDisplacementStructure</w:t>
      </w:r>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230CDE" w:rsidP="00415CBF">
      <w:pPr>
        <w:keepNext/>
      </w:pPr>
      <w:r>
        <w:rPr>
          <w:noProof/>
          <w:lang w:val="en-CA" w:eastAsia="en-CA"/>
        </w:rPr>
        <w:lastRenderedPageBreak/>
        <w:pict w14:anchorId="485212EB">
          <v:shape id="Picture 27" o:spid="_x0000_i1049"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66" w:author="Eric Boisvert" w:date="2016-01-16T17:26:00Z">
        <w:r w:rsidR="00230CDE">
          <w:rPr>
            <w:noProof/>
          </w:rPr>
          <w:t>27</w:t>
        </w:r>
      </w:ins>
      <w:del w:id="1267"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268" w:name="BKM_2C0BAC72_25F4_4403_B6F3_8CD29CC45162"/>
      <w:bookmarkEnd w:id="1268"/>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269" w:name="BKM_6D164D9B_00C6_4467_A49F_201E1DB05D3E"/>
      <w:bookmarkStart w:id="1270" w:name="_Toc439943466"/>
      <w:bookmarkEnd w:id="1269"/>
      <w:r>
        <w:t>Geomorphology</w:t>
      </w:r>
      <w:bookmarkEnd w:id="1270"/>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230CDE" w:rsidP="00FB057B">
      <w:pPr>
        <w:keepNext/>
      </w:pPr>
      <w:r>
        <w:rPr>
          <w:noProof/>
          <w:lang w:val="en-CA" w:eastAsia="en-CA"/>
        </w:rPr>
        <w:pict w14:anchorId="0C32FE67">
          <v:shape id="Picture 28" o:spid="_x0000_i1050" type="#_x0000_t75" style="width:6in;height:298.75pt;visibility:visible;mso-wrap-style:square">
            <v:imagedata r:id="rId39"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271" w:author="Eric Boisvert" w:date="2016-01-16T17:26:00Z">
        <w:r w:rsidR="00230CDE">
          <w:rPr>
            <w:noProof/>
          </w:rPr>
          <w:t>28</w:t>
        </w:r>
      </w:ins>
      <w:del w:id="1272"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230CDE" w:rsidP="007F03F0">
      <w:pPr>
        <w:keepNext/>
      </w:pPr>
      <w:r>
        <w:lastRenderedPageBreak/>
        <w:pict w14:anchorId="10AA5741">
          <v:shape id="_x0000_i1051" type="#_x0000_t75" style="width:424.5pt;height:318.1pt">
            <v:imagedata r:id="rId40" o:title=""/>
          </v:shape>
        </w:pict>
      </w:r>
    </w:p>
    <w:p w14:paraId="0745F577" w14:textId="3B4848E9" w:rsidR="00ED4EA5" w:rsidRDefault="00C01850" w:rsidP="007F03F0">
      <w:pPr>
        <w:pStyle w:val="Caption"/>
      </w:pPr>
      <w:bookmarkStart w:id="1273" w:name="_Ref440194521"/>
      <w:r>
        <w:t xml:space="preserve">Figure </w:t>
      </w:r>
      <w:r>
        <w:fldChar w:fldCharType="begin"/>
      </w:r>
      <w:r>
        <w:instrText xml:space="preserve"> SEQ Figure \* ARABIC </w:instrText>
      </w:r>
      <w:r>
        <w:fldChar w:fldCharType="separate"/>
      </w:r>
      <w:ins w:id="1274" w:author="Eric Boisvert" w:date="2016-01-16T17:26:00Z">
        <w:r w:rsidR="00230CDE">
          <w:rPr>
            <w:noProof/>
          </w:rPr>
          <w:t>29</w:t>
        </w:r>
      </w:ins>
      <w:del w:id="1275" w:author="Eric Boisvert" w:date="2016-01-16T17:26:00Z">
        <w:r w:rsidR="0043586C" w:rsidDel="00230CDE">
          <w:rPr>
            <w:noProof/>
          </w:rPr>
          <w:delText>28</w:delText>
        </w:r>
      </w:del>
      <w:r>
        <w:fldChar w:fldCharType="end"/>
      </w:r>
      <w:bookmarkEnd w:id="1273"/>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276" w:name="BKM_4E3AD03A_F983_4BE7_BAD7_D46FA41454DA"/>
      <w:bookmarkEnd w:id="1276"/>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277" w:name="BKM_D58E407D_6BD7_451C_AC84_ED75498146C5"/>
      <w:bookmarkStart w:id="1278" w:name="BKM_60D7A041_DA67_4836_A9CF_067E59A5AD76"/>
      <w:bookmarkEnd w:id="1277"/>
      <w:bookmarkEnd w:id="1278"/>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279" w:name="BKM_226E2406_CB91_4741_B565_53E336A2E054"/>
      <w:bookmarkStart w:id="1280" w:name="BKM_FB2680F3_627E_464F_82B9_677F1AC277D7"/>
      <w:bookmarkStart w:id="1281" w:name="_Toc439943467"/>
      <w:bookmarkEnd w:id="1279"/>
      <w:bookmarkEnd w:id="1280"/>
      <w:r>
        <w:rPr>
          <w:lang w:val="en-CA"/>
        </w:rPr>
        <w:t>Collection</w:t>
      </w:r>
      <w:bookmarkEnd w:id="1281"/>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230CDE" w:rsidP="00390DF7">
      <w:pPr>
        <w:keepNext/>
      </w:pPr>
      <w:r>
        <w:rPr>
          <w:noProof/>
          <w:lang w:val="en-CA" w:eastAsia="en-CA"/>
        </w:rPr>
        <w:lastRenderedPageBreak/>
        <w:pict w14:anchorId="2908CF57">
          <v:shape id="Picture 494" o:spid="_x0000_i1052" type="#_x0000_t75" style="width:6in;height:386.35pt;visibility:visible;mso-wrap-style:square">
            <v:imagedata r:id="rId41" o:title=""/>
          </v:shape>
        </w:pict>
      </w:r>
    </w:p>
    <w:p w14:paraId="16086824" w14:textId="626C7EBC" w:rsidR="00390DF7" w:rsidRDefault="00390DF7" w:rsidP="00390DF7">
      <w:pPr>
        <w:pStyle w:val="Caption"/>
      </w:pPr>
      <w:bookmarkStart w:id="1282" w:name="_Ref432749513"/>
      <w:r>
        <w:t xml:space="preserve">Figure </w:t>
      </w:r>
      <w:r w:rsidR="00673E83">
        <w:fldChar w:fldCharType="begin"/>
      </w:r>
      <w:r w:rsidR="00673E83">
        <w:instrText xml:space="preserve"> SEQ Figure \* ARABIC </w:instrText>
      </w:r>
      <w:r w:rsidR="00673E83">
        <w:fldChar w:fldCharType="separate"/>
      </w:r>
      <w:ins w:id="1283" w:author="Eric Boisvert" w:date="2016-01-16T17:26:00Z">
        <w:r w:rsidR="00230CDE">
          <w:rPr>
            <w:noProof/>
          </w:rPr>
          <w:t>30</w:t>
        </w:r>
      </w:ins>
      <w:del w:id="1284" w:author="Eric Boisvert" w:date="2016-01-16T17:26:00Z">
        <w:r w:rsidR="0043586C" w:rsidDel="00230CDE">
          <w:rPr>
            <w:noProof/>
          </w:rPr>
          <w:delText>29</w:delText>
        </w:r>
      </w:del>
      <w:r w:rsidR="00673E83">
        <w:rPr>
          <w:noProof/>
        </w:rPr>
        <w:fldChar w:fldCharType="end"/>
      </w:r>
      <w:bookmarkEnd w:id="1282"/>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285"/>
      <w:r>
        <w:t>The collectionType</w:t>
      </w:r>
      <w:proofErr w:type="gramStart"/>
      <w:r>
        <w:t>:CollectionTypeTerm</w:t>
      </w:r>
      <w:proofErr w:type="gramEnd"/>
      <w:r>
        <w:t xml:space="preserve"> property shall be a term from a controlled vocabulary describing th</w:t>
      </w:r>
      <w:r w:rsidR="003B49DD">
        <w:t>e type of collection.</w:t>
      </w:r>
      <w:commentRangeEnd w:id="1285"/>
      <w:r w:rsidR="003B49DD">
        <w:rPr>
          <w:rStyle w:val="CommentReference"/>
        </w:rPr>
        <w:commentReference w:id="1285"/>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30A7ED8A"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230CDE">
        <w:rPr>
          <w:noProof/>
          <w:lang w:val="en-CA" w:eastAsia="en-CA"/>
        </w:rPr>
        <w:pict w14:anchorId="469BCCD1">
          <v:shape id="_x0000_i1053"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286"/>
      <w:r>
        <w:t xml:space="preserve">(as prescribed by </w:t>
      </w:r>
      <w:r w:rsidR="00241C7C">
        <w:t>GML 3.3</w:t>
      </w:r>
      <w:r>
        <w:t xml:space="preserve">) </w:t>
      </w:r>
      <w:r>
        <w:br/>
      </w:r>
      <w:commentRangeEnd w:id="1286"/>
      <w:r>
        <w:rPr>
          <w:rStyle w:val="CommentReference"/>
        </w:rPr>
        <w:commentReference w:id="1286"/>
      </w:r>
      <w:r>
        <w:br/>
      </w:r>
      <w:r w:rsidR="00230CDE">
        <w:rPr>
          <w:rFonts w:ascii="Courier New" w:hAnsi="Courier New" w:cs="Courier New"/>
          <w:noProof/>
          <w:lang w:val="en-CA" w:eastAsia="en-CA"/>
        </w:rPr>
        <w:pict w14:anchorId="7623DFC3">
          <v:shape id="_x0000_i1054"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230CDE" w:rsidP="007F03F0">
      <w:pPr>
        <w:keepNext/>
      </w:pPr>
      <w:r>
        <w:rPr>
          <w:noProof/>
          <w:lang w:val="en-CA" w:eastAsia="en-CA"/>
        </w:rPr>
        <w:pict w14:anchorId="3020419B">
          <v:shape id="_x0000_i1055"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287" w:author="Eric Boisvert" w:date="2016-01-16T17:26:00Z">
        <w:r w:rsidR="00230CDE">
          <w:rPr>
            <w:noProof/>
          </w:rPr>
          <w:t>31</w:t>
        </w:r>
      </w:ins>
      <w:del w:id="1288"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230CDE" w:rsidP="007F03F0">
      <w:pPr>
        <w:keepNext/>
        <w:spacing w:after="0"/>
      </w:pPr>
      <w:r>
        <w:rPr>
          <w:noProof/>
          <w:lang w:val="en-CA" w:eastAsia="en-CA"/>
        </w:rPr>
        <w:lastRenderedPageBreak/>
        <w:pict w14:anchorId="08443CB8">
          <v:shape id="_x0000_i1056"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289" w:author="Eric Boisvert" w:date="2016-01-16T17:26:00Z">
        <w:r w:rsidR="00230CDE">
          <w:rPr>
            <w:noProof/>
          </w:rPr>
          <w:t>32</w:t>
        </w:r>
      </w:ins>
      <w:del w:id="1290"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177D40CD" w:rsidR="00292781" w:rsidRDefault="00292781" w:rsidP="007F03F0">
      <w:pPr>
        <w:pStyle w:val="Caption"/>
        <w:keepNext/>
      </w:pPr>
      <w:bookmarkStart w:id="1291" w:name="_Ref440205961"/>
      <w:r>
        <w:t xml:space="preserve">Table </w:t>
      </w:r>
      <w:r>
        <w:fldChar w:fldCharType="begin"/>
      </w:r>
      <w:r>
        <w:instrText xml:space="preserve"> SEQ Table \* ARABIC </w:instrText>
      </w:r>
      <w:r>
        <w:fldChar w:fldCharType="separate"/>
      </w:r>
      <w:r>
        <w:rPr>
          <w:noProof/>
        </w:rPr>
        <w:t>3</w:t>
      </w:r>
      <w:r>
        <w:fldChar w:fldCharType="end"/>
      </w:r>
      <w:r>
        <w:t xml:space="preserve"> GSMLItem property</w:t>
      </w:r>
      <w:bookmarkEnd w:id="1291"/>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292" w:name="_Toc439943468"/>
      <w:r>
        <w:rPr>
          <w:lang w:val="en-CA"/>
        </w:rPr>
        <w:t>GeoSciML Data Types</w:t>
      </w:r>
      <w:bookmarkEnd w:id="1292"/>
    </w:p>
    <w:p w14:paraId="519F32B6" w14:textId="77777777" w:rsidR="00657E64" w:rsidRDefault="00657E64" w:rsidP="00657E64">
      <w:pPr>
        <w:rPr>
          <w:lang w:val="en-CA"/>
        </w:rPr>
      </w:pPr>
    </w:p>
    <w:p w14:paraId="636940E3" w14:textId="2A99852C"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230CDE" w:rsidP="00657E64">
      <w:pPr>
        <w:keepNext/>
      </w:pPr>
      <w:r>
        <w:rPr>
          <w:noProof/>
          <w:lang w:val="en-CA" w:eastAsia="en-CA"/>
        </w:rPr>
        <w:pict w14:anchorId="74C7BFF3">
          <v:shape id="Image 19" o:spid="_x0000_i1057"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293" w:author="Eric Boisvert" w:date="2016-01-16T17:26:00Z">
        <w:r w:rsidR="00230CDE">
          <w:rPr>
            <w:noProof/>
          </w:rPr>
          <w:t>33</w:t>
        </w:r>
      </w:ins>
      <w:del w:id="1294"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CE54C48" w:rsidR="002570EB" w:rsidRDefault="002570EB" w:rsidP="007F03F0">
      <w:pPr>
        <w:rPr>
          <w:lang w:val="en-CA"/>
        </w:rPr>
      </w:pPr>
      <w:r>
        <w:rPr>
          <w:lang w:val="en-CA"/>
        </w:rPr>
        <w:t>The descriptionOrientation</w:t>
      </w:r>
      <w:proofErr w:type="gramStart"/>
      <w:r>
        <w:rPr>
          <w:lang w:val="en-CA"/>
        </w:rPr>
        <w:t>:CharacterString</w:t>
      </w:r>
      <w:proofErr w:type="gramEnd"/>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295"/>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295"/>
      <w:r>
        <w:rPr>
          <w:rStyle w:val="CommentReference"/>
        </w:rPr>
        <w:commentReference w:id="1295"/>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296" w:name="_Ref440279067"/>
      <w:proofErr w:type="gramStart"/>
      <w:r>
        <w:rPr>
          <w:lang w:val="en-CA"/>
        </w:rPr>
        <w:t>c</w:t>
      </w:r>
      <w:r w:rsidRPr="00D970E9">
        <w:rPr>
          <w:lang w:val="en-CA"/>
        </w:rPr>
        <w:t>onvention</w:t>
      </w:r>
      <w:bookmarkEnd w:id="1296"/>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E732329" w:rsidR="00245451" w:rsidRDefault="00245451">
      <w:pPr>
        <w:rPr>
          <w:lang w:val="en-CA"/>
        </w:rPr>
      </w:pPr>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C49C9A9" w:rsidR="00245451" w:rsidRDefault="002570EB" w:rsidP="00245451">
      <w:pPr>
        <w:rPr>
          <w:lang w:val="en-CA"/>
        </w:rPr>
      </w:pPr>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68390958" w:rsidR="00185884" w:rsidRDefault="00245451" w:rsidP="00185884">
      <w:r>
        <w:t>The property plunge (swe</w:t>
      </w:r>
      <w:proofErr w:type="gramStart"/>
      <w:r>
        <w:t>:QuantityRange</w:t>
      </w:r>
      <w:proofErr w:type="gramEnd"/>
      <w:r>
        <w:t>)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5830EE76" w:rsidR="00657E64" w:rsidRDefault="00245451" w:rsidP="00657E64">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297"/>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297"/>
            <w:r>
              <w:rPr>
                <w:rStyle w:val="CommentReference"/>
                <w:rFonts w:ascii="Times New Roman" w:eastAsia="Times New Roman" w:hAnsi="Times New Roman"/>
                <w:lang w:val="en-US" w:eastAsia="en-US"/>
              </w:rPr>
              <w:commentReference w:id="1297"/>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8EFEEE6" w:rsidR="00476D1D" w:rsidRDefault="00476D1D" w:rsidP="00657E64">
      <w:pPr>
        <w:rPr>
          <w:lang w:val="en-CA"/>
        </w:rPr>
      </w:pPr>
      <w:r>
        <w:rPr>
          <w:lang w:val="en-CA"/>
        </w:rPr>
        <w:t>The magnitude property (swe</w:t>
      </w:r>
      <w:proofErr w:type="gramStart"/>
      <w:r>
        <w:rPr>
          <w:lang w:val="en-CA"/>
        </w:rPr>
        <w:t>:QuantityRange</w:t>
      </w:r>
      <w:proofErr w:type="gramEnd"/>
      <w:r>
        <w:rPr>
          <w:lang w:val="en-CA"/>
        </w:rPr>
        <w:t>)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230CDE" w:rsidP="00657E64">
      <w:pPr>
        <w:keepNext/>
        <w:spacing w:after="0"/>
      </w:pPr>
      <w:r>
        <w:rPr>
          <w:rFonts w:cs="Arial"/>
          <w:b/>
          <w:noProof/>
          <w:szCs w:val="26"/>
          <w:lang w:val="en-CA" w:eastAsia="en-CA"/>
        </w:rPr>
        <w:lastRenderedPageBreak/>
        <w:pict w14:anchorId="2E1BD1C1">
          <v:shape id="Picture 21" o:spid="_x0000_i1058"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302" w:author="Eric Boisvert" w:date="2016-01-16T17:26:00Z">
        <w:r w:rsidR="00230CDE">
          <w:rPr>
            <w:noProof/>
          </w:rPr>
          <w:t>34</w:t>
        </w:r>
      </w:ins>
      <w:del w:id="1303"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230CDE" w:rsidP="007F03F0">
      <w:pPr>
        <w:keepNext/>
      </w:pPr>
      <w:r>
        <w:rPr>
          <w:noProof/>
          <w:lang w:val="en-CA" w:eastAsia="en-CA"/>
        </w:rPr>
        <w:pict w14:anchorId="5F85BE3D">
          <v:shape id="_x0000_i1059"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304" w:author="Eric Boisvert" w:date="2016-01-16T17:26:00Z">
        <w:r w:rsidR="00230CDE">
          <w:rPr>
            <w:noProof/>
          </w:rPr>
          <w:t>35</w:t>
        </w:r>
      </w:ins>
      <w:del w:id="1305"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306" w:name="_Toc439943469"/>
      <w:r>
        <w:rPr>
          <w:lang w:val="en-CA"/>
        </w:rPr>
        <w:t>GeoSciML basic vocabularies</w:t>
      </w:r>
      <w:bookmarkEnd w:id="1306"/>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1307"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1307"/>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308"/>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308"/>
            <w:r>
              <w:rPr>
                <w:rStyle w:val="CommentReference"/>
              </w:rPr>
              <w:commentReference w:id="1308"/>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309" w:author="Eric Boisvert" w:date="2016-01-14T05:40:00Z">
        <w:r w:rsidR="007F03F0">
          <w:rPr>
            <w:lang w:val="en-CA"/>
          </w:rPr>
          <w:t xml:space="preserve">  </w:t>
        </w:r>
        <w:commentRangeStart w:id="1310"/>
        <w:r w:rsidR="007F03F0">
          <w:rPr>
            <w:lang w:val="en-CA"/>
          </w:rPr>
          <w:t>This example has been chosen because it was selected for a similar exercise for the North American Data Model (</w:t>
        </w:r>
      </w:ins>
      <w:ins w:id="1311"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312" w:author="Eric Boisvert" w:date="2016-01-14T05:40:00Z">
        <w:r w:rsidR="007F03F0">
          <w:rPr>
            <w:lang w:val="en-CA"/>
          </w:rPr>
          <w:t>)</w:t>
        </w:r>
      </w:ins>
      <w:ins w:id="1313" w:author="Eric Boisvert" w:date="2016-01-14T05:46:00Z">
        <w:r w:rsidR="0032727A">
          <w:rPr>
            <w:lang w:val="en-CA"/>
          </w:rPr>
          <w:t>.</w:t>
        </w:r>
      </w:ins>
      <w:r>
        <w:rPr>
          <w:lang w:val="en-CA"/>
        </w:rPr>
        <w:t xml:space="preserve">  </w:t>
      </w:r>
      <w:commentRangeEnd w:id="1310"/>
      <w:r w:rsidR="0032727A">
        <w:rPr>
          <w:rStyle w:val="CommentReference"/>
        </w:rPr>
        <w:commentReference w:id="1310"/>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230CDE" w:rsidP="007F03F0">
      <w:pPr>
        <w:keepNext/>
      </w:pPr>
      <w:r>
        <w:rPr>
          <w:noProof/>
          <w:lang w:val="en-CA" w:eastAsia="en-CA"/>
        </w:rPr>
        <w:pict w14:anchorId="2BB35D0D">
          <v:shape id="_x0000_i1060" type="#_x0000_t75" style="width:379.35pt;height:248.8pt;visibility:visible;mso-wrap-style:square">
            <v:imagedata r:id="rId49" o:title=""/>
          </v:shape>
        </w:pict>
      </w:r>
    </w:p>
    <w:p w14:paraId="223D74AC" w14:textId="6803FF91" w:rsidR="006F2329" w:rsidRDefault="006F2329" w:rsidP="007F03F0">
      <w:pPr>
        <w:pStyle w:val="Caption"/>
      </w:pPr>
      <w:bookmarkStart w:id="1314" w:name="_Ref440297651"/>
      <w:r>
        <w:t xml:space="preserve">Figure </w:t>
      </w:r>
      <w:r>
        <w:fldChar w:fldCharType="begin"/>
      </w:r>
      <w:r>
        <w:instrText xml:space="preserve"> SEQ Figure \* ARABIC </w:instrText>
      </w:r>
      <w:r>
        <w:fldChar w:fldCharType="separate"/>
      </w:r>
      <w:ins w:id="1315" w:author="Eric Boisvert" w:date="2016-01-16T17:26:00Z">
        <w:r w:rsidR="00230CDE">
          <w:rPr>
            <w:noProof/>
          </w:rPr>
          <w:t>36</w:t>
        </w:r>
      </w:ins>
      <w:del w:id="1316" w:author="Eric Boisvert" w:date="2016-01-16T17:26:00Z">
        <w:r w:rsidR="0043586C" w:rsidDel="00230CDE">
          <w:rPr>
            <w:noProof/>
          </w:rPr>
          <w:delText>35</w:delText>
        </w:r>
      </w:del>
      <w:r>
        <w:fldChar w:fldCharType="end"/>
      </w:r>
      <w:bookmarkEnd w:id="1314"/>
      <w:r w:rsidR="00A05D5D">
        <w:t xml:space="preserve"> : Excerp from Drewes</w:t>
      </w:r>
      <w:r>
        <w:t xml:space="preserve"> map with Dacitic vent highlighted (Ttv)</w:t>
      </w:r>
    </w:p>
    <w:p w14:paraId="6B28618A" w14:textId="77777777" w:rsidR="006F2329" w:rsidRDefault="00230CDE" w:rsidP="007F03F0">
      <w:pPr>
        <w:keepNext/>
      </w:pPr>
      <w:r>
        <w:rPr>
          <w:noProof/>
          <w:lang w:val="en-CA" w:eastAsia="en-CA"/>
        </w:rPr>
        <w:pict w14:anchorId="3774E021">
          <v:shape id="_x0000_i1061" type="#_x0000_t75" style="width:263.8pt;height:111.75pt;visibility:visible;mso-wrap-style:square">
            <v:imagedata r:id="rId50" o:title=""/>
          </v:shape>
        </w:pict>
      </w:r>
    </w:p>
    <w:p w14:paraId="0A3BF8D1" w14:textId="723A82D9" w:rsidR="006F2329" w:rsidRDefault="006F2329" w:rsidP="007F03F0">
      <w:pPr>
        <w:pStyle w:val="Caption"/>
      </w:pPr>
      <w:bookmarkStart w:id="1317" w:name="_Ref440297725"/>
      <w:r>
        <w:t xml:space="preserve">Figure </w:t>
      </w:r>
      <w:r>
        <w:fldChar w:fldCharType="begin"/>
      </w:r>
      <w:r>
        <w:instrText xml:space="preserve"> SEQ Figure \* ARABIC </w:instrText>
      </w:r>
      <w:r>
        <w:fldChar w:fldCharType="separate"/>
      </w:r>
      <w:ins w:id="1318" w:author="Eric Boisvert" w:date="2016-01-16T17:26:00Z">
        <w:r w:rsidR="00230CDE">
          <w:rPr>
            <w:noProof/>
          </w:rPr>
          <w:t>37</w:t>
        </w:r>
      </w:ins>
      <w:del w:id="1319" w:author="Eric Boisvert" w:date="2016-01-16T17:26:00Z">
        <w:r w:rsidR="0043586C" w:rsidDel="00230CDE">
          <w:rPr>
            <w:noProof/>
          </w:rPr>
          <w:delText>36</w:delText>
        </w:r>
      </w:del>
      <w:r>
        <w:fldChar w:fldCharType="end"/>
      </w:r>
      <w:bookmarkEnd w:id="1317"/>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230CDE" w:rsidP="007F03F0">
      <w:pPr>
        <w:keepNext/>
      </w:pPr>
      <w:r>
        <w:rPr>
          <w:noProof/>
          <w:lang w:val="en-CA" w:eastAsia="en-CA"/>
        </w:rPr>
        <w:lastRenderedPageBreak/>
        <w:pict w14:anchorId="0F292D58">
          <v:shape id="_x0000_i1062" type="#_x0000_t75" style="width:199.35pt;height:86.5pt;visibility:visible;mso-wrap-style:square">
            <v:imagedata r:id="rId51" o:title=""/>
          </v:shape>
        </w:pict>
      </w:r>
    </w:p>
    <w:p w14:paraId="1848DBBF" w14:textId="2D22F5DB" w:rsidR="006F2329" w:rsidRDefault="006F2329" w:rsidP="007F03F0">
      <w:pPr>
        <w:pStyle w:val="Caption"/>
      </w:pPr>
      <w:bookmarkStart w:id="1320" w:name="_Ref440297766"/>
      <w:r>
        <w:t xml:space="preserve">Figure </w:t>
      </w:r>
      <w:r>
        <w:fldChar w:fldCharType="begin"/>
      </w:r>
      <w:r>
        <w:instrText xml:space="preserve"> SEQ Figure \* ARABIC </w:instrText>
      </w:r>
      <w:r>
        <w:fldChar w:fldCharType="separate"/>
      </w:r>
      <w:ins w:id="1321" w:author="Eric Boisvert" w:date="2016-01-16T17:26:00Z">
        <w:r w:rsidR="00230CDE">
          <w:rPr>
            <w:noProof/>
          </w:rPr>
          <w:t>38</w:t>
        </w:r>
      </w:ins>
      <w:del w:id="1322" w:author="Eric Boisvert" w:date="2016-01-16T17:26:00Z">
        <w:r w:rsidR="0043586C" w:rsidDel="00230CDE">
          <w:rPr>
            <w:noProof/>
          </w:rPr>
          <w:delText>37</w:delText>
        </w:r>
      </w:del>
      <w:r>
        <w:fldChar w:fldCharType="end"/>
      </w:r>
      <w:bookmarkEnd w:id="1320"/>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230CDE" w:rsidP="007F03F0">
      <w:pPr>
        <w:keepNext/>
      </w:pPr>
      <w:r>
        <w:rPr>
          <w:lang w:val="en-CA"/>
        </w:rPr>
        <w:pict w14:anchorId="696916B7">
          <v:shape id="_x0000_i1063"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323" w:author="Eric Boisvert" w:date="2016-01-16T17:26:00Z">
        <w:r w:rsidR="00230CDE">
          <w:rPr>
            <w:noProof/>
          </w:rPr>
          <w:t>39</w:t>
        </w:r>
      </w:ins>
      <w:del w:id="1324"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325" w:author="Eric Boisvert" w:date="2016-01-14T05:36:00Z">
        <w:r>
          <w:rPr>
            <w:lang w:val="en-CA"/>
          </w:rPr>
          <w:br w:type="page"/>
        </w:r>
      </w:ins>
    </w:p>
    <w:p w14:paraId="160AFAA2" w14:textId="176FD094" w:rsidR="009B3BBD" w:rsidRDefault="009B3BBD" w:rsidP="009B3BBD">
      <w:pPr>
        <w:pStyle w:val="Heading2"/>
        <w:rPr>
          <w:lang w:val="en-CA"/>
        </w:rPr>
      </w:pPr>
      <w:bookmarkStart w:id="1326" w:name="_Toc439943470"/>
      <w:bookmarkStart w:id="1327" w:name="_Ref440187941"/>
      <w:r w:rsidRPr="00D12552">
        <w:rPr>
          <w:lang w:val="en-CA"/>
        </w:rPr>
        <w:t xml:space="preserve">GeoSciML </w:t>
      </w:r>
      <w:r>
        <w:rPr>
          <w:lang w:val="en-CA"/>
        </w:rPr>
        <w:t>Extension</w:t>
      </w:r>
      <w:r w:rsidRPr="00D12552">
        <w:rPr>
          <w:lang w:val="en-CA"/>
        </w:rPr>
        <w:t xml:space="preserve"> </w:t>
      </w:r>
      <w:ins w:id="1328" w:author="Eric Boisvert" w:date="2015-11-03T05:14:00Z">
        <w:r w:rsidR="004F0DC1">
          <w:rPr>
            <w:lang w:val="en-CA"/>
          </w:rPr>
          <w:t xml:space="preserve">Abstract </w:t>
        </w:r>
      </w:ins>
      <w:r w:rsidRPr="00D12552">
        <w:rPr>
          <w:lang w:val="en-CA"/>
        </w:rPr>
        <w:t>Requirements Class</w:t>
      </w:r>
      <w:bookmarkEnd w:id="1326"/>
      <w:bookmarkEnd w:id="1327"/>
    </w:p>
    <w:p w14:paraId="43B21534" w14:textId="77777777" w:rsidR="00FD3D73" w:rsidRDefault="00FD3D73" w:rsidP="00355CAB">
      <w:pPr>
        <w:rPr>
          <w:ins w:id="1329"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330" w:author="Eric Boisvert" w:date="2016-01-13T05:19:00Z">
        <w:r w:rsidR="00FD3D73">
          <w:rPr>
            <w:lang w:val="en-CA"/>
          </w:rPr>
          <w:t>s</w:t>
        </w:r>
      </w:ins>
      <w:del w:id="1331" w:author="Eric Boisvert" w:date="2016-01-13T05:19:00Z">
        <w:r w:rsidR="00CD7325" w:rsidDel="00FD3D73">
          <w:rPr>
            <w:lang w:val="en-CA"/>
          </w:rPr>
          <w:delText xml:space="preserve"> between basic classes</w:delText>
        </w:r>
      </w:del>
      <w:r w:rsidR="00CD7325">
        <w:rPr>
          <w:lang w:val="en-CA"/>
        </w:rPr>
        <w:t xml:space="preserve">.  It extends </w:t>
      </w:r>
      <w:del w:id="1332" w:author="Eric Boisvert" w:date="2016-01-13T05:21:00Z">
        <w:r w:rsidR="00CD7325" w:rsidDel="00FD3D73">
          <w:rPr>
            <w:lang w:val="en-CA"/>
          </w:rPr>
          <w:delText xml:space="preserve">AbstractDescription </w:delText>
        </w:r>
      </w:del>
      <w:ins w:id="1333" w:author="Eric Boisvert" w:date="2016-01-13T05:21:00Z">
        <w:r w:rsidR="00FD3D73">
          <w:rPr>
            <w:lang w:val="en-CA"/>
          </w:rPr>
          <w:t xml:space="preserve">abstract description </w:t>
        </w:r>
      </w:ins>
      <w:r w:rsidR="00CD7325">
        <w:rPr>
          <w:lang w:val="en-CA"/>
        </w:rPr>
        <w:t>stubs declared in basic package</w:t>
      </w:r>
      <w:del w:id="1334" w:author="Eric Boisvert" w:date="2016-01-13T05:22:00Z">
        <w:r w:rsidR="00CD7325" w:rsidDel="00FD3D73">
          <w:rPr>
            <w:lang w:val="en-CA"/>
          </w:rPr>
          <w:delText>.</w:delText>
        </w:r>
        <w:r w:rsidR="003E1755" w:rsidDel="00FD3D73">
          <w:rPr>
            <w:lang w:val="en-CA"/>
          </w:rPr>
          <w:delText xml:space="preserve">  It also</w:delText>
        </w:r>
      </w:del>
      <w:ins w:id="1335"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230CDE" w:rsidP="00364200">
      <w:pPr>
        <w:keepNext/>
      </w:pPr>
      <w:r>
        <w:rPr>
          <w:noProof/>
          <w:lang w:val="en-CA" w:eastAsia="en-CA"/>
        </w:rPr>
        <w:pict w14:anchorId="6A9CCE55">
          <v:shape id="Image 496" o:spid="_x0000_i1064"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36" w:author="Eric Boisvert" w:date="2016-01-16T17:26:00Z">
        <w:r w:rsidR="00230CDE">
          <w:rPr>
            <w:noProof/>
          </w:rPr>
          <w:t>40</w:t>
        </w:r>
      </w:ins>
      <w:del w:id="1337"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338"/>
            <w:r>
              <w:rPr>
                <w:rFonts w:eastAsia="MS Mincho"/>
                <w:b/>
                <w:color w:val="FF0000"/>
                <w:sz w:val="22"/>
                <w:lang w:val="en-CA"/>
              </w:rPr>
              <w:t>/req/gsml4-basic</w:t>
            </w:r>
            <w:commentRangeEnd w:id="1338"/>
            <w:r w:rsidR="00C61E47">
              <w:rPr>
                <w:rStyle w:val="CommentReference"/>
              </w:rPr>
              <w:commentReference w:id="1338"/>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339" w:name="_Toc439943471"/>
      <w:r>
        <w:rPr>
          <w:lang w:val="en-CA"/>
        </w:rPr>
        <w:t>Geologic Relations</w:t>
      </w:r>
      <w:bookmarkEnd w:id="1339"/>
    </w:p>
    <w:p w14:paraId="05E3DBF0" w14:textId="77777777" w:rsidR="000D4260" w:rsidRPr="000D4260" w:rsidRDefault="000D4260" w:rsidP="000D4260">
      <w:pPr>
        <w:rPr>
          <w:lang w:val="en-CA"/>
        </w:rPr>
      </w:pPr>
    </w:p>
    <w:p w14:paraId="11E3941A" w14:textId="54A04291" w:rsidR="009C64B2" w:rsidRDefault="00230CDE" w:rsidP="009C64B2">
      <w:pPr>
        <w:keepNext/>
      </w:pPr>
      <w:r>
        <w:rPr>
          <w:noProof/>
          <w:lang w:val="en-CA" w:eastAsia="en-CA"/>
        </w:rPr>
        <w:pict w14:anchorId="0C19CB7D">
          <v:shape id="Picture 477" o:spid="_x0000_i1065"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340" w:author="Eric Boisvert" w:date="2016-01-16T17:26:00Z">
        <w:r w:rsidR="00230CDE">
          <w:rPr>
            <w:noProof/>
          </w:rPr>
          <w:t>41</w:t>
        </w:r>
      </w:ins>
      <w:del w:id="1341"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342" w:author="Eric Boisvert" w:date="2016-01-13T05:30:00Z"/>
          <w:lang w:val="en-CA"/>
        </w:rPr>
      </w:pPr>
    </w:p>
    <w:p w14:paraId="39D9E0D7" w14:textId="769373BD" w:rsidR="009D650C" w:rsidRDefault="009D650C" w:rsidP="00355CAB">
      <w:pPr>
        <w:rPr>
          <w:lang w:val="en-CA"/>
        </w:rPr>
      </w:pPr>
      <w:commentRangeStart w:id="1343"/>
      <w:ins w:id="1344" w:author="Eric Boisvert" w:date="2016-01-13T05:30:00Z">
        <w:r>
          <w:rPr>
            <w:lang w:val="en-CA"/>
          </w:rPr>
          <w:lastRenderedPageBreak/>
          <w:t>GeologicHistory</w:t>
        </w:r>
      </w:ins>
      <w:commentRangeEnd w:id="1343"/>
      <w:ins w:id="1345" w:author="Eric Boisvert" w:date="2016-01-13T05:56:00Z">
        <w:r w:rsidR="000944A6">
          <w:rPr>
            <w:rStyle w:val="CommentReference"/>
          </w:rPr>
          <w:commentReference w:id="1343"/>
        </w:r>
      </w:ins>
    </w:p>
    <w:p w14:paraId="4B693FF2" w14:textId="43A20F39" w:rsidR="00894DAA" w:rsidRDefault="00894DAA" w:rsidP="00894DAA">
      <w:r>
        <w:t>GeoSciML uses the generic relatedFeature/Geologic</w:t>
      </w:r>
      <w:ins w:id="1346"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347"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348" w:author="Eric Boisvert" w:date="2016-01-13T05:36:00Z">
        <w:r w:rsidDel="009D650C">
          <w:delText>To avoid extra complexity</w:delText>
        </w:r>
      </w:del>
      <w:ins w:id="1349" w:author="Eric Boisvert" w:date="2016-01-13T05:36:00Z">
        <w:r w:rsidR="009D650C">
          <w:t xml:space="preserve">To allow geologic age description in GeoSciML Basic without GeologicFeatureRelation, </w:t>
        </w:r>
      </w:ins>
      <w:ins w:id="1350" w:author="Eric Boisvert" w:date="2016-01-13T05:37:00Z">
        <w:r w:rsidR="009D650C">
          <w:t>GeologicFeature</w:t>
        </w:r>
      </w:ins>
      <w:del w:id="1351" w:author="Eric Boisvert" w:date="2016-01-13T05:37:00Z">
        <w:r w:rsidDel="009D650C">
          <w:delText>, Basic</w:delText>
        </w:r>
      </w:del>
      <w:r>
        <w:t xml:space="preserve"> </w:t>
      </w:r>
      <w:del w:id="1352" w:author="Eric Boisvert" w:date="2016-01-13T05:37:00Z">
        <w:r w:rsidDel="009D650C">
          <w:delText>provides</w:delText>
        </w:r>
      </w:del>
      <w:ins w:id="1353" w:author="Eric Boisvert" w:date="2016-01-13T05:37:00Z">
        <w:r w:rsidR="009D650C">
          <w:t>has</w:t>
        </w:r>
      </w:ins>
      <w:r>
        <w:t xml:space="preserve"> an explicit geologicHistory property to associate GeologicFeature with a</w:t>
      </w:r>
      <w:ins w:id="1354" w:author="Eric Boisvert" w:date="2016-01-13T05:38:00Z">
        <w:r w:rsidR="009D650C">
          <w:t xml:space="preserve"> GeologicEvent. </w:t>
        </w:r>
      </w:ins>
      <w:del w:id="1355" w:author="Eric Boisvert" w:date="2016-01-13T05:23:00Z">
        <w:r w:rsidDel="00FD3D73">
          <w:delText>n</w:delText>
        </w:r>
      </w:del>
      <w:del w:id="1356" w:author="Eric Boisvert" w:date="2016-01-13T05:37:00Z">
        <w:r w:rsidDel="009D650C">
          <w:delText xml:space="preserve"> GeologicEvent without using a GeologicRelation</w:delText>
        </w:r>
      </w:del>
      <w:r>
        <w:t xml:space="preserve">.  The consequence for someone using Extension is that </w:t>
      </w:r>
      <w:del w:id="1357" w:author="Eric Boisvert" w:date="2016-01-13T05:38:00Z">
        <w:r w:rsidDel="009D650C">
          <w:delText>he/she is now offered</w:delText>
        </w:r>
      </w:del>
      <w:ins w:id="1358" w:author="Eric Boisvert" w:date="2016-01-13T05:38:00Z">
        <w:r w:rsidR="009D650C">
          <w:t>there are</w:t>
        </w:r>
      </w:ins>
      <w:r>
        <w:t xml:space="preserve"> two </w:t>
      </w:r>
      <w:ins w:id="1359" w:author="Eric Boisvert" w:date="2016-01-13T05:38:00Z">
        <w:r w:rsidR="009D650C">
          <w:t xml:space="preserve">different </w:t>
        </w:r>
      </w:ins>
      <w:r>
        <w:t>ways to link a GeologicFeature and GeologicEvent: through geologicHistory and through a generic Geologic</w:t>
      </w:r>
      <w:ins w:id="1360"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361"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362" w:author="Eric Boisvert" w:date="2016-01-13T05:42:00Z">
              <w:r w:rsidDel="00DD6CCE">
                <w:rPr>
                  <w:rStyle w:val="reqtext"/>
                  <w:lang w:val="en-CA"/>
                </w:rPr>
                <w:delText>Association between GeologicFeature and GeologicEvent SHALL not use GeologicRelation</w:delText>
              </w:r>
            </w:del>
            <w:ins w:id="1363"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364" w:author="Eric Boisvert" w:date="2016-01-13T05:49:00Z">
              <w:r w:rsidR="00DD6CCE">
                <w:rPr>
                  <w:rStyle w:val="reqtext"/>
                  <w:lang w:val="en-CA"/>
                </w:rPr>
                <w:t>fulfill</w:t>
              </w:r>
            </w:ins>
            <w:ins w:id="1365" w:author="Eric Boisvert" w:date="2016-01-13T05:47:00Z">
              <w:r w:rsidR="00DD6CCE">
                <w:rPr>
                  <w:rStyle w:val="reqtext"/>
                  <w:lang w:val="en-CA"/>
                </w:rPr>
                <w:t xml:space="preserve"> </w:t>
              </w:r>
            </w:ins>
            <w:ins w:id="1366"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367" w:name="_Ref440189613"/>
      <w:r>
        <w:rPr>
          <w:lang w:val="en-CA"/>
        </w:rPr>
        <w:t>GeologicFeatureRelation</w:t>
      </w:r>
      <w:bookmarkEnd w:id="1367"/>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368" w:author="Eric Boisvert" w:date="2016-01-13T05:50:00Z">
        <w:r w:rsidR="000944A6">
          <w:rPr>
            <w:lang w:val="en-CA"/>
          </w:rPr>
          <w:t>Feature</w:t>
        </w:r>
      </w:ins>
      <w:r w:rsidRPr="000D4260">
        <w:rPr>
          <w:lang w:val="en-CA"/>
        </w:rPr>
        <w:t xml:space="preserve">Relation class </w:t>
      </w:r>
      <w:del w:id="1369"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370" w:author="Eric Boisvert" w:date="2016-01-13T05:50:00Z">
        <w:r w:rsidR="000944A6" w:rsidRPr="000D4260">
          <w:rPr>
            <w:lang w:val="en-CA"/>
          </w:rPr>
          <w:t xml:space="preserve">GeoSciML </w:t>
        </w:r>
      </w:ins>
      <w:r w:rsidRPr="000D4260">
        <w:rPr>
          <w:lang w:val="en-CA"/>
        </w:rPr>
        <w:t>feature type</w:t>
      </w:r>
      <w:ins w:id="1371" w:author="Eric Boisvert" w:date="2016-01-13T05:50:00Z">
        <w:r w:rsidR="000944A6">
          <w:rPr>
            <w:lang w:val="en-CA"/>
          </w:rPr>
          <w:t>s</w:t>
        </w:r>
      </w:ins>
      <w:del w:id="1372"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373"/>
      <w:del w:id="1374" w:author="Eric Boisvert" w:date="2016-01-13T05:52:00Z">
        <w:r w:rsidRPr="000D4260" w:rsidDel="000944A6">
          <w:rPr>
            <w:lang w:val="en-CA"/>
          </w:rPr>
          <w:delText xml:space="preserve">between spatial objects </w:delText>
        </w:r>
      </w:del>
      <w:commentRangeEnd w:id="1373"/>
      <w:r w:rsidR="000944A6">
        <w:rPr>
          <w:rStyle w:val="CommentReference"/>
        </w:rPr>
        <w:commentReference w:id="1373"/>
      </w:r>
      <w:r w:rsidRPr="000D4260">
        <w:rPr>
          <w:lang w:val="en-CA"/>
        </w:rPr>
        <w:t>could be described where they are scientifically significant.</w:t>
      </w:r>
    </w:p>
    <w:p w14:paraId="2E642AFC" w14:textId="48E63A77" w:rsidR="000D4260" w:rsidRDefault="00230CDE" w:rsidP="000D4260">
      <w:pPr>
        <w:keepNext/>
      </w:pPr>
      <w:r>
        <w:rPr>
          <w:noProof/>
          <w:lang w:val="en-CA" w:eastAsia="en-CA"/>
        </w:rPr>
        <w:lastRenderedPageBreak/>
        <w:pict w14:anchorId="7FED2D0D">
          <v:shape id="Picture 478" o:spid="_x0000_i1066"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75" w:author="Eric Boisvert" w:date="2016-01-16T17:26:00Z">
        <w:r w:rsidR="00230CDE">
          <w:rPr>
            <w:noProof/>
          </w:rPr>
          <w:t>42</w:t>
        </w:r>
      </w:ins>
      <w:del w:id="1376"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377" w:author="Eric Boisvert" w:date="2016-01-13T05:57:00Z">
          <w:pPr/>
        </w:pPrChange>
      </w:pPr>
      <w:proofErr w:type="gramStart"/>
      <w:ins w:id="1378"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379" w:author="Eric Boisvert" w:date="2016-01-13T05:57:00Z"/>
          <w:color w:val="000000"/>
          <w:sz w:val="20"/>
          <w:szCs w:val="20"/>
          <w:lang w:val="en-CA"/>
        </w:rPr>
      </w:pPr>
      <w:bookmarkStart w:id="1380" w:name="BKM_D050A55A_5C1C_4F4B_986C_7C31687F2ED2"/>
      <w:bookmarkEnd w:id="1380"/>
    </w:p>
    <w:p w14:paraId="29C61658" w14:textId="73E2DC20" w:rsidR="000D4260" w:rsidRDefault="000944A6">
      <w:pPr>
        <w:rPr>
          <w:ins w:id="1381" w:author="Eric Boisvert" w:date="2016-01-13T05:57:00Z"/>
          <w:lang w:val="en-CA"/>
        </w:rPr>
        <w:pPrChange w:id="1382" w:author="Eric Boisvert" w:date="2016-01-13T05:57:00Z">
          <w:pPr>
            <w:autoSpaceDE w:val="0"/>
            <w:autoSpaceDN w:val="0"/>
            <w:adjustRightInd w:val="0"/>
            <w:spacing w:after="0"/>
          </w:pPr>
        </w:pPrChange>
      </w:pPr>
      <w:ins w:id="1383"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384" w:author="Eric Boisvert" w:date="2016-01-13T05:57:00Z"/>
          <w:lang w:val="en-CA"/>
        </w:rPr>
        <w:pPrChange w:id="1385" w:author="Eric Boisvert" w:date="2016-01-13T05:58:00Z">
          <w:pPr>
            <w:autoSpaceDE w:val="0"/>
            <w:autoSpaceDN w:val="0"/>
            <w:adjustRightInd w:val="0"/>
            <w:spacing w:after="0"/>
          </w:pPr>
        </w:pPrChange>
      </w:pPr>
      <w:proofErr w:type="gramStart"/>
      <w:ins w:id="1386"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387" w:author="Eric Boisvert" w:date="2016-01-13T05:57:00Z"/>
          <w:color w:val="000000"/>
          <w:sz w:val="20"/>
          <w:szCs w:val="20"/>
          <w:lang w:val="en-CA"/>
        </w:rPr>
      </w:pPr>
    </w:p>
    <w:p w14:paraId="1CB1BEA1" w14:textId="731D56E7" w:rsidR="000944A6" w:rsidRDefault="000944A6">
      <w:pPr>
        <w:rPr>
          <w:ins w:id="1388" w:author="Eric Boisvert" w:date="2016-01-13T05:57:00Z"/>
          <w:lang w:val="en-CA"/>
        </w:rPr>
        <w:pPrChange w:id="1389" w:author="Eric Boisvert" w:date="2016-01-13T05:58:00Z">
          <w:pPr>
            <w:autoSpaceDE w:val="0"/>
            <w:autoSpaceDN w:val="0"/>
            <w:adjustRightInd w:val="0"/>
            <w:spacing w:after="0"/>
          </w:pPr>
        </w:pPrChange>
      </w:pPr>
      <w:ins w:id="1390"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391" w:author="Eric Boisvert" w:date="2016-01-13T05:58:00Z">
        <w:r>
          <w:rPr>
            <w:lang w:val="en-CA"/>
          </w:rPr>
          <w:t>a term from a controlled vocabulary describing t</w:t>
        </w:r>
      </w:ins>
      <w:ins w:id="1392" w:author="Eric Boisvert" w:date="2016-01-13T05:57:00Z">
        <w:r w:rsidRPr="000944A6">
          <w:rPr>
            <w:lang w:val="en-CA"/>
          </w:rPr>
          <w:t>he role played by the source geologic feature or object (eg, overlying unit, underlying unit)</w:t>
        </w:r>
      </w:ins>
      <w:ins w:id="1393"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394" w:author="Eric Boisvert" w:date="2016-01-13T05:58:00Z"/>
          <w:color w:val="000000"/>
          <w:sz w:val="20"/>
          <w:szCs w:val="20"/>
          <w:lang w:val="en-CA"/>
        </w:rPr>
      </w:pPr>
    </w:p>
    <w:p w14:paraId="68F947D3" w14:textId="055466C1" w:rsidR="000944A6" w:rsidRDefault="000944A6">
      <w:pPr>
        <w:pStyle w:val="Heading5"/>
        <w:rPr>
          <w:ins w:id="1395" w:author="Eric Boisvert" w:date="2016-01-13T05:58:00Z"/>
          <w:lang w:val="en-CA"/>
        </w:rPr>
        <w:pPrChange w:id="1396" w:author="Eric Boisvert" w:date="2016-01-13T05:59:00Z">
          <w:pPr>
            <w:autoSpaceDE w:val="0"/>
            <w:autoSpaceDN w:val="0"/>
            <w:adjustRightInd w:val="0"/>
            <w:spacing w:after="0"/>
          </w:pPr>
        </w:pPrChange>
      </w:pPr>
      <w:proofErr w:type="gramStart"/>
      <w:ins w:id="1397"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398" w:author="Eric Boisvert" w:date="2016-01-13T05:58:00Z"/>
          <w:rFonts w:ascii="Calibri" w:hAnsi="Calibri"/>
          <w:b/>
          <w:bCs/>
          <w:color w:val="000000"/>
          <w:sz w:val="20"/>
          <w:szCs w:val="20"/>
          <w:lang w:val="en-CA"/>
        </w:rPr>
      </w:pPr>
    </w:p>
    <w:p w14:paraId="41627506" w14:textId="466C4E1F" w:rsidR="000944A6" w:rsidRDefault="000944A6">
      <w:pPr>
        <w:rPr>
          <w:ins w:id="1399" w:author="Eric Boisvert" w:date="2016-01-13T05:59:00Z"/>
          <w:lang w:val="en-CA"/>
        </w:rPr>
        <w:pPrChange w:id="1400" w:author="Eric Boisvert" w:date="2016-01-13T05:59:00Z">
          <w:pPr>
            <w:autoSpaceDE w:val="0"/>
            <w:autoSpaceDN w:val="0"/>
            <w:adjustRightInd w:val="0"/>
            <w:spacing w:after="0"/>
          </w:pPr>
        </w:pPrChange>
      </w:pPr>
      <w:ins w:id="1401"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402" w:author="Eric Boisvert" w:date="2016-01-13T05:59:00Z">
        <w:r>
          <w:rPr>
            <w:lang w:val="en-CA"/>
          </w:rPr>
          <w:t>t</w:t>
        </w:r>
      </w:ins>
      <w:ins w:id="1403"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404" w:name="BKM_18C9D12A_7280_4CA8_9066_431A68398F08"/>
      <w:bookmarkStart w:id="1405" w:name="BKM_B740241F_3BC0_40B4_9972_D590F470452B"/>
      <w:bookmarkStart w:id="1406" w:name="BKM_38727CDD_F0E8_4D00_A48C_555F0912BF41"/>
      <w:bookmarkEnd w:id="1404"/>
      <w:bookmarkEnd w:id="1405"/>
      <w:bookmarkEnd w:id="1406"/>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230CDE" w:rsidP="000D4260">
      <w:pPr>
        <w:keepNext/>
      </w:pPr>
      <w:r>
        <w:rPr>
          <w:noProof/>
          <w:lang w:val="en-CA" w:eastAsia="en-CA"/>
        </w:rPr>
        <w:pict w14:anchorId="34D80D6D">
          <v:shape id="Picture 479" o:spid="_x0000_i1067"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407" w:author="Eric Boisvert" w:date="2016-01-16T17:26:00Z">
        <w:r w:rsidR="00230CDE">
          <w:rPr>
            <w:noProof/>
          </w:rPr>
          <w:t>43</w:t>
        </w:r>
      </w:ins>
      <w:del w:id="1408"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409" w:author="Eric Boisvert" w:date="2016-01-13T20:45:00Z"/>
          <w:lang w:val="en-CA"/>
        </w:rPr>
        <w:pPrChange w:id="1410" w:author="Eric Boisvert" w:date="2016-01-13T20:45:00Z">
          <w:pPr>
            <w:autoSpaceDE w:val="0"/>
            <w:autoSpaceDN w:val="0"/>
            <w:adjustRightInd w:val="0"/>
            <w:spacing w:after="0"/>
          </w:pPr>
        </w:pPrChange>
      </w:pPr>
      <w:bookmarkStart w:id="1411" w:name="BKM_C0695B09_DC02_4BDD_AE59_38E8AE1F4632"/>
      <w:bookmarkEnd w:id="1411"/>
      <w:proofErr w:type="gramStart"/>
      <w:ins w:id="1412" w:author="Eric Boisvert" w:date="2016-01-13T20:46:00Z">
        <w:r>
          <w:rPr>
            <w:lang w:val="en-CA"/>
          </w:rPr>
          <w:t>r</w:t>
        </w:r>
      </w:ins>
      <w:ins w:id="1413"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414" w:author="Eric Boisvert" w:date="2016-01-13T20:45:00Z"/>
          <w:color w:val="000000"/>
          <w:sz w:val="20"/>
          <w:szCs w:val="20"/>
          <w:lang w:val="en-CA"/>
        </w:rPr>
      </w:pPr>
    </w:p>
    <w:p w14:paraId="7FCB3E9F" w14:textId="1B338815" w:rsidR="001150E2" w:rsidRDefault="001150E2">
      <w:pPr>
        <w:rPr>
          <w:ins w:id="1415" w:author="Eric Boisvert" w:date="2016-01-13T20:46:00Z"/>
          <w:lang w:val="en-CA"/>
        </w:rPr>
        <w:pPrChange w:id="1416" w:author="Eric Boisvert" w:date="2016-01-13T20:45:00Z">
          <w:pPr>
            <w:autoSpaceDE w:val="0"/>
            <w:autoSpaceDN w:val="0"/>
            <w:adjustRightInd w:val="0"/>
            <w:spacing w:after="0"/>
          </w:pPr>
        </w:pPrChange>
      </w:pPr>
      <w:ins w:id="1417"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418" w:author="Eric Boisvert" w:date="2016-01-13T20:46:00Z"/>
          <w:lang w:val="en-CA"/>
        </w:rPr>
        <w:pPrChange w:id="1419" w:author="Eric Boisvert" w:date="2016-01-13T20:47:00Z">
          <w:pPr>
            <w:autoSpaceDE w:val="0"/>
            <w:autoSpaceDN w:val="0"/>
            <w:adjustRightInd w:val="0"/>
            <w:spacing w:after="0"/>
          </w:pPr>
        </w:pPrChange>
      </w:pPr>
      <w:proofErr w:type="gramStart"/>
      <w:ins w:id="1420" w:author="Eric Boisvert" w:date="2016-01-13T20:46:00Z">
        <w:r w:rsidRPr="00D970E9">
          <w:rPr>
            <w:lang w:val="en-CA"/>
          </w:rPr>
          <w:t>sourceRole</w:t>
        </w:r>
        <w:proofErr w:type="gramEnd"/>
      </w:ins>
    </w:p>
    <w:p w14:paraId="227A47C5" w14:textId="6B509864" w:rsidR="001150E2" w:rsidRDefault="001150E2">
      <w:pPr>
        <w:rPr>
          <w:ins w:id="1421" w:author="Eric Boisvert" w:date="2016-01-13T20:46:00Z"/>
          <w:lang w:val="en-CA"/>
        </w:rPr>
        <w:pPrChange w:id="1422" w:author="Eric Boisvert" w:date="2016-01-13T20:47:00Z">
          <w:pPr>
            <w:autoSpaceDE w:val="0"/>
            <w:autoSpaceDN w:val="0"/>
            <w:adjustRightInd w:val="0"/>
            <w:spacing w:after="0"/>
          </w:pPr>
        </w:pPrChange>
      </w:pPr>
      <w:ins w:id="1423"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424" w:author="Eric Boisvert" w:date="2016-01-13T20:47:00Z"/>
          <w:lang w:val="en-CA"/>
        </w:rPr>
        <w:pPrChange w:id="1425" w:author="Eric Boisvert" w:date="2016-01-13T20:47:00Z">
          <w:pPr>
            <w:autoSpaceDE w:val="0"/>
            <w:autoSpaceDN w:val="0"/>
            <w:adjustRightInd w:val="0"/>
            <w:spacing w:after="0"/>
          </w:pPr>
        </w:pPrChange>
      </w:pPr>
      <w:proofErr w:type="gramStart"/>
      <w:ins w:id="1426" w:author="Eric Boisvert" w:date="2016-01-13T20:47:00Z">
        <w:r w:rsidRPr="001150E2">
          <w:rPr>
            <w:lang w:val="en-CA"/>
          </w:rPr>
          <w:t>targetRole</w:t>
        </w:r>
        <w:proofErr w:type="gramEnd"/>
      </w:ins>
    </w:p>
    <w:p w14:paraId="31B3F423" w14:textId="77777777" w:rsidR="001150E2" w:rsidRPr="001150E2" w:rsidRDefault="001150E2">
      <w:pPr>
        <w:rPr>
          <w:ins w:id="1427" w:author="Eric Boisvert" w:date="2016-01-13T20:45:00Z"/>
          <w:lang w:val="en-CA"/>
        </w:rPr>
        <w:pPrChange w:id="1428" w:author="Eric Boisvert" w:date="2016-01-13T20:47:00Z">
          <w:pPr>
            <w:autoSpaceDE w:val="0"/>
            <w:autoSpaceDN w:val="0"/>
            <w:adjustRightInd w:val="0"/>
            <w:spacing w:after="0"/>
          </w:pPr>
        </w:pPrChange>
      </w:pPr>
    </w:p>
    <w:p w14:paraId="0290CCF0" w14:textId="1FA8CEE8" w:rsidR="000D4260" w:rsidDel="001150E2" w:rsidRDefault="001150E2" w:rsidP="00355CAB">
      <w:pPr>
        <w:rPr>
          <w:del w:id="1429" w:author="Eric Boisvert" w:date="2016-01-13T20:47:00Z"/>
          <w:lang w:val="en-CA"/>
        </w:rPr>
      </w:pPr>
      <w:ins w:id="1430"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431" w:name="BKM_F11CCC02_4943_439C_97BD_3878F0BA0970"/>
      <w:bookmarkStart w:id="1432" w:name="BKM_8ABBD347_C257_4419_A3F6_0485375DCF7F"/>
      <w:bookmarkStart w:id="1433" w:name="BKM_40919ABF_3C16_41E1_8906_0D3CE189EB1B"/>
      <w:bookmarkEnd w:id="1431"/>
      <w:bookmarkEnd w:id="1432"/>
      <w:bookmarkEnd w:id="1433"/>
    </w:p>
    <w:p w14:paraId="0812C279" w14:textId="77777777" w:rsidR="000D4260" w:rsidDel="001150E2" w:rsidRDefault="000D4260" w:rsidP="00355CAB">
      <w:pPr>
        <w:rPr>
          <w:del w:id="1434"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435" w:name="_Toc439943472"/>
      <w:r>
        <w:rPr>
          <w:lang w:val="en-CA"/>
        </w:rPr>
        <w:t xml:space="preserve">Earth material </w:t>
      </w:r>
      <w:r w:rsidR="00481AF6">
        <w:rPr>
          <w:lang w:val="en-CA"/>
        </w:rPr>
        <w:t>details</w:t>
      </w:r>
      <w:bookmarkEnd w:id="1435"/>
    </w:p>
    <w:p w14:paraId="5D73C1E8" w14:textId="77777777" w:rsidR="00AE357E" w:rsidRDefault="00AE357E" w:rsidP="00355CAB">
      <w:pPr>
        <w:rPr>
          <w:lang w:val="en-CA"/>
        </w:rPr>
      </w:pPr>
    </w:p>
    <w:p w14:paraId="06F8AE77" w14:textId="77777777" w:rsidR="009B560C" w:rsidRDefault="009B560C" w:rsidP="00355CAB">
      <w:pPr>
        <w:rPr>
          <w:ins w:id="1436" w:author="Eric Boisvert" w:date="2016-01-13T21:12:00Z"/>
          <w:lang w:val="en-CA"/>
        </w:rPr>
      </w:pPr>
      <w:ins w:id="1437" w:author="Eric Boisvert" w:date="2016-01-13T21:09:00Z">
        <w:r>
          <w:rPr>
            <w:lang w:val="en-CA"/>
          </w:rPr>
          <w:t xml:space="preserve">EarthMaterialDescription </w:t>
        </w:r>
      </w:ins>
      <w:ins w:id="1438"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439" w:author="Eric Boisvert" w:date="2016-01-13T21:14:00Z"/>
          <w:lang w:val="en-CA"/>
        </w:rPr>
        <w:pPrChange w:id="1440" w:author="Eric Boisvert" w:date="2016-01-13T21:16:00Z">
          <w:pPr/>
        </w:pPrChange>
      </w:pPr>
      <w:ins w:id="1441"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442" w:author="Eric Boisvert" w:date="2016-01-13T21:14:00Z"/>
          <w:lang w:val="en-CA"/>
        </w:rPr>
        <w:pPrChange w:id="1443" w:author="Eric Boisvert" w:date="2016-01-13T21:16:00Z">
          <w:pPr/>
        </w:pPrChange>
      </w:pPr>
      <w:ins w:id="1444" w:author="Eric Boisvert" w:date="2016-01-13T21:14:00Z">
        <w:r>
          <w:rPr>
            <w:lang w:val="en-CA"/>
          </w:rPr>
          <w:t xml:space="preserve">FabricDescription </w:t>
        </w:r>
      </w:ins>
    </w:p>
    <w:p w14:paraId="0F7566F3" w14:textId="2E4C0DFD" w:rsidR="009B560C" w:rsidRDefault="009B560C">
      <w:pPr>
        <w:numPr>
          <w:ilvl w:val="0"/>
          <w:numId w:val="34"/>
        </w:numPr>
        <w:spacing w:after="0"/>
        <w:rPr>
          <w:ins w:id="1445" w:author="Eric Boisvert" w:date="2016-01-13T21:15:00Z"/>
          <w:lang w:val="en-CA"/>
        </w:rPr>
        <w:pPrChange w:id="1446" w:author="Eric Boisvert" w:date="2016-01-13T21:16:00Z">
          <w:pPr/>
        </w:pPrChange>
      </w:pPr>
      <w:ins w:id="1447" w:author="Eric Boisvert" w:date="2016-01-13T21:15:00Z">
        <w:r>
          <w:rPr>
            <w:lang w:val="en-CA"/>
          </w:rPr>
          <w:t>RockMaterialDescription</w:t>
        </w:r>
      </w:ins>
    </w:p>
    <w:p w14:paraId="2AC1BDB2" w14:textId="6F1B322D" w:rsidR="009B560C" w:rsidRDefault="009B560C">
      <w:pPr>
        <w:numPr>
          <w:ilvl w:val="0"/>
          <w:numId w:val="34"/>
        </w:numPr>
        <w:spacing w:after="0"/>
        <w:rPr>
          <w:ins w:id="1448" w:author="Eric Boisvert" w:date="2016-01-13T21:15:00Z"/>
          <w:lang w:val="en-CA"/>
        </w:rPr>
        <w:pPrChange w:id="1449" w:author="Eric Boisvert" w:date="2016-01-13T21:16:00Z">
          <w:pPr/>
        </w:pPrChange>
      </w:pPr>
      <w:ins w:id="1450" w:author="Eric Boisvert" w:date="2016-01-13T21:15:00Z">
        <w:r>
          <w:rPr>
            <w:lang w:val="en-CA"/>
          </w:rPr>
          <w:t>AlterationDescription</w:t>
        </w:r>
      </w:ins>
    </w:p>
    <w:p w14:paraId="65970EAF" w14:textId="7DFFB861" w:rsidR="009B560C" w:rsidRDefault="009B560C">
      <w:pPr>
        <w:numPr>
          <w:ilvl w:val="0"/>
          <w:numId w:val="34"/>
        </w:numPr>
        <w:spacing w:after="0"/>
        <w:rPr>
          <w:ins w:id="1451" w:author="Eric Boisvert" w:date="2016-01-13T21:15:00Z"/>
          <w:lang w:val="en-CA"/>
        </w:rPr>
        <w:pPrChange w:id="1452" w:author="Eric Boisvert" w:date="2016-01-13T21:16:00Z">
          <w:pPr/>
        </w:pPrChange>
      </w:pPr>
      <w:ins w:id="1453" w:author="Eric Boisvert" w:date="2016-01-13T21:15:00Z">
        <w:r>
          <w:rPr>
            <w:lang w:val="en-CA"/>
          </w:rPr>
          <w:t>PhysicalDescription</w:t>
        </w:r>
      </w:ins>
    </w:p>
    <w:p w14:paraId="0160EA0D" w14:textId="0B33A7D8" w:rsidR="009B560C" w:rsidRDefault="009B560C">
      <w:pPr>
        <w:numPr>
          <w:ilvl w:val="0"/>
          <w:numId w:val="34"/>
        </w:numPr>
        <w:spacing w:after="0"/>
        <w:rPr>
          <w:ins w:id="1454" w:author="Eric Boisvert" w:date="2016-01-13T21:15:00Z"/>
          <w:lang w:val="en-CA"/>
        </w:rPr>
        <w:pPrChange w:id="1455" w:author="Eric Boisvert" w:date="2016-01-13T21:16:00Z">
          <w:pPr/>
        </w:pPrChange>
      </w:pPr>
      <w:ins w:id="1456" w:author="Eric Boisvert" w:date="2016-01-13T21:15:00Z">
        <w:r>
          <w:rPr>
            <w:lang w:val="en-CA"/>
          </w:rPr>
          <w:t>MetamorphicDescription</w:t>
        </w:r>
      </w:ins>
    </w:p>
    <w:p w14:paraId="56516244" w14:textId="30AA9033" w:rsidR="009B560C" w:rsidRDefault="009B560C">
      <w:pPr>
        <w:numPr>
          <w:ilvl w:val="0"/>
          <w:numId w:val="34"/>
        </w:numPr>
        <w:spacing w:after="0"/>
        <w:rPr>
          <w:ins w:id="1457" w:author="Eric Boisvert" w:date="2016-01-13T21:15:00Z"/>
          <w:lang w:val="en-CA"/>
        </w:rPr>
        <w:pPrChange w:id="1458" w:author="Eric Boisvert" w:date="2016-01-13T21:16:00Z">
          <w:pPr/>
        </w:pPrChange>
      </w:pPr>
      <w:ins w:id="1459" w:author="Eric Boisvert" w:date="2016-01-13T21:15:00Z">
        <w:r>
          <w:rPr>
            <w:lang w:val="en-CA"/>
          </w:rPr>
          <w:t>CompoundMaterialDescription</w:t>
        </w:r>
      </w:ins>
    </w:p>
    <w:p w14:paraId="57BAB47A" w14:textId="77777777" w:rsidR="009B560C" w:rsidRDefault="009B560C">
      <w:pPr>
        <w:ind w:left="720"/>
        <w:rPr>
          <w:ins w:id="1460" w:author="Eric Boisvert" w:date="2016-01-13T21:13:00Z"/>
          <w:lang w:val="en-CA"/>
        </w:rPr>
        <w:pPrChange w:id="1461" w:author="Eric Boisvert" w:date="2016-01-13T21:16:00Z">
          <w:pPr/>
        </w:pPrChange>
      </w:pPr>
    </w:p>
    <w:p w14:paraId="36F243C1" w14:textId="653CA966" w:rsidR="00AE357E" w:rsidRDefault="009B560C" w:rsidP="00355CAB">
      <w:pPr>
        <w:rPr>
          <w:lang w:val="en-CA"/>
        </w:rPr>
      </w:pPr>
      <w:ins w:id="1462" w:author="Eric Boisvert" w:date="2016-01-13T21:09:00Z">
        <w:r>
          <w:rPr>
            <w:lang w:val="en-CA"/>
          </w:rPr>
          <w:t xml:space="preserve"> </w:t>
        </w:r>
      </w:ins>
      <w:del w:id="1463" w:author="Eric Boisvert" w:date="2016-01-13T20:48:00Z">
        <w:r w:rsidR="00AE357E" w:rsidRPr="00AE357E" w:rsidDel="001150E2">
          <w:rPr>
            <w:lang w:val="en-CA"/>
          </w:rPr>
          <w:delText>E</w:delText>
        </w:r>
      </w:del>
      <w:del w:id="1464"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230CDE" w:rsidP="00AE357E">
      <w:pPr>
        <w:keepNext/>
      </w:pPr>
      <w:r>
        <w:rPr>
          <w:noProof/>
          <w:lang w:val="en-CA" w:eastAsia="en-CA"/>
        </w:rPr>
        <w:lastRenderedPageBreak/>
        <w:pict w14:anchorId="78508E6C">
          <v:shape id="Picture 480" o:spid="_x0000_i1068"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465" w:author="Eric Boisvert" w:date="2016-01-16T17:26:00Z">
        <w:r w:rsidR="00230CDE">
          <w:rPr>
            <w:noProof/>
          </w:rPr>
          <w:t>44</w:t>
        </w:r>
      </w:ins>
      <w:del w:id="1466"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467"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468" w:author="Eric Boisvert" w:date="2016-01-13T20:49:00Z">
        <w:r w:rsidR="001150E2">
          <w:t>It</w:t>
        </w:r>
      </w:ins>
      <w:r>
        <w:t xml:space="preserve"> </w:t>
      </w:r>
      <w:ins w:id="1469" w:author="Eric Boisvert" w:date="2016-01-13T20:49:00Z">
        <w:r w:rsidR="001150E2">
          <w:t>i</w:t>
        </w:r>
      </w:ins>
      <w:del w:id="1470" w:author="Eric Boisvert" w:date="2016-01-13T20:49:00Z">
        <w:r w:rsidDel="001150E2">
          <w:delText>I</w:delText>
        </w:r>
      </w:del>
      <w:r>
        <w:t>ncludes weathering, supergene alteration, hydrothermal alteration and metasomatic effects not considered metamorphic.</w:t>
      </w:r>
      <w:proofErr w:type="gramEnd"/>
      <w:r>
        <w:t xml:space="preserve"> </w:t>
      </w:r>
      <w:ins w:id="1471" w:author="Eric Boisvert" w:date="2016-01-13T20:50:00Z">
        <w:r w:rsidR="001150E2">
          <w:t>For example</w:t>
        </w:r>
        <w:proofErr w:type="gramStart"/>
        <w:r w:rsidR="001150E2">
          <w:t xml:space="preserve">, </w:t>
        </w:r>
      </w:ins>
      <w:r>
        <w:t xml:space="preserve"> </w:t>
      </w:r>
      <w:ins w:id="1472" w:author="Eric Boisvert" w:date="2016-01-13T20:50:00Z">
        <w:r w:rsidR="001150E2">
          <w:t>a</w:t>
        </w:r>
      </w:ins>
      <w:proofErr w:type="gramEnd"/>
      <w:del w:id="1473" w:author="Eric Boisvert" w:date="2016-01-13T20:50:00Z">
        <w:r w:rsidDel="001150E2">
          <w:delText>A</w:delText>
        </w:r>
      </w:del>
      <w:r>
        <w:t xml:space="preserve"> soil profile description would have to be constructed as a GeologicUnit </w:t>
      </w:r>
      <w:ins w:id="1474" w:author="Eric Boisvert" w:date="2016-01-13T20:57:00Z">
        <w:r w:rsidR="0016580A">
          <w:t xml:space="preserve">(geologicUnitType = </w:t>
        </w:r>
      </w:ins>
      <w:ins w:id="1475" w:author="Eric Boisvert" w:date="2016-01-13T20:58:00Z">
        <w:r w:rsidR="0016580A">
          <w:t>PedologicUnit</w:t>
        </w:r>
      </w:ins>
      <w:ins w:id="1476" w:author="Eric Boisvert" w:date="2016-01-13T20:57:00Z">
        <w:r w:rsidR="0016580A">
          <w:t xml:space="preserve">) </w:t>
        </w:r>
      </w:ins>
      <w:r>
        <w:t>with unit parts representing the various horizons in the profile.  Thickness of a weathering profile can be delivered as unitThickness of a</w:t>
      </w:r>
      <w:del w:id="1477" w:author="Eric Boisvert" w:date="2016-01-13T20:52:00Z">
        <w:r w:rsidDel="001150E2">
          <w:delText>n</w:delText>
        </w:r>
      </w:del>
      <w:r>
        <w:t xml:space="preserve"> </w:t>
      </w:r>
      <w:del w:id="1478" w:author="Eric Boisvert" w:date="2016-01-13T20:50:00Z">
        <w:r w:rsidDel="001150E2">
          <w:delText>AlterationUnit</w:delText>
        </w:r>
      </w:del>
      <w:ins w:id="1479" w:author="Eric Boisvert" w:date="2016-01-13T20:50:00Z">
        <w:r w:rsidR="001150E2">
          <w:t>GeologicUnit</w:t>
        </w:r>
      </w:ins>
      <w:ins w:id="1480" w:author="Eric Boisvert" w:date="2016-01-13T20:53:00Z">
        <w:r w:rsidR="001150E2">
          <w:t xml:space="preserve"> which geologicUnitType property is set to “AlterationUnit”.</w:t>
        </w:r>
      </w:ins>
    </w:p>
    <w:p w14:paraId="5FF06BE6" w14:textId="50A3C74A" w:rsidR="0016580A" w:rsidRDefault="00AE357E" w:rsidP="0016580A">
      <w:pPr>
        <w:keepNext/>
        <w:rPr>
          <w:ins w:id="1481" w:author="Eric Boisvert" w:date="2016-01-13T21:02:00Z"/>
        </w:rPr>
      </w:pPr>
      <w:del w:id="1482" w:author="Eric Boisvert" w:date="2016-01-13T20:52:00Z">
        <w:r w:rsidDel="001150E2">
          <w:delText>.</w:delText>
        </w:r>
      </w:del>
      <w:ins w:id="1483" w:author="Eric Boisvert" w:date="2016-01-13T20:58:00Z">
        <w:r w:rsidR="0016580A" w:rsidRPr="0016580A">
          <w:rPr>
            <w:noProof/>
            <w:lang w:val="en-CA" w:eastAsia="en-CA"/>
          </w:rPr>
          <w:t xml:space="preserve"> </w:t>
        </w:r>
      </w:ins>
      <w:ins w:id="1484" w:author="Eric Boisvert" w:date="2016-01-13T21:02:00Z">
        <w:r w:rsidR="00230CDE">
          <w:rPr>
            <w:noProof/>
            <w:lang w:val="en-CA" w:eastAsia="en-CA"/>
          </w:rPr>
          <w:pict w14:anchorId="4387B44A">
            <v:shape id="_x0000_i1069" type="#_x0000_t75" style="width:341.2pt;height:102.1pt;visibility:visible;mso-wrap-style:square">
              <v:imagedata r:id="rId58" o:title=""/>
            </v:shape>
          </w:pict>
        </w:r>
      </w:ins>
    </w:p>
    <w:p w14:paraId="7FAEF6A0" w14:textId="4300F126" w:rsidR="0016580A" w:rsidRDefault="0016580A">
      <w:pPr>
        <w:pStyle w:val="Caption"/>
        <w:rPr>
          <w:ins w:id="1485" w:author="Eric Boisvert" w:date="2016-01-13T20:58:00Z"/>
        </w:rPr>
        <w:pPrChange w:id="1486" w:author="Eric Boisvert" w:date="2016-01-13T21:02:00Z">
          <w:pPr/>
        </w:pPrChange>
      </w:pPr>
      <w:ins w:id="1487" w:author="Eric Boisvert" w:date="2016-01-13T21:02:00Z">
        <w:r>
          <w:t xml:space="preserve">Figure </w:t>
        </w:r>
        <w:r>
          <w:fldChar w:fldCharType="begin"/>
        </w:r>
        <w:r>
          <w:instrText xml:space="preserve"> SEQ Figure \* ARABIC </w:instrText>
        </w:r>
      </w:ins>
      <w:r>
        <w:fldChar w:fldCharType="separate"/>
      </w:r>
      <w:ins w:id="1488" w:author="Eric Boisvert" w:date="2016-01-16T17:26:00Z">
        <w:r w:rsidR="00230CDE">
          <w:rPr>
            <w:noProof/>
          </w:rPr>
          <w:t>45</w:t>
        </w:r>
      </w:ins>
      <w:ins w:id="1489"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490" w:author="Eric Boisvert" w:date="2016-01-13T21:02:00Z"/>
        </w:rPr>
        <w:pPrChange w:id="1491" w:author="Eric Boisvert" w:date="2016-01-13T20:58:00Z">
          <w:pPr/>
        </w:pPrChange>
      </w:pPr>
    </w:p>
    <w:p w14:paraId="56717D41" w14:textId="77777777" w:rsidR="0043586C" w:rsidRDefault="00230CDE">
      <w:pPr>
        <w:keepNext/>
        <w:rPr>
          <w:ins w:id="1492" w:author="Eric Boisvert" w:date="2016-01-13T21:30:00Z"/>
        </w:rPr>
        <w:pPrChange w:id="1493" w:author="Eric Boisvert" w:date="2016-01-13T21:30:00Z">
          <w:pPr/>
        </w:pPrChange>
      </w:pPr>
      <w:r>
        <w:rPr>
          <w:noProof/>
          <w:lang w:val="en-CA" w:eastAsia="en-CA"/>
        </w:rPr>
        <w:lastRenderedPageBreak/>
        <w:pict w14:anchorId="379383D8">
          <v:shape id="Picture 481" o:spid="_x0000_i1070" type="#_x0000_t75" style="width:6in;height:462.65pt;visibility:visible;mso-wrap-style:square">
            <v:imagedata r:id="rId59" o:title=""/>
          </v:shape>
        </w:pict>
      </w:r>
    </w:p>
    <w:p w14:paraId="0A31306A" w14:textId="0F96527E" w:rsidR="00AE357E" w:rsidRDefault="0043586C">
      <w:pPr>
        <w:pStyle w:val="Caption"/>
        <w:rPr>
          <w:ins w:id="1494" w:author="Eric Boisvert" w:date="2016-01-13T21:30:00Z"/>
          <w:noProof/>
          <w:lang w:val="en-CA" w:eastAsia="en-CA"/>
        </w:rPr>
        <w:pPrChange w:id="1495" w:author="Eric Boisvert" w:date="2016-01-13T21:30:00Z">
          <w:pPr/>
        </w:pPrChange>
      </w:pPr>
      <w:ins w:id="1496" w:author="Eric Boisvert" w:date="2016-01-13T21:30:00Z">
        <w:r>
          <w:t xml:space="preserve">Figure </w:t>
        </w:r>
        <w:r>
          <w:fldChar w:fldCharType="begin"/>
        </w:r>
        <w:r>
          <w:instrText xml:space="preserve"> SEQ Figure \* ARABIC </w:instrText>
        </w:r>
      </w:ins>
      <w:r>
        <w:fldChar w:fldCharType="separate"/>
      </w:r>
      <w:ins w:id="1497" w:author="Eric Boisvert" w:date="2016-01-16T17:26:00Z">
        <w:r w:rsidR="00230CDE">
          <w:rPr>
            <w:noProof/>
          </w:rPr>
          <w:t>46</w:t>
        </w:r>
      </w:ins>
      <w:ins w:id="1498" w:author="Eric Boisvert" w:date="2016-01-13T21:30:00Z">
        <w:r>
          <w:fldChar w:fldCharType="end"/>
        </w:r>
        <w:r>
          <w:t xml:space="preserve"> Alteration description context diagram</w:t>
        </w:r>
      </w:ins>
    </w:p>
    <w:p w14:paraId="2230D1EF" w14:textId="5C64585A" w:rsidR="0043586C" w:rsidRDefault="00230CDE">
      <w:pPr>
        <w:keepNext/>
        <w:rPr>
          <w:ins w:id="1499" w:author="Eric Boisvert" w:date="2016-01-13T21:30:00Z"/>
        </w:rPr>
        <w:pPrChange w:id="1500" w:author="Eric Boisvert" w:date="2016-01-13T21:30:00Z">
          <w:pPr/>
        </w:pPrChange>
      </w:pPr>
      <w:ins w:id="1501" w:author="Eric Boisvert" w:date="2016-01-13T21:34:00Z">
        <w:r>
          <w:lastRenderedPageBreak/>
          <w:pict w14:anchorId="42D9FBAE">
            <v:shape id="_x0000_i1071" type="#_x0000_t75" style="width:431.45pt;height:280.5pt">
              <v:imagedata r:id="rId60" o:title=""/>
            </v:shape>
          </w:pict>
        </w:r>
      </w:ins>
    </w:p>
    <w:p w14:paraId="2DEBC792" w14:textId="3AA08234" w:rsidR="0043586C" w:rsidRDefault="0043586C">
      <w:pPr>
        <w:pStyle w:val="Caption"/>
        <w:rPr>
          <w:ins w:id="1502" w:author="Eric Boisvert" w:date="2016-01-13T21:30:00Z"/>
          <w:noProof/>
          <w:lang w:val="en-CA" w:eastAsia="en-CA"/>
        </w:rPr>
        <w:pPrChange w:id="1503" w:author="Eric Boisvert" w:date="2016-01-13T21:30:00Z">
          <w:pPr/>
        </w:pPrChange>
      </w:pPr>
      <w:ins w:id="1504" w:author="Eric Boisvert" w:date="2016-01-13T21:30:00Z">
        <w:r>
          <w:t xml:space="preserve">Figure </w:t>
        </w:r>
        <w:r>
          <w:fldChar w:fldCharType="begin"/>
        </w:r>
        <w:r>
          <w:instrText xml:space="preserve"> SEQ Figure \* ARABIC </w:instrText>
        </w:r>
      </w:ins>
      <w:r>
        <w:fldChar w:fldCharType="separate"/>
      </w:r>
      <w:ins w:id="1505" w:author="Eric Boisvert" w:date="2016-01-16T17:26:00Z">
        <w:r w:rsidR="00230CDE">
          <w:rPr>
            <w:noProof/>
          </w:rPr>
          <w:t>47</w:t>
        </w:r>
      </w:ins>
      <w:ins w:id="1506" w:author="Eric Boisvert" w:date="2016-01-13T21:30:00Z">
        <w:r>
          <w:fldChar w:fldCharType="end"/>
        </w:r>
        <w:r>
          <w:t xml:space="preserve"> : Example of describing alteration halo from Drewes</w:t>
        </w:r>
      </w:ins>
      <w:ins w:id="1507"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508" w:author="Eric Boisvert" w:date="2016-01-13T21:03:00Z"/>
        </w:rPr>
        <w:pPrChange w:id="1509" w:author="Eric Boisvert" w:date="2016-01-13T21:03:00Z">
          <w:pPr/>
        </w:pPrChange>
      </w:pPr>
      <w:proofErr w:type="gramStart"/>
      <w:ins w:id="1510" w:author="Eric Boisvert" w:date="2016-01-13T21:02:00Z">
        <w:r>
          <w:t>alterationType</w:t>
        </w:r>
      </w:ins>
      <w:proofErr w:type="gramEnd"/>
    </w:p>
    <w:p w14:paraId="006AABF8" w14:textId="77777777" w:rsidR="0016580A" w:rsidRPr="0016580A" w:rsidRDefault="0016580A">
      <w:pPr>
        <w:rPr>
          <w:ins w:id="1511" w:author="Eric Boisvert" w:date="2016-01-13T21:02:00Z"/>
        </w:rPr>
      </w:pPr>
    </w:p>
    <w:p w14:paraId="36214D7B" w14:textId="3F0A123E" w:rsidR="0016580A" w:rsidRDefault="0016580A" w:rsidP="00AE357E">
      <w:pPr>
        <w:rPr>
          <w:ins w:id="1512" w:author="Eric Boisvert" w:date="2016-01-13T21:03:00Z"/>
        </w:rPr>
      </w:pPr>
      <w:ins w:id="1513" w:author="Eric Boisvert" w:date="2016-01-13T21:02:00Z">
        <w:r>
          <w:t>The property alterationType</w:t>
        </w:r>
        <w:proofErr w:type="gramStart"/>
        <w:r>
          <w:t>:</w:t>
        </w:r>
        <w:r w:rsidRPr="0016580A">
          <w:t>AlterationTypeTerm</w:t>
        </w:r>
        <w:proofErr w:type="gramEnd"/>
        <w:r>
          <w:t xml:space="preserve"> shall contain a term </w:t>
        </w:r>
      </w:ins>
      <w:ins w:id="1514"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515" w:author="Eric Boisvert" w:date="2016-01-13T21:04:00Z"/>
          <w:lang w:val="en-CA"/>
        </w:rPr>
        <w:pPrChange w:id="1516" w:author="Eric Boisvert" w:date="2016-01-13T21:04:00Z">
          <w:pPr/>
        </w:pPrChange>
      </w:pPr>
      <w:proofErr w:type="gramStart"/>
      <w:ins w:id="1517" w:author="Eric Boisvert" w:date="2016-01-13T21:03:00Z">
        <w:r w:rsidRPr="00D970E9">
          <w:rPr>
            <w:lang w:val="en-CA"/>
          </w:rPr>
          <w:t>alterationProduct</w:t>
        </w:r>
      </w:ins>
      <w:proofErr w:type="gramEnd"/>
    </w:p>
    <w:p w14:paraId="218938D1" w14:textId="77777777" w:rsidR="0016580A" w:rsidRPr="0016580A" w:rsidRDefault="0016580A">
      <w:pPr>
        <w:rPr>
          <w:ins w:id="1518" w:author="Eric Boisvert" w:date="2016-01-13T21:03:00Z"/>
          <w:lang w:val="en-CA"/>
          <w:rPrChange w:id="1519" w:author="Eric Boisvert" w:date="2016-01-13T21:04:00Z">
            <w:rPr>
              <w:ins w:id="1520" w:author="Eric Boisvert" w:date="2016-01-13T21:03:00Z"/>
              <w:b/>
              <w:bCs/>
              <w:lang w:val="en-CA"/>
            </w:rPr>
          </w:rPrChange>
        </w:rPr>
      </w:pPr>
    </w:p>
    <w:p w14:paraId="6F237C1F" w14:textId="3AD7BC83" w:rsidR="0016580A" w:rsidRDefault="0016580A" w:rsidP="00AE357E">
      <w:pPr>
        <w:rPr>
          <w:ins w:id="1521" w:author="Eric Boisvert" w:date="2016-01-13T21:04:00Z"/>
        </w:rPr>
      </w:pPr>
      <w:ins w:id="1522"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523" w:author="Eric Boisvert" w:date="2016-01-13T21:04:00Z">
        <w:r>
          <w:t>ing from the</w:t>
        </w:r>
      </w:ins>
      <w:ins w:id="1524"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525" w:author="Eric Boisvert" w:date="2016-01-13T21:05:00Z"/>
          <w:lang w:val="en-CA"/>
        </w:rPr>
        <w:pPrChange w:id="1526" w:author="Eric Boisvert" w:date="2016-01-13T21:05:00Z">
          <w:pPr/>
        </w:pPrChange>
      </w:pPr>
      <w:proofErr w:type="gramStart"/>
      <w:ins w:id="1527" w:author="Eric Boisvert" w:date="2016-01-13T21:04:00Z">
        <w:r w:rsidRPr="00D970E9">
          <w:rPr>
            <w:lang w:val="en-CA"/>
          </w:rPr>
          <w:t>alterationDistribution</w:t>
        </w:r>
      </w:ins>
      <w:proofErr w:type="gramEnd"/>
    </w:p>
    <w:p w14:paraId="03CE8B1A" w14:textId="77777777" w:rsidR="0016580A" w:rsidRPr="0016580A" w:rsidRDefault="0016580A">
      <w:pPr>
        <w:rPr>
          <w:ins w:id="1528" w:author="Eric Boisvert" w:date="2016-01-13T21:04:00Z"/>
          <w:lang w:val="en-CA"/>
          <w:rPrChange w:id="1529" w:author="Eric Boisvert" w:date="2016-01-13T21:05:00Z">
            <w:rPr>
              <w:ins w:id="1530" w:author="Eric Boisvert" w:date="2016-01-13T21:04:00Z"/>
              <w:b/>
              <w:bCs/>
              <w:lang w:val="en-CA"/>
            </w:rPr>
          </w:rPrChange>
        </w:rPr>
      </w:pPr>
    </w:p>
    <w:p w14:paraId="0167B527" w14:textId="33CABD57" w:rsidR="0016580A" w:rsidRDefault="0016580A" w:rsidP="00AE357E">
      <w:ins w:id="1531" w:author="Eric Boisvert" w:date="2016-01-13T21:04:00Z">
        <w:r>
          <w:t>The alterationDistribution (swe</w:t>
        </w:r>
        <w:proofErr w:type="gramStart"/>
        <w:r>
          <w:t>:Category</w:t>
        </w:r>
        <w:proofErr w:type="gramEnd"/>
        <w:r>
          <w:t xml:space="preserve">) property shall </w:t>
        </w:r>
      </w:ins>
      <w:ins w:id="1532"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1533" w:author="Eric Boisvert" w:date="2016-01-13T21:05:00Z"/>
          <w:lang w:val="en-CA"/>
        </w:rPr>
        <w:pPrChange w:id="1534" w:author="Eric Boisvert" w:date="2016-01-13T21:06:00Z">
          <w:pPr>
            <w:autoSpaceDE w:val="0"/>
            <w:autoSpaceDN w:val="0"/>
            <w:adjustRightInd w:val="0"/>
            <w:spacing w:after="0"/>
          </w:pPr>
        </w:pPrChange>
      </w:pPr>
      <w:bookmarkStart w:id="1535" w:name="BKM_8201810A_8593_4A0C_A4FE_B4A134FDF11D"/>
      <w:bookmarkEnd w:id="1535"/>
      <w:proofErr w:type="gramStart"/>
      <w:ins w:id="1536"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537" w:author="Eric Boisvert" w:date="2016-01-13T21:05:00Z"/>
          <w:rFonts w:ascii="Calibri" w:hAnsi="Calibri"/>
          <w:b/>
          <w:bCs/>
          <w:color w:val="000000"/>
          <w:sz w:val="20"/>
          <w:szCs w:val="20"/>
          <w:lang w:val="en-CA"/>
        </w:rPr>
      </w:pPr>
    </w:p>
    <w:p w14:paraId="5667B120" w14:textId="7935D18A" w:rsidR="0016580A" w:rsidRDefault="0016580A">
      <w:pPr>
        <w:rPr>
          <w:ins w:id="1538" w:author="Eric Boisvert" w:date="2016-01-13T21:06:00Z"/>
          <w:lang w:val="en-CA"/>
        </w:rPr>
        <w:pPrChange w:id="1539" w:author="Eric Boisvert" w:date="2016-01-13T21:06:00Z">
          <w:pPr>
            <w:autoSpaceDE w:val="0"/>
            <w:autoSpaceDN w:val="0"/>
            <w:adjustRightInd w:val="0"/>
            <w:spacing w:after="0"/>
          </w:pPr>
        </w:pPrChange>
      </w:pPr>
      <w:ins w:id="1540" w:author="Eric Boisvert" w:date="2016-01-13T21:05:00Z">
        <w:r>
          <w:rPr>
            <w:lang w:val="en-CA"/>
          </w:rPr>
          <w:t>The property alterationDegree (swe</w:t>
        </w:r>
        <w:proofErr w:type="gramStart"/>
        <w:r>
          <w:rPr>
            <w:lang w:val="en-CA"/>
          </w:rPr>
          <w:t>:Category</w:t>
        </w:r>
        <w:proofErr w:type="gramEnd"/>
        <w:r>
          <w:rPr>
            <w:lang w:val="en-CA"/>
          </w:rPr>
          <w:t xml:space="preserve">) shall </w:t>
        </w:r>
      </w:ins>
      <w:ins w:id="1541"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542" w:author="Eric Boisvert" w:date="2016-01-13T21:07:00Z"/>
          <w:lang w:val="en-CA"/>
        </w:rPr>
        <w:pPrChange w:id="1543" w:author="Eric Boisvert" w:date="2016-01-13T21:07:00Z">
          <w:pPr>
            <w:autoSpaceDE w:val="0"/>
            <w:autoSpaceDN w:val="0"/>
            <w:adjustRightInd w:val="0"/>
            <w:spacing w:after="0"/>
          </w:pPr>
        </w:pPrChange>
      </w:pPr>
      <w:proofErr w:type="gramStart"/>
      <w:ins w:id="1544" w:author="Eric Boisvert" w:date="2016-01-13T21:07:00Z">
        <w:r w:rsidRPr="0083280E">
          <w:rPr>
            <w:lang w:val="en-CA"/>
          </w:rPr>
          <w:t>alterationEvent</w:t>
        </w:r>
        <w:proofErr w:type="gramEnd"/>
      </w:ins>
    </w:p>
    <w:p w14:paraId="5C1A8975" w14:textId="77777777" w:rsidR="0083280E" w:rsidRDefault="0083280E">
      <w:pPr>
        <w:rPr>
          <w:ins w:id="1545" w:author="Eric Boisvert" w:date="2016-01-13T21:08:00Z"/>
          <w:lang w:val="en-CA"/>
        </w:rPr>
        <w:pPrChange w:id="1546" w:author="Eric Boisvert" w:date="2016-01-13T21:06:00Z">
          <w:pPr>
            <w:autoSpaceDE w:val="0"/>
            <w:autoSpaceDN w:val="0"/>
            <w:adjustRightInd w:val="0"/>
            <w:spacing w:after="0"/>
          </w:pPr>
        </w:pPrChange>
      </w:pPr>
    </w:p>
    <w:p w14:paraId="296F9AAA" w14:textId="7AA2BC89" w:rsidR="0083280E" w:rsidRDefault="0083280E">
      <w:pPr>
        <w:rPr>
          <w:ins w:id="1547" w:author="Eric Boisvert" w:date="2016-01-13T21:06:00Z"/>
          <w:lang w:val="en-CA"/>
        </w:rPr>
        <w:pPrChange w:id="1548" w:author="Eric Boisvert" w:date="2016-01-13T21:06:00Z">
          <w:pPr>
            <w:autoSpaceDE w:val="0"/>
            <w:autoSpaceDN w:val="0"/>
            <w:adjustRightInd w:val="0"/>
            <w:spacing w:after="0"/>
          </w:pPr>
        </w:pPrChange>
      </w:pPr>
      <w:ins w:id="1549"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1550" w:name="BKM_7C508FBF_33D9_484F_911B_6377C69AD667"/>
      <w:bookmarkStart w:id="1551" w:name="BKM_ED5D19E5_9BBB_4493_91D3_D708625FA37A"/>
      <w:bookmarkStart w:id="1552" w:name="BKM_E45C3931_F3F9_4BB2_B916_F57604E1D027"/>
      <w:bookmarkStart w:id="1553" w:name="BKM_26449531_DA00_4286_BEAD_53641C8C6B18"/>
      <w:bookmarkEnd w:id="1550"/>
      <w:bookmarkEnd w:id="1551"/>
      <w:bookmarkEnd w:id="1552"/>
      <w:bookmarkEnd w:id="1553"/>
      <w:r>
        <w:t>Chemical Composition</w:t>
      </w:r>
    </w:p>
    <w:p w14:paraId="599250ED" w14:textId="77777777" w:rsidR="009B560C" w:rsidRDefault="009B560C" w:rsidP="00AE357E">
      <w:pPr>
        <w:rPr>
          <w:ins w:id="1554" w:author="Eric Boisvert" w:date="2016-01-13T21:08:00Z"/>
        </w:rPr>
      </w:pPr>
    </w:p>
    <w:p w14:paraId="22990790" w14:textId="4FB5F25D" w:rsidR="00604E1E" w:rsidRDefault="009B560C" w:rsidP="00AE357E">
      <w:ins w:id="1555" w:author="Eric Boisvert" w:date="2016-01-13T21:08:00Z">
        <w:r>
          <w:t xml:space="preserve">ChemicalComposition is a </w:t>
        </w:r>
      </w:ins>
      <w:del w:id="1556" w:author="Eric Boisvert" w:date="2016-01-13T21:08:00Z">
        <w:r w:rsidR="00604E1E" w:rsidRPr="00604E1E" w:rsidDel="009B560C">
          <w:delText>A</w:delText>
        </w:r>
      </w:del>
      <w:r w:rsidR="00604E1E" w:rsidRPr="00604E1E">
        <w:t xml:space="preserve"> </w:t>
      </w:r>
      <w:del w:id="1557" w:author="Eric Boisvert" w:date="2016-01-13T21:09:00Z">
        <w:r w:rsidR="00604E1E" w:rsidRPr="00604E1E" w:rsidDel="009B560C">
          <w:delText xml:space="preserve">class </w:delText>
        </w:r>
      </w:del>
      <w:ins w:id="1558" w:author="Eric Boisvert" w:date="2016-01-13T21:09:00Z">
        <w:r>
          <w:t>kind of EarthMaterialDescription</w:t>
        </w:r>
        <w:r w:rsidRPr="00604E1E">
          <w:t xml:space="preserve"> </w:t>
        </w:r>
      </w:ins>
      <w:del w:id="1559" w:author="Eric Boisvert" w:date="2016-01-13T21:08:00Z">
        <w:r w:rsidR="00604E1E" w:rsidRPr="00604E1E" w:rsidDel="009B560C">
          <w:delText xml:space="preserve">to </w:delText>
        </w:r>
      </w:del>
      <w:ins w:id="1560" w:author="Eric Boisvert" w:date="2016-01-13T21:08:00Z">
        <w:r>
          <w:t>that</w:t>
        </w:r>
        <w:r w:rsidRPr="00604E1E">
          <w:t xml:space="preserve"> </w:t>
        </w:r>
      </w:ins>
      <w:r w:rsidR="00604E1E" w:rsidRPr="00604E1E">
        <w:t>deliver</w:t>
      </w:r>
      <w:ins w:id="1561"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230CDE" w:rsidP="00604E1E">
      <w:pPr>
        <w:keepNext/>
      </w:pPr>
      <w:r>
        <w:rPr>
          <w:noProof/>
          <w:lang w:val="en-CA" w:eastAsia="en-CA"/>
        </w:rPr>
        <w:pict w14:anchorId="30B53D03">
          <v:shape id="Picture 482" o:spid="_x0000_i1072"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62" w:author="Eric Boisvert" w:date="2016-01-16T17:26:00Z">
        <w:r w:rsidR="00230CDE">
          <w:rPr>
            <w:noProof/>
          </w:rPr>
          <w:t>48</w:t>
        </w:r>
      </w:ins>
      <w:del w:id="1563"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1564" w:author="Eric Boisvert" w:date="2016-01-13T21:34:00Z"/>
          <w:lang w:val="en-CA"/>
        </w:rPr>
        <w:pPrChange w:id="1565" w:author="Eric Boisvert" w:date="2016-01-13T21:36:00Z">
          <w:pPr>
            <w:autoSpaceDE w:val="0"/>
            <w:autoSpaceDN w:val="0"/>
            <w:adjustRightInd w:val="0"/>
            <w:spacing w:after="0"/>
          </w:pPr>
        </w:pPrChange>
      </w:pPr>
      <w:bookmarkStart w:id="1566" w:name="BKM_D4FBCA43_958A_4AEF_8332_5F96792672DF"/>
      <w:bookmarkEnd w:id="1566"/>
      <w:proofErr w:type="gramStart"/>
      <w:ins w:id="1567"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1568" w:author="Eric Boisvert" w:date="2016-01-13T21:34:00Z"/>
          <w:rFonts w:ascii="Calibri" w:hAnsi="Calibri"/>
          <w:b/>
          <w:bCs/>
          <w:color w:val="000000"/>
          <w:sz w:val="20"/>
          <w:szCs w:val="20"/>
          <w:lang w:val="en-CA"/>
        </w:rPr>
      </w:pPr>
    </w:p>
    <w:p w14:paraId="3E7F39CC" w14:textId="4FA0EB3A" w:rsidR="00BF4178" w:rsidRDefault="00BF4178">
      <w:pPr>
        <w:rPr>
          <w:ins w:id="1569" w:author="Eric Boisvert" w:date="2016-01-13T21:34:00Z"/>
          <w:lang w:val="en-CA"/>
        </w:rPr>
        <w:pPrChange w:id="1570" w:author="Eric Boisvert" w:date="2016-01-13T21:36:00Z">
          <w:pPr>
            <w:autoSpaceDE w:val="0"/>
            <w:autoSpaceDN w:val="0"/>
            <w:adjustRightInd w:val="0"/>
            <w:spacing w:after="0"/>
          </w:pPr>
        </w:pPrChange>
      </w:pPr>
      <w:ins w:id="1571"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1572" w:author="Eric Boisvert" w:date="2016-01-13T21:37:00Z">
        <w:r>
          <w:rPr>
            <w:lang w:val="en-CA"/>
          </w:rPr>
          <w:t xml:space="preserve"> (a collection of fields composed of description and values)</w:t>
        </w:r>
      </w:ins>
    </w:p>
    <w:p w14:paraId="6A6F8840" w14:textId="77777777" w:rsidR="00AE357E" w:rsidRDefault="00AE357E" w:rsidP="00AE357E">
      <w:bookmarkStart w:id="1573" w:name="BKM_7DA6E39E_93F3_43B7_9C51_9F05A691932A"/>
      <w:bookmarkEnd w:id="1573"/>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1574" w:author="Eric Boisvert" w:date="2016-01-14T05:16:00Z">
        <w:r>
          <w:lastRenderedPageBreak/>
          <w:t xml:space="preserve">The CompoundMaterialDescription class is a kinf of EarthMaterialDescription that provides </w:t>
        </w:r>
      </w:ins>
      <w:del w:id="1575" w:author="Eric Boisvert" w:date="2016-01-14T05:17:00Z">
        <w:r w:rsidR="00604E1E" w:rsidRPr="00604E1E" w:rsidDel="00224DF5">
          <w:delText>E</w:delText>
        </w:r>
      </w:del>
      <w:ins w:id="1576"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230CDE" w:rsidP="00604E1E">
      <w:pPr>
        <w:keepNext/>
      </w:pPr>
      <w:r>
        <w:rPr>
          <w:noProof/>
          <w:lang w:val="en-CA" w:eastAsia="en-CA"/>
        </w:rPr>
        <w:pict w14:anchorId="28B167D3">
          <v:shape id="Picture 483" o:spid="_x0000_i1073" type="#_x0000_t75" style="width:6in;height:382.5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77" w:author="Eric Boisvert" w:date="2016-01-16T17:26:00Z">
        <w:r w:rsidR="00230CDE">
          <w:rPr>
            <w:noProof/>
          </w:rPr>
          <w:t>49</w:t>
        </w:r>
      </w:ins>
      <w:del w:id="1578"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1579" w:author="Eric Boisvert" w:date="2016-01-14T05:18:00Z"/>
          <w:lang w:val="en-CA"/>
        </w:rPr>
        <w:pPrChange w:id="1580" w:author="Eric Boisvert" w:date="2016-01-14T05:19:00Z">
          <w:pPr>
            <w:autoSpaceDE w:val="0"/>
            <w:autoSpaceDN w:val="0"/>
            <w:adjustRightInd w:val="0"/>
            <w:spacing w:after="0"/>
          </w:pPr>
        </w:pPrChange>
      </w:pPr>
      <w:bookmarkStart w:id="1581" w:name="BKM_0126A46B_77F6_4F3D_8366_99D7292A119E"/>
      <w:bookmarkEnd w:id="1581"/>
      <w:proofErr w:type="gramStart"/>
      <w:ins w:id="1582"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1583" w:author="Eric Boisvert" w:date="2016-01-14T05:18:00Z"/>
          <w:color w:val="000000"/>
          <w:sz w:val="20"/>
          <w:szCs w:val="20"/>
          <w:lang w:val="en-CA"/>
        </w:rPr>
      </w:pPr>
    </w:p>
    <w:p w14:paraId="2DFC5351" w14:textId="722165A4" w:rsidR="00224DF5" w:rsidRDefault="00224DF5">
      <w:pPr>
        <w:rPr>
          <w:ins w:id="1584" w:author="Eric Boisvert" w:date="2016-01-14T05:20:00Z"/>
          <w:lang w:val="en-CA"/>
        </w:rPr>
        <w:pPrChange w:id="1585" w:author="Eric Boisvert" w:date="2016-01-14T05:19:00Z">
          <w:pPr>
            <w:autoSpaceDE w:val="0"/>
            <w:autoSpaceDN w:val="0"/>
            <w:adjustRightInd w:val="0"/>
            <w:spacing w:after="0"/>
          </w:pPr>
        </w:pPrChange>
      </w:pPr>
      <w:ins w:id="1586"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1587"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1588" w:author="Eric Boisvert" w:date="2016-01-14T05:20:00Z"/>
          <w:lang w:val="en-CA"/>
        </w:rPr>
        <w:pPrChange w:id="1589" w:author="Eric Boisvert" w:date="2016-01-14T05:19:00Z">
          <w:pPr>
            <w:autoSpaceDE w:val="0"/>
            <w:autoSpaceDN w:val="0"/>
            <w:adjustRightInd w:val="0"/>
            <w:spacing w:after="0"/>
          </w:pPr>
        </w:pPrChange>
      </w:pPr>
    </w:p>
    <w:p w14:paraId="577B0BA4" w14:textId="267A7782" w:rsidR="00224DF5" w:rsidRDefault="00224DF5">
      <w:pPr>
        <w:pStyle w:val="Heading5"/>
        <w:rPr>
          <w:ins w:id="1590" w:author="Eric Boisvert" w:date="2016-01-14T05:20:00Z"/>
          <w:lang w:val="en-CA"/>
        </w:rPr>
        <w:pPrChange w:id="1591" w:author="Eric Boisvert" w:date="2016-01-14T05:20:00Z">
          <w:pPr>
            <w:autoSpaceDE w:val="0"/>
            <w:autoSpaceDN w:val="0"/>
            <w:adjustRightInd w:val="0"/>
            <w:spacing w:after="0"/>
          </w:pPr>
        </w:pPrChange>
      </w:pPr>
      <w:proofErr w:type="gramStart"/>
      <w:ins w:id="1592" w:author="Eric Boisvert" w:date="2016-01-14T05:20:00Z">
        <w:r w:rsidRPr="00D970E9">
          <w:rPr>
            <w:lang w:val="en-CA"/>
          </w:rPr>
          <w:t>geneticCategory</w:t>
        </w:r>
        <w:proofErr w:type="gramEnd"/>
      </w:ins>
    </w:p>
    <w:p w14:paraId="415E7D5A" w14:textId="77777777" w:rsidR="00224DF5" w:rsidRPr="00224DF5" w:rsidRDefault="00224DF5">
      <w:pPr>
        <w:rPr>
          <w:ins w:id="1593" w:author="Eric Boisvert" w:date="2016-01-14T05:20:00Z"/>
          <w:lang w:val="en-CA"/>
          <w:rPrChange w:id="1594" w:author="Eric Boisvert" w:date="2016-01-14T05:20:00Z">
            <w:rPr>
              <w:ins w:id="1595" w:author="Eric Boisvert" w:date="2016-01-14T05:20:00Z"/>
              <w:b/>
              <w:bCs/>
              <w:lang w:val="en-CA"/>
            </w:rPr>
          </w:rPrChange>
        </w:rPr>
        <w:pPrChange w:id="1596" w:author="Eric Boisvert" w:date="2016-01-14T05:20:00Z">
          <w:pPr>
            <w:autoSpaceDE w:val="0"/>
            <w:autoSpaceDN w:val="0"/>
            <w:adjustRightInd w:val="0"/>
            <w:spacing w:after="0"/>
          </w:pPr>
        </w:pPrChange>
      </w:pPr>
    </w:p>
    <w:p w14:paraId="43478367" w14:textId="7F0F98A9" w:rsidR="00224DF5" w:rsidRDefault="00224DF5">
      <w:pPr>
        <w:rPr>
          <w:ins w:id="1597" w:author="Eric Boisvert" w:date="2016-01-14T05:20:00Z"/>
          <w:lang w:val="en-CA"/>
        </w:rPr>
        <w:pPrChange w:id="1598" w:author="Eric Boisvert" w:date="2016-01-14T05:20:00Z">
          <w:pPr>
            <w:autoSpaceDE w:val="0"/>
            <w:autoSpaceDN w:val="0"/>
            <w:adjustRightInd w:val="0"/>
            <w:spacing w:after="0"/>
          </w:pPr>
        </w:pPrChange>
      </w:pPr>
      <w:ins w:id="1599"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1600" w:author="Eric Boisvert" w:date="2016-01-14T05:24:00Z"/>
          <w:lang w:val="en-CA"/>
        </w:rPr>
        <w:pPrChange w:id="1601" w:author="Eric Boisvert" w:date="2016-01-14T05:24:00Z">
          <w:pPr>
            <w:autoSpaceDE w:val="0"/>
            <w:autoSpaceDN w:val="0"/>
            <w:adjustRightInd w:val="0"/>
            <w:spacing w:after="0"/>
          </w:pPr>
        </w:pPrChange>
      </w:pPr>
      <w:proofErr w:type="gramStart"/>
      <w:ins w:id="1602" w:author="Eric Boisvert" w:date="2016-01-14T05:21:00Z">
        <w:r w:rsidRPr="00224DF5">
          <w:rPr>
            <w:lang w:val="en-CA"/>
          </w:rPr>
          <w:t>particleGeometry</w:t>
        </w:r>
      </w:ins>
      <w:proofErr w:type="gramEnd"/>
    </w:p>
    <w:p w14:paraId="1C023176" w14:textId="77777777" w:rsidR="00224DF5" w:rsidRPr="00224DF5" w:rsidRDefault="00224DF5">
      <w:pPr>
        <w:rPr>
          <w:ins w:id="1603" w:author="Eric Boisvert" w:date="2016-01-14T05:21:00Z"/>
          <w:lang w:val="en-CA"/>
        </w:rPr>
        <w:pPrChange w:id="1604" w:author="Eric Boisvert" w:date="2016-01-14T05:24:00Z">
          <w:pPr>
            <w:autoSpaceDE w:val="0"/>
            <w:autoSpaceDN w:val="0"/>
            <w:adjustRightInd w:val="0"/>
            <w:spacing w:after="0"/>
          </w:pPr>
        </w:pPrChange>
      </w:pPr>
    </w:p>
    <w:p w14:paraId="247216FD" w14:textId="70D6D2C2" w:rsidR="00224DF5" w:rsidRDefault="00224DF5">
      <w:pPr>
        <w:rPr>
          <w:ins w:id="1605" w:author="Eric Boisvert" w:date="2016-01-14T05:24:00Z"/>
          <w:lang w:val="en-CA"/>
        </w:rPr>
        <w:pPrChange w:id="1606" w:author="Eric Boisvert" w:date="2016-01-14T05:24:00Z">
          <w:pPr>
            <w:autoSpaceDE w:val="0"/>
            <w:autoSpaceDN w:val="0"/>
            <w:adjustRightInd w:val="0"/>
            <w:spacing w:after="0"/>
          </w:pPr>
        </w:pPrChange>
      </w:pPr>
      <w:ins w:id="1607"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1608" w:author="Eric Boisvert" w:date="2016-01-14T05:23:00Z">
        <w:r>
          <w:rPr>
            <w:lang w:val="en-CA"/>
          </w:rPr>
          <w:t>contain an instance of ParticleGeometryDescription</w:t>
        </w:r>
      </w:ins>
      <w:ins w:id="1609" w:author="Eric Boisvert" w:date="2016-01-14T05:24:00Z">
        <w:r>
          <w:rPr>
            <w:lang w:val="en-CA"/>
          </w:rPr>
          <w:t>.</w:t>
        </w:r>
      </w:ins>
    </w:p>
    <w:p w14:paraId="4B1E1EC7" w14:textId="77777777" w:rsidR="00224DF5" w:rsidRDefault="00224DF5">
      <w:pPr>
        <w:rPr>
          <w:ins w:id="1610" w:author="Eric Boisvert" w:date="2016-01-14T05:24:00Z"/>
          <w:lang w:val="en-CA"/>
        </w:rPr>
        <w:pPrChange w:id="1611" w:author="Eric Boisvert" w:date="2016-01-14T05:24:00Z">
          <w:pPr>
            <w:autoSpaceDE w:val="0"/>
            <w:autoSpaceDN w:val="0"/>
            <w:adjustRightInd w:val="0"/>
            <w:spacing w:after="0"/>
          </w:pPr>
        </w:pPrChange>
      </w:pPr>
    </w:p>
    <w:p w14:paraId="5D8F8ACA" w14:textId="4203D84B" w:rsidR="00224DF5" w:rsidRDefault="00224DF5">
      <w:pPr>
        <w:pStyle w:val="Heading5"/>
        <w:rPr>
          <w:ins w:id="1612" w:author="Eric Boisvert" w:date="2016-01-14T05:27:00Z"/>
          <w:lang w:val="en-CA"/>
        </w:rPr>
        <w:pPrChange w:id="1613" w:author="Eric Boisvert" w:date="2016-01-14T05:27:00Z">
          <w:pPr>
            <w:autoSpaceDE w:val="0"/>
            <w:autoSpaceDN w:val="0"/>
            <w:adjustRightInd w:val="0"/>
            <w:spacing w:after="0"/>
          </w:pPr>
        </w:pPrChange>
      </w:pPr>
      <w:ins w:id="1614" w:author="Eric Boisvert" w:date="2016-01-14T05:24:00Z">
        <w:r w:rsidRPr="00D970E9">
          <w:rPr>
            <w:lang w:val="en-CA"/>
          </w:rPr>
          <w:t>Constituent</w:t>
        </w:r>
      </w:ins>
    </w:p>
    <w:p w14:paraId="31B6F5E2" w14:textId="77777777" w:rsidR="004B1BCF" w:rsidRPr="004B1BCF" w:rsidRDefault="004B1BCF">
      <w:pPr>
        <w:rPr>
          <w:ins w:id="1615" w:author="Eric Boisvert" w:date="2016-01-14T05:24:00Z"/>
          <w:lang w:val="en-CA"/>
          <w:rPrChange w:id="1616" w:author="Eric Boisvert" w:date="2016-01-14T05:27:00Z">
            <w:rPr>
              <w:ins w:id="1617" w:author="Eric Boisvert" w:date="2016-01-14T05:24:00Z"/>
              <w:b/>
              <w:bCs/>
              <w:lang w:val="en-CA"/>
            </w:rPr>
          </w:rPrChange>
        </w:rPr>
        <w:pPrChange w:id="1618" w:author="Eric Boisvert" w:date="2016-01-14T05:27:00Z">
          <w:pPr>
            <w:autoSpaceDE w:val="0"/>
            <w:autoSpaceDN w:val="0"/>
            <w:adjustRightInd w:val="0"/>
            <w:spacing w:after="0"/>
          </w:pPr>
        </w:pPrChange>
      </w:pPr>
    </w:p>
    <w:p w14:paraId="44DADA49" w14:textId="32676D49" w:rsidR="00224DF5" w:rsidRDefault="00224DF5">
      <w:pPr>
        <w:rPr>
          <w:ins w:id="1619" w:author="Eric Boisvert" w:date="2016-01-14T05:19:00Z"/>
          <w:lang w:val="en-CA"/>
        </w:rPr>
        <w:pPrChange w:id="1620" w:author="Eric Boisvert" w:date="2016-01-14T05:27:00Z">
          <w:pPr>
            <w:autoSpaceDE w:val="0"/>
            <w:autoSpaceDN w:val="0"/>
            <w:adjustRightInd w:val="0"/>
            <w:spacing w:after="0"/>
          </w:pPr>
        </w:pPrChange>
      </w:pPr>
      <w:ins w:id="1621" w:author="Eric Boisvert" w:date="2016-01-14T05:25:00Z">
        <w:r>
          <w:rPr>
            <w:lang w:val="en-CA"/>
          </w:rPr>
          <w:t xml:space="preserve">The property constituent shall be an association between a </w:t>
        </w:r>
        <w:r w:rsidR="004B1BCF">
          <w:rPr>
            <w:lang w:val="en-CA"/>
          </w:rPr>
          <w:t>CompoundMaterialDescription and a</w:t>
        </w:r>
      </w:ins>
      <w:ins w:id="1622" w:author="Eric Boisvert" w:date="2016-01-14T05:26:00Z">
        <w:r w:rsidR="004B1BCF">
          <w:rPr>
            <w:lang w:val="en-CA"/>
          </w:rPr>
          <w:t xml:space="preserve"> ConstituentPart</w:t>
        </w:r>
      </w:ins>
      <w:ins w:id="1623"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1624" w:name="BKM_68F68CA6_F7FB_411D_8560_851B7315C00E"/>
      <w:bookmarkStart w:id="1625" w:name="BKM_F5243BEF_0ABC_4433_AFCB_2FCD01906472"/>
      <w:bookmarkEnd w:id="1624"/>
      <w:bookmarkEnd w:id="1625"/>
      <w:r>
        <w:t>ParticleGeometryDescription</w:t>
      </w:r>
    </w:p>
    <w:p w14:paraId="125F1862" w14:textId="77777777" w:rsidR="00E66A9E" w:rsidRDefault="00E66A9E" w:rsidP="00AE357E"/>
    <w:p w14:paraId="705F8B9C" w14:textId="16889F97" w:rsidR="00E66A9E" w:rsidRDefault="00E66A9E" w:rsidP="00AE357E">
      <w:pPr>
        <w:rPr>
          <w:ins w:id="1626"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230CDE">
      <w:pPr>
        <w:keepNext/>
        <w:rPr>
          <w:ins w:id="1627" w:author="Eric Boisvert" w:date="2015-11-11T13:13:00Z"/>
        </w:rPr>
        <w:pPrChange w:id="1628" w:author="Eric Boisvert" w:date="2015-11-11T13:13:00Z">
          <w:pPr/>
        </w:pPrChange>
      </w:pPr>
      <w:ins w:id="1629" w:author="Eric Boisvert" w:date="2015-11-11T13:12:00Z">
        <w:r>
          <w:rPr>
            <w:noProof/>
            <w:lang w:val="en-CA" w:eastAsia="en-CA"/>
          </w:rPr>
          <w:lastRenderedPageBreak/>
          <w:pict w14:anchorId="7928CF19">
            <v:shape id="Picture 14" o:spid="_x0000_i1074" type="#_x0000_t75" style="width:190.2pt;height:317pt;visibility:visible;mso-wrap-style:square">
              <v:imagedata r:id="rId63" o:title=""/>
            </v:shape>
          </w:pict>
        </w:r>
      </w:ins>
    </w:p>
    <w:p w14:paraId="516FE13B" w14:textId="78C7F472" w:rsidR="00DE657E" w:rsidRDefault="00DE657E">
      <w:pPr>
        <w:pStyle w:val="Caption"/>
        <w:rPr>
          <w:ins w:id="1630" w:author="Eric Boisvert" w:date="2015-11-11T13:12:00Z"/>
        </w:rPr>
        <w:pPrChange w:id="1631" w:author="Eric Boisvert" w:date="2015-11-11T13:13:00Z">
          <w:pPr/>
        </w:pPrChange>
      </w:pPr>
      <w:ins w:id="1632" w:author="Eric Boisvert" w:date="2015-11-11T13:13:00Z">
        <w:r>
          <w:t xml:space="preserve">Figure </w:t>
        </w:r>
        <w:r>
          <w:fldChar w:fldCharType="begin"/>
        </w:r>
        <w:r>
          <w:instrText xml:space="preserve"> SEQ Figure \* ARABIC </w:instrText>
        </w:r>
      </w:ins>
      <w:r>
        <w:fldChar w:fldCharType="separate"/>
      </w:r>
      <w:ins w:id="1633" w:author="Eric Boisvert" w:date="2016-01-16T17:26:00Z">
        <w:r w:rsidR="00230CDE">
          <w:rPr>
            <w:noProof/>
          </w:rPr>
          <w:t>50</w:t>
        </w:r>
      </w:ins>
      <w:ins w:id="1634" w:author="Eric Boisvert" w:date="2015-11-11T13:13:00Z">
        <w:r>
          <w:fldChar w:fldCharType="end"/>
        </w:r>
        <w:r>
          <w:t>: ParticleGeometry</w:t>
        </w:r>
      </w:ins>
      <w:ins w:id="1635" w:author="Eric Boisvert" w:date="2016-01-14T05:34:00Z">
        <w:r w:rsidR="004B1BCF">
          <w:t xml:space="preserve"> context diagram</w:t>
        </w:r>
      </w:ins>
    </w:p>
    <w:p w14:paraId="4C206BCD" w14:textId="58BA27BB" w:rsidR="00DE657E" w:rsidRDefault="004B1BCF" w:rsidP="00AE357E">
      <w:pPr>
        <w:rPr>
          <w:ins w:id="1636" w:author="Eric Boisvert" w:date="2016-01-14T05:34:00Z"/>
        </w:rPr>
      </w:pPr>
      <w:proofErr w:type="gramStart"/>
      <w:ins w:id="1637" w:author="Eric Boisvert" w:date="2016-01-14T05:34:00Z">
        <w:r w:rsidRPr="004B1BCF">
          <w:t>particleType</w:t>
        </w:r>
        <w:proofErr w:type="gramEnd"/>
      </w:ins>
    </w:p>
    <w:p w14:paraId="620DA123" w14:textId="203CFA44" w:rsidR="004B1BCF" w:rsidDel="0032727A" w:rsidRDefault="004B1BCF" w:rsidP="004B1BCF">
      <w:pPr>
        <w:rPr>
          <w:del w:id="1638" w:author="Eric Boisvert" w:date="2016-01-14T05:50:00Z"/>
        </w:rPr>
      </w:pPr>
      <w:ins w:id="1639"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1640" w:author="Eric Boisvert" w:date="2016-01-14T05:35:00Z">
        <w:r w:rsidR="007F03F0">
          <w:t xml:space="preserve">When </w:t>
        </w:r>
      </w:ins>
      <w:ins w:id="1641" w:author="Eric Boisvert" w:date="2016-01-14T05:34:00Z">
        <w:r>
          <w:t xml:space="preserve">applied on ParticleDescription for CompoundMaterial, then </w:t>
        </w:r>
      </w:ins>
      <w:ins w:id="1642" w:author="Eric Boisvert" w:date="2016-01-14T05:36:00Z">
        <w:r w:rsidR="007F03F0">
          <w:t xml:space="preserve">it </w:t>
        </w:r>
      </w:ins>
      <w:ins w:id="1643"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1644" w:author="Eric Boisvert" w:date="2016-01-14T05:54:00Z"/>
        </w:rPr>
        <w:pPrChange w:id="1645" w:author="Eric Boisvert" w:date="2016-01-14T05:54:00Z">
          <w:pPr/>
        </w:pPrChange>
      </w:pPr>
      <w:proofErr w:type="gramStart"/>
      <w:ins w:id="1646" w:author="Eric Boisvert" w:date="2016-01-14T05:50:00Z">
        <w:r w:rsidRPr="0032727A">
          <w:t>aspectRatio</w:t>
        </w:r>
      </w:ins>
      <w:proofErr w:type="gramEnd"/>
    </w:p>
    <w:p w14:paraId="4C292BE9" w14:textId="77777777" w:rsidR="0032727A" w:rsidRPr="0032727A" w:rsidRDefault="0032727A">
      <w:pPr>
        <w:rPr>
          <w:ins w:id="1647" w:author="Eric Boisvert" w:date="2016-01-14T05:50:00Z"/>
        </w:rPr>
      </w:pPr>
    </w:p>
    <w:p w14:paraId="6E5DDB30" w14:textId="33E7515D" w:rsidR="0032727A" w:rsidRDefault="0032727A" w:rsidP="004B1BCF">
      <w:pPr>
        <w:rPr>
          <w:ins w:id="1648" w:author="Eric Boisvert" w:date="2016-01-14T05:54:00Z"/>
        </w:rPr>
      </w:pPr>
      <w:ins w:id="1649" w:author="Eric Boisvert" w:date="2016-01-14T05:50:00Z">
        <w:r>
          <w:t>The aspectRatio property (swe</w:t>
        </w:r>
        <w:proofErr w:type="gramStart"/>
        <w:r>
          <w:t>:Category</w:t>
        </w:r>
        <w:proofErr w:type="gramEnd"/>
        <w:r>
          <w:t xml:space="preserve">) shall contain </w:t>
        </w:r>
      </w:ins>
      <w:ins w:id="1650" w:author="Eric Boisvert" w:date="2016-01-14T05:51:00Z">
        <w:r>
          <w:t>a term from a controlled concept describing</w:t>
        </w:r>
        <w:r w:rsidRPr="0032727A">
          <w:t xml:space="preserve"> the geometry of particles based on the ratios of lengths of long, intermediate and short axes of grains. </w:t>
        </w:r>
      </w:ins>
      <w:ins w:id="1651" w:author="Eric Boisvert" w:date="2016-01-14T05:52:00Z">
        <w:r>
          <w:t>It e</w:t>
        </w:r>
      </w:ins>
      <w:ins w:id="1652" w:author="Eric Boisvert" w:date="2016-01-14T05:51:00Z">
        <w:r w:rsidRPr="0032727A">
          <w:t xml:space="preserve">quates to sphericity in sedimentary rocks (ie: the degree to which the shape of a particle approximates a sphere).  </w:t>
        </w:r>
      </w:ins>
      <w:ins w:id="1653" w:author="Eric Boisvert" w:date="2016-01-14T05:52:00Z">
        <w:r>
          <w:t xml:space="preserve">The formal definition is </w:t>
        </w:r>
      </w:ins>
      <w:ins w:id="1654" w:author="Eric Boisvert" w:date="2016-01-14T05:53:00Z">
        <w:r>
          <w:t>“</w:t>
        </w:r>
      </w:ins>
      <w:ins w:id="1655" w:author="Eric Boisvert" w:date="2016-01-14T05:51:00Z">
        <w:r w:rsidRPr="0032727A">
          <w:rPr>
            <w:i/>
            <w:rPrChange w:id="1656" w:author="Eric Boisvert" w:date="2016-01-14T05:54:00Z">
              <w:rPr/>
            </w:rPrChange>
          </w:rPr>
          <w:t xml:space="preserve">A quantitative specification based on the ratio of lengths of long, intermediate and short </w:t>
        </w:r>
        <w:r w:rsidRPr="0032727A">
          <w:rPr>
            <w:i/>
            <w:rPrChange w:id="1657" w:author="Eric Boisvert" w:date="2016-01-14T05:54:00Z">
              <w:rPr/>
            </w:rPrChange>
          </w:rPr>
          <w:lastRenderedPageBreak/>
          <w:t>axes of grain shape</w:t>
        </w:r>
      </w:ins>
      <w:ins w:id="1658" w:author="Eric Boisvert" w:date="2016-01-14T05:53:00Z">
        <w:r>
          <w:t>”</w:t>
        </w:r>
      </w:ins>
      <w:ins w:id="1659"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1660" w:author="Eric Boisvert" w:date="2016-01-14T05:55:00Z"/>
        </w:rPr>
        <w:pPrChange w:id="1661" w:author="Eric Boisvert" w:date="2016-01-14T05:55:00Z">
          <w:pPr/>
        </w:pPrChange>
      </w:pPr>
      <w:commentRangeStart w:id="1662"/>
      <w:proofErr w:type="gramStart"/>
      <w:ins w:id="1663" w:author="Eric Boisvert" w:date="2016-01-14T05:55:00Z">
        <w:r>
          <w:t>s</w:t>
        </w:r>
      </w:ins>
      <w:ins w:id="1664" w:author="Eric Boisvert" w:date="2016-01-14T05:54:00Z">
        <w:r w:rsidRPr="0032727A">
          <w:t>hape</w:t>
        </w:r>
      </w:ins>
      <w:commentRangeEnd w:id="1662"/>
      <w:proofErr w:type="gramEnd"/>
      <w:ins w:id="1665" w:author="Eric Boisvert" w:date="2016-01-14T05:56:00Z">
        <w:r>
          <w:rPr>
            <w:rStyle w:val="CommentReference"/>
            <w:b w:val="0"/>
            <w:bCs w:val="0"/>
            <w:i w:val="0"/>
            <w:iCs w:val="0"/>
          </w:rPr>
          <w:commentReference w:id="1662"/>
        </w:r>
      </w:ins>
    </w:p>
    <w:p w14:paraId="6B53B85D" w14:textId="77777777" w:rsidR="0032727A" w:rsidRPr="0032727A" w:rsidRDefault="0032727A">
      <w:pPr>
        <w:rPr>
          <w:ins w:id="1666" w:author="Eric Boisvert" w:date="2016-01-14T05:54:00Z"/>
        </w:rPr>
      </w:pPr>
    </w:p>
    <w:p w14:paraId="028A1B0E" w14:textId="3D528A3E" w:rsidR="0032727A" w:rsidRDefault="0032727A" w:rsidP="004B1BCF">
      <w:pPr>
        <w:rPr>
          <w:ins w:id="1667" w:author="Eric Boisvert" w:date="2016-01-14T05:55:00Z"/>
        </w:rPr>
      </w:pPr>
      <w:ins w:id="1668" w:author="Eric Boisvert" w:date="2016-01-14T05:54:00Z">
        <w:r>
          <w:t xml:space="preserve">The </w:t>
        </w:r>
      </w:ins>
      <w:ins w:id="1669" w:author="Eric Boisvert" w:date="2016-01-14T05:55:00Z">
        <w:r>
          <w:t>s</w:t>
        </w:r>
      </w:ins>
      <w:ins w:id="1670"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1671" w:author="Eric Boisvert" w:date="2016-01-14T05:55:00Z"/>
        </w:rPr>
        <w:pPrChange w:id="1672" w:author="Eric Boisvert" w:date="2016-01-14T05:55:00Z">
          <w:pPr/>
        </w:pPrChange>
      </w:pPr>
      <w:ins w:id="1673"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1674" w:author="Eric Boisvert" w:date="2016-01-14T05:55:00Z"/>
        </w:rPr>
        <w:pPrChange w:id="1675" w:author="Eric Boisvert" w:date="2016-01-14T05:55:00Z">
          <w:pPr/>
        </w:pPrChange>
      </w:pPr>
      <w:proofErr w:type="gramStart"/>
      <w:ins w:id="1676"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1677" w:author="Eric Boisvert" w:date="2016-01-14T05:55:00Z"/>
        </w:rPr>
        <w:pPrChange w:id="1678" w:author="Eric Boisvert" w:date="2016-01-14T05:55:00Z">
          <w:pPr/>
        </w:pPrChange>
      </w:pPr>
    </w:p>
    <w:p w14:paraId="65D11AD8" w14:textId="28AF8B07" w:rsidR="0032727A" w:rsidRDefault="0032727A" w:rsidP="004B1BCF">
      <w:pPr>
        <w:rPr>
          <w:ins w:id="1679" w:author="Eric Boisvert" w:date="2016-01-14T05:57:00Z"/>
        </w:rPr>
      </w:pPr>
      <w:ins w:id="1680" w:author="Eric Boisvert" w:date="2016-01-14T05:55:00Z">
        <w:r>
          <w:t>The t</w:t>
        </w:r>
      </w:ins>
      <w:ins w:id="1681" w:author="Eric Boisvert" w:date="2016-01-14T05:54:00Z">
        <w:r>
          <w:t>erm</w:t>
        </w:r>
      </w:ins>
      <w:ins w:id="1682" w:author="Eric Boisvert" w:date="2016-01-14T05:55:00Z">
        <w:r>
          <w:t>s</w:t>
        </w:r>
      </w:ins>
      <w:ins w:id="1683" w:author="Eric Boisvert" w:date="2016-01-14T05:54:00Z">
        <w:r w:rsidRPr="0032727A">
          <w:t xml:space="preserve"> </w:t>
        </w:r>
      </w:ins>
      <w:ins w:id="1684" w:author="Eric Boisvert" w:date="2016-01-14T05:55:00Z">
        <w:r>
          <w:t>shall</w:t>
        </w:r>
      </w:ins>
      <w:ins w:id="1685"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1686"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1687" w:author="Eric Boisvert" w:date="2016-01-14T05:58:00Z"/>
                <w:rStyle w:val="requri"/>
                <w:lang w:val="en-CA"/>
              </w:rPr>
            </w:pPr>
            <w:ins w:id="1688"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1689" w:author="Eric Boisvert" w:date="2016-01-14T05:58:00Z"/>
                <w:rStyle w:val="reqtext"/>
                <w:lang w:val="en-CA"/>
              </w:rPr>
            </w:pPr>
            <w:ins w:id="1690"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1691" w:author="Eric Boisvert" w:date="2016-01-16T17:27:00Z"/>
        </w:rPr>
      </w:pPr>
    </w:p>
    <w:p w14:paraId="46FC7ABE" w14:textId="1D65A5A4" w:rsidR="00DE441D" w:rsidRDefault="00DE441D" w:rsidP="00DE441D">
      <w:pPr>
        <w:pStyle w:val="Heading5"/>
        <w:rPr>
          <w:ins w:id="1692" w:author="Eric Boisvert" w:date="2016-01-16T17:32:00Z"/>
        </w:rPr>
        <w:pPrChange w:id="1693" w:author="Eric Boisvert" w:date="2016-01-16T17:34:00Z">
          <w:pPr/>
        </w:pPrChange>
      </w:pPr>
      <w:proofErr w:type="gramStart"/>
      <w:ins w:id="1694" w:author="Eric Boisvert" w:date="2016-01-16T17:34:00Z">
        <w:r>
          <w:t>s</w:t>
        </w:r>
      </w:ins>
      <w:ins w:id="1695" w:author="Eric Boisvert" w:date="2016-01-16T17:32:00Z">
        <w:r w:rsidRPr="00DE441D">
          <w:t>ize</w:t>
        </w:r>
        <w:proofErr w:type="gramEnd"/>
      </w:ins>
    </w:p>
    <w:p w14:paraId="3F26D7A1" w14:textId="77777777" w:rsidR="00DE441D" w:rsidRDefault="00DE441D" w:rsidP="004B1BCF">
      <w:pPr>
        <w:rPr>
          <w:ins w:id="1696" w:author="Eric Boisvert" w:date="2016-01-16T17:34:00Z"/>
        </w:rPr>
      </w:pPr>
    </w:p>
    <w:p w14:paraId="67A0AB71" w14:textId="7BEF2A6B" w:rsidR="00DE441D" w:rsidRDefault="00DE441D" w:rsidP="004B1BCF">
      <w:pPr>
        <w:rPr>
          <w:ins w:id="1697" w:author="Eric Boisvert" w:date="2016-01-16T17:34:00Z"/>
        </w:rPr>
      </w:pPr>
      <w:ins w:id="1698" w:author="Eric Boisvert" w:date="2016-01-16T17:32:00Z">
        <w:r>
          <w:t>The property size</w:t>
        </w:r>
      </w:ins>
      <w:ins w:id="1699" w:author="Eric Boisvert" w:date="2016-01-16T17:33:00Z">
        <w:r>
          <w:t xml:space="preserve"> (swe</w:t>
        </w:r>
        <w:proofErr w:type="gramStart"/>
        <w:r>
          <w:t>:QuantityRange</w:t>
        </w:r>
        <w:proofErr w:type="gramEnd"/>
        <w:r>
          <w:t>) shall report the s</w:t>
        </w:r>
        <w:r w:rsidRPr="00DE441D">
          <w:t xml:space="preserve">ize </w:t>
        </w:r>
        <w:r>
          <w:t>that</w:t>
        </w:r>
        <w:r w:rsidRPr="00DE441D">
          <w:t xml:space="preserve"> specifies particle grainsize</w:t>
        </w:r>
        <w:commentRangeStart w:id="1700"/>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1700"/>
      <w:ins w:id="1701" w:author="Eric Boisvert" w:date="2016-01-16T17:34:00Z">
        <w:r>
          <w:rPr>
            <w:rStyle w:val="CommentReference"/>
          </w:rPr>
          <w:commentReference w:id="1700"/>
        </w:r>
      </w:ins>
    </w:p>
    <w:p w14:paraId="25C08882" w14:textId="206DA40E" w:rsidR="00DE441D" w:rsidRDefault="00DE441D" w:rsidP="00DE441D">
      <w:pPr>
        <w:pStyle w:val="Heading5"/>
        <w:rPr>
          <w:ins w:id="1702" w:author="Eric Boisvert" w:date="2016-01-16T17:36:00Z"/>
          <w:lang w:val="en-CA"/>
        </w:rPr>
        <w:pPrChange w:id="1703" w:author="Eric Boisvert" w:date="2016-01-16T17:36:00Z">
          <w:pPr/>
        </w:pPrChange>
      </w:pPr>
      <w:proofErr w:type="gramStart"/>
      <w:ins w:id="1704" w:author="Eric Boisvert" w:date="2016-01-16T17:36:00Z">
        <w:r>
          <w:rPr>
            <w:lang w:val="en-CA"/>
          </w:rPr>
          <w:t>s</w:t>
        </w:r>
      </w:ins>
      <w:ins w:id="1705" w:author="Eric Boisvert" w:date="2016-01-16T17:34:00Z">
        <w:r w:rsidRPr="00D970E9">
          <w:rPr>
            <w:lang w:val="en-CA"/>
          </w:rPr>
          <w:t>orting</w:t>
        </w:r>
      </w:ins>
      <w:proofErr w:type="gramEnd"/>
    </w:p>
    <w:p w14:paraId="5B3BEB1A" w14:textId="77777777" w:rsidR="00DE441D" w:rsidRPr="00DE441D" w:rsidRDefault="00DE441D" w:rsidP="00DE441D">
      <w:pPr>
        <w:rPr>
          <w:ins w:id="1706" w:author="Eric Boisvert" w:date="2016-01-16T17:34:00Z"/>
          <w:lang w:val="en-CA"/>
          <w:rPrChange w:id="1707" w:author="Eric Boisvert" w:date="2016-01-16T17:36:00Z">
            <w:rPr>
              <w:ins w:id="1708" w:author="Eric Boisvert" w:date="2016-01-16T17:34:00Z"/>
              <w:b/>
              <w:bCs/>
              <w:lang w:val="en-CA"/>
            </w:rPr>
          </w:rPrChange>
        </w:rPr>
        <w:pPrChange w:id="1709" w:author="Eric Boisvert" w:date="2016-01-16T17:36:00Z">
          <w:pPr/>
        </w:pPrChange>
      </w:pPr>
    </w:p>
    <w:p w14:paraId="4FD88E0A" w14:textId="51EF0FBF" w:rsidR="00DE441D" w:rsidRDefault="00DE441D" w:rsidP="00DE441D">
      <w:pPr>
        <w:rPr>
          <w:ins w:id="1710" w:author="Eric Boisvert" w:date="2016-01-16T17:36:00Z"/>
          <w:lang w:val="en-CA"/>
        </w:rPr>
        <w:pPrChange w:id="1711" w:author="Eric Boisvert" w:date="2016-01-16T17:36:00Z">
          <w:pPr/>
        </w:pPrChange>
      </w:pPr>
      <w:ins w:id="1712" w:author="Eric Boisvert" w:date="2016-01-16T17:34:00Z">
        <w:r>
          <w:rPr>
            <w:lang w:val="en-CA"/>
          </w:rPr>
          <w:t>The sorting property (swe</w:t>
        </w:r>
        <w:proofErr w:type="gramStart"/>
        <w:r>
          <w:rPr>
            <w:lang w:val="en-CA"/>
          </w:rPr>
          <w:t>:Category</w:t>
        </w:r>
        <w:proofErr w:type="gramEnd"/>
        <w:r>
          <w:rPr>
            <w:lang w:val="en-CA"/>
          </w:rPr>
          <w:t xml:space="preserve">) shall </w:t>
        </w:r>
      </w:ins>
      <w:ins w:id="1713"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1714" w:author="Eric Boisvert" w:date="2016-01-16T17:36:00Z">
        <w:r>
          <w:rPr>
            <w:lang w:val="en-CA"/>
          </w:rPr>
          <w:t>ies the</w:t>
        </w:r>
      </w:ins>
      <w:ins w:id="1715"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rsidP="003B691E">
      <w:pPr>
        <w:pStyle w:val="Heading5"/>
        <w:rPr>
          <w:ins w:id="1716" w:author="Eric Boisvert" w:date="2016-01-16T17:42:00Z"/>
          <w:lang w:val="en-CA"/>
        </w:rPr>
        <w:pPrChange w:id="1717" w:author="Eric Boisvert" w:date="2016-01-16T17:42:00Z">
          <w:pPr/>
        </w:pPrChange>
      </w:pPr>
      <w:proofErr w:type="gramStart"/>
      <w:ins w:id="1718" w:author="Eric Boisvert" w:date="2016-01-16T17:36:00Z">
        <w:r w:rsidRPr="00D970E9">
          <w:rPr>
            <w:lang w:val="en-CA"/>
          </w:rPr>
          <w:t>sourceOrganism</w:t>
        </w:r>
      </w:ins>
      <w:proofErr w:type="gramEnd"/>
    </w:p>
    <w:p w14:paraId="13061897" w14:textId="77777777" w:rsidR="003B691E" w:rsidRPr="003B691E" w:rsidRDefault="003B691E" w:rsidP="003B691E">
      <w:pPr>
        <w:rPr>
          <w:ins w:id="1719" w:author="Eric Boisvert" w:date="2016-01-16T17:36:00Z"/>
          <w:lang w:val="en-CA"/>
          <w:rPrChange w:id="1720" w:author="Eric Boisvert" w:date="2016-01-16T17:42:00Z">
            <w:rPr>
              <w:ins w:id="1721" w:author="Eric Boisvert" w:date="2016-01-16T17:36:00Z"/>
              <w:b/>
              <w:bCs/>
              <w:lang w:val="en-CA"/>
            </w:rPr>
          </w:rPrChange>
        </w:rPr>
        <w:pPrChange w:id="1722" w:author="Eric Boisvert" w:date="2016-01-16T17:42:00Z">
          <w:pPr/>
        </w:pPrChange>
      </w:pPr>
    </w:p>
    <w:p w14:paraId="2C6007F3" w14:textId="7D391C78" w:rsidR="003B691E" w:rsidRDefault="003B691E" w:rsidP="00DE441D">
      <w:pPr>
        <w:rPr>
          <w:ins w:id="1723" w:author="Eric Boisvert" w:date="2016-01-14T05:50:00Z"/>
        </w:rPr>
        <w:pPrChange w:id="1724" w:author="Eric Boisvert" w:date="2016-01-16T17:36:00Z">
          <w:pPr/>
        </w:pPrChange>
      </w:pPr>
      <w:ins w:id="1725" w:author="Eric Boisvert" w:date="2016-01-16T17:36:00Z">
        <w:r>
          <w:lastRenderedPageBreak/>
          <w:t xml:space="preserve">The sourceOrganism property shall </w:t>
        </w:r>
      </w:ins>
      <w:ins w:id="1726" w:author="Eric Boisvert" w:date="2016-01-16T17:41:00Z">
        <w:r>
          <w:t xml:space="preserve">be an association between a ParticleGeometryDescription </w:t>
        </w:r>
      </w:ins>
      <w:ins w:id="1727" w:author="Eric Boisvert" w:date="2016-01-16T17:42:00Z">
        <w:r>
          <w:t xml:space="preserve">and an </w:t>
        </w:r>
      </w:ins>
      <w:ins w:id="1728"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1729" w:name="BKM_D2D5D1B2_3FF4_4650_95E3_DA08EE4A7DFF"/>
      <w:bookmarkStart w:id="1730" w:name="BKM_7D2E3FD4_C90D_40DB_8BA1_3E5458C981C0"/>
      <w:bookmarkStart w:id="1731" w:name="BKM_13EF909A_AB70_4901_8CA1_C3BA3F992378"/>
      <w:bookmarkStart w:id="1732" w:name="BKM_A7128990_6B6B_49DD_9D88_9E8D7207A879"/>
      <w:bookmarkStart w:id="1733" w:name="BKM_92F07FBA_BBCD_4C39_9112_B2569C6076C8"/>
      <w:bookmarkStart w:id="1734" w:name="BKM_02F24C6F_6A70_4304_88F6_978891E8D391"/>
      <w:bookmarkEnd w:id="1729"/>
      <w:bookmarkEnd w:id="1730"/>
      <w:bookmarkEnd w:id="1731"/>
      <w:bookmarkEnd w:id="1732"/>
      <w:bookmarkEnd w:id="1733"/>
      <w:bookmarkEnd w:id="1734"/>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1735" w:author="Eric Boisvert" w:date="2016-01-14T16:53:00Z">
        <w:r w:rsidR="00D16D48">
          <w:t xml:space="preserve">and </w:t>
        </w:r>
      </w:ins>
      <w:r>
        <w:t xml:space="preserve">the role that the constituent plays in the whole (eg: matrix, groundmass, framework, phenocryst, xenolith, vein). </w:t>
      </w:r>
      <w:del w:id="1736"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1737" w:author="Eric Boisvert" w:date="2016-01-14T16:54:00Z">
        <w:r w:rsidR="00D16D48">
          <w:t>Readers should c</w:t>
        </w:r>
      </w:ins>
      <w:del w:id="1738"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1739" w:author="Eric Boisvert" w:date="2016-01-14T16:54:00Z"/>
          <w:lang w:val="en-CA"/>
        </w:rPr>
        <w:pPrChange w:id="1740" w:author="Eric Boisvert" w:date="2016-01-14T16:59:00Z">
          <w:pPr>
            <w:autoSpaceDE w:val="0"/>
            <w:autoSpaceDN w:val="0"/>
            <w:adjustRightInd w:val="0"/>
            <w:spacing w:after="0"/>
          </w:pPr>
        </w:pPrChange>
      </w:pPr>
      <w:bookmarkStart w:id="1741" w:name="BKM_D2385579_8CEC_41FC_ACD0_1242C0AEF96E"/>
      <w:bookmarkEnd w:id="1741"/>
      <w:proofErr w:type="gramStart"/>
      <w:ins w:id="1742" w:author="Eric Boisvert" w:date="2016-01-14T16:59:00Z">
        <w:r>
          <w:rPr>
            <w:lang w:val="en-CA"/>
          </w:rPr>
          <w:t>r</w:t>
        </w:r>
      </w:ins>
      <w:ins w:id="1743"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1744" w:author="Eric Boisvert" w:date="2016-01-14T16:54:00Z"/>
          <w:color w:val="000000"/>
          <w:sz w:val="20"/>
          <w:szCs w:val="20"/>
          <w:lang w:val="en-CA"/>
        </w:rPr>
      </w:pPr>
    </w:p>
    <w:p w14:paraId="3E1D77AF" w14:textId="4D5696A4" w:rsidR="00D16D48" w:rsidRDefault="00D16D48">
      <w:pPr>
        <w:rPr>
          <w:ins w:id="1745" w:author="Eric Boisvert" w:date="2016-01-14T16:58:00Z"/>
          <w:lang w:val="en-CA"/>
        </w:rPr>
        <w:pPrChange w:id="1746" w:author="Eric Boisvert" w:date="2016-01-14T16:59:00Z">
          <w:pPr>
            <w:autoSpaceDE w:val="0"/>
            <w:autoSpaceDN w:val="0"/>
            <w:adjustRightInd w:val="0"/>
            <w:spacing w:after="0"/>
          </w:pPr>
        </w:pPrChange>
      </w:pPr>
      <w:ins w:id="1747"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1748"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1749"/>
        <w:r>
          <w:rPr>
            <w:lang w:val="en-CA"/>
          </w:rPr>
          <w:t>(a ConstituentPart.</w:t>
        </w:r>
        <w:r w:rsidRPr="00D16D48">
          <w:rPr>
            <w:lang w:val="en-CA"/>
          </w:rPr>
          <w:t>role) and as p</w:t>
        </w:r>
        <w:r>
          <w:rPr>
            <w:lang w:val="en-CA"/>
          </w:rPr>
          <w:t>henocrysts (a ConstituentPart</w:t>
        </w:r>
      </w:ins>
      <w:ins w:id="1750" w:author="Eric Boisvert" w:date="2016-01-14T16:56:00Z">
        <w:r>
          <w:rPr>
            <w:lang w:val="en-CA"/>
          </w:rPr>
          <w:t>.</w:t>
        </w:r>
      </w:ins>
      <w:ins w:id="1751" w:author="Eric Boisvert" w:date="2016-01-14T16:55:00Z">
        <w:r w:rsidRPr="00D16D48">
          <w:rPr>
            <w:lang w:val="en-CA"/>
          </w:rPr>
          <w:t>role) within a single igneous rock.</w:t>
        </w:r>
      </w:ins>
      <w:commentRangeEnd w:id="1749"/>
      <w:ins w:id="1752" w:author="Eric Boisvert" w:date="2016-01-14T16:56:00Z">
        <w:r>
          <w:rPr>
            <w:rStyle w:val="CommentReference"/>
          </w:rPr>
          <w:commentReference w:id="1749"/>
        </w:r>
      </w:ins>
    </w:p>
    <w:p w14:paraId="69BC0A63" w14:textId="28B80690" w:rsidR="00D16D48" w:rsidRDefault="00D16D48">
      <w:pPr>
        <w:pStyle w:val="Heading5"/>
        <w:rPr>
          <w:ins w:id="1753" w:author="Eric Boisvert" w:date="2016-01-14T16:59:00Z"/>
          <w:lang w:val="en-CA"/>
        </w:rPr>
        <w:pPrChange w:id="1754" w:author="Eric Boisvert" w:date="2016-01-14T17:00:00Z">
          <w:pPr>
            <w:autoSpaceDE w:val="0"/>
            <w:autoSpaceDN w:val="0"/>
            <w:adjustRightInd w:val="0"/>
            <w:spacing w:after="0"/>
          </w:pPr>
        </w:pPrChange>
      </w:pPr>
      <w:ins w:id="1755"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1756" w:author="Eric Boisvert" w:date="2016-01-14T16:59:00Z"/>
          <w:color w:val="000000"/>
          <w:sz w:val="20"/>
          <w:szCs w:val="20"/>
          <w:lang w:val="en-CA"/>
        </w:rPr>
      </w:pPr>
    </w:p>
    <w:p w14:paraId="6ECBC4A2" w14:textId="28F23322" w:rsidR="00D16D48" w:rsidRDefault="00D16D48">
      <w:pPr>
        <w:rPr>
          <w:ins w:id="1757" w:author="Eric Boisvert" w:date="2016-01-14T17:00:00Z"/>
          <w:lang w:val="en-CA"/>
        </w:rPr>
        <w:pPrChange w:id="1758" w:author="Eric Boisvert" w:date="2016-01-14T17:00:00Z">
          <w:pPr>
            <w:autoSpaceDE w:val="0"/>
            <w:autoSpaceDN w:val="0"/>
            <w:adjustRightInd w:val="0"/>
            <w:spacing w:after="0"/>
          </w:pPr>
        </w:pPrChange>
      </w:pPr>
      <w:ins w:id="1759" w:author="Eric Boisvert" w:date="2016-01-14T16:59:00Z">
        <w:r>
          <w:rPr>
            <w:lang w:val="en-CA"/>
          </w:rPr>
          <w:t>The proportion property (swe</w:t>
        </w:r>
        <w:proofErr w:type="gramStart"/>
        <w:r>
          <w:rPr>
            <w:lang w:val="en-CA"/>
          </w:rPr>
          <w:t>:QuantityRange</w:t>
        </w:r>
        <w:proofErr w:type="gramEnd"/>
        <w:r>
          <w:rPr>
            <w:lang w:val="en-CA"/>
          </w:rPr>
          <w:t xml:space="preserve">) shall report the </w:t>
        </w:r>
      </w:ins>
      <w:ins w:id="1760" w:author="Eric Boisvert" w:date="2016-01-14T17:00:00Z">
        <w:r>
          <w:rPr>
            <w:lang w:val="en-CA"/>
          </w:rPr>
          <w:t>t</w:t>
        </w:r>
      </w:ins>
      <w:ins w:id="1761" w:author="Eric Boisvert" w:date="2016-01-14T16:59:00Z">
        <w:r w:rsidRPr="00D16D48">
          <w:rPr>
            <w:lang w:val="en-CA"/>
          </w:rPr>
          <w:t xml:space="preserve">he fraction of the whole that is formed by a ConstituentPart in a part/whole relationship.  </w:t>
        </w:r>
      </w:ins>
      <w:ins w:id="1762" w:author="Eric Boisvert" w:date="2016-01-14T17:00:00Z">
        <w:r>
          <w:rPr>
            <w:lang w:val="en-CA"/>
          </w:rPr>
          <w:t>It is u</w:t>
        </w:r>
      </w:ins>
      <w:ins w:id="1763" w:author="Eric Boisvert" w:date="2016-01-14T16:59:00Z">
        <w:r w:rsidRPr="00D16D48">
          <w:rPr>
            <w:lang w:val="en-CA"/>
          </w:rPr>
          <w:t xml:space="preserve">sed for the ConstituentPart portion in a CompoundMaterial. </w:t>
        </w:r>
      </w:ins>
      <w:ins w:id="1764" w:author="Eric Boisvert" w:date="2016-01-14T17:00:00Z">
        <w:r>
          <w:rPr>
            <w:lang w:val="en-CA"/>
          </w:rPr>
          <w:t xml:space="preserve"> It</w:t>
        </w:r>
      </w:ins>
      <w:ins w:id="1765" w:author="Eric Boisvert" w:date="2016-01-14T16:59:00Z">
        <w:r w:rsidRPr="00D16D48">
          <w:rPr>
            <w:lang w:val="en-CA"/>
          </w:rPr>
          <w:t xml:space="preserve"> specifies the fraction of the Earth Material formed by the part (eg: 20%, minor, dominant)</w:t>
        </w:r>
      </w:ins>
      <w:ins w:id="1766" w:author="Eric Boisvert" w:date="2016-01-14T17:00:00Z">
        <w:r>
          <w:rPr>
            <w:lang w:val="en-CA"/>
          </w:rPr>
          <w:t>.</w:t>
        </w:r>
      </w:ins>
    </w:p>
    <w:p w14:paraId="2B2095BD" w14:textId="278057AC" w:rsidR="00D16D48" w:rsidRDefault="00D16D48">
      <w:pPr>
        <w:rPr>
          <w:ins w:id="1767" w:author="Eric Boisvert" w:date="2016-01-14T17:01:00Z"/>
          <w:lang w:val="en-CA"/>
        </w:rPr>
        <w:pPrChange w:id="1768" w:author="Eric Boisvert" w:date="2016-01-14T17:00:00Z">
          <w:pPr>
            <w:autoSpaceDE w:val="0"/>
            <w:autoSpaceDN w:val="0"/>
            <w:adjustRightInd w:val="0"/>
            <w:spacing w:after="0"/>
          </w:pPr>
        </w:pPrChange>
      </w:pPr>
      <w:proofErr w:type="gramStart"/>
      <w:ins w:id="1769" w:author="Eric Boisvert" w:date="2016-01-14T17:00:00Z">
        <w:r w:rsidRPr="00D16D48">
          <w:rPr>
            <w:lang w:val="en-CA"/>
          </w:rPr>
          <w:t>constituentMaterial</w:t>
        </w:r>
      </w:ins>
      <w:proofErr w:type="gramEnd"/>
    </w:p>
    <w:p w14:paraId="5C94F73F" w14:textId="6A2FDD2C" w:rsidR="00D16D48" w:rsidRDefault="00D16D48">
      <w:pPr>
        <w:rPr>
          <w:ins w:id="1770" w:author="Eric Boisvert" w:date="2016-01-14T16:59:00Z"/>
          <w:lang w:val="en-CA"/>
        </w:rPr>
        <w:pPrChange w:id="1771" w:author="Eric Boisvert" w:date="2016-01-14T17:00:00Z">
          <w:pPr>
            <w:autoSpaceDE w:val="0"/>
            <w:autoSpaceDN w:val="0"/>
            <w:adjustRightInd w:val="0"/>
            <w:spacing w:after="0"/>
          </w:pPr>
        </w:pPrChange>
      </w:pPr>
      <w:ins w:id="1772" w:author="Eric Boisvert" w:date="2016-01-14T17:01:00Z">
        <w:r>
          <w:rPr>
            <w:lang w:val="en-CA"/>
          </w:rPr>
          <w:t xml:space="preserve">The constituentMaterial property shall be an association between a ConstituentPart and an EarthMaterial that </w:t>
        </w:r>
      </w:ins>
      <w:ins w:id="1773"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1774" w:name="BKM_C5A88E79_2FB3_4893_8914_60419C00F2D2"/>
      <w:bookmarkStart w:id="1775" w:name="BKM_A4F3FCE3_772C_4588_A2A4_96535416D1B6"/>
      <w:bookmarkEnd w:id="1774"/>
      <w:bookmarkEnd w:id="1775"/>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1776" w:author="Eric Boisvert" w:date="2016-01-14T17:20:00Z">
        <w:r w:rsidR="004A04F6">
          <w:t>p</w:t>
        </w:r>
      </w:ins>
      <w:del w:id="1777" w:author="Eric Boisvert" w:date="2016-01-14T17:20:00Z">
        <w:r w:rsidDel="004A04F6">
          <w:delText>P</w:delText>
        </w:r>
      </w:del>
      <w:r>
        <w:t xml:space="preserve">article </w:t>
      </w:r>
      <w:ins w:id="1778" w:author="Eric Boisvert" w:date="2016-01-14T17:20:00Z">
        <w:r w:rsidR="004A04F6">
          <w:t>g</w:t>
        </w:r>
      </w:ins>
      <w:del w:id="1779"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230CDE" w:rsidP="003A479F">
      <w:pPr>
        <w:keepNext/>
      </w:pPr>
      <w:r>
        <w:rPr>
          <w:noProof/>
          <w:lang w:val="en-CA" w:eastAsia="en-CA"/>
        </w:rPr>
        <w:pict w14:anchorId="06368E1E">
          <v:shape id="Picture 484" o:spid="_x0000_i1075"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780" w:author="Eric Boisvert" w:date="2016-01-16T17:26:00Z">
        <w:r w:rsidR="00230CDE">
          <w:rPr>
            <w:noProof/>
          </w:rPr>
          <w:t>51</w:t>
        </w:r>
      </w:ins>
      <w:del w:id="1781"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1782" w:author="Eric Boisvert" w:date="2016-01-14T17:29:00Z"/>
          <w:lang w:val="en-CA"/>
        </w:rPr>
        <w:pPrChange w:id="1783" w:author="Eric Boisvert" w:date="2016-01-14T17:29:00Z">
          <w:pPr>
            <w:pStyle w:val="Caption"/>
          </w:pPr>
        </w:pPrChange>
      </w:pPr>
      <w:proofErr w:type="gramStart"/>
      <w:ins w:id="1784" w:author="Eric Boisvert" w:date="2016-01-14T17:28:00Z">
        <w:r w:rsidRPr="00D970E9">
          <w:rPr>
            <w:lang w:val="en-CA"/>
          </w:rPr>
          <w:t>fabricType</w:t>
        </w:r>
      </w:ins>
      <w:proofErr w:type="gramEnd"/>
    </w:p>
    <w:p w14:paraId="100E2C46" w14:textId="77777777" w:rsidR="004A04F6" w:rsidRPr="004A04F6" w:rsidRDefault="004A04F6">
      <w:pPr>
        <w:rPr>
          <w:ins w:id="1785" w:author="Eric Boisvert" w:date="2016-01-14T17:28:00Z"/>
          <w:lang w:val="en-CA"/>
        </w:rPr>
        <w:pPrChange w:id="1786" w:author="Eric Boisvert" w:date="2016-01-14T17:29:00Z">
          <w:pPr>
            <w:pStyle w:val="Caption"/>
          </w:pPr>
        </w:pPrChange>
      </w:pPr>
    </w:p>
    <w:p w14:paraId="66B9EE24" w14:textId="7E43F4AA" w:rsidR="004A04F6" w:rsidRDefault="004A04F6">
      <w:pPr>
        <w:rPr>
          <w:ins w:id="1787" w:author="Eric Boisvert" w:date="2016-01-14T17:29:00Z"/>
        </w:rPr>
        <w:pPrChange w:id="1788" w:author="Eric Boisvert" w:date="2016-01-14T17:27:00Z">
          <w:pPr>
            <w:pStyle w:val="Caption"/>
          </w:pPr>
        </w:pPrChange>
      </w:pPr>
      <w:ins w:id="1789"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1790" w:author="Eric Boisvert" w:date="2016-01-14T17:29:00Z">
        <w:r>
          <w:t>It</w:t>
        </w:r>
      </w:ins>
      <w:ins w:id="1791"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1792" w:name="BKM_CEE739CE_1DAA_46F5_B493_438C458DE763"/>
      <w:bookmarkStart w:id="1793" w:name="BKM_F9869380_E0FA_4E99_89A5_99DF9CC6BB40"/>
      <w:bookmarkEnd w:id="1792"/>
      <w:bookmarkEnd w:id="1793"/>
      <w:r>
        <w:t>Inorganic fluid</w:t>
      </w:r>
    </w:p>
    <w:p w14:paraId="47D3B8EF" w14:textId="2B18ED70" w:rsidR="003A479F" w:rsidRDefault="003A479F" w:rsidP="003A479F">
      <w:r>
        <w:t>An inorganic</w:t>
      </w:r>
      <w:ins w:id="1794" w:author="Eric Boisvert" w:date="2016-01-14T17:29:00Z">
        <w:r w:rsidR="004A04F6">
          <w:t xml:space="preserve"> is a</w:t>
        </w:r>
      </w:ins>
      <w:del w:id="1795" w:author="Eric Boisvert" w:date="2016-01-14T17:29:00Z">
        <w:r w:rsidDel="004A04F6">
          <w:delText>,</w:delText>
        </w:r>
      </w:del>
      <w:r>
        <w:t xml:space="preserve"> non-crystalline EarthMaterial (solid, liquid, or gas) that tends to flow or conform to the shape of its container. </w:t>
      </w:r>
      <w:ins w:id="1796" w:author="Eric Boisvert" w:date="2016-01-14T17:30:00Z">
        <w:r w:rsidR="004A04F6">
          <w:t xml:space="preserve">It </w:t>
        </w:r>
      </w:ins>
      <w:del w:id="1797" w:author="Eric Boisvert" w:date="2016-01-14T17:30:00Z">
        <w:r w:rsidDel="004A04F6">
          <w:delText xml:space="preserve"> I</w:delText>
        </w:r>
      </w:del>
      <w:ins w:id="1798"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230CDE" w:rsidP="003A479F">
      <w:pPr>
        <w:keepNext/>
      </w:pPr>
      <w:r>
        <w:rPr>
          <w:noProof/>
          <w:lang w:val="en-CA" w:eastAsia="en-CA"/>
        </w:rPr>
        <w:pict w14:anchorId="1F88541F">
          <v:shape id="Picture 485" o:spid="_x0000_i1076"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799" w:author="Eric Boisvert" w:date="2016-01-16T17:26:00Z">
        <w:r w:rsidR="00230CDE">
          <w:rPr>
            <w:noProof/>
          </w:rPr>
          <w:t>52</w:t>
        </w:r>
      </w:ins>
      <w:del w:id="1800"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1801"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230CDE" w:rsidP="003A479F">
      <w:pPr>
        <w:keepNext/>
      </w:pPr>
      <w:r>
        <w:rPr>
          <w:noProof/>
          <w:lang w:val="en-CA" w:eastAsia="en-CA"/>
        </w:rPr>
        <w:lastRenderedPageBreak/>
        <w:pict w14:anchorId="56A8AB7E">
          <v:shape id="Picture 486" o:spid="_x0000_i1077"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2" w:author="Eric Boisvert" w:date="2016-01-16T17:26:00Z">
        <w:r w:rsidR="00230CDE">
          <w:rPr>
            <w:noProof/>
          </w:rPr>
          <w:t>53</w:t>
        </w:r>
      </w:ins>
      <w:del w:id="1803"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1804" w:author="Eric Boisvert" w:date="2016-01-14T17:33:00Z"/>
        </w:rPr>
        <w:pPrChange w:id="1805" w:author="Eric Boisvert" w:date="2016-01-14T17:33:00Z">
          <w:pPr/>
        </w:pPrChange>
      </w:pPr>
      <w:proofErr w:type="gramStart"/>
      <w:ins w:id="1806" w:author="Eric Boisvert" w:date="2016-01-14T17:32:00Z">
        <w:r w:rsidRPr="00B11874">
          <w:t>metamorphicFacies</w:t>
        </w:r>
      </w:ins>
      <w:proofErr w:type="gramEnd"/>
    </w:p>
    <w:p w14:paraId="660FA01A" w14:textId="77777777" w:rsidR="00B11874" w:rsidRPr="00B11874" w:rsidRDefault="00B11874">
      <w:pPr>
        <w:rPr>
          <w:ins w:id="1807" w:author="Eric Boisvert" w:date="2016-01-14T17:32:00Z"/>
        </w:rPr>
      </w:pPr>
    </w:p>
    <w:p w14:paraId="37390CEA" w14:textId="2B39DE3D" w:rsidR="00B11874" w:rsidRDefault="00B11874" w:rsidP="009021BE">
      <w:pPr>
        <w:rPr>
          <w:ins w:id="1808" w:author="Eric Boisvert" w:date="2016-01-14T17:33:00Z"/>
        </w:rPr>
      </w:pPr>
      <w:ins w:id="1809" w:author="Eric Boisvert" w:date="2016-01-14T17:32:00Z">
        <w:r>
          <w:t>The metamorphicFacies property (swe</w:t>
        </w:r>
        <w:proofErr w:type="gramStart"/>
        <w:r>
          <w:t>:Category</w:t>
        </w:r>
        <w:proofErr w:type="gramEnd"/>
        <w:r>
          <w:t xml:space="preserve">) shall contain a term from a controlled vocabulary that describes </w:t>
        </w:r>
      </w:ins>
      <w:ins w:id="1810"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1811" w:author="Eric Boisvert" w:date="2016-01-14T17:34:00Z"/>
        </w:rPr>
        <w:pPrChange w:id="1812" w:author="Eric Boisvert" w:date="2016-01-14T17:35:00Z">
          <w:pPr/>
        </w:pPrChange>
      </w:pPr>
      <w:proofErr w:type="gramStart"/>
      <w:ins w:id="1813" w:author="Eric Boisvert" w:date="2016-01-14T17:33:00Z">
        <w:r w:rsidRPr="00F21FA6">
          <w:t>metamorphicGrade</w:t>
        </w:r>
      </w:ins>
      <w:proofErr w:type="gramEnd"/>
    </w:p>
    <w:p w14:paraId="0B1DFD96" w14:textId="7FE94982" w:rsidR="00F21FA6" w:rsidRDefault="00F21FA6" w:rsidP="00F21FA6">
      <w:pPr>
        <w:rPr>
          <w:ins w:id="1814" w:author="Eric Boisvert" w:date="2016-01-14T17:34:00Z"/>
        </w:rPr>
      </w:pPr>
      <w:ins w:id="1815"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1816" w:author="Eric Boisvert" w:date="2016-01-14T17:33:00Z"/>
        </w:rPr>
      </w:pPr>
      <w:ins w:id="1817" w:author="Eric Boisvert" w:date="2016-01-14T17:35:00Z">
        <w:r>
          <w:t>It i</w:t>
        </w:r>
      </w:ins>
      <w:ins w:id="1818" w:author="Eric Boisvert" w:date="2016-01-14T17:34:00Z">
        <w:r>
          <w:t>ndicates in a general way the P</w:t>
        </w:r>
      </w:ins>
      <w:ins w:id="1819" w:author="Eric Boisvert" w:date="2016-01-14T17:35:00Z">
        <w:r>
          <w:t>ressute</w:t>
        </w:r>
      </w:ins>
      <w:ins w:id="1820" w:author="Eric Boisvert" w:date="2016-01-14T17:34:00Z">
        <w:r>
          <w:t>-T</w:t>
        </w:r>
      </w:ins>
      <w:ins w:id="1821" w:author="Eric Boisvert" w:date="2016-01-14T17:35:00Z">
        <w:r>
          <w:t>emperature</w:t>
        </w:r>
      </w:ins>
      <w:ins w:id="1822" w:author="Eric Boisvert" w:date="2016-01-14T17:34:00Z">
        <w:r>
          <w:t xml:space="preserve"> environment in which the metamorphism took place. </w:t>
        </w:r>
      </w:ins>
      <w:ins w:id="1823" w:author="Eric Boisvert" w:date="2016-01-14T17:35:00Z">
        <w:r>
          <w:t>The d</w:t>
        </w:r>
      </w:ins>
      <w:ins w:id="1824"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1825" w:author="Eric Boisvert" w:date="2016-01-14T17:36:00Z"/>
        </w:rPr>
        <w:pPrChange w:id="1826" w:author="Eric Boisvert" w:date="2016-01-14T17:36:00Z">
          <w:pPr/>
        </w:pPrChange>
      </w:pPr>
      <w:proofErr w:type="gramStart"/>
      <w:ins w:id="1827" w:author="Eric Boisvert" w:date="2016-01-14T17:36:00Z">
        <w:r w:rsidRPr="00F21FA6">
          <w:t>peakPressureValue</w:t>
        </w:r>
        <w:proofErr w:type="gramEnd"/>
      </w:ins>
    </w:p>
    <w:p w14:paraId="528C9A59" w14:textId="77777777" w:rsidR="00F21FA6" w:rsidRDefault="00F21FA6" w:rsidP="009021BE">
      <w:pPr>
        <w:rPr>
          <w:ins w:id="1828" w:author="Eric Boisvert" w:date="2016-01-14T17:36:00Z"/>
        </w:rPr>
      </w:pPr>
    </w:p>
    <w:p w14:paraId="6DB3E9C2" w14:textId="50B48351" w:rsidR="00F21FA6" w:rsidRDefault="00F21FA6" w:rsidP="009021BE">
      <w:pPr>
        <w:rPr>
          <w:ins w:id="1829" w:author="Eric Boisvert" w:date="2016-01-14T17:36:00Z"/>
        </w:rPr>
      </w:pPr>
      <w:ins w:id="1830" w:author="Eric Boisvert" w:date="2016-01-14T17:36:00Z">
        <w:r>
          <w:t>The peakPressureValue</w:t>
        </w:r>
      </w:ins>
      <w:ins w:id="1831" w:author="Eric Boisvert" w:date="2016-01-14T17:37:00Z">
        <w:r>
          <w:t xml:space="preserve"> property</w:t>
        </w:r>
      </w:ins>
      <w:ins w:id="1832" w:author="Eric Boisvert" w:date="2016-01-14T17:36:00Z">
        <w:r>
          <w:t xml:space="preserve"> (swe</w:t>
        </w:r>
        <w:proofErr w:type="gramStart"/>
        <w:r>
          <w:t>:Quantity</w:t>
        </w:r>
        <w:proofErr w:type="gramEnd"/>
        <w:r>
          <w:t>) shall report a</w:t>
        </w:r>
        <w:r w:rsidRPr="00F21FA6">
          <w:t xml:space="preserve"> numerical value to indicate the estimated pressure at peak metamorphic conditions.</w:t>
        </w:r>
      </w:ins>
    </w:p>
    <w:p w14:paraId="770A1A9A" w14:textId="688D264D" w:rsidR="00F21FA6" w:rsidRDefault="00F21FA6">
      <w:pPr>
        <w:pStyle w:val="Heading5"/>
        <w:rPr>
          <w:ins w:id="1833" w:author="Eric Boisvert" w:date="2016-01-14T17:36:00Z"/>
        </w:rPr>
        <w:pPrChange w:id="1834" w:author="Eric Boisvert" w:date="2016-01-14T17:37:00Z">
          <w:pPr/>
        </w:pPrChange>
      </w:pPr>
      <w:proofErr w:type="gramStart"/>
      <w:ins w:id="1835" w:author="Eric Boisvert" w:date="2016-01-14T17:36:00Z">
        <w:r w:rsidRPr="00F21FA6">
          <w:t>peakTemperatureValue</w:t>
        </w:r>
        <w:proofErr w:type="gramEnd"/>
      </w:ins>
    </w:p>
    <w:p w14:paraId="50495A0B" w14:textId="77777777" w:rsidR="00F21FA6" w:rsidRDefault="00F21FA6" w:rsidP="009021BE">
      <w:pPr>
        <w:rPr>
          <w:ins w:id="1836" w:author="Eric Boisvert" w:date="2016-01-14T17:37:00Z"/>
        </w:rPr>
      </w:pPr>
    </w:p>
    <w:p w14:paraId="59AB70B8" w14:textId="4DB267EA" w:rsidR="00F21FA6" w:rsidRDefault="00F21FA6" w:rsidP="009021BE">
      <w:pPr>
        <w:rPr>
          <w:ins w:id="1837" w:author="Eric Boisvert" w:date="2016-01-14T17:37:00Z"/>
        </w:rPr>
      </w:pPr>
      <w:ins w:id="1838" w:author="Eric Boisvert" w:date="2016-01-14T17:36:00Z">
        <w:r>
          <w:t>The peakTemperatureValue property</w:t>
        </w:r>
      </w:ins>
      <w:ins w:id="1839" w:author="Eric Boisvert" w:date="2016-01-14T17:37:00Z">
        <w:r>
          <w:t xml:space="preserve"> (swe</w:t>
        </w:r>
        <w:proofErr w:type="gramStart"/>
        <w:r>
          <w:t>:Quantity</w:t>
        </w:r>
        <w:proofErr w:type="gramEnd"/>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1840" w:author="Eric Boisvert" w:date="2016-01-14T17:37:00Z"/>
        </w:rPr>
        <w:pPrChange w:id="1841" w:author="Eric Boisvert" w:date="2016-01-14T17:39:00Z">
          <w:pPr/>
        </w:pPrChange>
      </w:pPr>
      <w:proofErr w:type="gramStart"/>
      <w:ins w:id="1842" w:author="Eric Boisvert" w:date="2016-01-14T17:37:00Z">
        <w:r w:rsidRPr="00F21FA6">
          <w:t>protolithLithology</w:t>
        </w:r>
        <w:proofErr w:type="gramEnd"/>
      </w:ins>
    </w:p>
    <w:p w14:paraId="10BF3859" w14:textId="77777777" w:rsidR="00F21FA6" w:rsidRDefault="00F21FA6" w:rsidP="009021BE">
      <w:pPr>
        <w:rPr>
          <w:ins w:id="1843" w:author="Eric Boisvert" w:date="2016-01-14T17:39:00Z"/>
        </w:rPr>
      </w:pPr>
    </w:p>
    <w:p w14:paraId="6D6F907B" w14:textId="5ED8A9B8" w:rsidR="00F21FA6" w:rsidRDefault="00F21FA6" w:rsidP="009021BE">
      <w:pPr>
        <w:rPr>
          <w:ins w:id="1844" w:author="Eric Boisvert" w:date="2016-01-14T17:39:00Z"/>
        </w:rPr>
      </w:pPr>
      <w:ins w:id="1845" w:author="Eric Boisvert" w:date="2016-01-14T17:37:00Z">
        <w:r>
          <w:t xml:space="preserve">The protolithLithology shall be an association between a </w:t>
        </w:r>
      </w:ins>
      <w:ins w:id="1846"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1847" w:author="Eric Boisvert" w:date="2016-01-14T17:40:00Z"/>
        </w:rPr>
        <w:pPrChange w:id="1848" w:author="Eric Boisvert" w:date="2016-01-14T17:40:00Z">
          <w:pPr/>
        </w:pPrChange>
      </w:pPr>
      <w:proofErr w:type="gramStart"/>
      <w:ins w:id="1849"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1850" w:author="Eric Boisvert" w:date="2016-01-14T17:39:00Z"/>
          <w:lang w:val="en-CA"/>
        </w:rPr>
        <w:pPrChange w:id="1851" w:author="Eric Boisvert" w:date="2016-01-14T17:40:00Z">
          <w:pPr>
            <w:autoSpaceDE w:val="0"/>
            <w:autoSpaceDN w:val="0"/>
            <w:adjustRightInd w:val="0"/>
            <w:spacing w:after="0"/>
          </w:pPr>
        </w:pPrChange>
      </w:pPr>
      <w:bookmarkStart w:id="1852" w:name="BKM_593C69E3_0EC2_4CB1_8B2B_D0FE22B7C017"/>
      <w:bookmarkEnd w:id="1852"/>
      <w:ins w:id="1853"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1854" w:name="BKM_0ACE92C1_088C_42CF_93C8_D003E3CC8FC3"/>
      <w:bookmarkStart w:id="1855" w:name="BKM_14E0F14F_4532_4342_B7F1_67313964C676"/>
      <w:bookmarkStart w:id="1856" w:name="BKM_80AE61D4_C509_4CAA_B004_0231DB42B137"/>
      <w:bookmarkStart w:id="1857" w:name="BKM_5F5D6549_09AD_4BCF_806A_9B95D5D4E734"/>
      <w:bookmarkStart w:id="1858" w:name="BKM_80BAF21E_2C4E_40CD_B42E_41BCEA94DECC"/>
      <w:bookmarkEnd w:id="1854"/>
      <w:bookmarkEnd w:id="1855"/>
      <w:bookmarkEnd w:id="1856"/>
      <w:bookmarkEnd w:id="1857"/>
      <w:bookmarkEnd w:id="1858"/>
      <w:r>
        <w:t>OrganicMaterial</w:t>
      </w:r>
    </w:p>
    <w:p w14:paraId="50ADFF2A" w14:textId="77777777" w:rsidR="00267D2C" w:rsidRDefault="00267D2C" w:rsidP="009021BE"/>
    <w:p w14:paraId="1370954B" w14:textId="32D2C4E5" w:rsidR="00267D2C" w:rsidRDefault="00746E7F" w:rsidP="00267D2C">
      <w:ins w:id="1859" w:author="Eric Boisvert" w:date="2016-01-14T17:40:00Z">
        <w:r>
          <w:t xml:space="preserve">An OrganisMaterial is </w:t>
        </w:r>
      </w:ins>
      <w:del w:id="1860" w:author="Eric Boisvert" w:date="2016-01-14T17:40:00Z">
        <w:r w:rsidR="00267D2C" w:rsidDel="00746E7F">
          <w:delText>A</w:delText>
        </w:r>
      </w:del>
      <w:ins w:id="1861"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1862" w:author="Eric Boisvert" w:date="2016-01-14T17:40:00Z">
        <w:r>
          <w:t xml:space="preserve">It </w:t>
        </w:r>
      </w:ins>
      <w:r w:rsidR="00267D2C">
        <w:t xml:space="preserve"> </w:t>
      </w:r>
      <w:proofErr w:type="gramEnd"/>
      <w:del w:id="1863" w:author="Eric Boisvert" w:date="2016-01-14T17:41:00Z">
        <w:r w:rsidR="00267D2C" w:rsidDel="00746E7F">
          <w:delText>I</w:delText>
        </w:r>
      </w:del>
      <w:ins w:id="1864"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230CDE" w:rsidP="009021BE">
      <w:r>
        <w:rPr>
          <w:noProof/>
          <w:lang w:val="en-CA" w:eastAsia="en-CA"/>
        </w:rPr>
        <w:lastRenderedPageBreak/>
        <w:pict w14:anchorId="7EC5C33A">
          <v:shape id="Picture 489" o:spid="_x0000_i1078"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1865" w:author="Eric Boisvert" w:date="2016-01-14T17:41:00Z">
        <w:r>
          <w:t>Organism is a b</w:t>
        </w:r>
      </w:ins>
      <w:del w:id="1866"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230CDE" w:rsidP="00267D2C">
      <w:pPr>
        <w:keepNext/>
      </w:pPr>
      <w:r>
        <w:rPr>
          <w:noProof/>
          <w:lang w:val="en-CA" w:eastAsia="en-CA"/>
        </w:rPr>
        <w:lastRenderedPageBreak/>
        <w:pict w14:anchorId="05D40C6C">
          <v:shape id="Picture 490" o:spid="_x0000_i1079"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67" w:author="Eric Boisvert" w:date="2016-01-16T17:26:00Z">
        <w:r w:rsidR="00230CDE">
          <w:rPr>
            <w:noProof/>
          </w:rPr>
          <w:t>54</w:t>
        </w:r>
      </w:ins>
      <w:del w:id="1868" w:author="Eric Boisvert" w:date="2016-01-16T17:26:00Z">
        <w:r w:rsidR="0043586C" w:rsidDel="00230CDE">
          <w:rPr>
            <w:noProof/>
          </w:rPr>
          <w:delText>53</w:delText>
        </w:r>
      </w:del>
      <w:r w:rsidR="00673E83">
        <w:rPr>
          <w:noProof/>
        </w:rPr>
        <w:fldChar w:fldCharType="end"/>
      </w:r>
      <w:r>
        <w:t>: Organism</w:t>
      </w:r>
      <w:ins w:id="1869"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37E5CF9" w:rsidR="00267D2C" w:rsidRDefault="00746E7F" w:rsidP="00267D2C">
      <w:ins w:id="1870" w:author="Eric Boisvert" w:date="2016-01-14T17:41:00Z">
        <w:r>
          <w:t xml:space="preserve">PhysicalDescription is </w:t>
        </w:r>
      </w:ins>
      <w:del w:id="1871" w:author="Eric Boisvert" w:date="2016-01-14T17:41:00Z">
        <w:r w:rsidR="00267D2C" w:rsidDel="00746E7F">
          <w:delText>A</w:delText>
        </w:r>
      </w:del>
      <w:ins w:id="1872" w:author="Eric Boisvert" w:date="2016-01-14T17:41:00Z">
        <w:r>
          <w:t>a</w:t>
        </w:r>
      </w:ins>
      <w:r w:rsidR="00267D2C">
        <w:t xml:space="preserve"> class t</w:t>
      </w:r>
      <w:ins w:id="1873" w:author="Eric Boisvert" w:date="2016-01-14T17:41:00Z">
        <w:r>
          <w:t>hat</w:t>
        </w:r>
      </w:ins>
      <w:del w:id="1874" w:author="Eric Boisvert" w:date="2016-01-14T17:41:00Z">
        <w:r w:rsidR="00267D2C" w:rsidDel="00746E7F">
          <w:delText>o</w:delText>
        </w:r>
      </w:del>
      <w:r w:rsidR="00267D2C">
        <w:t xml:space="preserve"> describe</w:t>
      </w:r>
      <w:ins w:id="1875" w:author="Eric Boisvert" w:date="2016-01-14T17:41:00Z">
        <w:r>
          <w:t>s</w:t>
        </w:r>
      </w:ins>
      <w:r w:rsidR="00267D2C">
        <w:t xml:space="preserve"> the numeric physical properties of a geologic unit, earth material, or geologic structure. (</w:t>
      </w:r>
      <w:proofErr w:type="gramStart"/>
      <w:r w:rsidR="00267D2C">
        <w:t>eg</w:t>
      </w:r>
      <w:proofErr w:type="gramEnd"/>
      <w:r w:rsidR="00267D2C">
        <w:t>; density, porosity, magnetic susceptibility, remanent magnetism).  These properties are modelled here as scalar numeric values (swe</w:t>
      </w:r>
      <w:proofErr w:type="gramStart"/>
      <w:r w:rsidR="00267D2C">
        <w:t>:Quantity</w:t>
      </w:r>
      <w:proofErr w:type="gramEnd"/>
      <w:r w:rsidR="00267D2C">
        <w:t xml:space="preserve">).  </w:t>
      </w:r>
    </w:p>
    <w:p w14:paraId="798742E7" w14:textId="4BAA2A2A" w:rsidR="00267D2C" w:rsidRDefault="00267D2C" w:rsidP="00267D2C">
      <w:r>
        <w:t xml:space="preserve">Vector and tensor physical properties are considered to be more applicable to located observations and should be delivered as </w:t>
      </w:r>
      <w:del w:id="1876" w:author="Eric Boisvert" w:date="2016-01-14T17:42:00Z">
        <w:r w:rsidDel="00746E7F">
          <w:delText>SamplingFeature/</w:delText>
        </w:r>
      </w:del>
      <w:ins w:id="1877" w:author="Eric Boisvert" w:date="2016-01-14T17:42:00Z">
        <w:r w:rsidR="00746E7F">
          <w:t>OM_</w:t>
        </w:r>
      </w:ins>
      <w:r>
        <w:t>Observations with associated geologic unit or geologic structure features.</w:t>
      </w:r>
    </w:p>
    <w:p w14:paraId="51ADD180" w14:textId="208FAA36" w:rsidR="00267D2C" w:rsidRDefault="00230CDE" w:rsidP="00267D2C">
      <w:pPr>
        <w:keepNext/>
      </w:pPr>
      <w:r>
        <w:rPr>
          <w:noProof/>
          <w:lang w:val="en-CA" w:eastAsia="en-CA"/>
        </w:rPr>
        <w:lastRenderedPageBreak/>
        <w:pict w14:anchorId="52F1C7ED">
          <v:shape id="Picture 491" o:spid="_x0000_i1080"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78" w:author="Eric Boisvert" w:date="2016-01-16T17:26:00Z">
        <w:r w:rsidR="00230CDE">
          <w:rPr>
            <w:noProof/>
          </w:rPr>
          <w:t>55</w:t>
        </w:r>
      </w:ins>
      <w:del w:id="1879"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1880" w:author="Eric Boisvert" w:date="2016-01-14T17:42:00Z"/>
        </w:rPr>
        <w:pPrChange w:id="1881" w:author="Eric Boisvert" w:date="2016-01-14T17:43:00Z">
          <w:pPr/>
        </w:pPrChange>
      </w:pPr>
      <w:proofErr w:type="gramStart"/>
      <w:ins w:id="1882" w:author="Eric Boisvert" w:date="2016-01-14T17:42:00Z">
        <w:r>
          <w:t>propertyName</w:t>
        </w:r>
        <w:proofErr w:type="gramEnd"/>
      </w:ins>
    </w:p>
    <w:p w14:paraId="11F0E779" w14:textId="77777777" w:rsidR="00746E7F" w:rsidRDefault="00746E7F" w:rsidP="00267D2C">
      <w:pPr>
        <w:rPr>
          <w:ins w:id="1883" w:author="Eric Boisvert" w:date="2016-01-14T17:43:00Z"/>
        </w:rPr>
      </w:pPr>
    </w:p>
    <w:p w14:paraId="29F1A6CE" w14:textId="21749E7D" w:rsidR="00746E7F" w:rsidRDefault="00746E7F" w:rsidP="00267D2C">
      <w:pPr>
        <w:rPr>
          <w:ins w:id="1884" w:author="Eric Boisvert" w:date="2016-01-14T17:44:00Z"/>
        </w:rPr>
      </w:pPr>
      <w:ins w:id="1885" w:author="Eric Boisvert" w:date="2016-01-14T17:42:00Z">
        <w:r>
          <w:t>The property propertyName</w:t>
        </w:r>
        <w:proofErr w:type="gramStart"/>
        <w:r>
          <w:t>:</w:t>
        </w:r>
      </w:ins>
      <w:ins w:id="1886" w:author="Eric Boisvert" w:date="2016-01-14T17:43:00Z">
        <w:r w:rsidRPr="00746E7F">
          <w:t>PhysicalPropertyTerm</w:t>
        </w:r>
      </w:ins>
      <w:proofErr w:type="gramEnd"/>
      <w:ins w:id="1887" w:author="Eric Boisvert" w:date="2016-01-14T17:42:00Z">
        <w:r w:rsidRPr="00746E7F">
          <w:t xml:space="preserve"> </w:t>
        </w:r>
      </w:ins>
      <w:ins w:id="1888" w:author="Eric Boisvert" w:date="2016-01-14T17:43:00Z">
        <w:r>
          <w:t>shall contain a</w:t>
        </w:r>
      </w:ins>
      <w:ins w:id="1889" w:author="Eric Boisvert" w:date="2016-01-14T17:42:00Z">
        <w:r w:rsidRPr="00746E7F">
          <w:t xml:space="preserve"> term from a controlled vocabulary of physical properties of rock materials (eg; density, porosity, magnetic susceptibility, remnant magnetism, permeability, seismic velocity)</w:t>
        </w:r>
      </w:ins>
      <w:ins w:id="1890" w:author="Eric Boisvert" w:date="2016-01-14T17:43:00Z">
        <w:r>
          <w:t>.</w:t>
        </w:r>
      </w:ins>
    </w:p>
    <w:p w14:paraId="6D4A1488" w14:textId="4E028FF4" w:rsidR="00746E7F" w:rsidRDefault="00746E7F">
      <w:pPr>
        <w:pStyle w:val="Heading5"/>
        <w:rPr>
          <w:ins w:id="1891" w:author="Eric Boisvert" w:date="2016-01-14T17:44:00Z"/>
          <w:lang w:val="en-CA"/>
        </w:rPr>
        <w:pPrChange w:id="1892" w:author="Eric Boisvert" w:date="2016-01-14T17:44:00Z">
          <w:pPr/>
        </w:pPrChange>
      </w:pPr>
      <w:proofErr w:type="gramStart"/>
      <w:ins w:id="1893" w:author="Eric Boisvert" w:date="2016-01-14T17:44:00Z">
        <w:r w:rsidRPr="00D970E9">
          <w:rPr>
            <w:lang w:val="en-CA"/>
          </w:rPr>
          <w:t>propertyMeasure</w:t>
        </w:r>
        <w:proofErr w:type="gramEnd"/>
      </w:ins>
    </w:p>
    <w:p w14:paraId="194AC483" w14:textId="77777777" w:rsidR="00746E7F" w:rsidRDefault="00746E7F" w:rsidP="00267D2C">
      <w:pPr>
        <w:rPr>
          <w:ins w:id="1894" w:author="Eric Boisvert" w:date="2016-01-14T17:44:00Z"/>
        </w:rPr>
      </w:pPr>
    </w:p>
    <w:p w14:paraId="6096A0D4" w14:textId="730EC93B" w:rsidR="00746E7F" w:rsidRDefault="00746E7F" w:rsidP="00267D2C">
      <w:ins w:id="1895" w:author="Eric Boisvert" w:date="2016-01-14T17:44:00Z">
        <w:r>
          <w:t>The propertyMeasure property (swe</w:t>
        </w:r>
        <w:proofErr w:type="gramStart"/>
        <w:r>
          <w:t>:Quantity</w:t>
        </w:r>
        <w:proofErr w:type="gramEnd"/>
        <w:r>
          <w:t>) shall be a</w:t>
        </w:r>
        <w:r w:rsidRPr="00746E7F">
          <w:t xml:space="preserve"> scalar measurement of the physical property of a rock material, unit or structure</w:t>
        </w:r>
      </w:ins>
    </w:p>
    <w:p w14:paraId="3F6B2C30" w14:textId="77777777" w:rsidR="00267D2C" w:rsidRDefault="00267D2C" w:rsidP="00267D2C">
      <w:bookmarkStart w:id="1896" w:name="BKM_DF21AB41_C085_4AC9_B6F6_DFFDFCF925FF"/>
      <w:bookmarkStart w:id="1897" w:name="BKM_41B8BC40_9B55_499E_B59B_A3F4FD630754"/>
      <w:bookmarkStart w:id="1898" w:name="BKM_1184394F_75EC_44D4_8904_2EB2061759E4"/>
      <w:bookmarkEnd w:id="1896"/>
      <w:bookmarkEnd w:id="1897"/>
      <w:bookmarkEnd w:id="1898"/>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1899" w:author="Eric Boisvert" w:date="2016-01-14T17:54:00Z">
        <w:r w:rsidRPr="00267D2C" w:rsidDel="00994C33">
          <w:lastRenderedPageBreak/>
          <w:delText>Extended descriptive attributes of a rock material.</w:delText>
        </w:r>
      </w:del>
      <w:ins w:id="1900" w:author="Eric Boisvert" w:date="2016-01-14T17:54:00Z">
        <w:r w:rsidR="00994C33">
          <w:t>RockMaterialDescription provides extended description of RockMaterial.</w:t>
        </w:r>
      </w:ins>
    </w:p>
    <w:p w14:paraId="51DD3B26" w14:textId="670F18E1" w:rsidR="00267D2C" w:rsidRDefault="00230CDE" w:rsidP="00267D2C">
      <w:pPr>
        <w:keepNext/>
      </w:pPr>
      <w:r>
        <w:rPr>
          <w:noProof/>
          <w:lang w:val="en-CA" w:eastAsia="en-CA"/>
        </w:rPr>
        <w:pict w14:anchorId="61D2979C">
          <v:shape id="Picture 492" o:spid="_x0000_i1081"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01" w:author="Eric Boisvert" w:date="2016-01-16T17:26:00Z">
        <w:r w:rsidR="00230CDE">
          <w:rPr>
            <w:noProof/>
          </w:rPr>
          <w:t>56</w:t>
        </w:r>
      </w:ins>
      <w:del w:id="1902"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1903" w:author="Eric Boisvert" w:date="2016-01-14T17:54:00Z"/>
          <w:lang w:val="en-CA"/>
        </w:rPr>
        <w:pPrChange w:id="1904" w:author="Eric Boisvert" w:date="2016-01-14T17:55:00Z">
          <w:pPr>
            <w:autoSpaceDE w:val="0"/>
            <w:autoSpaceDN w:val="0"/>
            <w:adjustRightInd w:val="0"/>
            <w:spacing w:after="0"/>
          </w:pPr>
        </w:pPrChange>
      </w:pPr>
      <w:bookmarkStart w:id="1905" w:name="BKM_54B0933A_5E39_4E6A_A950_9E63F5E10F0B"/>
      <w:bookmarkEnd w:id="1905"/>
      <w:proofErr w:type="gramStart"/>
      <w:ins w:id="1906"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1907" w:author="Eric Boisvert" w:date="2016-01-14T17:55:00Z"/>
          <w:color w:val="000000"/>
          <w:sz w:val="20"/>
          <w:szCs w:val="20"/>
          <w:lang w:val="en-CA"/>
        </w:rPr>
      </w:pPr>
    </w:p>
    <w:p w14:paraId="00C47DE6" w14:textId="30B40849" w:rsidR="00994C33" w:rsidRDefault="00994C33">
      <w:pPr>
        <w:rPr>
          <w:ins w:id="1908" w:author="Eric Boisvert" w:date="2016-01-14T17:54:00Z"/>
          <w:lang w:val="en-CA"/>
        </w:rPr>
        <w:pPrChange w:id="1909" w:author="Eric Boisvert" w:date="2016-01-14T17:55:00Z">
          <w:pPr>
            <w:autoSpaceDE w:val="0"/>
            <w:autoSpaceDN w:val="0"/>
            <w:adjustRightInd w:val="0"/>
            <w:spacing w:after="0"/>
          </w:pPr>
        </w:pPrChange>
      </w:pPr>
      <w:ins w:id="1910"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1911" w:name="BKM_CE58381D_F747_4812_83C3_00C6282DB05A"/>
      <w:bookmarkStart w:id="1912" w:name="_Toc439943473"/>
      <w:bookmarkEnd w:id="1911"/>
      <w:r>
        <w:t>GeologicAgeDetails</w:t>
      </w:r>
      <w:bookmarkEnd w:id="1912"/>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91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913"/>
      <w:r w:rsidR="00AB10FC">
        <w:rPr>
          <w:rStyle w:val="CommentReference"/>
        </w:rPr>
        <w:commentReference w:id="1913"/>
      </w:r>
    </w:p>
    <w:p w14:paraId="32597B25" w14:textId="164046D8" w:rsidR="00AB10FC" w:rsidRDefault="00230CDE" w:rsidP="00AB10FC">
      <w:pPr>
        <w:keepNext/>
      </w:pPr>
      <w:r>
        <w:rPr>
          <w:noProof/>
          <w:lang w:val="en-CA" w:eastAsia="en-CA"/>
        </w:rPr>
        <w:lastRenderedPageBreak/>
        <w:pict w14:anchorId="19F2E4CD">
          <v:shape id="Picture 12" o:spid="_x0000_i1082" type="#_x0000_t75" style="width:6in;height:571.7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14" w:author="Eric Boisvert" w:date="2016-01-16T17:26:00Z">
        <w:r w:rsidR="00230CDE">
          <w:rPr>
            <w:noProof/>
          </w:rPr>
          <w:t>57</w:t>
        </w:r>
      </w:ins>
      <w:del w:id="1915"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1916" w:author="Eric Boisvert" w:date="2016-01-14T18:20:00Z"/>
          <w:lang w:val="en-CA"/>
        </w:rPr>
        <w:pPrChange w:id="1917" w:author="Eric Boisvert" w:date="2016-01-14T18:21:00Z">
          <w:pPr/>
        </w:pPrChange>
      </w:pPr>
      <w:proofErr w:type="gramStart"/>
      <w:ins w:id="1918" w:author="Eric Boisvert" w:date="2016-01-14T18:20:00Z">
        <w:r w:rsidRPr="00D970E9">
          <w:rPr>
            <w:lang w:val="en-CA"/>
          </w:rPr>
          <w:t>olderGeochronologicEra</w:t>
        </w:r>
        <w:proofErr w:type="gramEnd"/>
      </w:ins>
    </w:p>
    <w:p w14:paraId="7C4A5005" w14:textId="77777777" w:rsidR="00633964" w:rsidRDefault="00633964" w:rsidP="00267D2C">
      <w:pPr>
        <w:rPr>
          <w:ins w:id="1919" w:author="Eric Boisvert" w:date="2016-01-14T18:21:00Z"/>
        </w:rPr>
      </w:pPr>
    </w:p>
    <w:p w14:paraId="004D2F45" w14:textId="0E106369" w:rsidR="00633964" w:rsidRDefault="00633964" w:rsidP="00267D2C">
      <w:pPr>
        <w:rPr>
          <w:ins w:id="1920" w:author="Eric Boisvert" w:date="2016-01-14T18:21:00Z"/>
        </w:rPr>
      </w:pPr>
      <w:ins w:id="1921" w:author="Eric Boisvert" w:date="2016-01-14T18:22:00Z">
        <w:r>
          <w:lastRenderedPageBreak/>
          <w:t xml:space="preserve">The </w:t>
        </w:r>
      </w:ins>
      <w:ins w:id="1922" w:author="Eric Boisvert" w:date="2016-01-14T18:20:00Z">
        <w:r>
          <w:t>olderGeochronologicalEra</w:t>
        </w:r>
      </w:ins>
      <w:ins w:id="1923" w:author="Eric Boisvert" w:date="2016-01-14T18:22:00Z">
        <w:r>
          <w:t xml:space="preserve"> property </w:t>
        </w:r>
      </w:ins>
      <w:ins w:id="1924"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1925" w:author="Eric Boisvert" w:date="2016-01-14T18:21:00Z"/>
          <w:lang w:val="en-CA"/>
        </w:rPr>
      </w:pPr>
      <w:proofErr w:type="gramStart"/>
      <w:ins w:id="1926"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1927" w:author="Eric Boisvert" w:date="2016-01-14T18:21:00Z"/>
        </w:rPr>
      </w:pPr>
    </w:p>
    <w:p w14:paraId="052C35E3" w14:textId="5CCFD35D" w:rsidR="00633964" w:rsidRDefault="00633964" w:rsidP="00633964">
      <w:pPr>
        <w:rPr>
          <w:ins w:id="1928" w:author="Eric Boisvert" w:date="2016-01-14T18:21:00Z"/>
        </w:rPr>
      </w:pPr>
      <w:ins w:id="1929" w:author="Eric Boisvert" w:date="2016-01-14T18:21:00Z">
        <w:r>
          <w:t xml:space="preserve">The youngerGeochronologicalEra </w:t>
        </w:r>
      </w:ins>
      <w:ins w:id="1930" w:author="Eric Boisvert" w:date="2016-01-14T18:22:00Z">
        <w:r>
          <w:t xml:space="preserve">property </w:t>
        </w:r>
      </w:ins>
      <w:ins w:id="1931"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1932" w:name="BKM_D8A9D87B_FAA3_4CC2_BC9F_D27B111A2980"/>
      <w:bookmarkStart w:id="1933" w:name="BKM_C843AC0B_80BB_4AD8_B2F6_459B6FFBBEB7"/>
      <w:bookmarkStart w:id="1934" w:name="_Toc439943474"/>
      <w:bookmarkEnd w:id="1932"/>
      <w:bookmarkEnd w:id="1933"/>
      <w:r>
        <w:t>Geologic Structure Details</w:t>
      </w:r>
      <w:bookmarkEnd w:id="1934"/>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230CDE" w:rsidP="00AB10FC">
      <w:pPr>
        <w:keepNext/>
      </w:pPr>
      <w:r>
        <w:rPr>
          <w:noProof/>
          <w:lang w:val="en-CA" w:eastAsia="en-CA"/>
        </w:rPr>
        <w:pict w14:anchorId="23DAA132">
          <v:shape id="Picture 22" o:spid="_x0000_i1083"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35" w:author="Eric Boisvert" w:date="2016-01-16T17:26:00Z">
        <w:r w:rsidR="00230CDE">
          <w:rPr>
            <w:noProof/>
          </w:rPr>
          <w:t>58</w:t>
        </w:r>
      </w:ins>
      <w:del w:id="1936"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1937" w:author="Eric Boisvert" w:date="2016-01-16T17:54:00Z"/>
        </w:rPr>
      </w:pPr>
    </w:p>
    <w:p w14:paraId="2B59EE37" w14:textId="5EC39782" w:rsidR="00AB10FC" w:rsidRDefault="000B4649" w:rsidP="00FC626E">
      <w:ins w:id="1938" w:author="Eric Boisvert" w:date="2016-01-16T17:54:00Z">
        <w:r>
          <w:lastRenderedPageBreak/>
          <w:t xml:space="preserve">The </w:t>
        </w:r>
      </w:ins>
      <w:r w:rsidR="00FC626E">
        <w:t>Contact</w:t>
      </w:r>
      <w:ins w:id="1939" w:author="Eric Boisvert" w:date="2016-01-16T17:54:00Z">
        <w:r w:rsidR="008B0EF5">
          <w:t>D</w:t>
        </w:r>
      </w:ins>
      <w:del w:id="1940"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230CDE" w:rsidP="00FC626E">
      <w:pPr>
        <w:keepNext/>
      </w:pPr>
      <w:r>
        <w:rPr>
          <w:noProof/>
          <w:lang w:val="en-CA" w:eastAsia="en-CA"/>
        </w:rPr>
        <w:pict w14:anchorId="140F70E5">
          <v:shape id="Picture 29" o:spid="_x0000_i1084"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941" w:author="Eric Boisvert" w:date="2016-01-16T17:26:00Z">
        <w:r w:rsidR="00230CDE">
          <w:rPr>
            <w:noProof/>
          </w:rPr>
          <w:t>59</w:t>
        </w:r>
      </w:ins>
      <w:del w:id="1942" w:author="Eric Boisvert" w:date="2015-10-30T04:23:00Z">
        <w:r w:rsidR="00090DCF" w:rsidDel="007D2867">
          <w:rPr>
            <w:noProof/>
          </w:rPr>
          <w:delText>44</w:delText>
        </w:r>
      </w:del>
      <w:r w:rsidR="00673E83">
        <w:rPr>
          <w:noProof/>
        </w:rPr>
        <w:fldChar w:fldCharType="end"/>
      </w:r>
      <w:r>
        <w:t>: ContactDescription</w:t>
      </w:r>
      <w:ins w:id="1943"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1944" w:author="Eric Boisvert" w:date="2016-01-16T17:55:00Z"/>
          <w:color w:val="000000"/>
          <w:sz w:val="20"/>
          <w:szCs w:val="20"/>
          <w:lang w:val="en-CA"/>
        </w:rPr>
      </w:pPr>
      <w:bookmarkStart w:id="1945" w:name="BKM_E2CFECC1_AAB5_40F6_ABD4_D77907DA9990"/>
      <w:bookmarkEnd w:id="1945"/>
    </w:p>
    <w:p w14:paraId="3A75C278" w14:textId="1AF205C7" w:rsidR="008B0EF5" w:rsidRDefault="008B0EF5" w:rsidP="008B0EF5">
      <w:pPr>
        <w:pStyle w:val="Heading5"/>
        <w:rPr>
          <w:ins w:id="1946" w:author="Eric Boisvert" w:date="2016-01-16T17:55:00Z"/>
          <w:lang w:val="en-CA"/>
        </w:rPr>
        <w:pPrChange w:id="1947" w:author="Eric Boisvert" w:date="2016-01-16T17:56:00Z">
          <w:pPr>
            <w:autoSpaceDE w:val="0"/>
            <w:autoSpaceDN w:val="0"/>
            <w:adjustRightInd w:val="0"/>
            <w:spacing w:after="0"/>
          </w:pPr>
        </w:pPrChange>
      </w:pPr>
      <w:proofErr w:type="gramStart"/>
      <w:ins w:id="1948"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1949" w:author="Eric Boisvert" w:date="2016-01-16T17:55:00Z"/>
          <w:rFonts w:ascii="Calibri" w:hAnsi="Calibri"/>
          <w:b/>
          <w:bCs/>
          <w:color w:val="000000"/>
          <w:sz w:val="20"/>
          <w:szCs w:val="20"/>
          <w:lang w:val="en-CA"/>
        </w:rPr>
      </w:pPr>
    </w:p>
    <w:p w14:paraId="5D41F082" w14:textId="3E24AA8B" w:rsidR="008B0EF5" w:rsidRDefault="008B0EF5" w:rsidP="008B0EF5">
      <w:pPr>
        <w:rPr>
          <w:ins w:id="1950" w:author="Eric Boisvert" w:date="2016-01-16T17:56:00Z"/>
          <w:lang w:val="en-CA"/>
        </w:rPr>
        <w:pPrChange w:id="1951" w:author="Eric Boisvert" w:date="2016-01-16T17:56:00Z">
          <w:pPr>
            <w:autoSpaceDE w:val="0"/>
            <w:autoSpaceDN w:val="0"/>
            <w:adjustRightInd w:val="0"/>
            <w:spacing w:after="0"/>
          </w:pPr>
        </w:pPrChange>
      </w:pPr>
      <w:ins w:id="1952"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1953"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rsidP="008B0EF5">
      <w:pPr>
        <w:pStyle w:val="Heading5"/>
        <w:rPr>
          <w:ins w:id="1954" w:author="Eric Boisvert" w:date="2016-01-16T17:57:00Z"/>
          <w:lang w:val="en-CA"/>
        </w:rPr>
        <w:pPrChange w:id="1955" w:author="Eric Boisvert" w:date="2016-01-16T17:57:00Z">
          <w:pPr>
            <w:autoSpaceDE w:val="0"/>
            <w:autoSpaceDN w:val="0"/>
            <w:adjustRightInd w:val="0"/>
            <w:spacing w:after="0"/>
          </w:pPr>
        </w:pPrChange>
      </w:pPr>
      <w:proofErr w:type="gramStart"/>
      <w:ins w:id="1956" w:author="Eric Boisvert" w:date="2016-01-16T17:57:00Z">
        <w:r>
          <w:rPr>
            <w:lang w:val="en-CA"/>
          </w:rPr>
          <w:t>o</w:t>
        </w:r>
      </w:ins>
      <w:ins w:id="1957" w:author="Eric Boisvert" w:date="2016-01-16T17:56:00Z">
        <w:r>
          <w:rPr>
            <w:lang w:val="en-CA"/>
          </w:rPr>
          <w:t>rientation</w:t>
        </w:r>
      </w:ins>
      <w:proofErr w:type="gramEnd"/>
    </w:p>
    <w:p w14:paraId="665326F0" w14:textId="77777777" w:rsidR="008B0EF5" w:rsidRPr="008B0EF5" w:rsidRDefault="008B0EF5" w:rsidP="008B0EF5">
      <w:pPr>
        <w:rPr>
          <w:ins w:id="1958" w:author="Eric Boisvert" w:date="2016-01-16T17:56:00Z"/>
          <w:lang w:val="en-CA"/>
        </w:rPr>
        <w:pPrChange w:id="1959" w:author="Eric Boisvert" w:date="2016-01-16T17:57:00Z">
          <w:pPr>
            <w:autoSpaceDE w:val="0"/>
            <w:autoSpaceDN w:val="0"/>
            <w:adjustRightInd w:val="0"/>
            <w:spacing w:after="0"/>
          </w:pPr>
        </w:pPrChange>
      </w:pPr>
    </w:p>
    <w:p w14:paraId="08ED4D63" w14:textId="1F09BFD9" w:rsidR="008B0EF5" w:rsidRDefault="008B0EF5" w:rsidP="008B0EF5">
      <w:pPr>
        <w:rPr>
          <w:ins w:id="1960" w:author="Eric Boisvert" w:date="2016-01-16T17:57:00Z"/>
          <w:lang w:val="en-CA"/>
        </w:rPr>
        <w:pPrChange w:id="1961" w:author="Eric Boisvert" w:date="2016-01-16T17:56:00Z">
          <w:pPr>
            <w:autoSpaceDE w:val="0"/>
            <w:autoSpaceDN w:val="0"/>
            <w:adjustRightInd w:val="0"/>
            <w:spacing w:after="0"/>
          </w:pPr>
        </w:pPrChange>
      </w:pPr>
      <w:ins w:id="1962"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1963"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rsidP="008B0EF5">
      <w:pPr>
        <w:pStyle w:val="Heading5"/>
        <w:rPr>
          <w:ins w:id="1964" w:author="Eric Boisvert" w:date="2016-01-16T17:58:00Z"/>
          <w:lang w:val="en-CA"/>
        </w:rPr>
        <w:pPrChange w:id="1965" w:author="Eric Boisvert" w:date="2016-01-16T17:58:00Z">
          <w:pPr>
            <w:autoSpaceDE w:val="0"/>
            <w:autoSpaceDN w:val="0"/>
            <w:adjustRightInd w:val="0"/>
            <w:spacing w:after="0"/>
          </w:pPr>
        </w:pPrChange>
      </w:pPr>
      <w:proofErr w:type="gramStart"/>
      <w:ins w:id="1966" w:author="Eric Boisvert" w:date="2016-01-16T17:57:00Z">
        <w:r w:rsidRPr="00D970E9">
          <w:rPr>
            <w:lang w:val="en-CA"/>
          </w:rPr>
          <w:t>correlatesWith</w:t>
        </w:r>
      </w:ins>
      <w:proofErr w:type="gramEnd"/>
    </w:p>
    <w:p w14:paraId="2CE6977C" w14:textId="77777777" w:rsidR="008B0EF5" w:rsidRPr="008B0EF5" w:rsidRDefault="008B0EF5" w:rsidP="008B0EF5">
      <w:pPr>
        <w:rPr>
          <w:ins w:id="1967" w:author="Eric Boisvert" w:date="2016-01-16T17:57:00Z"/>
          <w:lang w:val="en-CA"/>
          <w:rPrChange w:id="1968" w:author="Eric Boisvert" w:date="2016-01-16T17:58:00Z">
            <w:rPr>
              <w:ins w:id="1969" w:author="Eric Boisvert" w:date="2016-01-16T17:57:00Z"/>
              <w:b/>
              <w:bCs/>
              <w:lang w:val="en-CA"/>
            </w:rPr>
          </w:rPrChange>
        </w:rPr>
        <w:pPrChange w:id="1970" w:author="Eric Boisvert" w:date="2016-01-16T17:58:00Z">
          <w:pPr>
            <w:autoSpaceDE w:val="0"/>
            <w:autoSpaceDN w:val="0"/>
            <w:adjustRightInd w:val="0"/>
            <w:spacing w:after="0"/>
          </w:pPr>
        </w:pPrChange>
      </w:pPr>
    </w:p>
    <w:p w14:paraId="39BB7009" w14:textId="5BC197BA" w:rsidR="008B0EF5" w:rsidRDefault="008B0EF5" w:rsidP="008B0EF5">
      <w:pPr>
        <w:rPr>
          <w:ins w:id="1971" w:author="Eric Boisvert" w:date="2016-01-16T17:56:00Z"/>
          <w:lang w:val="en-CA"/>
        </w:rPr>
        <w:pPrChange w:id="1972" w:author="Eric Boisvert" w:date="2016-01-16T17:56:00Z">
          <w:pPr>
            <w:autoSpaceDE w:val="0"/>
            <w:autoSpaceDN w:val="0"/>
            <w:adjustRightInd w:val="0"/>
            <w:spacing w:after="0"/>
          </w:pPr>
        </w:pPrChange>
      </w:pPr>
      <w:ins w:id="1973" w:author="Eric Boisvert" w:date="2016-01-16T17:57:00Z">
        <w:r>
          <w:rPr>
            <w:lang w:val="en-CA"/>
          </w:rPr>
          <w:t xml:space="preserve">The correlatesWith property shall be an association between ContactDescription and a GeochronologicBoundary describing </w:t>
        </w:r>
      </w:ins>
      <w:ins w:id="1974"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1975" w:name="BKM_C1076615_3AE6_4988_8393_E66493CD8FB0"/>
            <w:bookmarkStart w:id="1976" w:name="BKM_A9BDB16E_7011_463E_B96E_FB003E3472AA"/>
            <w:bookmarkEnd w:id="1975"/>
            <w:bookmarkEnd w:id="1976"/>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1977" w:author="Eric Boisvert" w:date="2016-01-16T18:02:00Z"/>
        </w:rPr>
      </w:pPr>
    </w:p>
    <w:p w14:paraId="4D1E2A9F" w14:textId="08C1A5AF" w:rsidR="00D33E64" w:rsidRDefault="008B0EF5" w:rsidP="00AB10FC">
      <w:pPr>
        <w:rPr>
          <w:ins w:id="1978" w:author="Eric Boisvert" w:date="2016-01-16T17:59:00Z"/>
        </w:rPr>
      </w:pPr>
      <w:ins w:id="1979" w:author="Eric Boisvert" w:date="2016-01-16T18:00:00Z">
        <w:r>
          <w:t xml:space="preserve">A contact can </w:t>
        </w:r>
      </w:ins>
      <w:ins w:id="1980" w:author="Eric Boisvert" w:date="2016-01-16T18:01:00Z">
        <w:r>
          <w:t xml:space="preserve">correlate with a GeochrnologicBoundary SHALL be allowed ONLY when the contactType is a </w:t>
        </w:r>
      </w:ins>
      <w:ins w:id="1981"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1D0964">
        <w:trPr>
          <w:cantSplit/>
          <w:ins w:id="1982"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1983" w:author="Eric Boisvert" w:date="2016-01-16T17:59:00Z"/>
                <w:rStyle w:val="requri"/>
                <w:lang w:val="en-CA"/>
              </w:rPr>
            </w:pPr>
            <w:ins w:id="1984" w:author="Eric Boisvert" w:date="2016-01-16T17:59:00Z">
              <w:r>
                <w:rPr>
                  <w:rStyle w:val="requri"/>
                  <w:lang w:val="en-CA"/>
                </w:rPr>
                <w:t>/req/gsml4-extension</w:t>
              </w:r>
              <w:r w:rsidRPr="00D12552">
                <w:rPr>
                  <w:rStyle w:val="requri"/>
                  <w:lang w:val="en-CA"/>
                </w:rPr>
                <w:t>/</w:t>
              </w:r>
              <w:r>
                <w:rPr>
                  <w:rStyle w:val="requri"/>
                  <w:lang w:val="en-CA"/>
                </w:rPr>
                <w:t>contact-</w:t>
              </w:r>
            </w:ins>
            <w:ins w:id="1985"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1D0964">
            <w:pPr>
              <w:pStyle w:val="Tabletext10"/>
              <w:jc w:val="left"/>
              <w:rPr>
                <w:ins w:id="1986" w:author="Eric Boisvert" w:date="2016-01-16T17:59:00Z"/>
                <w:rStyle w:val="reqtext"/>
                <w:lang w:val="en-CA"/>
              </w:rPr>
            </w:pPr>
            <w:ins w:id="1987" w:author="Eric Boisvert" w:date="2016-01-16T17:59:00Z">
              <w:r>
                <w:rPr>
                  <w:rStyle w:val="reqtext"/>
                  <w:lang w:val="en-CA"/>
                </w:rPr>
                <w:t>correlatesWith association to a GeochronologicBo</w:t>
              </w:r>
            </w:ins>
            <w:ins w:id="1988" w:author="Eric Boisvert" w:date="2016-01-16T18:01:00Z">
              <w:r>
                <w:rPr>
                  <w:rStyle w:val="reqtext"/>
                  <w:lang w:val="en-CA"/>
                </w:rPr>
                <w:t>u</w:t>
              </w:r>
            </w:ins>
            <w:ins w:id="1989"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1990" w:author="Eric Boisvert" w:date="2016-01-16T18:00:00Z"/>
        </w:rPr>
      </w:pPr>
    </w:p>
    <w:p w14:paraId="7A5BF1A8" w14:textId="031CDBE1" w:rsidR="008B0EF5" w:rsidRDefault="008B0EF5" w:rsidP="00AB10FC">
      <w:pPr>
        <w:rPr>
          <w:ins w:id="1991" w:author="Eric Boisvert" w:date="2016-01-16T18:00:00Z"/>
        </w:rPr>
      </w:pPr>
      <w:ins w:id="1992" w:author="Eric Boisvert" w:date="2016-01-16T18:00:00Z">
        <w:r>
          <w:t xml:space="preserve">A contact </w:t>
        </w:r>
      </w:ins>
      <w:ins w:id="1993" w:author="Eric Boisvert" w:date="2016-01-16T18:02:00Z">
        <w:r>
          <w:t>SHALL</w:t>
        </w:r>
      </w:ins>
      <w:ins w:id="1994" w:author="Eric Boisvert" w:date="2016-01-16T18:00:00Z">
        <w:r>
          <w:t xml:space="preserve"> </w:t>
        </w:r>
      </w:ins>
      <w:ins w:id="1995" w:author="Eric Boisvert" w:date="2016-01-16T18:03:00Z">
        <w:r>
          <w:t xml:space="preserve">be the boundary of 2 and </w:t>
        </w:r>
      </w:ins>
      <w:ins w:id="1996" w:author="Eric Boisvert" w:date="2016-01-16T18:00:00Z">
        <w:r>
          <w:t>only 2</w:t>
        </w:r>
      </w:ins>
      <w:ins w:id="1997" w:author="Eric Boisvert" w:date="2016-01-16T18:03:00Z">
        <w:r>
          <w:t xml:space="preserve"> GeologicUnit. The relationship between a contact and boundering units is encoded using</w:t>
        </w:r>
      </w:ins>
      <w:ins w:id="1998" w:author="Eric Boisvert" w:date="2016-01-16T18:00:00Z">
        <w:r>
          <w:t xml:space="preserve"> GeologicFeatureRelation when the type is a contactType (erosionalContact, etc</w:t>
        </w:r>
        <w:proofErr w:type="gramStart"/>
        <w:r>
          <w:t>..)</w:t>
        </w:r>
      </w:ins>
      <w:proofErr w:type="gramEnd"/>
      <w:ins w:id="1999"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1D0964">
        <w:trPr>
          <w:cantSplit/>
          <w:ins w:id="2000" w:author="Eric Boisvert" w:date="2016-01-16T18:02:00Z"/>
        </w:trPr>
        <w:tc>
          <w:tcPr>
            <w:tcW w:w="4219" w:type="dxa"/>
            <w:tcBorders>
              <w:right w:val="nil"/>
            </w:tcBorders>
            <w:shd w:val="clear" w:color="auto" w:fill="auto"/>
          </w:tcPr>
          <w:p w14:paraId="65CCFB92" w14:textId="77777777" w:rsidR="008B0EF5" w:rsidRPr="00D12552" w:rsidRDefault="008B0EF5" w:rsidP="001D0964">
            <w:pPr>
              <w:pStyle w:val="Tabletext10"/>
              <w:rPr>
                <w:ins w:id="2001" w:author="Eric Boisvert" w:date="2016-01-16T18:02:00Z"/>
                <w:rStyle w:val="requri"/>
                <w:lang w:val="en-CA"/>
              </w:rPr>
            </w:pPr>
            <w:ins w:id="2002"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1D0964">
            <w:pPr>
              <w:pStyle w:val="Tabletext10"/>
              <w:jc w:val="left"/>
              <w:rPr>
                <w:ins w:id="2003" w:author="Eric Boisvert" w:date="2016-01-16T18:02:00Z"/>
                <w:rStyle w:val="reqtext"/>
                <w:lang w:val="en-CA"/>
              </w:rPr>
            </w:pPr>
            <w:commentRangeStart w:id="2004"/>
            <w:ins w:id="2005" w:author="Eric Boisvert" w:date="2016-01-16T18:05:00Z">
              <w:r>
                <w:rPr>
                  <w:rStyle w:val="reqtext"/>
                  <w:lang w:val="en-CA"/>
                </w:rPr>
                <w:t>A contact SHALL have 2 and 2 two instances of GeologicFeatureRelation</w:t>
              </w:r>
            </w:ins>
            <w:ins w:id="2006" w:author="Eric Boisvert" w:date="2016-01-16T18:06:00Z">
              <w:r>
                <w:rPr>
                  <w:rStyle w:val="reqtext"/>
                  <w:lang w:val="en-CA"/>
                </w:rPr>
                <w:t xml:space="preserve"> with GeologicUnit.</w:t>
              </w:r>
            </w:ins>
            <w:ins w:id="2007" w:author="Eric Boisvert" w:date="2016-01-16T18:05:00Z">
              <w:r>
                <w:rPr>
                  <w:rStyle w:val="reqtext"/>
                  <w:lang w:val="en-CA"/>
                </w:rPr>
                <w:t xml:space="preserve"> </w:t>
              </w:r>
            </w:ins>
            <w:commentRangeEnd w:id="2004"/>
            <w:ins w:id="2008" w:author="Eric Boisvert" w:date="2016-01-16T18:06:00Z">
              <w:r w:rsidR="00F97733">
                <w:rPr>
                  <w:rStyle w:val="CommentReference"/>
                  <w:rFonts w:ascii="Times New Roman" w:eastAsia="Times New Roman" w:hAnsi="Times New Roman"/>
                  <w:lang w:val="en-US" w:eastAsia="en-US"/>
                </w:rPr>
                <w:commentReference w:id="2004"/>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230CDE" w:rsidP="00FC626E">
      <w:pPr>
        <w:keepNext/>
      </w:pPr>
      <w:r>
        <w:rPr>
          <w:noProof/>
          <w:lang w:val="en-CA" w:eastAsia="en-CA"/>
        </w:rPr>
        <w:lastRenderedPageBreak/>
        <w:pict w14:anchorId="34B470B1">
          <v:shape id="Picture 30" o:spid="_x0000_i1085" type="#_x0000_t75" style="width:308.95pt;height:453.5pt;visibility:visible;mso-wrap-style:square">
            <v:imagedata r:id="rId74" o:title=""/>
          </v:shape>
        </w:pict>
      </w:r>
    </w:p>
    <w:p w14:paraId="40398DF5" w14:textId="1F265DD5" w:rsidR="00FC626E" w:rsidRDefault="00FC626E" w:rsidP="00FC626E">
      <w:pPr>
        <w:pStyle w:val="Caption"/>
        <w:rPr>
          <w:ins w:id="2009" w:author="Eric Boisvert" w:date="2016-01-16T18:06:00Z"/>
        </w:rPr>
      </w:pPr>
      <w:r>
        <w:t xml:space="preserve">Figure </w:t>
      </w:r>
      <w:r w:rsidR="00673E83">
        <w:fldChar w:fldCharType="begin"/>
      </w:r>
      <w:r w:rsidR="00673E83">
        <w:instrText xml:space="preserve"> SEQ Figure \* ARABIC </w:instrText>
      </w:r>
      <w:r w:rsidR="00673E83">
        <w:fldChar w:fldCharType="separate"/>
      </w:r>
      <w:ins w:id="2010" w:author="Eric Boisvert" w:date="2016-01-16T17:26:00Z">
        <w:r w:rsidR="00230CDE">
          <w:rPr>
            <w:noProof/>
          </w:rPr>
          <w:t>60</w:t>
        </w:r>
      </w:ins>
      <w:del w:id="2011" w:author="Eric Boisvert" w:date="2015-10-30T04:23:00Z">
        <w:r w:rsidR="00090DCF" w:rsidDel="007D2867">
          <w:rPr>
            <w:noProof/>
          </w:rPr>
          <w:delText>45</w:delText>
        </w:r>
      </w:del>
      <w:r w:rsidR="00673E83">
        <w:rPr>
          <w:noProof/>
        </w:rPr>
        <w:fldChar w:fldCharType="end"/>
      </w:r>
      <w:r>
        <w:t>: DisplacementEvent</w:t>
      </w:r>
      <w:ins w:id="2012" w:author="Eric Boisvert" w:date="2016-01-16T18:06:00Z">
        <w:r w:rsidR="00A63650">
          <w:t xml:space="preserve"> context diagram</w:t>
        </w:r>
      </w:ins>
    </w:p>
    <w:p w14:paraId="667B317C" w14:textId="45068993" w:rsidR="00A63650" w:rsidRDefault="00A63650" w:rsidP="00A63650">
      <w:pPr>
        <w:pStyle w:val="Heading5"/>
        <w:rPr>
          <w:ins w:id="2013" w:author="Eric Boisvert" w:date="2016-01-16T18:06:00Z"/>
          <w:lang w:val="en-CA"/>
        </w:rPr>
        <w:pPrChange w:id="2014" w:author="Eric Boisvert" w:date="2016-01-16T18:07:00Z">
          <w:pPr>
            <w:pStyle w:val="Caption"/>
          </w:pPr>
        </w:pPrChange>
      </w:pPr>
      <w:proofErr w:type="gramStart"/>
      <w:ins w:id="2015" w:author="Eric Boisvert" w:date="2016-01-16T18:06:00Z">
        <w:r w:rsidRPr="00D970E9">
          <w:rPr>
            <w:lang w:val="en-CA"/>
          </w:rPr>
          <w:t>incrementalDisplacement</w:t>
        </w:r>
        <w:proofErr w:type="gramEnd"/>
      </w:ins>
    </w:p>
    <w:p w14:paraId="484C4FD9" w14:textId="77777777" w:rsidR="00A63650" w:rsidRDefault="00A63650" w:rsidP="00A63650">
      <w:pPr>
        <w:rPr>
          <w:ins w:id="2016" w:author="Eric Boisvert" w:date="2016-01-16T18:07:00Z"/>
        </w:rPr>
        <w:pPrChange w:id="2017" w:author="Eric Boisvert" w:date="2016-01-16T18:06:00Z">
          <w:pPr>
            <w:pStyle w:val="Caption"/>
          </w:pPr>
        </w:pPrChange>
      </w:pPr>
    </w:p>
    <w:p w14:paraId="26D8AAE4" w14:textId="607A20E1" w:rsidR="00A63650" w:rsidRDefault="00A63650" w:rsidP="00A63650">
      <w:pPr>
        <w:rPr>
          <w:ins w:id="2018" w:author="Eric Boisvert" w:date="2016-01-16T18:07:00Z"/>
        </w:rPr>
        <w:pPrChange w:id="2019" w:author="Eric Boisvert" w:date="2016-01-16T18:06:00Z">
          <w:pPr>
            <w:pStyle w:val="Caption"/>
          </w:pPr>
        </w:pPrChange>
      </w:pPr>
      <w:ins w:id="2020"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021" w:author="Eric Boisvert" w:date="2015-11-11T13:42:00Z"/>
        </w:rPr>
      </w:pPr>
      <w:ins w:id="2022" w:author="Eric Boisvert" w:date="2015-11-11T13:42:00Z">
        <w:r>
          <w:t>Layering</w:t>
        </w:r>
      </w:ins>
    </w:p>
    <w:p w14:paraId="4697C042" w14:textId="77777777" w:rsidR="009A0D4B" w:rsidRDefault="009A0D4B">
      <w:pPr>
        <w:rPr>
          <w:ins w:id="2023" w:author="Eric Boisvert" w:date="2015-11-11T13:43:00Z"/>
        </w:rPr>
        <w:pPrChange w:id="2024" w:author="Eric Boisvert" w:date="2015-11-11T13:43:00Z">
          <w:pPr>
            <w:pStyle w:val="Heading4"/>
          </w:pPr>
        </w:pPrChange>
      </w:pPr>
    </w:p>
    <w:p w14:paraId="68EF5A3E" w14:textId="583161EF" w:rsidR="009A0D4B" w:rsidRDefault="009A0D4B">
      <w:pPr>
        <w:rPr>
          <w:ins w:id="2025" w:author="Eric Boisvert" w:date="2015-11-11T13:43:00Z"/>
        </w:rPr>
        <w:pPrChange w:id="2026" w:author="Eric Boisvert" w:date="2015-11-11T13:43:00Z">
          <w:pPr>
            <w:pStyle w:val="Heading4"/>
          </w:pPr>
        </w:pPrChange>
      </w:pPr>
      <w:ins w:id="2027"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230CDE">
      <w:pPr>
        <w:keepNext/>
        <w:rPr>
          <w:ins w:id="2028" w:author="Eric Boisvert" w:date="2015-11-11T13:44:00Z"/>
        </w:rPr>
        <w:pPrChange w:id="2029" w:author="Eric Boisvert" w:date="2015-11-11T13:44:00Z">
          <w:pPr/>
        </w:pPrChange>
      </w:pPr>
      <w:ins w:id="2030" w:author="Eric Boisvert" w:date="2015-11-11T13:43:00Z">
        <w:r>
          <w:rPr>
            <w:noProof/>
            <w:lang w:val="en-CA" w:eastAsia="en-CA"/>
          </w:rPr>
          <w:pict w14:anchorId="67477FD4">
            <v:shape id="Picture 501" o:spid="_x0000_i1086" type="#_x0000_t75" style="width:385.8pt;height:295.5pt;visibility:visible;mso-wrap-style:square">
              <v:imagedata r:id="rId75" o:title=""/>
            </v:shape>
          </w:pict>
        </w:r>
      </w:ins>
    </w:p>
    <w:p w14:paraId="46B783CF" w14:textId="16C77B09" w:rsidR="009A0D4B" w:rsidRDefault="009A0D4B">
      <w:pPr>
        <w:pStyle w:val="Caption"/>
        <w:rPr>
          <w:ins w:id="2031" w:author="Eric Boisvert" w:date="2015-11-11T13:43:00Z"/>
        </w:rPr>
        <w:pPrChange w:id="2032" w:author="Eric Boisvert" w:date="2015-11-11T13:44:00Z">
          <w:pPr>
            <w:pStyle w:val="Heading4"/>
          </w:pPr>
        </w:pPrChange>
      </w:pPr>
      <w:ins w:id="2033" w:author="Eric Boisvert" w:date="2015-11-11T13:44:00Z">
        <w:r>
          <w:t xml:space="preserve">Figure </w:t>
        </w:r>
        <w:r>
          <w:fldChar w:fldCharType="begin"/>
        </w:r>
        <w:r>
          <w:instrText xml:space="preserve"> SEQ Figure \* ARABIC </w:instrText>
        </w:r>
      </w:ins>
      <w:r>
        <w:fldChar w:fldCharType="separate"/>
      </w:r>
      <w:ins w:id="2034" w:author="Eric Boisvert" w:date="2016-01-16T17:26:00Z">
        <w:r w:rsidR="00230CDE">
          <w:rPr>
            <w:noProof/>
          </w:rPr>
          <w:t>61</w:t>
        </w:r>
      </w:ins>
      <w:ins w:id="2035" w:author="Eric Boisvert" w:date="2015-11-11T13:44:00Z">
        <w:r>
          <w:fldChar w:fldCharType="end"/>
        </w:r>
        <w:r>
          <w:t>: Layering</w:t>
        </w:r>
      </w:ins>
      <w:ins w:id="2036" w:author="Eric Boisvert" w:date="2016-01-16T18:07:00Z">
        <w:r w:rsidR="00A63650">
          <w:t xml:space="preserve"> context diagram</w:t>
        </w:r>
      </w:ins>
    </w:p>
    <w:p w14:paraId="72B8C7C9" w14:textId="77777777" w:rsidR="009A0D4B" w:rsidRDefault="009A0D4B">
      <w:pPr>
        <w:rPr>
          <w:ins w:id="2037" w:author="Eric Boisvert" w:date="2016-01-16T18:08:00Z"/>
        </w:rPr>
        <w:pPrChange w:id="2038" w:author="Eric Boisvert" w:date="2015-11-11T13:43:00Z">
          <w:pPr>
            <w:pStyle w:val="Heading4"/>
          </w:pPr>
        </w:pPrChange>
      </w:pPr>
    </w:p>
    <w:p w14:paraId="7603D751" w14:textId="0280B9A1" w:rsidR="00A63650" w:rsidRDefault="00A63650" w:rsidP="00A63650">
      <w:pPr>
        <w:pStyle w:val="Heading5"/>
        <w:rPr>
          <w:ins w:id="2039" w:author="Eric Boisvert" w:date="2016-01-16T18:08:00Z"/>
        </w:rPr>
        <w:pPrChange w:id="2040" w:author="Eric Boisvert" w:date="2016-01-16T18:09:00Z">
          <w:pPr>
            <w:pStyle w:val="Heading4"/>
          </w:pPr>
        </w:pPrChange>
      </w:pPr>
      <w:proofErr w:type="gramStart"/>
      <w:ins w:id="2041" w:author="Eric Boisvert" w:date="2016-01-16T18:08:00Z">
        <w:r>
          <w:t>layeringComposition</w:t>
        </w:r>
        <w:proofErr w:type="gramEnd"/>
      </w:ins>
    </w:p>
    <w:p w14:paraId="0B4252AC" w14:textId="77777777" w:rsidR="00A63650" w:rsidRDefault="00A63650" w:rsidP="00A63650">
      <w:pPr>
        <w:rPr>
          <w:ins w:id="2042" w:author="Eric Boisvert" w:date="2016-01-16T18:09:00Z"/>
        </w:rPr>
        <w:pPrChange w:id="2043" w:author="Eric Boisvert" w:date="2016-01-16T18:09:00Z">
          <w:pPr>
            <w:pStyle w:val="Heading4"/>
          </w:pPr>
        </w:pPrChange>
      </w:pPr>
    </w:p>
    <w:p w14:paraId="092A68DA" w14:textId="77777777" w:rsidR="00A63650" w:rsidRPr="00777586" w:rsidRDefault="00A63650" w:rsidP="00A63650">
      <w:pPr>
        <w:rPr>
          <w:ins w:id="2044" w:author="Eric Boisvert" w:date="2016-01-16T18:10:00Z"/>
        </w:rPr>
      </w:pPr>
      <w:ins w:id="2045"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rsidP="00A63650">
      <w:pPr>
        <w:rPr>
          <w:ins w:id="2046" w:author="Eric Boisvert" w:date="2016-01-16T18:08:00Z"/>
        </w:rPr>
        <w:pPrChange w:id="2047"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048" w:author="Eric Boisvert" w:date="2016-01-16T18:11:00Z"/>
        </w:rPr>
      </w:pPr>
    </w:p>
    <w:p w14:paraId="40A4F97F" w14:textId="6A688479" w:rsidR="00777586" w:rsidRPr="00777586" w:rsidDel="00A63650" w:rsidRDefault="00777586" w:rsidP="00777586">
      <w:pPr>
        <w:rPr>
          <w:del w:id="2049"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230CDE" w:rsidP="00386910">
      <w:pPr>
        <w:keepNext/>
      </w:pPr>
      <w:r>
        <w:rPr>
          <w:noProof/>
          <w:lang w:val="en-CA" w:eastAsia="en-CA"/>
        </w:rPr>
        <w:pict w14:anchorId="637CFD41">
          <v:shape id="Picture 451" o:spid="_x0000_i1087" type="#_x0000_t75" style="width:6in;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050" w:author="Eric Boisvert" w:date="2016-01-16T17:26:00Z">
        <w:r w:rsidR="00230CDE">
          <w:rPr>
            <w:noProof/>
          </w:rPr>
          <w:t>62</w:t>
        </w:r>
      </w:ins>
      <w:del w:id="2051"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052" w:author="Eric Boisvert" w:date="2016-01-16T18:11:00Z"/>
          <w:color w:val="000000"/>
          <w:sz w:val="20"/>
          <w:szCs w:val="20"/>
          <w:lang w:val="en-CA"/>
        </w:rPr>
      </w:pPr>
      <w:bookmarkStart w:id="2053" w:name="BKM_0148DBC7_BEFE_411F_BDA0_ED2509780C45"/>
      <w:bookmarkEnd w:id="2053"/>
    </w:p>
    <w:p w14:paraId="2969A0DB" w14:textId="32F22047" w:rsidR="00A41036" w:rsidRDefault="00A41036" w:rsidP="00AF6A26">
      <w:pPr>
        <w:pStyle w:val="Heading5"/>
        <w:rPr>
          <w:ins w:id="2054" w:author="Eric Boisvert" w:date="2016-01-16T18:14:00Z"/>
          <w:lang w:val="en-CA"/>
        </w:rPr>
        <w:pPrChange w:id="2055" w:author="Eric Boisvert" w:date="2016-01-16T18:16:00Z">
          <w:pPr>
            <w:autoSpaceDE w:val="0"/>
            <w:autoSpaceDN w:val="0"/>
            <w:adjustRightInd w:val="0"/>
            <w:spacing w:after="0"/>
          </w:pPr>
        </w:pPrChange>
      </w:pPr>
      <w:proofErr w:type="gramStart"/>
      <w:ins w:id="2056"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057" w:author="Eric Boisvert" w:date="2016-01-16T18:14:00Z"/>
          <w:rFonts w:ascii="Calibri" w:hAnsi="Calibri"/>
          <w:b/>
          <w:bCs/>
          <w:color w:val="000000"/>
          <w:sz w:val="20"/>
          <w:szCs w:val="20"/>
          <w:lang w:val="en-CA"/>
        </w:rPr>
      </w:pPr>
    </w:p>
    <w:p w14:paraId="0D368CB9" w14:textId="6F9055C2" w:rsidR="00A41036" w:rsidRDefault="00A41036" w:rsidP="00AF6A26">
      <w:pPr>
        <w:rPr>
          <w:ins w:id="2058" w:author="Eric Boisvert" w:date="2016-01-16T18:16:00Z"/>
          <w:lang w:val="en-CA"/>
        </w:rPr>
        <w:pPrChange w:id="2059" w:author="Eric Boisvert" w:date="2016-01-16T18:16:00Z">
          <w:pPr>
            <w:autoSpaceDE w:val="0"/>
            <w:autoSpaceDN w:val="0"/>
            <w:adjustRightInd w:val="0"/>
            <w:spacing w:after="0"/>
          </w:pPr>
        </w:pPrChange>
      </w:pPr>
      <w:ins w:id="2060" w:author="Eric Boisvert" w:date="2016-01-16T18:14:00Z">
        <w:r>
          <w:rPr>
            <w:lang w:val="en-CA"/>
          </w:rPr>
          <w:t xml:space="preserve">The property </w:t>
        </w:r>
      </w:ins>
      <w:ins w:id="2061"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062" w:author="Eric Boisvert" w:date="2016-01-16T18:16:00Z">
        <w:r w:rsidR="00AF6A26">
          <w:rPr>
            <w:lang w:val="en-CA"/>
          </w:rPr>
          <w:t xml:space="preserve"> the direction of the</w:t>
        </w:r>
      </w:ins>
      <w:ins w:id="2063"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064" w:author="Eric Boisvert" w:date="2016-01-16T18:16:00Z">
        <w:r w:rsidR="00AF6A26">
          <w:rPr>
            <w:lang w:val="en-CA"/>
          </w:rPr>
          <w:t xml:space="preserve">e.  </w:t>
        </w:r>
      </w:ins>
    </w:p>
    <w:p w14:paraId="23F455E7" w14:textId="63D0BEB2" w:rsidR="00AF6A26" w:rsidRDefault="00AF6A26" w:rsidP="00AF6A26">
      <w:pPr>
        <w:pStyle w:val="Heading5"/>
        <w:rPr>
          <w:ins w:id="2065" w:author="Eric Boisvert" w:date="2016-01-16T18:16:00Z"/>
          <w:lang w:val="en-CA"/>
        </w:rPr>
        <w:pPrChange w:id="2066" w:author="Eric Boisvert" w:date="2016-01-16T18:17:00Z">
          <w:pPr>
            <w:autoSpaceDE w:val="0"/>
            <w:autoSpaceDN w:val="0"/>
            <w:adjustRightInd w:val="0"/>
            <w:spacing w:after="0"/>
          </w:pPr>
        </w:pPrChange>
      </w:pPr>
      <w:proofErr w:type="gramStart"/>
      <w:ins w:id="2067"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068" w:author="Eric Boisvert" w:date="2016-01-16T18:17:00Z"/>
          <w:color w:val="000000"/>
          <w:sz w:val="20"/>
          <w:szCs w:val="20"/>
          <w:lang w:val="en-CA"/>
        </w:rPr>
      </w:pPr>
    </w:p>
    <w:p w14:paraId="1EFFA905" w14:textId="5482E20E" w:rsidR="00AF6A26" w:rsidRDefault="00AF6A26" w:rsidP="00AF6A26">
      <w:pPr>
        <w:rPr>
          <w:ins w:id="2069" w:author="Eric Boisvert" w:date="2016-01-16T18:17:00Z"/>
          <w:lang w:val="en-CA"/>
        </w:rPr>
        <w:pPrChange w:id="2070" w:author="Eric Boisvert" w:date="2016-01-16T18:17:00Z">
          <w:pPr>
            <w:autoSpaceDE w:val="0"/>
            <w:autoSpaceDN w:val="0"/>
            <w:adjustRightInd w:val="0"/>
            <w:spacing w:after="0"/>
          </w:pPr>
        </w:pPrChange>
      </w:pPr>
      <w:ins w:id="2071"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rsidP="00AF6A26">
      <w:pPr>
        <w:pStyle w:val="Heading5"/>
        <w:rPr>
          <w:ins w:id="2072" w:author="Eric Boisvert" w:date="2016-01-16T18:18:00Z"/>
          <w:lang w:val="en-CA"/>
        </w:rPr>
        <w:pPrChange w:id="2073" w:author="Eric Boisvert" w:date="2016-01-16T18:18:00Z">
          <w:pPr>
            <w:autoSpaceDE w:val="0"/>
            <w:autoSpaceDN w:val="0"/>
            <w:adjustRightInd w:val="0"/>
            <w:spacing w:after="0"/>
          </w:pPr>
        </w:pPrChange>
      </w:pPr>
      <w:proofErr w:type="gramStart"/>
      <w:ins w:id="2074" w:author="Eric Boisvert" w:date="2016-01-16T18:18:00Z">
        <w:r w:rsidRPr="00D970E9">
          <w:rPr>
            <w:lang w:val="en-CA"/>
          </w:rPr>
          <w:t>movementType</w:t>
        </w:r>
        <w:proofErr w:type="gramEnd"/>
      </w:ins>
    </w:p>
    <w:p w14:paraId="6B1E694D" w14:textId="2497AB46" w:rsidR="00AF6A26" w:rsidRDefault="00AF6A26" w:rsidP="00AF6A26">
      <w:pPr>
        <w:rPr>
          <w:ins w:id="2075" w:author="Eric Boisvert" w:date="2016-01-16T18:19:00Z"/>
          <w:lang w:val="en-CA"/>
        </w:rPr>
        <w:pPrChange w:id="2076" w:author="Eric Boisvert" w:date="2016-01-16T18:18:00Z">
          <w:pPr>
            <w:autoSpaceDE w:val="0"/>
            <w:autoSpaceDN w:val="0"/>
            <w:adjustRightInd w:val="0"/>
            <w:spacing w:after="0"/>
          </w:pPr>
        </w:pPrChange>
      </w:pPr>
      <w:ins w:id="2077"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rsidP="00AF6A26">
      <w:pPr>
        <w:pStyle w:val="Heading5"/>
        <w:rPr>
          <w:ins w:id="2078" w:author="Eric Boisvert" w:date="2016-01-16T18:19:00Z"/>
          <w:lang w:val="en-CA"/>
        </w:rPr>
        <w:pPrChange w:id="2079" w:author="Eric Boisvert" w:date="2016-01-16T18:19:00Z">
          <w:pPr>
            <w:autoSpaceDE w:val="0"/>
            <w:autoSpaceDN w:val="0"/>
            <w:adjustRightInd w:val="0"/>
            <w:spacing w:after="0"/>
          </w:pPr>
        </w:pPrChange>
      </w:pPr>
      <w:proofErr w:type="gramStart"/>
      <w:ins w:id="2080" w:author="Eric Boisvert" w:date="2016-01-16T18:19:00Z">
        <w:r w:rsidRPr="00D970E9">
          <w:rPr>
            <w:lang w:val="en-CA"/>
          </w:rPr>
          <w:t>displacementEvent</w:t>
        </w:r>
        <w:proofErr w:type="gramEnd"/>
      </w:ins>
    </w:p>
    <w:p w14:paraId="54889A66" w14:textId="77777777" w:rsidR="00AF6A26" w:rsidRPr="00AF6A26" w:rsidRDefault="00AF6A26" w:rsidP="00AF6A26">
      <w:pPr>
        <w:rPr>
          <w:ins w:id="2081" w:author="Eric Boisvert" w:date="2016-01-16T18:19:00Z"/>
          <w:lang w:val="en-CA"/>
          <w:rPrChange w:id="2082" w:author="Eric Boisvert" w:date="2016-01-16T18:19:00Z">
            <w:rPr>
              <w:ins w:id="2083" w:author="Eric Boisvert" w:date="2016-01-16T18:19:00Z"/>
              <w:b/>
              <w:bCs/>
              <w:lang w:val="en-CA"/>
            </w:rPr>
          </w:rPrChange>
        </w:rPr>
        <w:pPrChange w:id="2084" w:author="Eric Boisvert" w:date="2016-01-16T18:19:00Z">
          <w:pPr>
            <w:autoSpaceDE w:val="0"/>
            <w:autoSpaceDN w:val="0"/>
            <w:adjustRightInd w:val="0"/>
            <w:spacing w:after="0"/>
          </w:pPr>
        </w:pPrChange>
      </w:pPr>
    </w:p>
    <w:p w14:paraId="27FE90A0" w14:textId="179811E6" w:rsidR="00AF6A26" w:rsidRDefault="00AF6A26" w:rsidP="00AF6A26">
      <w:pPr>
        <w:rPr>
          <w:ins w:id="2085" w:author="Eric Boisvert" w:date="2016-01-16T18:14:00Z"/>
          <w:lang w:val="en-CA"/>
        </w:rPr>
        <w:pPrChange w:id="2086" w:author="Eric Boisvert" w:date="2016-01-16T18:18:00Z">
          <w:pPr>
            <w:autoSpaceDE w:val="0"/>
            <w:autoSpaceDN w:val="0"/>
            <w:adjustRightInd w:val="0"/>
            <w:spacing w:after="0"/>
          </w:pPr>
        </w:pPrChange>
      </w:pPr>
      <w:ins w:id="2087"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088" w:name="BKM_3201DCDD_D133_49AE_90CB_9F86F5B18ACE"/>
      <w:bookmarkStart w:id="2089" w:name="BKM_5AEA7724_2100_40A1_BA99_6516E4CE2A3E"/>
      <w:bookmarkStart w:id="2090" w:name="BKM_65E9638C_341E_4069_9C8F_D8BC2F8B7601"/>
      <w:bookmarkEnd w:id="2088"/>
      <w:bookmarkEnd w:id="2089"/>
      <w:bookmarkEnd w:id="2090"/>
      <w:r>
        <w:t>SeparationValue</w:t>
      </w:r>
    </w:p>
    <w:p w14:paraId="02628FCE" w14:textId="77777777" w:rsidR="00777586" w:rsidDel="00C74871" w:rsidRDefault="00777586" w:rsidP="00AB10FC">
      <w:pPr>
        <w:rPr>
          <w:del w:id="2091" w:author="Eric Boisvert" w:date="2016-01-16T18:20:00Z"/>
        </w:rPr>
      </w:pPr>
    </w:p>
    <w:p w14:paraId="41A1AB52" w14:textId="23A108E5" w:rsidR="00777586" w:rsidRDefault="00C74871" w:rsidP="00AB10FC">
      <w:pPr>
        <w:rPr>
          <w:ins w:id="2092" w:author="Eric Boisvert" w:date="2016-01-16T18:21:00Z"/>
        </w:rPr>
      </w:pPr>
      <w:ins w:id="2093" w:author="Eric Boisvert" w:date="2016-01-16T18:20:00Z">
        <w:r>
          <w:t xml:space="preserve">SeparationValue is a kind of </w:t>
        </w:r>
      </w:ins>
      <w:ins w:id="2094" w:author="Eric Boisvert" w:date="2016-01-16T18:21:00Z">
        <w:r>
          <w:t>DisplacementValue that describes t</w:t>
        </w:r>
      </w:ins>
      <w:del w:id="2095"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rsidP="00C74871">
      <w:pPr>
        <w:pStyle w:val="Heading5"/>
        <w:rPr>
          <w:ins w:id="2096" w:author="Eric Boisvert" w:date="2016-01-16T18:22:00Z"/>
          <w:lang w:val="en-CA"/>
        </w:rPr>
        <w:pPrChange w:id="2097" w:author="Eric Boisvert" w:date="2016-01-16T18:22:00Z">
          <w:pPr/>
        </w:pPrChange>
      </w:pPr>
      <w:ins w:id="2098" w:author="Eric Boisvert" w:date="2016-01-16T18:21:00Z">
        <w:r w:rsidRPr="00D970E9">
          <w:rPr>
            <w:lang w:val="en-CA"/>
          </w:rPr>
          <w:t>S</w:t>
        </w:r>
        <w:r w:rsidRPr="00D970E9">
          <w:rPr>
            <w:lang w:val="en-CA"/>
          </w:rPr>
          <w:t>eparation</w:t>
        </w:r>
      </w:ins>
    </w:p>
    <w:p w14:paraId="5AA86401" w14:textId="77777777" w:rsidR="00C74871" w:rsidRPr="00C74871" w:rsidRDefault="00C74871" w:rsidP="00C74871">
      <w:pPr>
        <w:rPr>
          <w:ins w:id="2099" w:author="Eric Boisvert" w:date="2016-01-16T18:21:00Z"/>
          <w:lang w:val="en-CA"/>
          <w:rPrChange w:id="2100" w:author="Eric Boisvert" w:date="2016-01-16T18:22:00Z">
            <w:rPr>
              <w:ins w:id="2101" w:author="Eric Boisvert" w:date="2016-01-16T18:21:00Z"/>
            </w:rPr>
          </w:rPrChange>
        </w:rPr>
        <w:pPrChange w:id="2102" w:author="Eric Boisvert" w:date="2016-01-16T18:22:00Z">
          <w:pPr/>
        </w:pPrChange>
      </w:pPr>
    </w:p>
    <w:p w14:paraId="4BB6DBF2" w14:textId="723AF3D0" w:rsidR="00C74871" w:rsidRDefault="00C74871" w:rsidP="00AB10FC">
      <w:ins w:id="2103"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104" w:name="BKM_08A92A70_F1F3_4B2A_9DC3_7E931F02BD38"/>
      <w:bookmarkStart w:id="2105" w:name="BKM_3F7EC057_E707_4A06_A6E3_17A0DD602106"/>
      <w:bookmarkEnd w:id="2104"/>
      <w:bookmarkEnd w:id="2105"/>
      <w:r>
        <w:t>NetSlipValue</w:t>
      </w:r>
    </w:p>
    <w:p w14:paraId="0786FEA3" w14:textId="77777777" w:rsidR="00777586" w:rsidRPr="00777586" w:rsidRDefault="00777586" w:rsidP="00777586"/>
    <w:p w14:paraId="1A3385D7" w14:textId="26D8B480" w:rsidR="00777586" w:rsidRDefault="00C74871" w:rsidP="00AB10FC">
      <w:pPr>
        <w:rPr>
          <w:ins w:id="2106" w:author="Eric Boisvert" w:date="2016-01-16T18:22:00Z"/>
        </w:rPr>
      </w:pPr>
      <w:ins w:id="2107" w:author="Eric Boisvert" w:date="2016-01-16T18:22:00Z">
        <w:r>
          <w:t xml:space="preserve">NetSlipValue is a kind of DisplacementValue that describes the </w:t>
        </w:r>
      </w:ins>
      <w:del w:id="2108"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rsidP="00C74871">
      <w:pPr>
        <w:pStyle w:val="Heading5"/>
        <w:rPr>
          <w:ins w:id="2109" w:author="Eric Boisvert" w:date="2016-01-16T18:22:00Z"/>
          <w:lang w:val="en-CA"/>
        </w:rPr>
        <w:pPrChange w:id="2110" w:author="Eric Boisvert" w:date="2016-01-16T18:23:00Z">
          <w:pPr/>
        </w:pPrChange>
      </w:pPr>
      <w:proofErr w:type="gramStart"/>
      <w:ins w:id="2111" w:author="Eric Boisvert" w:date="2016-01-16T18:22:00Z">
        <w:r w:rsidRPr="00D970E9">
          <w:rPr>
            <w:lang w:val="en-CA"/>
          </w:rPr>
          <w:t>netSlip</w:t>
        </w:r>
        <w:proofErr w:type="gramEnd"/>
      </w:ins>
    </w:p>
    <w:p w14:paraId="1FEE56C3" w14:textId="77777777" w:rsidR="00C74871" w:rsidRDefault="00C74871" w:rsidP="00C74871">
      <w:pPr>
        <w:rPr>
          <w:ins w:id="2112" w:author="Eric Boisvert" w:date="2016-01-16T18:23:00Z"/>
          <w:lang w:val="en-CA"/>
        </w:rPr>
        <w:pPrChange w:id="2113" w:author="Eric Boisvert" w:date="2016-01-16T18:23:00Z">
          <w:pPr/>
        </w:pPrChange>
      </w:pPr>
    </w:p>
    <w:p w14:paraId="63409A79" w14:textId="16F069F8" w:rsidR="00C74871" w:rsidRDefault="00C74871" w:rsidP="00C74871">
      <w:pPr>
        <w:rPr>
          <w:ins w:id="2114" w:author="Eric Boisvert" w:date="2016-01-16T18:23:00Z"/>
          <w:lang w:val="en-CA"/>
        </w:rPr>
        <w:pPrChange w:id="2115" w:author="Eric Boisvert" w:date="2016-01-16T18:23:00Z">
          <w:pPr/>
        </w:pPrChange>
      </w:pPr>
      <w:ins w:id="2116" w:author="Eric Boisvert" w:date="2016-01-16T18:22:00Z">
        <w:r>
          <w:rPr>
            <w:lang w:val="en-CA"/>
          </w:rPr>
          <w:t>The property netSlip</w:t>
        </w:r>
        <w:proofErr w:type="gramStart"/>
        <w:r>
          <w:rPr>
            <w:lang w:val="en-CA"/>
          </w:rPr>
          <w:t>:GSML</w:t>
        </w:r>
        <w:proofErr w:type="gramEnd"/>
        <w:r>
          <w:rPr>
            <w:lang w:val="en-CA"/>
          </w:rPr>
          <w:t xml:space="preserve">_Vector shall report </w:t>
        </w:r>
      </w:ins>
      <w:ins w:id="2117" w:author="Eric Boisvert" w:date="2016-01-16T18:23:00Z">
        <w:r>
          <w:rPr>
            <w:lang w:val="en-CA"/>
          </w:rPr>
          <w:t>t</w:t>
        </w:r>
        <w:r w:rsidRPr="00C74871">
          <w:rPr>
            <w:lang w:val="en-CA"/>
          </w:rPr>
          <w:t>he value of the net slip, expressed as vector.</w:t>
        </w:r>
      </w:ins>
    </w:p>
    <w:p w14:paraId="1F166851" w14:textId="39ACBAED" w:rsidR="00C74871" w:rsidRDefault="00C74871" w:rsidP="00C74871">
      <w:pPr>
        <w:pStyle w:val="Heading5"/>
        <w:rPr>
          <w:ins w:id="2118" w:author="Eric Boisvert" w:date="2016-01-16T18:23:00Z"/>
          <w:lang w:val="en-CA"/>
        </w:rPr>
        <w:pPrChange w:id="2119" w:author="Eric Boisvert" w:date="2016-01-16T18:24:00Z">
          <w:pPr/>
        </w:pPrChange>
      </w:pPr>
      <w:proofErr w:type="gramStart"/>
      <w:ins w:id="2120" w:author="Eric Boisvert" w:date="2016-01-16T18:23:00Z">
        <w:r w:rsidRPr="00D970E9">
          <w:rPr>
            <w:lang w:val="en-CA"/>
          </w:rPr>
          <w:t>slipComponent</w:t>
        </w:r>
        <w:proofErr w:type="gramEnd"/>
      </w:ins>
    </w:p>
    <w:p w14:paraId="26EAEE9A" w14:textId="77777777" w:rsidR="00C74871" w:rsidRDefault="00C74871" w:rsidP="00C74871">
      <w:pPr>
        <w:rPr>
          <w:ins w:id="2121" w:author="Eric Boisvert" w:date="2016-01-16T18:24:00Z"/>
        </w:rPr>
      </w:pPr>
    </w:p>
    <w:p w14:paraId="328BE539" w14:textId="6A0A444B" w:rsidR="00C74871" w:rsidRDefault="00C74871" w:rsidP="00C74871">
      <w:ins w:id="2122"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123" w:name="BKM_5D7D3A73_2BA5_4999_B2D9_B2638FD2E3F3"/>
      <w:bookmarkStart w:id="2124" w:name="BKM_7025CFD1_5818_4184_A744_DEA2C7504840"/>
      <w:bookmarkEnd w:id="2123"/>
      <w:bookmarkEnd w:id="2124"/>
      <w:r>
        <w:t>SlipComponents</w:t>
      </w:r>
    </w:p>
    <w:p w14:paraId="662F6527" w14:textId="77777777" w:rsidR="00FE753A" w:rsidRDefault="00FE753A" w:rsidP="00AB10FC"/>
    <w:p w14:paraId="2FF514EA" w14:textId="53310F05" w:rsidR="00FE753A" w:rsidRDefault="0044096A" w:rsidP="00AB10FC">
      <w:pPr>
        <w:rPr>
          <w:ins w:id="2125" w:author="Eric Boisvert" w:date="2016-01-16T18:41:00Z"/>
        </w:rPr>
      </w:pPr>
      <w:ins w:id="2126" w:author="Eric Boisvert" w:date="2016-01-16T18:26:00Z">
        <w:r>
          <w:t xml:space="preserve">A SlipComponents is a kind of DisplacementValue </w:t>
        </w:r>
      </w:ins>
      <w:ins w:id="2127" w:author="Eric Boisvert" w:date="2016-01-16T18:27:00Z">
        <w:r w:rsidR="00E231D7">
          <w:t xml:space="preserve">that is </w:t>
        </w:r>
        <w:proofErr w:type="gramStart"/>
        <w:r w:rsidR="00E231D7">
          <w:t>a</w:t>
        </w:r>
        <w:proofErr w:type="gramEnd"/>
        <w:r w:rsidR="00E231D7">
          <w:t xml:space="preserve"> r</w:t>
        </w:r>
      </w:ins>
      <w:del w:id="2128"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1D0964">
        <w:trPr>
          <w:cantSplit/>
          <w:ins w:id="2129" w:author="Eric Boisvert" w:date="2016-01-16T18:41:00Z"/>
        </w:trPr>
        <w:tc>
          <w:tcPr>
            <w:tcW w:w="4219" w:type="dxa"/>
            <w:tcBorders>
              <w:right w:val="nil"/>
            </w:tcBorders>
            <w:shd w:val="clear" w:color="auto" w:fill="auto"/>
          </w:tcPr>
          <w:p w14:paraId="7D03EEC9" w14:textId="77777777" w:rsidR="00CF2518" w:rsidRPr="00D12552" w:rsidRDefault="00CF2518" w:rsidP="001D0964">
            <w:pPr>
              <w:pStyle w:val="Tabletext10"/>
              <w:rPr>
                <w:ins w:id="2130" w:author="Eric Boisvert" w:date="2016-01-16T18:41:00Z"/>
                <w:rStyle w:val="requri"/>
                <w:lang w:val="en-CA"/>
              </w:rPr>
            </w:pPr>
            <w:ins w:id="2131"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77777777" w:rsidR="00CF2518" w:rsidRPr="00D12552" w:rsidRDefault="00CF2518" w:rsidP="001D0964">
            <w:pPr>
              <w:pStyle w:val="Tabletext10"/>
              <w:jc w:val="left"/>
              <w:rPr>
                <w:ins w:id="2132" w:author="Eric Boisvert" w:date="2016-01-16T18:41:00Z"/>
                <w:rStyle w:val="reqtext"/>
                <w:lang w:val="en-CA"/>
              </w:rPr>
            </w:pPr>
            <w:ins w:id="2133" w:author="Eric Boisvert" w:date="2016-01-16T18:41:00Z">
              <w:r>
                <w:rPr>
                  <w:rStyle w:val="reqtext"/>
                  <w:lang w:val="en-CA"/>
                </w:rPr>
                <w:t>A SlipComponents SHALL have at least one of heave, horizontalSlip or throw</w:t>
              </w:r>
            </w:ins>
          </w:p>
        </w:tc>
      </w:tr>
    </w:tbl>
    <w:p w14:paraId="0D3D2011" w14:textId="77777777" w:rsidR="00CF2518" w:rsidRDefault="00CF2518" w:rsidP="00AB10FC">
      <w:pPr>
        <w:rPr>
          <w:ins w:id="2134" w:author="Eric Boisvert" w:date="2016-01-16T18:38:00Z"/>
        </w:rPr>
      </w:pPr>
    </w:p>
    <w:p w14:paraId="5B0CBA58" w14:textId="30A5C729" w:rsidR="00CF2518" w:rsidRDefault="00CF2518" w:rsidP="00CF2518">
      <w:pPr>
        <w:pStyle w:val="Heading5"/>
        <w:rPr>
          <w:ins w:id="2135" w:author="Eric Boisvert" w:date="2016-01-16T18:39:00Z"/>
          <w:lang w:val="en-CA"/>
        </w:rPr>
        <w:pPrChange w:id="2136" w:author="Eric Boisvert" w:date="2016-01-16T18:39:00Z">
          <w:pPr/>
        </w:pPrChange>
      </w:pPr>
      <w:proofErr w:type="gramStart"/>
      <w:ins w:id="2137" w:author="Eric Boisvert" w:date="2016-01-16T18:39:00Z">
        <w:r>
          <w:rPr>
            <w:lang w:val="en-CA"/>
          </w:rPr>
          <w:t>h</w:t>
        </w:r>
      </w:ins>
      <w:ins w:id="2138" w:author="Eric Boisvert" w:date="2016-01-16T18:38:00Z">
        <w:r w:rsidRPr="00D970E9">
          <w:rPr>
            <w:lang w:val="en-CA"/>
          </w:rPr>
          <w:t>eave</w:t>
        </w:r>
      </w:ins>
      <w:proofErr w:type="gramEnd"/>
    </w:p>
    <w:p w14:paraId="62D635F3" w14:textId="77777777" w:rsidR="00CF2518" w:rsidRPr="00CF2518" w:rsidRDefault="00CF2518" w:rsidP="00CF2518">
      <w:pPr>
        <w:rPr>
          <w:ins w:id="2139" w:author="Eric Boisvert" w:date="2016-01-16T18:38:00Z"/>
          <w:lang w:val="en-CA"/>
          <w:rPrChange w:id="2140" w:author="Eric Boisvert" w:date="2016-01-16T18:39:00Z">
            <w:rPr>
              <w:ins w:id="2141" w:author="Eric Boisvert" w:date="2016-01-16T18:38:00Z"/>
              <w:b/>
              <w:bCs/>
              <w:lang w:val="en-CA"/>
            </w:rPr>
          </w:rPrChange>
        </w:rPr>
        <w:pPrChange w:id="2142" w:author="Eric Boisvert" w:date="2016-01-16T18:39:00Z">
          <w:pPr/>
        </w:pPrChange>
      </w:pPr>
    </w:p>
    <w:p w14:paraId="72EF29A5" w14:textId="5771DBDC" w:rsidR="00CF2518" w:rsidRDefault="00CF2518" w:rsidP="00CF2518">
      <w:pPr>
        <w:rPr>
          <w:ins w:id="2143" w:author="Eric Boisvert" w:date="2016-01-16T18:39:00Z"/>
          <w:lang w:val="en-CA"/>
        </w:rPr>
        <w:pPrChange w:id="2144" w:author="Eric Boisvert" w:date="2016-01-16T18:39:00Z">
          <w:pPr/>
        </w:pPrChange>
      </w:pPr>
      <w:ins w:id="2145" w:author="Eric Boisvert" w:date="2016-01-16T18:38:00Z">
        <w:r>
          <w:rPr>
            <w:lang w:val="en-CA"/>
          </w:rPr>
          <w:t>The propert</w:t>
        </w:r>
      </w:ins>
      <w:ins w:id="2146" w:author="Eric Boisvert" w:date="2016-01-16T18:39:00Z">
        <w:r>
          <w:rPr>
            <w:lang w:val="en-CA"/>
          </w:rPr>
          <w:t>y</w:t>
        </w:r>
      </w:ins>
      <w:ins w:id="2147"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148"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rsidP="00CF2518">
      <w:pPr>
        <w:pStyle w:val="Heading5"/>
        <w:rPr>
          <w:ins w:id="2149" w:author="Eric Boisvert" w:date="2016-01-16T18:40:00Z"/>
        </w:rPr>
        <w:pPrChange w:id="2150" w:author="Eric Boisvert" w:date="2016-01-16T18:40:00Z">
          <w:pPr/>
        </w:pPrChange>
      </w:pPr>
      <w:proofErr w:type="gramStart"/>
      <w:ins w:id="2151" w:author="Eric Boisvert" w:date="2016-01-16T18:39:00Z">
        <w:r w:rsidRPr="00CF2518">
          <w:t>horizontalSlip</w:t>
        </w:r>
      </w:ins>
      <w:proofErr w:type="gramEnd"/>
    </w:p>
    <w:p w14:paraId="365774C3" w14:textId="77777777" w:rsidR="00CF2518" w:rsidRPr="00CF2518" w:rsidRDefault="00CF2518" w:rsidP="00CF2518">
      <w:pPr>
        <w:rPr>
          <w:ins w:id="2152" w:author="Eric Boisvert" w:date="2016-01-16T18:39:00Z"/>
        </w:rPr>
        <w:pPrChange w:id="2153" w:author="Eric Boisvert" w:date="2016-01-16T18:40:00Z">
          <w:pPr/>
        </w:pPrChange>
      </w:pPr>
    </w:p>
    <w:p w14:paraId="605A0376" w14:textId="4FC43CA5" w:rsidR="00CF2518" w:rsidRDefault="00CF2518" w:rsidP="00CF2518">
      <w:pPr>
        <w:rPr>
          <w:ins w:id="2154" w:author="Eric Boisvert" w:date="2016-01-16T18:40:00Z"/>
        </w:rPr>
      </w:pPr>
      <w:ins w:id="2155" w:author="Eric Boisvert" w:date="2016-01-16T18:39:00Z">
        <w:r>
          <w:t>The property horizontalSlip</w:t>
        </w:r>
        <w:proofErr w:type="gramStart"/>
        <w:r>
          <w:t>:GSML</w:t>
        </w:r>
        <w:proofErr w:type="gramEnd"/>
        <w:r>
          <w:t xml:space="preserve">_Vector shall contain a </w:t>
        </w:r>
      </w:ins>
      <w:ins w:id="2156" w:author="Eric Boisvert" w:date="2016-01-16T18:40:00Z">
        <w:r>
          <w:t>s</w:t>
        </w:r>
        <w:r w:rsidRPr="00CF2518">
          <w:t>lip component that is horizontal and parallel to strike of the fault</w:t>
        </w:r>
        <w:r>
          <w:t>.</w:t>
        </w:r>
      </w:ins>
    </w:p>
    <w:p w14:paraId="5427291E" w14:textId="55DBCC16" w:rsidR="00CF2518" w:rsidRDefault="00CF2518" w:rsidP="00CF2518">
      <w:pPr>
        <w:pStyle w:val="Heading5"/>
        <w:rPr>
          <w:ins w:id="2157" w:author="Eric Boisvert" w:date="2016-01-16T18:41:00Z"/>
          <w:lang w:val="en-CA"/>
        </w:rPr>
        <w:pPrChange w:id="2158" w:author="Eric Boisvert" w:date="2016-01-16T18:41:00Z">
          <w:pPr/>
        </w:pPrChange>
      </w:pPr>
      <w:proofErr w:type="gramStart"/>
      <w:ins w:id="2159" w:author="Eric Boisvert" w:date="2016-01-16T18:41:00Z">
        <w:r>
          <w:rPr>
            <w:lang w:val="en-CA"/>
          </w:rPr>
          <w:t>t</w:t>
        </w:r>
      </w:ins>
      <w:ins w:id="2160" w:author="Eric Boisvert" w:date="2016-01-16T18:40:00Z">
        <w:r w:rsidRPr="00D970E9">
          <w:rPr>
            <w:lang w:val="en-CA"/>
          </w:rPr>
          <w:t>hrow</w:t>
        </w:r>
      </w:ins>
      <w:proofErr w:type="gramEnd"/>
    </w:p>
    <w:p w14:paraId="6C315263" w14:textId="77777777" w:rsidR="00CF2518" w:rsidRPr="00CF2518" w:rsidRDefault="00CF2518" w:rsidP="00CF2518">
      <w:pPr>
        <w:rPr>
          <w:ins w:id="2161" w:author="Eric Boisvert" w:date="2016-01-16T18:40:00Z"/>
          <w:lang w:val="en-CA"/>
          <w:rPrChange w:id="2162" w:author="Eric Boisvert" w:date="2016-01-16T18:41:00Z">
            <w:rPr>
              <w:ins w:id="2163" w:author="Eric Boisvert" w:date="2016-01-16T18:40:00Z"/>
              <w:b/>
              <w:bCs/>
              <w:lang w:val="en-CA"/>
            </w:rPr>
          </w:rPrChange>
        </w:rPr>
        <w:pPrChange w:id="2164" w:author="Eric Boisvert" w:date="2016-01-16T18:41:00Z">
          <w:pPr/>
        </w:pPrChange>
      </w:pPr>
    </w:p>
    <w:p w14:paraId="021E884D" w14:textId="0653F9BE" w:rsidR="00CF2518" w:rsidRDefault="00CF2518" w:rsidP="00CF2518">
      <w:pPr>
        <w:pPrChange w:id="2165" w:author="Eric Boisvert" w:date="2016-01-16T18:41:00Z">
          <w:pPr/>
        </w:pPrChange>
      </w:pPr>
      <w:ins w:id="2166" w:author="Eric Boisvert" w:date="2016-01-16T18:40:00Z">
        <w:r>
          <w:rPr>
            <w:lang w:val="en-CA"/>
          </w:rPr>
          <w:t>The property throw</w:t>
        </w:r>
        <w:proofErr w:type="gramStart"/>
        <w:r>
          <w:rPr>
            <w:lang w:val="en-CA"/>
          </w:rPr>
          <w:t>:GSML</w:t>
        </w:r>
        <w:proofErr w:type="gramEnd"/>
        <w:r>
          <w:rPr>
            <w:lang w:val="en-CA"/>
          </w:rPr>
          <w:t xml:space="preserve">_Vector shall contain </w:t>
        </w:r>
      </w:ins>
      <w:ins w:id="2167"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168" w:name="BKM_D8F0C163_8545_458E_90CD_CA5151787B07"/>
      <w:bookmarkStart w:id="2169" w:name="BKM_C37626AA_696F_429A_B16D_4833F8339B50"/>
      <w:bookmarkStart w:id="2170" w:name="BKM_8E0A8CD6_1952_49E4_ACE7_469172BABBA7"/>
      <w:bookmarkStart w:id="2171" w:name="BKM_498C83DB_DFDB_4234_B978_7C656FD73043"/>
      <w:bookmarkEnd w:id="2168"/>
      <w:bookmarkEnd w:id="2169"/>
      <w:bookmarkEnd w:id="2170"/>
      <w:bookmarkEnd w:id="2171"/>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172" w:author="Eric Boisvert" w:date="2016-01-16T18:41:00Z">
        <w:r>
          <w:t xml:space="preserve">FoldDescription is an </w:t>
        </w:r>
      </w:ins>
      <w:proofErr w:type="gramStart"/>
      <w:ins w:id="2173" w:author="Eric Boisvert" w:date="2016-01-16T18:42:00Z">
        <w:r>
          <w:t>e</w:t>
        </w:r>
      </w:ins>
      <w:bookmarkStart w:id="2174" w:name="_GoBack"/>
      <w:bookmarkEnd w:id="2174"/>
      <w:del w:id="2175"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2EF6835E" w:rsidR="00FE753A" w:rsidRDefault="00230CDE" w:rsidP="00FE753A">
      <w:pPr>
        <w:keepNext/>
      </w:pPr>
      <w:r>
        <w:rPr>
          <w:noProof/>
          <w:lang w:val="en-CA" w:eastAsia="en-CA"/>
        </w:rPr>
        <w:lastRenderedPageBreak/>
        <w:pict w14:anchorId="5EDF135B">
          <v:shape id="Picture 448" o:spid="_x0000_i1088" type="#_x0000_t75" style="width:6in;height:400.85pt;visibility:visible;mso-wrap-style:square">
            <v:imagedata r:id="rId77"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176" w:author="Eric Boisvert" w:date="2016-01-16T17:26:00Z">
        <w:r w:rsidR="00230CDE">
          <w:rPr>
            <w:noProof/>
          </w:rPr>
          <w:t>63</w:t>
        </w:r>
      </w:ins>
      <w:del w:id="2177"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178" w:name="BKM_D8139323_6092_443C_A360_3F3BE3361CC0"/>
      <w:bookmarkEnd w:id="217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79" w:name="BKM_9F55EEFA_C0E3_452C_8F3E_4601CB5BDD65"/>
            <w:bookmarkEnd w:id="217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80" w:name="BKM_B6CF2C95_A27D_49AD_BB55_36897A8B9A93"/>
            <w:bookmarkEnd w:id="2180"/>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81" w:name="BKM_C47055C6_23E4_4FE1_89C3_7EA3E53F016F"/>
            <w:bookmarkEnd w:id="2181"/>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82" w:name="BKM_BE3EB69A_2E9F_4015_9A53_7E29585ADF99"/>
            <w:bookmarkEnd w:id="2182"/>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83" w:name="BKM_D49811C3_C3B3_4361_989B_69411D4795BC"/>
            <w:bookmarkEnd w:id="2183"/>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84" w:name="BKM_6411C0D6_8DBF_4DB6_A7B6_ADED17047AE5"/>
            <w:bookmarkEnd w:id="2184"/>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85" w:name="BKM_2C450E0F_0DB6_4DEB_964F_DE2661303D3A"/>
            <w:bookmarkEnd w:id="2185"/>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86" w:name="BKM_5CAB0B26_2CE6_42AB_B2CE_2FA413E9F025"/>
            <w:bookmarkEnd w:id="2186"/>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87" w:name="BKM_FA6FE08B_7A03_4337_979E_0DF7D1B98F33"/>
            <w:bookmarkEnd w:id="2187"/>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88" w:name="BKM_922E2E10_A22B_488C_B866_3D68572C1248"/>
            <w:bookmarkEnd w:id="2188"/>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230CDE" w:rsidP="00FE753A">
      <w:pPr>
        <w:keepNext/>
      </w:pPr>
      <w:r>
        <w:rPr>
          <w:noProof/>
          <w:lang w:val="en-CA" w:eastAsia="en-CA"/>
        </w:rPr>
        <w:lastRenderedPageBreak/>
        <w:pict w14:anchorId="66F3638C">
          <v:shape id="Picture 449" o:spid="_x0000_i1089" type="#_x0000_t75" style="width:6in;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189" w:author="Eric Boisvert" w:date="2016-01-16T17:26:00Z">
        <w:r w:rsidR="00230CDE">
          <w:rPr>
            <w:noProof/>
          </w:rPr>
          <w:t>64</w:t>
        </w:r>
      </w:ins>
      <w:del w:id="2190"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191" w:name="BKM_60CC5835_79D2_4A13_B4A8_D7D9DBF215A3"/>
      <w:bookmarkEnd w:id="219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92" w:name="BKM_50AAAF20_CB99_4ABC_9FAE_60AD6D1987FD"/>
            <w:bookmarkEnd w:id="219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93" w:name="BKM_15CC129A_078F_4F7E_80FD_248D1D0D33F2"/>
            <w:bookmarkEnd w:id="2193"/>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230CDE" w:rsidP="003804FE">
      <w:pPr>
        <w:keepNext/>
      </w:pPr>
      <w:r>
        <w:rPr>
          <w:noProof/>
          <w:lang w:val="en-CA" w:eastAsia="en-CA"/>
        </w:rPr>
        <w:pict w14:anchorId="0A454231">
          <v:shape id="Picture 450" o:spid="_x0000_i1090" type="#_x0000_t75" style="width:6in;height:461.55pt;visibility:visible;mso-wrap-style:square">
            <v:imagedata r:id="rId79"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194" w:author="Eric Boisvert" w:date="2016-01-16T17:26:00Z">
        <w:r w:rsidR="00230CDE">
          <w:rPr>
            <w:noProof/>
          </w:rPr>
          <w:t>65</w:t>
        </w:r>
      </w:ins>
      <w:del w:id="2195"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196" w:name="BKM_FDDB3C9C_445F_40FB_AB70_ED1438E267DC"/>
      <w:bookmarkEnd w:id="219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197" w:name="BKM_19D968ED_E9E9_4696_A463_9B8A89B9A29C"/>
            <w:bookmarkEnd w:id="2197"/>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198" w:name="BKM_A9E84D60_87E8_4274_B497_38C594525434"/>
            <w:bookmarkEnd w:id="2198"/>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199" w:name="BKM_F7EC3986_4D93_479D_BDAB_FDA23552D58F"/>
            <w:bookmarkEnd w:id="2199"/>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200" w:name="BKM_3788366B_341E_49F9_A366_57B90FBEF589"/>
            <w:bookmarkEnd w:id="2200"/>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201" w:name="BKM_472C9381_9698_46F2_8E04_2E603A1474CC"/>
            <w:bookmarkEnd w:id="2201"/>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202" w:name="BKM_33E4A038_4438_4CEF_A4A6_6E8349B6FDCC"/>
            <w:bookmarkEnd w:id="2202"/>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230CDE" w:rsidP="00617E36">
      <w:pPr>
        <w:keepNext/>
      </w:pPr>
      <w:r>
        <w:rPr>
          <w:noProof/>
          <w:lang w:val="en-CA" w:eastAsia="en-CA"/>
        </w:rPr>
        <w:pict w14:anchorId="61B1CC6B">
          <v:shape id="Picture 452" o:spid="_x0000_i1091" type="#_x0000_t75" style="width:430.95pt;height:319.15pt;visibility:visible;mso-wrap-style:square">
            <v:imagedata r:id="rId80"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203" w:author="Eric Boisvert" w:date="2016-01-16T17:26:00Z">
        <w:r w:rsidR="00230CDE">
          <w:rPr>
            <w:noProof/>
          </w:rPr>
          <w:t>66</w:t>
        </w:r>
      </w:ins>
      <w:del w:id="2204"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205" w:name="BKM_E32F3F79_7117_4294_86FD_A68126B03F62"/>
      <w:bookmarkEnd w:id="22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206" w:name="BKM_76F0AF36_F011_4216_B99A_7C75820C7A2C"/>
            <w:bookmarkEnd w:id="2206"/>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207" w:name="BKM_B13360B8_167E_4DA8_A7B7_EA7DCABE7993"/>
            <w:bookmarkEnd w:id="2207"/>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208" w:name="_Toc439943475"/>
      <w:r>
        <w:t>Geologic Unit Details</w:t>
      </w:r>
      <w:bookmarkEnd w:id="2208"/>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230CDE" w:rsidP="00CB339F">
      <w:pPr>
        <w:keepNext/>
      </w:pPr>
      <w:r>
        <w:rPr>
          <w:noProof/>
          <w:lang w:val="en-CA" w:eastAsia="en-CA"/>
        </w:rPr>
        <w:lastRenderedPageBreak/>
        <w:pict w14:anchorId="30A076C3">
          <v:shape id="Picture 453" o:spid="_x0000_i1092"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209" w:author="Eric Boisvert" w:date="2016-01-16T17:26:00Z">
        <w:r w:rsidR="00230CDE">
          <w:rPr>
            <w:noProof/>
          </w:rPr>
          <w:t>67</w:t>
        </w:r>
      </w:ins>
      <w:del w:id="2210"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211" w:name="BKM_E8CC2926_B007_4DFB_997F_F78EC469DF9A"/>
      <w:bookmarkEnd w:id="221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212" w:name="BKM_BB58E692_A1AE_4D52_B50D_8A8583AB1BE4"/>
            <w:bookmarkEnd w:id="221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213" w:name="BKM_31BF4296_6E8D_413D_AA94_37BAA601A4E2"/>
            <w:bookmarkEnd w:id="2213"/>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214" w:name="BKM_0CE007A8_3CE4_4605_997D_014E0E71F898"/>
            <w:bookmarkEnd w:id="2214"/>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215" w:name="BKM_4ACCDAB5_D34A_4312_AB32_2B6F03610F7A"/>
            <w:bookmarkEnd w:id="2215"/>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216" w:name="BKM_19472229_5BF0_45F8_BED6_B86B706423A9"/>
      <w:bookmarkEnd w:id="221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217" w:name="BKM_B8E145AE_8356_455D_8AF6_DD01E80B774C"/>
            <w:bookmarkEnd w:id="2217"/>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218" w:name="BKM_8FB90A67_2503_406F_8326_44811B80D96C"/>
            <w:bookmarkEnd w:id="2218"/>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219" w:name="BKM_32D036C1_ECEB_4E0E_8D49_567109DB3963"/>
            <w:bookmarkEnd w:id="2219"/>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220" w:name="_Toc439943476"/>
      <w:r>
        <w:t>GeoSciML extension vocabularies</w:t>
      </w:r>
      <w:bookmarkEnd w:id="2220"/>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221" w:name="_Ref433004816"/>
      <w:r>
        <w:t xml:space="preserve">Table </w:t>
      </w:r>
      <w:r w:rsidR="00673E83">
        <w:fldChar w:fldCharType="begin"/>
      </w:r>
      <w:r w:rsidR="00673E83">
        <w:instrText xml:space="preserve"> SEQ Table \* ARABIC </w:instrText>
      </w:r>
      <w:r w:rsidR="00673E83">
        <w:fldChar w:fldCharType="separate"/>
      </w:r>
      <w:ins w:id="2222" w:author="Eric Boisvert" w:date="2016-01-10T16:17:00Z">
        <w:r w:rsidR="00292781">
          <w:rPr>
            <w:noProof/>
          </w:rPr>
          <w:t>5</w:t>
        </w:r>
      </w:ins>
      <w:del w:id="2223" w:author="Eric Boisvert" w:date="2016-01-08T19:00:00Z">
        <w:r w:rsidR="004D3EF3" w:rsidDel="0016408B">
          <w:rPr>
            <w:noProof/>
          </w:rPr>
          <w:delText>15</w:delText>
        </w:r>
      </w:del>
      <w:r w:rsidR="00673E83">
        <w:rPr>
          <w:noProof/>
        </w:rPr>
        <w:fldChar w:fldCharType="end"/>
      </w:r>
      <w:bookmarkEnd w:id="2221"/>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224" w:name="_Ref432948522"/>
      <w:bookmarkStart w:id="2225" w:name="_Toc439943477"/>
      <w:r w:rsidRPr="00D12552">
        <w:rPr>
          <w:lang w:val="en-CA"/>
        </w:rPr>
        <w:t xml:space="preserve">GeoSciML </w:t>
      </w:r>
      <w:r>
        <w:rPr>
          <w:lang w:val="en-CA"/>
        </w:rPr>
        <w:t>GeologicTime</w:t>
      </w:r>
      <w:r w:rsidRPr="00D12552">
        <w:rPr>
          <w:lang w:val="en-CA"/>
        </w:rPr>
        <w:t xml:space="preserve"> </w:t>
      </w:r>
      <w:ins w:id="2226" w:author="Eric Boisvert" w:date="2015-11-03T05:15:00Z">
        <w:r w:rsidR="004F0DC1">
          <w:rPr>
            <w:lang w:val="en-CA"/>
          </w:rPr>
          <w:t xml:space="preserve">Abstract </w:t>
        </w:r>
      </w:ins>
      <w:r w:rsidRPr="00D12552">
        <w:rPr>
          <w:lang w:val="en-CA"/>
        </w:rPr>
        <w:t>Requirements Class</w:t>
      </w:r>
      <w:bookmarkEnd w:id="2224"/>
      <w:bookmarkEnd w:id="222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230CDE" w:rsidP="000B1244">
      <w:pPr>
        <w:keepNext/>
      </w:pPr>
      <w:r>
        <w:rPr>
          <w:noProof/>
          <w:lang w:val="en-CA" w:eastAsia="en-CA"/>
        </w:rPr>
        <w:lastRenderedPageBreak/>
        <w:pict w14:anchorId="45B11095">
          <v:shape id="Image 497" o:spid="_x0000_i1093"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227" w:author="Eric Boisvert" w:date="2016-01-16T17:26:00Z">
        <w:r w:rsidR="00230CDE">
          <w:rPr>
            <w:noProof/>
          </w:rPr>
          <w:t>68</w:t>
        </w:r>
      </w:ins>
      <w:del w:id="222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230CDE" w:rsidP="008F4E9C">
      <w:pPr>
        <w:keepNext/>
      </w:pPr>
      <w:r>
        <w:rPr>
          <w:noProof/>
          <w:lang w:val="en-CA" w:eastAsia="en-CA"/>
        </w:rPr>
        <w:pict w14:anchorId="1784F587">
          <v:shape id="Picture 31" o:spid="_x0000_i1094" type="#_x0000_t75" style="width:6in;height:373.4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229" w:author="Eric Boisvert" w:date="2016-01-16T17:26:00Z">
        <w:r w:rsidR="00230CDE">
          <w:rPr>
            <w:noProof/>
          </w:rPr>
          <w:t>69</w:t>
        </w:r>
      </w:ins>
      <w:del w:id="223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231" w:name="_Toc439943478"/>
      <w:r w:rsidRPr="008F4E9C">
        <w:t>Global Boundary Stratotype Sections and Points</w:t>
      </w:r>
      <w:bookmarkEnd w:id="223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230CDE" w:rsidP="00821F1F">
      <w:pPr>
        <w:keepNext/>
      </w:pPr>
      <w:r>
        <w:rPr>
          <w:noProof/>
          <w:lang w:val="en-CA" w:eastAsia="en-CA"/>
        </w:rPr>
        <w:lastRenderedPageBreak/>
        <w:pict w14:anchorId="4B5A3431">
          <v:shape id="Picture 454" o:spid="_x0000_i1095"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232" w:author="Eric Boisvert" w:date="2016-01-16T17:26:00Z">
        <w:r w:rsidR="00230CDE">
          <w:rPr>
            <w:noProof/>
          </w:rPr>
          <w:t>70</w:t>
        </w:r>
      </w:ins>
      <w:del w:id="2233"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230CDE" w:rsidP="00821F1F">
      <w:pPr>
        <w:keepNext/>
      </w:pPr>
      <w:r>
        <w:rPr>
          <w:noProof/>
          <w:lang w:val="en-CA" w:eastAsia="en-CA"/>
        </w:rPr>
        <w:lastRenderedPageBreak/>
        <w:pict w14:anchorId="7C6C9DB9">
          <v:shape id="Picture 455" o:spid="_x0000_i1096" type="#_x0000_t75" style="width:241.8pt;height:365.9pt;visibility:visible;mso-wrap-style:square">
            <v:imagedata r:id="rId85"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234" w:author="Eric Boisvert" w:date="2016-01-16T17:26:00Z">
        <w:r w:rsidR="00230CDE">
          <w:rPr>
            <w:noProof/>
          </w:rPr>
          <w:t>71</w:t>
        </w:r>
      </w:ins>
      <w:del w:id="2235"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236" w:name="BKM_58D632CF_BB56_4A60_B802_C78FC42B4B0D"/>
      <w:bookmarkEnd w:id="223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237" w:name="BKM_B8B6E400_425B_496D_997B_63F3369FC8C6"/>
            <w:bookmarkEnd w:id="223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238" w:name="BKM_0A8B18AD_F79E_4E63_8D17_DE2C48F3AF42"/>
            <w:bookmarkEnd w:id="2238"/>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239" w:name="BKM_F023F8DE_07B5_4FF5_8335_917836DF40EC"/>
            <w:bookmarkEnd w:id="2239"/>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230CDE" w:rsidP="00024B9A">
      <w:pPr>
        <w:keepNext/>
      </w:pPr>
      <w:r>
        <w:rPr>
          <w:noProof/>
          <w:lang w:val="en-CA" w:eastAsia="en-CA"/>
        </w:rPr>
        <w:pict w14:anchorId="7DEA392A">
          <v:shape id="Picture 456" o:spid="_x0000_i1097" type="#_x0000_t75" style="width:372.35pt;height:400.3pt;visibility:visible;mso-wrap-style:square">
            <v:imagedata r:id="rId86"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240" w:author="Eric Boisvert" w:date="2016-01-16T17:26:00Z">
        <w:r w:rsidR="00230CDE">
          <w:rPr>
            <w:noProof/>
          </w:rPr>
          <w:t>72</w:t>
        </w:r>
      </w:ins>
      <w:del w:id="2241"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242" w:name="BKM_1C0FB01B_F4A6_4733_BA06_87BA9B2415C9"/>
      <w:bookmarkEnd w:id="224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243" w:name="BKM_FF29DAEB_3E4E_4D00_B3A1_D0E4D913A1D2"/>
            <w:bookmarkEnd w:id="2243"/>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244" w:name="BKM_2769F637_48D7_42F4_B567_915886458F2C"/>
            <w:bookmarkEnd w:id="2244"/>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245" w:name="BKM_DAEF393B_8D05_4043_87C1_9038BA957915"/>
            <w:bookmarkEnd w:id="2245"/>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246" w:name="BKM_45E678ED_7B83_4A86_A4BD_BC55352F39D9"/>
            <w:bookmarkEnd w:id="2246"/>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247" w:name="_Toc439943479"/>
      <w:r>
        <w:t>Temporal Reference System</w:t>
      </w:r>
      <w:bookmarkEnd w:id="2247"/>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230CDE" w:rsidP="009C2973">
      <w:pPr>
        <w:keepNext/>
      </w:pPr>
      <w:r>
        <w:rPr>
          <w:noProof/>
          <w:lang w:val="en-CA" w:eastAsia="en-CA"/>
        </w:rPr>
        <w:lastRenderedPageBreak/>
        <w:pict w14:anchorId="7E6628A8">
          <v:shape id="Picture 493" o:spid="_x0000_i1098" type="#_x0000_t75" style="width:6in;height:508.8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248" w:author="Eric Boisvert" w:date="2016-01-16T17:26:00Z">
        <w:r w:rsidR="00230CDE">
          <w:rPr>
            <w:noProof/>
          </w:rPr>
          <w:t>73</w:t>
        </w:r>
      </w:ins>
      <w:del w:id="2249"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250" w:author="Eric Boisvert" w:date="2015-11-11T12:12:00Z">
              <w:r w:rsidRPr="00D970E9">
                <w:rPr>
                  <w:rFonts w:ascii="Calibri" w:hAnsi="Calibri"/>
                  <w:color w:val="000000"/>
                  <w:sz w:val="20"/>
                  <w:szCs w:val="20"/>
                  <w:lang w:val="en-CA"/>
                </w:rPr>
                <w:t>TimeOrdinalEra composing the TimeOrdinalReferenceSystem</w:t>
              </w:r>
            </w:ins>
            <w:del w:id="2251"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252" w:author="Eric Boisvert" w:date="2015-11-11T12:10:00Z"/>
                <w:rFonts w:ascii="Calibri" w:hAnsi="Calibri"/>
                <w:color w:val="000000"/>
                <w:sz w:val="20"/>
                <w:szCs w:val="20"/>
                <w:lang w:val="en-CA"/>
              </w:rPr>
            </w:pPr>
            <w:ins w:id="2253" w:author="Eric Boisvert" w:date="2015-11-11T12:10:00Z">
              <w:r w:rsidRPr="00D970E9">
                <w:rPr>
                  <w:rFonts w:ascii="Calibri" w:hAnsi="Calibri"/>
                  <w:color w:val="000000"/>
                  <w:sz w:val="20"/>
                  <w:szCs w:val="20"/>
                  <w:lang w:val="en-CA"/>
                </w:rPr>
                <w:t>Subdivisions of TimeOrdinalEra</w:t>
              </w:r>
            </w:ins>
            <w:del w:id="2254"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255" w:name="BKM_63ECF066_EE03_4253_8744_0F86D06238D4"/>
      <w:bookmarkEnd w:id="225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256" w:name="BKM_87370C48_A777_490F_8AD5_7B430EEB4CC8"/>
            <w:bookmarkEnd w:id="2256"/>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257" w:name="BKM_229122EC_1DA3_4235_81D3_26787B18C5E7"/>
            <w:bookmarkEnd w:id="2257"/>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258" w:name="_Toc439943480"/>
      <w:r>
        <w:t>Time scale</w:t>
      </w:r>
      <w:bookmarkEnd w:id="2258"/>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230CDE" w:rsidP="00935ECA">
      <w:pPr>
        <w:keepNext/>
      </w:pPr>
      <w:r>
        <w:rPr>
          <w:noProof/>
          <w:lang w:val="en-CA" w:eastAsia="en-CA"/>
        </w:rPr>
        <w:lastRenderedPageBreak/>
        <w:pict w14:anchorId="61396997">
          <v:shape id="Picture 458" o:spid="_x0000_i1099" type="#_x0000_t75" style="width:6in;height:379.35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259" w:author="Eric Boisvert" w:date="2016-01-16T17:26:00Z">
        <w:r w:rsidR="00230CDE">
          <w:rPr>
            <w:noProof/>
          </w:rPr>
          <w:t>74</w:t>
        </w:r>
      </w:ins>
      <w:del w:id="2260"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230CDE" w:rsidP="00606F7E">
      <w:pPr>
        <w:keepNext/>
      </w:pPr>
      <w:r>
        <w:rPr>
          <w:noProof/>
          <w:lang w:val="en-CA" w:eastAsia="en-CA"/>
        </w:rPr>
        <w:pict w14:anchorId="4C779ED5">
          <v:shape id="Picture 459" o:spid="_x0000_i1100"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261" w:author="Eric Boisvert" w:date="2016-01-16T17:26:00Z">
        <w:r w:rsidR="00230CDE">
          <w:rPr>
            <w:noProof/>
          </w:rPr>
          <w:t>75</w:t>
        </w:r>
      </w:ins>
      <w:del w:id="2262"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263" w:name="BKM_87E807D4_B547_4527_95DA_3886362CC5FC"/>
      <w:bookmarkEnd w:id="226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264" w:name="BKM_84F1004A_AA50_459B_B70A_65E13CA8B294"/>
            <w:bookmarkEnd w:id="2264"/>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230CDE" w:rsidP="00C343CA">
      <w:pPr>
        <w:keepNext/>
      </w:pPr>
      <w:r>
        <w:rPr>
          <w:noProof/>
          <w:lang w:val="en-CA" w:eastAsia="en-CA"/>
        </w:rPr>
        <w:pict w14:anchorId="1938F27F">
          <v:shape id="Picture 460" o:spid="_x0000_i1101" type="#_x0000_t75" style="width:6in;height:472.3pt;visibility:visible;mso-wrap-style:square">
            <v:imagedata r:id="rId90"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265" w:author="Eric Boisvert" w:date="2016-01-16T17:26:00Z">
        <w:r w:rsidR="00230CDE">
          <w:rPr>
            <w:noProof/>
          </w:rPr>
          <w:t>76</w:t>
        </w:r>
      </w:ins>
      <w:del w:id="2266"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230CDE" w:rsidP="00C343CA">
      <w:r>
        <w:rPr>
          <w:noProof/>
          <w:lang w:val="en-CA" w:eastAsia="en-CA"/>
        </w:rPr>
        <w:pict w14:anchorId="344623C1">
          <v:shape id="Image 461" o:spid="_x0000_i1102" type="#_x0000_t75" style="width:279.95pt;height:326.15pt;visibility:visible;mso-wrap-style:square">
            <v:imagedata r:id="rId91"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267" w:name="_Toc439943481"/>
      <w:r>
        <w:lastRenderedPageBreak/>
        <w:t>Geologic time</w:t>
      </w:r>
      <w:r w:rsidR="00B42641">
        <w:t xml:space="preserve"> vocabularies</w:t>
      </w:r>
      <w:bookmarkEnd w:id="2267"/>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268" w:name="_Ref433005219"/>
      <w:r>
        <w:t xml:space="preserve">Table </w:t>
      </w:r>
      <w:r w:rsidR="00673E83">
        <w:fldChar w:fldCharType="begin"/>
      </w:r>
      <w:r w:rsidR="00673E83">
        <w:instrText xml:space="preserve"> SEQ Table \* ARABIC </w:instrText>
      </w:r>
      <w:r w:rsidR="00673E83">
        <w:fldChar w:fldCharType="separate"/>
      </w:r>
      <w:ins w:id="2269" w:author="Eric Boisvert" w:date="2016-01-10T16:17:00Z">
        <w:r w:rsidR="00292781">
          <w:rPr>
            <w:noProof/>
          </w:rPr>
          <w:t>6</w:t>
        </w:r>
      </w:ins>
      <w:del w:id="2270" w:author="Eric Boisvert" w:date="2016-01-08T19:00:00Z">
        <w:r w:rsidR="004D3EF3" w:rsidDel="0016408B">
          <w:rPr>
            <w:noProof/>
          </w:rPr>
          <w:delText>16</w:delText>
        </w:r>
      </w:del>
      <w:r w:rsidR="00673E83">
        <w:rPr>
          <w:noProof/>
        </w:rPr>
        <w:fldChar w:fldCharType="end"/>
      </w:r>
      <w:bookmarkEnd w:id="2268"/>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271" w:name="_Toc439943482"/>
      <w:r w:rsidRPr="00D12552">
        <w:rPr>
          <w:lang w:val="en-CA"/>
        </w:rPr>
        <w:t xml:space="preserve">GeoSciML </w:t>
      </w:r>
      <w:r>
        <w:rPr>
          <w:lang w:val="en-CA"/>
        </w:rPr>
        <w:t>Borehole</w:t>
      </w:r>
      <w:r w:rsidRPr="00D12552">
        <w:rPr>
          <w:lang w:val="en-CA"/>
        </w:rPr>
        <w:t xml:space="preserve"> </w:t>
      </w:r>
      <w:ins w:id="2272" w:author="Eric Boisvert" w:date="2015-11-03T05:15:00Z">
        <w:r w:rsidR="004F0DC1">
          <w:rPr>
            <w:lang w:val="en-CA"/>
          </w:rPr>
          <w:t xml:space="preserve">Abstract </w:t>
        </w:r>
      </w:ins>
      <w:r w:rsidRPr="00D12552">
        <w:rPr>
          <w:lang w:val="en-CA"/>
        </w:rPr>
        <w:t>Requirements Class</w:t>
      </w:r>
      <w:bookmarkEnd w:id="2271"/>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230CDE" w:rsidP="000B1244">
      <w:pPr>
        <w:keepNext/>
      </w:pPr>
      <w:r>
        <w:rPr>
          <w:noProof/>
          <w:lang w:val="en-CA" w:eastAsia="en-CA"/>
        </w:rPr>
        <w:lastRenderedPageBreak/>
        <w:pict w14:anchorId="05DF672F">
          <v:shape id="Image 498" o:spid="_x0000_i1103" type="#_x0000_t75" style="width:6in;height:316.5pt;visibility:visible;mso-wrap-style:square">
            <v:imagedata r:id="rId92"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273" w:author="Eric Boisvert" w:date="2016-01-16T17:26:00Z">
        <w:r w:rsidR="00230CDE">
          <w:rPr>
            <w:noProof/>
          </w:rPr>
          <w:t>77</w:t>
        </w:r>
      </w:ins>
      <w:del w:id="2274"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230CDE" w:rsidP="00F46BB7">
      <w:pPr>
        <w:keepNext/>
      </w:pPr>
      <w:r>
        <w:rPr>
          <w:noProof/>
          <w:lang w:val="en-CA" w:eastAsia="en-CA"/>
        </w:rPr>
        <w:lastRenderedPageBreak/>
        <w:pict w14:anchorId="7FDE0D21">
          <v:shape id="Image 462" o:spid="_x0000_i1104" type="#_x0000_t75" style="width:6in;height:334.75pt;visibility:visible;mso-wrap-style:square">
            <v:imagedata r:id="rId93"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275" w:author="Eric Boisvert" w:date="2016-01-16T17:26:00Z">
        <w:r w:rsidR="00230CDE">
          <w:rPr>
            <w:noProof/>
          </w:rPr>
          <w:t>78</w:t>
        </w:r>
      </w:ins>
      <w:del w:id="2276"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277" w:name="_Toc439943483"/>
      <w:r>
        <w:rPr>
          <w:lang w:val="en-CA"/>
        </w:rPr>
        <w:t>Borehole</w:t>
      </w:r>
      <w:bookmarkEnd w:id="2277"/>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230CDE" w:rsidP="00F46BB7">
      <w:pPr>
        <w:keepNext/>
      </w:pPr>
      <w:r>
        <w:rPr>
          <w:noProof/>
          <w:lang w:val="en-CA" w:eastAsia="en-CA"/>
        </w:rPr>
        <w:lastRenderedPageBreak/>
        <w:pict w14:anchorId="6B5502F1">
          <v:shape id="Image 463" o:spid="_x0000_i1105" type="#_x0000_t75" style="width:6in;height:243.95pt;visibility:visible;mso-wrap-style:square">
            <v:imagedata r:id="rId94"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278" w:author="Eric Boisvert" w:date="2016-01-16T17:26:00Z">
        <w:r w:rsidR="00230CDE">
          <w:rPr>
            <w:noProof/>
          </w:rPr>
          <w:t>79</w:t>
        </w:r>
      </w:ins>
      <w:del w:id="2279"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230CDE" w:rsidP="008B1DC6">
      <w:pPr>
        <w:keepNext/>
      </w:pPr>
      <w:r>
        <w:rPr>
          <w:noProof/>
          <w:lang w:val="en-CA" w:eastAsia="en-CA"/>
        </w:rPr>
        <w:lastRenderedPageBreak/>
        <w:pict w14:anchorId="32F97049">
          <v:shape id="Image 464" o:spid="_x0000_i1106" type="#_x0000_t75" style="width:394.95pt;height:311.65pt;visibility:visible;mso-wrap-style:square">
            <v:imagedata r:id="rId95"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280" w:author="Eric Boisvert" w:date="2016-01-16T17:26:00Z">
        <w:r w:rsidR="00230CDE">
          <w:rPr>
            <w:noProof/>
          </w:rPr>
          <w:t>80</w:t>
        </w:r>
      </w:ins>
      <w:del w:id="2281"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282" w:name="BKM_A12417ED_F0A6_4403_85AA_20F080BAB4D5"/>
      <w:bookmarkEnd w:id="228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83" w:name="BKM_25F49F60_E3B5_4649_859A_CB23C16B4FDD"/>
            <w:bookmarkEnd w:id="2283"/>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84" w:name="BKM_D18D7519_9180_4B84_84F3_D595F9367FF9"/>
            <w:bookmarkEnd w:id="2284"/>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85" w:name="BKM_E2471C2A_7288_4681_B62D_57416C5AAFFF"/>
            <w:bookmarkEnd w:id="2285"/>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86" w:name="BKM_C67677C2_A392_4DF9_BEE3_2543E744EE8A"/>
            <w:bookmarkEnd w:id="2286"/>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287"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288" w:author="Eric Boisvert" w:date="2015-11-11T14:04:00Z"/>
                <w:rFonts w:ascii="Calibri" w:hAnsi="Calibri" w:cs="Arial"/>
                <w:b/>
                <w:bCs/>
                <w:color w:val="000000"/>
                <w:sz w:val="20"/>
                <w:lang w:val="en-CA"/>
              </w:rPr>
            </w:pPr>
            <w:commentRangeStart w:id="2289"/>
            <w:ins w:id="2290"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291" w:author="Eric Boisvert" w:date="2015-11-11T14:04:00Z"/>
                <w:rFonts w:ascii="Calibri" w:hAnsi="Calibri" w:cs="Arial"/>
                <w:color w:val="000000"/>
                <w:sz w:val="20"/>
                <w:lang w:val="en-CA"/>
              </w:rPr>
            </w:pPr>
            <w:ins w:id="2292"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293" w:author="Eric Boisvert" w:date="2015-11-11T14:04:00Z"/>
                <w:rFonts w:ascii="Calibri" w:hAnsi="Calibri" w:cs="Arial"/>
                <w:color w:val="000000"/>
                <w:sz w:val="20"/>
                <w:lang w:val="en-CA"/>
              </w:rPr>
            </w:pPr>
            <w:ins w:id="2294"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289"/>
              <w:r>
                <w:rPr>
                  <w:rStyle w:val="CommentReference"/>
                </w:rPr>
                <w:commentReference w:id="2289"/>
              </w:r>
            </w:ins>
          </w:p>
        </w:tc>
      </w:tr>
      <w:tr w:rsidR="00B3403C" w:rsidRPr="008B1DC6" w:rsidDel="001A50D4" w14:paraId="5BE3E872" w14:textId="460EBD1F" w:rsidTr="00D970E9">
        <w:trPr>
          <w:del w:id="2295"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296" w:author="Eric Boisvert" w:date="2015-11-11T14:04:00Z"/>
                <w:rFonts w:ascii="Calibri" w:hAnsi="Calibri" w:cs="Arial"/>
                <w:b/>
                <w:bCs/>
                <w:color w:val="000000"/>
                <w:sz w:val="20"/>
                <w:lang w:val="en-CA"/>
              </w:rPr>
            </w:pPr>
            <w:del w:id="2297"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298" w:author="Eric Boisvert" w:date="2015-11-11T14:04:00Z"/>
                <w:rFonts w:ascii="Calibri" w:hAnsi="Calibri" w:cs="Arial"/>
                <w:color w:val="000000"/>
                <w:sz w:val="20"/>
                <w:lang w:val="en-CA"/>
              </w:rPr>
            </w:pPr>
            <w:del w:id="2299"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300" w:author="Eric Boisvert" w:date="2015-11-11T14:04:00Z"/>
                <w:rFonts w:ascii="Calibri" w:hAnsi="Calibri" w:cs="Arial"/>
                <w:color w:val="000000"/>
                <w:sz w:val="20"/>
                <w:lang w:val="en-CA"/>
              </w:rPr>
            </w:pPr>
            <w:del w:id="2301"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230CDE" w:rsidP="008B1DC6">
      <w:pPr>
        <w:keepNext/>
      </w:pPr>
      <w:r>
        <w:rPr>
          <w:noProof/>
          <w:lang w:val="en-CA" w:eastAsia="en-CA"/>
        </w:rPr>
        <w:lastRenderedPageBreak/>
        <w:pict w14:anchorId="5FBA6BAB">
          <v:shape id="Image 465" o:spid="_x0000_i1107" type="#_x0000_t75" style="width:377.2pt;height:414.25pt;visibility:visible;mso-wrap-style:square">
            <v:imagedata r:id="rId96"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302" w:author="Eric Boisvert" w:date="2016-01-16T17:26:00Z">
        <w:r w:rsidR="00230CDE">
          <w:rPr>
            <w:noProof/>
          </w:rPr>
          <w:t>81</w:t>
        </w:r>
      </w:ins>
      <w:del w:id="2303"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304" w:name="BKM_73DD4A6D_1BCE_421F_B6B6_00A34E56B7BC"/>
      <w:bookmarkEnd w:id="230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305" w:name="BKM_C7D17ABA_A07A_45C4_8096_F592A2DCBF59"/>
            <w:bookmarkEnd w:id="2305"/>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306" w:name="BKM_7AC10AA1_3FE2_4E49_AD1F_C27423759ACA"/>
            <w:bookmarkEnd w:id="2306"/>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307" w:name="BKM_E1DEAC71_7DFE_439E_9E4B_2C2A15DE8E14"/>
            <w:bookmarkEnd w:id="2307"/>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308" w:name="BKM_DEBFAE1D_DC46_4CB5_8920_4391F9626B7A"/>
            <w:bookmarkEnd w:id="2308"/>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309" w:name="BKM_EB3A6321_4939_429E_A4B6_C36556700F0A"/>
            <w:bookmarkEnd w:id="2309"/>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310"/>
            <w:r>
              <w:rPr>
                <w:rStyle w:val="reqtext"/>
                <w:lang w:val="en-CA"/>
              </w:rPr>
              <w:t>Coordinate Reference System of interval geometries SHALL use an appropriate 1D CRS</w:t>
            </w:r>
            <w:commentRangeEnd w:id="2310"/>
            <w:r>
              <w:rPr>
                <w:rStyle w:val="CommentReference"/>
                <w:rFonts w:ascii="Times New Roman" w:eastAsia="Times New Roman" w:hAnsi="Times New Roman"/>
                <w:lang w:val="en-US" w:eastAsia="en-US"/>
              </w:rPr>
              <w:commentReference w:id="2310"/>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230CDE" w:rsidP="00D30B51">
      <w:pPr>
        <w:keepNext/>
      </w:pPr>
      <w:r>
        <w:rPr>
          <w:noProof/>
          <w:lang w:val="en-CA" w:eastAsia="en-CA"/>
        </w:rPr>
        <w:lastRenderedPageBreak/>
        <w:pict w14:anchorId="519B4BD7">
          <v:shape id="Image 466" o:spid="_x0000_i1108" type="#_x0000_t75" style="width:429.3pt;height:409.95pt;visibility:visible;mso-wrap-style:square">
            <v:imagedata r:id="rId97"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311" w:author="Eric Boisvert" w:date="2016-01-16T17:26:00Z">
        <w:r w:rsidR="00230CDE">
          <w:rPr>
            <w:noProof/>
          </w:rPr>
          <w:t>82</w:t>
        </w:r>
      </w:ins>
      <w:del w:id="2312"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313" w:name="BKM_DD9713AD_C742_4E77_9937_E79AF8E3F761"/>
      <w:bookmarkEnd w:id="231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314" w:name="BKM_138D3390_B811_48AF_8A06_0C7EE945A325"/>
            <w:bookmarkEnd w:id="2314"/>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315" w:name="BKM_7C64B668_6255_4F21_934B_ED8983B04D0C"/>
            <w:bookmarkEnd w:id="2315"/>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316" w:name="BKM_0C4AECF7_73FF_44BA_9AA0_74A2155E1FB1"/>
            <w:bookmarkEnd w:id="2316"/>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317" w:name="BKM_405E5965_47DE_4F32_A8CF_BBB50354D56F"/>
            <w:bookmarkEnd w:id="2317"/>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318" w:name="BKM_8793A391_7A4C_4EEB_B8CF_F9D3F0D2716E"/>
            <w:bookmarkEnd w:id="2318"/>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319" w:name="BKM_3186C02E_BB7D_4207_BBD4_E76B02D0C894"/>
            <w:bookmarkEnd w:id="2319"/>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320" w:name="BKM_88BD49B2_8659_4CF8_BF4A_6EB59EB7D01A"/>
            <w:bookmarkEnd w:id="2320"/>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321" w:name="BKM_EDF197A9_47A0_4D71_AC33_859957294ED6"/>
            <w:bookmarkEnd w:id="2321"/>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322" w:name="BKM_F8F0AC0D_621F_42A5_92B3_5F5CC6F39AD8"/>
            <w:bookmarkEnd w:id="2322"/>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230CDE" w:rsidP="00B3403C">
      <w:pPr>
        <w:keepNext/>
      </w:pPr>
      <w:r>
        <w:rPr>
          <w:noProof/>
          <w:lang w:val="en-CA" w:eastAsia="en-CA"/>
        </w:rPr>
        <w:lastRenderedPageBreak/>
        <w:pict w14:anchorId="45010DFF">
          <v:shape id="Image 467" o:spid="_x0000_i1109" type="#_x0000_t75" style="width:362.15pt;height:317.55pt;visibility:visible;mso-wrap-style:square">
            <v:imagedata r:id="rId98"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323" w:author="Eric Boisvert" w:date="2016-01-16T17:26:00Z">
        <w:r w:rsidR="00230CDE">
          <w:rPr>
            <w:noProof/>
          </w:rPr>
          <w:t>83</w:t>
        </w:r>
      </w:ins>
      <w:del w:id="2324"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325" w:name="_Ref433007016"/>
      <w:r>
        <w:t xml:space="preserve">Table </w:t>
      </w:r>
      <w:r w:rsidR="00673E83">
        <w:fldChar w:fldCharType="begin"/>
      </w:r>
      <w:r w:rsidR="00673E83">
        <w:instrText xml:space="preserve"> SEQ Table \* ARABIC </w:instrText>
      </w:r>
      <w:r w:rsidR="00673E83">
        <w:fldChar w:fldCharType="separate"/>
      </w:r>
      <w:ins w:id="2326" w:author="Eric Boisvert" w:date="2016-01-10T16:17:00Z">
        <w:r w:rsidR="00292781">
          <w:rPr>
            <w:noProof/>
          </w:rPr>
          <w:t>7</w:t>
        </w:r>
      </w:ins>
      <w:del w:id="2327" w:author="Eric Boisvert" w:date="2016-01-08T19:00:00Z">
        <w:r w:rsidR="004D3EF3" w:rsidDel="0016408B">
          <w:rPr>
            <w:noProof/>
          </w:rPr>
          <w:delText>17</w:delText>
        </w:r>
      </w:del>
      <w:r w:rsidR="00673E83">
        <w:rPr>
          <w:noProof/>
        </w:rPr>
        <w:fldChar w:fldCharType="end"/>
      </w:r>
      <w:bookmarkEnd w:id="2325"/>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328" w:name="_Toc439943484"/>
      <w:r w:rsidRPr="00D12552">
        <w:rPr>
          <w:lang w:val="en-CA"/>
        </w:rPr>
        <w:t xml:space="preserve">GeoSciML </w:t>
      </w:r>
      <w:r>
        <w:rPr>
          <w:lang w:val="en-CA"/>
        </w:rPr>
        <w:t xml:space="preserve">Laboratory </w:t>
      </w:r>
      <w:ins w:id="2329" w:author="Eric Boisvert" w:date="2015-11-03T05:15:00Z">
        <w:r w:rsidR="004F0DC1">
          <w:rPr>
            <w:lang w:val="en-CA"/>
          </w:rPr>
          <w:t xml:space="preserve">Abstract </w:t>
        </w:r>
      </w:ins>
      <w:r>
        <w:rPr>
          <w:lang w:val="en-CA"/>
        </w:rPr>
        <w:t>Analysis</w:t>
      </w:r>
      <w:r w:rsidRPr="00D12552">
        <w:rPr>
          <w:lang w:val="en-CA"/>
        </w:rPr>
        <w:t xml:space="preserve"> Requirements Class</w:t>
      </w:r>
      <w:bookmarkEnd w:id="2328"/>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230CDE" w:rsidP="00090DCF">
      <w:pPr>
        <w:keepNext/>
      </w:pPr>
      <w:r>
        <w:rPr>
          <w:noProof/>
          <w:lang w:val="en-CA" w:eastAsia="en-CA"/>
        </w:rPr>
        <w:lastRenderedPageBreak/>
        <w:pict w14:anchorId="540C09FE">
          <v:shape id="Image 499" o:spid="_x0000_i1110" type="#_x0000_t75" style="width:431.45pt;height:398.15pt;visibility:visible;mso-wrap-style:square">
            <v:imagedata r:id="rId99" o:title=""/>
          </v:shape>
        </w:pict>
      </w:r>
      <w:r w:rsidR="00043E8E">
        <w:rPr>
          <w:rStyle w:val="CommentReference"/>
        </w:rPr>
        <w:commentReference w:id="2330"/>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331" w:author="Eric Boisvert" w:date="2016-01-16T17:26:00Z">
        <w:r w:rsidR="00230CDE">
          <w:rPr>
            <w:noProof/>
          </w:rPr>
          <w:t>84</w:t>
        </w:r>
      </w:ins>
      <w:del w:id="2332"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33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333"/>
            <w:r>
              <w:rPr>
                <w:rStyle w:val="CommentReference"/>
              </w:rPr>
              <w:commentReference w:id="2333"/>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334" w:name="_Toc439943485"/>
      <w:r>
        <w:rPr>
          <w:lang w:val="en-CA"/>
        </w:rPr>
        <w:t>Laboratory Analysis</w:t>
      </w:r>
      <w:bookmarkEnd w:id="2334"/>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230CDE" w:rsidP="00775DD7">
      <w:pPr>
        <w:keepNext/>
      </w:pPr>
      <w:r>
        <w:rPr>
          <w:noProof/>
          <w:lang w:val="en-CA" w:eastAsia="en-CA"/>
        </w:rPr>
        <w:lastRenderedPageBreak/>
        <w:pict w14:anchorId="7C6C8F97">
          <v:shape id="Image 468" o:spid="_x0000_i1111" type="#_x0000_t75" style="width:432.55pt;height:253.6pt;visibility:visible;mso-wrap-style:square">
            <v:imagedata r:id="rId100"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335" w:author="Eric Boisvert" w:date="2016-01-16T17:26:00Z">
        <w:r w:rsidR="00230CDE">
          <w:rPr>
            <w:noProof/>
          </w:rPr>
          <w:t>85</w:t>
        </w:r>
      </w:ins>
      <w:del w:id="2336"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230CDE" w:rsidP="00775DD7">
      <w:pPr>
        <w:keepNext/>
      </w:pPr>
      <w:r>
        <w:rPr>
          <w:noProof/>
          <w:lang w:val="en-CA" w:eastAsia="en-CA"/>
        </w:rPr>
        <w:pict w14:anchorId="4548520E">
          <v:shape id="Image 469" o:spid="_x0000_i1112" type="#_x0000_t75" style="width:6in;height:229.45pt;visibility:visible;mso-wrap-style:square">
            <v:imagedata r:id="rId101"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337" w:author="Eric Boisvert" w:date="2016-01-16T17:26:00Z">
        <w:r w:rsidR="00230CDE">
          <w:rPr>
            <w:noProof/>
          </w:rPr>
          <w:t>86</w:t>
        </w:r>
      </w:ins>
      <w:del w:id="2338"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339" w:name="BKM_4320F660_2F6E_4F45_98F8_50B996AF05CA"/>
      <w:bookmarkEnd w:id="233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340" w:name="BKM_C47BB20E_AB3E_41B0_BEAF_8545314C826D"/>
            <w:bookmarkEnd w:id="2340"/>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341" w:name="BKM_5A9940B3_320D_4C85_8B41_0199FF52327B"/>
            <w:bookmarkEnd w:id="2341"/>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342" w:name="BKM_692BBE92_2CD8_471D_9014_13E6919FFDA7"/>
            <w:bookmarkEnd w:id="2342"/>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343" w:name="BKM_E14379F1_C7A7_42A6_B412_F1E01671E46F"/>
            <w:bookmarkEnd w:id="2343"/>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344" w:name="BKM_40997390_B407_46AF_928A_15F7B52273ED"/>
            <w:bookmarkEnd w:id="2344"/>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230CDE" w:rsidP="00775DD7">
      <w:pPr>
        <w:keepNext/>
      </w:pPr>
      <w:r>
        <w:rPr>
          <w:noProof/>
          <w:lang w:val="en-CA" w:eastAsia="en-CA"/>
        </w:rPr>
        <w:lastRenderedPageBreak/>
        <w:pict w14:anchorId="787888AA">
          <v:shape id="Image 470" o:spid="_x0000_i1113" type="#_x0000_t75" style="width:6in;height:341.2pt;visibility:visible;mso-wrap-style:square">
            <v:imagedata r:id="rId102"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345" w:author="Eric Boisvert" w:date="2016-01-16T17:26:00Z">
        <w:r w:rsidR="00230CDE">
          <w:rPr>
            <w:noProof/>
          </w:rPr>
          <w:t>87</w:t>
        </w:r>
      </w:ins>
      <w:del w:id="2346"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347" w:name="BKM_BF1C223A_F0A6_4FC2_9EEF_88DC486F7DB4"/>
      <w:bookmarkEnd w:id="234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348" w:name="BKM_FCC3B9BB_23CF_4B5C_A83B_A898D191B651"/>
            <w:bookmarkEnd w:id="2348"/>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349" w:name="BKM_D9B59F94_645D_4A43_B06F_F3308DA82998"/>
            <w:bookmarkEnd w:id="2349"/>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350" w:name="BKM_963C6EE0_1269_4609_B11A_C2CBF9678C56"/>
            <w:bookmarkEnd w:id="2350"/>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351" w:author="Eric Boisvert" w:date="2015-11-11T14:10:00Z"/>
          <w:lang w:val="en-CA"/>
        </w:rPr>
      </w:pPr>
    </w:p>
    <w:p w14:paraId="0A9F4FF6" w14:textId="381FCBD2" w:rsidR="00B51AB4" w:rsidRDefault="00B51AB4" w:rsidP="00B51AB4">
      <w:pPr>
        <w:keepNext/>
      </w:pPr>
    </w:p>
    <w:p w14:paraId="74801BF7" w14:textId="6B812793" w:rsidR="00D01D0C" w:rsidRDefault="00230CDE" w:rsidP="00D01D0C">
      <w:pPr>
        <w:keepNext/>
      </w:pPr>
      <w:r>
        <w:rPr>
          <w:noProof/>
          <w:lang w:val="en-CA" w:eastAsia="en-CA"/>
        </w:rPr>
        <w:pict w14:anchorId="01F9E98B">
          <v:shape id="Picture 502" o:spid="_x0000_i1114" type="#_x0000_t75" style="width:6in;height:401.9pt;visibility:visible;mso-wrap-style:square">
            <v:imagedata r:id="rId103"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352" w:author="Eric Boisvert" w:date="2016-01-16T17:26:00Z">
        <w:r w:rsidR="00230CDE">
          <w:rPr>
            <w:noProof/>
          </w:rPr>
          <w:t>88</w:t>
        </w:r>
      </w:ins>
      <w:del w:id="2353"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354"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355" w:author="Eric Boisvert" w:date="2015-11-11T14:07:00Z"/>
                <w:rFonts w:ascii="Calibri" w:hAnsi="Calibri" w:cs="Arial"/>
                <w:b/>
                <w:bCs/>
                <w:color w:val="000000"/>
                <w:sz w:val="20"/>
                <w:lang w:val="en-CA"/>
              </w:rPr>
            </w:pPr>
            <w:ins w:id="2356"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357" w:author="Eric Boisvert" w:date="2015-11-11T14:07:00Z"/>
                <w:rFonts w:ascii="Calibri" w:hAnsi="Calibri" w:cs="Arial"/>
                <w:color w:val="000000"/>
                <w:sz w:val="20"/>
                <w:lang w:val="en-CA"/>
              </w:rPr>
            </w:pPr>
            <w:ins w:id="2358"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359" w:author="Eric Boisvert" w:date="2015-11-11T14:07:00Z"/>
                <w:rFonts w:ascii="Calibri" w:hAnsi="Calibri" w:cs="Arial"/>
                <w:color w:val="000000"/>
                <w:sz w:val="20"/>
                <w:lang w:val="en-CA"/>
              </w:rPr>
            </w:pPr>
            <w:ins w:id="2360"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230CDE" w:rsidP="00E966AA">
      <w:pPr>
        <w:keepNext/>
      </w:pPr>
      <w:r>
        <w:rPr>
          <w:noProof/>
          <w:lang w:val="en-CA" w:eastAsia="en-CA"/>
        </w:rPr>
        <w:pict w14:anchorId="0B91289A">
          <v:shape id="Image 472" o:spid="_x0000_i1115" type="#_x0000_t75" style="width:366.45pt;height:244.5pt;visibility:visible;mso-wrap-style:square">
            <v:imagedata r:id="rId104"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361" w:author="Eric Boisvert" w:date="2016-01-16T17:26:00Z">
        <w:r w:rsidR="00230CDE">
          <w:rPr>
            <w:noProof/>
          </w:rPr>
          <w:t>89</w:t>
        </w:r>
      </w:ins>
      <w:del w:id="2362"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363" w:name="BKM_79050478_59B4_46CF_B3EE_2B3B979B34B2"/>
      <w:bookmarkEnd w:id="236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364" w:name="BKM_49851DB0_5102_456A_B25E_E5E16C13E2EB"/>
            <w:bookmarkEnd w:id="2364"/>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365" w:name="BKM_B16CD918_4034_47F7_9393_204D6BE54C10"/>
            <w:bookmarkEnd w:id="2365"/>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230CDE" w:rsidP="00E966AA">
      <w:pPr>
        <w:keepNext/>
      </w:pPr>
      <w:r>
        <w:rPr>
          <w:noProof/>
          <w:lang w:val="en-CA" w:eastAsia="en-CA"/>
        </w:rPr>
        <w:lastRenderedPageBreak/>
        <w:pict w14:anchorId="40102AE1">
          <v:shape id="Image 473" o:spid="_x0000_i1116" type="#_x0000_t75" style="width:213.3pt;height:247.15pt;visibility:visible;mso-wrap-style:square">
            <v:imagedata r:id="rId105"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366" w:author="Eric Boisvert" w:date="2016-01-16T17:26:00Z">
        <w:r w:rsidR="00230CDE">
          <w:rPr>
            <w:noProof/>
          </w:rPr>
          <w:t>90</w:t>
        </w:r>
      </w:ins>
      <w:del w:id="2367"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368"/>
      <w:r>
        <w:t xml:space="preserve">When the image is available online, </w:t>
      </w:r>
      <w:r w:rsidR="00F67178">
        <w:t>the description field should provide a link to it.</w:t>
      </w:r>
      <w:commentRangeEnd w:id="2368"/>
      <w:r w:rsidR="00F67178">
        <w:rPr>
          <w:rStyle w:val="CommentReference"/>
        </w:rPr>
        <w:commentReference w:id="236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369" w:name="_Toc439943486"/>
      <w:r>
        <w:t>Geochronology</w:t>
      </w:r>
      <w:bookmarkEnd w:id="236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230CDE" w:rsidP="007F7DE0">
      <w:pPr>
        <w:keepNext/>
      </w:pPr>
      <w:r>
        <w:rPr>
          <w:noProof/>
          <w:lang w:val="en-CA" w:eastAsia="en-CA"/>
        </w:rPr>
        <w:lastRenderedPageBreak/>
        <w:pict w14:anchorId="3C78E219">
          <v:shape id="Image 474" o:spid="_x0000_i1117" type="#_x0000_t75" style="width:431.45pt;height:261.65pt;visibility:visible;mso-wrap-style:square">
            <v:imagedata r:id="rId106"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370" w:author="Eric Boisvert" w:date="2016-01-16T17:26:00Z">
        <w:r w:rsidR="00230CDE">
          <w:rPr>
            <w:noProof/>
          </w:rPr>
          <w:t>91</w:t>
        </w:r>
      </w:ins>
      <w:del w:id="2371"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372" w:name="BKM_A1B6B909_67BC_419F_AEF9_8696BB63F29E"/>
      <w:bookmarkEnd w:id="2372"/>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230CDE" w:rsidP="007F7DE0">
      <w:pPr>
        <w:keepNext/>
      </w:pPr>
      <w:r>
        <w:rPr>
          <w:noProof/>
          <w:lang w:val="en-CA" w:eastAsia="en-CA"/>
        </w:rPr>
        <w:lastRenderedPageBreak/>
        <w:pict w14:anchorId="2A5AD7C5">
          <v:shape id="Image 475" o:spid="_x0000_i1118" type="#_x0000_t75" style="width:6in;height:402.45pt;visibility:visible;mso-wrap-style:square">
            <v:imagedata r:id="rId107"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373" w:author="Eric Boisvert" w:date="2016-01-16T17:26:00Z">
        <w:r w:rsidR="00230CDE">
          <w:rPr>
            <w:noProof/>
          </w:rPr>
          <w:t>92</w:t>
        </w:r>
      </w:ins>
      <w:del w:id="2374"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75" w:name="BKM_0B1CA329_7FCB_4838_9738_F600EF3A8B04"/>
            <w:bookmarkEnd w:id="2375"/>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76" w:name="BKM_1D244EC3_ED85_479D_9C71_0F691EEBA5EA"/>
            <w:bookmarkEnd w:id="2376"/>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77" w:name="BKM_9712572B_F199_4830_ACFD_E9764FB58028"/>
            <w:bookmarkEnd w:id="2377"/>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78" w:name="BKM_95947C71_177C_4EA6_8B4C_94C513E8FE7E"/>
            <w:bookmarkEnd w:id="2378"/>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79" w:name="BKM_F00B629C_EDB4_449B_8603_CDBBEFBA3576"/>
            <w:bookmarkEnd w:id="2379"/>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80" w:name="BKM_B465F0F6_D0B5_40C2_8492_D188CFF84ACF"/>
            <w:bookmarkEnd w:id="2380"/>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81" w:name="BKM_84CD8D11_428B_401E_A711_B019F6D0913D"/>
            <w:bookmarkEnd w:id="2381"/>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382" w:name="_Toc439943487"/>
      <w:r>
        <w:rPr>
          <w:lang w:val="en-CA"/>
        </w:rPr>
        <w:t>Geologic Specimen</w:t>
      </w:r>
      <w:bookmarkEnd w:id="238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230CDE" w:rsidP="00672D0D">
      <w:pPr>
        <w:keepNext/>
      </w:pPr>
      <w:r>
        <w:rPr>
          <w:noProof/>
          <w:lang w:val="en-CA" w:eastAsia="en-CA"/>
        </w:rPr>
        <w:lastRenderedPageBreak/>
        <w:pict w14:anchorId="2C9B2F6F">
          <v:shape id="Image 487" o:spid="_x0000_i1119" type="#_x0000_t75" style="width:431.45pt;height:383.65pt;visibility:visible;mso-wrap-style:square">
            <v:imagedata r:id="rId108"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383" w:author="Eric Boisvert" w:date="2016-01-16T17:26:00Z">
        <w:r w:rsidR="00230CDE">
          <w:rPr>
            <w:noProof/>
          </w:rPr>
          <w:t>93</w:t>
        </w:r>
      </w:ins>
      <w:del w:id="2384"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385" w:author="Eric Boisvert" w:date="2015-10-30T09:04:00Z"/>
        </w:rPr>
      </w:pPr>
    </w:p>
    <w:p w14:paraId="1E73370E" w14:textId="35931A19" w:rsidR="00DD569C" w:rsidDel="004D3EF3" w:rsidRDefault="00DD569C" w:rsidP="00672D0D">
      <w:pPr>
        <w:rPr>
          <w:del w:id="2386"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230CDE" w:rsidP="00672D0D">
      <w:pPr>
        <w:keepNext/>
      </w:pPr>
      <w:r>
        <w:rPr>
          <w:noProof/>
          <w:lang w:val="en-CA" w:eastAsia="en-CA"/>
        </w:rPr>
        <w:lastRenderedPageBreak/>
        <w:pict w14:anchorId="5B91989F">
          <v:shape id="Image 488" o:spid="_x0000_i1120" type="#_x0000_t75" style="width:227.3pt;height:346.05pt;visibility:visible;mso-wrap-style:square">
            <v:imagedata r:id="rId109"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387" w:author="Eric Boisvert" w:date="2016-01-16T17:26:00Z">
        <w:r w:rsidR="00230CDE">
          <w:rPr>
            <w:noProof/>
          </w:rPr>
          <w:t>94</w:t>
        </w:r>
      </w:ins>
      <w:del w:id="2388"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389" w:name="BKM_A953E1E0_629C_4E85_A72E_737CDDDCFAE9"/>
      <w:bookmarkEnd w:id="238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390" w:name="BKM_01360702_0FF9_4329_8A24_6080B84F3852"/>
            <w:bookmarkEnd w:id="2390"/>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230CDE">
      <w:pPr>
        <w:keepNext/>
        <w:rPr>
          <w:ins w:id="2391" w:author="Eric Boisvert" w:date="2015-11-28T15:54:00Z"/>
        </w:rPr>
        <w:pPrChange w:id="2392" w:author="Eric Boisvert" w:date="2015-11-28T15:54:00Z">
          <w:pPr/>
        </w:pPrChange>
      </w:pPr>
      <w:ins w:id="2393" w:author="Eric Boisvert" w:date="2015-11-28T15:54:00Z">
        <w:r>
          <w:rPr>
            <w:noProof/>
            <w:lang w:val="en-CA" w:eastAsia="en-CA"/>
          </w:rPr>
          <w:lastRenderedPageBreak/>
          <w:pict w14:anchorId="35800F7D">
            <v:shape id="Picture 503" o:spid="_x0000_i1121" type="#_x0000_t75" style="width:6in;height:355.15pt;visibility:visible;mso-wrap-style:square">
              <v:imagedata r:id="rId110" o:title=""/>
            </v:shape>
          </w:pict>
        </w:r>
      </w:ins>
    </w:p>
    <w:p w14:paraId="21DA6829" w14:textId="33AC7CA7" w:rsidR="00DD288D" w:rsidRDefault="00180077">
      <w:pPr>
        <w:pStyle w:val="Caption"/>
        <w:rPr>
          <w:lang w:val="en-CA"/>
        </w:rPr>
        <w:pPrChange w:id="2394" w:author="Eric Boisvert" w:date="2015-11-28T15:54:00Z">
          <w:pPr/>
        </w:pPrChange>
      </w:pPr>
      <w:ins w:id="2395" w:author="Eric Boisvert" w:date="2015-11-28T15:54:00Z">
        <w:r>
          <w:t xml:space="preserve">Figure </w:t>
        </w:r>
        <w:r>
          <w:fldChar w:fldCharType="begin"/>
        </w:r>
        <w:r>
          <w:instrText xml:space="preserve"> SEQ Figure \* ARABIC </w:instrText>
        </w:r>
      </w:ins>
      <w:r>
        <w:fldChar w:fldCharType="separate"/>
      </w:r>
      <w:ins w:id="2396" w:author="Eric Boisvert" w:date="2016-01-16T17:26:00Z">
        <w:r w:rsidR="00230CDE">
          <w:rPr>
            <w:noProof/>
          </w:rPr>
          <w:t>95</w:t>
        </w:r>
      </w:ins>
      <w:ins w:id="2397"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398" w:name="BKM_99DC7785_B09A_4EA4_AE4E_BDEDC4CCA382"/>
      <w:bookmarkEnd w:id="23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399" w:name="BKM_2563A400_6C3B_4942_8487_10D45BA1555F"/>
            <w:bookmarkEnd w:id="2399"/>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400" w:name="BKM_F3DE8415_7817_43D1_B72D_75E85103B0DD"/>
            <w:bookmarkEnd w:id="2400"/>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230CDE">
      <w:pPr>
        <w:keepNext/>
        <w:rPr>
          <w:ins w:id="2401" w:author="Eric Boisvert" w:date="2015-11-28T15:52:00Z"/>
        </w:rPr>
        <w:pPrChange w:id="2402" w:author="Eric Boisvert" w:date="2015-11-28T15:52:00Z">
          <w:pPr/>
        </w:pPrChange>
      </w:pPr>
      <w:ins w:id="2403" w:author="Eric Boisvert" w:date="2015-11-28T15:52:00Z">
        <w:r>
          <w:rPr>
            <w:noProof/>
            <w:lang w:val="en-CA" w:eastAsia="en-CA"/>
          </w:rPr>
          <w:pict w14:anchorId="14B5059D">
            <v:shape id="Picture 471" o:spid="_x0000_i1122" type="#_x0000_t75" style="width:367.5pt;height:338.5pt;visibility:visible;mso-wrap-style:square">
              <v:imagedata r:id="rId111" o:title=""/>
            </v:shape>
          </w:pict>
        </w:r>
      </w:ins>
    </w:p>
    <w:p w14:paraId="0AA98F0B" w14:textId="53DD3FEB" w:rsidR="00DD288D" w:rsidRDefault="00180077">
      <w:pPr>
        <w:pStyle w:val="Caption"/>
        <w:rPr>
          <w:lang w:val="en-CA"/>
        </w:rPr>
        <w:pPrChange w:id="2404" w:author="Eric Boisvert" w:date="2015-11-28T15:52:00Z">
          <w:pPr/>
        </w:pPrChange>
      </w:pPr>
      <w:ins w:id="2405" w:author="Eric Boisvert" w:date="2015-11-28T15:52:00Z">
        <w:r>
          <w:t xml:space="preserve">Figure </w:t>
        </w:r>
        <w:r>
          <w:fldChar w:fldCharType="begin"/>
        </w:r>
        <w:r>
          <w:instrText xml:space="preserve"> SEQ Figure \* ARABIC </w:instrText>
        </w:r>
      </w:ins>
      <w:r>
        <w:fldChar w:fldCharType="separate"/>
      </w:r>
      <w:ins w:id="2406" w:author="Eric Boisvert" w:date="2016-01-16T17:26:00Z">
        <w:r w:rsidR="00230CDE">
          <w:rPr>
            <w:noProof/>
          </w:rPr>
          <w:t>96</w:t>
        </w:r>
      </w:ins>
      <w:ins w:id="2407"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408"/>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408"/>
            <w:r>
              <w:rPr>
                <w:rStyle w:val="CommentReference"/>
                <w:rFonts w:ascii="Times New Roman" w:eastAsia="Times New Roman" w:hAnsi="Times New Roman"/>
                <w:lang w:val="en-US" w:eastAsia="en-US"/>
              </w:rPr>
              <w:commentReference w:id="2408"/>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409" w:name="BKM_7694DED9_A4F1_4913_BBD8_F553EF63B4A9"/>
      <w:bookmarkEnd w:id="240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410" w:name="BKM_D4F19968_4426_4517_BA14_BAB7917AB647"/>
            <w:bookmarkEnd w:id="2410"/>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411" w:name="BKM_04EA1B0A_66CA_4B08_B485_94449A53A44A"/>
            <w:bookmarkEnd w:id="2411"/>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412" w:name="_Toc439943488"/>
      <w:r>
        <w:rPr>
          <w:lang w:val="en-CA"/>
        </w:rPr>
        <w:t>GeoSciML Laboratory analysis and specimen vocabularies</w:t>
      </w:r>
      <w:bookmarkEnd w:id="241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413" w:name="_Ref433015177"/>
      <w:bookmarkStart w:id="2414" w:name="_Toc439943489"/>
      <w:r>
        <w:rPr>
          <w:lang w:val="en-CA"/>
        </w:rPr>
        <w:t>Outcrop encoding pattern</w:t>
      </w:r>
      <w:r w:rsidR="00DD288D">
        <w:rPr>
          <w:lang w:val="en-CA"/>
        </w:rPr>
        <w:t xml:space="preserve"> (</w:t>
      </w:r>
      <w:commentRangeStart w:id="2415"/>
      <w:r w:rsidR="00DD288D">
        <w:rPr>
          <w:lang w:val="en-CA"/>
        </w:rPr>
        <w:t>Informative</w:t>
      </w:r>
      <w:commentRangeEnd w:id="2415"/>
      <w:r w:rsidR="00DD288D">
        <w:rPr>
          <w:rStyle w:val="CommentReference"/>
          <w:b w:val="0"/>
          <w:bCs w:val="0"/>
        </w:rPr>
        <w:commentReference w:id="2415"/>
      </w:r>
      <w:r w:rsidR="00DD288D">
        <w:rPr>
          <w:lang w:val="en-CA"/>
        </w:rPr>
        <w:t>)</w:t>
      </w:r>
      <w:bookmarkEnd w:id="2413"/>
      <w:bookmarkEnd w:id="241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230CDE" w:rsidP="00672D0D">
      <w:pPr>
        <w:keepNext/>
      </w:pPr>
      <w:r>
        <w:rPr>
          <w:noProof/>
          <w:lang w:val="en-CA" w:eastAsia="en-CA"/>
        </w:rPr>
        <w:pict w14:anchorId="6AAC71D2">
          <v:shape id="Image 476" o:spid="_x0000_i1123" type="#_x0000_t75" style="width:431.45pt;height:243.95pt;visibility:visible;mso-wrap-style:square">
            <v:imagedata r:id="rId112"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416" w:author="Eric Boisvert" w:date="2016-01-16T17:26:00Z">
        <w:r w:rsidR="00230CDE">
          <w:rPr>
            <w:noProof/>
          </w:rPr>
          <w:t>97</w:t>
        </w:r>
      </w:ins>
      <w:del w:id="2417"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418" w:name="_Toc439943490"/>
      <w:r>
        <w:rPr>
          <w:lang w:val="en-CA"/>
        </w:rPr>
        <w:lastRenderedPageBreak/>
        <w:t>GML Encoding Requirements classes</w:t>
      </w:r>
      <w:bookmarkEnd w:id="2418"/>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419" w:author="Eric Boisvert" w:date="2016-01-04T09:19:00Z">
        <w:r w:rsidR="0064023A">
          <w:rPr>
            <w:lang w:val="en-CA"/>
          </w:rPr>
          <w:t xml:space="preserve">extends and </w:t>
        </w:r>
      </w:ins>
      <w:r w:rsidR="00156903">
        <w:rPr>
          <w:lang w:val="en-CA"/>
        </w:rPr>
        <w:t xml:space="preserve">superceeds some of </w:t>
      </w:r>
      <w:del w:id="2420" w:author="Eric Boisvert" w:date="2016-01-04T09:20:00Z">
        <w:r w:rsidR="00156903" w:rsidDel="0064023A">
          <w:rPr>
            <w:lang w:val="en-CA"/>
          </w:rPr>
          <w:delText xml:space="preserve">the </w:delText>
        </w:r>
      </w:del>
      <w:r w:rsidR="00156903">
        <w:rPr>
          <w:lang w:val="en-CA"/>
        </w:rPr>
        <w:t>ISO 19136-2007</w:t>
      </w:r>
      <w:del w:id="2421" w:author="Eric Boisvert" w:date="2016-01-04T09:20:00Z">
        <w:r w:rsidR="00156903" w:rsidDel="0064023A">
          <w:rPr>
            <w:lang w:val="en-CA"/>
          </w:rPr>
          <w:delText xml:space="preserve"> rules </w:delText>
        </w:r>
      </w:del>
      <w:ins w:id="2422" w:author="Eric Boisvert" w:date="2015-11-03T05:22:00Z">
        <w:r w:rsidR="004F0DC1">
          <w:rPr>
            <w:lang w:val="en-CA"/>
          </w:rPr>
          <w:t xml:space="preserve">, specifically regarding clauses 11 (CodeType encoding) and </w:t>
        </w:r>
      </w:ins>
      <w:ins w:id="2423" w:author="Eric Boisvert" w:date="2015-11-03T05:23:00Z">
        <w:r w:rsidR="004F0DC1">
          <w:rPr>
            <w:lang w:val="en-CA"/>
          </w:rPr>
          <w:t xml:space="preserve">12.3 (Association encoding) </w:t>
        </w:r>
      </w:ins>
      <w:del w:id="2424" w:author="Eric Boisvert" w:date="2015-11-03T05:15:00Z">
        <w:r w:rsidR="00156903" w:rsidDel="004F0DC1">
          <w:rPr>
            <w:lang w:val="en-CA"/>
          </w:rPr>
          <w:delText>(</w:delText>
        </w:r>
      </w:del>
      <w:del w:id="2425" w:author="Eric Boisvert" w:date="2015-11-03T05:24:00Z">
        <w:r w:rsidR="00156903" w:rsidDel="007C49F8">
          <w:rPr>
            <w:lang w:val="en-CA"/>
          </w:rPr>
          <w:delText>more specifically CodeType encoding)</w:delText>
        </w:r>
      </w:del>
      <w:del w:id="2426" w:author="Eric Boisvert" w:date="2015-10-30T05:10:00Z">
        <w:r w:rsidDel="00156903">
          <w:rPr>
            <w:lang w:val="en-CA"/>
          </w:rPr>
          <w:delText xml:space="preserve"> </w:delText>
        </w:r>
      </w:del>
      <w:del w:id="2427" w:author="Eric Boisvert" w:date="2015-11-03T05:24:00Z">
        <w:r w:rsidDel="007C49F8">
          <w:rPr>
            <w:lang w:val="en-CA"/>
          </w:rPr>
          <w:delText xml:space="preserve">.  </w:delText>
        </w:r>
      </w:del>
    </w:p>
    <w:p w14:paraId="0B58FD66" w14:textId="590684E9" w:rsidR="00C648D4" w:rsidRDefault="009B3BBD" w:rsidP="009B3BBD">
      <w:pPr>
        <w:rPr>
          <w:ins w:id="242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429" w:author="Eric Boisvert" w:date="2015-10-30T05:36:00Z">
          <w:pPr/>
        </w:pPrChange>
      </w:pPr>
      <w:bookmarkStart w:id="2430" w:name="_Toc439943491"/>
      <w:ins w:id="2431" w:author="Eric Boisvert" w:date="2015-10-30T05:35:00Z">
        <w:r>
          <w:rPr>
            <w:lang w:val="en-CA"/>
          </w:rPr>
          <w:t>Prefixes used in examples</w:t>
        </w:r>
      </w:ins>
      <w:bookmarkEnd w:id="2430"/>
    </w:p>
    <w:p w14:paraId="0C2A7DBC" w14:textId="77777777" w:rsidR="00E97666" w:rsidRDefault="00E97666" w:rsidP="009B3BBD">
      <w:pPr>
        <w:rPr>
          <w:ins w:id="2432"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433" w:author="Eric Boisvert" w:date="2015-10-30T05:36:00Z">
        <w:r w:rsidDel="00E97666">
          <w:rPr>
            <w:lang w:val="en-CA"/>
          </w:rPr>
          <w:delText xml:space="preserve">prefixes </w:delText>
        </w:r>
      </w:del>
      <w:ins w:id="2434" w:author="Eric Boisvert" w:date="2015-10-30T05:36:00Z">
        <w:r w:rsidR="00E97666">
          <w:rPr>
            <w:lang w:val="en-CA"/>
          </w:rPr>
          <w:t xml:space="preserve">namespaces mapping </w:t>
        </w:r>
      </w:ins>
      <w:r>
        <w:rPr>
          <w:lang w:val="en-CA"/>
        </w:rPr>
        <w:t xml:space="preserve">will be </w:t>
      </w:r>
      <w:del w:id="2435" w:author="Eric Boisvert" w:date="2015-10-30T05:36:00Z">
        <w:r w:rsidDel="00E97666">
          <w:rPr>
            <w:lang w:val="en-CA"/>
          </w:rPr>
          <w:delText>used</w:delText>
        </w:r>
      </w:del>
      <w:ins w:id="2436" w:author="Eric Boisvert" w:date="2015-10-30T05:36:00Z">
        <w:r w:rsidR="00E97666">
          <w:rPr>
            <w:lang w:val="en-CA"/>
          </w:rPr>
          <w:t>assumed.</w:t>
        </w:r>
      </w:ins>
    </w:p>
    <w:p w14:paraId="2127A182" w14:textId="2267FDE5" w:rsidR="001517B8" w:rsidRDefault="00380908" w:rsidP="00380908">
      <w:del w:id="2437"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DE441D" w:rsidP="001517B8">
            <w:pPr>
              <w:rPr>
                <w:rFonts w:ascii="Consolas" w:hAnsi="Consolas" w:cs="Consolas"/>
                <w:color w:val="000000"/>
                <w:sz w:val="20"/>
                <w:szCs w:val="20"/>
                <w:lang w:val="en-CA" w:eastAsia="en-CA"/>
              </w:rPr>
            </w:pPr>
            <w:hyperlink r:id="rId113"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DE441D"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DE441D"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DE441D"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DE441D"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DE441D" w:rsidP="001517B8">
            <w:pPr>
              <w:rPr>
                <w:rFonts w:ascii="Consolas" w:hAnsi="Consolas" w:cs="Consolas"/>
                <w:color w:val="000000"/>
                <w:sz w:val="20"/>
                <w:szCs w:val="20"/>
                <w:lang w:val="en-CA" w:eastAsia="en-CA"/>
              </w:rPr>
            </w:pPr>
            <w:hyperlink r:id="rId118"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DE441D"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DE441D"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DE441D"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DE441D"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DE441D"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DE441D"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DE441D" w:rsidP="001517B8">
            <w:pPr>
              <w:rPr>
                <w:rFonts w:ascii="Consolas" w:hAnsi="Consolas" w:cs="Consolas"/>
                <w:color w:val="000000"/>
                <w:sz w:val="20"/>
                <w:szCs w:val="20"/>
                <w:lang w:val="en-CA" w:eastAsia="en-CA"/>
              </w:rPr>
            </w:pPr>
            <w:hyperlink r:id="rId125"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DE441D" w:rsidP="001517B8">
            <w:pPr>
              <w:rPr>
                <w:rFonts w:ascii="Consolas" w:hAnsi="Consolas" w:cs="Consolas"/>
                <w:color w:val="0000FF"/>
                <w:sz w:val="20"/>
                <w:szCs w:val="20"/>
                <w:u w:val="single"/>
                <w:lang w:val="en-CA" w:eastAsia="en-CA"/>
              </w:rPr>
            </w:pPr>
            <w:hyperlink r:id="rId126"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DE441D"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DE441D"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DE441D"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DE441D"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DE441D"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DE441D" w:rsidP="001517B8">
            <w:pPr>
              <w:rPr>
                <w:rFonts w:ascii="Consolas" w:hAnsi="Consolas" w:cs="Consolas"/>
                <w:color w:val="0000FF"/>
                <w:sz w:val="20"/>
                <w:szCs w:val="20"/>
                <w:u w:val="single"/>
                <w:lang w:val="en-CA" w:eastAsia="en-CA"/>
              </w:rPr>
            </w:pPr>
            <w:hyperlink r:id="rId132"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2438" w:name="_Toc439943492"/>
      <w:r w:rsidRPr="00D12552">
        <w:rPr>
          <w:lang w:val="en-CA"/>
        </w:rPr>
        <w:t xml:space="preserve">GeoSciML </w:t>
      </w:r>
      <w:r>
        <w:rPr>
          <w:lang w:val="en-CA"/>
        </w:rPr>
        <w:t>Core XML</w:t>
      </w:r>
      <w:r w:rsidRPr="00D12552">
        <w:rPr>
          <w:lang w:val="en-CA"/>
        </w:rPr>
        <w:t xml:space="preserve"> Requirements Class</w:t>
      </w:r>
      <w:bookmarkEnd w:id="2438"/>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2439"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2440" w:author="Eric Boisvert" w:date="2015-10-30T05:55:00Z"/>
                <w:rFonts w:eastAsia="MS Mincho"/>
                <w:lang w:val="en-CA"/>
              </w:rPr>
            </w:pPr>
            <w:ins w:id="2441"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2442" w:author="Eric Boisvert" w:date="2015-10-30T05:55:00Z"/>
                <w:rFonts w:eastAsia="MS Mincho"/>
                <w:b/>
                <w:color w:val="0000FF"/>
                <w:sz w:val="22"/>
                <w:lang w:val="en-CA"/>
              </w:rPr>
            </w:pPr>
            <w:ins w:id="2443"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44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2444"/>
            <w:r w:rsidR="00106124">
              <w:rPr>
                <w:rStyle w:val="CommentReference"/>
              </w:rPr>
              <w:commentReference w:id="244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44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2445"/>
            <w:r w:rsidR="00106124">
              <w:rPr>
                <w:rStyle w:val="CommentReference"/>
              </w:rPr>
              <w:commentReference w:id="244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2446" w:name="_Toc439943493"/>
      <w:r>
        <w:rPr>
          <w:lang w:val="en-CA"/>
        </w:rPr>
        <w:lastRenderedPageBreak/>
        <w:t>XML document validation</w:t>
      </w:r>
      <w:bookmarkEnd w:id="2446"/>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2447"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2448"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2449"/>
      <w:r>
        <w:rPr>
          <w:lang w:val="en-CA"/>
        </w:rPr>
        <w:t>Some core rules are implemented in .sch that apply to all instances</w:t>
      </w:r>
      <w:commentRangeEnd w:id="2449"/>
      <w:r>
        <w:rPr>
          <w:rStyle w:val="CommentReference"/>
        </w:rPr>
        <w:commentReference w:id="2449"/>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2450" w:author="Eric Boisvert" w:date="2015-10-30T06:47:00Z"/>
          <w:lang w:val="en-CA"/>
        </w:rPr>
      </w:pPr>
      <w:bookmarkStart w:id="2451" w:name="_Toc439943494"/>
      <w:del w:id="2452" w:author="Eric Boisvert" w:date="2015-10-30T06:47:00Z">
        <w:r w:rsidDel="00652E95">
          <w:rPr>
            <w:lang w:val="en-CA"/>
          </w:rPr>
          <w:delText>CodeList</w:delText>
        </w:r>
      </w:del>
      <w:ins w:id="2453" w:author="Eric Boisvert" w:date="2015-10-30T06:48:00Z">
        <w:r w:rsidR="00652E95">
          <w:rPr>
            <w:lang w:val="en-CA"/>
          </w:rPr>
          <w:t xml:space="preserve"> Reference</w:t>
        </w:r>
      </w:ins>
      <w:bookmarkEnd w:id="2451"/>
    </w:p>
    <w:p w14:paraId="5FF0D917" w14:textId="5FAE90EC" w:rsidR="00E97666" w:rsidDel="00160943" w:rsidRDefault="00E97666" w:rsidP="00AD7649">
      <w:pPr>
        <w:rPr>
          <w:del w:id="245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455"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456" w:author="Eric Boisvert" w:date="2015-10-30T06:48:00Z"/>
                <w:rStyle w:val="requri"/>
                <w:lang w:val="en-CA"/>
              </w:rPr>
            </w:pPr>
            <w:del w:id="2457"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458" w:author="Eric Boisvert" w:date="2015-10-30T06:48:00Z"/>
                <w:rStyle w:val="reqtext"/>
                <w:lang w:val="en-CA"/>
              </w:rPr>
            </w:pPr>
            <w:del w:id="2459"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460" w:author="Eric Boisvert" w:date="2015-10-30T06:12:00Z"/>
          <w:lang w:val="en-CA"/>
        </w:rPr>
      </w:pPr>
      <w:ins w:id="2461" w:author="Eric Boisvert" w:date="2015-10-30T05:58:00Z">
        <w:r>
          <w:rPr>
            <w:lang w:val="en-CA"/>
          </w:rPr>
          <w:t xml:space="preserve">XML document forbids the serialization </w:t>
        </w:r>
      </w:ins>
      <w:ins w:id="2462"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2463" w:author="Eric Boisvert" w:date="2015-10-30T06:05:00Z">
        <w:r>
          <w:rPr>
            <w:lang w:val="en-CA"/>
          </w:rPr>
          <w:t>&lt;&lt;</w:t>
        </w:r>
      </w:ins>
      <w:ins w:id="2464" w:author="Eric Boisvert" w:date="2015-10-30T06:03:00Z">
        <w:r>
          <w:rPr>
            <w:lang w:val="en-CA"/>
          </w:rPr>
          <w:t>Type</w:t>
        </w:r>
      </w:ins>
      <w:ins w:id="2465" w:author="Eric Boisvert" w:date="2015-10-30T06:05:00Z">
        <w:r>
          <w:rPr>
            <w:lang w:val="en-CA"/>
          </w:rPr>
          <w:t>&gt;&gt;</w:t>
        </w:r>
      </w:ins>
      <w:ins w:id="2466" w:author="Eric Boisvert" w:date="2015-10-30T06:03:00Z">
        <w:r>
          <w:rPr>
            <w:lang w:val="en-CA"/>
          </w:rPr>
          <w:t>, an entity cannot be repeate</w:t>
        </w:r>
      </w:ins>
      <w:ins w:id="2467" w:author="Eric Boisvert" w:date="2015-10-30T06:05:00Z">
        <w:r>
          <w:rPr>
            <w:lang w:val="en-CA"/>
          </w:rPr>
          <w:t>d.  Property must therefore use a reference to the already serialized entity</w:t>
        </w:r>
      </w:ins>
      <w:ins w:id="2468" w:author="Eric Boisvert" w:date="2015-10-30T06:12:00Z">
        <w:r w:rsidR="00793B54">
          <w:rPr>
            <w:lang w:val="en-CA"/>
          </w:rPr>
          <w:t>.</w:t>
        </w:r>
      </w:ins>
    </w:p>
    <w:p w14:paraId="5F752F2C" w14:textId="77777777" w:rsidR="00174304" w:rsidRPr="00174304" w:rsidRDefault="00174304">
      <w:pPr>
        <w:contextualSpacing/>
        <w:rPr>
          <w:ins w:id="2469" w:author="Eric Boisvert" w:date="2015-10-30T06:30:00Z"/>
          <w:rFonts w:ascii="Courier New" w:hAnsi="Courier New" w:cs="Courier New"/>
          <w:sz w:val="20"/>
          <w:szCs w:val="20"/>
          <w:lang w:val="en-CA"/>
          <w:rPrChange w:id="2470" w:author="Eric Boisvert" w:date="2015-10-30T06:31:00Z">
            <w:rPr>
              <w:ins w:id="2471" w:author="Eric Boisvert" w:date="2015-10-30T06:30:00Z"/>
              <w:lang w:val="en-CA"/>
            </w:rPr>
          </w:rPrChange>
        </w:rPr>
        <w:pPrChange w:id="2472" w:author="Eric Boisvert" w:date="2015-10-30T06:31:00Z">
          <w:pPr/>
        </w:pPrChange>
      </w:pPr>
      <w:ins w:id="2473" w:author="Eric Boisvert" w:date="2015-10-30T06:30:00Z">
        <w:r w:rsidRPr="00174304">
          <w:rPr>
            <w:rFonts w:ascii="Courier New" w:hAnsi="Courier New" w:cs="Courier New"/>
            <w:sz w:val="20"/>
            <w:szCs w:val="20"/>
            <w:lang w:val="en-CA"/>
            <w:rPrChange w:id="2474" w:author="Eric Boisvert" w:date="2015-10-30T06:31:00Z">
              <w:rPr>
                <w:lang w:val="en-CA"/>
              </w:rPr>
            </w:rPrChange>
          </w:rPr>
          <w:t>&lt;</w:t>
        </w:r>
        <w:proofErr w:type="gramStart"/>
        <w:r w:rsidRPr="00174304">
          <w:rPr>
            <w:rFonts w:ascii="Courier New" w:hAnsi="Courier New" w:cs="Courier New"/>
            <w:sz w:val="20"/>
            <w:szCs w:val="20"/>
            <w:lang w:val="en-CA"/>
            <w:rPrChange w:id="2475" w:author="Eric Boisvert" w:date="2015-10-30T06:31:00Z">
              <w:rPr>
                <w:lang w:val="en-CA"/>
              </w:rPr>
            </w:rPrChange>
          </w:rPr>
          <w:t>gsmlb:</w:t>
        </w:r>
        <w:proofErr w:type="gramEnd"/>
        <w:r w:rsidRPr="00174304">
          <w:rPr>
            <w:rFonts w:ascii="Courier New" w:hAnsi="Courier New" w:cs="Courier New"/>
            <w:sz w:val="20"/>
            <w:szCs w:val="20"/>
            <w:lang w:val="en-CA"/>
            <w:rPrChange w:id="2476" w:author="Eric Boisvert" w:date="2015-10-30T06:31:00Z">
              <w:rPr>
                <w:lang w:val="en-CA"/>
              </w:rPr>
            </w:rPrChange>
          </w:rPr>
          <w:t>GSML&gt;</w:t>
        </w:r>
      </w:ins>
    </w:p>
    <w:p w14:paraId="2D9F9469" w14:textId="77777777" w:rsidR="00174304" w:rsidRPr="00174304" w:rsidRDefault="00174304">
      <w:pPr>
        <w:contextualSpacing/>
        <w:rPr>
          <w:ins w:id="2477" w:author="Eric Boisvert" w:date="2015-10-30T06:30:00Z"/>
          <w:rFonts w:ascii="Courier New" w:hAnsi="Courier New" w:cs="Courier New"/>
          <w:sz w:val="20"/>
          <w:szCs w:val="20"/>
          <w:lang w:val="en-CA"/>
          <w:rPrChange w:id="2478" w:author="Eric Boisvert" w:date="2015-10-30T06:31:00Z">
            <w:rPr>
              <w:ins w:id="2479" w:author="Eric Boisvert" w:date="2015-10-30T06:30:00Z"/>
              <w:lang w:val="en-CA"/>
            </w:rPr>
          </w:rPrChange>
        </w:rPr>
        <w:pPrChange w:id="2480" w:author="Eric Boisvert" w:date="2015-10-30T06:31:00Z">
          <w:pPr/>
        </w:pPrChange>
      </w:pPr>
      <w:ins w:id="2481" w:author="Eric Boisvert" w:date="2015-10-30T06:30:00Z">
        <w:r w:rsidRPr="00174304">
          <w:rPr>
            <w:rFonts w:ascii="Courier New" w:hAnsi="Courier New" w:cs="Courier New"/>
            <w:sz w:val="20"/>
            <w:szCs w:val="20"/>
            <w:lang w:val="en-CA"/>
            <w:rPrChange w:id="2482" w:author="Eric Boisvert" w:date="2015-10-30T06:31:00Z">
              <w:rPr>
                <w:lang w:val="en-CA"/>
              </w:rPr>
            </w:rPrChange>
          </w:rPr>
          <w:t>&lt;</w:t>
        </w:r>
        <w:proofErr w:type="gramStart"/>
        <w:r w:rsidRPr="00174304">
          <w:rPr>
            <w:rFonts w:ascii="Courier New" w:hAnsi="Courier New" w:cs="Courier New"/>
            <w:sz w:val="20"/>
            <w:szCs w:val="20"/>
            <w:lang w:val="en-CA"/>
            <w:rPrChange w:id="2483" w:author="Eric Boisvert" w:date="2015-10-30T06:31:00Z">
              <w:rPr>
                <w:lang w:val="en-CA"/>
              </w:rPr>
            </w:rPrChange>
          </w:rPr>
          <w:t>gsmlb:</w:t>
        </w:r>
        <w:proofErr w:type="gramEnd"/>
        <w:r w:rsidRPr="00174304">
          <w:rPr>
            <w:rFonts w:ascii="Courier New" w:hAnsi="Courier New" w:cs="Courier New"/>
            <w:sz w:val="20"/>
            <w:szCs w:val="20"/>
            <w:lang w:val="en-CA"/>
            <w:rPrChange w:id="2484" w:author="Eric Boisvert" w:date="2015-10-30T06:31:00Z">
              <w:rPr>
                <w:lang w:val="en-CA"/>
              </w:rPr>
            </w:rPrChange>
          </w:rPr>
          <w:t>mappedItem&gt;</w:t>
        </w:r>
      </w:ins>
    </w:p>
    <w:p w14:paraId="5E0D496C" w14:textId="77777777" w:rsidR="00174304" w:rsidRPr="00174304" w:rsidRDefault="00174304">
      <w:pPr>
        <w:contextualSpacing/>
        <w:rPr>
          <w:ins w:id="2485" w:author="Eric Boisvert" w:date="2015-10-30T06:30:00Z"/>
          <w:rFonts w:ascii="Courier New" w:hAnsi="Courier New" w:cs="Courier New"/>
          <w:sz w:val="20"/>
          <w:szCs w:val="20"/>
          <w:lang w:val="en-CA"/>
          <w:rPrChange w:id="2486" w:author="Eric Boisvert" w:date="2015-10-30T06:31:00Z">
            <w:rPr>
              <w:ins w:id="2487" w:author="Eric Boisvert" w:date="2015-10-30T06:30:00Z"/>
              <w:lang w:val="en-CA"/>
            </w:rPr>
          </w:rPrChange>
        </w:rPr>
        <w:pPrChange w:id="2488" w:author="Eric Boisvert" w:date="2015-10-30T06:31:00Z">
          <w:pPr/>
        </w:pPrChange>
      </w:pPr>
      <w:ins w:id="2489" w:author="Eric Boisvert" w:date="2015-10-30T06:30:00Z">
        <w:r w:rsidRPr="00174304">
          <w:rPr>
            <w:rFonts w:ascii="Courier New" w:hAnsi="Courier New" w:cs="Courier New"/>
            <w:sz w:val="20"/>
            <w:szCs w:val="20"/>
            <w:lang w:val="en-CA"/>
            <w:rPrChange w:id="2490" w:author="Eric Boisvert" w:date="2015-10-30T06:31:00Z">
              <w:rPr>
                <w:lang w:val="en-CA"/>
              </w:rPr>
            </w:rPrChange>
          </w:rPr>
          <w:tab/>
          <w:t>&lt;gsmlb</w:t>
        </w:r>
        <w:proofErr w:type="gramStart"/>
        <w:r w:rsidRPr="00174304">
          <w:rPr>
            <w:rFonts w:ascii="Courier New" w:hAnsi="Courier New" w:cs="Courier New"/>
            <w:sz w:val="20"/>
            <w:szCs w:val="20"/>
            <w:lang w:val="en-CA"/>
            <w:rPrChange w:id="2491" w:author="Eric Boisvert" w:date="2015-10-30T06:31:00Z">
              <w:rPr>
                <w:lang w:val="en-CA"/>
              </w:rPr>
            </w:rPrChange>
          </w:rPr>
          <w:t>:MappedFeature</w:t>
        </w:r>
        <w:proofErr w:type="gramEnd"/>
        <w:r w:rsidRPr="00174304">
          <w:rPr>
            <w:rFonts w:ascii="Courier New" w:hAnsi="Courier New" w:cs="Courier New"/>
            <w:sz w:val="20"/>
            <w:szCs w:val="20"/>
            <w:lang w:val="en-CA"/>
            <w:rPrChange w:id="2492" w:author="Eric Boisvert" w:date="2015-10-30T06:31:00Z">
              <w:rPr>
                <w:lang w:val="en-CA"/>
              </w:rPr>
            </w:rPrChange>
          </w:rPr>
          <w:t xml:space="preserve"> gml:id="m1"&gt;</w:t>
        </w:r>
      </w:ins>
    </w:p>
    <w:p w14:paraId="3EC6A6CD" w14:textId="77777777" w:rsidR="00174304" w:rsidRPr="00174304" w:rsidRDefault="00174304">
      <w:pPr>
        <w:contextualSpacing/>
        <w:rPr>
          <w:ins w:id="2493" w:author="Eric Boisvert" w:date="2015-10-30T06:30:00Z"/>
          <w:rFonts w:ascii="Courier New" w:hAnsi="Courier New" w:cs="Courier New"/>
          <w:sz w:val="20"/>
          <w:szCs w:val="20"/>
          <w:lang w:val="en-CA"/>
          <w:rPrChange w:id="2494" w:author="Eric Boisvert" w:date="2015-10-30T06:31:00Z">
            <w:rPr>
              <w:ins w:id="2495" w:author="Eric Boisvert" w:date="2015-10-30T06:30:00Z"/>
              <w:lang w:val="en-CA"/>
            </w:rPr>
          </w:rPrChange>
        </w:rPr>
        <w:pPrChange w:id="2496" w:author="Eric Boisvert" w:date="2015-10-30T06:31:00Z">
          <w:pPr/>
        </w:pPrChange>
      </w:pPr>
      <w:ins w:id="2497" w:author="Eric Boisvert" w:date="2015-10-30T06:30:00Z">
        <w:r w:rsidRPr="00174304">
          <w:rPr>
            <w:rFonts w:ascii="Courier New" w:hAnsi="Courier New" w:cs="Courier New"/>
            <w:sz w:val="20"/>
            <w:szCs w:val="20"/>
            <w:lang w:val="en-CA"/>
            <w:rPrChange w:id="2498" w:author="Eric Boisvert" w:date="2015-10-30T06:31:00Z">
              <w:rPr>
                <w:lang w:val="en-CA"/>
              </w:rPr>
            </w:rPrChange>
          </w:rPr>
          <w:tab/>
        </w:r>
        <w:r w:rsidRPr="00174304">
          <w:rPr>
            <w:rFonts w:ascii="Courier New" w:hAnsi="Courier New" w:cs="Courier New"/>
            <w:sz w:val="20"/>
            <w:szCs w:val="20"/>
            <w:lang w:val="en-CA"/>
            <w:rPrChange w:id="2499" w:author="Eric Boisvert" w:date="2015-10-30T06:31:00Z">
              <w:rPr>
                <w:lang w:val="en-CA"/>
              </w:rPr>
            </w:rPrChange>
          </w:rPr>
          <w:tab/>
          <w:t>&lt;</w:t>
        </w:r>
        <w:proofErr w:type="gramStart"/>
        <w:r w:rsidRPr="00174304">
          <w:rPr>
            <w:rFonts w:ascii="Courier New" w:hAnsi="Courier New" w:cs="Courier New"/>
            <w:sz w:val="20"/>
            <w:szCs w:val="20"/>
            <w:lang w:val="en-CA"/>
            <w:rPrChange w:id="2500" w:author="Eric Boisvert" w:date="2015-10-30T06:31:00Z">
              <w:rPr>
                <w:lang w:val="en-CA"/>
              </w:rPr>
            </w:rPrChange>
          </w:rPr>
          <w:t>gsmlb:</w:t>
        </w:r>
        <w:proofErr w:type="gramEnd"/>
        <w:r w:rsidRPr="00174304">
          <w:rPr>
            <w:rFonts w:ascii="Courier New" w:hAnsi="Courier New" w:cs="Courier New"/>
            <w:sz w:val="20"/>
            <w:szCs w:val="20"/>
            <w:lang w:val="en-CA"/>
            <w:rPrChange w:id="2501" w:author="Eric Boisvert" w:date="2015-10-30T06:31:00Z">
              <w:rPr>
                <w:lang w:val="en-CA"/>
              </w:rPr>
            </w:rPrChange>
          </w:rPr>
          <w:t>specification&gt;</w:t>
        </w:r>
      </w:ins>
    </w:p>
    <w:p w14:paraId="65F9D5E5" w14:textId="77777777" w:rsidR="00174304" w:rsidRPr="00174304" w:rsidRDefault="00174304">
      <w:pPr>
        <w:contextualSpacing/>
        <w:rPr>
          <w:ins w:id="2502" w:author="Eric Boisvert" w:date="2015-10-30T06:30:00Z"/>
          <w:rFonts w:ascii="Courier New" w:hAnsi="Courier New" w:cs="Courier New"/>
          <w:sz w:val="20"/>
          <w:szCs w:val="20"/>
          <w:lang w:val="en-CA"/>
          <w:rPrChange w:id="2503" w:author="Eric Boisvert" w:date="2015-10-30T06:31:00Z">
            <w:rPr>
              <w:ins w:id="2504" w:author="Eric Boisvert" w:date="2015-10-30T06:30:00Z"/>
              <w:lang w:val="en-CA"/>
            </w:rPr>
          </w:rPrChange>
        </w:rPr>
        <w:pPrChange w:id="2505" w:author="Eric Boisvert" w:date="2015-10-30T06:31:00Z">
          <w:pPr/>
        </w:pPrChange>
      </w:pPr>
      <w:ins w:id="2506" w:author="Eric Boisvert" w:date="2015-10-30T06:30:00Z">
        <w:r w:rsidRPr="00174304">
          <w:rPr>
            <w:rFonts w:ascii="Courier New" w:hAnsi="Courier New" w:cs="Courier New"/>
            <w:sz w:val="20"/>
            <w:szCs w:val="20"/>
            <w:lang w:val="en-CA"/>
            <w:rPrChange w:id="2507" w:author="Eric Boisvert" w:date="2015-10-30T06:31:00Z">
              <w:rPr>
                <w:lang w:val="en-CA"/>
              </w:rPr>
            </w:rPrChange>
          </w:rPr>
          <w:tab/>
        </w:r>
        <w:r w:rsidRPr="00174304">
          <w:rPr>
            <w:rFonts w:ascii="Courier New" w:hAnsi="Courier New" w:cs="Courier New"/>
            <w:sz w:val="20"/>
            <w:szCs w:val="20"/>
            <w:lang w:val="en-CA"/>
            <w:rPrChange w:id="2508" w:author="Eric Boisvert" w:date="2015-10-30T06:31:00Z">
              <w:rPr>
                <w:lang w:val="en-CA"/>
              </w:rPr>
            </w:rPrChange>
          </w:rPr>
          <w:tab/>
        </w:r>
        <w:r w:rsidRPr="00174304">
          <w:rPr>
            <w:rFonts w:ascii="Courier New" w:hAnsi="Courier New" w:cs="Courier New"/>
            <w:sz w:val="20"/>
            <w:szCs w:val="20"/>
            <w:lang w:val="en-CA"/>
            <w:rPrChange w:id="2509" w:author="Eric Boisvert" w:date="2015-10-30T06:31:00Z">
              <w:rPr>
                <w:lang w:val="en-CA"/>
              </w:rPr>
            </w:rPrChange>
          </w:rPr>
          <w:tab/>
          <w:t>&lt;gsmlb</w:t>
        </w:r>
        <w:proofErr w:type="gramStart"/>
        <w:r w:rsidRPr="00174304">
          <w:rPr>
            <w:rFonts w:ascii="Courier New" w:hAnsi="Courier New" w:cs="Courier New"/>
            <w:sz w:val="20"/>
            <w:szCs w:val="20"/>
            <w:lang w:val="en-CA"/>
            <w:rPrChange w:id="2510" w:author="Eric Boisvert" w:date="2015-10-30T06:31:00Z">
              <w:rPr>
                <w:lang w:val="en-CA"/>
              </w:rPr>
            </w:rPrChange>
          </w:rPr>
          <w:t>:GeologicUnit</w:t>
        </w:r>
        <w:proofErr w:type="gramEnd"/>
        <w:r w:rsidRPr="00174304">
          <w:rPr>
            <w:rFonts w:ascii="Courier New" w:hAnsi="Courier New" w:cs="Courier New"/>
            <w:sz w:val="20"/>
            <w:szCs w:val="20"/>
            <w:lang w:val="en-CA"/>
            <w:rPrChange w:id="2511" w:author="Eric Boisvert" w:date="2015-10-30T06:31:00Z">
              <w:rPr>
                <w:lang w:val="en-CA"/>
              </w:rPr>
            </w:rPrChange>
          </w:rPr>
          <w:t xml:space="preserve"> gml:id="G1"&gt;</w:t>
        </w:r>
      </w:ins>
    </w:p>
    <w:p w14:paraId="3C8FA0B6" w14:textId="77777777" w:rsidR="00174304" w:rsidRPr="00174304" w:rsidRDefault="00174304">
      <w:pPr>
        <w:contextualSpacing/>
        <w:rPr>
          <w:ins w:id="2512" w:author="Eric Boisvert" w:date="2015-10-30T06:30:00Z"/>
          <w:rFonts w:ascii="Courier New" w:hAnsi="Courier New" w:cs="Courier New"/>
          <w:sz w:val="20"/>
          <w:szCs w:val="20"/>
          <w:lang w:val="en-CA"/>
          <w:rPrChange w:id="2513" w:author="Eric Boisvert" w:date="2015-10-30T06:31:00Z">
            <w:rPr>
              <w:ins w:id="2514" w:author="Eric Boisvert" w:date="2015-10-30T06:30:00Z"/>
              <w:lang w:val="en-CA"/>
            </w:rPr>
          </w:rPrChange>
        </w:rPr>
        <w:pPrChange w:id="2515" w:author="Eric Boisvert" w:date="2015-10-30T06:31:00Z">
          <w:pPr/>
        </w:pPrChange>
      </w:pPr>
      <w:ins w:id="2516" w:author="Eric Boisvert" w:date="2015-10-30T06:30:00Z">
        <w:r w:rsidRPr="00174304">
          <w:rPr>
            <w:rFonts w:ascii="Courier New" w:hAnsi="Courier New" w:cs="Courier New"/>
            <w:sz w:val="20"/>
            <w:szCs w:val="20"/>
            <w:lang w:val="en-CA"/>
            <w:rPrChange w:id="2517" w:author="Eric Boisvert" w:date="2015-10-30T06:31:00Z">
              <w:rPr>
                <w:lang w:val="en-CA"/>
              </w:rPr>
            </w:rPrChange>
          </w:rPr>
          <w:tab/>
        </w:r>
        <w:r w:rsidRPr="00174304">
          <w:rPr>
            <w:rFonts w:ascii="Courier New" w:hAnsi="Courier New" w:cs="Courier New"/>
            <w:sz w:val="20"/>
            <w:szCs w:val="20"/>
            <w:lang w:val="en-CA"/>
            <w:rPrChange w:id="2518" w:author="Eric Boisvert" w:date="2015-10-30T06:31:00Z">
              <w:rPr>
                <w:lang w:val="en-CA"/>
              </w:rPr>
            </w:rPrChange>
          </w:rPr>
          <w:tab/>
        </w:r>
        <w:r w:rsidRPr="00174304">
          <w:rPr>
            <w:rFonts w:ascii="Courier New" w:hAnsi="Courier New" w:cs="Courier New"/>
            <w:sz w:val="20"/>
            <w:szCs w:val="20"/>
            <w:lang w:val="en-CA"/>
            <w:rPrChange w:id="2519" w:author="Eric Boisvert" w:date="2015-10-30T06:31:00Z">
              <w:rPr>
                <w:lang w:val="en-CA"/>
              </w:rPr>
            </w:rPrChange>
          </w:rPr>
          <w:tab/>
          <w:t>...</w:t>
        </w:r>
      </w:ins>
    </w:p>
    <w:p w14:paraId="6D153CE2" w14:textId="77777777" w:rsidR="00174304" w:rsidRPr="00174304" w:rsidRDefault="00174304">
      <w:pPr>
        <w:contextualSpacing/>
        <w:rPr>
          <w:ins w:id="2520" w:author="Eric Boisvert" w:date="2015-10-30T06:30:00Z"/>
          <w:rFonts w:ascii="Courier New" w:hAnsi="Courier New" w:cs="Courier New"/>
          <w:sz w:val="20"/>
          <w:szCs w:val="20"/>
          <w:lang w:val="en-CA"/>
          <w:rPrChange w:id="2521" w:author="Eric Boisvert" w:date="2015-10-30T06:31:00Z">
            <w:rPr>
              <w:ins w:id="2522" w:author="Eric Boisvert" w:date="2015-10-30T06:30:00Z"/>
              <w:lang w:val="en-CA"/>
            </w:rPr>
          </w:rPrChange>
        </w:rPr>
        <w:pPrChange w:id="2523" w:author="Eric Boisvert" w:date="2015-10-30T06:31:00Z">
          <w:pPr/>
        </w:pPrChange>
      </w:pPr>
      <w:ins w:id="2524" w:author="Eric Boisvert" w:date="2015-10-30T06:30:00Z">
        <w:r w:rsidRPr="00174304">
          <w:rPr>
            <w:rFonts w:ascii="Courier New" w:hAnsi="Courier New" w:cs="Courier New"/>
            <w:sz w:val="20"/>
            <w:szCs w:val="20"/>
            <w:lang w:val="en-CA"/>
            <w:rPrChange w:id="2525" w:author="Eric Boisvert" w:date="2015-10-30T06:31:00Z">
              <w:rPr>
                <w:lang w:val="en-CA"/>
              </w:rPr>
            </w:rPrChange>
          </w:rPr>
          <w:tab/>
        </w:r>
        <w:r w:rsidRPr="00174304">
          <w:rPr>
            <w:rFonts w:ascii="Courier New" w:hAnsi="Courier New" w:cs="Courier New"/>
            <w:sz w:val="20"/>
            <w:szCs w:val="20"/>
            <w:lang w:val="en-CA"/>
            <w:rPrChange w:id="2526" w:author="Eric Boisvert" w:date="2015-10-30T06:31:00Z">
              <w:rPr>
                <w:lang w:val="en-CA"/>
              </w:rPr>
            </w:rPrChange>
          </w:rPr>
          <w:tab/>
        </w:r>
        <w:r w:rsidRPr="00174304">
          <w:rPr>
            <w:rFonts w:ascii="Courier New" w:hAnsi="Courier New" w:cs="Courier New"/>
            <w:sz w:val="20"/>
            <w:szCs w:val="20"/>
            <w:lang w:val="en-CA"/>
            <w:rPrChange w:id="2527" w:author="Eric Boisvert" w:date="2015-10-30T06:31:00Z">
              <w:rPr>
                <w:lang w:val="en-CA"/>
              </w:rPr>
            </w:rPrChange>
          </w:rPr>
          <w:tab/>
          <w:t>&lt;/gsmlb</w:t>
        </w:r>
        <w:proofErr w:type="gramStart"/>
        <w:r w:rsidRPr="00174304">
          <w:rPr>
            <w:rFonts w:ascii="Courier New" w:hAnsi="Courier New" w:cs="Courier New"/>
            <w:sz w:val="20"/>
            <w:szCs w:val="20"/>
            <w:lang w:val="en-CA"/>
            <w:rPrChange w:id="2528" w:author="Eric Boisvert" w:date="2015-10-30T06:31:00Z">
              <w:rPr>
                <w:lang w:val="en-CA"/>
              </w:rPr>
            </w:rPrChange>
          </w:rPr>
          <w:t>:GeologicUnit</w:t>
        </w:r>
        <w:proofErr w:type="gramEnd"/>
        <w:r w:rsidRPr="00174304">
          <w:rPr>
            <w:rFonts w:ascii="Courier New" w:hAnsi="Courier New" w:cs="Courier New"/>
            <w:sz w:val="20"/>
            <w:szCs w:val="20"/>
            <w:lang w:val="en-CA"/>
            <w:rPrChange w:id="2529" w:author="Eric Boisvert" w:date="2015-10-30T06:31:00Z">
              <w:rPr>
                <w:lang w:val="en-CA"/>
              </w:rPr>
            </w:rPrChange>
          </w:rPr>
          <w:t>&gt;</w:t>
        </w:r>
      </w:ins>
    </w:p>
    <w:p w14:paraId="62CD90FA" w14:textId="77777777" w:rsidR="00174304" w:rsidRPr="00174304" w:rsidRDefault="00174304">
      <w:pPr>
        <w:contextualSpacing/>
        <w:rPr>
          <w:ins w:id="2530" w:author="Eric Boisvert" w:date="2015-10-30T06:30:00Z"/>
          <w:rFonts w:ascii="Courier New" w:hAnsi="Courier New" w:cs="Courier New"/>
          <w:sz w:val="20"/>
          <w:szCs w:val="20"/>
          <w:lang w:val="en-CA"/>
          <w:rPrChange w:id="2531" w:author="Eric Boisvert" w:date="2015-10-30T06:31:00Z">
            <w:rPr>
              <w:ins w:id="2532" w:author="Eric Boisvert" w:date="2015-10-30T06:30:00Z"/>
              <w:lang w:val="en-CA"/>
            </w:rPr>
          </w:rPrChange>
        </w:rPr>
        <w:pPrChange w:id="2533" w:author="Eric Boisvert" w:date="2015-10-30T06:31:00Z">
          <w:pPr/>
        </w:pPrChange>
      </w:pPr>
      <w:ins w:id="2534" w:author="Eric Boisvert" w:date="2015-10-30T06:30:00Z">
        <w:r w:rsidRPr="00174304">
          <w:rPr>
            <w:rFonts w:ascii="Courier New" w:hAnsi="Courier New" w:cs="Courier New"/>
            <w:sz w:val="20"/>
            <w:szCs w:val="20"/>
            <w:lang w:val="en-CA"/>
            <w:rPrChange w:id="2535" w:author="Eric Boisvert" w:date="2015-10-30T06:31:00Z">
              <w:rPr>
                <w:lang w:val="en-CA"/>
              </w:rPr>
            </w:rPrChange>
          </w:rPr>
          <w:tab/>
        </w:r>
        <w:r w:rsidRPr="00174304">
          <w:rPr>
            <w:rFonts w:ascii="Courier New" w:hAnsi="Courier New" w:cs="Courier New"/>
            <w:sz w:val="20"/>
            <w:szCs w:val="20"/>
            <w:lang w:val="en-CA"/>
            <w:rPrChange w:id="2536" w:author="Eric Boisvert" w:date="2015-10-30T06:31:00Z">
              <w:rPr>
                <w:lang w:val="en-CA"/>
              </w:rPr>
            </w:rPrChange>
          </w:rPr>
          <w:tab/>
          <w:t>&lt;/gsmlb</w:t>
        </w:r>
        <w:proofErr w:type="gramStart"/>
        <w:r w:rsidRPr="00174304">
          <w:rPr>
            <w:rFonts w:ascii="Courier New" w:hAnsi="Courier New" w:cs="Courier New"/>
            <w:sz w:val="20"/>
            <w:szCs w:val="20"/>
            <w:lang w:val="en-CA"/>
            <w:rPrChange w:id="2537" w:author="Eric Boisvert" w:date="2015-10-30T06:31:00Z">
              <w:rPr>
                <w:lang w:val="en-CA"/>
              </w:rPr>
            </w:rPrChange>
          </w:rPr>
          <w:t>:specification</w:t>
        </w:r>
        <w:proofErr w:type="gramEnd"/>
        <w:r w:rsidRPr="00174304">
          <w:rPr>
            <w:rFonts w:ascii="Courier New" w:hAnsi="Courier New" w:cs="Courier New"/>
            <w:sz w:val="20"/>
            <w:szCs w:val="20"/>
            <w:lang w:val="en-CA"/>
            <w:rPrChange w:id="2538" w:author="Eric Boisvert" w:date="2015-10-30T06:31:00Z">
              <w:rPr>
                <w:lang w:val="en-CA"/>
              </w:rPr>
            </w:rPrChange>
          </w:rPr>
          <w:t>&gt;</w:t>
        </w:r>
      </w:ins>
    </w:p>
    <w:p w14:paraId="033FAFCD" w14:textId="77777777" w:rsidR="00174304" w:rsidRPr="00174304" w:rsidRDefault="00174304">
      <w:pPr>
        <w:contextualSpacing/>
        <w:rPr>
          <w:ins w:id="2539" w:author="Eric Boisvert" w:date="2015-10-30T06:30:00Z"/>
          <w:rFonts w:ascii="Courier New" w:hAnsi="Courier New" w:cs="Courier New"/>
          <w:sz w:val="20"/>
          <w:szCs w:val="20"/>
          <w:lang w:val="en-CA"/>
          <w:rPrChange w:id="2540" w:author="Eric Boisvert" w:date="2015-10-30T06:31:00Z">
            <w:rPr>
              <w:ins w:id="2541" w:author="Eric Boisvert" w:date="2015-10-30T06:30:00Z"/>
              <w:lang w:val="en-CA"/>
            </w:rPr>
          </w:rPrChange>
        </w:rPr>
        <w:pPrChange w:id="2542" w:author="Eric Boisvert" w:date="2015-10-30T06:31:00Z">
          <w:pPr/>
        </w:pPrChange>
      </w:pPr>
      <w:ins w:id="2543" w:author="Eric Boisvert" w:date="2015-10-30T06:30:00Z">
        <w:r w:rsidRPr="00174304">
          <w:rPr>
            <w:rFonts w:ascii="Courier New" w:hAnsi="Courier New" w:cs="Courier New"/>
            <w:sz w:val="20"/>
            <w:szCs w:val="20"/>
            <w:lang w:val="en-CA"/>
            <w:rPrChange w:id="2544" w:author="Eric Boisvert" w:date="2015-10-30T06:31:00Z">
              <w:rPr>
                <w:lang w:val="en-CA"/>
              </w:rPr>
            </w:rPrChange>
          </w:rPr>
          <w:tab/>
          <w:t>&lt;/gsmlb</w:t>
        </w:r>
        <w:proofErr w:type="gramStart"/>
        <w:r w:rsidRPr="00174304">
          <w:rPr>
            <w:rFonts w:ascii="Courier New" w:hAnsi="Courier New" w:cs="Courier New"/>
            <w:sz w:val="20"/>
            <w:szCs w:val="20"/>
            <w:lang w:val="en-CA"/>
            <w:rPrChange w:id="2545" w:author="Eric Boisvert" w:date="2015-10-30T06:31:00Z">
              <w:rPr>
                <w:lang w:val="en-CA"/>
              </w:rPr>
            </w:rPrChange>
          </w:rPr>
          <w:t>:MappedFeature</w:t>
        </w:r>
        <w:proofErr w:type="gramEnd"/>
        <w:r w:rsidRPr="00174304">
          <w:rPr>
            <w:rFonts w:ascii="Courier New" w:hAnsi="Courier New" w:cs="Courier New"/>
            <w:sz w:val="20"/>
            <w:szCs w:val="20"/>
            <w:lang w:val="en-CA"/>
            <w:rPrChange w:id="2546" w:author="Eric Boisvert" w:date="2015-10-30T06:31:00Z">
              <w:rPr>
                <w:lang w:val="en-CA"/>
              </w:rPr>
            </w:rPrChange>
          </w:rPr>
          <w:t>&gt;</w:t>
        </w:r>
      </w:ins>
    </w:p>
    <w:p w14:paraId="3D47EAF1" w14:textId="77777777" w:rsidR="00174304" w:rsidRPr="00174304" w:rsidRDefault="00174304">
      <w:pPr>
        <w:contextualSpacing/>
        <w:rPr>
          <w:ins w:id="2547" w:author="Eric Boisvert" w:date="2015-10-30T06:30:00Z"/>
          <w:rFonts w:ascii="Courier New" w:hAnsi="Courier New" w:cs="Courier New"/>
          <w:sz w:val="20"/>
          <w:szCs w:val="20"/>
          <w:lang w:val="en-CA"/>
          <w:rPrChange w:id="2548" w:author="Eric Boisvert" w:date="2015-10-30T06:31:00Z">
            <w:rPr>
              <w:ins w:id="2549" w:author="Eric Boisvert" w:date="2015-10-30T06:30:00Z"/>
              <w:lang w:val="en-CA"/>
            </w:rPr>
          </w:rPrChange>
        </w:rPr>
        <w:pPrChange w:id="2550" w:author="Eric Boisvert" w:date="2015-10-30T06:31:00Z">
          <w:pPr/>
        </w:pPrChange>
      </w:pPr>
      <w:ins w:id="2551" w:author="Eric Boisvert" w:date="2015-10-30T06:30:00Z">
        <w:r w:rsidRPr="00174304">
          <w:rPr>
            <w:rFonts w:ascii="Courier New" w:hAnsi="Courier New" w:cs="Courier New"/>
            <w:sz w:val="20"/>
            <w:szCs w:val="20"/>
            <w:lang w:val="en-CA"/>
            <w:rPrChange w:id="2552" w:author="Eric Boisvert" w:date="2015-10-30T06:31:00Z">
              <w:rPr>
                <w:lang w:val="en-CA"/>
              </w:rPr>
            </w:rPrChange>
          </w:rPr>
          <w:t>&lt;/gsmlb</w:t>
        </w:r>
        <w:proofErr w:type="gramStart"/>
        <w:r w:rsidRPr="00174304">
          <w:rPr>
            <w:rFonts w:ascii="Courier New" w:hAnsi="Courier New" w:cs="Courier New"/>
            <w:sz w:val="20"/>
            <w:szCs w:val="20"/>
            <w:lang w:val="en-CA"/>
            <w:rPrChange w:id="2553" w:author="Eric Boisvert" w:date="2015-10-30T06:31:00Z">
              <w:rPr>
                <w:lang w:val="en-CA"/>
              </w:rPr>
            </w:rPrChange>
          </w:rPr>
          <w:t>:mappedItem</w:t>
        </w:r>
        <w:proofErr w:type="gramEnd"/>
        <w:r w:rsidRPr="00174304">
          <w:rPr>
            <w:rFonts w:ascii="Courier New" w:hAnsi="Courier New" w:cs="Courier New"/>
            <w:sz w:val="20"/>
            <w:szCs w:val="20"/>
            <w:lang w:val="en-CA"/>
            <w:rPrChange w:id="2554" w:author="Eric Boisvert" w:date="2015-10-30T06:31:00Z">
              <w:rPr>
                <w:lang w:val="en-CA"/>
              </w:rPr>
            </w:rPrChange>
          </w:rPr>
          <w:t>&gt;</w:t>
        </w:r>
      </w:ins>
    </w:p>
    <w:p w14:paraId="0B0D047C" w14:textId="77777777" w:rsidR="00174304" w:rsidRPr="00174304" w:rsidRDefault="00174304">
      <w:pPr>
        <w:contextualSpacing/>
        <w:rPr>
          <w:ins w:id="2555" w:author="Eric Boisvert" w:date="2015-10-30T06:30:00Z"/>
          <w:rFonts w:ascii="Courier New" w:hAnsi="Courier New" w:cs="Courier New"/>
          <w:sz w:val="20"/>
          <w:szCs w:val="20"/>
          <w:lang w:val="en-CA"/>
          <w:rPrChange w:id="2556" w:author="Eric Boisvert" w:date="2015-10-30T06:31:00Z">
            <w:rPr>
              <w:ins w:id="2557" w:author="Eric Boisvert" w:date="2015-10-30T06:30:00Z"/>
              <w:lang w:val="en-CA"/>
            </w:rPr>
          </w:rPrChange>
        </w:rPr>
        <w:pPrChange w:id="2558" w:author="Eric Boisvert" w:date="2015-10-30T06:31:00Z">
          <w:pPr/>
        </w:pPrChange>
      </w:pPr>
      <w:ins w:id="2559" w:author="Eric Boisvert" w:date="2015-10-30T06:30:00Z">
        <w:r w:rsidRPr="00174304">
          <w:rPr>
            <w:rFonts w:ascii="Courier New" w:hAnsi="Courier New" w:cs="Courier New"/>
            <w:sz w:val="20"/>
            <w:szCs w:val="20"/>
            <w:lang w:val="en-CA"/>
            <w:rPrChange w:id="2560" w:author="Eric Boisvert" w:date="2015-10-30T06:31:00Z">
              <w:rPr>
                <w:lang w:val="en-CA"/>
              </w:rPr>
            </w:rPrChange>
          </w:rPr>
          <w:t>&lt;</w:t>
        </w:r>
        <w:proofErr w:type="gramStart"/>
        <w:r w:rsidRPr="00174304">
          <w:rPr>
            <w:rFonts w:ascii="Courier New" w:hAnsi="Courier New" w:cs="Courier New"/>
            <w:sz w:val="20"/>
            <w:szCs w:val="20"/>
            <w:lang w:val="en-CA"/>
            <w:rPrChange w:id="2561" w:author="Eric Boisvert" w:date="2015-10-30T06:31:00Z">
              <w:rPr>
                <w:lang w:val="en-CA"/>
              </w:rPr>
            </w:rPrChange>
          </w:rPr>
          <w:t>gsmlb:</w:t>
        </w:r>
        <w:proofErr w:type="gramEnd"/>
        <w:r w:rsidRPr="00174304">
          <w:rPr>
            <w:rFonts w:ascii="Courier New" w:hAnsi="Courier New" w:cs="Courier New"/>
            <w:sz w:val="20"/>
            <w:szCs w:val="20"/>
            <w:lang w:val="en-CA"/>
            <w:rPrChange w:id="2562" w:author="Eric Boisvert" w:date="2015-10-30T06:31:00Z">
              <w:rPr>
                <w:lang w:val="en-CA"/>
              </w:rPr>
            </w:rPrChange>
          </w:rPr>
          <w:t>mappedItem&gt;</w:t>
        </w:r>
      </w:ins>
    </w:p>
    <w:p w14:paraId="0D71C6DE" w14:textId="77777777" w:rsidR="00174304" w:rsidRPr="00174304" w:rsidRDefault="00174304">
      <w:pPr>
        <w:contextualSpacing/>
        <w:rPr>
          <w:ins w:id="2563" w:author="Eric Boisvert" w:date="2015-10-30T06:30:00Z"/>
          <w:rFonts w:ascii="Courier New" w:hAnsi="Courier New" w:cs="Courier New"/>
          <w:sz w:val="20"/>
          <w:szCs w:val="20"/>
          <w:lang w:val="en-CA"/>
          <w:rPrChange w:id="2564" w:author="Eric Boisvert" w:date="2015-10-30T06:31:00Z">
            <w:rPr>
              <w:ins w:id="2565" w:author="Eric Boisvert" w:date="2015-10-30T06:30:00Z"/>
              <w:lang w:val="en-CA"/>
            </w:rPr>
          </w:rPrChange>
        </w:rPr>
        <w:pPrChange w:id="2566" w:author="Eric Boisvert" w:date="2015-10-30T06:31:00Z">
          <w:pPr/>
        </w:pPrChange>
      </w:pPr>
      <w:ins w:id="2567" w:author="Eric Boisvert" w:date="2015-10-30T06:30:00Z">
        <w:r w:rsidRPr="00174304">
          <w:rPr>
            <w:rFonts w:ascii="Courier New" w:hAnsi="Courier New" w:cs="Courier New"/>
            <w:sz w:val="20"/>
            <w:szCs w:val="20"/>
            <w:lang w:val="en-CA"/>
            <w:rPrChange w:id="2568" w:author="Eric Boisvert" w:date="2015-10-30T06:31:00Z">
              <w:rPr>
                <w:lang w:val="en-CA"/>
              </w:rPr>
            </w:rPrChange>
          </w:rPr>
          <w:tab/>
          <w:t>&lt;gsmlb</w:t>
        </w:r>
        <w:proofErr w:type="gramStart"/>
        <w:r w:rsidRPr="00174304">
          <w:rPr>
            <w:rFonts w:ascii="Courier New" w:hAnsi="Courier New" w:cs="Courier New"/>
            <w:sz w:val="20"/>
            <w:szCs w:val="20"/>
            <w:lang w:val="en-CA"/>
            <w:rPrChange w:id="2569" w:author="Eric Boisvert" w:date="2015-10-30T06:31:00Z">
              <w:rPr>
                <w:lang w:val="en-CA"/>
              </w:rPr>
            </w:rPrChange>
          </w:rPr>
          <w:t>:MappedFeature</w:t>
        </w:r>
        <w:proofErr w:type="gramEnd"/>
        <w:r w:rsidRPr="00174304">
          <w:rPr>
            <w:rFonts w:ascii="Courier New" w:hAnsi="Courier New" w:cs="Courier New"/>
            <w:sz w:val="20"/>
            <w:szCs w:val="20"/>
            <w:lang w:val="en-CA"/>
            <w:rPrChange w:id="2570" w:author="Eric Boisvert" w:date="2015-10-30T06:31:00Z">
              <w:rPr>
                <w:lang w:val="en-CA"/>
              </w:rPr>
            </w:rPrChange>
          </w:rPr>
          <w:t xml:space="preserve"> gml:id="m2"&gt;</w:t>
        </w:r>
      </w:ins>
    </w:p>
    <w:p w14:paraId="60E6E081" w14:textId="77777777" w:rsidR="00174304" w:rsidRPr="00174304" w:rsidRDefault="00174304">
      <w:pPr>
        <w:contextualSpacing/>
        <w:rPr>
          <w:ins w:id="2571" w:author="Eric Boisvert" w:date="2015-10-30T06:30:00Z"/>
          <w:rFonts w:ascii="Courier New" w:hAnsi="Courier New" w:cs="Courier New"/>
          <w:b/>
          <w:sz w:val="20"/>
          <w:szCs w:val="20"/>
          <w:lang w:val="en-CA"/>
          <w:rPrChange w:id="2572" w:author="Eric Boisvert" w:date="2015-10-30T06:32:00Z">
            <w:rPr>
              <w:ins w:id="2573" w:author="Eric Boisvert" w:date="2015-10-30T06:30:00Z"/>
              <w:lang w:val="en-CA"/>
            </w:rPr>
          </w:rPrChange>
        </w:rPr>
        <w:pPrChange w:id="2574" w:author="Eric Boisvert" w:date="2015-10-30T06:31:00Z">
          <w:pPr/>
        </w:pPrChange>
      </w:pPr>
      <w:ins w:id="2575" w:author="Eric Boisvert" w:date="2015-10-30T06:30:00Z">
        <w:r w:rsidRPr="00174304">
          <w:rPr>
            <w:rFonts w:ascii="Courier New" w:hAnsi="Courier New" w:cs="Courier New"/>
            <w:b/>
            <w:sz w:val="20"/>
            <w:szCs w:val="20"/>
            <w:lang w:val="en-CA"/>
            <w:rPrChange w:id="2576" w:author="Eric Boisvert" w:date="2015-10-30T06:32:00Z">
              <w:rPr>
                <w:lang w:val="en-CA"/>
              </w:rPr>
            </w:rPrChange>
          </w:rPr>
          <w:tab/>
        </w:r>
        <w:r w:rsidRPr="00174304">
          <w:rPr>
            <w:rFonts w:ascii="Courier New" w:hAnsi="Courier New" w:cs="Courier New"/>
            <w:b/>
            <w:sz w:val="20"/>
            <w:szCs w:val="20"/>
            <w:lang w:val="en-CA"/>
            <w:rPrChange w:id="2577" w:author="Eric Boisvert" w:date="2015-10-30T06:32:00Z">
              <w:rPr>
                <w:lang w:val="en-CA"/>
              </w:rPr>
            </w:rPrChange>
          </w:rPr>
          <w:tab/>
          <w:t>&lt;gsmlb</w:t>
        </w:r>
        <w:proofErr w:type="gramStart"/>
        <w:r w:rsidRPr="00174304">
          <w:rPr>
            <w:rFonts w:ascii="Courier New" w:hAnsi="Courier New" w:cs="Courier New"/>
            <w:b/>
            <w:sz w:val="20"/>
            <w:szCs w:val="20"/>
            <w:lang w:val="en-CA"/>
            <w:rPrChange w:id="2578" w:author="Eric Boisvert" w:date="2015-10-30T06:32:00Z">
              <w:rPr>
                <w:lang w:val="en-CA"/>
              </w:rPr>
            </w:rPrChange>
          </w:rPr>
          <w:t>:specification</w:t>
        </w:r>
        <w:proofErr w:type="gramEnd"/>
        <w:r w:rsidRPr="00174304">
          <w:rPr>
            <w:rFonts w:ascii="Courier New" w:hAnsi="Courier New" w:cs="Courier New"/>
            <w:b/>
            <w:sz w:val="20"/>
            <w:szCs w:val="20"/>
            <w:lang w:val="en-CA"/>
            <w:rPrChange w:id="2579" w:author="Eric Boisvert" w:date="2015-10-30T06:32:00Z">
              <w:rPr>
                <w:lang w:val="en-CA"/>
              </w:rPr>
            </w:rPrChange>
          </w:rPr>
          <w:t xml:space="preserve"> xlink:href="#G1"</w:t>
        </w:r>
      </w:ins>
      <w:ins w:id="2580"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581" w:author="Eric Boisvert" w:date="2015-10-30T06:30:00Z">
        <w:r w:rsidRPr="00174304">
          <w:rPr>
            <w:rFonts w:ascii="Courier New" w:hAnsi="Courier New" w:cs="Courier New"/>
            <w:b/>
            <w:sz w:val="20"/>
            <w:szCs w:val="20"/>
            <w:lang w:val="en-CA"/>
            <w:rPrChange w:id="2582" w:author="Eric Boisvert" w:date="2015-10-30T06:32:00Z">
              <w:rPr>
                <w:lang w:val="en-CA"/>
              </w:rPr>
            </w:rPrChange>
          </w:rPr>
          <w:t>/&gt;</w:t>
        </w:r>
      </w:ins>
    </w:p>
    <w:p w14:paraId="143F9500" w14:textId="77777777" w:rsidR="00174304" w:rsidRPr="00174304" w:rsidRDefault="00174304">
      <w:pPr>
        <w:contextualSpacing/>
        <w:rPr>
          <w:ins w:id="2583" w:author="Eric Boisvert" w:date="2015-10-30T06:30:00Z"/>
          <w:rFonts w:ascii="Courier New" w:hAnsi="Courier New" w:cs="Courier New"/>
          <w:sz w:val="20"/>
          <w:szCs w:val="20"/>
          <w:lang w:val="en-CA"/>
          <w:rPrChange w:id="2584" w:author="Eric Boisvert" w:date="2015-10-30T06:31:00Z">
            <w:rPr>
              <w:ins w:id="2585" w:author="Eric Boisvert" w:date="2015-10-30T06:30:00Z"/>
              <w:lang w:val="en-CA"/>
            </w:rPr>
          </w:rPrChange>
        </w:rPr>
        <w:pPrChange w:id="2586" w:author="Eric Boisvert" w:date="2015-10-30T06:31:00Z">
          <w:pPr/>
        </w:pPrChange>
      </w:pPr>
      <w:ins w:id="2587" w:author="Eric Boisvert" w:date="2015-10-30T06:30:00Z">
        <w:r w:rsidRPr="00174304">
          <w:rPr>
            <w:rFonts w:ascii="Courier New" w:hAnsi="Courier New" w:cs="Courier New"/>
            <w:sz w:val="20"/>
            <w:szCs w:val="20"/>
            <w:lang w:val="en-CA"/>
            <w:rPrChange w:id="2588" w:author="Eric Boisvert" w:date="2015-10-30T06:31:00Z">
              <w:rPr>
                <w:lang w:val="en-CA"/>
              </w:rPr>
            </w:rPrChange>
          </w:rPr>
          <w:tab/>
          <w:t>&lt;/gsmlb</w:t>
        </w:r>
        <w:proofErr w:type="gramStart"/>
        <w:r w:rsidRPr="00174304">
          <w:rPr>
            <w:rFonts w:ascii="Courier New" w:hAnsi="Courier New" w:cs="Courier New"/>
            <w:sz w:val="20"/>
            <w:szCs w:val="20"/>
            <w:lang w:val="en-CA"/>
            <w:rPrChange w:id="2589" w:author="Eric Boisvert" w:date="2015-10-30T06:31:00Z">
              <w:rPr>
                <w:lang w:val="en-CA"/>
              </w:rPr>
            </w:rPrChange>
          </w:rPr>
          <w:t>:MappedFeature</w:t>
        </w:r>
        <w:proofErr w:type="gramEnd"/>
        <w:r w:rsidRPr="00174304">
          <w:rPr>
            <w:rFonts w:ascii="Courier New" w:hAnsi="Courier New" w:cs="Courier New"/>
            <w:sz w:val="20"/>
            <w:szCs w:val="20"/>
            <w:lang w:val="en-CA"/>
            <w:rPrChange w:id="2590" w:author="Eric Boisvert" w:date="2015-10-30T06:31:00Z">
              <w:rPr>
                <w:lang w:val="en-CA"/>
              </w:rPr>
            </w:rPrChange>
          </w:rPr>
          <w:t>&gt;</w:t>
        </w:r>
      </w:ins>
    </w:p>
    <w:p w14:paraId="6643D632" w14:textId="77777777" w:rsidR="00174304" w:rsidRDefault="00174304">
      <w:pPr>
        <w:contextualSpacing/>
        <w:rPr>
          <w:ins w:id="2591" w:author="Eric Boisvert" w:date="2015-10-30T06:32:00Z"/>
          <w:rFonts w:ascii="Courier New" w:hAnsi="Courier New" w:cs="Courier New"/>
          <w:sz w:val="20"/>
          <w:szCs w:val="20"/>
          <w:lang w:val="en-CA"/>
        </w:rPr>
        <w:pPrChange w:id="2592" w:author="Eric Boisvert" w:date="2015-10-30T06:31:00Z">
          <w:pPr/>
        </w:pPrChange>
      </w:pPr>
      <w:ins w:id="2593" w:author="Eric Boisvert" w:date="2015-10-30T06:30:00Z">
        <w:r w:rsidRPr="00174304">
          <w:rPr>
            <w:rFonts w:ascii="Courier New" w:hAnsi="Courier New" w:cs="Courier New"/>
            <w:sz w:val="20"/>
            <w:szCs w:val="20"/>
            <w:lang w:val="en-CA"/>
            <w:rPrChange w:id="2594" w:author="Eric Boisvert" w:date="2015-10-30T06:31:00Z">
              <w:rPr>
                <w:lang w:val="en-CA"/>
              </w:rPr>
            </w:rPrChange>
          </w:rPr>
          <w:t>&lt;/gsmlb</w:t>
        </w:r>
        <w:proofErr w:type="gramStart"/>
        <w:r w:rsidRPr="00174304">
          <w:rPr>
            <w:rFonts w:ascii="Courier New" w:hAnsi="Courier New" w:cs="Courier New"/>
            <w:sz w:val="20"/>
            <w:szCs w:val="20"/>
            <w:lang w:val="en-CA"/>
            <w:rPrChange w:id="2595" w:author="Eric Boisvert" w:date="2015-10-30T06:31:00Z">
              <w:rPr>
                <w:lang w:val="en-CA"/>
              </w:rPr>
            </w:rPrChange>
          </w:rPr>
          <w:t>:mappedItem</w:t>
        </w:r>
        <w:proofErr w:type="gramEnd"/>
        <w:r w:rsidRPr="00174304">
          <w:rPr>
            <w:rFonts w:ascii="Courier New" w:hAnsi="Courier New" w:cs="Courier New"/>
            <w:sz w:val="20"/>
            <w:szCs w:val="20"/>
            <w:lang w:val="en-CA"/>
            <w:rPrChange w:id="2596" w:author="Eric Boisvert" w:date="2015-10-30T06:31:00Z">
              <w:rPr>
                <w:lang w:val="en-CA"/>
              </w:rPr>
            </w:rPrChange>
          </w:rPr>
          <w:t>&gt;</w:t>
        </w:r>
      </w:ins>
    </w:p>
    <w:p w14:paraId="5B616B54" w14:textId="77777777" w:rsidR="00174304" w:rsidRPr="00A0434E" w:rsidRDefault="00174304" w:rsidP="00174304">
      <w:pPr>
        <w:contextualSpacing/>
        <w:rPr>
          <w:ins w:id="2597" w:author="Eric Boisvert" w:date="2015-10-30T06:32:00Z"/>
          <w:rFonts w:ascii="Courier New" w:hAnsi="Courier New" w:cs="Courier New"/>
          <w:sz w:val="20"/>
          <w:szCs w:val="20"/>
          <w:lang w:val="en-CA"/>
        </w:rPr>
      </w:pPr>
      <w:ins w:id="2598"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2599" w:author="Eric Boisvert" w:date="2015-10-30T06:32:00Z"/>
          <w:rFonts w:ascii="Courier New" w:hAnsi="Courier New" w:cs="Courier New"/>
          <w:sz w:val="20"/>
          <w:szCs w:val="20"/>
          <w:lang w:val="en-CA"/>
        </w:rPr>
      </w:pPr>
      <w:ins w:id="2600"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2601" w:author="Eric Boisvert" w:date="2015-10-30T06:33:00Z">
        <w:r>
          <w:rPr>
            <w:rFonts w:ascii="Courier New" w:hAnsi="Courier New" w:cs="Courier New"/>
            <w:sz w:val="20"/>
            <w:szCs w:val="20"/>
            <w:lang w:val="en-CA"/>
          </w:rPr>
          <w:t>3</w:t>
        </w:r>
      </w:ins>
      <w:ins w:id="2602"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603" w:author="Eric Boisvert" w:date="2015-10-30T06:32:00Z"/>
          <w:rFonts w:ascii="Courier New" w:hAnsi="Courier New" w:cs="Courier New"/>
          <w:b/>
          <w:sz w:val="20"/>
          <w:szCs w:val="20"/>
          <w:lang w:val="en-CA"/>
        </w:rPr>
      </w:pPr>
      <w:ins w:id="2604"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2605" w:author="Eric Boisvert" w:date="2015-10-30T06:33:00Z">
        <w:r>
          <w:rPr>
            <w:rFonts w:ascii="Courier New" w:hAnsi="Courier New" w:cs="Courier New"/>
            <w:b/>
            <w:sz w:val="20"/>
            <w:szCs w:val="20"/>
            <w:lang w:val="en-CA"/>
          </w:rPr>
          <w:t>host.org/resources/geologicUnit/G1</w:t>
        </w:r>
      </w:ins>
      <w:ins w:id="2606" w:author="Eric Boisvert" w:date="2015-10-30T06:32:00Z">
        <w:r w:rsidRPr="00A0434E">
          <w:rPr>
            <w:rFonts w:ascii="Courier New" w:hAnsi="Courier New" w:cs="Courier New"/>
            <w:b/>
            <w:sz w:val="20"/>
            <w:szCs w:val="20"/>
            <w:lang w:val="en-CA"/>
          </w:rPr>
          <w:t>"</w:t>
        </w:r>
      </w:ins>
      <w:ins w:id="2607"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608"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609" w:author="Eric Boisvert" w:date="2015-10-30T06:32:00Z"/>
          <w:rFonts w:ascii="Courier New" w:hAnsi="Courier New" w:cs="Courier New"/>
          <w:sz w:val="20"/>
          <w:szCs w:val="20"/>
          <w:lang w:val="en-CA"/>
        </w:rPr>
      </w:pPr>
      <w:ins w:id="2610"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2611" w:author="Eric Boisvert" w:date="2015-10-30T06:32:00Z"/>
          <w:rFonts w:ascii="Courier New" w:hAnsi="Courier New" w:cs="Courier New"/>
          <w:sz w:val="20"/>
          <w:szCs w:val="20"/>
          <w:lang w:val="en-CA"/>
        </w:rPr>
      </w:pPr>
      <w:ins w:id="2612"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2613" w:author="Eric Boisvert" w:date="2015-10-30T06:30:00Z"/>
          <w:rFonts w:ascii="Courier New" w:hAnsi="Courier New" w:cs="Courier New"/>
          <w:sz w:val="20"/>
          <w:szCs w:val="20"/>
          <w:lang w:val="en-CA"/>
          <w:rPrChange w:id="2614" w:author="Eric Boisvert" w:date="2015-10-30T06:31:00Z">
            <w:rPr>
              <w:ins w:id="2615" w:author="Eric Boisvert" w:date="2015-10-30T06:30:00Z"/>
              <w:lang w:val="en-CA"/>
            </w:rPr>
          </w:rPrChange>
        </w:rPr>
        <w:pPrChange w:id="2616" w:author="Eric Boisvert" w:date="2015-10-30T06:31:00Z">
          <w:pPr/>
        </w:pPrChange>
      </w:pPr>
    </w:p>
    <w:p w14:paraId="467FA132" w14:textId="537D3B04" w:rsidR="00793B54" w:rsidRPr="00174304" w:rsidRDefault="00174304">
      <w:pPr>
        <w:contextualSpacing/>
        <w:rPr>
          <w:ins w:id="2617" w:author="Eric Boisvert" w:date="2015-10-30T05:38:00Z"/>
          <w:rFonts w:ascii="Courier New" w:hAnsi="Courier New" w:cs="Courier New"/>
          <w:sz w:val="20"/>
          <w:szCs w:val="20"/>
          <w:lang w:val="en-CA"/>
          <w:rPrChange w:id="2618" w:author="Eric Boisvert" w:date="2015-10-30T06:31:00Z">
            <w:rPr>
              <w:ins w:id="2619" w:author="Eric Boisvert" w:date="2015-10-30T05:38:00Z"/>
              <w:lang w:val="en-CA"/>
            </w:rPr>
          </w:rPrChange>
        </w:rPr>
        <w:pPrChange w:id="2620" w:author="Eric Boisvert" w:date="2015-10-30T06:31:00Z">
          <w:pPr/>
        </w:pPrChange>
      </w:pPr>
      <w:ins w:id="2621" w:author="Eric Boisvert" w:date="2015-10-30T06:30:00Z">
        <w:r w:rsidRPr="00174304">
          <w:rPr>
            <w:rFonts w:ascii="Courier New" w:hAnsi="Courier New" w:cs="Courier New"/>
            <w:sz w:val="20"/>
            <w:szCs w:val="20"/>
            <w:lang w:val="en-CA"/>
            <w:rPrChange w:id="2622" w:author="Eric Boisvert" w:date="2015-10-30T06:31:00Z">
              <w:rPr>
                <w:lang w:val="en-CA"/>
              </w:rPr>
            </w:rPrChange>
          </w:rPr>
          <w:t>&lt;/gsmlb</w:t>
        </w:r>
        <w:proofErr w:type="gramStart"/>
        <w:r w:rsidRPr="00174304">
          <w:rPr>
            <w:rFonts w:ascii="Courier New" w:hAnsi="Courier New" w:cs="Courier New"/>
            <w:sz w:val="20"/>
            <w:szCs w:val="20"/>
            <w:lang w:val="en-CA"/>
            <w:rPrChange w:id="2623" w:author="Eric Boisvert" w:date="2015-10-30T06:31:00Z">
              <w:rPr>
                <w:lang w:val="en-CA"/>
              </w:rPr>
            </w:rPrChange>
          </w:rPr>
          <w:t>:GSML</w:t>
        </w:r>
        <w:proofErr w:type="gramEnd"/>
        <w:r w:rsidRPr="00174304">
          <w:rPr>
            <w:rFonts w:ascii="Courier New" w:hAnsi="Courier New" w:cs="Courier New"/>
            <w:sz w:val="20"/>
            <w:szCs w:val="20"/>
            <w:lang w:val="en-CA"/>
            <w:rPrChange w:id="2624" w:author="Eric Boisvert" w:date="2015-10-30T06:31:00Z">
              <w:rPr>
                <w:lang w:val="en-CA"/>
              </w:rPr>
            </w:rPrChange>
          </w:rPr>
          <w:t>&gt;</w:t>
        </w:r>
        <w:r w:rsidRPr="00174304">
          <w:rPr>
            <w:rFonts w:ascii="Courier New" w:hAnsi="Courier New" w:cs="Courier New"/>
            <w:sz w:val="20"/>
            <w:szCs w:val="20"/>
            <w:lang w:val="en-CA"/>
            <w:rPrChange w:id="2625" w:author="Eric Boisvert" w:date="2015-10-30T06:31:00Z">
              <w:rPr>
                <w:lang w:val="en-CA"/>
              </w:rPr>
            </w:rPrChange>
          </w:rPr>
          <w:tab/>
        </w:r>
      </w:ins>
    </w:p>
    <w:p w14:paraId="0AD1A072" w14:textId="77777777" w:rsidR="00174304" w:rsidRDefault="00174304" w:rsidP="00A8510C">
      <w:pPr>
        <w:rPr>
          <w:ins w:id="2626" w:author="Eric Boisvert" w:date="2015-10-30T06:34:00Z"/>
          <w:lang w:val="en-CA"/>
        </w:rPr>
      </w:pPr>
    </w:p>
    <w:p w14:paraId="749A0137" w14:textId="721B1842" w:rsidR="003E6590" w:rsidRDefault="003E6590" w:rsidP="00A8510C">
      <w:pPr>
        <w:rPr>
          <w:ins w:id="2627" w:author="Eric Boisvert" w:date="2015-10-30T06:37:00Z"/>
          <w:lang w:val="en-CA"/>
        </w:rPr>
      </w:pPr>
      <w:ins w:id="2628"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2629"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2630" w:author="Eric Boisvert" w:date="2015-10-30T06:42:00Z">
        <w:r>
          <w:rPr>
            <w:lang w:val="en-CA"/>
          </w:rPr>
          <w:t xml:space="preserve"> </w:t>
        </w:r>
      </w:ins>
    </w:p>
    <w:p w14:paraId="5B553F68" w14:textId="605216FD" w:rsidR="00D44162" w:rsidRDefault="00D44162" w:rsidP="003E6590">
      <w:pPr>
        <w:contextualSpacing/>
        <w:rPr>
          <w:ins w:id="2631" w:author="Eric Boisvert" w:date="2015-10-30T06:45:00Z"/>
          <w:rFonts w:ascii="Courier New" w:hAnsi="Courier New" w:cs="Courier New"/>
          <w:sz w:val="20"/>
          <w:szCs w:val="20"/>
          <w:lang w:val="en-CA"/>
        </w:rPr>
      </w:pPr>
      <w:ins w:id="2632"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2633" w:author="Eric Boisvert" w:date="2015-10-30T06:37:00Z"/>
          <w:rFonts w:ascii="Courier New" w:hAnsi="Courier New" w:cs="Courier New"/>
          <w:sz w:val="20"/>
          <w:szCs w:val="20"/>
          <w:lang w:val="en-CA"/>
        </w:rPr>
      </w:pPr>
      <w:ins w:id="2634"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2635" w:author="Eric Boisvert" w:date="2015-10-30T06:37:00Z"/>
          <w:rFonts w:ascii="Courier New" w:hAnsi="Courier New" w:cs="Courier New"/>
          <w:sz w:val="20"/>
          <w:szCs w:val="20"/>
          <w:lang w:val="en-CA"/>
        </w:rPr>
      </w:pPr>
      <w:ins w:id="2636"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637" w:author="Eric Boisvert" w:date="2015-10-30T06:37:00Z"/>
          <w:rFonts w:ascii="Courier New" w:hAnsi="Courier New" w:cs="Courier New"/>
          <w:b/>
          <w:sz w:val="20"/>
          <w:szCs w:val="20"/>
          <w:lang w:val="en-CA"/>
        </w:rPr>
      </w:pPr>
      <w:ins w:id="2638"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639" w:author="Eric Boisvert" w:date="2015-10-30T06:37:00Z"/>
          <w:rFonts w:ascii="Courier New" w:hAnsi="Courier New" w:cs="Courier New"/>
          <w:sz w:val="20"/>
          <w:szCs w:val="20"/>
          <w:lang w:val="en-CA"/>
        </w:rPr>
      </w:pPr>
      <w:ins w:id="2640"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2641" w:author="Eric Boisvert" w:date="2015-10-30T06:42:00Z"/>
          <w:rFonts w:ascii="Courier New" w:hAnsi="Courier New" w:cs="Courier New"/>
          <w:sz w:val="20"/>
          <w:szCs w:val="20"/>
          <w:lang w:val="en-CA"/>
          <w:rPrChange w:id="2642" w:author="Eric Boisvert" w:date="2015-10-30T06:45:00Z">
            <w:rPr>
              <w:ins w:id="2643" w:author="Eric Boisvert" w:date="2015-10-30T06:42:00Z"/>
              <w:lang w:val="en-CA"/>
            </w:rPr>
          </w:rPrChange>
        </w:rPr>
      </w:pPr>
      <w:ins w:id="2644"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2645" w:author="Eric Boisvert" w:date="2015-10-30T06:42:00Z"/>
          <w:rFonts w:ascii="Courier New" w:hAnsi="Courier New" w:cs="Courier New"/>
          <w:sz w:val="20"/>
          <w:szCs w:val="20"/>
          <w:lang w:val="en-CA"/>
        </w:rPr>
      </w:pPr>
      <w:ins w:id="2646"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2647" w:author="Eric Boisvert" w:date="2015-10-30T06:42:00Z"/>
          <w:rFonts w:ascii="Courier New" w:hAnsi="Courier New" w:cs="Courier New"/>
          <w:sz w:val="20"/>
          <w:szCs w:val="20"/>
          <w:lang w:val="en-CA"/>
        </w:rPr>
      </w:pPr>
      <w:ins w:id="2648"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649" w:author="Eric Boisvert" w:date="2015-10-30T06:42:00Z"/>
          <w:rFonts w:ascii="Courier New" w:hAnsi="Courier New" w:cs="Courier New"/>
          <w:b/>
          <w:sz w:val="20"/>
          <w:szCs w:val="20"/>
          <w:lang w:val="en-CA"/>
        </w:rPr>
      </w:pPr>
      <w:ins w:id="2650"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2651"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2652"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653" w:author="Eric Boisvert" w:date="2015-10-30T06:42:00Z"/>
          <w:rFonts w:ascii="Courier New" w:hAnsi="Courier New" w:cs="Courier New"/>
          <w:sz w:val="20"/>
          <w:szCs w:val="20"/>
          <w:lang w:val="en-CA"/>
        </w:rPr>
      </w:pPr>
      <w:ins w:id="2654"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2655" w:author="Eric Boisvert" w:date="2015-10-30T06:42:00Z"/>
          <w:rFonts w:ascii="Courier New" w:hAnsi="Courier New" w:cs="Courier New"/>
          <w:sz w:val="20"/>
          <w:szCs w:val="20"/>
          <w:lang w:val="en-CA"/>
        </w:rPr>
      </w:pPr>
      <w:ins w:id="2656"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2657" w:author="Eric Boisvert" w:date="2015-10-30T06:45:00Z"/>
          <w:rFonts w:ascii="Courier New" w:hAnsi="Courier New" w:cs="Courier New"/>
          <w:sz w:val="20"/>
          <w:szCs w:val="20"/>
          <w:lang w:val="en-CA"/>
        </w:rPr>
      </w:pPr>
      <w:ins w:id="2658"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2659" w:author="Eric Boisvert" w:date="2015-10-30T06:37:00Z"/>
          <w:lang w:val="en-CA"/>
        </w:rPr>
      </w:pPr>
    </w:p>
    <w:p w14:paraId="49FAEAD9" w14:textId="77777777" w:rsidR="00E13215" w:rsidRDefault="00D44162" w:rsidP="00A8510C">
      <w:pPr>
        <w:rPr>
          <w:ins w:id="2660" w:author="Eric Boisvert" w:date="2015-10-30T06:46:00Z"/>
          <w:lang w:val="en-CA"/>
        </w:rPr>
      </w:pPr>
      <w:ins w:id="2661" w:author="Eric Boisvert" w:date="2015-10-30T06:37:00Z">
        <w:r>
          <w:rPr>
            <w:lang w:val="en-CA"/>
          </w:rPr>
          <w:t>Th</w:t>
        </w:r>
      </w:ins>
      <w:ins w:id="2662" w:author="Eric Boisvert" w:date="2015-10-30T06:44:00Z">
        <w:r>
          <w:rPr>
            <w:lang w:val="en-CA"/>
          </w:rPr>
          <w:t xml:space="preserve">e next </w:t>
        </w:r>
      </w:ins>
      <w:proofErr w:type="gramStart"/>
      <w:ins w:id="2663" w:author="Eric Boisvert" w:date="2015-10-30T06:37:00Z">
        <w:r w:rsidR="003E6590">
          <w:rPr>
            <w:lang w:val="en-CA"/>
          </w:rPr>
          <w:t>exampl</w:t>
        </w:r>
      </w:ins>
      <w:ins w:id="2664" w:author="Eric Boisvert" w:date="2015-10-30T06:38:00Z">
        <w:r w:rsidR="003E6590">
          <w:rPr>
            <w:lang w:val="en-CA"/>
          </w:rPr>
          <w:t>e</w:t>
        </w:r>
      </w:ins>
      <w:ins w:id="2665" w:author="Eric Boisvert" w:date="2015-10-30T06:44:00Z">
        <w:r>
          <w:rPr>
            <w:lang w:val="en-CA"/>
          </w:rPr>
          <w:t>s</w:t>
        </w:r>
      </w:ins>
      <w:ins w:id="2666"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2667" w:author="Eric Boisvert" w:date="2015-10-30T06:45:00Z">
        <w:r w:rsidR="00E13215">
          <w:rPr>
            <w:lang w:val="en-CA"/>
          </w:rPr>
          <w:t xml:space="preserve"> and using a WFS 2.0 request</w:t>
        </w:r>
      </w:ins>
      <w:ins w:id="2668" w:author="Eric Boisvert" w:date="2015-10-30T06:38:00Z">
        <w:r w:rsidR="003E6590">
          <w:rPr>
            <w:lang w:val="en-CA"/>
          </w:rPr>
          <w:t>.</w:t>
        </w:r>
      </w:ins>
      <w:ins w:id="2669" w:author="Eric Boisvert" w:date="2015-10-30T06:39:00Z">
        <w:r w:rsidR="003E6590">
          <w:rPr>
            <w:lang w:val="en-CA"/>
          </w:rPr>
          <w:t xml:space="preserve">  While </w:t>
        </w:r>
      </w:ins>
      <w:ins w:id="2670" w:author="Eric Boisvert" w:date="2015-10-30T06:46:00Z">
        <w:r w:rsidR="00E13215">
          <w:rPr>
            <w:lang w:val="en-CA"/>
          </w:rPr>
          <w:t>they are</w:t>
        </w:r>
      </w:ins>
      <w:ins w:id="2671" w:author="Eric Boisvert" w:date="2015-10-30T06:39:00Z">
        <w:r w:rsidR="003E6590">
          <w:rPr>
            <w:lang w:val="en-CA"/>
          </w:rPr>
          <w:t xml:space="preserve"> valid encoding</w:t>
        </w:r>
      </w:ins>
      <w:ins w:id="2672" w:author="Eric Boisvert" w:date="2015-10-30T06:46:00Z">
        <w:r w:rsidR="00E13215">
          <w:rPr>
            <w:lang w:val="en-CA"/>
          </w:rPr>
          <w:t>s</w:t>
        </w:r>
      </w:ins>
      <w:ins w:id="2673" w:author="Eric Boisvert" w:date="2015-10-30T06:39:00Z">
        <w:r w:rsidR="003E6590">
          <w:rPr>
            <w:lang w:val="en-CA"/>
          </w:rPr>
          <w:t>, the link</w:t>
        </w:r>
      </w:ins>
      <w:ins w:id="2674" w:author="Eric Boisvert" w:date="2015-10-30T06:46:00Z">
        <w:r w:rsidR="00E13215">
          <w:rPr>
            <w:lang w:val="en-CA"/>
          </w:rPr>
          <w:t>s</w:t>
        </w:r>
      </w:ins>
      <w:ins w:id="2675" w:author="Eric Boisvert" w:date="2015-10-30T06:39:00Z">
        <w:r w:rsidR="003E6590">
          <w:rPr>
            <w:lang w:val="en-CA"/>
          </w:rPr>
          <w:t xml:space="preserve"> </w:t>
        </w:r>
      </w:ins>
      <w:ins w:id="2676" w:author="Eric Boisvert" w:date="2015-10-30T06:46:00Z">
        <w:r w:rsidR="00E13215">
          <w:rPr>
            <w:lang w:val="en-CA"/>
          </w:rPr>
          <w:t>are</w:t>
        </w:r>
      </w:ins>
      <w:ins w:id="2677" w:author="Eric Boisvert" w:date="2015-10-30T06:39:00Z">
        <w:r w:rsidR="003E6590">
          <w:rPr>
            <w:lang w:val="en-CA"/>
          </w:rPr>
          <w:t xml:space="preserve"> not identifier </w:t>
        </w:r>
      </w:ins>
      <w:ins w:id="2678" w:author="Eric Boisvert" w:date="2015-10-30T06:46:00Z">
        <w:r w:rsidR="00E13215">
          <w:rPr>
            <w:lang w:val="en-CA"/>
          </w:rPr>
          <w:t xml:space="preserve">(although the information is hidden in the link).  </w:t>
        </w:r>
      </w:ins>
    </w:p>
    <w:p w14:paraId="308DAA23" w14:textId="1B663291" w:rsidR="003E6590" w:rsidRDefault="003E6590" w:rsidP="00A8510C">
      <w:pPr>
        <w:rPr>
          <w:ins w:id="2679" w:author="Eric Boisvert" w:date="2015-10-30T06:32:00Z"/>
          <w:lang w:val="en-CA"/>
        </w:rPr>
      </w:pPr>
      <w:ins w:id="2680" w:author="Eric Boisvert" w:date="2015-10-30T06:39:00Z">
        <w:r>
          <w:rPr>
            <w:lang w:val="en-CA"/>
          </w:rPr>
          <w:t>LOD</w:t>
        </w:r>
      </w:ins>
      <w:ins w:id="2681" w:author="Eric Boisvert" w:date="2015-10-30T06:47:00Z">
        <w:r w:rsidR="00E13215">
          <w:rPr>
            <w:lang w:val="en-CA"/>
          </w:rPr>
          <w:t xml:space="preserve"> HTTP URIs </w:t>
        </w:r>
        <w:proofErr w:type="gramStart"/>
        <w:r w:rsidR="00E13215">
          <w:rPr>
            <w:lang w:val="en-CA"/>
          </w:rPr>
          <w:t>have</w:t>
        </w:r>
      </w:ins>
      <w:proofErr w:type="gramEnd"/>
      <w:ins w:id="2682" w:author="Eric Boisvert" w:date="2015-10-30T06:39:00Z">
        <w:r>
          <w:rPr>
            <w:lang w:val="en-CA"/>
          </w:rPr>
          <w:t xml:space="preserve"> the dual role</w:t>
        </w:r>
      </w:ins>
      <w:ins w:id="2683" w:author="Eric Boisvert" w:date="2015-10-30T06:47:00Z">
        <w:r w:rsidR="00E13215">
          <w:rPr>
            <w:lang w:val="en-CA"/>
          </w:rPr>
          <w:t>s</w:t>
        </w:r>
      </w:ins>
      <w:ins w:id="2684" w:author="Eric Boisvert" w:date="2015-10-30T06:39:00Z">
        <w:r w:rsidR="00E13215">
          <w:rPr>
            <w:lang w:val="en-CA"/>
          </w:rPr>
          <w:t xml:space="preserve"> of being </w:t>
        </w:r>
      </w:ins>
      <w:ins w:id="2685" w:author="Eric Boisvert" w:date="2015-10-30T06:47:00Z">
        <w:r w:rsidR="00E13215">
          <w:rPr>
            <w:lang w:val="en-CA"/>
          </w:rPr>
          <w:t>both an</w:t>
        </w:r>
      </w:ins>
      <w:ins w:id="2686" w:author="Eric Boisvert" w:date="2015-10-30T06:39:00Z">
        <w:r>
          <w:rPr>
            <w:lang w:val="en-CA"/>
          </w:rPr>
          <w:t xml:space="preserve"> identifier </w:t>
        </w:r>
        <w:r w:rsidRPr="003E6590">
          <w:rPr>
            <w:b/>
            <w:lang w:val="en-CA"/>
            <w:rPrChange w:id="2687" w:author="Eric Boisvert" w:date="2015-10-30T06:40:00Z">
              <w:rPr>
                <w:lang w:val="en-CA"/>
              </w:rPr>
            </w:rPrChange>
          </w:rPr>
          <w:t>and</w:t>
        </w:r>
        <w:r>
          <w:rPr>
            <w:lang w:val="en-CA"/>
          </w:rPr>
          <w:t xml:space="preserve"> a location.</w:t>
        </w:r>
      </w:ins>
      <w:ins w:id="2688" w:author="Eric Boisvert" w:date="2015-10-30T06:40:00Z">
        <w:r>
          <w:rPr>
            <w:lang w:val="en-CA"/>
          </w:rPr>
          <w:t xml:space="preserve">  </w:t>
        </w:r>
      </w:ins>
      <w:ins w:id="2689"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2690"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2691" w:author="Eric Boisvert" w:date="2015-10-30T06:47:00Z"/>
          <w:lang w:val="en-CA"/>
        </w:rPr>
      </w:pPr>
      <w:r>
        <w:rPr>
          <w:lang w:val="en-CA"/>
        </w:rPr>
        <w:t xml:space="preserve"> </w:t>
      </w:r>
    </w:p>
    <w:p w14:paraId="00A2CAF8" w14:textId="77777777" w:rsidR="00652E95" w:rsidRDefault="00652E95" w:rsidP="00652E95">
      <w:pPr>
        <w:pStyle w:val="Heading3"/>
        <w:rPr>
          <w:ins w:id="2692" w:author="Eric Boisvert" w:date="2015-10-30T06:47:00Z"/>
          <w:lang w:val="en-CA"/>
        </w:rPr>
      </w:pPr>
      <w:bookmarkStart w:id="2693" w:name="_Toc439943495"/>
      <w:ins w:id="2694" w:author="Eric Boisvert" w:date="2015-10-30T06:47:00Z">
        <w:r>
          <w:rPr>
            <w:lang w:val="en-CA"/>
          </w:rPr>
          <w:t>CodeList</w:t>
        </w:r>
        <w:bookmarkEnd w:id="2693"/>
      </w:ins>
    </w:p>
    <w:p w14:paraId="00512E31" w14:textId="77777777" w:rsidR="00652E95" w:rsidRDefault="00652E95" w:rsidP="00652E95">
      <w:pPr>
        <w:rPr>
          <w:ins w:id="2695" w:author="Eric Boisvert" w:date="2015-10-30T06:47:00Z"/>
          <w:lang w:val="en-CA"/>
        </w:rPr>
      </w:pPr>
    </w:p>
    <w:p w14:paraId="4565B3B7" w14:textId="77777777" w:rsidR="00652E95" w:rsidRDefault="00652E95" w:rsidP="00652E95">
      <w:pPr>
        <w:rPr>
          <w:ins w:id="2696" w:author="Eric Boisvert" w:date="2015-10-30T06:47:00Z"/>
          <w:lang w:val="en-CA"/>
        </w:rPr>
      </w:pPr>
      <w:ins w:id="2697"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2698" w:author="Eric Boisvert" w:date="2015-10-30T06:47:00Z"/>
          <w:rFonts w:ascii="Consolas" w:hAnsi="Consolas" w:cs="Consolas"/>
          <w:sz w:val="20"/>
          <w:szCs w:val="20"/>
          <w:lang w:val="en-CA"/>
        </w:rPr>
      </w:pPr>
      <w:ins w:id="2699"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2700"/>
        <w:r w:rsidRPr="008D2309">
          <w:rPr>
            <w:rFonts w:ascii="Consolas" w:hAnsi="Consolas" w:cs="Consolas"/>
            <w:sz w:val="20"/>
            <w:szCs w:val="20"/>
            <w:lang w:val="en-CA"/>
          </w:rPr>
          <w:t>http://resource.geosciml.org/classifier/cgi/simplelithology/mudstone</w:t>
        </w:r>
        <w:commentRangeEnd w:id="2700"/>
        <w:r>
          <w:rPr>
            <w:rStyle w:val="CommentReference"/>
          </w:rPr>
          <w:commentReference w:id="2700"/>
        </w:r>
        <w:r w:rsidRPr="008D2309">
          <w:rPr>
            <w:rFonts w:ascii="Consolas" w:hAnsi="Consolas" w:cs="Consolas"/>
            <w:sz w:val="20"/>
            <w:szCs w:val="20"/>
            <w:lang w:val="en-CA"/>
          </w:rPr>
          <w:t>" xlink:title="mudstone"/&gt;</w:t>
        </w:r>
      </w:ins>
    </w:p>
    <w:p w14:paraId="13540271" w14:textId="77777777" w:rsidR="00652E95" w:rsidRDefault="00652E95" w:rsidP="00652E95">
      <w:pPr>
        <w:rPr>
          <w:ins w:id="2701" w:author="Eric Boisvert" w:date="2015-10-30T06:47:00Z"/>
          <w:lang w:val="en-CA"/>
        </w:rPr>
      </w:pPr>
      <w:ins w:id="2702"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270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270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2705" w:author="Eric Boisvert" w:date="2015-10-30T06:48:00Z"/>
                <w:rStyle w:val="requri"/>
                <w:lang w:val="en-CA"/>
              </w:rPr>
            </w:pPr>
            <w:ins w:id="270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2707" w:author="Eric Boisvert" w:date="2015-10-30T06:48:00Z"/>
                <w:rStyle w:val="reqtext"/>
                <w:lang w:val="en-CA"/>
              </w:rPr>
            </w:pPr>
            <w:ins w:id="2708"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270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2710" w:author="Eric Boisvert" w:date="2015-10-30T05:38:00Z"/>
          <w:lang w:val="en-CA"/>
        </w:rPr>
      </w:pPr>
      <w:del w:id="271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2712" w:author="Eric Boisvert" w:date="2015-10-30T05:38:00Z"/>
          <w:rFonts w:ascii="Consolas" w:hAnsi="Consolas" w:cs="Consolas"/>
          <w:sz w:val="20"/>
          <w:szCs w:val="20"/>
          <w:lang w:val="en-CA"/>
        </w:rPr>
      </w:pPr>
      <w:del w:id="2713" w:author="Eric Boisvert" w:date="2015-10-30T05:38:00Z">
        <w:r w:rsidRPr="008D2309" w:rsidDel="00E97666">
          <w:rPr>
            <w:rFonts w:ascii="Consolas" w:hAnsi="Consolas" w:cs="Consolas"/>
            <w:sz w:val="20"/>
            <w:szCs w:val="20"/>
            <w:lang w:val="en-CA"/>
          </w:rPr>
          <w:delText>&lt;gsmlb:lithology xlink:href="</w:delText>
        </w:r>
        <w:commentRangeStart w:id="2714"/>
        <w:r w:rsidRPr="008D2309" w:rsidDel="00E97666">
          <w:rPr>
            <w:rFonts w:ascii="Consolas" w:hAnsi="Consolas" w:cs="Consolas"/>
            <w:sz w:val="20"/>
            <w:szCs w:val="20"/>
            <w:lang w:val="en-CA"/>
          </w:rPr>
          <w:delText>http://resource.geosciml.org/classifier/cgi/simplelithology/mudstone</w:delText>
        </w:r>
        <w:commentRangeEnd w:id="2714"/>
        <w:r w:rsidR="008D1584" w:rsidDel="00E97666">
          <w:rPr>
            <w:rStyle w:val="CommentReference"/>
          </w:rPr>
          <w:commentReference w:id="2714"/>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2715" w:author="Eric Boisvert" w:date="2015-10-30T05:38:00Z"/>
          <w:lang w:val="en-CA"/>
        </w:rPr>
      </w:pPr>
      <w:del w:id="2716"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2717" w:name="_Toc439943496"/>
      <w:r>
        <w:rPr>
          <w:lang w:val="en-CA"/>
        </w:rPr>
        <w:t>Identifiers</w:t>
      </w:r>
      <w:bookmarkEnd w:id="2717"/>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2718"/>
      <w:r>
        <w:rPr>
          <w:lang w:val="en-CA"/>
        </w:rPr>
        <w:t>a Linked Open Data resource identifier</w:t>
      </w:r>
      <w:commentRangeEnd w:id="2718"/>
      <w:r w:rsidR="0068411B">
        <w:rPr>
          <w:rStyle w:val="CommentReference"/>
        </w:rPr>
        <w:commentReference w:id="271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2719"/>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2719"/>
            <w:r>
              <w:rPr>
                <w:rStyle w:val="CommentReference"/>
                <w:rFonts w:ascii="Times New Roman" w:eastAsia="Times New Roman" w:hAnsi="Times New Roman"/>
                <w:lang w:val="en-US" w:eastAsia="en-US"/>
              </w:rPr>
              <w:commentReference w:id="2719"/>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3"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2720" w:name="_Toc439943497"/>
      <w:r>
        <w:rPr>
          <w:lang w:val="en-CA"/>
        </w:rPr>
        <w:t>Nillables or Voidables</w:t>
      </w:r>
      <w:bookmarkEnd w:id="2720"/>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2721" w:name="_Toc439943498"/>
      <w:r>
        <w:rPr>
          <w:lang w:val="en-CA"/>
        </w:rPr>
        <w:t>Date encoding</w:t>
      </w:r>
      <w:bookmarkEnd w:id="2721"/>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2722" w:name="_Toc439943499"/>
      <w:r>
        <w:t>Units of Measure</w:t>
      </w:r>
      <w:bookmarkEnd w:id="2722"/>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2723" w:name="_Toc439943500"/>
      <w:del w:id="2724"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2723"/>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2725" w:author="Eric Boisvert" w:date="2015-10-29T03:56:00Z"/>
        </w:rPr>
      </w:pPr>
    </w:p>
    <w:p w14:paraId="6378C5AC" w14:textId="06412674" w:rsidR="007A1979" w:rsidRDefault="007A1979" w:rsidP="00225333">
      <w:commentRangeStart w:id="2726"/>
      <w:ins w:id="2727" w:author="Eric Boisvert" w:date="2015-10-29T03:56:00Z">
        <w:r>
          <w:t>Because of the limited availability of WFS 2.0 compliant server</w:t>
        </w:r>
      </w:ins>
      <w:ins w:id="2728" w:author="Eric Boisvert" w:date="2015-10-29T03:57:00Z">
        <w:r>
          <w:t>s</w:t>
        </w:r>
      </w:ins>
      <w:ins w:id="2729" w:author="Eric Boisvert" w:date="2015-10-29T03:56:00Z">
        <w:r>
          <w:t xml:space="preserve"> and clients, </w:t>
        </w:r>
      </w:ins>
      <w:ins w:id="2730" w:author="Eric Boisvert" w:date="2015-10-29T03:57:00Z">
        <w:r>
          <w:t xml:space="preserve">GeoSciML </w:t>
        </w:r>
      </w:ins>
      <w:ins w:id="2731" w:author="Eric Boisvert" w:date="2015-10-29T03:56:00Z">
        <w:r>
          <w:t xml:space="preserve">Portrayal </w:t>
        </w:r>
      </w:ins>
      <w:ins w:id="2732" w:author="Eric Boisvert" w:date="2015-10-29T03:58:00Z">
        <w:r>
          <w:t xml:space="preserve">targets WFS 1.1.0 and GML 3.1.1. </w:t>
        </w:r>
        <w:commentRangeEnd w:id="2726"/>
        <w:r>
          <w:rPr>
            <w:rStyle w:val="CommentReference"/>
          </w:rPr>
          <w:commentReference w:id="2726"/>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2733" w:name="_Toc439943501"/>
      <w:r>
        <w:t>GeoSciML Portrayal GML 3.2 profile</w:t>
      </w:r>
      <w:bookmarkEnd w:id="2733"/>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4"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2734" w:name="_Ref439836832"/>
      <w:bookmarkStart w:id="2735" w:name="_Toc439943502"/>
      <w:r>
        <w:t>GeoSciML Portrayal GML 3.1 profile</w:t>
      </w:r>
      <w:bookmarkEnd w:id="2734"/>
      <w:bookmarkEnd w:id="2735"/>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5"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2736" w:name="_Toc439943503"/>
      <w:r w:rsidRPr="00D12552">
        <w:rPr>
          <w:lang w:val="en-CA"/>
        </w:rPr>
        <w:t xml:space="preserve">GeoSciML </w:t>
      </w:r>
      <w:r>
        <w:rPr>
          <w:lang w:val="en-CA"/>
        </w:rPr>
        <w:t>Basic XML</w:t>
      </w:r>
      <w:r w:rsidRPr="00D12552">
        <w:rPr>
          <w:lang w:val="en-CA"/>
        </w:rPr>
        <w:t xml:space="preserve"> Requirements Class</w:t>
      </w:r>
      <w:bookmarkEnd w:id="273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6"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2737"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2737"/>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2738"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2738"/>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7"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739"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739"/>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740" w:name="_Toc439943507"/>
      <w:r w:rsidRPr="00D12552">
        <w:rPr>
          <w:lang w:val="en-CA"/>
        </w:rPr>
        <w:t xml:space="preserve">GeoSciML </w:t>
      </w:r>
      <w:r>
        <w:rPr>
          <w:lang w:val="en-CA"/>
        </w:rPr>
        <w:t>Laboratory XML Analysis</w:t>
      </w:r>
      <w:r w:rsidRPr="00D12552">
        <w:rPr>
          <w:lang w:val="en-CA"/>
        </w:rPr>
        <w:t xml:space="preserve"> Requirements Class</w:t>
      </w:r>
      <w:bookmarkEnd w:id="274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741" w:author="Eric Boisvert" w:date="2015-11-22T17:06:00Z">
          <w:pPr/>
        </w:pPrChange>
      </w:pPr>
      <w:bookmarkStart w:id="2742" w:name="_Toc439943508"/>
      <w:r>
        <w:t>GeologicSpecimen located along a borehole</w:t>
      </w:r>
      <w:bookmarkEnd w:id="2742"/>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743" w:name="_Ref433960138"/>
      <w:r>
        <w:t xml:space="preserve">Table </w:t>
      </w:r>
      <w:r w:rsidR="00673E83">
        <w:fldChar w:fldCharType="begin"/>
      </w:r>
      <w:r w:rsidR="00673E83">
        <w:instrText xml:space="preserve"> SEQ Table \* ARABIC </w:instrText>
      </w:r>
      <w:r w:rsidR="00673E83">
        <w:fldChar w:fldCharType="separate"/>
      </w:r>
      <w:ins w:id="2744" w:author="Eric Boisvert" w:date="2016-01-10T16:17:00Z">
        <w:r w:rsidR="00292781">
          <w:rPr>
            <w:noProof/>
          </w:rPr>
          <w:t>8</w:t>
        </w:r>
      </w:ins>
      <w:del w:id="2745" w:author="Eric Boisvert" w:date="2016-01-08T19:00:00Z">
        <w:r w:rsidDel="0016408B">
          <w:rPr>
            <w:noProof/>
          </w:rPr>
          <w:delText>18</w:delText>
        </w:r>
      </w:del>
      <w:r w:rsidR="00673E83">
        <w:rPr>
          <w:noProof/>
        </w:rPr>
        <w:fldChar w:fldCharType="end"/>
      </w:r>
      <w:bookmarkEnd w:id="2743"/>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746"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DE441D" w:rsidP="004F0DC1">
            <w:pPr>
              <w:rPr>
                <w:rFonts w:ascii="Calibri" w:hAnsi="Calibri"/>
                <w:b/>
                <w:bCs/>
                <w:color w:val="000000"/>
                <w:sz w:val="20"/>
                <w:szCs w:val="20"/>
              </w:rPr>
            </w:pPr>
            <w:hyperlink r:id="rId138"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747"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748" w:author="Eric Boisvert" w:date="2015-10-30T10:03:00Z">
              <w:r w:rsidRPr="00D970E9" w:rsidDel="00481976">
                <w:rPr>
                  <w:rFonts w:ascii="Calibri" w:hAnsi="Calibri"/>
                  <w:color w:val="000000"/>
                  <w:sz w:val="20"/>
                  <w:szCs w:val="20"/>
                </w:rPr>
                <w:delText xml:space="preserve">start </w:delText>
              </w:r>
            </w:del>
            <w:ins w:id="2749"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DE441D" w:rsidP="004F0DC1">
            <w:pPr>
              <w:rPr>
                <w:rFonts w:ascii="Calibri" w:hAnsi="Calibri"/>
                <w:b/>
                <w:bCs/>
                <w:color w:val="000000"/>
                <w:sz w:val="20"/>
                <w:szCs w:val="20"/>
              </w:rPr>
            </w:pPr>
            <w:hyperlink r:id="rId139"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750" w:author="Eric Boisvert" w:date="2015-10-30T10:04:00Z">
              <w:r w:rsidRPr="00D970E9" w:rsidDel="00481976">
                <w:rPr>
                  <w:rFonts w:ascii="Calibri" w:hAnsi="Calibri"/>
                  <w:color w:val="000000"/>
                  <w:sz w:val="20"/>
                  <w:szCs w:val="20"/>
                </w:rPr>
                <w:delText xml:space="preserve">start </w:delText>
              </w:r>
            </w:del>
            <w:ins w:id="2751"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752"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2753" w:author="Eric Boisvert" w:date="2015-10-30T09:44:00Z"/>
          <w:rFonts w:ascii="Courier New" w:hAnsi="Courier New" w:cs="Courier New"/>
          <w:sz w:val="20"/>
          <w:szCs w:val="20"/>
          <w:rPrChange w:id="2754" w:author="Eric Boisvert" w:date="2015-10-30T09:40:00Z">
            <w:rPr>
              <w:ins w:id="2755" w:author="Eric Boisvert" w:date="2015-10-30T09:44:00Z"/>
            </w:rPr>
          </w:rPrChange>
        </w:rPr>
        <w:pPrChange w:id="2756" w:author="Eric Boisvert" w:date="2015-10-30T09:40:00Z">
          <w:pPr/>
        </w:pPrChange>
      </w:pPr>
    </w:p>
    <w:p w14:paraId="088EA9DF" w14:textId="77777777" w:rsidR="00AE59F3" w:rsidRDefault="00AE59F3" w:rsidP="00C648D4">
      <w:pPr>
        <w:pStyle w:val="Heading1"/>
        <w:rPr>
          <w:ins w:id="2757" w:author="Eric Boisvert" w:date="2015-11-22T12:16:00Z"/>
          <w:lang w:val="en-CA"/>
        </w:rPr>
      </w:pPr>
      <w:bookmarkStart w:id="2758" w:name="_Toc439943509"/>
      <w:ins w:id="2759" w:author="Eric Boisvert" w:date="2015-11-22T12:16:00Z">
        <w:r>
          <w:rPr>
            <w:lang w:val="en-CA"/>
          </w:rPr>
          <w:t>GeoSciML relative position profile</w:t>
        </w:r>
        <w:bookmarkEnd w:id="2758"/>
      </w:ins>
    </w:p>
    <w:p w14:paraId="53507688" w14:textId="77777777" w:rsidR="00A43288" w:rsidRDefault="00AE59F3">
      <w:pPr>
        <w:rPr>
          <w:ins w:id="2760" w:author="Eric Boisvert" w:date="2015-11-22T12:26:00Z"/>
          <w:lang w:val="en-CA"/>
        </w:rPr>
        <w:pPrChange w:id="2761" w:author="Eric Boisvert" w:date="2015-11-22T12:16:00Z">
          <w:pPr>
            <w:pStyle w:val="Heading1"/>
          </w:pPr>
        </w:pPrChange>
      </w:pPr>
      <w:ins w:id="2762" w:author="Eric Boisvert" w:date="2015-11-22T12:16:00Z">
        <w:r>
          <w:rPr>
            <w:lang w:val="en-CA"/>
          </w:rPr>
          <w:t>This profile describe</w:t>
        </w:r>
      </w:ins>
      <w:ins w:id="2763" w:author="Eric Boisvert" w:date="2015-11-22T12:19:00Z">
        <w:r>
          <w:rPr>
            <w:lang w:val="en-CA"/>
          </w:rPr>
          <w:t>s</w:t>
        </w:r>
      </w:ins>
      <w:ins w:id="2764" w:author="Eric Boisvert" w:date="2015-11-22T12:16:00Z">
        <w:r>
          <w:rPr>
            <w:lang w:val="en-CA"/>
          </w:rPr>
          <w:t xml:space="preserve"> how </w:t>
        </w:r>
      </w:ins>
      <w:ins w:id="2765" w:author="Eric Boisvert" w:date="2015-11-22T12:18:00Z">
        <w:r>
          <w:rPr>
            <w:lang w:val="en-CA"/>
          </w:rPr>
          <w:t xml:space="preserve">to </w:t>
        </w:r>
      </w:ins>
      <w:ins w:id="2766" w:author="Eric Boisvert" w:date="2015-11-22T12:19:00Z">
        <w:r>
          <w:rPr>
            <w:lang w:val="en-CA"/>
          </w:rPr>
          <w:t xml:space="preserve">encode </w:t>
        </w:r>
      </w:ins>
      <w:ins w:id="2767" w:author="Eric Boisvert" w:date="2015-11-22T12:23:00Z">
        <w:r>
          <w:rPr>
            <w:lang w:val="en-CA"/>
          </w:rPr>
          <w:t>a</w:t>
        </w:r>
      </w:ins>
      <w:ins w:id="2768" w:author="Eric Boisvert" w:date="2015-11-22T12:20:00Z">
        <w:r>
          <w:rPr>
            <w:lang w:val="en-CA"/>
          </w:rPr>
          <w:t xml:space="preserve"> </w:t>
        </w:r>
      </w:ins>
      <w:ins w:id="2769" w:author="Eric Boisvert" w:date="2015-11-22T12:19:00Z">
        <w:r>
          <w:rPr>
            <w:lang w:val="en-CA"/>
          </w:rPr>
          <w:t xml:space="preserve">relative position of a SF_SamplingFeature or OM_Observation. </w:t>
        </w:r>
      </w:ins>
      <w:ins w:id="2770" w:author="Eric Boisvert" w:date="2015-11-22T12:20:00Z">
        <w:r>
          <w:rPr>
            <w:lang w:val="en-CA"/>
          </w:rPr>
          <w:t xml:space="preserve">  This profile is designed to support the common </w:t>
        </w:r>
      </w:ins>
      <w:ins w:id="2771" w:author="Eric Boisvert" w:date="2015-11-22T12:21:00Z">
        <w:r>
          <w:rPr>
            <w:lang w:val="en-CA"/>
          </w:rPr>
          <w:t xml:space="preserve">use </w:t>
        </w:r>
      </w:ins>
      <w:ins w:id="2772" w:author="Eric Boisvert" w:date="2015-11-22T12:20:00Z">
        <w:r>
          <w:rPr>
            <w:lang w:val="en-CA"/>
          </w:rPr>
          <w:t>case of sampling</w:t>
        </w:r>
      </w:ins>
      <w:ins w:id="2773" w:author="Eric Boisvert" w:date="2015-11-22T12:21:00Z">
        <w:r>
          <w:rPr>
            <w:lang w:val="en-CA"/>
          </w:rPr>
          <w:t xml:space="preserve"> (or observing in situ)</w:t>
        </w:r>
      </w:ins>
      <w:ins w:id="2774" w:author="Eric Boisvert" w:date="2015-11-22T12:20:00Z">
        <w:r>
          <w:rPr>
            <w:lang w:val="en-CA"/>
          </w:rPr>
          <w:t xml:space="preserve"> along a borehole path</w:t>
        </w:r>
      </w:ins>
      <w:ins w:id="2775" w:author="Eric Boisvert" w:date="2015-11-22T12:21:00Z">
        <w:r>
          <w:rPr>
            <w:lang w:val="en-CA"/>
          </w:rPr>
          <w:t xml:space="preserve"> where the sample location </w:t>
        </w:r>
      </w:ins>
      <w:ins w:id="2776" w:author="Eric Boisvert" w:date="2015-11-22T12:23:00Z">
        <w:r>
          <w:rPr>
            <w:lang w:val="en-CA"/>
          </w:rPr>
          <w:t xml:space="preserve">is </w:t>
        </w:r>
      </w:ins>
      <w:ins w:id="2777"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778" w:author="Eric Boisvert" w:date="2015-11-22T12:26:00Z"/>
          <w:lang w:val="en-CA"/>
        </w:rPr>
        <w:pPrChange w:id="2779" w:author="Eric Boisvert" w:date="2015-11-22T12:16:00Z">
          <w:pPr>
            <w:pStyle w:val="Heading1"/>
          </w:pPr>
        </w:pPrChange>
      </w:pPr>
      <w:ins w:id="2780" w:author="Eric Boisvert" w:date="2015-11-22T12:26:00Z">
        <w:r>
          <w:rPr>
            <w:lang w:val="en-CA"/>
          </w:rPr>
          <w:t xml:space="preserve">This profile provides encoding rules </w:t>
        </w:r>
      </w:ins>
      <w:ins w:id="2781" w:author="Eric Boisvert" w:date="2015-11-22T12:28:00Z">
        <w:r>
          <w:rPr>
            <w:lang w:val="en-CA"/>
          </w:rPr>
          <w:t>to</w:t>
        </w:r>
      </w:ins>
    </w:p>
    <w:p w14:paraId="7497EA07" w14:textId="33763A36" w:rsidR="00AE59F3" w:rsidRDefault="00A43288">
      <w:pPr>
        <w:pStyle w:val="ListParagraph"/>
        <w:numPr>
          <w:ilvl w:val="0"/>
          <w:numId w:val="27"/>
        </w:numPr>
        <w:rPr>
          <w:ins w:id="2782" w:author="Eric Boisvert" w:date="2015-11-22T12:27:00Z"/>
          <w:lang w:val="en-CA"/>
        </w:rPr>
        <w:pPrChange w:id="2783" w:author="Eric Boisvert" w:date="2015-11-22T12:26:00Z">
          <w:pPr>
            <w:pStyle w:val="Heading1"/>
          </w:pPr>
        </w:pPrChange>
      </w:pPr>
      <w:ins w:id="2784"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2785" w:author="Eric Boisvert" w:date="2015-11-22T12:29:00Z"/>
          <w:lang w:val="en-CA"/>
        </w:rPr>
        <w:pPrChange w:id="2786" w:author="Eric Boisvert" w:date="2015-11-22T12:26:00Z">
          <w:pPr>
            <w:pStyle w:val="Heading1"/>
          </w:pPr>
        </w:pPrChange>
      </w:pPr>
      <w:ins w:id="2787" w:author="Eric Boisvert" w:date="2015-11-22T12:29:00Z">
        <w:r>
          <w:rPr>
            <w:lang w:val="en-CA"/>
          </w:rPr>
          <w:t xml:space="preserve">A encoding pattern for </w:t>
        </w:r>
        <w:r w:rsidRPr="00A43288">
          <w:rPr>
            <w:i/>
            <w:lang w:val="en-CA"/>
            <w:rPrChange w:id="2788"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2789" w:author="Eric Boisvert" w:date="2015-11-22T12:30:00Z"/>
          <w:lang w:val="en-CA"/>
        </w:rPr>
        <w:pPrChange w:id="2790" w:author="Eric Boisvert" w:date="2015-11-22T12:26:00Z">
          <w:pPr>
            <w:pStyle w:val="Heading1"/>
          </w:pPr>
        </w:pPrChange>
      </w:pPr>
      <w:ins w:id="2791" w:author="Eric Boisvert" w:date="2015-11-22T12:30:00Z">
        <w:r>
          <w:rPr>
            <w:lang w:val="en-CA"/>
          </w:rPr>
          <w:t>An linear spatial encoding</w:t>
        </w:r>
      </w:ins>
    </w:p>
    <w:p w14:paraId="36D1F2F7" w14:textId="03193EEE" w:rsidR="00A43288" w:rsidRPr="00A43288" w:rsidRDefault="009F0ABE">
      <w:pPr>
        <w:rPr>
          <w:ins w:id="2792" w:author="Eric Boisvert" w:date="2015-11-22T12:16:00Z"/>
          <w:lang w:val="en-CA"/>
        </w:rPr>
        <w:pPrChange w:id="2793" w:author="Eric Boisvert" w:date="2015-11-22T12:30:00Z">
          <w:pPr>
            <w:pStyle w:val="Heading1"/>
          </w:pPr>
        </w:pPrChange>
      </w:pPr>
      <w:ins w:id="2794" w:author="Eric Boisvert" w:date="2015-11-22T12:40:00Z">
        <w:r>
          <w:rPr>
            <w:lang w:val="en-CA"/>
          </w:rPr>
          <w:t xml:space="preserve">There are two relative position encoding options. </w:t>
        </w:r>
        <w:proofErr w:type="gramStart"/>
        <w:r>
          <w:rPr>
            <w:lang w:val="en-CA"/>
          </w:rPr>
          <w:t xml:space="preserve">Using GML 3.3 Linear referencing or using </w:t>
        </w:r>
      </w:ins>
      <w:ins w:id="2795" w:author="Eric Boisvert" w:date="2015-11-22T12:41:00Z">
        <w:r>
          <w:rPr>
            <w:lang w:val="en-CA"/>
          </w:rPr>
          <w:t>“GeoSciML” encoding.</w:t>
        </w:r>
      </w:ins>
      <w:proofErr w:type="gramEnd"/>
      <w:ins w:id="2796"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2797" w:name="_Toc439943510"/>
      <w:r>
        <w:rPr>
          <w:lang w:val="en-CA"/>
        </w:rPr>
        <w:t>GeoSciML CGI-IUGS Profile</w:t>
      </w:r>
      <w:bookmarkEnd w:id="2797"/>
    </w:p>
    <w:p w14:paraId="2513607A" w14:textId="541D7228" w:rsidR="009B3BBD" w:rsidRDefault="00C648D4" w:rsidP="00B31486">
      <w:pPr>
        <w:rPr>
          <w:color w:val="FF0000"/>
          <w:lang w:val="en-CA"/>
        </w:rPr>
      </w:pPr>
      <w:commentRangeStart w:id="2798"/>
      <w:r>
        <w:rPr>
          <w:color w:val="FF0000"/>
          <w:lang w:val="en-CA"/>
        </w:rPr>
        <w:t xml:space="preserve">This profile is the “international” version of GeoSciML, which essentially imposes a set of controlled vocabularies.  The profile simply states that vocabularies must come from </w:t>
      </w:r>
      <w:hyperlink r:id="rId140" w:history="1">
        <w:r w:rsidRPr="009A13E8">
          <w:rPr>
            <w:rStyle w:val="Hyperlink"/>
            <w:lang w:val="en-CA"/>
          </w:rPr>
          <w:t>http://resource.geosciml.org/</w:t>
        </w:r>
      </w:hyperlink>
      <w:r>
        <w:rPr>
          <w:color w:val="FF0000"/>
          <w:lang w:val="en-CA"/>
        </w:rPr>
        <w:t xml:space="preserve"> </w:t>
      </w:r>
      <w:commentRangeEnd w:id="2798"/>
      <w:r>
        <w:rPr>
          <w:rStyle w:val="CommentReference"/>
        </w:rPr>
        <w:commentReference w:id="2798"/>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2799" w:name="_Toc439943511"/>
      <w:r w:rsidRPr="00D12552">
        <w:rPr>
          <w:lang w:val="en-CA"/>
        </w:rPr>
        <w:t>Media Types for any data encoding(s)</w:t>
      </w:r>
      <w:bookmarkEnd w:id="2799"/>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2800" w:name="_Toc254961261"/>
      <w:bookmarkStart w:id="2801" w:name="_Ref259545760"/>
      <w:bookmarkStart w:id="2802" w:name="_Toc276720685"/>
      <w:bookmarkStart w:id="2803" w:name="_Toc279341984"/>
      <w:bookmarkStart w:id="2804" w:name="_Toc439943512"/>
      <w:bookmarkStart w:id="2805" w:name="_Toc443461105"/>
      <w:bookmarkStart w:id="2806" w:name="_Toc9996974"/>
      <w:bookmarkStart w:id="2807" w:name="_Ref207532276"/>
      <w:bookmarkStart w:id="2808" w:name="_Ref207532302"/>
      <w:bookmarkStart w:id="2809" w:name="_Ref207532345"/>
      <w:bookmarkStart w:id="2810" w:name="_Toc219622068"/>
      <w:r w:rsidRPr="00D12552">
        <w:rPr>
          <w:lang w:val="en-CA"/>
        </w:rPr>
        <w:t xml:space="preserve">Conformance class: </w:t>
      </w:r>
      <w:bookmarkEnd w:id="2800"/>
      <w:bookmarkEnd w:id="2801"/>
      <w:bookmarkEnd w:id="2802"/>
      <w:r w:rsidRPr="00D12552">
        <w:rPr>
          <w:lang w:val="en-CA"/>
        </w:rPr>
        <w:t xml:space="preserve">AAAA </w:t>
      </w:r>
      <w:r w:rsidRPr="00D12552">
        <w:rPr>
          <w:color w:val="FF0000"/>
          <w:lang w:val="en-CA"/>
        </w:rPr>
        <w:t>(repeat as necessary)</w:t>
      </w:r>
      <w:bookmarkEnd w:id="2803"/>
      <w:bookmarkEnd w:id="2804"/>
    </w:p>
    <w:p w14:paraId="61AC9702" w14:textId="77777777" w:rsidR="004A5507" w:rsidRPr="00D12552" w:rsidRDefault="004A5507" w:rsidP="004A5507">
      <w:pPr>
        <w:pStyle w:val="AnnexLevel2"/>
        <w:numPr>
          <w:ilvl w:val="0"/>
          <w:numId w:val="0"/>
        </w:numPr>
        <w:rPr>
          <w:lang w:val="en-CA"/>
        </w:rPr>
      </w:pPr>
    </w:p>
    <w:bookmarkEnd w:id="2805"/>
    <w:bookmarkEnd w:id="2806"/>
    <w:bookmarkEnd w:id="2807"/>
    <w:bookmarkEnd w:id="2808"/>
    <w:bookmarkEnd w:id="2809"/>
    <w:bookmarkEnd w:id="2810"/>
    <w:p w14:paraId="551E32D9" w14:textId="77777777" w:rsidR="00816648" w:rsidRDefault="00195C7D">
      <w:pPr>
        <w:rPr>
          <w:ins w:id="2811" w:author="Eric Boisvert" w:date="2016-01-05T08:47:00Z"/>
          <w:lang w:val="en-CA"/>
        </w:rPr>
        <w:pPrChange w:id="2812" w:author="Eric Boisvert" w:date="2016-01-05T08:47:00Z">
          <w:pPr>
            <w:pStyle w:val="Annex"/>
          </w:pPr>
        </w:pPrChange>
      </w:pPr>
      <w:ins w:id="2813" w:author="Eric Boisvert" w:date="2016-01-05T08:46:00Z">
        <w:r>
          <w:rPr>
            <w:lang w:val="en-CA"/>
          </w:rPr>
          <w:t>To consider for date time validation in portrayal (dat</w:t>
        </w:r>
      </w:ins>
      <w:ins w:id="2814"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2815" w:author="Eric Boisvert" w:date="2016-01-05T08:47:00Z"/>
          <w:rStyle w:val="reqtext"/>
          <w:rPrChange w:id="2816" w:author="Eric Boisvert" w:date="2016-01-05T08:48:00Z">
            <w:rPr>
              <w:ins w:id="2817" w:author="Eric Boisvert" w:date="2016-01-05T08:47:00Z"/>
              <w:lang w:val="en-CA"/>
            </w:rPr>
          </w:rPrChange>
        </w:rPr>
        <w:pPrChange w:id="2818" w:author="Eric Boisvert" w:date="2016-01-05T08:47:00Z">
          <w:pPr>
            <w:pStyle w:val="Annex"/>
          </w:pPr>
        </w:pPrChange>
      </w:pPr>
      <w:ins w:id="2819" w:author="Eric Boisvert" w:date="2016-01-05T08:47:00Z">
        <w:r w:rsidRPr="00816648">
          <w:rPr>
            <w:rStyle w:val="reqtext"/>
            <w:rPrChange w:id="2820" w:author="Eric Boisvert" w:date="2016-01-05T08:48:00Z">
              <w:rPr>
                <w:b w:val="0"/>
                <w:lang w:val="en-CA"/>
              </w:rPr>
            </w:rPrChange>
          </w:rPr>
          <w:t xml:space="preserve"> </w:t>
        </w:r>
        <w:proofErr w:type="gramStart"/>
        <w:r w:rsidRPr="00816648">
          <w:rPr>
            <w:rStyle w:val="reqtext"/>
            <w:rPrChange w:id="2821" w:author="Eric Boisvert" w:date="2016-01-05T08:48:00Z">
              <w:rPr>
                <w:b w:val="0"/>
                <w:lang w:val="en-CA"/>
              </w:rPr>
            </w:rPrChange>
          </w:rPr>
          <w:t>^(</w:t>
        </w:r>
        <w:proofErr w:type="gramEnd"/>
        <w:r w:rsidRPr="00816648">
          <w:rPr>
            <w:rStyle w:val="reqtext"/>
            <w:rPrChange w:id="2822" w:author="Eric Boisvert" w:date="2016-01-05T08:48:00Z">
              <w:rPr>
                <w:b w:val="0"/>
                <w:lang w:val="en-CA"/>
              </w:rPr>
            </w:rPrChange>
          </w:rPr>
          <w:t>[\+-]?\d{4}(?!\</w:t>
        </w:r>
        <w:proofErr w:type="gramStart"/>
        <w:r w:rsidRPr="00816648">
          <w:rPr>
            <w:rStyle w:val="reqtext"/>
            <w:rPrChange w:id="2823" w:author="Eric Boisvert" w:date="2016-01-05T08:48:00Z">
              <w:rPr>
                <w:b w:val="0"/>
                <w:lang w:val="en-CA"/>
              </w:rPr>
            </w:rPrChange>
          </w:rPr>
          <w:t>d{</w:t>
        </w:r>
        <w:proofErr w:type="gramEnd"/>
        <w:r w:rsidRPr="00816648">
          <w:rPr>
            <w:rStyle w:val="reqtext"/>
            <w:rPrChange w:id="2824" w:author="Eric Boisvert" w:date="2016-01-05T08:48:00Z">
              <w:rPr>
                <w:b w:val="0"/>
                <w:lang w:val="en-CA"/>
              </w:rPr>
            </w:rPrChange>
          </w:rPr>
          <w:t>2}\b))((-?)((0[1-9]|1[0-2])(\3([12]\d|0[1-9]|3[01]))?|W([0-4]\d|5[0-2])(-?[1-7])?|(00[1-9]|0[1-9]\d|[12]\d{2}|3([0-5]\d|6[1-6])))([T\s</w:t>
        </w:r>
        <w:proofErr w:type="gramStart"/>
        <w:r w:rsidRPr="00816648">
          <w:rPr>
            <w:rStyle w:val="reqtext"/>
            <w:rPrChange w:id="2825" w:author="Eric Boisvert" w:date="2016-01-05T08:48:00Z">
              <w:rPr>
                <w:b w:val="0"/>
                <w:lang w:val="en-CA"/>
              </w:rPr>
            </w:rPrChange>
          </w:rPr>
          <w:t>](</w:t>
        </w:r>
        <w:proofErr w:type="gramEnd"/>
        <w:r w:rsidRPr="00816648">
          <w:rPr>
            <w:rStyle w:val="reqtext"/>
            <w:rPrChange w:id="2826" w:author="Eric Boisvert" w:date="2016-01-05T08:48:00Z">
              <w:rPr>
                <w:b w:val="0"/>
                <w:lang w:val="en-CA"/>
              </w:rPr>
            </w:rPrChange>
          </w:rPr>
          <w:t>(([01]\d|2[0-3])((:?)[0-5]\d)</w:t>
        </w:r>
        <w:proofErr w:type="gramStart"/>
        <w:r w:rsidRPr="00816648">
          <w:rPr>
            <w:rStyle w:val="reqtext"/>
            <w:rPrChange w:id="2827" w:author="Eric Boisvert" w:date="2016-01-05T08:48:00Z">
              <w:rPr>
                <w:b w:val="0"/>
                <w:lang w:val="en-CA"/>
              </w:rPr>
            </w:rPrChange>
          </w:rPr>
          <w:t>?|</w:t>
        </w:r>
        <w:proofErr w:type="gramEnd"/>
        <w:r w:rsidRPr="00816648">
          <w:rPr>
            <w:rStyle w:val="reqtext"/>
            <w:rPrChange w:id="2828" w:author="Eric Boisvert" w:date="2016-01-05T08:48:00Z">
              <w:rPr>
                <w:b w:val="0"/>
                <w:lang w:val="en-CA"/>
              </w:rPr>
            </w:rPrChange>
          </w:rPr>
          <w:t>24\:?00)([\.,]\d+(?!:))?)?(\</w:t>
        </w:r>
        <w:proofErr w:type="gramStart"/>
        <w:r w:rsidRPr="00816648">
          <w:rPr>
            <w:rStyle w:val="reqtext"/>
            <w:rPrChange w:id="2829" w:author="Eric Boisvert" w:date="2016-01-05T08:48:00Z">
              <w:rPr>
                <w:b w:val="0"/>
                <w:lang w:val="en-CA"/>
              </w:rPr>
            </w:rPrChange>
          </w:rPr>
          <w:t>17[</w:t>
        </w:r>
        <w:proofErr w:type="gramEnd"/>
        <w:r w:rsidRPr="00816648">
          <w:rPr>
            <w:rStyle w:val="reqtext"/>
            <w:rPrChange w:id="2830" w:author="Eric Boisvert" w:date="2016-01-05T08:48:00Z">
              <w:rPr>
                <w:b w:val="0"/>
                <w:lang w:val="en-CA"/>
              </w:rPr>
            </w:rPrChange>
          </w:rPr>
          <w:t>0-5]\d([\.,]\d+)?)?([zZ]</w:t>
        </w:r>
        <w:proofErr w:type="gramStart"/>
        <w:r w:rsidRPr="00816648">
          <w:rPr>
            <w:rStyle w:val="reqtext"/>
            <w:rPrChange w:id="2831" w:author="Eric Boisvert" w:date="2016-01-05T08:48:00Z">
              <w:rPr>
                <w:b w:val="0"/>
                <w:lang w:val="en-CA"/>
              </w:rPr>
            </w:rPrChange>
          </w:rPr>
          <w:t>|(</w:t>
        </w:r>
        <w:proofErr w:type="gramEnd"/>
        <w:r w:rsidRPr="00816648">
          <w:rPr>
            <w:rStyle w:val="reqtext"/>
            <w:rPrChange w:id="2832" w:author="Eric Boisvert" w:date="2016-01-05T08:48:00Z">
              <w:rPr>
                <w:b w:val="0"/>
                <w:lang w:val="en-CA"/>
              </w:rPr>
            </w:rPrChange>
          </w:rPr>
          <w:t>[\+-])([01]\d|2[0-3]):?([0-5]\d)?)?)?)?$</w:t>
        </w:r>
      </w:ins>
    </w:p>
    <w:p w14:paraId="082D716F" w14:textId="77777777" w:rsidR="00816648" w:rsidRDefault="00816648">
      <w:pPr>
        <w:rPr>
          <w:ins w:id="2833" w:author="Eric Boisvert" w:date="2016-01-05T08:47:00Z"/>
          <w:lang w:val="en-CA"/>
        </w:rPr>
        <w:pPrChange w:id="2834" w:author="Eric Boisvert" w:date="2016-01-05T08:47:00Z">
          <w:pPr>
            <w:pStyle w:val="Annex"/>
          </w:pPr>
        </w:pPrChange>
      </w:pPr>
    </w:p>
    <w:p w14:paraId="37A1A78B" w14:textId="7ABB8D6C" w:rsidR="00816648" w:rsidRDefault="00195C7D">
      <w:pPr>
        <w:rPr>
          <w:ins w:id="2835" w:author="Eric Boisvert" w:date="2016-01-05T08:47:00Z"/>
          <w:lang w:val="en-CA"/>
        </w:rPr>
        <w:pPrChange w:id="2836" w:author="Eric Boisvert" w:date="2016-01-05T08:47:00Z">
          <w:pPr>
            <w:pStyle w:val="Annex"/>
          </w:pPr>
        </w:pPrChange>
      </w:pPr>
      <w:ins w:id="2837"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283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283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283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2840" w:author="Eric Boisvert" w:date="2016-01-05T08:45:00Z"/>
                <w:lang w:val="en-CA"/>
              </w:rPr>
            </w:pPr>
            <w:ins w:id="284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2842" w:author="Eric Boisvert" w:date="2016-01-05T08:45:00Z"/>
                <w:lang w:val="en-CA"/>
              </w:rPr>
            </w:pPr>
            <w:ins w:id="284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2844" w:author="Eric Boisvert" w:date="2016-01-05T08:45:00Z"/>
                <w:lang w:val="en-CA"/>
              </w:rPr>
            </w:pPr>
            <w:ins w:id="284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2846" w:author="Eric Boisvert" w:date="2016-01-05T08:45:00Z"/>
                <w:lang w:val="en-CA"/>
              </w:rPr>
            </w:pPr>
            <w:ins w:id="284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2848" w:author="Eric Boisvert" w:date="2016-01-05T08:45:00Z"/>
                <w:lang w:val="en-CA"/>
              </w:rPr>
            </w:pPr>
            <w:ins w:id="2849" w:author="Eric Boisvert" w:date="2016-01-05T08:45:00Z">
              <w:r>
                <w:rPr>
                  <w:lang w:val="en-CA"/>
                </w:rPr>
                <w:t>Group review of some clauses</w:t>
              </w:r>
            </w:ins>
            <w:ins w:id="285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2851" w:author="Eric Boisvert" w:date="2016-01-05T08:44:00Z">
              <w:r>
                <w:rPr>
                  <w:lang w:val="en-CA"/>
                </w:rPr>
                <w:t>201</w:t>
              </w:r>
            </w:ins>
            <w:ins w:id="2852" w:author="Eric Boisvert" w:date="2016-01-05T08:45:00Z">
              <w:r>
                <w:rPr>
                  <w:lang w:val="en-CA"/>
                </w:rPr>
                <w:t>6</w:t>
              </w:r>
            </w:ins>
            <w:ins w:id="285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285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285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285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2857" w:author="Eric Boisvert" w:date="2016-01-05T08:46:00Z">
              <w:r>
                <w:rPr>
                  <w:lang w:val="en-CA"/>
                </w:rPr>
                <w:t>Global review of text for first draft</w:t>
              </w:r>
            </w:ins>
            <w:ins w:id="285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2859" w:author="Eric Boisvert" w:date="2016-01-10T13:07:00Z"/>
          <w:lang w:val="en-CA"/>
        </w:rPr>
      </w:pPr>
      <w:ins w:id="2860" w:author="Eric Boisvert" w:date="2016-01-10T13:02:00Z">
        <w:r w:rsidRPr="00C01850">
          <w:rPr>
            <w:lang w:val="en-CA"/>
          </w:rPr>
          <w:t>BRANC</w:t>
        </w:r>
        <w:r>
          <w:rPr>
            <w:lang w:val="en-CA"/>
          </w:rPr>
          <w:t xml:space="preserve">A, Stefano, </w:t>
        </w:r>
      </w:ins>
      <w:ins w:id="2861"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2862" w:author="Eric Boisvert" w:date="2016-01-10T13:04:00Z">
        <w:r>
          <w:rPr>
            <w:lang w:val="en-CA"/>
          </w:rPr>
          <w:t>o</w:t>
        </w:r>
      </w:ins>
      <w:proofErr w:type="gramStart"/>
      <w:ins w:id="2863" w:author="Eric Boisvert" w:date="2016-01-10T13:03:00Z">
        <w:r>
          <w:rPr>
            <w:lang w:val="en-CA"/>
          </w:rPr>
          <w:t>,</w:t>
        </w:r>
      </w:ins>
      <w:ins w:id="2864" w:author="Eric Boisvert" w:date="2016-01-10T13:04:00Z">
        <w:r>
          <w:rPr>
            <w:lang w:val="en-CA"/>
          </w:rPr>
          <w:t xml:space="preserve"> </w:t>
        </w:r>
      </w:ins>
      <w:ins w:id="2865" w:author="Eric Boisvert" w:date="2016-01-10T13:03:00Z">
        <w:r>
          <w:rPr>
            <w:lang w:val="en-CA"/>
          </w:rPr>
          <w:t xml:space="preserve"> </w:t>
        </w:r>
      </w:ins>
      <w:ins w:id="2866"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2867"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2868" w:author="Eric Boisvert" w:date="2016-01-10T13:02:00Z"/>
          <w:lang w:val="en-CA"/>
        </w:rPr>
      </w:pPr>
    </w:p>
    <w:p w14:paraId="332106BB" w14:textId="7FF9A421" w:rsidR="00C01850" w:rsidRDefault="00C01850" w:rsidP="00C01850">
      <w:pPr>
        <w:pStyle w:val="OGCtableheader"/>
        <w:rPr>
          <w:ins w:id="2869" w:author="Eric Boisvert" w:date="2016-01-10T13:02:00Z"/>
          <w:lang w:val="en-CA"/>
        </w:rPr>
      </w:pPr>
      <w:ins w:id="2870" w:author="Eric Boisvert" w:date="2016-01-10T13:02:00Z">
        <w:r w:rsidRPr="00C01850">
          <w:rPr>
            <w:lang w:val="en-CA"/>
          </w:rPr>
          <w:t xml:space="preserve"> </w:t>
        </w:r>
      </w:ins>
    </w:p>
    <w:p w14:paraId="0DB00D36" w14:textId="225F9DF3" w:rsidR="004A5507" w:rsidRDefault="006F2329" w:rsidP="006F2329">
      <w:pPr>
        <w:pStyle w:val="OGCtableheader"/>
        <w:rPr>
          <w:ins w:id="2871" w:author="Eric Boisvert" w:date="2016-01-09T15:02:00Z"/>
          <w:lang w:val="en-CA"/>
        </w:rPr>
      </w:pPr>
      <w:ins w:id="2872"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2873"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2874" w:author="Eric Boisvert" w:date="2016-01-14T17:25:00Z"/>
          <w:lang w:val="en-CA"/>
        </w:rPr>
      </w:pPr>
    </w:p>
    <w:p w14:paraId="5839CD1C" w14:textId="77777777" w:rsidR="004A04F6" w:rsidRPr="004A04F6" w:rsidRDefault="004A04F6" w:rsidP="004A04F6">
      <w:pPr>
        <w:pStyle w:val="OGCtableheader"/>
        <w:rPr>
          <w:ins w:id="2875" w:author="Eric Boisvert" w:date="2016-01-14T17:25:00Z"/>
          <w:lang w:val="en-CA"/>
        </w:rPr>
      </w:pPr>
      <w:ins w:id="2876" w:author="Eric Boisvert" w:date="2016-01-14T17:25:00Z">
        <w:r w:rsidRPr="004A04F6">
          <w:rPr>
            <w:lang w:val="en-CA"/>
          </w:rPr>
          <w:t>Hobbs, B. E., Means, W. D., &amp; Williams, P. F. 1976. An outline of structural</w:t>
        </w:r>
      </w:ins>
    </w:p>
    <w:p w14:paraId="56CEB69E" w14:textId="3C7E866F" w:rsidR="004A04F6" w:rsidRDefault="004A04F6" w:rsidP="004A04F6">
      <w:pPr>
        <w:pStyle w:val="OGCtableheader"/>
        <w:rPr>
          <w:ins w:id="2877" w:author="Eric Boisvert" w:date="2016-01-14T17:25:00Z"/>
          <w:lang w:val="en-CA"/>
        </w:rPr>
      </w:pPr>
      <w:proofErr w:type="gramStart"/>
      <w:ins w:id="2878" w:author="Eric Boisvert" w:date="2016-01-14T17:25:00Z">
        <w:r w:rsidRPr="004A04F6">
          <w:rPr>
            <w:lang w:val="en-CA"/>
          </w:rPr>
          <w:t>geology</w:t>
        </w:r>
        <w:proofErr w:type="gramEnd"/>
        <w:r w:rsidRPr="004A04F6">
          <w:rPr>
            <w:lang w:val="en-CA"/>
          </w:rPr>
          <w:t>. New York: Wiley</w:t>
        </w:r>
      </w:ins>
    </w:p>
    <w:p w14:paraId="5340A430" w14:textId="77777777" w:rsidR="004A04F6" w:rsidRDefault="004A04F6" w:rsidP="006F2329">
      <w:pPr>
        <w:pStyle w:val="OGCtableheader"/>
        <w:rPr>
          <w:ins w:id="2879" w:author="Eric Boisvert" w:date="2016-01-14T17:27:00Z"/>
          <w:lang w:val="en-CA"/>
        </w:rPr>
      </w:pPr>
    </w:p>
    <w:p w14:paraId="60B32082" w14:textId="1F3E9927" w:rsidR="004A04F6" w:rsidRDefault="004A04F6" w:rsidP="006F2329">
      <w:pPr>
        <w:pStyle w:val="OGCtableheader"/>
        <w:rPr>
          <w:ins w:id="2880" w:author="Eric Boisvert" w:date="2016-01-14T17:27:00Z"/>
          <w:lang w:val="en-CA"/>
        </w:rPr>
      </w:pPr>
      <w:ins w:id="2881" w:author="Eric Boisvert" w:date="2016-01-14T17:27:00Z">
        <w:r w:rsidRPr="004A04F6">
          <w:rPr>
            <w:lang w:val="en-CA"/>
          </w:rPr>
          <w:t>Passchier, C.W. &amp; Trouw, R.A.J., 1998: Microtectonics, Springer, ISBN 3-540-58713-6</w:t>
        </w:r>
      </w:ins>
    </w:p>
    <w:p w14:paraId="52F31728" w14:textId="77777777" w:rsidR="004A04F6" w:rsidRDefault="004A04F6" w:rsidP="006F2329">
      <w:pPr>
        <w:pStyle w:val="OGCtableheader"/>
        <w:rPr>
          <w:ins w:id="2882" w:author="Eric Boisvert" w:date="2016-01-09T15:02:00Z"/>
          <w:lang w:val="en-CA"/>
        </w:rPr>
      </w:pPr>
    </w:p>
    <w:p w14:paraId="1E53A14D" w14:textId="086AEEAF" w:rsidR="00F20F81" w:rsidRDefault="00F20F81" w:rsidP="006F2329">
      <w:pPr>
        <w:pStyle w:val="OGCtableheader"/>
        <w:rPr>
          <w:ins w:id="2883" w:author="Eric Boisvert" w:date="2016-01-14T17:23:00Z"/>
          <w:lang w:val="en-CA"/>
        </w:rPr>
      </w:pPr>
      <w:ins w:id="2884"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4A5558E4" w14:textId="77777777" w:rsidR="004A04F6" w:rsidRDefault="004A04F6" w:rsidP="006F2329">
      <w:pPr>
        <w:pStyle w:val="OGCtableheader"/>
        <w:rPr>
          <w:ins w:id="2885" w:author="Eric Boisvert" w:date="2016-01-14T17:23:00Z"/>
          <w:lang w:val="en-CA"/>
        </w:rPr>
      </w:pPr>
    </w:p>
    <w:p w14:paraId="47400B5A" w14:textId="3049D2DD" w:rsidR="004A04F6" w:rsidRDefault="004A04F6" w:rsidP="006F2329">
      <w:pPr>
        <w:pStyle w:val="OGCtableheader"/>
        <w:rPr>
          <w:ins w:id="2886" w:author="Eric Boisvert" w:date="2016-01-10T13:02:00Z"/>
          <w:lang w:val="en-CA"/>
        </w:rPr>
      </w:pPr>
      <w:ins w:id="2887" w:author="Eric Boisvert" w:date="2016-01-14T17:23:00Z">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41"/>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6T18:06:00Z" w:initials="EB/L">
    <w:p w14:paraId="6655E12C" w14:textId="77777777" w:rsidR="00DE441D" w:rsidRDefault="00DE441D">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6T18:06:00Z" w:initials="EB/L">
    <w:p w14:paraId="07AC35A5" w14:textId="77777777" w:rsidR="00DE441D" w:rsidRDefault="00DE441D">
      <w:pPr>
        <w:pStyle w:val="CommentText"/>
      </w:pPr>
      <w:r>
        <w:rPr>
          <w:rStyle w:val="CommentReference"/>
        </w:rPr>
        <w:annotationRef/>
      </w:r>
      <w:r>
        <w:t>More. Must check the OGC affiliation rule</w:t>
      </w:r>
    </w:p>
  </w:comment>
  <w:comment w:id="572" w:author="Steve Richard" w:date="2016-01-16T18:06:00Z" w:initials="SR">
    <w:p w14:paraId="2928802D" w14:textId="77777777" w:rsidR="00DE441D" w:rsidRDefault="00DE441D">
      <w:pPr>
        <w:pStyle w:val="CommentText"/>
      </w:pPr>
      <w:r>
        <w:rPr>
          <w:rStyle w:val="CommentReference"/>
        </w:rPr>
        <w:annotationRef/>
      </w:r>
      <w:r>
        <w:t>I think portrayal is an implementation of the conceptual model, not part of the conceptual model. I’ll work on the wording if I get a chance.</w:t>
      </w:r>
    </w:p>
  </w:comment>
  <w:comment w:id="773" w:author="Eric Boisvert" w:date="2016-01-16T18:06:00Z" w:initials="EB/L">
    <w:p w14:paraId="76D73394" w14:textId="14E5F3D1" w:rsidR="00DE441D" w:rsidRDefault="00DE441D">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79" w:author="Eric Boisvert" w:date="2016-01-16T18:06:00Z" w:initials="EB/L">
    <w:p w14:paraId="72D76448" w14:textId="0D6009B0" w:rsidR="00DE441D" w:rsidRDefault="00DE441D">
      <w:pPr>
        <w:pStyle w:val="CommentText"/>
      </w:pPr>
      <w:r>
        <w:rPr>
          <w:rStyle w:val="CommentReference"/>
        </w:rPr>
        <w:annotationRef/>
      </w:r>
      <w:r>
        <w:t xml:space="preserve">Which </w:t>
      </w:r>
      <w:proofErr w:type="gramStart"/>
      <w:r>
        <w:t>ones ?</w:t>
      </w:r>
      <w:proofErr w:type="gramEnd"/>
    </w:p>
  </w:comment>
  <w:comment w:id="794" w:author="Eric Boisvert" w:date="2016-01-16T18:06:00Z" w:initials="EB/L">
    <w:p w14:paraId="11C9FC8B" w14:textId="77777777" w:rsidR="00DE441D" w:rsidRDefault="00DE441D">
      <w:pPr>
        <w:pStyle w:val="CommentText"/>
      </w:pPr>
      <w:r>
        <w:rPr>
          <w:rStyle w:val="CommentReference"/>
        </w:rPr>
        <w:annotationRef/>
      </w:r>
      <w:r>
        <w:t>Adapt to GeoSciML</w:t>
      </w:r>
    </w:p>
  </w:comment>
  <w:comment w:id="799" w:author="Eric Boisvert" w:date="2016-01-16T18:06:00Z" w:initials="EB/L">
    <w:p w14:paraId="4A0AAB76" w14:textId="1C97EBE4" w:rsidR="00DE441D" w:rsidRDefault="00DE441D">
      <w:pPr>
        <w:pStyle w:val="CommentText"/>
      </w:pPr>
      <w:r>
        <w:rPr>
          <w:rStyle w:val="CommentReference"/>
        </w:rPr>
        <w:annotationRef/>
      </w:r>
      <w:r>
        <w:t>Will likely be removed</w:t>
      </w:r>
    </w:p>
  </w:comment>
  <w:comment w:id="867" w:author="Eric Boisvert" w:date="2016-01-16T18:06:00Z" w:initials="EB/L">
    <w:p w14:paraId="0CEA0AD6" w14:textId="77777777" w:rsidR="00DE441D" w:rsidRDefault="00DE441D">
      <w:pPr>
        <w:pStyle w:val="CommentText"/>
      </w:pPr>
      <w:r>
        <w:rPr>
          <w:rStyle w:val="CommentReference"/>
        </w:rPr>
        <w:annotationRef/>
      </w:r>
      <w:r>
        <w:t>My pet peeves</w:t>
      </w:r>
    </w:p>
  </w:comment>
  <w:comment w:id="869" w:author="Eric Boisvert" w:date="2016-01-16T18:06:00Z" w:initials="EB/L">
    <w:p w14:paraId="09AE58E9" w14:textId="77777777" w:rsidR="00DE441D" w:rsidRDefault="00DE441D">
      <w:pPr>
        <w:pStyle w:val="CommentText"/>
      </w:pPr>
      <w:r>
        <w:rPr>
          <w:rStyle w:val="CommentReference"/>
        </w:rPr>
        <w:annotationRef/>
      </w:r>
      <w:r>
        <w:t>We don’t have a clear way to report this, unless we allow a nillable property to have both a nil and a content (the Organism class) nilReason = absent</w:t>
      </w:r>
    </w:p>
  </w:comment>
  <w:comment w:id="868" w:author="Eric Boisvert" w:date="2016-01-16T18:06:00Z" w:initials="EB/L">
    <w:p w14:paraId="0E9B0D43" w14:textId="025D0DD1" w:rsidR="00DE441D" w:rsidRDefault="00DE441D">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71" w:author="Eric Boisvert" w:date="2016-01-16T18:06:00Z" w:initials="EB/L">
    <w:p w14:paraId="009599B9" w14:textId="77777777" w:rsidR="00DE441D" w:rsidRDefault="00DE441D">
      <w:pPr>
        <w:pStyle w:val="CommentText"/>
      </w:pPr>
      <w:r>
        <w:rPr>
          <w:rStyle w:val="CommentReference"/>
        </w:rPr>
        <w:annotationRef/>
      </w:r>
      <w:r>
        <w:t>The way to do this in GeoSciML is to have ConstituentPart/proportion = 0</w:t>
      </w:r>
    </w:p>
  </w:comment>
  <w:comment w:id="880" w:author="Eric Boisvert" w:date="2016-01-16T18:06:00Z" w:initials="EB/L">
    <w:p w14:paraId="285ACA1A" w14:textId="050EE93A" w:rsidR="00DE441D" w:rsidRDefault="00DE441D">
      <w:pPr>
        <w:pStyle w:val="CommentText"/>
      </w:pPr>
      <w:r>
        <w:rPr>
          <w:rStyle w:val="CommentReference"/>
        </w:rPr>
        <w:annotationRef/>
      </w:r>
      <w:r>
        <w:t>Move to own requirements class</w:t>
      </w:r>
    </w:p>
  </w:comment>
  <w:comment w:id="881" w:author="Eric Boisvert" w:date="2016-01-16T18:06:00Z" w:initials="EB/L">
    <w:p w14:paraId="20D344E6" w14:textId="4DC741AF" w:rsidR="00DE441D" w:rsidRDefault="00DE441D">
      <w:pPr>
        <w:pStyle w:val="CommentText"/>
      </w:pPr>
      <w:r>
        <w:rPr>
          <w:rStyle w:val="CommentReference"/>
        </w:rPr>
        <w:annotationRef/>
      </w:r>
      <w:r>
        <w:t>Double check for the right name</w:t>
      </w:r>
    </w:p>
  </w:comment>
  <w:comment w:id="981" w:author="Eric Boisvert" w:date="2016-01-16T18:06:00Z" w:initials="EB/L">
    <w:p w14:paraId="543EE89F" w14:textId="14D31BC3" w:rsidR="00DE441D" w:rsidRDefault="00DE441D">
      <w:pPr>
        <w:pStyle w:val="CommentText"/>
      </w:pPr>
      <w:r>
        <w:rPr>
          <w:rStyle w:val="CommentReference"/>
        </w:rPr>
        <w:annotationRef/>
      </w:r>
      <w:r>
        <w:t>The following two clauses should probably be in their own profile</w:t>
      </w:r>
    </w:p>
  </w:comment>
  <w:comment w:id="984" w:author="Eric Boisvert" w:date="2016-01-16T18:06:00Z" w:initials="EB/L">
    <w:p w14:paraId="61064CC3" w14:textId="0B759CA5" w:rsidR="00DE441D" w:rsidRDefault="00DE441D">
      <w:pPr>
        <w:pStyle w:val="CommentText"/>
      </w:pPr>
      <w:r>
        <w:rPr>
          <w:rStyle w:val="CommentReference"/>
        </w:rPr>
        <w:annotationRef/>
      </w:r>
      <w:r>
        <w:t>Move to LOD requirements class</w:t>
      </w:r>
    </w:p>
  </w:comment>
  <w:comment w:id="990" w:author="Eric Boisvert" w:date="2016-01-16T18:06:00Z" w:initials="EB/L">
    <w:p w14:paraId="1FAED83F" w14:textId="02425D3D" w:rsidR="00DE441D" w:rsidRDefault="00DE441D">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94" w:author="Eric Boisvert" w:date="2016-01-16T18:06:00Z" w:initials="EB/L">
    <w:p w14:paraId="54872106" w14:textId="6452D0FA" w:rsidR="00DE441D" w:rsidRDefault="00DE441D">
      <w:pPr>
        <w:pStyle w:val="CommentText"/>
      </w:pPr>
      <w:r>
        <w:rPr>
          <w:rStyle w:val="CommentReference"/>
        </w:rPr>
        <w:annotationRef/>
      </w:r>
      <w:r>
        <w:t xml:space="preserve">Intro text essentially stolen from 7.1 cookbook </w:t>
      </w:r>
      <w:r w:rsidRPr="00762332">
        <w:t>http://www.onegeology.org/wmscookbook/7_1.html</w:t>
      </w:r>
    </w:p>
  </w:comment>
  <w:comment w:id="997" w:author="Eric Boisvert" w:date="2016-01-16T18:06:00Z" w:initials="EB/L">
    <w:p w14:paraId="23F0E68C" w14:textId="77656969" w:rsidR="00DE441D" w:rsidRDefault="00DE441D">
      <w:pPr>
        <w:pStyle w:val="CommentText"/>
      </w:pPr>
      <w:r>
        <w:rPr>
          <w:rStyle w:val="CommentReference"/>
        </w:rPr>
        <w:annotationRef/>
      </w:r>
      <w:r>
        <w:t>I don’t understand what this means</w:t>
      </w:r>
    </w:p>
  </w:comment>
  <w:comment w:id="1000" w:author="Eric Boisvert" w:date="2016-01-16T18:06:00Z" w:initials="EB/L">
    <w:p w14:paraId="62949A4B" w14:textId="306C7013" w:rsidR="00DE441D" w:rsidRDefault="00DE441D">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001" w:author="Eric Boisvert" w:date="2016-01-16T18:06:00Z" w:initials="EB/L">
    <w:p w14:paraId="6D70419C" w14:textId="51DEC8C7" w:rsidR="00DE441D" w:rsidRDefault="00DE441D">
      <w:pPr>
        <w:pStyle w:val="CommentText"/>
      </w:pPr>
      <w:r>
        <w:rPr>
          <w:rStyle w:val="CommentReference"/>
        </w:rPr>
        <w:annotationRef/>
      </w:r>
      <w:r>
        <w:t xml:space="preserve">Check, eg. </w:t>
      </w:r>
    </w:p>
  </w:comment>
  <w:comment w:id="1002" w:author="Eric Boisvert" w:date="2016-01-16T18:06:00Z" w:initials="EB/L">
    <w:p w14:paraId="7ED5E424" w14:textId="2BED472C" w:rsidR="00DE441D" w:rsidRDefault="00DE441D">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008" w:author="Eric Boisvert" w:date="2016-01-16T18:06:00Z" w:initials="EB/L">
    <w:p w14:paraId="65E74C2D" w14:textId="77777777" w:rsidR="00DE441D" w:rsidRDefault="00DE441D" w:rsidP="00D96958">
      <w:pPr>
        <w:pStyle w:val="CommentText"/>
      </w:pPr>
      <w:r>
        <w:rPr>
          <w:rStyle w:val="CommentReference"/>
        </w:rPr>
        <w:annotationRef/>
      </w:r>
      <w:r>
        <w:t xml:space="preserve">Check, eg. </w:t>
      </w:r>
    </w:p>
  </w:comment>
  <w:comment w:id="1009" w:author="Eric Boisvert" w:date="2016-01-16T18:06:00Z" w:initials="EB/L">
    <w:p w14:paraId="1AAB0499" w14:textId="77777777" w:rsidR="00DE441D" w:rsidRDefault="00DE441D"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010" w:author="Eric Boisvert" w:date="2016-01-16T18:06:00Z" w:initials="EB/L">
    <w:p w14:paraId="2DDC24B9" w14:textId="77777777" w:rsidR="00DE441D" w:rsidRDefault="00DE441D"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011" w:author="Eric Boisvert" w:date="2016-01-16T18:06:00Z" w:initials="EB/L">
    <w:p w14:paraId="71798E18" w14:textId="77777777" w:rsidR="00DE441D" w:rsidRDefault="00DE441D" w:rsidP="00176E9E">
      <w:pPr>
        <w:pStyle w:val="CommentText"/>
      </w:pPr>
      <w:r>
        <w:rPr>
          <w:rStyle w:val="CommentReference"/>
        </w:rPr>
        <w:annotationRef/>
      </w:r>
      <w:r>
        <w:t>This is a shortcut or a replacement of getting the full MappedFeature and the resolve the specification association</w:t>
      </w:r>
    </w:p>
  </w:comment>
  <w:comment w:id="1016" w:author="Eric Boisvert" w:date="2016-01-16T18:06:00Z" w:initials="EB/L">
    <w:p w14:paraId="021DDEA1" w14:textId="77777777" w:rsidR="00DE441D" w:rsidRDefault="00DE441D" w:rsidP="00D96958">
      <w:pPr>
        <w:pStyle w:val="CommentText"/>
      </w:pPr>
      <w:r>
        <w:rPr>
          <w:rStyle w:val="CommentReference"/>
        </w:rPr>
        <w:annotationRef/>
      </w:r>
      <w:r>
        <w:t xml:space="preserve">Check, eg. </w:t>
      </w:r>
    </w:p>
  </w:comment>
  <w:comment w:id="1017" w:author="Eric Boisvert" w:date="2016-01-16T18:06:00Z" w:initials="EB/L">
    <w:p w14:paraId="5396C471" w14:textId="77777777" w:rsidR="00DE441D" w:rsidRDefault="00DE441D" w:rsidP="00BE718C">
      <w:pPr>
        <w:pStyle w:val="CommentText"/>
      </w:pPr>
      <w:r>
        <w:rPr>
          <w:rStyle w:val="CommentReference"/>
        </w:rPr>
        <w:annotationRef/>
      </w:r>
      <w:r>
        <w:t xml:space="preserve">Resolve implies URI – doesn’t </w:t>
      </w:r>
      <w:proofErr w:type="gramStart"/>
      <w:r>
        <w:t>it ?</w:t>
      </w:r>
      <w:proofErr w:type="gramEnd"/>
    </w:p>
  </w:comment>
  <w:comment w:id="1018" w:author="Eric Boisvert" w:date="2016-01-16T18:06:00Z" w:initials="EB/L">
    <w:p w14:paraId="4F72F3C7" w14:textId="3369AAC6" w:rsidR="00DE441D" w:rsidRDefault="00DE441D">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47" w:author="Eric Boisvert" w:date="2016-01-16T18:06:00Z" w:initials="EB/L">
    <w:p w14:paraId="52CEAD5D" w14:textId="77777777" w:rsidR="00DE441D" w:rsidRDefault="00DE441D" w:rsidP="00D96958">
      <w:pPr>
        <w:pStyle w:val="CommentText"/>
      </w:pPr>
      <w:r>
        <w:rPr>
          <w:rStyle w:val="CommentReference"/>
        </w:rPr>
        <w:annotationRef/>
      </w:r>
      <w:r>
        <w:t xml:space="preserve">Check, eg. </w:t>
      </w:r>
    </w:p>
  </w:comment>
  <w:comment w:id="1065" w:author="Eric Boisvert" w:date="2016-01-16T18:06:00Z" w:initials="EB/L">
    <w:p w14:paraId="1AA086B4" w14:textId="77777777" w:rsidR="00DE441D" w:rsidRDefault="00DE441D" w:rsidP="00D96958">
      <w:pPr>
        <w:pStyle w:val="CommentText"/>
      </w:pPr>
      <w:r>
        <w:rPr>
          <w:rStyle w:val="CommentReference"/>
        </w:rPr>
        <w:annotationRef/>
      </w:r>
      <w:r>
        <w:t xml:space="preserve">Check, eg. </w:t>
      </w:r>
    </w:p>
  </w:comment>
  <w:comment w:id="1087" w:author="Eric Boisvert" w:date="2016-01-16T18:06:00Z" w:initials="EB/L">
    <w:p w14:paraId="58D17B83" w14:textId="77777777" w:rsidR="00DE441D" w:rsidRDefault="00DE441D" w:rsidP="00DF2985">
      <w:pPr>
        <w:pStyle w:val="CommentText"/>
      </w:pPr>
      <w:r>
        <w:rPr>
          <w:rStyle w:val="CommentReference"/>
        </w:rPr>
        <w:annotationRef/>
      </w:r>
      <w:r>
        <w:t xml:space="preserve">Check, eg. </w:t>
      </w:r>
    </w:p>
  </w:comment>
  <w:comment w:id="1114" w:author="Eric Boisvert" w:date="2016-01-16T18:06:00Z" w:initials="EB/L">
    <w:p w14:paraId="3F27E355" w14:textId="77777777" w:rsidR="00DE441D" w:rsidRDefault="00DE441D" w:rsidP="002E6F45">
      <w:pPr>
        <w:pStyle w:val="CommentText"/>
      </w:pPr>
      <w:r>
        <w:rPr>
          <w:rStyle w:val="CommentReference"/>
        </w:rPr>
        <w:annotationRef/>
      </w:r>
      <w:r>
        <w:t xml:space="preserve">Check, eg. </w:t>
      </w:r>
    </w:p>
  </w:comment>
  <w:comment w:id="1143" w:author="Eric Boisvert" w:date="2016-01-16T18:06:00Z" w:initials="EB/L">
    <w:p w14:paraId="3916DEFC" w14:textId="77777777" w:rsidR="00DE441D" w:rsidRDefault="00DE441D" w:rsidP="00006FB0">
      <w:pPr>
        <w:pStyle w:val="CommentText"/>
      </w:pPr>
      <w:r>
        <w:rPr>
          <w:rStyle w:val="CommentReference"/>
        </w:rPr>
        <w:annotationRef/>
      </w:r>
      <w:r>
        <w:t xml:space="preserve">Check, eg. </w:t>
      </w:r>
    </w:p>
  </w:comment>
  <w:comment w:id="1144" w:author="Eric Boisvert" w:date="2016-01-16T18:06:00Z" w:initials="EB/L">
    <w:p w14:paraId="246F852D" w14:textId="77777777" w:rsidR="00DE441D" w:rsidRDefault="00DE441D" w:rsidP="00637CC9">
      <w:pPr>
        <w:pStyle w:val="CommentText"/>
      </w:pPr>
      <w:r>
        <w:rPr>
          <w:rStyle w:val="CommentReference"/>
        </w:rPr>
        <w:annotationRef/>
      </w:r>
      <w:r>
        <w:t>Change in UML scope notes and remove observation_URI</w:t>
      </w:r>
    </w:p>
  </w:comment>
  <w:comment w:id="1145" w:author="Eric Boisvert" w:date="2016-01-16T18:06:00Z" w:initials="EB/L">
    <w:p w14:paraId="1361859C" w14:textId="0AA10B9F" w:rsidR="00DE441D" w:rsidRDefault="00DE441D">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68" w:author="Eric Boisvert" w:date="2016-01-16T18:06:00Z" w:initials="EB/L">
    <w:p w14:paraId="084DAD59" w14:textId="3EBA890B" w:rsidR="00DE441D" w:rsidRDefault="00DE441D">
      <w:pPr>
        <w:pStyle w:val="CommentText"/>
      </w:pPr>
      <w:r>
        <w:rPr>
          <w:rStyle w:val="CommentReference"/>
        </w:rPr>
        <w:annotationRef/>
      </w:r>
      <w:r>
        <w:t>Rephrase important use case = INSPIRE</w:t>
      </w:r>
    </w:p>
  </w:comment>
  <w:comment w:id="1171" w:author="Boisvert, Eric" w:date="2016-01-16T18:06:00Z" w:initials="BE">
    <w:p w14:paraId="13C9C105" w14:textId="1D2D8D7F" w:rsidR="00DE441D" w:rsidRDefault="00DE441D">
      <w:pPr>
        <w:pStyle w:val="CommentText"/>
      </w:pPr>
      <w:r>
        <w:rPr>
          <w:rStyle w:val="CommentReference"/>
        </w:rPr>
        <w:annotationRef/>
      </w:r>
      <w:r>
        <w:t xml:space="preserve">Isn’t it a dependency of 19136 to start </w:t>
      </w:r>
      <w:proofErr w:type="gramStart"/>
      <w:r>
        <w:t>with ?</w:t>
      </w:r>
      <w:proofErr w:type="gramEnd"/>
    </w:p>
  </w:comment>
  <w:comment w:id="1172" w:author="Boisvert, Eric" w:date="2016-01-16T18:06:00Z" w:initials="BE">
    <w:p w14:paraId="7AF7A7F2" w14:textId="0F17E6F0" w:rsidR="00DE441D" w:rsidRDefault="00DE441D">
      <w:pPr>
        <w:pStyle w:val="CommentText"/>
      </w:pPr>
      <w:r>
        <w:rPr>
          <w:rStyle w:val="CommentReference"/>
        </w:rPr>
        <w:annotationRef/>
      </w:r>
      <w:r>
        <w:t>Pretty sure it should not be here since it’s XML encoding.  We should remove this from Logical and have it in XML encoding</w:t>
      </w:r>
    </w:p>
  </w:comment>
  <w:comment w:id="1187" w:author="Eric Boisvert" w:date="2016-01-16T18:06:00Z" w:initials="EB/L">
    <w:p w14:paraId="4602724B" w14:textId="5CBFD59A" w:rsidR="00DE441D" w:rsidRDefault="00DE441D">
      <w:pPr>
        <w:pStyle w:val="CommentText"/>
      </w:pPr>
      <w:r>
        <w:rPr>
          <w:rStyle w:val="CommentReference"/>
        </w:rPr>
        <w:annotationRef/>
      </w:r>
      <w:r>
        <w:t>Not a package according to Modular spec rules, one package == one schema, yet all Basic is in the same schema (xsd)</w:t>
      </w:r>
    </w:p>
  </w:comment>
  <w:comment w:id="1194" w:author="Eric Boisvert" w:date="2016-01-16T18:06:00Z" w:initials="EB/L">
    <w:p w14:paraId="6B5921D4" w14:textId="5533ACFC" w:rsidR="00DE441D" w:rsidRDefault="00DE441D">
      <w:pPr>
        <w:pStyle w:val="CommentText"/>
      </w:pPr>
      <w:r>
        <w:rPr>
          <w:rStyle w:val="CommentReference"/>
        </w:rPr>
        <w:annotationRef/>
      </w:r>
      <w:r>
        <w:t>Not quite sure what to do of this.</w:t>
      </w:r>
    </w:p>
  </w:comment>
  <w:comment w:id="1196" w:author="Eric Boisvert" w:date="2016-01-16T18:06:00Z" w:initials="EB/L">
    <w:p w14:paraId="49D40484" w14:textId="5C78DA5F" w:rsidR="00DE441D" w:rsidRDefault="00DE441D">
      <w:pPr>
        <w:pStyle w:val="CommentText"/>
      </w:pPr>
      <w:r>
        <w:rPr>
          <w:rStyle w:val="CommentReference"/>
        </w:rPr>
        <w:annotationRef/>
      </w:r>
      <w:r>
        <w:t>I don’t understand</w:t>
      </w:r>
    </w:p>
  </w:comment>
  <w:comment w:id="1198" w:author="Eric Boisvert" w:date="2016-01-16T18:06:00Z" w:initials="EB/L">
    <w:p w14:paraId="18B6C9FA" w14:textId="77777777" w:rsidR="00DE441D" w:rsidRDefault="00DE441D" w:rsidP="0016408B">
      <w:pPr>
        <w:pStyle w:val="CommentText"/>
      </w:pPr>
      <w:r>
        <w:rPr>
          <w:rStyle w:val="CommentReference"/>
        </w:rPr>
        <w:annotationRef/>
      </w:r>
      <w:r>
        <w:t>Probably don’t need this because this is what the UML says, but this CodeType is different since it is not an external vocabulary</w:t>
      </w:r>
    </w:p>
  </w:comment>
  <w:comment w:id="1199" w:author="Eric Boisvert" w:date="2016-01-16T18:06:00Z" w:initials="EB/L">
    <w:p w14:paraId="2A96457B" w14:textId="5EA18721" w:rsidR="00DE441D" w:rsidRDefault="00DE441D">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200" w:author="Eric Boisvert" w:date="2016-01-16T18:06:00Z" w:initials="EB/L">
    <w:p w14:paraId="53080A5A" w14:textId="720EBE1D" w:rsidR="00DE441D" w:rsidRDefault="00DE441D">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204" w:author="Eric Boisvert" w:date="2016-01-16T18:06:00Z" w:initials="EB/L">
    <w:p w14:paraId="08690EA4" w14:textId="058794F9" w:rsidR="00DE441D" w:rsidRDefault="00DE441D">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205" w:author="Eric Boisvert" w:date="2016-01-16T18:06:00Z" w:initials="EB/L">
    <w:p w14:paraId="5C743AC9" w14:textId="77777777" w:rsidR="00DE441D" w:rsidRDefault="00DE441D">
      <w:pPr>
        <w:pStyle w:val="CommentText"/>
      </w:pPr>
      <w:r>
        <w:rPr>
          <w:rStyle w:val="CommentReference"/>
        </w:rPr>
        <w:annotationRef/>
      </w:r>
      <w:r>
        <w:t xml:space="preserve">This was in the scope note.  I don’t understand what this means.  Is the last item </w:t>
      </w:r>
    </w:p>
  </w:comment>
  <w:comment w:id="1206" w:author="Eric Boisvert" w:date="2016-01-16T18:06:00Z" w:initials="EB/L">
    <w:p w14:paraId="720006F6" w14:textId="77777777" w:rsidR="00DE441D" w:rsidRDefault="00DE441D">
      <w:pPr>
        <w:pStyle w:val="CommentText"/>
      </w:pPr>
      <w:r>
        <w:rPr>
          <w:rStyle w:val="CommentReference"/>
        </w:rPr>
        <w:annotationRef/>
      </w:r>
      <w:r>
        <w:t xml:space="preserve">This is a 3.2 thing, it has been replace with a “samplingFrame” term.  I honestly preferred the 3.2 </w:t>
      </w:r>
    </w:p>
  </w:comment>
  <w:comment w:id="1208" w:author="Eric Boisvert" w:date="2016-01-16T18:06:00Z" w:initials="EB/L">
    <w:p w14:paraId="5B19BE13" w14:textId="4C4EFE99" w:rsidR="00DE441D" w:rsidRDefault="00DE441D">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217" w:author="Eric Boisvert" w:date="2016-01-16T18:06:00Z" w:initials="EB/L">
    <w:p w14:paraId="7766A12B" w14:textId="74BF3C91" w:rsidR="00DE441D" w:rsidRDefault="00DE441D">
      <w:pPr>
        <w:pStyle w:val="CommentText"/>
      </w:pPr>
      <w:r>
        <w:rPr>
          <w:rStyle w:val="CommentReference"/>
        </w:rPr>
        <w:annotationRef/>
      </w:r>
      <w:r>
        <w:t>Not sure what this means</w:t>
      </w:r>
    </w:p>
  </w:comment>
  <w:comment w:id="1225" w:author="Eric Boisvert" w:date="2016-01-16T18:06:00Z" w:initials="EB/L">
    <w:p w14:paraId="49EC594F" w14:textId="2959065E" w:rsidR="00DE441D" w:rsidRDefault="00DE441D">
      <w:pPr>
        <w:pStyle w:val="CommentText"/>
      </w:pPr>
      <w:r>
        <w:rPr>
          <w:rStyle w:val="CommentReference"/>
        </w:rPr>
        <w:annotationRef/>
      </w:r>
      <w:r>
        <w:t>Note: I keep capitalization only when we refer to the class name, not the concept, EarthMaterial versus “Earth material”.</w:t>
      </w:r>
    </w:p>
  </w:comment>
  <w:comment w:id="1228" w:author="Eric Boisvert" w:date="2016-01-16T18:06:00Z" w:initials="EB/L">
    <w:p w14:paraId="07C6E8F7" w14:textId="19414C95" w:rsidR="00DE441D" w:rsidRDefault="00DE441D">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249" w:author="Eric Boisvert" w:date="2016-01-16T18:06:00Z" w:initials="EB/L">
    <w:p w14:paraId="141CBB56" w14:textId="78925F87" w:rsidR="00DE441D" w:rsidRDefault="00DE441D">
      <w:pPr>
        <w:pStyle w:val="CommentText"/>
      </w:pPr>
      <w:r>
        <w:rPr>
          <w:rStyle w:val="CommentReference"/>
        </w:rPr>
        <w:annotationRef/>
      </w:r>
      <w:proofErr w:type="gramStart"/>
      <w:r>
        <w:t>Heterogeneity ?</w:t>
      </w:r>
      <w:proofErr w:type="gramEnd"/>
    </w:p>
  </w:comment>
  <w:comment w:id="1252" w:author="Eric Boisvert" w:date="2016-01-16T18:06:00Z" w:initials="EB/L">
    <w:p w14:paraId="58301678" w14:textId="30B77D74" w:rsidR="00DE441D" w:rsidRDefault="00DE441D">
      <w:pPr>
        <w:pStyle w:val="CommentText"/>
      </w:pPr>
      <w:r>
        <w:rPr>
          <w:rStyle w:val="CommentReference"/>
        </w:rPr>
        <w:annotationRef/>
      </w:r>
      <w:r>
        <w:t>Not sure what this is for</w:t>
      </w:r>
    </w:p>
  </w:comment>
  <w:comment w:id="1257" w:author="Eric Boisvert" w:date="2016-01-16T18:06:00Z" w:initials="EB/L">
    <w:p w14:paraId="10B4786D" w14:textId="0F8925E1" w:rsidR="00DE441D" w:rsidRDefault="00DE441D">
      <w:pPr>
        <w:pStyle w:val="CommentText"/>
      </w:pPr>
      <w:r>
        <w:rPr>
          <w:rStyle w:val="CommentReference"/>
        </w:rPr>
        <w:annotationRef/>
      </w:r>
      <w:r>
        <w:t>Shouldn’t be “deformation of a GeologicUnit</w:t>
      </w:r>
      <w:proofErr w:type="gramStart"/>
      <w:r>
        <w:t>” ?</w:t>
      </w:r>
      <w:proofErr w:type="gramEnd"/>
    </w:p>
  </w:comment>
  <w:comment w:id="1285" w:author="Eric Boisvert" w:date="2016-01-16T18:06:00Z" w:initials="EB/L">
    <w:p w14:paraId="7145605A" w14:textId="12673CC8" w:rsidR="00DE441D" w:rsidRDefault="00DE441D">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286" w:author="Boisvert, Eric" w:date="2016-01-16T18:06:00Z" w:initials="BE">
    <w:p w14:paraId="41B1F482" w14:textId="77777777" w:rsidR="00DE441D" w:rsidRDefault="00DE441D" w:rsidP="00390DF7">
      <w:pPr>
        <w:pStyle w:val="CommentText"/>
      </w:pPr>
      <w:r>
        <w:rPr>
          <w:rStyle w:val="CommentReference"/>
        </w:rPr>
        <w:annotationRef/>
      </w:r>
      <w:r>
        <w:t>Check. Maybe it’s a GML 3.3 thing</w:t>
      </w:r>
    </w:p>
  </w:comment>
  <w:comment w:id="1295" w:author="Eric Boisvert" w:date="2016-01-16T18:06:00Z" w:initials="EB/L">
    <w:p w14:paraId="6ED4705C" w14:textId="77777777" w:rsidR="00DE441D" w:rsidRDefault="00DE441D" w:rsidP="00657E64">
      <w:pPr>
        <w:pStyle w:val="CommentText"/>
      </w:pPr>
      <w:r>
        <w:rPr>
          <w:rStyle w:val="CommentReference"/>
        </w:rPr>
        <w:annotationRef/>
      </w:r>
      <w:r>
        <w:t>Should we have a recommendation that community stick to a single convension (eg: OneGeology uses that convension)</w:t>
      </w:r>
    </w:p>
  </w:comment>
  <w:comment w:id="1297" w:author="Eric Boisvert" w:date="2016-01-16T18:06:00Z" w:initials="EB/L">
    <w:p w14:paraId="5485F6AC" w14:textId="77777777" w:rsidR="00DE441D" w:rsidRDefault="00DE441D" w:rsidP="00657E64">
      <w:pPr>
        <w:pStyle w:val="CommentText"/>
      </w:pPr>
      <w:r>
        <w:rPr>
          <w:rStyle w:val="CommentReference"/>
        </w:rPr>
        <w:annotationRef/>
      </w:r>
      <w:r>
        <w:t>Should we define a specific uom for this – or should we even bother and leave this for community.</w:t>
      </w:r>
    </w:p>
  </w:comment>
  <w:comment w:id="1308" w:author="Eric Boisvert" w:date="2016-01-16T18:06:00Z" w:initials="EB/L">
    <w:p w14:paraId="0B5605F6" w14:textId="6C87D3D6" w:rsidR="00DE441D" w:rsidRDefault="00DE441D">
      <w:pPr>
        <w:pStyle w:val="CommentText"/>
      </w:pPr>
      <w:r>
        <w:rPr>
          <w:rStyle w:val="CommentReference"/>
        </w:rPr>
        <w:annotationRef/>
      </w:r>
      <w:r>
        <w:t>This is one exception in the list.  It’s not externally managed, but actually enforced in the specification and the schema.</w:t>
      </w:r>
    </w:p>
  </w:comment>
  <w:comment w:id="1310" w:author="Eric Boisvert" w:date="2016-01-16T18:06:00Z" w:initials="EB/L">
    <w:p w14:paraId="66B47F31" w14:textId="1A6C4486" w:rsidR="00DE441D" w:rsidRDefault="00DE441D">
      <w:pPr>
        <w:pStyle w:val="CommentText"/>
      </w:pPr>
      <w:r>
        <w:rPr>
          <w:rStyle w:val="CommentReference"/>
        </w:rPr>
        <w:annotationRef/>
      </w:r>
      <w:r>
        <w:t>Cordlink and Kentuky did a mapping</w:t>
      </w:r>
    </w:p>
  </w:comment>
  <w:comment w:id="1338" w:author="Boisvert, Eric" w:date="2016-01-16T18:06:00Z" w:initials="BE">
    <w:p w14:paraId="4C533D5C" w14:textId="30A4DA1A" w:rsidR="00DE441D" w:rsidRDefault="00DE441D">
      <w:pPr>
        <w:pStyle w:val="CommentText"/>
      </w:pPr>
      <w:r>
        <w:rPr>
          <w:rStyle w:val="CommentReference"/>
        </w:rPr>
        <w:annotationRef/>
      </w:r>
      <w:r>
        <w:t>Draws in schema language and spatial schema already</w:t>
      </w:r>
    </w:p>
  </w:comment>
  <w:comment w:id="1343" w:author="Eric Boisvert" w:date="2016-01-16T18:06:00Z" w:initials="EB/L">
    <w:p w14:paraId="3B2EDD2B" w14:textId="3ED32B99" w:rsidR="00DE441D" w:rsidRDefault="00DE441D">
      <w:pPr>
        <w:pStyle w:val="CommentText"/>
      </w:pPr>
      <w:r>
        <w:rPr>
          <w:rStyle w:val="CommentReference"/>
        </w:rPr>
        <w:annotationRef/>
      </w:r>
      <w:r>
        <w:t>Rework this, this should be under GeologicFeatureRelation below</w:t>
      </w:r>
    </w:p>
  </w:comment>
  <w:comment w:id="1373" w:author="Eric Boisvert" w:date="2016-01-16T18:06:00Z" w:initials="EB/L">
    <w:p w14:paraId="301A2117" w14:textId="7B08D6E4" w:rsidR="00DE441D" w:rsidRDefault="00DE441D">
      <w:pPr>
        <w:pStyle w:val="CommentText"/>
      </w:pPr>
      <w:r>
        <w:rPr>
          <w:rStyle w:val="CommentReference"/>
        </w:rPr>
        <w:annotationRef/>
      </w:r>
      <w:r>
        <w:t>I remove “spatial object” because GeologicFeatureRelation are between Features</w:t>
      </w:r>
    </w:p>
  </w:comment>
  <w:comment w:id="1662" w:author="Eric Boisvert" w:date="2016-01-16T18:06:00Z" w:initials="EB/L">
    <w:p w14:paraId="05D4B33C" w14:textId="05CF38CA" w:rsidR="00DE441D" w:rsidRDefault="00DE441D">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1700" w:author="Eric Boisvert" w:date="2016-01-16T18:06:00Z" w:initials="EB/L">
    <w:p w14:paraId="5F904FE1" w14:textId="3B228682" w:rsidR="00DE441D" w:rsidRDefault="00DE441D">
      <w:pPr>
        <w:pStyle w:val="CommentText"/>
      </w:pPr>
      <w:r>
        <w:rPr>
          <w:rStyle w:val="CommentReference"/>
        </w:rPr>
        <w:annotationRef/>
      </w:r>
      <w:r>
        <w:t>It’s a swe</w:t>
      </w:r>
      <w:proofErr w:type="gramStart"/>
      <w:r>
        <w:t>:QuantityRange</w:t>
      </w:r>
      <w:proofErr w:type="gramEnd"/>
    </w:p>
  </w:comment>
  <w:comment w:id="1749" w:author="Eric Boisvert" w:date="2016-01-16T18:06:00Z" w:initials="EB/L">
    <w:p w14:paraId="39A3506E" w14:textId="63BD2186" w:rsidR="00DE441D" w:rsidRPr="00D16D48" w:rsidRDefault="00DE441D">
      <w:pPr>
        <w:pStyle w:val="CommentText"/>
        <w:rPr>
          <w:lang w:val="fr-CA"/>
        </w:rPr>
      </w:pPr>
      <w:r>
        <w:rPr>
          <w:rStyle w:val="CommentReference"/>
        </w:rPr>
        <w:annotationRef/>
      </w:r>
      <w:r>
        <w:t xml:space="preserve">Both </w:t>
      </w:r>
      <w:proofErr w:type="gramStart"/>
      <w:r>
        <w:t>ConstituentPart.role ?</w:t>
      </w:r>
      <w:proofErr w:type="gramEnd"/>
      <w:r>
        <w:rPr>
          <w:lang w:val="fr-CA"/>
        </w:rPr>
        <w:t xml:space="preserve"> Is this intentional ?</w:t>
      </w:r>
    </w:p>
  </w:comment>
  <w:comment w:id="1913" w:author="Eric Boisvert" w:date="2016-01-16T18:06:00Z" w:initials="EB/L">
    <w:p w14:paraId="2825455C" w14:textId="17477529" w:rsidR="00DE441D" w:rsidRDefault="00DE441D">
      <w:pPr>
        <w:pStyle w:val="CommentText"/>
      </w:pPr>
      <w:r>
        <w:rPr>
          <w:rStyle w:val="CommentReference"/>
        </w:rPr>
        <w:annotationRef/>
      </w:r>
      <w:r>
        <w:t>Don’t forget to add a dependency to GeologicAge in the requirement class list</w:t>
      </w:r>
    </w:p>
  </w:comment>
  <w:comment w:id="2004" w:author="Eric Boisvert" w:date="2016-01-16T18:06:00Z" w:initials="EB/L">
    <w:p w14:paraId="46DD4A60" w14:textId="39A954E4" w:rsidR="00F97733" w:rsidRDefault="00F97733">
      <w:pPr>
        <w:pStyle w:val="CommentText"/>
      </w:pPr>
      <w:r>
        <w:rPr>
          <w:rStyle w:val="CommentReference"/>
        </w:rPr>
        <w:annotationRef/>
      </w:r>
      <w:r>
        <w:t xml:space="preserve">Not clear sentence.  </w:t>
      </w:r>
    </w:p>
  </w:comment>
  <w:comment w:id="2289" w:author="Eric Boisvert" w:date="2016-01-16T18:06:00Z" w:initials="EB/L">
    <w:p w14:paraId="0D048318" w14:textId="77777777" w:rsidR="00DE441D" w:rsidRDefault="00DE441D" w:rsidP="00777507">
      <w:pPr>
        <w:pStyle w:val="CommentText"/>
      </w:pPr>
      <w:r>
        <w:rPr>
          <w:rStyle w:val="CommentReference"/>
        </w:rPr>
        <w:annotationRef/>
      </w:r>
      <w:r>
        <w:t xml:space="preserve">Not sure it’s supposed to be here, </w:t>
      </w:r>
    </w:p>
  </w:comment>
  <w:comment w:id="2310" w:author="Boisvert, Eric" w:date="2016-01-16T18:06:00Z" w:initials="BE">
    <w:p w14:paraId="14328BAF" w14:textId="1FF148EF" w:rsidR="00DE441D" w:rsidRDefault="00DE441D">
      <w:pPr>
        <w:pStyle w:val="CommentText"/>
      </w:pPr>
      <w:r>
        <w:rPr>
          <w:rStyle w:val="CommentReference"/>
        </w:rPr>
        <w:annotationRef/>
      </w:r>
      <w:r>
        <w:t>This means that interval are in absolute coordinate</w:t>
      </w:r>
    </w:p>
  </w:comment>
  <w:comment w:id="2330" w:author="Boisvert, Eric" w:date="2016-01-16T18:06:00Z" w:initials="BE">
    <w:p w14:paraId="1D73A3B9" w14:textId="3051C86B" w:rsidR="00DE441D" w:rsidRDefault="00DE441D">
      <w:pPr>
        <w:pStyle w:val="CommentText"/>
      </w:pPr>
      <w:r>
        <w:rPr>
          <w:rStyle w:val="CommentReference"/>
        </w:rPr>
        <w:annotationRef/>
      </w:r>
      <w:r>
        <w:t>This labAnalysis-&gt;samplgFeature is redundant since its already include with basic</w:t>
      </w:r>
    </w:p>
  </w:comment>
  <w:comment w:id="2333" w:author="Boisvert, Eric" w:date="2016-01-16T18:06:00Z" w:initials="BE">
    <w:p w14:paraId="5CE49A75" w14:textId="0AEC9407" w:rsidR="00DE441D" w:rsidRDefault="00DE441D">
      <w:pPr>
        <w:pStyle w:val="CommentText"/>
      </w:pPr>
      <w:r>
        <w:rPr>
          <w:rStyle w:val="CommentReference"/>
        </w:rPr>
        <w:annotationRef/>
      </w:r>
      <w:r>
        <w:t>I think it comes with basic / gml – no need to put it there</w:t>
      </w:r>
    </w:p>
  </w:comment>
  <w:comment w:id="2368" w:author="Boisvert, Eric" w:date="2016-01-16T18:06:00Z" w:initials="BE">
    <w:p w14:paraId="43C70FF7" w14:textId="50703D56" w:rsidR="00DE441D" w:rsidRDefault="00DE441D">
      <w:pPr>
        <w:pStyle w:val="CommentText"/>
      </w:pPr>
      <w:r>
        <w:rPr>
          <w:rStyle w:val="CommentReference"/>
        </w:rPr>
        <w:annotationRef/>
      </w:r>
      <w:r>
        <w:t xml:space="preserve">Doesn’t this defeat the purpose of using http URI as </w:t>
      </w:r>
      <w:proofErr w:type="gramStart"/>
      <w:r>
        <w:t>identifiers ?</w:t>
      </w:r>
      <w:proofErr w:type="gramEnd"/>
    </w:p>
  </w:comment>
  <w:comment w:id="2408" w:author="Boisvert, Eric" w:date="2016-01-16T18:06:00Z" w:initials="BE">
    <w:p w14:paraId="7B362452" w14:textId="07A1582E" w:rsidR="00DE441D" w:rsidRDefault="00DE441D">
      <w:pPr>
        <w:pStyle w:val="CommentText"/>
      </w:pPr>
      <w:r>
        <w:rPr>
          <w:rStyle w:val="CommentReference"/>
        </w:rPr>
        <w:annotationRef/>
      </w:r>
      <w:r>
        <w:t>I suppose we can’t really police what other domains do.</w:t>
      </w:r>
    </w:p>
  </w:comment>
  <w:comment w:id="2415" w:author="Boisvert, Eric" w:date="2016-01-16T18:06:00Z" w:initials="BE">
    <w:p w14:paraId="261F51AD" w14:textId="318CAC15" w:rsidR="00DE441D" w:rsidRDefault="00DE441D">
      <w:pPr>
        <w:pStyle w:val="CommentText"/>
      </w:pPr>
      <w:r>
        <w:rPr>
          <w:rStyle w:val="CommentReference"/>
        </w:rPr>
        <w:annotationRef/>
      </w:r>
      <w:r>
        <w:t xml:space="preserve">Or is it </w:t>
      </w:r>
      <w:proofErr w:type="gramStart"/>
      <w:r>
        <w:t>normative ?</w:t>
      </w:r>
      <w:proofErr w:type="gramEnd"/>
    </w:p>
  </w:comment>
  <w:comment w:id="2444" w:author="Eric Boisvert" w:date="2016-01-16T18:06:00Z" w:initials="EB/L">
    <w:p w14:paraId="3082C719" w14:textId="77777777" w:rsidR="00DE441D" w:rsidRDefault="00DE441D">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2445" w:author="Eric Boisvert" w:date="2016-01-16T18:06:00Z" w:initials="EB/L">
    <w:p w14:paraId="241CC4E7" w14:textId="77777777" w:rsidR="00DE441D" w:rsidRDefault="00DE441D">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2449" w:author="Eric Boisvert" w:date="2016-01-16T18:06:00Z" w:initials="EB/L">
    <w:p w14:paraId="23E499DD" w14:textId="089600E9" w:rsidR="00DE441D" w:rsidRDefault="00DE441D">
      <w:pPr>
        <w:pStyle w:val="CommentText"/>
      </w:pPr>
      <w:r>
        <w:rPr>
          <w:rStyle w:val="CommentReference"/>
        </w:rPr>
        <w:annotationRef/>
      </w:r>
      <w:r>
        <w:t>Now, the philosophical debate.  Is the .sch is a compliance tool or is it a requirement rule</w:t>
      </w:r>
    </w:p>
  </w:comment>
  <w:comment w:id="2700" w:author="Eric Boisvert" w:date="2016-01-16T18:06:00Z" w:initials="EB/L">
    <w:p w14:paraId="18EE763B" w14:textId="77777777" w:rsidR="00DE441D" w:rsidRDefault="00DE441D" w:rsidP="00652E95">
      <w:pPr>
        <w:pStyle w:val="CommentText"/>
      </w:pPr>
      <w:r>
        <w:rPr>
          <w:rStyle w:val="CommentReference"/>
        </w:rPr>
        <w:annotationRef/>
      </w:r>
      <w:r>
        <w:t>Great. This one 404s</w:t>
      </w:r>
    </w:p>
  </w:comment>
  <w:comment w:id="2714" w:author="Eric Boisvert" w:date="2016-01-16T18:06:00Z" w:initials="EB/L">
    <w:p w14:paraId="7EBA9BF2" w14:textId="77777777" w:rsidR="00DE441D" w:rsidRDefault="00DE441D">
      <w:pPr>
        <w:pStyle w:val="CommentText"/>
      </w:pPr>
      <w:r>
        <w:rPr>
          <w:rStyle w:val="CommentReference"/>
        </w:rPr>
        <w:annotationRef/>
      </w:r>
      <w:r>
        <w:t>Great. This one 404s</w:t>
      </w:r>
    </w:p>
  </w:comment>
  <w:comment w:id="2718" w:author="Boisvert, Eric" w:date="2016-01-16T18:06:00Z" w:initials="BE">
    <w:p w14:paraId="70C77D12" w14:textId="582AFCB0" w:rsidR="00DE441D" w:rsidRDefault="00DE441D">
      <w:pPr>
        <w:pStyle w:val="CommentText"/>
      </w:pPr>
      <w:r>
        <w:rPr>
          <w:rStyle w:val="CommentReference"/>
        </w:rPr>
        <w:annotationRef/>
      </w:r>
      <w:r>
        <w:t>Technically, this one should be testable by schematron</w:t>
      </w:r>
    </w:p>
  </w:comment>
  <w:comment w:id="2719" w:author="Boisvert, Eric" w:date="2016-01-16T18:06:00Z" w:initials="BE">
    <w:p w14:paraId="45CD9209" w14:textId="209DC396" w:rsidR="00DE441D" w:rsidRDefault="00DE441D">
      <w:pPr>
        <w:pStyle w:val="CommentText"/>
      </w:pPr>
      <w:r>
        <w:rPr>
          <w:rStyle w:val="CommentReference"/>
        </w:rPr>
        <w:annotationRef/>
      </w:r>
      <w:r>
        <w:t xml:space="preserve">Shall we enforce a specific </w:t>
      </w:r>
      <w:proofErr w:type="gramStart"/>
      <w:r>
        <w:t>codeSpace ?</w:t>
      </w:r>
      <w:proofErr w:type="gramEnd"/>
    </w:p>
  </w:comment>
  <w:comment w:id="2726" w:author="Eric Boisvert" w:date="2016-01-16T18:06:00Z" w:initials="EB/L">
    <w:p w14:paraId="0C6CDA8E" w14:textId="120FCF66" w:rsidR="00DE441D" w:rsidRDefault="00DE441D">
      <w:pPr>
        <w:pStyle w:val="CommentText"/>
      </w:pPr>
      <w:r>
        <w:rPr>
          <w:rStyle w:val="CommentReference"/>
        </w:rPr>
        <w:annotationRef/>
      </w:r>
      <w:r>
        <w:t>Should we keep the abstract portrayal for future 3.2 extension</w:t>
      </w:r>
    </w:p>
  </w:comment>
  <w:comment w:id="2798" w:author="Boisvert, Eric" w:date="2016-01-16T18:06:00Z" w:initials="BE">
    <w:p w14:paraId="11C239E8" w14:textId="43C8B7EE" w:rsidR="00DE441D" w:rsidRDefault="00DE441D">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CFCECE" w14:textId="77777777" w:rsidR="007004CC" w:rsidRDefault="007004CC">
      <w:pPr>
        <w:spacing w:after="0"/>
      </w:pPr>
      <w:r>
        <w:separator/>
      </w:r>
    </w:p>
  </w:endnote>
  <w:endnote w:type="continuationSeparator" w:id="0">
    <w:p w14:paraId="533AD621" w14:textId="77777777" w:rsidR="007004CC" w:rsidRDefault="00700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DE441D" w:rsidRDefault="00DE441D">
    <w:pPr>
      <w:pStyle w:val="Footer"/>
      <w:jc w:val="center"/>
    </w:pPr>
    <w:r>
      <w:fldChar w:fldCharType="begin"/>
    </w:r>
    <w:r>
      <w:instrText xml:space="preserve"> PAGE   \* MERGEFORMAT </w:instrText>
    </w:r>
    <w:r>
      <w:fldChar w:fldCharType="separate"/>
    </w:r>
    <w:r w:rsidR="00072862">
      <w:rPr>
        <w:noProof/>
      </w:rPr>
      <w:t>138</w:t>
    </w:r>
    <w:r>
      <w:rPr>
        <w:noProof/>
      </w:rPr>
      <w:fldChar w:fldCharType="end"/>
    </w:r>
  </w:p>
  <w:p w14:paraId="5299F2EC" w14:textId="77777777" w:rsidR="00DE441D" w:rsidRPr="0079517D" w:rsidRDefault="00DE441D"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1C8C5" w14:textId="77777777" w:rsidR="007004CC" w:rsidRDefault="007004CC">
      <w:pPr>
        <w:spacing w:after="0"/>
      </w:pPr>
      <w:r>
        <w:separator/>
      </w:r>
    </w:p>
  </w:footnote>
  <w:footnote w:type="continuationSeparator" w:id="0">
    <w:p w14:paraId="165F139F" w14:textId="77777777" w:rsidR="007004CC" w:rsidRDefault="007004CC">
      <w:pPr>
        <w:spacing w:after="0"/>
      </w:pPr>
      <w:r>
        <w:continuationSeparator/>
      </w:r>
    </w:p>
  </w:footnote>
  <w:footnote w:id="1">
    <w:p w14:paraId="015C3D42" w14:textId="77777777" w:rsidR="00DE441D" w:rsidRDefault="00DE441D">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DE441D" w:rsidRPr="006F2ACD" w:rsidRDefault="00DE441D" w:rsidP="00657E64">
      <w:pPr>
        <w:pStyle w:val="FootnoteText"/>
        <w:rPr>
          <w:ins w:id="1298" w:author="Eric Boisvert" w:date="2016-01-06T11:10:00Z"/>
          <w:lang w:val="en-CA"/>
        </w:rPr>
      </w:pPr>
      <w:ins w:id="1299"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300" w:author="Eric Boisvert" w:date="2016-01-11T17:21:00Z">
        <w:r>
          <w:rPr>
            <w:lang w:val="en-CA"/>
          </w:rPr>
          <w:t xml:space="preserve">by the </w:t>
        </w:r>
      </w:ins>
      <w:ins w:id="1301"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12"/>
  </w:num>
  <w:num w:numId="4">
    <w:abstractNumId w:val="25"/>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29"/>
  </w:num>
  <w:num w:numId="14">
    <w:abstractNumId w:val="27"/>
  </w:num>
  <w:num w:numId="15">
    <w:abstractNumId w:val="6"/>
  </w:num>
  <w:num w:numId="16">
    <w:abstractNumId w:val="5"/>
  </w:num>
  <w:num w:numId="17">
    <w:abstractNumId w:val="26"/>
  </w:num>
  <w:num w:numId="18">
    <w:abstractNumId w:val="9"/>
  </w:num>
  <w:num w:numId="19">
    <w:abstractNumId w:val="28"/>
  </w:num>
  <w:num w:numId="20">
    <w:abstractNumId w:val="24"/>
  </w:num>
  <w:num w:numId="21">
    <w:abstractNumId w:val="21"/>
  </w:num>
  <w:num w:numId="22">
    <w:abstractNumId w:val="33"/>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2"/>
  </w:num>
  <w:num w:numId="32">
    <w:abstractNumId w:val="3"/>
  </w:num>
  <w:num w:numId="33">
    <w:abstractNumId w:val="30"/>
  </w:num>
  <w:num w:numId="34">
    <w:abstractNumId w:val="35"/>
  </w:num>
  <w:num w:numId="35">
    <w:abstractNumId w:val="31"/>
  </w:num>
  <w:num w:numId="3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1808"/>
    <w:rsid w:val="00035A95"/>
    <w:rsid w:val="000427E6"/>
    <w:rsid w:val="00043E8E"/>
    <w:rsid w:val="00044F45"/>
    <w:rsid w:val="000466A0"/>
    <w:rsid w:val="000467D3"/>
    <w:rsid w:val="00053794"/>
    <w:rsid w:val="00057138"/>
    <w:rsid w:val="000578C2"/>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150E2"/>
    <w:rsid w:val="00122E1A"/>
    <w:rsid w:val="0013283D"/>
    <w:rsid w:val="00137FD9"/>
    <w:rsid w:val="00143221"/>
    <w:rsid w:val="001453F6"/>
    <w:rsid w:val="001517B8"/>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2727A"/>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A04F6"/>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1AE8"/>
    <w:rsid w:val="00642DAC"/>
    <w:rsid w:val="00644EF0"/>
    <w:rsid w:val="00645C24"/>
    <w:rsid w:val="00645C92"/>
    <w:rsid w:val="0065022D"/>
    <w:rsid w:val="00650658"/>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04CC"/>
    <w:rsid w:val="0070194D"/>
    <w:rsid w:val="00702848"/>
    <w:rsid w:val="00702EC2"/>
    <w:rsid w:val="0073219F"/>
    <w:rsid w:val="007347EF"/>
    <w:rsid w:val="0073628E"/>
    <w:rsid w:val="00740F77"/>
    <w:rsid w:val="00742E4D"/>
    <w:rsid w:val="007433DB"/>
    <w:rsid w:val="00746B77"/>
    <w:rsid w:val="00746E7F"/>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3F0"/>
    <w:rsid w:val="007F0841"/>
    <w:rsid w:val="007F6680"/>
    <w:rsid w:val="007F7DE0"/>
    <w:rsid w:val="00806192"/>
    <w:rsid w:val="00816648"/>
    <w:rsid w:val="00821F1F"/>
    <w:rsid w:val="008246C7"/>
    <w:rsid w:val="0083280E"/>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0EF5"/>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546FC"/>
    <w:rsid w:val="00976BC4"/>
    <w:rsid w:val="00980C8A"/>
    <w:rsid w:val="009823FE"/>
    <w:rsid w:val="00983833"/>
    <w:rsid w:val="00984F9B"/>
    <w:rsid w:val="009914F1"/>
    <w:rsid w:val="00991FFF"/>
    <w:rsid w:val="00994C33"/>
    <w:rsid w:val="00996BEA"/>
    <w:rsid w:val="009A0449"/>
    <w:rsid w:val="009A0D4B"/>
    <w:rsid w:val="009A7B37"/>
    <w:rsid w:val="009B3BBD"/>
    <w:rsid w:val="009B560C"/>
    <w:rsid w:val="009B64F8"/>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F6A26"/>
    <w:rsid w:val="00B020FC"/>
    <w:rsid w:val="00B0615B"/>
    <w:rsid w:val="00B11874"/>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850"/>
    <w:rsid w:val="00C02200"/>
    <w:rsid w:val="00C034E3"/>
    <w:rsid w:val="00C17A19"/>
    <w:rsid w:val="00C2184E"/>
    <w:rsid w:val="00C343CA"/>
    <w:rsid w:val="00C50276"/>
    <w:rsid w:val="00C61E47"/>
    <w:rsid w:val="00C648D4"/>
    <w:rsid w:val="00C71FFD"/>
    <w:rsid w:val="00C74871"/>
    <w:rsid w:val="00C800D0"/>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2518"/>
    <w:rsid w:val="00CF6174"/>
    <w:rsid w:val="00D0034E"/>
    <w:rsid w:val="00D01D0C"/>
    <w:rsid w:val="00D10719"/>
    <w:rsid w:val="00D12552"/>
    <w:rsid w:val="00D14AF0"/>
    <w:rsid w:val="00D16D48"/>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97666"/>
    <w:rsid w:val="00DA0CE3"/>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42B6"/>
    <w:rsid w:val="00F46BB7"/>
    <w:rsid w:val="00F4750B"/>
    <w:rsid w:val="00F526FC"/>
    <w:rsid w:val="00F6046E"/>
    <w:rsid w:val="00F60CB2"/>
    <w:rsid w:val="00F67178"/>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gml/3.2"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33" Type="http://schemas.openxmlformats.org/officeDocument/2006/relationships/hyperlink" Target="http://data.geoscience.gov.xx/feature/asc/geologicunit/stratno/25947%3c/gml:identifier" TargetMode="External"/><Relationship Id="rId138" Type="http://schemas.openxmlformats.org/officeDocument/2006/relationships/hyperlink" Target="http://www.opengis.net/def/param-name/GSML/4.0/starts"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LaboratoryAnalysis-Specimen/4.0" TargetMode="External"/><Relationship Id="rId128" Type="http://schemas.openxmlformats.org/officeDocument/2006/relationships/hyperlink" Target="http://www.opengis.net/samplingSpatial/2.0" TargetMode="External"/><Relationship Id="rId144" Type="http://schemas.microsoft.com/office/2011/relationships/people" Target="people.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hyperlink" Target="http://standards.iso.org/iso/19115/-3/cit/1.0" TargetMode="External"/><Relationship Id="rId118" Type="http://schemas.openxmlformats.org/officeDocument/2006/relationships/hyperlink" Target="http://www.opengis.net/gml/3.3/exr" TargetMode="External"/><Relationship Id="rId134" Type="http://schemas.openxmlformats.org/officeDocument/2006/relationships/hyperlink" Target="http://schemas.opengis.net/gsml/4.0/geosciml-portrayal.sch" TargetMode="External"/><Relationship Id="rId139" Type="http://schemas.openxmlformats.org/officeDocument/2006/relationships/hyperlink" Target="http://www.opengis.net/def/param-name/GSML/4.0/ends" TargetMode="External"/><Relationship Id="rId80" Type="http://schemas.openxmlformats.org/officeDocument/2006/relationships/image" Target="media/image67.emf"/><Relationship Id="rId85" Type="http://schemas.openxmlformats.org/officeDocument/2006/relationships/image" Target="media/image72.emf"/><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www.isotc211.org/2005/gmd" TargetMode="External"/><Relationship Id="rId124" Type="http://schemas.openxmlformats.org/officeDocument/2006/relationships/hyperlink" Target="http://xmlns.geosciml.org/geosciml-portrayal/4.0" TargetMode="External"/><Relationship Id="rId129" Type="http://schemas.openxmlformats.org/officeDocument/2006/relationships/hyperlink" Target="http://www.opengis.net/samplingSpecimen/2.0" TargetMode="External"/><Relationship Id="rId137" Type="http://schemas.openxmlformats.org/officeDocument/2006/relationships/hyperlink" Target="http://schemas.opengis.net/gsml/4.0/geologictime.sch"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www.w3.org/1999/xlink" TargetMode="External"/><Relationship Id="rId140" Type="http://schemas.openxmlformats.org/officeDocument/2006/relationships/hyperlink" Target="http://resource.geosciml.org/" TargetMode="External"/><Relationship Id="rId14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hyperlink" Target="http://www.opengis.net/cv/0.2/gml32" TargetMode="External"/><Relationship Id="rId119" Type="http://schemas.openxmlformats.org/officeDocument/2006/relationships/hyperlink" Target="http://xmlns.geosciml.org/GeoSciML-Basic/4.0" TargetMode="External"/><Relationship Id="rId127" Type="http://schemas.openxmlformats.org/officeDocument/2006/relationships/hyperlink" Target="http://www.opengis.net/sampling/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GeologicTime/4.0" TargetMode="External"/><Relationship Id="rId130" Type="http://schemas.openxmlformats.org/officeDocument/2006/relationships/hyperlink" Target="http://www.opengis.net/swe/2.0" TargetMode="External"/><Relationship Id="rId135" Type="http://schemas.openxmlformats.org/officeDocument/2006/relationships/hyperlink" Target="http://schemas.opengis.net/gsml/4.0/geosciml-portrayal.sch" TargetMode="External"/><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Borehole/4.0" TargetMode="External"/><Relationship Id="rId125" Type="http://schemas.openxmlformats.org/officeDocument/2006/relationships/hyperlink" Target="http://standards.iso.org/iso/19115/-3/mrl/1.0" TargetMode="External"/><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hyperlink" Target="http://www.isotc211.org/2005/gco" TargetMode="External"/><Relationship Id="rId131" Type="http://schemas.openxmlformats.org/officeDocument/2006/relationships/hyperlink" Target="http://www.opengis.net/wfs/2.0" TargetMode="External"/><Relationship Id="rId136" Type="http://schemas.openxmlformats.org/officeDocument/2006/relationships/hyperlink" Target="http://schemas.opengis.net/gsml/4.0/geoSciMLBasic.sch"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www.opengis.net/om/2.0"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xmlns.geosciml.org/GeoSciML-Extension/4.0" TargetMode="External"/><Relationship Id="rId14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9BAAC-81B9-44E0-97AE-452C0B29D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3554</TotalTime>
  <Pages>208</Pages>
  <Words>36410</Words>
  <Characters>207537</Characters>
  <Application>Microsoft Office Word</Application>
  <DocSecurity>0</DocSecurity>
  <Lines>1729</Lines>
  <Paragraphs>486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243461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100</cp:revision>
  <dcterms:created xsi:type="dcterms:W3CDTF">2016-01-04T15:03:00Z</dcterms:created>
  <dcterms:modified xsi:type="dcterms:W3CDTF">2016-01-16T23:44:00Z</dcterms:modified>
</cp:coreProperties>
</file>